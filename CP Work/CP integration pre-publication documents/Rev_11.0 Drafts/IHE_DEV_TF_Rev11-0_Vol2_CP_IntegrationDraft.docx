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C264" w14:textId="4F4F3E58" w:rsidR="00C15551" w:rsidRPr="001F42D3" w:rsidRDefault="00C15551" w:rsidP="00CF5627">
      <w:pPr>
        <w:pStyle w:val="BodyText"/>
        <w:jc w:val="center"/>
        <w:rPr>
          <w:szCs w:val="28"/>
        </w:rPr>
      </w:pPr>
      <w:r w:rsidRPr="001F42D3">
        <w:rPr>
          <w:b/>
          <w:sz w:val="28"/>
          <w:szCs w:val="28"/>
        </w:rPr>
        <w:t>Integrating the Healthcare Enterprise</w:t>
      </w:r>
    </w:p>
    <w:p w14:paraId="379A3A84" w14:textId="43AFD814" w:rsidR="00C15551" w:rsidRPr="001F42D3" w:rsidRDefault="00C15551" w:rsidP="00C15551">
      <w:pPr>
        <w:pStyle w:val="BodyText"/>
      </w:pPr>
    </w:p>
    <w:p w14:paraId="56E038DA" w14:textId="420ABE79" w:rsidR="00C15551" w:rsidRPr="001F42D3" w:rsidRDefault="00F73333" w:rsidP="00822F0A">
      <w:pPr>
        <w:pStyle w:val="IHELogo"/>
      </w:pPr>
      <w:r w:rsidRPr="001F42D3">
        <w:rPr>
          <w:noProof/>
        </w:rPr>
        <w:drawing>
          <wp:inline distT="0" distB="0" distL="0" distR="0" wp14:anchorId="26C97805" wp14:editId="1A0E309C">
            <wp:extent cx="1633855" cy="841375"/>
            <wp:effectExtent l="0" t="0" r="4445" b="0"/>
            <wp:docPr id="1" name="Picture 1" descr="IHE_LOGO_for_tf-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HE_LOGO_for_tf-do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3855" cy="841375"/>
                    </a:xfrm>
                    <a:prstGeom prst="rect">
                      <a:avLst/>
                    </a:prstGeom>
                    <a:noFill/>
                    <a:ln>
                      <a:noFill/>
                    </a:ln>
                  </pic:spPr>
                </pic:pic>
              </a:graphicData>
            </a:graphic>
          </wp:inline>
        </w:drawing>
      </w:r>
    </w:p>
    <w:p w14:paraId="3139F968" w14:textId="77777777" w:rsidR="00822F0A" w:rsidRPr="001F42D3" w:rsidRDefault="00822F0A" w:rsidP="00822F0A">
      <w:pPr>
        <w:pStyle w:val="IHELogo"/>
      </w:pPr>
    </w:p>
    <w:p w14:paraId="1821CF45" w14:textId="77777777" w:rsidR="00822F0A" w:rsidRPr="001F42D3" w:rsidRDefault="00822F0A" w:rsidP="00822F0A">
      <w:pPr>
        <w:pStyle w:val="BodyText"/>
      </w:pPr>
    </w:p>
    <w:p w14:paraId="64193E4A" w14:textId="3C8E42BF" w:rsidR="00822F0A" w:rsidRPr="001F42D3" w:rsidRDefault="00822F0A" w:rsidP="00822F0A">
      <w:pPr>
        <w:pStyle w:val="TitlePage1"/>
      </w:pPr>
      <w:r w:rsidRPr="001F42D3">
        <w:t>IHE Devices (DEV)</w:t>
      </w:r>
    </w:p>
    <w:p w14:paraId="37778DE0" w14:textId="77777777" w:rsidR="00822F0A" w:rsidRPr="001F42D3" w:rsidRDefault="00822F0A" w:rsidP="00822F0A">
      <w:pPr>
        <w:pStyle w:val="TitlePage1"/>
      </w:pPr>
      <w:r w:rsidRPr="001F42D3">
        <w:t>Technical Framework</w:t>
      </w:r>
    </w:p>
    <w:p w14:paraId="72F1DFCE" w14:textId="77777777" w:rsidR="00C15551" w:rsidRPr="001F42D3" w:rsidRDefault="00C15551" w:rsidP="002E3ED0">
      <w:pPr>
        <w:pStyle w:val="BodyText"/>
      </w:pPr>
    </w:p>
    <w:p w14:paraId="4423CF28" w14:textId="77777777" w:rsidR="00C15551" w:rsidRPr="001F42D3" w:rsidRDefault="00C15551" w:rsidP="00CF5627">
      <w:pPr>
        <w:pStyle w:val="TitlePage1"/>
      </w:pPr>
      <w:r w:rsidRPr="001F42D3">
        <w:t xml:space="preserve">Volume 2 </w:t>
      </w:r>
    </w:p>
    <w:p w14:paraId="2CCF0BF9" w14:textId="26281787" w:rsidR="00C15551" w:rsidRPr="001F42D3" w:rsidRDefault="00C15551" w:rsidP="001A673A">
      <w:pPr>
        <w:pStyle w:val="TitlePage1"/>
      </w:pPr>
      <w:r w:rsidRPr="001F42D3">
        <w:t xml:space="preserve">IHE </w:t>
      </w:r>
      <w:r w:rsidR="00822F0A" w:rsidRPr="001F42D3">
        <w:t>DEV</w:t>
      </w:r>
      <w:r w:rsidRPr="001F42D3">
        <w:t xml:space="preserve"> TF-2</w:t>
      </w:r>
    </w:p>
    <w:p w14:paraId="1E0B0C27" w14:textId="77777777" w:rsidR="00C15551" w:rsidRPr="001F42D3" w:rsidRDefault="00C15551" w:rsidP="001A673A">
      <w:pPr>
        <w:pStyle w:val="TitlePage1"/>
      </w:pPr>
      <w:r w:rsidRPr="001F42D3">
        <w:t>Transactions</w:t>
      </w:r>
    </w:p>
    <w:p w14:paraId="28DDEC97" w14:textId="77777777" w:rsidR="00C15551" w:rsidRPr="001F42D3" w:rsidRDefault="00C15551" w:rsidP="00C15551">
      <w:pPr>
        <w:pStyle w:val="BodyText"/>
      </w:pPr>
    </w:p>
    <w:p w14:paraId="64CA2E13" w14:textId="77777777" w:rsidR="00C15551" w:rsidRPr="001F42D3" w:rsidRDefault="00C15551" w:rsidP="00C15551">
      <w:pPr>
        <w:pStyle w:val="BodyText"/>
      </w:pPr>
    </w:p>
    <w:p w14:paraId="3B568B36" w14:textId="77777777" w:rsidR="00C15551" w:rsidRPr="001F42D3" w:rsidRDefault="00C15551" w:rsidP="00C15551">
      <w:pPr>
        <w:pStyle w:val="BodyText"/>
      </w:pPr>
    </w:p>
    <w:p w14:paraId="02275736" w14:textId="77777777" w:rsidR="00C15551" w:rsidRPr="001F42D3" w:rsidRDefault="00C15551" w:rsidP="00C15551">
      <w:pPr>
        <w:pStyle w:val="BodyText"/>
      </w:pPr>
    </w:p>
    <w:p w14:paraId="3A4955C2" w14:textId="77777777" w:rsidR="00C15551" w:rsidRPr="001F42D3" w:rsidRDefault="00C15551" w:rsidP="00C15551">
      <w:pPr>
        <w:pStyle w:val="BodyText"/>
      </w:pPr>
    </w:p>
    <w:p w14:paraId="2A6BD496" w14:textId="77777777" w:rsidR="00C15551" w:rsidRPr="001F42D3" w:rsidRDefault="00C15551" w:rsidP="00C15551">
      <w:pPr>
        <w:pStyle w:val="BodyText"/>
      </w:pPr>
    </w:p>
    <w:p w14:paraId="05C7588F" w14:textId="77777777" w:rsidR="002E782A" w:rsidRPr="001F42D3" w:rsidRDefault="002E782A" w:rsidP="00C15551">
      <w:pPr>
        <w:pStyle w:val="BodyText"/>
      </w:pPr>
    </w:p>
    <w:p w14:paraId="4B9D262A" w14:textId="77777777" w:rsidR="00C15551" w:rsidRPr="001F42D3" w:rsidRDefault="00C15551" w:rsidP="00C15551">
      <w:pPr>
        <w:pStyle w:val="BodyText"/>
      </w:pPr>
    </w:p>
    <w:p w14:paraId="66CDE648" w14:textId="6AE96AA4" w:rsidR="00C15551" w:rsidRPr="001F42D3" w:rsidRDefault="00C15551" w:rsidP="00CF5627">
      <w:pPr>
        <w:pStyle w:val="BodyText"/>
        <w:jc w:val="center"/>
        <w:rPr>
          <w:szCs w:val="28"/>
        </w:rPr>
      </w:pPr>
      <w:r w:rsidRPr="001F42D3">
        <w:rPr>
          <w:b/>
          <w:sz w:val="28"/>
          <w:szCs w:val="28"/>
        </w:rPr>
        <w:t xml:space="preserve">Revision </w:t>
      </w:r>
      <w:r w:rsidR="00E82F99" w:rsidRPr="001F42D3">
        <w:rPr>
          <w:b/>
          <w:sz w:val="28"/>
          <w:szCs w:val="28"/>
        </w:rPr>
        <w:t>1</w:t>
      </w:r>
      <w:r w:rsidR="00673D6E">
        <w:rPr>
          <w:b/>
          <w:sz w:val="28"/>
          <w:szCs w:val="28"/>
        </w:rPr>
        <w:t>1</w:t>
      </w:r>
      <w:r w:rsidR="00166EF7" w:rsidRPr="001F42D3">
        <w:rPr>
          <w:b/>
          <w:sz w:val="28"/>
          <w:szCs w:val="28"/>
        </w:rPr>
        <w:t>.0</w:t>
      </w:r>
      <w:r w:rsidRPr="001F42D3">
        <w:rPr>
          <w:b/>
          <w:sz w:val="28"/>
          <w:szCs w:val="28"/>
        </w:rPr>
        <w:t xml:space="preserve"> </w:t>
      </w:r>
      <w:r w:rsidR="003B5FA0" w:rsidRPr="001F42D3">
        <w:rPr>
          <w:b/>
          <w:sz w:val="28"/>
          <w:szCs w:val="28"/>
        </w:rPr>
        <w:t>–</w:t>
      </w:r>
      <w:r w:rsidRPr="001F42D3">
        <w:rPr>
          <w:b/>
          <w:sz w:val="28"/>
          <w:szCs w:val="28"/>
        </w:rPr>
        <w:t xml:space="preserve"> </w:t>
      </w:r>
      <w:r w:rsidR="00673D6E">
        <w:rPr>
          <w:b/>
          <w:sz w:val="28"/>
          <w:szCs w:val="28"/>
        </w:rPr>
        <w:t>Draft</w:t>
      </w:r>
      <w:r w:rsidR="00673D6E" w:rsidRPr="001F42D3">
        <w:rPr>
          <w:b/>
          <w:sz w:val="28"/>
          <w:szCs w:val="28"/>
        </w:rPr>
        <w:t xml:space="preserve"> </w:t>
      </w:r>
      <w:r w:rsidR="003B5FA0" w:rsidRPr="001F42D3">
        <w:rPr>
          <w:b/>
          <w:sz w:val="28"/>
          <w:szCs w:val="28"/>
        </w:rPr>
        <w:t>Text</w:t>
      </w:r>
    </w:p>
    <w:p w14:paraId="5C22C227" w14:textId="3F5DB38A" w:rsidR="003F6D43" w:rsidRPr="001F42D3" w:rsidRDefault="00673D6E" w:rsidP="00CF5627">
      <w:pPr>
        <w:pStyle w:val="BodyText"/>
        <w:jc w:val="center"/>
        <w:rPr>
          <w:szCs w:val="28"/>
        </w:rPr>
      </w:pPr>
      <w:r>
        <w:rPr>
          <w:b/>
          <w:sz w:val="28"/>
          <w:szCs w:val="28"/>
        </w:rPr>
        <w:t>xxx 5</w:t>
      </w:r>
      <w:r w:rsidR="00F5417D">
        <w:rPr>
          <w:b/>
          <w:sz w:val="28"/>
          <w:szCs w:val="28"/>
        </w:rPr>
        <w:t xml:space="preserve">, </w:t>
      </w:r>
      <w:r>
        <w:rPr>
          <w:b/>
          <w:sz w:val="28"/>
          <w:szCs w:val="28"/>
        </w:rPr>
        <w:t>2025</w:t>
      </w:r>
    </w:p>
    <w:p w14:paraId="4DA02533" w14:textId="77777777" w:rsidR="00C15551" w:rsidRPr="001F42D3" w:rsidRDefault="00C15551" w:rsidP="00C15551">
      <w:pPr>
        <w:pStyle w:val="BodyText"/>
      </w:pPr>
    </w:p>
    <w:p w14:paraId="13BFF06B" w14:textId="77777777" w:rsidR="00C15551" w:rsidRPr="001F42D3" w:rsidRDefault="00C15551" w:rsidP="00C15551">
      <w:pPr>
        <w:pStyle w:val="BodyText"/>
      </w:pPr>
    </w:p>
    <w:p w14:paraId="276D6E10" w14:textId="77777777" w:rsidR="00DF648F" w:rsidRPr="001F42D3" w:rsidRDefault="00DF648F" w:rsidP="00DF648F">
      <w:pPr>
        <w:ind w:hanging="2"/>
      </w:pPr>
    </w:p>
    <w:p w14:paraId="2C2421B9" w14:textId="450A2427" w:rsidR="00DF648F" w:rsidRPr="001F42D3" w:rsidRDefault="00DF648F" w:rsidP="00DF648F">
      <w:pPr>
        <w:pStyle w:val="BodyText"/>
        <w:pBdr>
          <w:top w:val="single" w:sz="18" w:space="1" w:color="auto"/>
          <w:left w:val="single" w:sz="18" w:space="4" w:color="auto"/>
          <w:bottom w:val="single" w:sz="18" w:space="1" w:color="auto"/>
          <w:right w:val="single" w:sz="18" w:space="4" w:color="auto"/>
        </w:pBdr>
        <w:spacing w:line="276" w:lineRule="auto"/>
        <w:jc w:val="center"/>
      </w:pPr>
      <w:r w:rsidRPr="001F42D3">
        <w:rPr>
          <w:b/>
        </w:rPr>
        <w:t xml:space="preserve">Please verify you have the most recent version of this document, </w:t>
      </w:r>
      <w:r w:rsidRPr="001F42D3">
        <w:t xml:space="preserve">which is published </w:t>
      </w:r>
      <w:hyperlink r:id="rId9" w:history="1">
        <w:r w:rsidRPr="001F42D3">
          <w:rPr>
            <w:rStyle w:val="Hyperlink"/>
          </w:rPr>
          <w:t>here</w:t>
        </w:r>
      </w:hyperlink>
      <w:r w:rsidRPr="001F42D3">
        <w:t>.</w:t>
      </w:r>
    </w:p>
    <w:p w14:paraId="0C94BB47" w14:textId="77777777" w:rsidR="00B11855" w:rsidRPr="001F42D3" w:rsidRDefault="00C15551" w:rsidP="00CF5627">
      <w:pPr>
        <w:pStyle w:val="BodyText"/>
        <w:rPr>
          <w:b/>
        </w:rPr>
      </w:pPr>
      <w:r w:rsidRPr="001F42D3">
        <w:br w:type="page"/>
      </w:r>
      <w:r w:rsidR="003D003E" w:rsidRPr="001F42D3">
        <w:rPr>
          <w:b/>
        </w:rPr>
        <w:lastRenderedPageBreak/>
        <w:t>CONTENTS</w:t>
      </w:r>
    </w:p>
    <w:p w14:paraId="40E1539C" w14:textId="77777777" w:rsidR="00C15551" w:rsidRPr="001F42D3" w:rsidRDefault="00C15551" w:rsidP="00C15551">
      <w:pPr>
        <w:pStyle w:val="BodyText"/>
      </w:pPr>
    </w:p>
    <w:bookmarkStart w:id="0" w:name="1_Introduction"/>
    <w:bookmarkEnd w:id="0"/>
    <w:p w14:paraId="70CFA142" w14:textId="140FB205" w:rsidR="00464782" w:rsidRDefault="009F4303">
      <w:pPr>
        <w:pStyle w:val="TOC1"/>
        <w:rPr>
          <w:rFonts w:asciiTheme="minorHAnsi" w:eastAsiaTheme="minorEastAsia" w:hAnsiTheme="minorHAnsi" w:cstheme="minorBidi"/>
          <w:noProof/>
          <w:kern w:val="2"/>
          <w14:ligatures w14:val="standardContextual"/>
        </w:rPr>
      </w:pPr>
      <w:r w:rsidRPr="001F42D3">
        <w:rPr>
          <w:bCs/>
          <w:caps/>
        </w:rPr>
        <w:fldChar w:fldCharType="begin"/>
      </w:r>
      <w:r w:rsidRPr="001F42D3">
        <w:rPr>
          <w:bCs/>
          <w:caps/>
        </w:rPr>
        <w:instrText xml:space="preserve"> TOC \o "1-1" \h \z \t "Heading 2,2,Heading 3,3,Heading 4,4,Heading 5,5,Heading 6,6,Appendix Heading 2,2,Appendix Heading 1,1,Appendix Heading 3,3" </w:instrText>
      </w:r>
      <w:r w:rsidRPr="001F42D3">
        <w:rPr>
          <w:bCs/>
          <w:caps/>
        </w:rPr>
        <w:fldChar w:fldCharType="separate"/>
      </w:r>
      <w:hyperlink w:anchor="_Toc214889629" w:history="1">
        <w:r w:rsidR="00464782" w:rsidRPr="008A1B3B">
          <w:rPr>
            <w:rStyle w:val="Hyperlink"/>
            <w:noProof/>
          </w:rPr>
          <w:t>1</w:t>
        </w:r>
        <w:r w:rsidR="00464782">
          <w:rPr>
            <w:rFonts w:asciiTheme="minorHAnsi" w:eastAsiaTheme="minorEastAsia" w:hAnsiTheme="minorHAnsi" w:cstheme="minorBidi"/>
            <w:noProof/>
            <w:kern w:val="2"/>
            <w14:ligatures w14:val="standardContextual"/>
          </w:rPr>
          <w:tab/>
        </w:r>
        <w:r w:rsidR="00464782" w:rsidRPr="008A1B3B">
          <w:rPr>
            <w:rStyle w:val="Hyperlink"/>
            <w:noProof/>
          </w:rPr>
          <w:t>Introduction</w:t>
        </w:r>
        <w:r w:rsidR="00464782">
          <w:rPr>
            <w:noProof/>
            <w:webHidden/>
          </w:rPr>
          <w:tab/>
        </w:r>
        <w:r w:rsidR="00464782">
          <w:rPr>
            <w:noProof/>
            <w:webHidden/>
          </w:rPr>
          <w:fldChar w:fldCharType="begin"/>
        </w:r>
        <w:r w:rsidR="00464782">
          <w:rPr>
            <w:noProof/>
            <w:webHidden/>
          </w:rPr>
          <w:instrText xml:space="preserve"> PAGEREF _Toc214889629 \h </w:instrText>
        </w:r>
        <w:r w:rsidR="00464782">
          <w:rPr>
            <w:noProof/>
            <w:webHidden/>
          </w:rPr>
        </w:r>
        <w:r w:rsidR="00464782">
          <w:rPr>
            <w:noProof/>
            <w:webHidden/>
          </w:rPr>
          <w:fldChar w:fldCharType="separate"/>
        </w:r>
        <w:r w:rsidR="00464782">
          <w:rPr>
            <w:noProof/>
            <w:webHidden/>
          </w:rPr>
          <w:t>14</w:t>
        </w:r>
        <w:r w:rsidR="00464782">
          <w:rPr>
            <w:noProof/>
            <w:webHidden/>
          </w:rPr>
          <w:fldChar w:fldCharType="end"/>
        </w:r>
      </w:hyperlink>
    </w:p>
    <w:p w14:paraId="686A655F" w14:textId="1572D945"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0" w:history="1">
        <w:r w:rsidRPr="008A1B3B">
          <w:rPr>
            <w:rStyle w:val="Hyperlink"/>
            <w:noProof/>
          </w:rPr>
          <w:t>1.1</w:t>
        </w:r>
        <w:r>
          <w:rPr>
            <w:rFonts w:asciiTheme="minorHAnsi" w:eastAsiaTheme="minorEastAsia" w:hAnsiTheme="minorHAnsi" w:cstheme="minorBidi"/>
            <w:noProof/>
            <w:kern w:val="2"/>
            <w14:ligatures w14:val="standardContextual"/>
          </w:rPr>
          <w:tab/>
        </w:r>
        <w:r w:rsidRPr="008A1B3B">
          <w:rPr>
            <w:rStyle w:val="Hyperlink"/>
            <w:noProof/>
          </w:rPr>
          <w:t>Introduction to IHE</w:t>
        </w:r>
        <w:r>
          <w:rPr>
            <w:noProof/>
            <w:webHidden/>
          </w:rPr>
          <w:tab/>
        </w:r>
        <w:r>
          <w:rPr>
            <w:noProof/>
            <w:webHidden/>
          </w:rPr>
          <w:fldChar w:fldCharType="begin"/>
        </w:r>
        <w:r>
          <w:rPr>
            <w:noProof/>
            <w:webHidden/>
          </w:rPr>
          <w:instrText xml:space="preserve"> PAGEREF _Toc214889630 \h </w:instrText>
        </w:r>
        <w:r>
          <w:rPr>
            <w:noProof/>
            <w:webHidden/>
          </w:rPr>
        </w:r>
        <w:r>
          <w:rPr>
            <w:noProof/>
            <w:webHidden/>
          </w:rPr>
          <w:fldChar w:fldCharType="separate"/>
        </w:r>
        <w:r>
          <w:rPr>
            <w:noProof/>
            <w:webHidden/>
          </w:rPr>
          <w:t>14</w:t>
        </w:r>
        <w:r>
          <w:rPr>
            <w:noProof/>
            <w:webHidden/>
          </w:rPr>
          <w:fldChar w:fldCharType="end"/>
        </w:r>
      </w:hyperlink>
    </w:p>
    <w:p w14:paraId="54BFEC37" w14:textId="6968A61E"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1" w:history="1">
        <w:r w:rsidRPr="008A1B3B">
          <w:rPr>
            <w:rStyle w:val="Hyperlink"/>
            <w:noProof/>
          </w:rPr>
          <w:t>1.2</w:t>
        </w:r>
        <w:r>
          <w:rPr>
            <w:rFonts w:asciiTheme="minorHAnsi" w:eastAsiaTheme="minorEastAsia" w:hAnsiTheme="minorHAnsi" w:cstheme="minorBidi"/>
            <w:noProof/>
            <w:kern w:val="2"/>
            <w14:ligatures w14:val="standardContextual"/>
          </w:rPr>
          <w:tab/>
        </w:r>
        <w:r w:rsidRPr="008A1B3B">
          <w:rPr>
            <w:rStyle w:val="Hyperlink"/>
            <w:noProof/>
          </w:rPr>
          <w:t>Intended Audience</w:t>
        </w:r>
        <w:r>
          <w:rPr>
            <w:noProof/>
            <w:webHidden/>
          </w:rPr>
          <w:tab/>
        </w:r>
        <w:r>
          <w:rPr>
            <w:noProof/>
            <w:webHidden/>
          </w:rPr>
          <w:fldChar w:fldCharType="begin"/>
        </w:r>
        <w:r>
          <w:rPr>
            <w:noProof/>
            <w:webHidden/>
          </w:rPr>
          <w:instrText xml:space="preserve"> PAGEREF _Toc214889631 \h </w:instrText>
        </w:r>
        <w:r>
          <w:rPr>
            <w:noProof/>
            <w:webHidden/>
          </w:rPr>
        </w:r>
        <w:r>
          <w:rPr>
            <w:noProof/>
            <w:webHidden/>
          </w:rPr>
          <w:fldChar w:fldCharType="separate"/>
        </w:r>
        <w:r>
          <w:rPr>
            <w:noProof/>
            <w:webHidden/>
          </w:rPr>
          <w:t>14</w:t>
        </w:r>
        <w:r>
          <w:rPr>
            <w:noProof/>
            <w:webHidden/>
          </w:rPr>
          <w:fldChar w:fldCharType="end"/>
        </w:r>
      </w:hyperlink>
    </w:p>
    <w:p w14:paraId="61D5D9BD" w14:textId="684BF822"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2" w:history="1">
        <w:r w:rsidRPr="008A1B3B">
          <w:rPr>
            <w:rStyle w:val="Hyperlink"/>
            <w:noProof/>
          </w:rPr>
          <w:t>1.3</w:t>
        </w:r>
        <w:r>
          <w:rPr>
            <w:rFonts w:asciiTheme="minorHAnsi" w:eastAsiaTheme="minorEastAsia" w:hAnsiTheme="minorHAnsi" w:cstheme="minorBidi"/>
            <w:noProof/>
            <w:kern w:val="2"/>
            <w14:ligatures w14:val="standardContextual"/>
          </w:rPr>
          <w:tab/>
        </w:r>
        <w:r w:rsidRPr="008A1B3B">
          <w:rPr>
            <w:rStyle w:val="Hyperlink"/>
            <w:noProof/>
          </w:rPr>
          <w:t>Overview of Technical Framework Volume 2</w:t>
        </w:r>
        <w:r>
          <w:rPr>
            <w:noProof/>
            <w:webHidden/>
          </w:rPr>
          <w:tab/>
        </w:r>
        <w:r>
          <w:rPr>
            <w:noProof/>
            <w:webHidden/>
          </w:rPr>
          <w:fldChar w:fldCharType="begin"/>
        </w:r>
        <w:r>
          <w:rPr>
            <w:noProof/>
            <w:webHidden/>
          </w:rPr>
          <w:instrText xml:space="preserve"> PAGEREF _Toc214889632 \h </w:instrText>
        </w:r>
        <w:r>
          <w:rPr>
            <w:noProof/>
            <w:webHidden/>
          </w:rPr>
        </w:r>
        <w:r>
          <w:rPr>
            <w:noProof/>
            <w:webHidden/>
          </w:rPr>
          <w:fldChar w:fldCharType="separate"/>
        </w:r>
        <w:r>
          <w:rPr>
            <w:noProof/>
            <w:webHidden/>
          </w:rPr>
          <w:t>14</w:t>
        </w:r>
        <w:r>
          <w:rPr>
            <w:noProof/>
            <w:webHidden/>
          </w:rPr>
          <w:fldChar w:fldCharType="end"/>
        </w:r>
      </w:hyperlink>
    </w:p>
    <w:p w14:paraId="640F06BE" w14:textId="1FFD208A"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3" w:history="1">
        <w:r w:rsidRPr="008A1B3B">
          <w:rPr>
            <w:rStyle w:val="Hyperlink"/>
            <w:noProof/>
          </w:rPr>
          <w:t>1.4</w:t>
        </w:r>
        <w:r>
          <w:rPr>
            <w:rFonts w:asciiTheme="minorHAnsi" w:eastAsiaTheme="minorEastAsia" w:hAnsiTheme="minorHAnsi" w:cstheme="minorBidi"/>
            <w:noProof/>
            <w:kern w:val="2"/>
            <w14:ligatures w14:val="standardContextual"/>
          </w:rPr>
          <w:tab/>
        </w:r>
        <w:r w:rsidRPr="008A1B3B">
          <w:rPr>
            <w:rStyle w:val="Hyperlink"/>
            <w:noProof/>
          </w:rPr>
          <w:t>Comment Process</w:t>
        </w:r>
        <w:r>
          <w:rPr>
            <w:noProof/>
            <w:webHidden/>
          </w:rPr>
          <w:tab/>
        </w:r>
        <w:r>
          <w:rPr>
            <w:noProof/>
            <w:webHidden/>
          </w:rPr>
          <w:fldChar w:fldCharType="begin"/>
        </w:r>
        <w:r>
          <w:rPr>
            <w:noProof/>
            <w:webHidden/>
          </w:rPr>
          <w:instrText xml:space="preserve"> PAGEREF _Toc214889633 \h </w:instrText>
        </w:r>
        <w:r>
          <w:rPr>
            <w:noProof/>
            <w:webHidden/>
          </w:rPr>
        </w:r>
        <w:r>
          <w:rPr>
            <w:noProof/>
            <w:webHidden/>
          </w:rPr>
          <w:fldChar w:fldCharType="separate"/>
        </w:r>
        <w:r>
          <w:rPr>
            <w:noProof/>
            <w:webHidden/>
          </w:rPr>
          <w:t>15</w:t>
        </w:r>
        <w:r>
          <w:rPr>
            <w:noProof/>
            <w:webHidden/>
          </w:rPr>
          <w:fldChar w:fldCharType="end"/>
        </w:r>
      </w:hyperlink>
    </w:p>
    <w:p w14:paraId="2F82941F" w14:textId="4AE5B9E0"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4" w:history="1">
        <w:r w:rsidRPr="008A1B3B">
          <w:rPr>
            <w:rStyle w:val="Hyperlink"/>
            <w:noProof/>
          </w:rPr>
          <w:t>1.5</w:t>
        </w:r>
        <w:r>
          <w:rPr>
            <w:rFonts w:asciiTheme="minorHAnsi" w:eastAsiaTheme="minorEastAsia" w:hAnsiTheme="minorHAnsi" w:cstheme="minorBidi"/>
            <w:noProof/>
            <w:kern w:val="2"/>
            <w14:ligatures w14:val="standardContextual"/>
          </w:rPr>
          <w:tab/>
        </w:r>
        <w:r w:rsidRPr="008A1B3B">
          <w:rPr>
            <w:rStyle w:val="Hyperlink"/>
            <w:noProof/>
          </w:rPr>
          <w:t>Copyright Licenses</w:t>
        </w:r>
        <w:r>
          <w:rPr>
            <w:noProof/>
            <w:webHidden/>
          </w:rPr>
          <w:tab/>
        </w:r>
        <w:r>
          <w:rPr>
            <w:noProof/>
            <w:webHidden/>
          </w:rPr>
          <w:fldChar w:fldCharType="begin"/>
        </w:r>
        <w:r>
          <w:rPr>
            <w:noProof/>
            <w:webHidden/>
          </w:rPr>
          <w:instrText xml:space="preserve"> PAGEREF _Toc214889634 \h </w:instrText>
        </w:r>
        <w:r>
          <w:rPr>
            <w:noProof/>
            <w:webHidden/>
          </w:rPr>
        </w:r>
        <w:r>
          <w:rPr>
            <w:noProof/>
            <w:webHidden/>
          </w:rPr>
          <w:fldChar w:fldCharType="separate"/>
        </w:r>
        <w:r>
          <w:rPr>
            <w:noProof/>
            <w:webHidden/>
          </w:rPr>
          <w:t>15</w:t>
        </w:r>
        <w:r>
          <w:rPr>
            <w:noProof/>
            <w:webHidden/>
          </w:rPr>
          <w:fldChar w:fldCharType="end"/>
        </w:r>
      </w:hyperlink>
    </w:p>
    <w:p w14:paraId="3F792EB8" w14:textId="4EAD254E"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5" w:history="1">
        <w:r w:rsidRPr="008A1B3B">
          <w:rPr>
            <w:rStyle w:val="Hyperlink"/>
            <w:noProof/>
          </w:rPr>
          <w:t>1.6</w:t>
        </w:r>
        <w:r>
          <w:rPr>
            <w:rFonts w:asciiTheme="minorHAnsi" w:eastAsiaTheme="minorEastAsia" w:hAnsiTheme="minorHAnsi" w:cstheme="minorBidi"/>
            <w:noProof/>
            <w:kern w:val="2"/>
            <w14:ligatures w14:val="standardContextual"/>
          </w:rPr>
          <w:tab/>
        </w:r>
        <w:r w:rsidRPr="008A1B3B">
          <w:rPr>
            <w:rStyle w:val="Hyperlink"/>
            <w:noProof/>
          </w:rPr>
          <w:t>Trademark</w:t>
        </w:r>
        <w:r>
          <w:rPr>
            <w:noProof/>
            <w:webHidden/>
          </w:rPr>
          <w:tab/>
        </w:r>
        <w:r>
          <w:rPr>
            <w:noProof/>
            <w:webHidden/>
          </w:rPr>
          <w:fldChar w:fldCharType="begin"/>
        </w:r>
        <w:r>
          <w:rPr>
            <w:noProof/>
            <w:webHidden/>
          </w:rPr>
          <w:instrText xml:space="preserve"> PAGEREF _Toc214889635 \h </w:instrText>
        </w:r>
        <w:r>
          <w:rPr>
            <w:noProof/>
            <w:webHidden/>
          </w:rPr>
        </w:r>
        <w:r>
          <w:rPr>
            <w:noProof/>
            <w:webHidden/>
          </w:rPr>
          <w:fldChar w:fldCharType="separate"/>
        </w:r>
        <w:r>
          <w:rPr>
            <w:noProof/>
            <w:webHidden/>
          </w:rPr>
          <w:t>15</w:t>
        </w:r>
        <w:r>
          <w:rPr>
            <w:noProof/>
            <w:webHidden/>
          </w:rPr>
          <w:fldChar w:fldCharType="end"/>
        </w:r>
      </w:hyperlink>
    </w:p>
    <w:p w14:paraId="2702314C" w14:textId="4F0164E5"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6" w:history="1">
        <w:r w:rsidRPr="008A1B3B">
          <w:rPr>
            <w:rStyle w:val="Hyperlink"/>
            <w:noProof/>
          </w:rPr>
          <w:t>1.7</w:t>
        </w:r>
        <w:r>
          <w:rPr>
            <w:rFonts w:asciiTheme="minorHAnsi" w:eastAsiaTheme="minorEastAsia" w:hAnsiTheme="minorHAnsi" w:cstheme="minorBidi"/>
            <w:noProof/>
            <w:kern w:val="2"/>
            <w14:ligatures w14:val="standardContextual"/>
          </w:rPr>
          <w:tab/>
        </w:r>
        <w:r w:rsidRPr="008A1B3B">
          <w:rPr>
            <w:rStyle w:val="Hyperlink"/>
            <w:noProof/>
          </w:rPr>
          <w:t>Disclaimer Regarding Patent Rights</w:t>
        </w:r>
        <w:r>
          <w:rPr>
            <w:noProof/>
            <w:webHidden/>
          </w:rPr>
          <w:tab/>
        </w:r>
        <w:r>
          <w:rPr>
            <w:noProof/>
            <w:webHidden/>
          </w:rPr>
          <w:fldChar w:fldCharType="begin"/>
        </w:r>
        <w:r>
          <w:rPr>
            <w:noProof/>
            <w:webHidden/>
          </w:rPr>
          <w:instrText xml:space="preserve"> PAGEREF _Toc214889636 \h </w:instrText>
        </w:r>
        <w:r>
          <w:rPr>
            <w:noProof/>
            <w:webHidden/>
          </w:rPr>
        </w:r>
        <w:r>
          <w:rPr>
            <w:noProof/>
            <w:webHidden/>
          </w:rPr>
          <w:fldChar w:fldCharType="separate"/>
        </w:r>
        <w:r>
          <w:rPr>
            <w:noProof/>
            <w:webHidden/>
          </w:rPr>
          <w:t>15</w:t>
        </w:r>
        <w:r>
          <w:rPr>
            <w:noProof/>
            <w:webHidden/>
          </w:rPr>
          <w:fldChar w:fldCharType="end"/>
        </w:r>
      </w:hyperlink>
    </w:p>
    <w:p w14:paraId="1A29EC08" w14:textId="28279471"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7" w:history="1">
        <w:r w:rsidRPr="008A1B3B">
          <w:rPr>
            <w:rStyle w:val="Hyperlink"/>
            <w:noProof/>
          </w:rPr>
          <w:t>1.8</w:t>
        </w:r>
        <w:r>
          <w:rPr>
            <w:rFonts w:asciiTheme="minorHAnsi" w:eastAsiaTheme="minorEastAsia" w:hAnsiTheme="minorHAnsi" w:cstheme="minorBidi"/>
            <w:noProof/>
            <w:kern w:val="2"/>
            <w14:ligatures w14:val="standardContextual"/>
          </w:rPr>
          <w:tab/>
        </w:r>
        <w:r w:rsidRPr="008A1B3B">
          <w:rPr>
            <w:rStyle w:val="Hyperlink"/>
            <w:noProof/>
          </w:rPr>
          <w:t>History of Document Changes</w:t>
        </w:r>
        <w:r>
          <w:rPr>
            <w:noProof/>
            <w:webHidden/>
          </w:rPr>
          <w:tab/>
        </w:r>
        <w:r>
          <w:rPr>
            <w:noProof/>
            <w:webHidden/>
          </w:rPr>
          <w:fldChar w:fldCharType="begin"/>
        </w:r>
        <w:r>
          <w:rPr>
            <w:noProof/>
            <w:webHidden/>
          </w:rPr>
          <w:instrText xml:space="preserve"> PAGEREF _Toc214889637 \h </w:instrText>
        </w:r>
        <w:r>
          <w:rPr>
            <w:noProof/>
            <w:webHidden/>
          </w:rPr>
        </w:r>
        <w:r>
          <w:rPr>
            <w:noProof/>
            <w:webHidden/>
          </w:rPr>
          <w:fldChar w:fldCharType="separate"/>
        </w:r>
        <w:r>
          <w:rPr>
            <w:noProof/>
            <w:webHidden/>
          </w:rPr>
          <w:t>16</w:t>
        </w:r>
        <w:r>
          <w:rPr>
            <w:noProof/>
            <w:webHidden/>
          </w:rPr>
          <w:fldChar w:fldCharType="end"/>
        </w:r>
      </w:hyperlink>
    </w:p>
    <w:p w14:paraId="5550A3F4" w14:textId="06CC54C5" w:rsidR="00464782" w:rsidRDefault="00464782">
      <w:pPr>
        <w:pStyle w:val="TOC1"/>
        <w:rPr>
          <w:rFonts w:asciiTheme="minorHAnsi" w:eastAsiaTheme="minorEastAsia" w:hAnsiTheme="minorHAnsi" w:cstheme="minorBidi"/>
          <w:noProof/>
          <w:kern w:val="2"/>
          <w14:ligatures w14:val="standardContextual"/>
        </w:rPr>
      </w:pPr>
      <w:hyperlink w:anchor="_Toc214889638" w:history="1">
        <w:r w:rsidRPr="008A1B3B">
          <w:rPr>
            <w:rStyle w:val="Hyperlink"/>
            <w:noProof/>
          </w:rPr>
          <w:t>2</w:t>
        </w:r>
        <w:r>
          <w:rPr>
            <w:rFonts w:asciiTheme="minorHAnsi" w:eastAsiaTheme="minorEastAsia" w:hAnsiTheme="minorHAnsi" w:cstheme="minorBidi"/>
            <w:noProof/>
            <w:kern w:val="2"/>
            <w14:ligatures w14:val="standardContextual"/>
          </w:rPr>
          <w:tab/>
        </w:r>
        <w:r w:rsidRPr="008A1B3B">
          <w:rPr>
            <w:rStyle w:val="Hyperlink"/>
            <w:noProof/>
          </w:rPr>
          <w:t>Conventions</w:t>
        </w:r>
        <w:r>
          <w:rPr>
            <w:noProof/>
            <w:webHidden/>
          </w:rPr>
          <w:tab/>
        </w:r>
        <w:r>
          <w:rPr>
            <w:noProof/>
            <w:webHidden/>
          </w:rPr>
          <w:fldChar w:fldCharType="begin"/>
        </w:r>
        <w:r>
          <w:rPr>
            <w:noProof/>
            <w:webHidden/>
          </w:rPr>
          <w:instrText xml:space="preserve"> PAGEREF _Toc214889638 \h </w:instrText>
        </w:r>
        <w:r>
          <w:rPr>
            <w:noProof/>
            <w:webHidden/>
          </w:rPr>
        </w:r>
        <w:r>
          <w:rPr>
            <w:noProof/>
            <w:webHidden/>
          </w:rPr>
          <w:fldChar w:fldCharType="separate"/>
        </w:r>
        <w:r>
          <w:rPr>
            <w:noProof/>
            <w:webHidden/>
          </w:rPr>
          <w:t>18</w:t>
        </w:r>
        <w:r>
          <w:rPr>
            <w:noProof/>
            <w:webHidden/>
          </w:rPr>
          <w:fldChar w:fldCharType="end"/>
        </w:r>
      </w:hyperlink>
    </w:p>
    <w:p w14:paraId="11AEB890" w14:textId="1A921D91"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39" w:history="1">
        <w:r w:rsidRPr="008A1B3B">
          <w:rPr>
            <w:rStyle w:val="Hyperlink"/>
            <w:noProof/>
          </w:rPr>
          <w:t>2.1</w:t>
        </w:r>
        <w:r>
          <w:rPr>
            <w:rFonts w:asciiTheme="minorHAnsi" w:eastAsiaTheme="minorEastAsia" w:hAnsiTheme="minorHAnsi" w:cstheme="minorBidi"/>
            <w:noProof/>
            <w:kern w:val="2"/>
            <w14:ligatures w14:val="standardContextual"/>
          </w:rPr>
          <w:tab/>
        </w:r>
        <w:r w:rsidRPr="008A1B3B">
          <w:rPr>
            <w:rStyle w:val="Hyperlink"/>
            <w:noProof/>
          </w:rPr>
          <w:t>Transaction Modeling and Profiling Conventions</w:t>
        </w:r>
        <w:r>
          <w:rPr>
            <w:noProof/>
            <w:webHidden/>
          </w:rPr>
          <w:tab/>
        </w:r>
        <w:r>
          <w:rPr>
            <w:noProof/>
            <w:webHidden/>
          </w:rPr>
          <w:fldChar w:fldCharType="begin"/>
        </w:r>
        <w:r>
          <w:rPr>
            <w:noProof/>
            <w:webHidden/>
          </w:rPr>
          <w:instrText xml:space="preserve"> PAGEREF _Toc214889639 \h </w:instrText>
        </w:r>
        <w:r>
          <w:rPr>
            <w:noProof/>
            <w:webHidden/>
          </w:rPr>
        </w:r>
        <w:r>
          <w:rPr>
            <w:noProof/>
            <w:webHidden/>
          </w:rPr>
          <w:fldChar w:fldCharType="separate"/>
        </w:r>
        <w:r>
          <w:rPr>
            <w:noProof/>
            <w:webHidden/>
          </w:rPr>
          <w:t>18</w:t>
        </w:r>
        <w:r>
          <w:rPr>
            <w:noProof/>
            <w:webHidden/>
          </w:rPr>
          <w:fldChar w:fldCharType="end"/>
        </w:r>
      </w:hyperlink>
    </w:p>
    <w:p w14:paraId="76EB1585" w14:textId="746609AE"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40" w:history="1">
        <w:r w:rsidRPr="008A1B3B">
          <w:rPr>
            <w:rStyle w:val="Hyperlink"/>
            <w:noProof/>
          </w:rPr>
          <w:t>2.2</w:t>
        </w:r>
        <w:r>
          <w:rPr>
            <w:rFonts w:asciiTheme="minorHAnsi" w:eastAsiaTheme="minorEastAsia" w:hAnsiTheme="minorHAnsi" w:cstheme="minorBidi"/>
            <w:noProof/>
            <w:kern w:val="2"/>
            <w14:ligatures w14:val="standardContextual"/>
          </w:rPr>
          <w:tab/>
        </w:r>
        <w:r w:rsidRPr="008A1B3B">
          <w:rPr>
            <w:rStyle w:val="Hyperlink"/>
            <w:noProof/>
          </w:rPr>
          <w:t>Additional Standards Profiling Conventions</w:t>
        </w:r>
        <w:r>
          <w:rPr>
            <w:noProof/>
            <w:webHidden/>
          </w:rPr>
          <w:tab/>
        </w:r>
        <w:r>
          <w:rPr>
            <w:noProof/>
            <w:webHidden/>
          </w:rPr>
          <w:fldChar w:fldCharType="begin"/>
        </w:r>
        <w:r>
          <w:rPr>
            <w:noProof/>
            <w:webHidden/>
          </w:rPr>
          <w:instrText xml:space="preserve"> PAGEREF _Toc214889640 \h </w:instrText>
        </w:r>
        <w:r>
          <w:rPr>
            <w:noProof/>
            <w:webHidden/>
          </w:rPr>
        </w:r>
        <w:r>
          <w:rPr>
            <w:noProof/>
            <w:webHidden/>
          </w:rPr>
          <w:fldChar w:fldCharType="separate"/>
        </w:r>
        <w:r>
          <w:rPr>
            <w:noProof/>
            <w:webHidden/>
          </w:rPr>
          <w:t>18</w:t>
        </w:r>
        <w:r>
          <w:rPr>
            <w:noProof/>
            <w:webHidden/>
          </w:rPr>
          <w:fldChar w:fldCharType="end"/>
        </w:r>
      </w:hyperlink>
    </w:p>
    <w:p w14:paraId="33A58BC6" w14:textId="319B5205"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41" w:history="1">
        <w:r w:rsidRPr="008A1B3B">
          <w:rPr>
            <w:rStyle w:val="Hyperlink"/>
            <w:noProof/>
          </w:rPr>
          <w:t>2.3</w:t>
        </w:r>
        <w:r>
          <w:rPr>
            <w:rFonts w:asciiTheme="minorHAnsi" w:eastAsiaTheme="minorEastAsia" w:hAnsiTheme="minorHAnsi" w:cstheme="minorBidi"/>
            <w:noProof/>
            <w:kern w:val="2"/>
            <w14:ligatures w14:val="standardContextual"/>
          </w:rPr>
          <w:tab/>
        </w:r>
        <w:r w:rsidRPr="008A1B3B">
          <w:rPr>
            <w:rStyle w:val="Hyperlink"/>
            <w:noProof/>
          </w:rPr>
          <w:t>Use of Coded Entities and Coding Schemes</w:t>
        </w:r>
        <w:r>
          <w:rPr>
            <w:noProof/>
            <w:webHidden/>
          </w:rPr>
          <w:tab/>
        </w:r>
        <w:r>
          <w:rPr>
            <w:noProof/>
            <w:webHidden/>
          </w:rPr>
          <w:fldChar w:fldCharType="begin"/>
        </w:r>
        <w:r>
          <w:rPr>
            <w:noProof/>
            <w:webHidden/>
          </w:rPr>
          <w:instrText xml:space="preserve"> PAGEREF _Toc214889641 \h </w:instrText>
        </w:r>
        <w:r>
          <w:rPr>
            <w:noProof/>
            <w:webHidden/>
          </w:rPr>
        </w:r>
        <w:r>
          <w:rPr>
            <w:noProof/>
            <w:webHidden/>
          </w:rPr>
          <w:fldChar w:fldCharType="separate"/>
        </w:r>
        <w:r>
          <w:rPr>
            <w:noProof/>
            <w:webHidden/>
          </w:rPr>
          <w:t>18</w:t>
        </w:r>
        <w:r>
          <w:rPr>
            <w:noProof/>
            <w:webHidden/>
          </w:rPr>
          <w:fldChar w:fldCharType="end"/>
        </w:r>
      </w:hyperlink>
    </w:p>
    <w:p w14:paraId="70EFF987" w14:textId="3DA0B45B" w:rsidR="00464782" w:rsidRDefault="00464782">
      <w:pPr>
        <w:pStyle w:val="TOC1"/>
        <w:rPr>
          <w:rFonts w:asciiTheme="minorHAnsi" w:eastAsiaTheme="minorEastAsia" w:hAnsiTheme="minorHAnsi" w:cstheme="minorBidi"/>
          <w:noProof/>
          <w:kern w:val="2"/>
          <w14:ligatures w14:val="standardContextual"/>
        </w:rPr>
      </w:pPr>
      <w:hyperlink w:anchor="_Toc214889642" w:history="1">
        <w:r w:rsidRPr="008A1B3B">
          <w:rPr>
            <w:rStyle w:val="Hyperlink"/>
            <w:noProof/>
          </w:rPr>
          <w:t>3</w:t>
        </w:r>
        <w:r>
          <w:rPr>
            <w:rFonts w:asciiTheme="minorHAnsi" w:eastAsiaTheme="minorEastAsia" w:hAnsiTheme="minorHAnsi" w:cstheme="minorBidi"/>
            <w:noProof/>
            <w:kern w:val="2"/>
            <w14:ligatures w14:val="standardContextual"/>
          </w:rPr>
          <w:tab/>
        </w:r>
        <w:r w:rsidRPr="008A1B3B">
          <w:rPr>
            <w:rStyle w:val="Hyperlink"/>
            <w:noProof/>
          </w:rPr>
          <w:t>IHE Devices Transactions</w:t>
        </w:r>
        <w:r>
          <w:rPr>
            <w:noProof/>
            <w:webHidden/>
          </w:rPr>
          <w:tab/>
        </w:r>
        <w:r>
          <w:rPr>
            <w:noProof/>
            <w:webHidden/>
          </w:rPr>
          <w:fldChar w:fldCharType="begin"/>
        </w:r>
        <w:r>
          <w:rPr>
            <w:noProof/>
            <w:webHidden/>
          </w:rPr>
          <w:instrText xml:space="preserve"> PAGEREF _Toc214889642 \h </w:instrText>
        </w:r>
        <w:r>
          <w:rPr>
            <w:noProof/>
            <w:webHidden/>
          </w:rPr>
        </w:r>
        <w:r>
          <w:rPr>
            <w:noProof/>
            <w:webHidden/>
          </w:rPr>
          <w:fldChar w:fldCharType="separate"/>
        </w:r>
        <w:r>
          <w:rPr>
            <w:noProof/>
            <w:webHidden/>
          </w:rPr>
          <w:t>19</w:t>
        </w:r>
        <w:r>
          <w:rPr>
            <w:noProof/>
            <w:webHidden/>
          </w:rPr>
          <w:fldChar w:fldCharType="end"/>
        </w:r>
      </w:hyperlink>
    </w:p>
    <w:p w14:paraId="41449EA3" w14:textId="331A2DD4"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43" w:history="1">
        <w:r w:rsidRPr="008A1B3B">
          <w:rPr>
            <w:rStyle w:val="Hyperlink"/>
            <w:noProof/>
          </w:rPr>
          <w:t>3.1</w:t>
        </w:r>
        <w:r>
          <w:rPr>
            <w:rFonts w:asciiTheme="minorHAnsi" w:eastAsiaTheme="minorEastAsia" w:hAnsiTheme="minorHAnsi" w:cstheme="minorBidi"/>
            <w:noProof/>
            <w:kern w:val="2"/>
            <w14:ligatures w14:val="standardContextual"/>
          </w:rPr>
          <w:tab/>
        </w:r>
        <w:r w:rsidRPr="008A1B3B">
          <w:rPr>
            <w:rStyle w:val="Hyperlink"/>
            <w:noProof/>
          </w:rPr>
          <w:t>Communicate PCD Data [PCD-01]</w:t>
        </w:r>
        <w:r>
          <w:rPr>
            <w:noProof/>
            <w:webHidden/>
          </w:rPr>
          <w:tab/>
        </w:r>
        <w:r>
          <w:rPr>
            <w:noProof/>
            <w:webHidden/>
          </w:rPr>
          <w:fldChar w:fldCharType="begin"/>
        </w:r>
        <w:r>
          <w:rPr>
            <w:noProof/>
            <w:webHidden/>
          </w:rPr>
          <w:instrText xml:space="preserve"> PAGEREF _Toc214889643 \h </w:instrText>
        </w:r>
        <w:r>
          <w:rPr>
            <w:noProof/>
            <w:webHidden/>
          </w:rPr>
        </w:r>
        <w:r>
          <w:rPr>
            <w:noProof/>
            <w:webHidden/>
          </w:rPr>
          <w:fldChar w:fldCharType="separate"/>
        </w:r>
        <w:r>
          <w:rPr>
            <w:noProof/>
            <w:webHidden/>
          </w:rPr>
          <w:t>19</w:t>
        </w:r>
        <w:r>
          <w:rPr>
            <w:noProof/>
            <w:webHidden/>
          </w:rPr>
          <w:fldChar w:fldCharType="end"/>
        </w:r>
      </w:hyperlink>
    </w:p>
    <w:p w14:paraId="0086B0F4" w14:textId="1C19A6B6"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44" w:history="1">
        <w:r w:rsidRPr="008A1B3B">
          <w:rPr>
            <w:rStyle w:val="Hyperlink"/>
            <w:noProof/>
          </w:rPr>
          <w:t>3.1.1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_Toc214889644 \h </w:instrText>
        </w:r>
        <w:r>
          <w:rPr>
            <w:noProof/>
            <w:webHidden/>
          </w:rPr>
        </w:r>
        <w:r>
          <w:rPr>
            <w:noProof/>
            <w:webHidden/>
          </w:rPr>
          <w:fldChar w:fldCharType="separate"/>
        </w:r>
        <w:r>
          <w:rPr>
            <w:noProof/>
            <w:webHidden/>
          </w:rPr>
          <w:t>19</w:t>
        </w:r>
        <w:r>
          <w:rPr>
            <w:noProof/>
            <w:webHidden/>
          </w:rPr>
          <w:fldChar w:fldCharType="end"/>
        </w:r>
      </w:hyperlink>
    </w:p>
    <w:p w14:paraId="4A3F3D08" w14:textId="44D41B69"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45" w:history="1">
        <w:r w:rsidRPr="008A1B3B">
          <w:rPr>
            <w:rStyle w:val="Hyperlink"/>
            <w:noProof/>
          </w:rPr>
          <w:t>3.1.2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_Toc214889645 \h </w:instrText>
        </w:r>
        <w:r>
          <w:rPr>
            <w:noProof/>
            <w:webHidden/>
          </w:rPr>
        </w:r>
        <w:r>
          <w:rPr>
            <w:noProof/>
            <w:webHidden/>
          </w:rPr>
          <w:fldChar w:fldCharType="separate"/>
        </w:r>
        <w:r>
          <w:rPr>
            <w:noProof/>
            <w:webHidden/>
          </w:rPr>
          <w:t>19</w:t>
        </w:r>
        <w:r>
          <w:rPr>
            <w:noProof/>
            <w:webHidden/>
          </w:rPr>
          <w:fldChar w:fldCharType="end"/>
        </w:r>
      </w:hyperlink>
    </w:p>
    <w:p w14:paraId="7715452E" w14:textId="7C447108"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46" w:history="1">
        <w:r w:rsidRPr="008A1B3B">
          <w:rPr>
            <w:rStyle w:val="Hyperlink"/>
            <w:noProof/>
          </w:rPr>
          <w:t>3.1.3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_Toc214889646 \h </w:instrText>
        </w:r>
        <w:r>
          <w:rPr>
            <w:noProof/>
            <w:webHidden/>
          </w:rPr>
        </w:r>
        <w:r>
          <w:rPr>
            <w:noProof/>
            <w:webHidden/>
          </w:rPr>
          <w:fldChar w:fldCharType="separate"/>
        </w:r>
        <w:r>
          <w:rPr>
            <w:noProof/>
            <w:webHidden/>
          </w:rPr>
          <w:t>20</w:t>
        </w:r>
        <w:r>
          <w:rPr>
            <w:noProof/>
            <w:webHidden/>
          </w:rPr>
          <w:fldChar w:fldCharType="end"/>
        </w:r>
      </w:hyperlink>
    </w:p>
    <w:p w14:paraId="060BE2E3" w14:textId="7262AA70"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47" w:history="1">
        <w:r w:rsidRPr="008A1B3B">
          <w:rPr>
            <w:rStyle w:val="Hyperlink"/>
            <w:noProof/>
          </w:rPr>
          <w:t>3.1.4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_Toc214889647 \h </w:instrText>
        </w:r>
        <w:r>
          <w:rPr>
            <w:noProof/>
            <w:webHidden/>
          </w:rPr>
        </w:r>
        <w:r>
          <w:rPr>
            <w:noProof/>
            <w:webHidden/>
          </w:rPr>
          <w:fldChar w:fldCharType="separate"/>
        </w:r>
        <w:r>
          <w:rPr>
            <w:noProof/>
            <w:webHidden/>
          </w:rPr>
          <w:t>20</w:t>
        </w:r>
        <w:r>
          <w:rPr>
            <w:noProof/>
            <w:webHidden/>
          </w:rPr>
          <w:fldChar w:fldCharType="end"/>
        </w:r>
      </w:hyperlink>
    </w:p>
    <w:p w14:paraId="110BC49B" w14:textId="5A9961F4"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48" w:history="1">
        <w:r w:rsidRPr="008A1B3B">
          <w:rPr>
            <w:rStyle w:val="Hyperlink"/>
            <w:noProof/>
          </w:rPr>
          <w:t>3.1.4.1</w:t>
        </w:r>
        <w:r>
          <w:rPr>
            <w:rFonts w:asciiTheme="minorHAnsi" w:eastAsiaTheme="minorEastAsia" w:hAnsiTheme="minorHAnsi" w:cstheme="minorBidi"/>
            <w:noProof/>
            <w:kern w:val="2"/>
            <w14:ligatures w14:val="standardContextual"/>
          </w:rPr>
          <w:tab/>
        </w:r>
        <w:r w:rsidRPr="008A1B3B">
          <w:rPr>
            <w:rStyle w:val="Hyperlink"/>
            <w:noProof/>
          </w:rPr>
          <w:t>DOR communicates with DOC</w:t>
        </w:r>
        <w:r>
          <w:rPr>
            <w:noProof/>
            <w:webHidden/>
          </w:rPr>
          <w:tab/>
        </w:r>
        <w:r>
          <w:rPr>
            <w:noProof/>
            <w:webHidden/>
          </w:rPr>
          <w:fldChar w:fldCharType="begin"/>
        </w:r>
        <w:r>
          <w:rPr>
            <w:noProof/>
            <w:webHidden/>
          </w:rPr>
          <w:instrText xml:space="preserve"> PAGEREF _Toc214889648 \h </w:instrText>
        </w:r>
        <w:r>
          <w:rPr>
            <w:noProof/>
            <w:webHidden/>
          </w:rPr>
        </w:r>
        <w:r>
          <w:rPr>
            <w:noProof/>
            <w:webHidden/>
          </w:rPr>
          <w:fldChar w:fldCharType="separate"/>
        </w:r>
        <w:r>
          <w:rPr>
            <w:noProof/>
            <w:webHidden/>
          </w:rPr>
          <w:t>20</w:t>
        </w:r>
        <w:r>
          <w:rPr>
            <w:noProof/>
            <w:webHidden/>
          </w:rPr>
          <w:fldChar w:fldCharType="end"/>
        </w:r>
      </w:hyperlink>
    </w:p>
    <w:p w14:paraId="0B82333F" w14:textId="13BE5E7B"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49" w:history="1">
        <w:r w:rsidRPr="008A1B3B">
          <w:rPr>
            <w:rStyle w:val="Hyperlink"/>
            <w:noProof/>
          </w:rPr>
          <w:t>3.1.4.1.1</w:t>
        </w:r>
        <w:r>
          <w:rPr>
            <w:rFonts w:asciiTheme="minorHAnsi" w:eastAsiaTheme="minorEastAsia" w:hAnsiTheme="minorHAnsi" w:cstheme="minorBidi"/>
            <w:noProof/>
            <w:kern w:val="2"/>
            <w14:ligatures w14:val="standardContextual"/>
          </w:rPr>
          <w:tab/>
        </w:r>
        <w:r w:rsidRPr="008A1B3B">
          <w:rPr>
            <w:rStyle w:val="Hyperlink"/>
            <w:noProof/>
          </w:rPr>
          <w:t>PCD-01 Communicate PCD Data (ORU^R01^ORU_R01) static definition</w:t>
        </w:r>
        <w:r>
          <w:rPr>
            <w:noProof/>
            <w:webHidden/>
          </w:rPr>
          <w:tab/>
        </w:r>
        <w:r>
          <w:rPr>
            <w:noProof/>
            <w:webHidden/>
          </w:rPr>
          <w:fldChar w:fldCharType="begin"/>
        </w:r>
        <w:r>
          <w:rPr>
            <w:noProof/>
            <w:webHidden/>
          </w:rPr>
          <w:instrText xml:space="preserve"> PAGEREF _Toc214889649 \h </w:instrText>
        </w:r>
        <w:r>
          <w:rPr>
            <w:noProof/>
            <w:webHidden/>
          </w:rPr>
        </w:r>
        <w:r>
          <w:rPr>
            <w:noProof/>
            <w:webHidden/>
          </w:rPr>
          <w:fldChar w:fldCharType="separate"/>
        </w:r>
        <w:r>
          <w:rPr>
            <w:noProof/>
            <w:webHidden/>
          </w:rPr>
          <w:t>21</w:t>
        </w:r>
        <w:r>
          <w:rPr>
            <w:noProof/>
            <w:webHidden/>
          </w:rPr>
          <w:fldChar w:fldCharType="end"/>
        </w:r>
      </w:hyperlink>
    </w:p>
    <w:p w14:paraId="1CF4AF90" w14:textId="46654F5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50" w:history="1">
        <w:r w:rsidRPr="008A1B3B">
          <w:rPr>
            <w:rStyle w:val="Hyperlink"/>
            <w:noProof/>
          </w:rPr>
          <w:t>3.1.4.1.2</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_Toc214889650 \h </w:instrText>
        </w:r>
        <w:r>
          <w:rPr>
            <w:noProof/>
            <w:webHidden/>
          </w:rPr>
        </w:r>
        <w:r>
          <w:rPr>
            <w:noProof/>
            <w:webHidden/>
          </w:rPr>
          <w:fldChar w:fldCharType="separate"/>
        </w:r>
        <w:r>
          <w:rPr>
            <w:noProof/>
            <w:webHidden/>
          </w:rPr>
          <w:t>22</w:t>
        </w:r>
        <w:r>
          <w:rPr>
            <w:noProof/>
            <w:webHidden/>
          </w:rPr>
          <w:fldChar w:fldCharType="end"/>
        </w:r>
      </w:hyperlink>
    </w:p>
    <w:p w14:paraId="71FFD936" w14:textId="6E4F0668"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51" w:history="1">
        <w:r w:rsidRPr="008A1B3B">
          <w:rPr>
            <w:rStyle w:val="Hyperlink"/>
            <w:noProof/>
          </w:rPr>
          <w:t>3.1.4.1.3</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_Toc214889651 \h </w:instrText>
        </w:r>
        <w:r>
          <w:rPr>
            <w:noProof/>
            <w:webHidden/>
          </w:rPr>
        </w:r>
        <w:r>
          <w:rPr>
            <w:noProof/>
            <w:webHidden/>
          </w:rPr>
          <w:fldChar w:fldCharType="separate"/>
        </w:r>
        <w:r>
          <w:rPr>
            <w:noProof/>
            <w:webHidden/>
          </w:rPr>
          <w:t>23</w:t>
        </w:r>
        <w:r>
          <w:rPr>
            <w:noProof/>
            <w:webHidden/>
          </w:rPr>
          <w:fldChar w:fldCharType="end"/>
        </w:r>
      </w:hyperlink>
    </w:p>
    <w:p w14:paraId="7F3CEBC4" w14:textId="20E743D1"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52" w:history="1">
        <w:r w:rsidRPr="008A1B3B">
          <w:rPr>
            <w:rStyle w:val="Hyperlink"/>
            <w:noProof/>
          </w:rPr>
          <w:t>3.1.4.1.4</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_Toc214889652 \h </w:instrText>
        </w:r>
        <w:r>
          <w:rPr>
            <w:noProof/>
            <w:webHidden/>
          </w:rPr>
        </w:r>
        <w:r>
          <w:rPr>
            <w:noProof/>
            <w:webHidden/>
          </w:rPr>
          <w:fldChar w:fldCharType="separate"/>
        </w:r>
        <w:r>
          <w:rPr>
            <w:noProof/>
            <w:webHidden/>
          </w:rPr>
          <w:t>23</w:t>
        </w:r>
        <w:r>
          <w:rPr>
            <w:noProof/>
            <w:webHidden/>
          </w:rPr>
          <w:fldChar w:fldCharType="end"/>
        </w:r>
      </w:hyperlink>
    </w:p>
    <w:p w14:paraId="5F2DC7D8" w14:textId="11EB4CB4"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53" w:history="1">
        <w:r w:rsidRPr="008A1B3B">
          <w:rPr>
            <w:rStyle w:val="Hyperlink"/>
            <w:noProof/>
          </w:rPr>
          <w:t>3.1.5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_Toc214889653 \h </w:instrText>
        </w:r>
        <w:r>
          <w:rPr>
            <w:noProof/>
            <w:webHidden/>
          </w:rPr>
        </w:r>
        <w:r>
          <w:rPr>
            <w:noProof/>
            <w:webHidden/>
          </w:rPr>
          <w:fldChar w:fldCharType="separate"/>
        </w:r>
        <w:r>
          <w:rPr>
            <w:noProof/>
            <w:webHidden/>
          </w:rPr>
          <w:t>23</w:t>
        </w:r>
        <w:r>
          <w:rPr>
            <w:noProof/>
            <w:webHidden/>
          </w:rPr>
          <w:fldChar w:fldCharType="end"/>
        </w:r>
      </w:hyperlink>
    </w:p>
    <w:p w14:paraId="7A589D3B" w14:textId="5CCE7238"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54" w:history="1">
        <w:r w:rsidRPr="008A1B3B">
          <w:rPr>
            <w:rStyle w:val="Hyperlink"/>
            <w:noProof/>
          </w:rPr>
          <w:t>3.2</w:t>
        </w:r>
        <w:r>
          <w:rPr>
            <w:rFonts w:asciiTheme="minorHAnsi" w:eastAsiaTheme="minorEastAsia" w:hAnsiTheme="minorHAnsi" w:cstheme="minorBidi"/>
            <w:noProof/>
            <w:kern w:val="2"/>
            <w14:ligatures w14:val="standardContextual"/>
          </w:rPr>
          <w:tab/>
        </w:r>
        <w:r w:rsidRPr="008A1B3B">
          <w:rPr>
            <w:rStyle w:val="Hyperlink"/>
            <w:noProof/>
          </w:rPr>
          <w:t>[PCD-02] Reserved</w:t>
        </w:r>
        <w:r>
          <w:rPr>
            <w:noProof/>
            <w:webHidden/>
          </w:rPr>
          <w:tab/>
        </w:r>
        <w:r>
          <w:rPr>
            <w:noProof/>
            <w:webHidden/>
          </w:rPr>
          <w:fldChar w:fldCharType="begin"/>
        </w:r>
        <w:r>
          <w:rPr>
            <w:noProof/>
            <w:webHidden/>
          </w:rPr>
          <w:instrText xml:space="preserve"> PAGEREF _Toc214889654 \h </w:instrText>
        </w:r>
        <w:r>
          <w:rPr>
            <w:noProof/>
            <w:webHidden/>
          </w:rPr>
        </w:r>
        <w:r>
          <w:rPr>
            <w:noProof/>
            <w:webHidden/>
          </w:rPr>
          <w:fldChar w:fldCharType="separate"/>
        </w:r>
        <w:r>
          <w:rPr>
            <w:noProof/>
            <w:webHidden/>
          </w:rPr>
          <w:t>24</w:t>
        </w:r>
        <w:r>
          <w:rPr>
            <w:noProof/>
            <w:webHidden/>
          </w:rPr>
          <w:fldChar w:fldCharType="end"/>
        </w:r>
      </w:hyperlink>
    </w:p>
    <w:p w14:paraId="3494D2A0" w14:textId="714EED14"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55" w:history="1">
        <w:r w:rsidRPr="008A1B3B">
          <w:rPr>
            <w:rStyle w:val="Hyperlink"/>
            <w:noProof/>
          </w:rPr>
          <w:t>3.3</w:t>
        </w:r>
        <w:r>
          <w:rPr>
            <w:rFonts w:asciiTheme="minorHAnsi" w:eastAsiaTheme="minorEastAsia" w:hAnsiTheme="minorHAnsi" w:cstheme="minorBidi"/>
            <w:noProof/>
            <w:kern w:val="2"/>
            <w14:ligatures w14:val="standardContextual"/>
          </w:rPr>
          <w:tab/>
        </w:r>
        <w:r w:rsidRPr="008A1B3B">
          <w:rPr>
            <w:rStyle w:val="Hyperlink"/>
            <w:noProof/>
          </w:rPr>
          <w:t>Communicate Infusion Order [PCD-03]</w:t>
        </w:r>
        <w:r>
          <w:rPr>
            <w:noProof/>
            <w:webHidden/>
          </w:rPr>
          <w:tab/>
        </w:r>
        <w:r>
          <w:rPr>
            <w:noProof/>
            <w:webHidden/>
          </w:rPr>
          <w:fldChar w:fldCharType="begin"/>
        </w:r>
        <w:r>
          <w:rPr>
            <w:noProof/>
            <w:webHidden/>
          </w:rPr>
          <w:instrText xml:space="preserve"> PAGEREF _Toc214889655 \h </w:instrText>
        </w:r>
        <w:r>
          <w:rPr>
            <w:noProof/>
            <w:webHidden/>
          </w:rPr>
        </w:r>
        <w:r>
          <w:rPr>
            <w:noProof/>
            <w:webHidden/>
          </w:rPr>
          <w:fldChar w:fldCharType="separate"/>
        </w:r>
        <w:r>
          <w:rPr>
            <w:noProof/>
            <w:webHidden/>
          </w:rPr>
          <w:t>24</w:t>
        </w:r>
        <w:r>
          <w:rPr>
            <w:noProof/>
            <w:webHidden/>
          </w:rPr>
          <w:fldChar w:fldCharType="end"/>
        </w:r>
      </w:hyperlink>
    </w:p>
    <w:p w14:paraId="4C611712" w14:textId="5AE27192"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56" w:history="1">
        <w:r w:rsidRPr="008A1B3B">
          <w:rPr>
            <w:rStyle w:val="Hyperlink"/>
            <w:noProof/>
          </w:rPr>
          <w:t>3.3.1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_Toc214889656 \h </w:instrText>
        </w:r>
        <w:r>
          <w:rPr>
            <w:noProof/>
            <w:webHidden/>
          </w:rPr>
        </w:r>
        <w:r>
          <w:rPr>
            <w:noProof/>
            <w:webHidden/>
          </w:rPr>
          <w:fldChar w:fldCharType="separate"/>
        </w:r>
        <w:r>
          <w:rPr>
            <w:noProof/>
            <w:webHidden/>
          </w:rPr>
          <w:t>24</w:t>
        </w:r>
        <w:r>
          <w:rPr>
            <w:noProof/>
            <w:webHidden/>
          </w:rPr>
          <w:fldChar w:fldCharType="end"/>
        </w:r>
      </w:hyperlink>
    </w:p>
    <w:p w14:paraId="43BEEA4D" w14:textId="761B9A5B"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57" w:history="1">
        <w:r w:rsidRPr="008A1B3B">
          <w:rPr>
            <w:rStyle w:val="Hyperlink"/>
            <w:noProof/>
          </w:rPr>
          <w:t>3.3.2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_Toc214889657 \h </w:instrText>
        </w:r>
        <w:r>
          <w:rPr>
            <w:noProof/>
            <w:webHidden/>
          </w:rPr>
        </w:r>
        <w:r>
          <w:rPr>
            <w:noProof/>
            <w:webHidden/>
          </w:rPr>
          <w:fldChar w:fldCharType="separate"/>
        </w:r>
        <w:r>
          <w:rPr>
            <w:noProof/>
            <w:webHidden/>
          </w:rPr>
          <w:t>24</w:t>
        </w:r>
        <w:r>
          <w:rPr>
            <w:noProof/>
            <w:webHidden/>
          </w:rPr>
          <w:fldChar w:fldCharType="end"/>
        </w:r>
      </w:hyperlink>
    </w:p>
    <w:p w14:paraId="0E2F60DF" w14:textId="69EC81BD"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58" w:history="1">
        <w:r w:rsidRPr="008A1B3B">
          <w:rPr>
            <w:rStyle w:val="Hyperlink"/>
            <w:noProof/>
          </w:rPr>
          <w:t>3.3.3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_Toc214889658 \h </w:instrText>
        </w:r>
        <w:r>
          <w:rPr>
            <w:noProof/>
            <w:webHidden/>
          </w:rPr>
        </w:r>
        <w:r>
          <w:rPr>
            <w:noProof/>
            <w:webHidden/>
          </w:rPr>
          <w:fldChar w:fldCharType="separate"/>
        </w:r>
        <w:r>
          <w:rPr>
            <w:noProof/>
            <w:webHidden/>
          </w:rPr>
          <w:t>24</w:t>
        </w:r>
        <w:r>
          <w:rPr>
            <w:noProof/>
            <w:webHidden/>
          </w:rPr>
          <w:fldChar w:fldCharType="end"/>
        </w:r>
      </w:hyperlink>
    </w:p>
    <w:p w14:paraId="4AA3F6C5" w14:textId="2081A081"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59" w:history="1">
        <w:r w:rsidRPr="008A1B3B">
          <w:rPr>
            <w:rStyle w:val="Hyperlink"/>
            <w:noProof/>
          </w:rPr>
          <w:t>3.3.4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_Toc214889659 \h </w:instrText>
        </w:r>
        <w:r>
          <w:rPr>
            <w:noProof/>
            <w:webHidden/>
          </w:rPr>
        </w:r>
        <w:r>
          <w:rPr>
            <w:noProof/>
            <w:webHidden/>
          </w:rPr>
          <w:fldChar w:fldCharType="separate"/>
        </w:r>
        <w:r>
          <w:rPr>
            <w:noProof/>
            <w:webHidden/>
          </w:rPr>
          <w:t>24</w:t>
        </w:r>
        <w:r>
          <w:rPr>
            <w:noProof/>
            <w:webHidden/>
          </w:rPr>
          <w:fldChar w:fldCharType="end"/>
        </w:r>
      </w:hyperlink>
    </w:p>
    <w:p w14:paraId="0F3EC068" w14:textId="4F85C6C5"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60" w:history="1">
        <w:r w:rsidRPr="008A1B3B">
          <w:rPr>
            <w:rStyle w:val="Hyperlink"/>
            <w:noProof/>
          </w:rPr>
          <w:t>3.3.4.1</w:t>
        </w:r>
        <w:r>
          <w:rPr>
            <w:rFonts w:asciiTheme="minorHAnsi" w:eastAsiaTheme="minorEastAsia" w:hAnsiTheme="minorHAnsi" w:cstheme="minorBidi"/>
            <w:noProof/>
            <w:kern w:val="2"/>
            <w14:ligatures w14:val="standardContextual"/>
          </w:rPr>
          <w:tab/>
        </w:r>
        <w:r w:rsidRPr="008A1B3B">
          <w:rPr>
            <w:rStyle w:val="Hyperlink"/>
            <w:noProof/>
          </w:rPr>
          <w:t>PCD-03 Communicate Infusion Order (RGV^O15^RGV_O15) static definition</w:t>
        </w:r>
        <w:r>
          <w:rPr>
            <w:noProof/>
            <w:webHidden/>
          </w:rPr>
          <w:tab/>
        </w:r>
        <w:r>
          <w:rPr>
            <w:noProof/>
            <w:webHidden/>
          </w:rPr>
          <w:fldChar w:fldCharType="begin"/>
        </w:r>
        <w:r>
          <w:rPr>
            <w:noProof/>
            <w:webHidden/>
          </w:rPr>
          <w:instrText xml:space="preserve"> PAGEREF _Toc214889660 \h </w:instrText>
        </w:r>
        <w:r>
          <w:rPr>
            <w:noProof/>
            <w:webHidden/>
          </w:rPr>
        </w:r>
        <w:r>
          <w:rPr>
            <w:noProof/>
            <w:webHidden/>
          </w:rPr>
          <w:fldChar w:fldCharType="separate"/>
        </w:r>
        <w:r>
          <w:rPr>
            <w:noProof/>
            <w:webHidden/>
          </w:rPr>
          <w:t>25</w:t>
        </w:r>
        <w:r>
          <w:rPr>
            <w:noProof/>
            <w:webHidden/>
          </w:rPr>
          <w:fldChar w:fldCharType="end"/>
        </w:r>
      </w:hyperlink>
    </w:p>
    <w:p w14:paraId="75680B47" w14:textId="302D87D3"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61" w:history="1">
        <w:r w:rsidRPr="008A1B3B">
          <w:rPr>
            <w:rStyle w:val="Hyperlink"/>
            <w:noProof/>
          </w:rPr>
          <w:t>3.3.4.2</w:t>
        </w:r>
        <w:r>
          <w:rPr>
            <w:rFonts w:asciiTheme="minorHAnsi" w:eastAsiaTheme="minorEastAsia" w:hAnsiTheme="minorHAnsi" w:cstheme="minorBidi"/>
            <w:noProof/>
            <w:kern w:val="2"/>
            <w14:ligatures w14:val="standardContextual"/>
          </w:rPr>
          <w:tab/>
        </w:r>
        <w:r w:rsidRPr="008A1B3B">
          <w:rPr>
            <w:rStyle w:val="Hyperlink"/>
            <w:noProof/>
          </w:rPr>
          <w:t>RGV^O15^RGV_O15 Pharmacy/Treatment Give Message</w:t>
        </w:r>
        <w:r>
          <w:rPr>
            <w:noProof/>
            <w:webHidden/>
          </w:rPr>
          <w:tab/>
        </w:r>
        <w:r>
          <w:rPr>
            <w:noProof/>
            <w:webHidden/>
          </w:rPr>
          <w:fldChar w:fldCharType="begin"/>
        </w:r>
        <w:r>
          <w:rPr>
            <w:noProof/>
            <w:webHidden/>
          </w:rPr>
          <w:instrText xml:space="preserve"> PAGEREF _Toc214889661 \h </w:instrText>
        </w:r>
        <w:r>
          <w:rPr>
            <w:noProof/>
            <w:webHidden/>
          </w:rPr>
        </w:r>
        <w:r>
          <w:rPr>
            <w:noProof/>
            <w:webHidden/>
          </w:rPr>
          <w:fldChar w:fldCharType="separate"/>
        </w:r>
        <w:r>
          <w:rPr>
            <w:noProof/>
            <w:webHidden/>
          </w:rPr>
          <w:t>25</w:t>
        </w:r>
        <w:r>
          <w:rPr>
            <w:noProof/>
            <w:webHidden/>
          </w:rPr>
          <w:fldChar w:fldCharType="end"/>
        </w:r>
      </w:hyperlink>
    </w:p>
    <w:p w14:paraId="33859728" w14:textId="3E252313"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62" w:history="1">
        <w:r w:rsidRPr="008A1B3B">
          <w:rPr>
            <w:rStyle w:val="Hyperlink"/>
            <w:noProof/>
          </w:rPr>
          <w:t>3.3.4.3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_Toc214889662 \h </w:instrText>
        </w:r>
        <w:r>
          <w:rPr>
            <w:noProof/>
            <w:webHidden/>
          </w:rPr>
        </w:r>
        <w:r>
          <w:rPr>
            <w:noProof/>
            <w:webHidden/>
          </w:rPr>
          <w:fldChar w:fldCharType="separate"/>
        </w:r>
        <w:r>
          <w:rPr>
            <w:noProof/>
            <w:webHidden/>
          </w:rPr>
          <w:t>27</w:t>
        </w:r>
        <w:r>
          <w:rPr>
            <w:noProof/>
            <w:webHidden/>
          </w:rPr>
          <w:fldChar w:fldCharType="end"/>
        </w:r>
      </w:hyperlink>
    </w:p>
    <w:p w14:paraId="2704B6D2" w14:textId="1682189F"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63" w:history="1">
        <w:r w:rsidRPr="008A1B3B">
          <w:rPr>
            <w:rStyle w:val="Hyperlink"/>
            <w:noProof/>
          </w:rPr>
          <w:t>3.3.4.4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_Toc214889663 \h </w:instrText>
        </w:r>
        <w:r>
          <w:rPr>
            <w:noProof/>
            <w:webHidden/>
          </w:rPr>
        </w:r>
        <w:r>
          <w:rPr>
            <w:noProof/>
            <w:webHidden/>
          </w:rPr>
          <w:fldChar w:fldCharType="separate"/>
        </w:r>
        <w:r>
          <w:rPr>
            <w:noProof/>
            <w:webHidden/>
          </w:rPr>
          <w:t>27</w:t>
        </w:r>
        <w:r>
          <w:rPr>
            <w:noProof/>
            <w:webHidden/>
          </w:rPr>
          <w:fldChar w:fldCharType="end"/>
        </w:r>
      </w:hyperlink>
    </w:p>
    <w:p w14:paraId="7AE64F3B" w14:textId="058F1E53"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4" w:history="1">
        <w:r w:rsidRPr="008A1B3B">
          <w:rPr>
            <w:rStyle w:val="Hyperlink"/>
            <w:noProof/>
          </w:rPr>
          <w:t>3.3.4.4.1</w:t>
        </w:r>
        <w:r>
          <w:rPr>
            <w:rFonts w:asciiTheme="minorHAnsi" w:eastAsiaTheme="minorEastAsia" w:hAnsiTheme="minorHAnsi" w:cstheme="minorBidi"/>
            <w:noProof/>
            <w:kern w:val="2"/>
            <w14:ligatures w14:val="standardContextual"/>
          </w:rPr>
          <w:tab/>
        </w:r>
        <w:r w:rsidRPr="008A1B3B">
          <w:rPr>
            <w:rStyle w:val="Hyperlink"/>
            <w:noProof/>
          </w:rPr>
          <w:t>MSH – Message Header Segment</w:t>
        </w:r>
        <w:r>
          <w:rPr>
            <w:noProof/>
            <w:webHidden/>
          </w:rPr>
          <w:tab/>
        </w:r>
        <w:r>
          <w:rPr>
            <w:noProof/>
            <w:webHidden/>
          </w:rPr>
          <w:fldChar w:fldCharType="begin"/>
        </w:r>
        <w:r>
          <w:rPr>
            <w:noProof/>
            <w:webHidden/>
          </w:rPr>
          <w:instrText xml:space="preserve"> PAGEREF _Toc214889664 \h </w:instrText>
        </w:r>
        <w:r>
          <w:rPr>
            <w:noProof/>
            <w:webHidden/>
          </w:rPr>
        </w:r>
        <w:r>
          <w:rPr>
            <w:noProof/>
            <w:webHidden/>
          </w:rPr>
          <w:fldChar w:fldCharType="separate"/>
        </w:r>
        <w:r>
          <w:rPr>
            <w:noProof/>
            <w:webHidden/>
          </w:rPr>
          <w:t>27</w:t>
        </w:r>
        <w:r>
          <w:rPr>
            <w:noProof/>
            <w:webHidden/>
          </w:rPr>
          <w:fldChar w:fldCharType="end"/>
        </w:r>
      </w:hyperlink>
    </w:p>
    <w:p w14:paraId="707A8C6E" w14:textId="16CC595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5" w:history="1">
        <w:r w:rsidRPr="008A1B3B">
          <w:rPr>
            <w:rStyle w:val="Hyperlink"/>
            <w:noProof/>
          </w:rPr>
          <w:t>3.3.4.4.2</w:t>
        </w:r>
        <w:r>
          <w:rPr>
            <w:rFonts w:asciiTheme="minorHAnsi" w:eastAsiaTheme="minorEastAsia" w:hAnsiTheme="minorHAnsi" w:cstheme="minorBidi"/>
            <w:noProof/>
            <w:kern w:val="2"/>
            <w14:ligatures w14:val="standardContextual"/>
          </w:rPr>
          <w:tab/>
        </w:r>
        <w:r w:rsidRPr="008A1B3B">
          <w:rPr>
            <w:rStyle w:val="Hyperlink"/>
            <w:noProof/>
          </w:rPr>
          <w:t>PID - Patient Identification Segment</w:t>
        </w:r>
        <w:r>
          <w:rPr>
            <w:noProof/>
            <w:webHidden/>
          </w:rPr>
          <w:tab/>
        </w:r>
        <w:r>
          <w:rPr>
            <w:noProof/>
            <w:webHidden/>
          </w:rPr>
          <w:fldChar w:fldCharType="begin"/>
        </w:r>
        <w:r>
          <w:rPr>
            <w:noProof/>
            <w:webHidden/>
          </w:rPr>
          <w:instrText xml:space="preserve"> PAGEREF _Toc214889665 \h </w:instrText>
        </w:r>
        <w:r>
          <w:rPr>
            <w:noProof/>
            <w:webHidden/>
          </w:rPr>
        </w:r>
        <w:r>
          <w:rPr>
            <w:noProof/>
            <w:webHidden/>
          </w:rPr>
          <w:fldChar w:fldCharType="separate"/>
        </w:r>
        <w:r>
          <w:rPr>
            <w:noProof/>
            <w:webHidden/>
          </w:rPr>
          <w:t>29</w:t>
        </w:r>
        <w:r>
          <w:rPr>
            <w:noProof/>
            <w:webHidden/>
          </w:rPr>
          <w:fldChar w:fldCharType="end"/>
        </w:r>
      </w:hyperlink>
    </w:p>
    <w:p w14:paraId="286A5DDC" w14:textId="120BE04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6" w:history="1">
        <w:r w:rsidRPr="008A1B3B">
          <w:rPr>
            <w:rStyle w:val="Hyperlink"/>
            <w:noProof/>
          </w:rPr>
          <w:t>3.3.4.4.3</w:t>
        </w:r>
        <w:r>
          <w:rPr>
            <w:rFonts w:asciiTheme="minorHAnsi" w:eastAsiaTheme="minorEastAsia" w:hAnsiTheme="minorHAnsi" w:cstheme="minorBidi"/>
            <w:noProof/>
            <w:kern w:val="2"/>
            <w14:ligatures w14:val="standardContextual"/>
          </w:rPr>
          <w:tab/>
        </w:r>
        <w:r w:rsidRPr="008A1B3B">
          <w:rPr>
            <w:rStyle w:val="Hyperlink"/>
            <w:noProof/>
          </w:rPr>
          <w:t>PV1 Patient Visit Segment</w:t>
        </w:r>
        <w:r>
          <w:rPr>
            <w:noProof/>
            <w:webHidden/>
          </w:rPr>
          <w:tab/>
        </w:r>
        <w:r>
          <w:rPr>
            <w:noProof/>
            <w:webHidden/>
          </w:rPr>
          <w:fldChar w:fldCharType="begin"/>
        </w:r>
        <w:r>
          <w:rPr>
            <w:noProof/>
            <w:webHidden/>
          </w:rPr>
          <w:instrText xml:space="preserve"> PAGEREF _Toc214889666 \h </w:instrText>
        </w:r>
        <w:r>
          <w:rPr>
            <w:noProof/>
            <w:webHidden/>
          </w:rPr>
        </w:r>
        <w:r>
          <w:rPr>
            <w:noProof/>
            <w:webHidden/>
          </w:rPr>
          <w:fldChar w:fldCharType="separate"/>
        </w:r>
        <w:r>
          <w:rPr>
            <w:noProof/>
            <w:webHidden/>
          </w:rPr>
          <w:t>29</w:t>
        </w:r>
        <w:r>
          <w:rPr>
            <w:noProof/>
            <w:webHidden/>
          </w:rPr>
          <w:fldChar w:fldCharType="end"/>
        </w:r>
      </w:hyperlink>
    </w:p>
    <w:p w14:paraId="139F8B2E" w14:textId="1CC9A9A6"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7" w:history="1">
        <w:r w:rsidRPr="008A1B3B">
          <w:rPr>
            <w:rStyle w:val="Hyperlink"/>
            <w:noProof/>
          </w:rPr>
          <w:t>3.3.4.4.4</w:t>
        </w:r>
        <w:r>
          <w:rPr>
            <w:rFonts w:asciiTheme="minorHAnsi" w:eastAsiaTheme="minorEastAsia" w:hAnsiTheme="minorHAnsi" w:cstheme="minorBidi"/>
            <w:noProof/>
            <w:kern w:val="2"/>
            <w14:ligatures w14:val="standardContextual"/>
          </w:rPr>
          <w:tab/>
        </w:r>
        <w:r w:rsidRPr="008A1B3B">
          <w:rPr>
            <w:rStyle w:val="Hyperlink"/>
            <w:noProof/>
          </w:rPr>
          <w:t xml:space="preserve">ORC </w:t>
        </w:r>
        <w:r w:rsidRPr="008A1B3B">
          <w:rPr>
            <w:rStyle w:val="Hyperlink"/>
            <w:rFonts w:eastAsia="MS Gothic"/>
            <w:noProof/>
          </w:rPr>
          <w:t>-</w:t>
        </w:r>
        <w:r w:rsidRPr="008A1B3B">
          <w:rPr>
            <w:rStyle w:val="Hyperlink"/>
            <w:noProof/>
          </w:rPr>
          <w:t xml:space="preserve"> Common Order Segment</w:t>
        </w:r>
        <w:r>
          <w:rPr>
            <w:noProof/>
            <w:webHidden/>
          </w:rPr>
          <w:tab/>
        </w:r>
        <w:r>
          <w:rPr>
            <w:noProof/>
            <w:webHidden/>
          </w:rPr>
          <w:fldChar w:fldCharType="begin"/>
        </w:r>
        <w:r>
          <w:rPr>
            <w:noProof/>
            <w:webHidden/>
          </w:rPr>
          <w:instrText xml:space="preserve"> PAGEREF _Toc214889667 \h </w:instrText>
        </w:r>
        <w:r>
          <w:rPr>
            <w:noProof/>
            <w:webHidden/>
          </w:rPr>
        </w:r>
        <w:r>
          <w:rPr>
            <w:noProof/>
            <w:webHidden/>
          </w:rPr>
          <w:fldChar w:fldCharType="separate"/>
        </w:r>
        <w:r>
          <w:rPr>
            <w:noProof/>
            <w:webHidden/>
          </w:rPr>
          <w:t>29</w:t>
        </w:r>
        <w:r>
          <w:rPr>
            <w:noProof/>
            <w:webHidden/>
          </w:rPr>
          <w:fldChar w:fldCharType="end"/>
        </w:r>
      </w:hyperlink>
    </w:p>
    <w:p w14:paraId="6AAB1769" w14:textId="20C90ACB"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8" w:history="1">
        <w:r w:rsidRPr="008A1B3B">
          <w:rPr>
            <w:rStyle w:val="Hyperlink"/>
            <w:noProof/>
          </w:rPr>
          <w:t>3.3.4.4.5</w:t>
        </w:r>
        <w:r>
          <w:rPr>
            <w:rFonts w:asciiTheme="minorHAnsi" w:eastAsiaTheme="minorEastAsia" w:hAnsiTheme="minorHAnsi" w:cstheme="minorBidi"/>
            <w:noProof/>
            <w:kern w:val="2"/>
            <w14:ligatures w14:val="standardContextual"/>
          </w:rPr>
          <w:tab/>
        </w:r>
        <w:r w:rsidRPr="008A1B3B">
          <w:rPr>
            <w:rStyle w:val="Hyperlink"/>
            <w:noProof/>
          </w:rPr>
          <w:t>RXG - Pharmacy/Treatment Give Segment</w:t>
        </w:r>
        <w:r>
          <w:rPr>
            <w:noProof/>
            <w:webHidden/>
          </w:rPr>
          <w:tab/>
        </w:r>
        <w:r>
          <w:rPr>
            <w:noProof/>
            <w:webHidden/>
          </w:rPr>
          <w:fldChar w:fldCharType="begin"/>
        </w:r>
        <w:r>
          <w:rPr>
            <w:noProof/>
            <w:webHidden/>
          </w:rPr>
          <w:instrText xml:space="preserve"> PAGEREF _Toc214889668 \h </w:instrText>
        </w:r>
        <w:r>
          <w:rPr>
            <w:noProof/>
            <w:webHidden/>
          </w:rPr>
        </w:r>
        <w:r>
          <w:rPr>
            <w:noProof/>
            <w:webHidden/>
          </w:rPr>
          <w:fldChar w:fldCharType="separate"/>
        </w:r>
        <w:r>
          <w:rPr>
            <w:noProof/>
            <w:webHidden/>
          </w:rPr>
          <w:t>29</w:t>
        </w:r>
        <w:r>
          <w:rPr>
            <w:noProof/>
            <w:webHidden/>
          </w:rPr>
          <w:fldChar w:fldCharType="end"/>
        </w:r>
      </w:hyperlink>
    </w:p>
    <w:p w14:paraId="40ADFDB9" w14:textId="03185C6A"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69" w:history="1">
        <w:r w:rsidRPr="008A1B3B">
          <w:rPr>
            <w:rStyle w:val="Hyperlink"/>
            <w:noProof/>
          </w:rPr>
          <w:t>3.3.4.4.6</w:t>
        </w:r>
        <w:r>
          <w:rPr>
            <w:rFonts w:asciiTheme="minorHAnsi" w:eastAsiaTheme="minorEastAsia" w:hAnsiTheme="minorHAnsi" w:cstheme="minorBidi"/>
            <w:noProof/>
            <w:kern w:val="2"/>
            <w14:ligatures w14:val="standardContextual"/>
          </w:rPr>
          <w:tab/>
        </w:r>
        <w:r w:rsidRPr="008A1B3B">
          <w:rPr>
            <w:rStyle w:val="Hyperlink"/>
            <w:noProof/>
          </w:rPr>
          <w:t>Usage notes for RXG 17, 18, 23, and 24</w:t>
        </w:r>
        <w:r>
          <w:rPr>
            <w:noProof/>
            <w:webHidden/>
          </w:rPr>
          <w:tab/>
        </w:r>
        <w:r>
          <w:rPr>
            <w:noProof/>
            <w:webHidden/>
          </w:rPr>
          <w:fldChar w:fldCharType="begin"/>
        </w:r>
        <w:r>
          <w:rPr>
            <w:noProof/>
            <w:webHidden/>
          </w:rPr>
          <w:instrText xml:space="preserve"> PAGEREF _Toc214889669 \h </w:instrText>
        </w:r>
        <w:r>
          <w:rPr>
            <w:noProof/>
            <w:webHidden/>
          </w:rPr>
        </w:r>
        <w:r>
          <w:rPr>
            <w:noProof/>
            <w:webHidden/>
          </w:rPr>
          <w:fldChar w:fldCharType="separate"/>
        </w:r>
        <w:r>
          <w:rPr>
            <w:noProof/>
            <w:webHidden/>
          </w:rPr>
          <w:t>35</w:t>
        </w:r>
        <w:r>
          <w:rPr>
            <w:noProof/>
            <w:webHidden/>
          </w:rPr>
          <w:fldChar w:fldCharType="end"/>
        </w:r>
      </w:hyperlink>
    </w:p>
    <w:p w14:paraId="6DEB6F3B" w14:textId="4051B723"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70" w:history="1">
        <w:r w:rsidRPr="008A1B3B">
          <w:rPr>
            <w:rStyle w:val="Hyperlink"/>
            <w:noProof/>
          </w:rPr>
          <w:t>3.3.4.4.7</w:t>
        </w:r>
        <w:r>
          <w:rPr>
            <w:rFonts w:asciiTheme="minorHAnsi" w:eastAsiaTheme="minorEastAsia" w:hAnsiTheme="minorHAnsi" w:cstheme="minorBidi"/>
            <w:noProof/>
            <w:kern w:val="2"/>
            <w14:ligatures w14:val="standardContextual"/>
          </w:rPr>
          <w:tab/>
        </w:r>
        <w:r w:rsidRPr="008A1B3B">
          <w:rPr>
            <w:rStyle w:val="Hyperlink"/>
            <w:noProof/>
          </w:rPr>
          <w:t>TQ1 Timing Quantity Segment</w:t>
        </w:r>
        <w:r>
          <w:rPr>
            <w:noProof/>
            <w:webHidden/>
          </w:rPr>
          <w:tab/>
        </w:r>
        <w:r>
          <w:rPr>
            <w:noProof/>
            <w:webHidden/>
          </w:rPr>
          <w:fldChar w:fldCharType="begin"/>
        </w:r>
        <w:r>
          <w:rPr>
            <w:noProof/>
            <w:webHidden/>
          </w:rPr>
          <w:instrText xml:space="preserve"> PAGEREF _Toc214889670 \h </w:instrText>
        </w:r>
        <w:r>
          <w:rPr>
            <w:noProof/>
            <w:webHidden/>
          </w:rPr>
        </w:r>
        <w:r>
          <w:rPr>
            <w:noProof/>
            <w:webHidden/>
          </w:rPr>
          <w:fldChar w:fldCharType="separate"/>
        </w:r>
        <w:r>
          <w:rPr>
            <w:noProof/>
            <w:webHidden/>
          </w:rPr>
          <w:t>36</w:t>
        </w:r>
        <w:r>
          <w:rPr>
            <w:noProof/>
            <w:webHidden/>
          </w:rPr>
          <w:fldChar w:fldCharType="end"/>
        </w:r>
      </w:hyperlink>
    </w:p>
    <w:p w14:paraId="7C172025" w14:textId="7BA2B61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71" w:history="1">
        <w:r w:rsidRPr="008A1B3B">
          <w:rPr>
            <w:rStyle w:val="Hyperlink"/>
            <w:noProof/>
          </w:rPr>
          <w:t>3.3.4.4.8</w:t>
        </w:r>
        <w:r>
          <w:rPr>
            <w:rFonts w:asciiTheme="minorHAnsi" w:eastAsiaTheme="minorEastAsia" w:hAnsiTheme="minorHAnsi" w:cstheme="minorBidi"/>
            <w:noProof/>
            <w:kern w:val="2"/>
            <w14:ligatures w14:val="standardContextual"/>
          </w:rPr>
          <w:tab/>
        </w:r>
        <w:r w:rsidRPr="008A1B3B">
          <w:rPr>
            <w:rStyle w:val="Hyperlink"/>
            <w:noProof/>
          </w:rPr>
          <w:t>RXR - Pharmacy/Treatment Route Segment</w:t>
        </w:r>
        <w:r>
          <w:rPr>
            <w:noProof/>
            <w:webHidden/>
          </w:rPr>
          <w:tab/>
        </w:r>
        <w:r>
          <w:rPr>
            <w:noProof/>
            <w:webHidden/>
          </w:rPr>
          <w:fldChar w:fldCharType="begin"/>
        </w:r>
        <w:r>
          <w:rPr>
            <w:noProof/>
            <w:webHidden/>
          </w:rPr>
          <w:instrText xml:space="preserve"> PAGEREF _Toc214889671 \h </w:instrText>
        </w:r>
        <w:r>
          <w:rPr>
            <w:noProof/>
            <w:webHidden/>
          </w:rPr>
        </w:r>
        <w:r>
          <w:rPr>
            <w:noProof/>
            <w:webHidden/>
          </w:rPr>
          <w:fldChar w:fldCharType="separate"/>
        </w:r>
        <w:r>
          <w:rPr>
            <w:noProof/>
            <w:webHidden/>
          </w:rPr>
          <w:t>38</w:t>
        </w:r>
        <w:r>
          <w:rPr>
            <w:noProof/>
            <w:webHidden/>
          </w:rPr>
          <w:fldChar w:fldCharType="end"/>
        </w:r>
      </w:hyperlink>
    </w:p>
    <w:p w14:paraId="1E391312" w14:textId="7BB71B1A"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72" w:history="1">
        <w:r w:rsidRPr="008A1B3B">
          <w:rPr>
            <w:rStyle w:val="Hyperlink"/>
            <w:noProof/>
          </w:rPr>
          <w:t>3.3.4.4.9</w:t>
        </w:r>
        <w:r>
          <w:rPr>
            <w:rFonts w:asciiTheme="minorHAnsi" w:eastAsiaTheme="minorEastAsia" w:hAnsiTheme="minorHAnsi" w:cstheme="minorBidi"/>
            <w:noProof/>
            <w:kern w:val="2"/>
            <w14:ligatures w14:val="standardContextual"/>
          </w:rPr>
          <w:tab/>
        </w:r>
        <w:r w:rsidRPr="008A1B3B">
          <w:rPr>
            <w:rStyle w:val="Hyperlink"/>
            <w:noProof/>
          </w:rPr>
          <w:t xml:space="preserve">OBX </w:t>
        </w:r>
        <w:r w:rsidRPr="008A1B3B">
          <w:rPr>
            <w:rStyle w:val="Hyperlink"/>
            <w:rFonts w:eastAsia="MS Gothic"/>
            <w:noProof/>
          </w:rPr>
          <w:t>-</w:t>
        </w:r>
        <w:r w:rsidRPr="008A1B3B">
          <w:rPr>
            <w:rStyle w:val="Hyperlink"/>
            <w:noProof/>
          </w:rPr>
          <w:t xml:space="preserve"> Observation/Result segment</w:t>
        </w:r>
        <w:r>
          <w:rPr>
            <w:noProof/>
            <w:webHidden/>
          </w:rPr>
          <w:tab/>
        </w:r>
        <w:r>
          <w:rPr>
            <w:noProof/>
            <w:webHidden/>
          </w:rPr>
          <w:fldChar w:fldCharType="begin"/>
        </w:r>
        <w:r>
          <w:rPr>
            <w:noProof/>
            <w:webHidden/>
          </w:rPr>
          <w:instrText xml:space="preserve"> PAGEREF _Toc214889672 \h </w:instrText>
        </w:r>
        <w:r>
          <w:rPr>
            <w:noProof/>
            <w:webHidden/>
          </w:rPr>
        </w:r>
        <w:r>
          <w:rPr>
            <w:noProof/>
            <w:webHidden/>
          </w:rPr>
          <w:fldChar w:fldCharType="separate"/>
        </w:r>
        <w:r>
          <w:rPr>
            <w:noProof/>
            <w:webHidden/>
          </w:rPr>
          <w:t>40</w:t>
        </w:r>
        <w:r>
          <w:rPr>
            <w:noProof/>
            <w:webHidden/>
          </w:rPr>
          <w:fldChar w:fldCharType="end"/>
        </w:r>
      </w:hyperlink>
    </w:p>
    <w:p w14:paraId="0E9D551C" w14:textId="69D1AC6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73" w:history="1">
        <w:r w:rsidRPr="008A1B3B">
          <w:rPr>
            <w:rStyle w:val="Hyperlink"/>
            <w:noProof/>
          </w:rPr>
          <w:t>3.3.4.4.10</w:t>
        </w:r>
        <w:r>
          <w:rPr>
            <w:rFonts w:asciiTheme="minorHAnsi" w:eastAsiaTheme="minorEastAsia" w:hAnsiTheme="minorHAnsi" w:cstheme="minorBidi"/>
            <w:noProof/>
            <w:kern w:val="2"/>
            <w14:ligatures w14:val="standardContextual"/>
          </w:rPr>
          <w:tab/>
        </w:r>
        <w:r w:rsidRPr="008A1B3B">
          <w:rPr>
            <w:rStyle w:val="Hyperlink"/>
            <w:noProof/>
          </w:rPr>
          <w:t>Rate change, titration, Bolus from existing infusion, and Multistep</w:t>
        </w:r>
        <w:r>
          <w:rPr>
            <w:noProof/>
            <w:webHidden/>
          </w:rPr>
          <w:tab/>
        </w:r>
        <w:r>
          <w:rPr>
            <w:noProof/>
            <w:webHidden/>
          </w:rPr>
          <w:fldChar w:fldCharType="begin"/>
        </w:r>
        <w:r>
          <w:rPr>
            <w:noProof/>
            <w:webHidden/>
          </w:rPr>
          <w:instrText xml:space="preserve"> PAGEREF _Toc214889673 \h </w:instrText>
        </w:r>
        <w:r>
          <w:rPr>
            <w:noProof/>
            <w:webHidden/>
          </w:rPr>
        </w:r>
        <w:r>
          <w:rPr>
            <w:noProof/>
            <w:webHidden/>
          </w:rPr>
          <w:fldChar w:fldCharType="separate"/>
        </w:r>
        <w:r>
          <w:rPr>
            <w:noProof/>
            <w:webHidden/>
          </w:rPr>
          <w:t>44</w:t>
        </w:r>
        <w:r>
          <w:rPr>
            <w:noProof/>
            <w:webHidden/>
          </w:rPr>
          <w:fldChar w:fldCharType="end"/>
        </w:r>
      </w:hyperlink>
    </w:p>
    <w:p w14:paraId="44D6D628" w14:textId="00FFC5D6" w:rsidR="00464782" w:rsidRDefault="00464782">
      <w:pPr>
        <w:pStyle w:val="TOC6"/>
        <w:tabs>
          <w:tab w:val="left" w:pos="3024"/>
        </w:tabs>
        <w:rPr>
          <w:rFonts w:asciiTheme="minorHAnsi" w:eastAsiaTheme="minorEastAsia" w:hAnsiTheme="minorHAnsi" w:cstheme="minorBidi"/>
          <w:noProof/>
          <w:kern w:val="2"/>
          <w14:ligatures w14:val="standardContextual"/>
        </w:rPr>
      </w:pPr>
      <w:hyperlink w:anchor="_Toc214889674" w:history="1">
        <w:r w:rsidRPr="008A1B3B">
          <w:rPr>
            <w:rStyle w:val="Hyperlink"/>
            <w:noProof/>
          </w:rPr>
          <w:t>3.3.4.4.10.1</w:t>
        </w:r>
        <w:r>
          <w:rPr>
            <w:rFonts w:asciiTheme="minorHAnsi" w:eastAsiaTheme="minorEastAsia" w:hAnsiTheme="minorHAnsi" w:cstheme="minorBidi"/>
            <w:noProof/>
            <w:kern w:val="2"/>
            <w14:ligatures w14:val="standardContextual"/>
          </w:rPr>
          <w:tab/>
        </w:r>
        <w:r w:rsidRPr="008A1B3B">
          <w:rPr>
            <w:rStyle w:val="Hyperlink"/>
            <w:noProof/>
          </w:rPr>
          <w:t>Rate change or titration</w:t>
        </w:r>
        <w:r>
          <w:rPr>
            <w:noProof/>
            <w:webHidden/>
          </w:rPr>
          <w:tab/>
        </w:r>
        <w:r>
          <w:rPr>
            <w:noProof/>
            <w:webHidden/>
          </w:rPr>
          <w:fldChar w:fldCharType="begin"/>
        </w:r>
        <w:r>
          <w:rPr>
            <w:noProof/>
            <w:webHidden/>
          </w:rPr>
          <w:instrText xml:space="preserve"> PAGEREF _Toc214889674 \h </w:instrText>
        </w:r>
        <w:r>
          <w:rPr>
            <w:noProof/>
            <w:webHidden/>
          </w:rPr>
        </w:r>
        <w:r>
          <w:rPr>
            <w:noProof/>
            <w:webHidden/>
          </w:rPr>
          <w:fldChar w:fldCharType="separate"/>
        </w:r>
        <w:r>
          <w:rPr>
            <w:noProof/>
            <w:webHidden/>
          </w:rPr>
          <w:t>44</w:t>
        </w:r>
        <w:r>
          <w:rPr>
            <w:noProof/>
            <w:webHidden/>
          </w:rPr>
          <w:fldChar w:fldCharType="end"/>
        </w:r>
      </w:hyperlink>
    </w:p>
    <w:p w14:paraId="00E2A536" w14:textId="36836368" w:rsidR="00464782" w:rsidRDefault="00464782">
      <w:pPr>
        <w:pStyle w:val="TOC6"/>
        <w:tabs>
          <w:tab w:val="left" w:pos="3024"/>
        </w:tabs>
        <w:rPr>
          <w:rFonts w:asciiTheme="minorHAnsi" w:eastAsiaTheme="minorEastAsia" w:hAnsiTheme="minorHAnsi" w:cstheme="minorBidi"/>
          <w:noProof/>
          <w:kern w:val="2"/>
          <w14:ligatures w14:val="standardContextual"/>
        </w:rPr>
      </w:pPr>
      <w:hyperlink w:anchor="_Toc214889675" w:history="1">
        <w:r w:rsidRPr="008A1B3B">
          <w:rPr>
            <w:rStyle w:val="Hyperlink"/>
            <w:noProof/>
          </w:rPr>
          <w:t>3.3.4.4.10.2</w:t>
        </w:r>
        <w:r>
          <w:rPr>
            <w:rFonts w:asciiTheme="minorHAnsi" w:eastAsiaTheme="minorEastAsia" w:hAnsiTheme="minorHAnsi" w:cstheme="minorBidi"/>
            <w:noProof/>
            <w:kern w:val="2"/>
            <w14:ligatures w14:val="standardContextual"/>
          </w:rPr>
          <w:tab/>
        </w:r>
        <w:r w:rsidRPr="008A1B3B">
          <w:rPr>
            <w:rStyle w:val="Hyperlink"/>
            <w:noProof/>
          </w:rPr>
          <w:t>Bolus from existing infusion</w:t>
        </w:r>
        <w:r>
          <w:rPr>
            <w:noProof/>
            <w:webHidden/>
          </w:rPr>
          <w:tab/>
        </w:r>
        <w:r>
          <w:rPr>
            <w:noProof/>
            <w:webHidden/>
          </w:rPr>
          <w:fldChar w:fldCharType="begin"/>
        </w:r>
        <w:r>
          <w:rPr>
            <w:noProof/>
            <w:webHidden/>
          </w:rPr>
          <w:instrText xml:space="preserve"> PAGEREF _Toc214889675 \h </w:instrText>
        </w:r>
        <w:r>
          <w:rPr>
            <w:noProof/>
            <w:webHidden/>
          </w:rPr>
        </w:r>
        <w:r>
          <w:rPr>
            <w:noProof/>
            <w:webHidden/>
          </w:rPr>
          <w:fldChar w:fldCharType="separate"/>
        </w:r>
        <w:r>
          <w:rPr>
            <w:noProof/>
            <w:webHidden/>
          </w:rPr>
          <w:t>44</w:t>
        </w:r>
        <w:r>
          <w:rPr>
            <w:noProof/>
            <w:webHidden/>
          </w:rPr>
          <w:fldChar w:fldCharType="end"/>
        </w:r>
      </w:hyperlink>
    </w:p>
    <w:p w14:paraId="11E8B295" w14:textId="579FEE85" w:rsidR="00464782" w:rsidRDefault="00464782">
      <w:pPr>
        <w:pStyle w:val="TOC6"/>
        <w:tabs>
          <w:tab w:val="left" w:pos="3024"/>
        </w:tabs>
        <w:rPr>
          <w:rFonts w:asciiTheme="minorHAnsi" w:eastAsiaTheme="minorEastAsia" w:hAnsiTheme="minorHAnsi" w:cstheme="minorBidi"/>
          <w:noProof/>
          <w:kern w:val="2"/>
          <w14:ligatures w14:val="standardContextual"/>
        </w:rPr>
      </w:pPr>
      <w:hyperlink w:anchor="_Toc214889676" w:history="1">
        <w:r w:rsidRPr="008A1B3B">
          <w:rPr>
            <w:rStyle w:val="Hyperlink"/>
            <w:noProof/>
          </w:rPr>
          <w:t>3.3.4.4.10.3</w:t>
        </w:r>
        <w:r>
          <w:rPr>
            <w:rFonts w:asciiTheme="minorHAnsi" w:eastAsiaTheme="minorEastAsia" w:hAnsiTheme="minorHAnsi" w:cstheme="minorBidi"/>
            <w:noProof/>
            <w:kern w:val="2"/>
            <w14:ligatures w14:val="standardContextual"/>
          </w:rPr>
          <w:tab/>
        </w:r>
        <w:r w:rsidRPr="008A1B3B">
          <w:rPr>
            <w:rStyle w:val="Hyperlink"/>
            <w:noProof/>
          </w:rPr>
          <w:t>Multistep</w:t>
        </w:r>
        <w:r>
          <w:rPr>
            <w:noProof/>
            <w:webHidden/>
          </w:rPr>
          <w:tab/>
        </w:r>
        <w:r>
          <w:rPr>
            <w:noProof/>
            <w:webHidden/>
          </w:rPr>
          <w:fldChar w:fldCharType="begin"/>
        </w:r>
        <w:r>
          <w:rPr>
            <w:noProof/>
            <w:webHidden/>
          </w:rPr>
          <w:instrText xml:space="preserve"> PAGEREF _Toc214889676 \h </w:instrText>
        </w:r>
        <w:r>
          <w:rPr>
            <w:noProof/>
            <w:webHidden/>
          </w:rPr>
        </w:r>
        <w:r>
          <w:rPr>
            <w:noProof/>
            <w:webHidden/>
          </w:rPr>
          <w:fldChar w:fldCharType="separate"/>
        </w:r>
        <w:r>
          <w:rPr>
            <w:noProof/>
            <w:webHidden/>
          </w:rPr>
          <w:t>46</w:t>
        </w:r>
        <w:r>
          <w:rPr>
            <w:noProof/>
            <w:webHidden/>
          </w:rPr>
          <w:fldChar w:fldCharType="end"/>
        </w:r>
      </w:hyperlink>
    </w:p>
    <w:p w14:paraId="2717A6D1" w14:textId="44695C69"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77" w:history="1">
        <w:r w:rsidRPr="008A1B3B">
          <w:rPr>
            <w:rStyle w:val="Hyperlink"/>
            <w:noProof/>
          </w:rPr>
          <w:t>3.3.4.4.11</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_Toc214889677 \h </w:instrText>
        </w:r>
        <w:r>
          <w:rPr>
            <w:noProof/>
            <w:webHidden/>
          </w:rPr>
        </w:r>
        <w:r>
          <w:rPr>
            <w:noProof/>
            <w:webHidden/>
          </w:rPr>
          <w:fldChar w:fldCharType="separate"/>
        </w:r>
        <w:r>
          <w:rPr>
            <w:noProof/>
            <w:webHidden/>
          </w:rPr>
          <w:t>48</w:t>
        </w:r>
        <w:r>
          <w:rPr>
            <w:noProof/>
            <w:webHidden/>
          </w:rPr>
          <w:fldChar w:fldCharType="end"/>
        </w:r>
      </w:hyperlink>
    </w:p>
    <w:p w14:paraId="5167771B" w14:textId="572CA8A6"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78" w:history="1">
        <w:r w:rsidRPr="008A1B3B">
          <w:rPr>
            <w:rStyle w:val="Hyperlink"/>
            <w:noProof/>
          </w:rPr>
          <w:t>3.3.5</w:t>
        </w:r>
        <w:r>
          <w:rPr>
            <w:rFonts w:asciiTheme="minorHAnsi" w:eastAsiaTheme="minorEastAsia" w:hAnsiTheme="minorHAnsi" w:cstheme="minorBidi"/>
            <w:noProof/>
            <w:kern w:val="2"/>
            <w14:ligatures w14:val="standardContextual"/>
          </w:rPr>
          <w:tab/>
        </w:r>
        <w:r w:rsidRPr="008A1B3B">
          <w:rPr>
            <w:rStyle w:val="Hyperlink"/>
            <w:noProof/>
          </w:rPr>
          <w:t>RRG^O16^RRG_O16 Pharmacy/Treatment Give Acknowledgement Message</w:t>
        </w:r>
        <w:r>
          <w:rPr>
            <w:noProof/>
            <w:webHidden/>
          </w:rPr>
          <w:tab/>
        </w:r>
        <w:r>
          <w:rPr>
            <w:noProof/>
            <w:webHidden/>
          </w:rPr>
          <w:fldChar w:fldCharType="begin"/>
        </w:r>
        <w:r>
          <w:rPr>
            <w:noProof/>
            <w:webHidden/>
          </w:rPr>
          <w:instrText xml:space="preserve"> PAGEREF _Toc214889678 \h </w:instrText>
        </w:r>
        <w:r>
          <w:rPr>
            <w:noProof/>
            <w:webHidden/>
          </w:rPr>
        </w:r>
        <w:r>
          <w:rPr>
            <w:noProof/>
            <w:webHidden/>
          </w:rPr>
          <w:fldChar w:fldCharType="separate"/>
        </w:r>
        <w:r>
          <w:rPr>
            <w:noProof/>
            <w:webHidden/>
          </w:rPr>
          <w:t>49</w:t>
        </w:r>
        <w:r>
          <w:rPr>
            <w:noProof/>
            <w:webHidden/>
          </w:rPr>
          <w:fldChar w:fldCharType="end"/>
        </w:r>
      </w:hyperlink>
    </w:p>
    <w:p w14:paraId="09511A78" w14:textId="53B45487"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79" w:history="1">
        <w:r w:rsidRPr="008A1B3B">
          <w:rPr>
            <w:rStyle w:val="Hyperlink"/>
            <w:noProof/>
          </w:rPr>
          <w:t>3.3.5.1</w:t>
        </w:r>
        <w:r>
          <w:rPr>
            <w:rFonts w:asciiTheme="minorHAnsi" w:eastAsiaTheme="minorEastAsia" w:hAnsiTheme="minorHAnsi" w:cstheme="minorBidi"/>
            <w:noProof/>
            <w:kern w:val="2"/>
            <w14:ligatures w14:val="standardContextual"/>
          </w:rPr>
          <w:tab/>
        </w:r>
        <w:r w:rsidRPr="008A1B3B">
          <w:rPr>
            <w:rStyle w:val="Hyperlink"/>
            <w:noProof/>
          </w:rPr>
          <w:t>MSH – Message Header Segment</w:t>
        </w:r>
        <w:r>
          <w:rPr>
            <w:noProof/>
            <w:webHidden/>
          </w:rPr>
          <w:tab/>
        </w:r>
        <w:r>
          <w:rPr>
            <w:noProof/>
            <w:webHidden/>
          </w:rPr>
          <w:fldChar w:fldCharType="begin"/>
        </w:r>
        <w:r>
          <w:rPr>
            <w:noProof/>
            <w:webHidden/>
          </w:rPr>
          <w:instrText xml:space="preserve"> PAGEREF _Toc214889679 \h </w:instrText>
        </w:r>
        <w:r>
          <w:rPr>
            <w:noProof/>
            <w:webHidden/>
          </w:rPr>
        </w:r>
        <w:r>
          <w:rPr>
            <w:noProof/>
            <w:webHidden/>
          </w:rPr>
          <w:fldChar w:fldCharType="separate"/>
        </w:r>
        <w:r>
          <w:rPr>
            <w:noProof/>
            <w:webHidden/>
          </w:rPr>
          <w:t>50</w:t>
        </w:r>
        <w:r>
          <w:rPr>
            <w:noProof/>
            <w:webHidden/>
          </w:rPr>
          <w:fldChar w:fldCharType="end"/>
        </w:r>
      </w:hyperlink>
    </w:p>
    <w:p w14:paraId="07712CB0" w14:textId="64D93260"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80" w:history="1">
        <w:r w:rsidRPr="008A1B3B">
          <w:rPr>
            <w:rStyle w:val="Hyperlink"/>
            <w:noProof/>
          </w:rPr>
          <w:t>3.3.5.2</w:t>
        </w:r>
        <w:r>
          <w:rPr>
            <w:rFonts w:asciiTheme="minorHAnsi" w:eastAsiaTheme="minorEastAsia" w:hAnsiTheme="minorHAnsi" w:cstheme="minorBidi"/>
            <w:noProof/>
            <w:kern w:val="2"/>
            <w14:ligatures w14:val="standardContextual"/>
          </w:rPr>
          <w:tab/>
        </w:r>
        <w:r w:rsidRPr="008A1B3B">
          <w:rPr>
            <w:rStyle w:val="Hyperlink"/>
            <w:noProof/>
          </w:rPr>
          <w:t>MSA - Message Acknowledgement segment</w:t>
        </w:r>
        <w:r>
          <w:rPr>
            <w:noProof/>
            <w:webHidden/>
          </w:rPr>
          <w:tab/>
        </w:r>
        <w:r>
          <w:rPr>
            <w:noProof/>
            <w:webHidden/>
          </w:rPr>
          <w:fldChar w:fldCharType="begin"/>
        </w:r>
        <w:r>
          <w:rPr>
            <w:noProof/>
            <w:webHidden/>
          </w:rPr>
          <w:instrText xml:space="preserve"> PAGEREF _Toc214889680 \h </w:instrText>
        </w:r>
        <w:r>
          <w:rPr>
            <w:noProof/>
            <w:webHidden/>
          </w:rPr>
        </w:r>
        <w:r>
          <w:rPr>
            <w:noProof/>
            <w:webHidden/>
          </w:rPr>
          <w:fldChar w:fldCharType="separate"/>
        </w:r>
        <w:r>
          <w:rPr>
            <w:noProof/>
            <w:webHidden/>
          </w:rPr>
          <w:t>50</w:t>
        </w:r>
        <w:r>
          <w:rPr>
            <w:noProof/>
            <w:webHidden/>
          </w:rPr>
          <w:fldChar w:fldCharType="end"/>
        </w:r>
      </w:hyperlink>
    </w:p>
    <w:p w14:paraId="1BCC0D2B" w14:textId="59FC1763"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81" w:history="1">
        <w:r w:rsidRPr="008A1B3B">
          <w:rPr>
            <w:rStyle w:val="Hyperlink"/>
            <w:noProof/>
          </w:rPr>
          <w:t>3.3.5.3</w:t>
        </w:r>
        <w:r>
          <w:rPr>
            <w:rFonts w:asciiTheme="minorHAnsi" w:eastAsiaTheme="minorEastAsia" w:hAnsiTheme="minorHAnsi" w:cstheme="minorBidi"/>
            <w:noProof/>
            <w:kern w:val="2"/>
            <w14:ligatures w14:val="standardContextual"/>
          </w:rPr>
          <w:tab/>
        </w:r>
        <w:r w:rsidRPr="008A1B3B">
          <w:rPr>
            <w:rStyle w:val="Hyperlink"/>
            <w:noProof/>
          </w:rPr>
          <w:t>ERR - Error segment</w:t>
        </w:r>
        <w:r>
          <w:rPr>
            <w:noProof/>
            <w:webHidden/>
          </w:rPr>
          <w:tab/>
        </w:r>
        <w:r>
          <w:rPr>
            <w:noProof/>
            <w:webHidden/>
          </w:rPr>
          <w:fldChar w:fldCharType="begin"/>
        </w:r>
        <w:r>
          <w:rPr>
            <w:noProof/>
            <w:webHidden/>
          </w:rPr>
          <w:instrText xml:space="preserve"> PAGEREF _Toc214889681 \h </w:instrText>
        </w:r>
        <w:r>
          <w:rPr>
            <w:noProof/>
            <w:webHidden/>
          </w:rPr>
        </w:r>
        <w:r>
          <w:rPr>
            <w:noProof/>
            <w:webHidden/>
          </w:rPr>
          <w:fldChar w:fldCharType="separate"/>
        </w:r>
        <w:r>
          <w:rPr>
            <w:noProof/>
            <w:webHidden/>
          </w:rPr>
          <w:t>50</w:t>
        </w:r>
        <w:r>
          <w:rPr>
            <w:noProof/>
            <w:webHidden/>
          </w:rPr>
          <w:fldChar w:fldCharType="end"/>
        </w:r>
      </w:hyperlink>
    </w:p>
    <w:p w14:paraId="7E21EB0E" w14:textId="7E0EC7A4"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82" w:history="1">
        <w:r w:rsidRPr="008A1B3B">
          <w:rPr>
            <w:rStyle w:val="Hyperlink"/>
            <w:noProof/>
          </w:rPr>
          <w:t>3.4</w:t>
        </w:r>
        <w:r>
          <w:rPr>
            <w:rFonts w:asciiTheme="minorHAnsi" w:eastAsiaTheme="minorEastAsia" w:hAnsiTheme="minorHAnsi" w:cstheme="minorBidi"/>
            <w:noProof/>
            <w:kern w:val="2"/>
            <w14:ligatures w14:val="standardContextual"/>
          </w:rPr>
          <w:tab/>
        </w:r>
        <w:r w:rsidRPr="008A1B3B">
          <w:rPr>
            <w:rStyle w:val="Hyperlink"/>
            <w:noProof/>
          </w:rPr>
          <w:t>Report Alert [PCD-04]</w:t>
        </w:r>
        <w:r>
          <w:rPr>
            <w:noProof/>
            <w:webHidden/>
          </w:rPr>
          <w:tab/>
        </w:r>
        <w:r>
          <w:rPr>
            <w:noProof/>
            <w:webHidden/>
          </w:rPr>
          <w:fldChar w:fldCharType="begin"/>
        </w:r>
        <w:r>
          <w:rPr>
            <w:noProof/>
            <w:webHidden/>
          </w:rPr>
          <w:instrText xml:space="preserve"> PAGEREF _Toc214889682 \h </w:instrText>
        </w:r>
        <w:r>
          <w:rPr>
            <w:noProof/>
            <w:webHidden/>
          </w:rPr>
        </w:r>
        <w:r>
          <w:rPr>
            <w:noProof/>
            <w:webHidden/>
          </w:rPr>
          <w:fldChar w:fldCharType="separate"/>
        </w:r>
        <w:r>
          <w:rPr>
            <w:noProof/>
            <w:webHidden/>
          </w:rPr>
          <w:t>50</w:t>
        </w:r>
        <w:r>
          <w:rPr>
            <w:noProof/>
            <w:webHidden/>
          </w:rPr>
          <w:fldChar w:fldCharType="end"/>
        </w:r>
      </w:hyperlink>
    </w:p>
    <w:p w14:paraId="76438061" w14:textId="66F4B2BB"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83" w:history="1">
        <w:r w:rsidRPr="008A1B3B">
          <w:rPr>
            <w:rStyle w:val="Hyperlink"/>
            <w:noProof/>
          </w:rPr>
          <w:t>3.4.1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_Toc214889683 \h </w:instrText>
        </w:r>
        <w:r>
          <w:rPr>
            <w:noProof/>
            <w:webHidden/>
          </w:rPr>
        </w:r>
        <w:r>
          <w:rPr>
            <w:noProof/>
            <w:webHidden/>
          </w:rPr>
          <w:fldChar w:fldCharType="separate"/>
        </w:r>
        <w:r>
          <w:rPr>
            <w:noProof/>
            <w:webHidden/>
          </w:rPr>
          <w:t>50</w:t>
        </w:r>
        <w:r>
          <w:rPr>
            <w:noProof/>
            <w:webHidden/>
          </w:rPr>
          <w:fldChar w:fldCharType="end"/>
        </w:r>
      </w:hyperlink>
    </w:p>
    <w:p w14:paraId="16A0F2AA" w14:textId="563F9BBF"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84" w:history="1">
        <w:r w:rsidRPr="008A1B3B">
          <w:rPr>
            <w:rStyle w:val="Hyperlink"/>
            <w:noProof/>
          </w:rPr>
          <w:t>3.4.2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_Toc214889684 \h </w:instrText>
        </w:r>
        <w:r>
          <w:rPr>
            <w:noProof/>
            <w:webHidden/>
          </w:rPr>
        </w:r>
        <w:r>
          <w:rPr>
            <w:noProof/>
            <w:webHidden/>
          </w:rPr>
          <w:fldChar w:fldCharType="separate"/>
        </w:r>
        <w:r>
          <w:rPr>
            <w:noProof/>
            <w:webHidden/>
          </w:rPr>
          <w:t>51</w:t>
        </w:r>
        <w:r>
          <w:rPr>
            <w:noProof/>
            <w:webHidden/>
          </w:rPr>
          <w:fldChar w:fldCharType="end"/>
        </w:r>
      </w:hyperlink>
    </w:p>
    <w:p w14:paraId="378A2D1D" w14:textId="752E3736"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85" w:history="1">
        <w:r w:rsidRPr="008A1B3B">
          <w:rPr>
            <w:rStyle w:val="Hyperlink"/>
            <w:noProof/>
          </w:rPr>
          <w:t>3.4.3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_Toc214889685 \h </w:instrText>
        </w:r>
        <w:r>
          <w:rPr>
            <w:noProof/>
            <w:webHidden/>
          </w:rPr>
        </w:r>
        <w:r>
          <w:rPr>
            <w:noProof/>
            <w:webHidden/>
          </w:rPr>
          <w:fldChar w:fldCharType="separate"/>
        </w:r>
        <w:r>
          <w:rPr>
            <w:noProof/>
            <w:webHidden/>
          </w:rPr>
          <w:t>51</w:t>
        </w:r>
        <w:r>
          <w:rPr>
            <w:noProof/>
            <w:webHidden/>
          </w:rPr>
          <w:fldChar w:fldCharType="end"/>
        </w:r>
      </w:hyperlink>
    </w:p>
    <w:p w14:paraId="4AF184B5" w14:textId="3ACDC35A"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86" w:history="1">
        <w:r w:rsidRPr="008A1B3B">
          <w:rPr>
            <w:rStyle w:val="Hyperlink"/>
            <w:noProof/>
          </w:rPr>
          <w:t>3.4.4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_Toc214889686 \h </w:instrText>
        </w:r>
        <w:r>
          <w:rPr>
            <w:noProof/>
            <w:webHidden/>
          </w:rPr>
        </w:r>
        <w:r>
          <w:rPr>
            <w:noProof/>
            <w:webHidden/>
          </w:rPr>
          <w:fldChar w:fldCharType="separate"/>
        </w:r>
        <w:r>
          <w:rPr>
            <w:noProof/>
            <w:webHidden/>
          </w:rPr>
          <w:t>52</w:t>
        </w:r>
        <w:r>
          <w:rPr>
            <w:noProof/>
            <w:webHidden/>
          </w:rPr>
          <w:fldChar w:fldCharType="end"/>
        </w:r>
      </w:hyperlink>
    </w:p>
    <w:p w14:paraId="2E7CDF0F" w14:textId="6CAB6192"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87" w:history="1">
        <w:r w:rsidRPr="008A1B3B">
          <w:rPr>
            <w:rStyle w:val="Hyperlink"/>
            <w:noProof/>
          </w:rPr>
          <w:t>3.4.4.1</w:t>
        </w:r>
        <w:r>
          <w:rPr>
            <w:rFonts w:asciiTheme="minorHAnsi" w:eastAsiaTheme="minorEastAsia" w:hAnsiTheme="minorHAnsi" w:cstheme="minorBidi"/>
            <w:noProof/>
            <w:kern w:val="2"/>
            <w14:ligatures w14:val="standardContextual"/>
          </w:rPr>
          <w:tab/>
        </w:r>
        <w:r w:rsidRPr="008A1B3B">
          <w:rPr>
            <w:rStyle w:val="Hyperlink"/>
            <w:noProof/>
          </w:rPr>
          <w:t>Alert Reporter reports to Alert Manager/Alert Consumer</w:t>
        </w:r>
        <w:r>
          <w:rPr>
            <w:noProof/>
            <w:webHidden/>
          </w:rPr>
          <w:tab/>
        </w:r>
        <w:r>
          <w:rPr>
            <w:noProof/>
            <w:webHidden/>
          </w:rPr>
          <w:fldChar w:fldCharType="begin"/>
        </w:r>
        <w:r>
          <w:rPr>
            <w:noProof/>
            <w:webHidden/>
          </w:rPr>
          <w:instrText xml:space="preserve"> PAGEREF _Toc214889687 \h </w:instrText>
        </w:r>
        <w:r>
          <w:rPr>
            <w:noProof/>
            <w:webHidden/>
          </w:rPr>
        </w:r>
        <w:r>
          <w:rPr>
            <w:noProof/>
            <w:webHidden/>
          </w:rPr>
          <w:fldChar w:fldCharType="separate"/>
        </w:r>
        <w:r>
          <w:rPr>
            <w:noProof/>
            <w:webHidden/>
          </w:rPr>
          <w:t>52</w:t>
        </w:r>
        <w:r>
          <w:rPr>
            <w:noProof/>
            <w:webHidden/>
          </w:rPr>
          <w:fldChar w:fldCharType="end"/>
        </w:r>
      </w:hyperlink>
    </w:p>
    <w:p w14:paraId="07860AFC" w14:textId="59C796A1"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88" w:history="1">
        <w:r w:rsidRPr="008A1B3B">
          <w:rPr>
            <w:rStyle w:val="Hyperlink"/>
            <w:noProof/>
          </w:rPr>
          <w:t>3.4.4.1.1</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_Toc214889688 \h </w:instrText>
        </w:r>
        <w:r>
          <w:rPr>
            <w:noProof/>
            <w:webHidden/>
          </w:rPr>
        </w:r>
        <w:r>
          <w:rPr>
            <w:noProof/>
            <w:webHidden/>
          </w:rPr>
          <w:fldChar w:fldCharType="separate"/>
        </w:r>
        <w:r>
          <w:rPr>
            <w:noProof/>
            <w:webHidden/>
          </w:rPr>
          <w:t>52</w:t>
        </w:r>
        <w:r>
          <w:rPr>
            <w:noProof/>
            <w:webHidden/>
          </w:rPr>
          <w:fldChar w:fldCharType="end"/>
        </w:r>
      </w:hyperlink>
    </w:p>
    <w:p w14:paraId="3C60126E" w14:textId="37EB8B1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89" w:history="1">
        <w:r w:rsidRPr="008A1B3B">
          <w:rPr>
            <w:rStyle w:val="Hyperlink"/>
            <w:noProof/>
          </w:rPr>
          <w:t>3.4.4.1.2</w:t>
        </w:r>
        <w:r>
          <w:rPr>
            <w:rFonts w:asciiTheme="minorHAnsi" w:eastAsiaTheme="minorEastAsia" w:hAnsiTheme="minorHAnsi" w:cstheme="minorBidi"/>
            <w:noProof/>
            <w:kern w:val="2"/>
            <w14:ligatures w14:val="standardContextual"/>
          </w:rPr>
          <w:tab/>
        </w:r>
        <w:r w:rsidRPr="008A1B3B">
          <w:rPr>
            <w:rStyle w:val="Hyperlink"/>
            <w:noProof/>
          </w:rPr>
          <w:t>PCD-04 Report Alert (ORU^R40^ORU_R40) static definition</w:t>
        </w:r>
        <w:r>
          <w:rPr>
            <w:noProof/>
            <w:webHidden/>
          </w:rPr>
          <w:tab/>
        </w:r>
        <w:r>
          <w:rPr>
            <w:noProof/>
            <w:webHidden/>
          </w:rPr>
          <w:fldChar w:fldCharType="begin"/>
        </w:r>
        <w:r>
          <w:rPr>
            <w:noProof/>
            <w:webHidden/>
          </w:rPr>
          <w:instrText xml:space="preserve"> PAGEREF _Toc214889689 \h </w:instrText>
        </w:r>
        <w:r>
          <w:rPr>
            <w:noProof/>
            <w:webHidden/>
          </w:rPr>
        </w:r>
        <w:r>
          <w:rPr>
            <w:noProof/>
            <w:webHidden/>
          </w:rPr>
          <w:fldChar w:fldCharType="separate"/>
        </w:r>
        <w:r>
          <w:rPr>
            <w:noProof/>
            <w:webHidden/>
          </w:rPr>
          <w:t>52</w:t>
        </w:r>
        <w:r>
          <w:rPr>
            <w:noProof/>
            <w:webHidden/>
          </w:rPr>
          <w:fldChar w:fldCharType="end"/>
        </w:r>
      </w:hyperlink>
    </w:p>
    <w:p w14:paraId="4CAFD83B" w14:textId="7796464A"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90" w:history="1">
        <w:r w:rsidRPr="008A1B3B">
          <w:rPr>
            <w:rStyle w:val="Hyperlink"/>
            <w:noProof/>
          </w:rPr>
          <w:t>3.4.4.1.3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_Toc214889690 \h </w:instrText>
        </w:r>
        <w:r>
          <w:rPr>
            <w:noProof/>
            <w:webHidden/>
          </w:rPr>
        </w:r>
        <w:r>
          <w:rPr>
            <w:noProof/>
            <w:webHidden/>
          </w:rPr>
          <w:fldChar w:fldCharType="separate"/>
        </w:r>
        <w:r>
          <w:rPr>
            <w:noProof/>
            <w:webHidden/>
          </w:rPr>
          <w:t>54</w:t>
        </w:r>
        <w:r>
          <w:rPr>
            <w:noProof/>
            <w:webHidden/>
          </w:rPr>
          <w:fldChar w:fldCharType="end"/>
        </w:r>
      </w:hyperlink>
    </w:p>
    <w:p w14:paraId="11073A36" w14:textId="14FFA4A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91" w:history="1">
        <w:r w:rsidRPr="008A1B3B">
          <w:rPr>
            <w:rStyle w:val="Hyperlink"/>
            <w:noProof/>
          </w:rPr>
          <w:t>3.4.4.1.4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_Toc214889691 \h </w:instrText>
        </w:r>
        <w:r>
          <w:rPr>
            <w:noProof/>
            <w:webHidden/>
          </w:rPr>
        </w:r>
        <w:r>
          <w:rPr>
            <w:noProof/>
            <w:webHidden/>
          </w:rPr>
          <w:fldChar w:fldCharType="separate"/>
        </w:r>
        <w:r>
          <w:rPr>
            <w:noProof/>
            <w:webHidden/>
          </w:rPr>
          <w:t>54</w:t>
        </w:r>
        <w:r>
          <w:rPr>
            <w:noProof/>
            <w:webHidden/>
          </w:rPr>
          <w:fldChar w:fldCharType="end"/>
        </w:r>
      </w:hyperlink>
    </w:p>
    <w:p w14:paraId="5D50D6DF" w14:textId="45D5E68B"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92" w:history="1">
        <w:r w:rsidRPr="008A1B3B">
          <w:rPr>
            <w:rStyle w:val="Hyperlink"/>
            <w:noProof/>
          </w:rPr>
          <w:t>3.4.4.1.5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_Toc214889692 \h </w:instrText>
        </w:r>
        <w:r>
          <w:rPr>
            <w:noProof/>
            <w:webHidden/>
          </w:rPr>
        </w:r>
        <w:r>
          <w:rPr>
            <w:noProof/>
            <w:webHidden/>
          </w:rPr>
          <w:fldChar w:fldCharType="separate"/>
        </w:r>
        <w:r>
          <w:rPr>
            <w:noProof/>
            <w:webHidden/>
          </w:rPr>
          <w:t>55</w:t>
        </w:r>
        <w:r>
          <w:rPr>
            <w:noProof/>
            <w:webHidden/>
          </w:rPr>
          <w:fldChar w:fldCharType="end"/>
        </w:r>
      </w:hyperlink>
    </w:p>
    <w:p w14:paraId="01501E21" w14:textId="50DDD5E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693" w:history="1">
        <w:r w:rsidRPr="008A1B3B">
          <w:rPr>
            <w:rStyle w:val="Hyperlink"/>
            <w:noProof/>
          </w:rPr>
          <w:t>3.4.4.1.6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_Toc214889693 \h </w:instrText>
        </w:r>
        <w:r>
          <w:rPr>
            <w:noProof/>
            <w:webHidden/>
          </w:rPr>
        </w:r>
        <w:r>
          <w:rPr>
            <w:noProof/>
            <w:webHidden/>
          </w:rPr>
          <w:fldChar w:fldCharType="separate"/>
        </w:r>
        <w:r>
          <w:rPr>
            <w:noProof/>
            <w:webHidden/>
          </w:rPr>
          <w:t>55</w:t>
        </w:r>
        <w:r>
          <w:rPr>
            <w:noProof/>
            <w:webHidden/>
          </w:rPr>
          <w:fldChar w:fldCharType="end"/>
        </w:r>
      </w:hyperlink>
    </w:p>
    <w:p w14:paraId="79A087CA" w14:textId="526C3A84"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694" w:history="1">
        <w:r w:rsidRPr="008A1B3B">
          <w:rPr>
            <w:rStyle w:val="Hyperlink"/>
            <w:noProof/>
          </w:rPr>
          <w:t>3.5</w:t>
        </w:r>
        <w:r>
          <w:rPr>
            <w:rFonts w:asciiTheme="minorHAnsi" w:eastAsiaTheme="minorEastAsia" w:hAnsiTheme="minorHAnsi" w:cstheme="minorBidi"/>
            <w:noProof/>
            <w:kern w:val="2"/>
            <w14:ligatures w14:val="standardContextual"/>
          </w:rPr>
          <w:tab/>
        </w:r>
        <w:r w:rsidRPr="008A1B3B">
          <w:rPr>
            <w:rStyle w:val="Hyperlink"/>
            <w:noProof/>
          </w:rPr>
          <w:t>Report Alert Status [PCD-05]</w:t>
        </w:r>
        <w:r>
          <w:rPr>
            <w:noProof/>
            <w:webHidden/>
          </w:rPr>
          <w:tab/>
        </w:r>
        <w:r>
          <w:rPr>
            <w:noProof/>
            <w:webHidden/>
          </w:rPr>
          <w:fldChar w:fldCharType="begin"/>
        </w:r>
        <w:r>
          <w:rPr>
            <w:noProof/>
            <w:webHidden/>
          </w:rPr>
          <w:instrText xml:space="preserve"> PAGEREF _Toc214889694 \h </w:instrText>
        </w:r>
        <w:r>
          <w:rPr>
            <w:noProof/>
            <w:webHidden/>
          </w:rPr>
        </w:r>
        <w:r>
          <w:rPr>
            <w:noProof/>
            <w:webHidden/>
          </w:rPr>
          <w:fldChar w:fldCharType="separate"/>
        </w:r>
        <w:r>
          <w:rPr>
            <w:noProof/>
            <w:webHidden/>
          </w:rPr>
          <w:t>56</w:t>
        </w:r>
        <w:r>
          <w:rPr>
            <w:noProof/>
            <w:webHidden/>
          </w:rPr>
          <w:fldChar w:fldCharType="end"/>
        </w:r>
      </w:hyperlink>
    </w:p>
    <w:p w14:paraId="1E864C3E" w14:textId="30BD2FAC"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95" w:history="1">
        <w:r w:rsidRPr="008A1B3B">
          <w:rPr>
            <w:rStyle w:val="Hyperlink"/>
            <w:noProof/>
          </w:rPr>
          <w:t>3.5.1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_Toc214889695 \h </w:instrText>
        </w:r>
        <w:r>
          <w:rPr>
            <w:noProof/>
            <w:webHidden/>
          </w:rPr>
        </w:r>
        <w:r>
          <w:rPr>
            <w:noProof/>
            <w:webHidden/>
          </w:rPr>
          <w:fldChar w:fldCharType="separate"/>
        </w:r>
        <w:r>
          <w:rPr>
            <w:noProof/>
            <w:webHidden/>
          </w:rPr>
          <w:t>56</w:t>
        </w:r>
        <w:r>
          <w:rPr>
            <w:noProof/>
            <w:webHidden/>
          </w:rPr>
          <w:fldChar w:fldCharType="end"/>
        </w:r>
      </w:hyperlink>
    </w:p>
    <w:p w14:paraId="2127AF48" w14:textId="314A14ED"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96" w:history="1">
        <w:r w:rsidRPr="008A1B3B">
          <w:rPr>
            <w:rStyle w:val="Hyperlink"/>
            <w:noProof/>
          </w:rPr>
          <w:t>3.5.2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_Toc214889696 \h </w:instrText>
        </w:r>
        <w:r>
          <w:rPr>
            <w:noProof/>
            <w:webHidden/>
          </w:rPr>
        </w:r>
        <w:r>
          <w:rPr>
            <w:noProof/>
            <w:webHidden/>
          </w:rPr>
          <w:fldChar w:fldCharType="separate"/>
        </w:r>
        <w:r>
          <w:rPr>
            <w:noProof/>
            <w:webHidden/>
          </w:rPr>
          <w:t>56</w:t>
        </w:r>
        <w:r>
          <w:rPr>
            <w:noProof/>
            <w:webHidden/>
          </w:rPr>
          <w:fldChar w:fldCharType="end"/>
        </w:r>
      </w:hyperlink>
    </w:p>
    <w:p w14:paraId="0A7C1EF2" w14:textId="774DBF13"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97" w:history="1">
        <w:r w:rsidRPr="008A1B3B">
          <w:rPr>
            <w:rStyle w:val="Hyperlink"/>
            <w:noProof/>
          </w:rPr>
          <w:t>3.5.3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_Toc214889697 \h </w:instrText>
        </w:r>
        <w:r>
          <w:rPr>
            <w:noProof/>
            <w:webHidden/>
          </w:rPr>
        </w:r>
        <w:r>
          <w:rPr>
            <w:noProof/>
            <w:webHidden/>
          </w:rPr>
          <w:fldChar w:fldCharType="separate"/>
        </w:r>
        <w:r>
          <w:rPr>
            <w:noProof/>
            <w:webHidden/>
          </w:rPr>
          <w:t>56</w:t>
        </w:r>
        <w:r>
          <w:rPr>
            <w:noProof/>
            <w:webHidden/>
          </w:rPr>
          <w:fldChar w:fldCharType="end"/>
        </w:r>
      </w:hyperlink>
    </w:p>
    <w:p w14:paraId="56BBEFD2" w14:textId="5CB7E4D3"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698" w:history="1">
        <w:r w:rsidRPr="008A1B3B">
          <w:rPr>
            <w:rStyle w:val="Hyperlink"/>
            <w:noProof/>
          </w:rPr>
          <w:t>3.5.4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_Toc214889698 \h </w:instrText>
        </w:r>
        <w:r>
          <w:rPr>
            <w:noProof/>
            <w:webHidden/>
          </w:rPr>
        </w:r>
        <w:r>
          <w:rPr>
            <w:noProof/>
            <w:webHidden/>
          </w:rPr>
          <w:fldChar w:fldCharType="separate"/>
        </w:r>
        <w:r>
          <w:rPr>
            <w:noProof/>
            <w:webHidden/>
          </w:rPr>
          <w:t>56</w:t>
        </w:r>
        <w:r>
          <w:rPr>
            <w:noProof/>
            <w:webHidden/>
          </w:rPr>
          <w:fldChar w:fldCharType="end"/>
        </w:r>
      </w:hyperlink>
    </w:p>
    <w:p w14:paraId="02EC3731" w14:textId="42906FA2"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699" w:history="1">
        <w:r w:rsidRPr="008A1B3B">
          <w:rPr>
            <w:rStyle w:val="Hyperlink"/>
            <w:noProof/>
          </w:rPr>
          <w:t>3.5.4.1</w:t>
        </w:r>
        <w:r>
          <w:rPr>
            <w:rFonts w:asciiTheme="minorHAnsi" w:eastAsiaTheme="minorEastAsia" w:hAnsiTheme="minorHAnsi" w:cstheme="minorBidi"/>
            <w:noProof/>
            <w:kern w:val="2"/>
            <w14:ligatures w14:val="standardContextual"/>
          </w:rPr>
          <w:tab/>
        </w:r>
        <w:r w:rsidRPr="008A1B3B">
          <w:rPr>
            <w:rStyle w:val="Hyperlink"/>
            <w:noProof/>
          </w:rPr>
          <w:t>Alert Manager status updates to Alert Reporter</w:t>
        </w:r>
        <w:r>
          <w:rPr>
            <w:noProof/>
            <w:webHidden/>
          </w:rPr>
          <w:tab/>
        </w:r>
        <w:r>
          <w:rPr>
            <w:noProof/>
            <w:webHidden/>
          </w:rPr>
          <w:fldChar w:fldCharType="begin"/>
        </w:r>
        <w:r>
          <w:rPr>
            <w:noProof/>
            <w:webHidden/>
          </w:rPr>
          <w:instrText xml:space="preserve"> PAGEREF _Toc214889699 \h </w:instrText>
        </w:r>
        <w:r>
          <w:rPr>
            <w:noProof/>
            <w:webHidden/>
          </w:rPr>
        </w:r>
        <w:r>
          <w:rPr>
            <w:noProof/>
            <w:webHidden/>
          </w:rPr>
          <w:fldChar w:fldCharType="separate"/>
        </w:r>
        <w:r>
          <w:rPr>
            <w:noProof/>
            <w:webHidden/>
          </w:rPr>
          <w:t>57</w:t>
        </w:r>
        <w:r>
          <w:rPr>
            <w:noProof/>
            <w:webHidden/>
          </w:rPr>
          <w:fldChar w:fldCharType="end"/>
        </w:r>
      </w:hyperlink>
    </w:p>
    <w:p w14:paraId="3B0DF57E" w14:textId="2E3A3BF1"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0" w:history="1">
        <w:r w:rsidRPr="008A1B3B">
          <w:rPr>
            <w:rStyle w:val="Hyperlink"/>
            <w:noProof/>
          </w:rPr>
          <w:t>3.5.4.1.1</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_Toc214889700 \h </w:instrText>
        </w:r>
        <w:r>
          <w:rPr>
            <w:noProof/>
            <w:webHidden/>
          </w:rPr>
        </w:r>
        <w:r>
          <w:rPr>
            <w:noProof/>
            <w:webHidden/>
          </w:rPr>
          <w:fldChar w:fldCharType="separate"/>
        </w:r>
        <w:r>
          <w:rPr>
            <w:noProof/>
            <w:webHidden/>
          </w:rPr>
          <w:t>57</w:t>
        </w:r>
        <w:r>
          <w:rPr>
            <w:noProof/>
            <w:webHidden/>
          </w:rPr>
          <w:fldChar w:fldCharType="end"/>
        </w:r>
      </w:hyperlink>
    </w:p>
    <w:p w14:paraId="218FC070" w14:textId="0F2198A4"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1" w:history="1">
        <w:r w:rsidRPr="008A1B3B">
          <w:rPr>
            <w:rStyle w:val="Hyperlink"/>
            <w:noProof/>
          </w:rPr>
          <w:t>3.5.4.1.2</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_Toc214889701 \h </w:instrText>
        </w:r>
        <w:r>
          <w:rPr>
            <w:noProof/>
            <w:webHidden/>
          </w:rPr>
        </w:r>
        <w:r>
          <w:rPr>
            <w:noProof/>
            <w:webHidden/>
          </w:rPr>
          <w:fldChar w:fldCharType="separate"/>
        </w:r>
        <w:r>
          <w:rPr>
            <w:noProof/>
            <w:webHidden/>
          </w:rPr>
          <w:t>57</w:t>
        </w:r>
        <w:r>
          <w:rPr>
            <w:noProof/>
            <w:webHidden/>
          </w:rPr>
          <w:fldChar w:fldCharType="end"/>
        </w:r>
      </w:hyperlink>
    </w:p>
    <w:p w14:paraId="22D6551E" w14:textId="17DB80D4"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2" w:history="1">
        <w:r w:rsidRPr="008A1B3B">
          <w:rPr>
            <w:rStyle w:val="Hyperlink"/>
            <w:noProof/>
          </w:rPr>
          <w:t>3.5.4.1.3</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_Toc214889702 \h </w:instrText>
        </w:r>
        <w:r>
          <w:rPr>
            <w:noProof/>
            <w:webHidden/>
          </w:rPr>
        </w:r>
        <w:r>
          <w:rPr>
            <w:noProof/>
            <w:webHidden/>
          </w:rPr>
          <w:fldChar w:fldCharType="separate"/>
        </w:r>
        <w:r>
          <w:rPr>
            <w:noProof/>
            <w:webHidden/>
          </w:rPr>
          <w:t>58</w:t>
        </w:r>
        <w:r>
          <w:rPr>
            <w:noProof/>
            <w:webHidden/>
          </w:rPr>
          <w:fldChar w:fldCharType="end"/>
        </w:r>
      </w:hyperlink>
    </w:p>
    <w:p w14:paraId="138C1DDE" w14:textId="5E58FB26"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3" w:history="1">
        <w:r w:rsidRPr="008A1B3B">
          <w:rPr>
            <w:rStyle w:val="Hyperlink"/>
            <w:noProof/>
          </w:rPr>
          <w:t>3.5.4.1.4</w:t>
        </w:r>
        <w:r>
          <w:rPr>
            <w:rFonts w:asciiTheme="minorHAnsi" w:eastAsiaTheme="minorEastAsia" w:hAnsiTheme="minorHAnsi" w:cstheme="minorBidi"/>
            <w:noProof/>
            <w:kern w:val="2"/>
            <w14:ligatures w14:val="standardContextual"/>
          </w:rPr>
          <w:tab/>
        </w:r>
        <w:r w:rsidRPr="008A1B3B">
          <w:rPr>
            <w:rStyle w:val="Hyperlink"/>
            <w:noProof/>
          </w:rPr>
          <w:t>PCD-05 Report Alert Status (ORA^R41^ORA_R41) static definition</w:t>
        </w:r>
        <w:r>
          <w:rPr>
            <w:noProof/>
            <w:webHidden/>
          </w:rPr>
          <w:tab/>
        </w:r>
        <w:r>
          <w:rPr>
            <w:noProof/>
            <w:webHidden/>
          </w:rPr>
          <w:fldChar w:fldCharType="begin"/>
        </w:r>
        <w:r>
          <w:rPr>
            <w:noProof/>
            <w:webHidden/>
          </w:rPr>
          <w:instrText xml:space="preserve"> PAGEREF _Toc214889703 \h </w:instrText>
        </w:r>
        <w:r>
          <w:rPr>
            <w:noProof/>
            <w:webHidden/>
          </w:rPr>
        </w:r>
        <w:r>
          <w:rPr>
            <w:noProof/>
            <w:webHidden/>
          </w:rPr>
          <w:fldChar w:fldCharType="separate"/>
        </w:r>
        <w:r>
          <w:rPr>
            <w:noProof/>
            <w:webHidden/>
          </w:rPr>
          <w:t>58</w:t>
        </w:r>
        <w:r>
          <w:rPr>
            <w:noProof/>
            <w:webHidden/>
          </w:rPr>
          <w:fldChar w:fldCharType="end"/>
        </w:r>
      </w:hyperlink>
    </w:p>
    <w:p w14:paraId="01628972" w14:textId="3E4AFF9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4" w:history="1">
        <w:r w:rsidRPr="008A1B3B">
          <w:rPr>
            <w:rStyle w:val="Hyperlink"/>
            <w:noProof/>
          </w:rPr>
          <w:t>3.5.4.1.5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_Toc214889704 \h </w:instrText>
        </w:r>
        <w:r>
          <w:rPr>
            <w:noProof/>
            <w:webHidden/>
          </w:rPr>
        </w:r>
        <w:r>
          <w:rPr>
            <w:noProof/>
            <w:webHidden/>
          </w:rPr>
          <w:fldChar w:fldCharType="separate"/>
        </w:r>
        <w:r>
          <w:rPr>
            <w:noProof/>
            <w:webHidden/>
          </w:rPr>
          <w:t>60</w:t>
        </w:r>
        <w:r>
          <w:rPr>
            <w:noProof/>
            <w:webHidden/>
          </w:rPr>
          <w:fldChar w:fldCharType="end"/>
        </w:r>
      </w:hyperlink>
    </w:p>
    <w:p w14:paraId="3C3F8BF1" w14:textId="606C77D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05" w:history="1">
        <w:r w:rsidRPr="008A1B3B">
          <w:rPr>
            <w:rStyle w:val="Hyperlink"/>
            <w:noProof/>
          </w:rPr>
          <w:t>3.5.4.1.6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_Toc214889705 \h </w:instrText>
        </w:r>
        <w:r>
          <w:rPr>
            <w:noProof/>
            <w:webHidden/>
          </w:rPr>
        </w:r>
        <w:r>
          <w:rPr>
            <w:noProof/>
            <w:webHidden/>
          </w:rPr>
          <w:fldChar w:fldCharType="separate"/>
        </w:r>
        <w:r>
          <w:rPr>
            <w:noProof/>
            <w:webHidden/>
          </w:rPr>
          <w:t>62</w:t>
        </w:r>
        <w:r>
          <w:rPr>
            <w:noProof/>
            <w:webHidden/>
          </w:rPr>
          <w:fldChar w:fldCharType="end"/>
        </w:r>
      </w:hyperlink>
    </w:p>
    <w:p w14:paraId="6CE878DC" w14:textId="61878E0D"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706" w:history="1">
        <w:r w:rsidRPr="008A1B3B">
          <w:rPr>
            <w:rStyle w:val="Hyperlink"/>
            <w:noProof/>
          </w:rPr>
          <w:t>3.6</w:t>
        </w:r>
        <w:r>
          <w:rPr>
            <w:rFonts w:asciiTheme="minorHAnsi" w:eastAsiaTheme="minorEastAsia" w:hAnsiTheme="minorHAnsi" w:cstheme="minorBidi"/>
            <w:noProof/>
            <w:kern w:val="2"/>
            <w14:ligatures w14:val="standardContextual"/>
          </w:rPr>
          <w:tab/>
        </w:r>
        <w:r w:rsidRPr="008A1B3B">
          <w:rPr>
            <w:rStyle w:val="Hyperlink"/>
            <w:noProof/>
          </w:rPr>
          <w:t>Disseminate Alert [PCD-06]</w:t>
        </w:r>
        <w:r>
          <w:rPr>
            <w:noProof/>
            <w:webHidden/>
          </w:rPr>
          <w:tab/>
        </w:r>
        <w:r>
          <w:rPr>
            <w:noProof/>
            <w:webHidden/>
          </w:rPr>
          <w:fldChar w:fldCharType="begin"/>
        </w:r>
        <w:r>
          <w:rPr>
            <w:noProof/>
            <w:webHidden/>
          </w:rPr>
          <w:instrText xml:space="preserve"> PAGEREF _Toc214889706 \h </w:instrText>
        </w:r>
        <w:r>
          <w:rPr>
            <w:noProof/>
            <w:webHidden/>
          </w:rPr>
        </w:r>
        <w:r>
          <w:rPr>
            <w:noProof/>
            <w:webHidden/>
          </w:rPr>
          <w:fldChar w:fldCharType="separate"/>
        </w:r>
        <w:r>
          <w:rPr>
            <w:noProof/>
            <w:webHidden/>
          </w:rPr>
          <w:t>62</w:t>
        </w:r>
        <w:r>
          <w:rPr>
            <w:noProof/>
            <w:webHidden/>
          </w:rPr>
          <w:fldChar w:fldCharType="end"/>
        </w:r>
      </w:hyperlink>
    </w:p>
    <w:p w14:paraId="2D719333" w14:textId="3E001E1A"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07" w:history="1">
        <w:r w:rsidRPr="008A1B3B">
          <w:rPr>
            <w:rStyle w:val="Hyperlink"/>
            <w:noProof/>
          </w:rPr>
          <w:t>3.6.1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_Toc214889707 \h </w:instrText>
        </w:r>
        <w:r>
          <w:rPr>
            <w:noProof/>
            <w:webHidden/>
          </w:rPr>
        </w:r>
        <w:r>
          <w:rPr>
            <w:noProof/>
            <w:webHidden/>
          </w:rPr>
          <w:fldChar w:fldCharType="separate"/>
        </w:r>
        <w:r>
          <w:rPr>
            <w:noProof/>
            <w:webHidden/>
          </w:rPr>
          <w:t>62</w:t>
        </w:r>
        <w:r>
          <w:rPr>
            <w:noProof/>
            <w:webHidden/>
          </w:rPr>
          <w:fldChar w:fldCharType="end"/>
        </w:r>
      </w:hyperlink>
    </w:p>
    <w:p w14:paraId="7928C7FE" w14:textId="11DEBD8A"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08" w:history="1">
        <w:r w:rsidRPr="008A1B3B">
          <w:rPr>
            <w:rStyle w:val="Hyperlink"/>
            <w:noProof/>
          </w:rPr>
          <w:t>3.6.2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_Toc214889708 \h </w:instrText>
        </w:r>
        <w:r>
          <w:rPr>
            <w:noProof/>
            <w:webHidden/>
          </w:rPr>
        </w:r>
        <w:r>
          <w:rPr>
            <w:noProof/>
            <w:webHidden/>
          </w:rPr>
          <w:fldChar w:fldCharType="separate"/>
        </w:r>
        <w:r>
          <w:rPr>
            <w:noProof/>
            <w:webHidden/>
          </w:rPr>
          <w:t>62</w:t>
        </w:r>
        <w:r>
          <w:rPr>
            <w:noProof/>
            <w:webHidden/>
          </w:rPr>
          <w:fldChar w:fldCharType="end"/>
        </w:r>
      </w:hyperlink>
    </w:p>
    <w:p w14:paraId="2C8D4B84" w14:textId="6A6E6DCD"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09" w:history="1">
        <w:r w:rsidRPr="008A1B3B">
          <w:rPr>
            <w:rStyle w:val="Hyperlink"/>
            <w:noProof/>
          </w:rPr>
          <w:t>3.6.3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_Toc214889709 \h </w:instrText>
        </w:r>
        <w:r>
          <w:rPr>
            <w:noProof/>
            <w:webHidden/>
          </w:rPr>
        </w:r>
        <w:r>
          <w:rPr>
            <w:noProof/>
            <w:webHidden/>
          </w:rPr>
          <w:fldChar w:fldCharType="separate"/>
        </w:r>
        <w:r>
          <w:rPr>
            <w:noProof/>
            <w:webHidden/>
          </w:rPr>
          <w:t>63</w:t>
        </w:r>
        <w:r>
          <w:rPr>
            <w:noProof/>
            <w:webHidden/>
          </w:rPr>
          <w:fldChar w:fldCharType="end"/>
        </w:r>
      </w:hyperlink>
    </w:p>
    <w:p w14:paraId="4396E4B0" w14:textId="6162AD12"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10" w:history="1">
        <w:r w:rsidRPr="008A1B3B">
          <w:rPr>
            <w:rStyle w:val="Hyperlink"/>
            <w:noProof/>
          </w:rPr>
          <w:t>3.6.4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_Toc214889710 \h </w:instrText>
        </w:r>
        <w:r>
          <w:rPr>
            <w:noProof/>
            <w:webHidden/>
          </w:rPr>
        </w:r>
        <w:r>
          <w:rPr>
            <w:noProof/>
            <w:webHidden/>
          </w:rPr>
          <w:fldChar w:fldCharType="separate"/>
        </w:r>
        <w:r>
          <w:rPr>
            <w:noProof/>
            <w:webHidden/>
          </w:rPr>
          <w:t>63</w:t>
        </w:r>
        <w:r>
          <w:rPr>
            <w:noProof/>
            <w:webHidden/>
          </w:rPr>
          <w:fldChar w:fldCharType="end"/>
        </w:r>
      </w:hyperlink>
    </w:p>
    <w:p w14:paraId="0ED016B2" w14:textId="2354398C"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711" w:history="1">
        <w:r w:rsidRPr="008A1B3B">
          <w:rPr>
            <w:rStyle w:val="Hyperlink"/>
            <w:noProof/>
          </w:rPr>
          <w:t>3.6.4.1</w:t>
        </w:r>
        <w:r>
          <w:rPr>
            <w:rFonts w:asciiTheme="minorHAnsi" w:eastAsiaTheme="minorEastAsia" w:hAnsiTheme="minorHAnsi" w:cstheme="minorBidi"/>
            <w:noProof/>
            <w:kern w:val="2"/>
            <w14:ligatures w14:val="standardContextual"/>
          </w:rPr>
          <w:tab/>
        </w:r>
        <w:r w:rsidRPr="008A1B3B">
          <w:rPr>
            <w:rStyle w:val="Hyperlink"/>
            <w:noProof/>
          </w:rPr>
          <w:t>Alert Manager disseminate alert to Alert Communicator</w:t>
        </w:r>
        <w:r>
          <w:rPr>
            <w:noProof/>
            <w:webHidden/>
          </w:rPr>
          <w:tab/>
        </w:r>
        <w:r>
          <w:rPr>
            <w:noProof/>
            <w:webHidden/>
          </w:rPr>
          <w:fldChar w:fldCharType="begin"/>
        </w:r>
        <w:r>
          <w:rPr>
            <w:noProof/>
            <w:webHidden/>
          </w:rPr>
          <w:instrText xml:space="preserve"> PAGEREF _Toc214889711 \h </w:instrText>
        </w:r>
        <w:r>
          <w:rPr>
            <w:noProof/>
            <w:webHidden/>
          </w:rPr>
        </w:r>
        <w:r>
          <w:rPr>
            <w:noProof/>
            <w:webHidden/>
          </w:rPr>
          <w:fldChar w:fldCharType="separate"/>
        </w:r>
        <w:r>
          <w:rPr>
            <w:noProof/>
            <w:webHidden/>
          </w:rPr>
          <w:t>63</w:t>
        </w:r>
        <w:r>
          <w:rPr>
            <w:noProof/>
            <w:webHidden/>
          </w:rPr>
          <w:fldChar w:fldCharType="end"/>
        </w:r>
      </w:hyperlink>
    </w:p>
    <w:p w14:paraId="60036D93" w14:textId="6C987B49"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2" w:history="1">
        <w:r w:rsidRPr="008A1B3B">
          <w:rPr>
            <w:rStyle w:val="Hyperlink"/>
            <w:noProof/>
          </w:rPr>
          <w:t>3.6.4.1.1</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_Toc214889712 \h </w:instrText>
        </w:r>
        <w:r>
          <w:rPr>
            <w:noProof/>
            <w:webHidden/>
          </w:rPr>
        </w:r>
        <w:r>
          <w:rPr>
            <w:noProof/>
            <w:webHidden/>
          </w:rPr>
          <w:fldChar w:fldCharType="separate"/>
        </w:r>
        <w:r>
          <w:rPr>
            <w:noProof/>
            <w:webHidden/>
          </w:rPr>
          <w:t>63</w:t>
        </w:r>
        <w:r>
          <w:rPr>
            <w:noProof/>
            <w:webHidden/>
          </w:rPr>
          <w:fldChar w:fldCharType="end"/>
        </w:r>
      </w:hyperlink>
    </w:p>
    <w:p w14:paraId="7E8F821B" w14:textId="19B7E857"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3" w:history="1">
        <w:r w:rsidRPr="008A1B3B">
          <w:rPr>
            <w:rStyle w:val="Hyperlink"/>
            <w:noProof/>
          </w:rPr>
          <w:t>3.6.4.1.2</w:t>
        </w:r>
        <w:r>
          <w:rPr>
            <w:rFonts w:asciiTheme="minorHAnsi" w:eastAsiaTheme="minorEastAsia" w:hAnsiTheme="minorHAnsi" w:cstheme="minorBidi"/>
            <w:noProof/>
            <w:kern w:val="2"/>
            <w14:ligatures w14:val="standardContextual"/>
          </w:rPr>
          <w:tab/>
        </w:r>
        <w:r w:rsidRPr="008A1B3B">
          <w:rPr>
            <w:rStyle w:val="Hyperlink"/>
            <w:noProof/>
          </w:rPr>
          <w:t>PCD-06 Disseminate Alert static definition</w:t>
        </w:r>
        <w:r>
          <w:rPr>
            <w:noProof/>
            <w:webHidden/>
          </w:rPr>
          <w:tab/>
        </w:r>
        <w:r>
          <w:rPr>
            <w:noProof/>
            <w:webHidden/>
          </w:rPr>
          <w:fldChar w:fldCharType="begin"/>
        </w:r>
        <w:r>
          <w:rPr>
            <w:noProof/>
            <w:webHidden/>
          </w:rPr>
          <w:instrText xml:space="preserve"> PAGEREF _Toc214889713 \h </w:instrText>
        </w:r>
        <w:r>
          <w:rPr>
            <w:noProof/>
            <w:webHidden/>
          </w:rPr>
        </w:r>
        <w:r>
          <w:rPr>
            <w:noProof/>
            <w:webHidden/>
          </w:rPr>
          <w:fldChar w:fldCharType="separate"/>
        </w:r>
        <w:r>
          <w:rPr>
            <w:noProof/>
            <w:webHidden/>
          </w:rPr>
          <w:t>63</w:t>
        </w:r>
        <w:r>
          <w:rPr>
            <w:noProof/>
            <w:webHidden/>
          </w:rPr>
          <w:fldChar w:fldCharType="end"/>
        </w:r>
      </w:hyperlink>
    </w:p>
    <w:p w14:paraId="627F409D" w14:textId="55A062BD"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4" w:history="1">
        <w:r w:rsidRPr="008A1B3B">
          <w:rPr>
            <w:rStyle w:val="Hyperlink"/>
            <w:noProof/>
          </w:rPr>
          <w:t>3.6.4.1.3</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_Toc214889714 \h </w:instrText>
        </w:r>
        <w:r>
          <w:rPr>
            <w:noProof/>
            <w:webHidden/>
          </w:rPr>
        </w:r>
        <w:r>
          <w:rPr>
            <w:noProof/>
            <w:webHidden/>
          </w:rPr>
          <w:fldChar w:fldCharType="separate"/>
        </w:r>
        <w:r>
          <w:rPr>
            <w:noProof/>
            <w:webHidden/>
          </w:rPr>
          <w:t>64</w:t>
        </w:r>
        <w:r>
          <w:rPr>
            <w:noProof/>
            <w:webHidden/>
          </w:rPr>
          <w:fldChar w:fldCharType="end"/>
        </w:r>
      </w:hyperlink>
    </w:p>
    <w:p w14:paraId="46DEBC26" w14:textId="590335BA"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5" w:history="1">
        <w:r w:rsidRPr="008A1B3B">
          <w:rPr>
            <w:rStyle w:val="Hyperlink"/>
            <w:noProof/>
          </w:rPr>
          <w:t>3.6.4.1.4</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_Toc214889715 \h </w:instrText>
        </w:r>
        <w:r>
          <w:rPr>
            <w:noProof/>
            <w:webHidden/>
          </w:rPr>
        </w:r>
        <w:r>
          <w:rPr>
            <w:noProof/>
            <w:webHidden/>
          </w:rPr>
          <w:fldChar w:fldCharType="separate"/>
        </w:r>
        <w:r>
          <w:rPr>
            <w:noProof/>
            <w:webHidden/>
          </w:rPr>
          <w:t>64</w:t>
        </w:r>
        <w:r>
          <w:rPr>
            <w:noProof/>
            <w:webHidden/>
          </w:rPr>
          <w:fldChar w:fldCharType="end"/>
        </w:r>
      </w:hyperlink>
    </w:p>
    <w:p w14:paraId="69E4D3F8" w14:textId="54F4526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6" w:history="1">
        <w:r w:rsidRPr="008A1B3B">
          <w:rPr>
            <w:rStyle w:val="Hyperlink"/>
            <w:noProof/>
          </w:rPr>
          <w:t>3.6.4.1.5</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_Toc214889716 \h </w:instrText>
        </w:r>
        <w:r>
          <w:rPr>
            <w:noProof/>
            <w:webHidden/>
          </w:rPr>
        </w:r>
        <w:r>
          <w:rPr>
            <w:noProof/>
            <w:webHidden/>
          </w:rPr>
          <w:fldChar w:fldCharType="separate"/>
        </w:r>
        <w:r>
          <w:rPr>
            <w:noProof/>
            <w:webHidden/>
          </w:rPr>
          <w:t>64</w:t>
        </w:r>
        <w:r>
          <w:rPr>
            <w:noProof/>
            <w:webHidden/>
          </w:rPr>
          <w:fldChar w:fldCharType="end"/>
        </w:r>
      </w:hyperlink>
    </w:p>
    <w:p w14:paraId="0AA4CCF4" w14:textId="07F3FEB2"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17" w:history="1">
        <w:r w:rsidRPr="008A1B3B">
          <w:rPr>
            <w:rStyle w:val="Hyperlink"/>
            <w:noProof/>
          </w:rPr>
          <w:t>3.6.4.1.6</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_Toc214889717 \h </w:instrText>
        </w:r>
        <w:r>
          <w:rPr>
            <w:noProof/>
            <w:webHidden/>
          </w:rPr>
        </w:r>
        <w:r>
          <w:rPr>
            <w:noProof/>
            <w:webHidden/>
          </w:rPr>
          <w:fldChar w:fldCharType="separate"/>
        </w:r>
        <w:r>
          <w:rPr>
            <w:noProof/>
            <w:webHidden/>
          </w:rPr>
          <w:t>65</w:t>
        </w:r>
        <w:r>
          <w:rPr>
            <w:noProof/>
            <w:webHidden/>
          </w:rPr>
          <w:fldChar w:fldCharType="end"/>
        </w:r>
      </w:hyperlink>
    </w:p>
    <w:p w14:paraId="6F5769C8" w14:textId="3578F093"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718" w:history="1">
        <w:r w:rsidRPr="008A1B3B">
          <w:rPr>
            <w:rStyle w:val="Hyperlink"/>
            <w:noProof/>
          </w:rPr>
          <w:t>3.7</w:t>
        </w:r>
        <w:r>
          <w:rPr>
            <w:rFonts w:asciiTheme="minorHAnsi" w:eastAsiaTheme="minorEastAsia" w:hAnsiTheme="minorHAnsi" w:cstheme="minorBidi"/>
            <w:noProof/>
            <w:kern w:val="2"/>
            <w14:ligatures w14:val="standardContextual"/>
          </w:rPr>
          <w:tab/>
        </w:r>
        <w:r w:rsidRPr="008A1B3B">
          <w:rPr>
            <w:rStyle w:val="Hyperlink"/>
            <w:noProof/>
          </w:rPr>
          <w:t>Report Dissemination Alert Status [PCD-07]</w:t>
        </w:r>
        <w:r>
          <w:rPr>
            <w:noProof/>
            <w:webHidden/>
          </w:rPr>
          <w:tab/>
        </w:r>
        <w:r>
          <w:rPr>
            <w:noProof/>
            <w:webHidden/>
          </w:rPr>
          <w:fldChar w:fldCharType="begin"/>
        </w:r>
        <w:r>
          <w:rPr>
            <w:noProof/>
            <w:webHidden/>
          </w:rPr>
          <w:instrText xml:space="preserve"> PAGEREF _Toc214889718 \h </w:instrText>
        </w:r>
        <w:r>
          <w:rPr>
            <w:noProof/>
            <w:webHidden/>
          </w:rPr>
        </w:r>
        <w:r>
          <w:rPr>
            <w:noProof/>
            <w:webHidden/>
          </w:rPr>
          <w:fldChar w:fldCharType="separate"/>
        </w:r>
        <w:r>
          <w:rPr>
            <w:noProof/>
            <w:webHidden/>
          </w:rPr>
          <w:t>65</w:t>
        </w:r>
        <w:r>
          <w:rPr>
            <w:noProof/>
            <w:webHidden/>
          </w:rPr>
          <w:fldChar w:fldCharType="end"/>
        </w:r>
      </w:hyperlink>
    </w:p>
    <w:p w14:paraId="0781FFE4" w14:textId="7A9F79EE"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19" w:history="1">
        <w:r w:rsidRPr="008A1B3B">
          <w:rPr>
            <w:rStyle w:val="Hyperlink"/>
            <w:noProof/>
          </w:rPr>
          <w:t>3.7.1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_Toc214889719 \h </w:instrText>
        </w:r>
        <w:r>
          <w:rPr>
            <w:noProof/>
            <w:webHidden/>
          </w:rPr>
        </w:r>
        <w:r>
          <w:rPr>
            <w:noProof/>
            <w:webHidden/>
          </w:rPr>
          <w:fldChar w:fldCharType="separate"/>
        </w:r>
        <w:r>
          <w:rPr>
            <w:noProof/>
            <w:webHidden/>
          </w:rPr>
          <w:t>65</w:t>
        </w:r>
        <w:r>
          <w:rPr>
            <w:noProof/>
            <w:webHidden/>
          </w:rPr>
          <w:fldChar w:fldCharType="end"/>
        </w:r>
      </w:hyperlink>
    </w:p>
    <w:p w14:paraId="21428667" w14:textId="0166F9D1"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20" w:history="1">
        <w:r w:rsidRPr="008A1B3B">
          <w:rPr>
            <w:rStyle w:val="Hyperlink"/>
            <w:noProof/>
          </w:rPr>
          <w:t>3.7.2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_Toc214889720 \h </w:instrText>
        </w:r>
        <w:r>
          <w:rPr>
            <w:noProof/>
            <w:webHidden/>
          </w:rPr>
        </w:r>
        <w:r>
          <w:rPr>
            <w:noProof/>
            <w:webHidden/>
          </w:rPr>
          <w:fldChar w:fldCharType="separate"/>
        </w:r>
        <w:r>
          <w:rPr>
            <w:noProof/>
            <w:webHidden/>
          </w:rPr>
          <w:t>65</w:t>
        </w:r>
        <w:r>
          <w:rPr>
            <w:noProof/>
            <w:webHidden/>
          </w:rPr>
          <w:fldChar w:fldCharType="end"/>
        </w:r>
      </w:hyperlink>
    </w:p>
    <w:p w14:paraId="102AD638" w14:textId="696CB441"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21" w:history="1">
        <w:r w:rsidRPr="008A1B3B">
          <w:rPr>
            <w:rStyle w:val="Hyperlink"/>
            <w:noProof/>
          </w:rPr>
          <w:t>3.7.3</w:t>
        </w:r>
        <w:r>
          <w:rPr>
            <w:rFonts w:asciiTheme="minorHAnsi" w:eastAsiaTheme="minorEastAsia" w:hAnsiTheme="minorHAnsi" w:cstheme="minorBidi"/>
            <w:noProof/>
            <w:kern w:val="2"/>
            <w14:ligatures w14:val="standardContextual"/>
          </w:rPr>
          <w:tab/>
        </w:r>
        <w:r w:rsidRPr="008A1B3B">
          <w:rPr>
            <w:rStyle w:val="Hyperlink"/>
            <w:noProof/>
          </w:rPr>
          <w:t>Referenced Standards</w:t>
        </w:r>
        <w:r>
          <w:rPr>
            <w:noProof/>
            <w:webHidden/>
          </w:rPr>
          <w:tab/>
        </w:r>
        <w:r>
          <w:rPr>
            <w:noProof/>
            <w:webHidden/>
          </w:rPr>
          <w:fldChar w:fldCharType="begin"/>
        </w:r>
        <w:r>
          <w:rPr>
            <w:noProof/>
            <w:webHidden/>
          </w:rPr>
          <w:instrText xml:space="preserve"> PAGEREF _Toc214889721 \h </w:instrText>
        </w:r>
        <w:r>
          <w:rPr>
            <w:noProof/>
            <w:webHidden/>
          </w:rPr>
        </w:r>
        <w:r>
          <w:rPr>
            <w:noProof/>
            <w:webHidden/>
          </w:rPr>
          <w:fldChar w:fldCharType="separate"/>
        </w:r>
        <w:r>
          <w:rPr>
            <w:noProof/>
            <w:webHidden/>
          </w:rPr>
          <w:t>66</w:t>
        </w:r>
        <w:r>
          <w:rPr>
            <w:noProof/>
            <w:webHidden/>
          </w:rPr>
          <w:fldChar w:fldCharType="end"/>
        </w:r>
      </w:hyperlink>
    </w:p>
    <w:p w14:paraId="5668C9AE" w14:textId="21701201"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22" w:history="1">
        <w:r w:rsidRPr="008A1B3B">
          <w:rPr>
            <w:rStyle w:val="Hyperlink"/>
            <w:noProof/>
          </w:rPr>
          <w:t>3.7.4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_Toc214889722 \h </w:instrText>
        </w:r>
        <w:r>
          <w:rPr>
            <w:noProof/>
            <w:webHidden/>
          </w:rPr>
        </w:r>
        <w:r>
          <w:rPr>
            <w:noProof/>
            <w:webHidden/>
          </w:rPr>
          <w:fldChar w:fldCharType="separate"/>
        </w:r>
        <w:r>
          <w:rPr>
            <w:noProof/>
            <w:webHidden/>
          </w:rPr>
          <w:t>66</w:t>
        </w:r>
        <w:r>
          <w:rPr>
            <w:noProof/>
            <w:webHidden/>
          </w:rPr>
          <w:fldChar w:fldCharType="end"/>
        </w:r>
      </w:hyperlink>
    </w:p>
    <w:p w14:paraId="0D0DFFEA" w14:textId="43787F3A"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723" w:history="1">
        <w:r w:rsidRPr="008A1B3B">
          <w:rPr>
            <w:rStyle w:val="Hyperlink"/>
            <w:noProof/>
          </w:rPr>
          <w:t>3.7.4.1</w:t>
        </w:r>
        <w:r>
          <w:rPr>
            <w:rFonts w:asciiTheme="minorHAnsi" w:eastAsiaTheme="minorEastAsia" w:hAnsiTheme="minorHAnsi" w:cstheme="minorBidi"/>
            <w:noProof/>
            <w:kern w:val="2"/>
            <w14:ligatures w14:val="standardContextual"/>
          </w:rPr>
          <w:tab/>
        </w:r>
        <w:r w:rsidRPr="008A1B3B">
          <w:rPr>
            <w:rStyle w:val="Hyperlink"/>
            <w:noProof/>
          </w:rPr>
          <w:t>Alert Communicator status updates to Alert Manager</w:t>
        </w:r>
        <w:r>
          <w:rPr>
            <w:noProof/>
            <w:webHidden/>
          </w:rPr>
          <w:tab/>
        </w:r>
        <w:r>
          <w:rPr>
            <w:noProof/>
            <w:webHidden/>
          </w:rPr>
          <w:fldChar w:fldCharType="begin"/>
        </w:r>
        <w:r>
          <w:rPr>
            <w:noProof/>
            <w:webHidden/>
          </w:rPr>
          <w:instrText xml:space="preserve"> PAGEREF _Toc214889723 \h </w:instrText>
        </w:r>
        <w:r>
          <w:rPr>
            <w:noProof/>
            <w:webHidden/>
          </w:rPr>
        </w:r>
        <w:r>
          <w:rPr>
            <w:noProof/>
            <w:webHidden/>
          </w:rPr>
          <w:fldChar w:fldCharType="separate"/>
        </w:r>
        <w:r>
          <w:rPr>
            <w:noProof/>
            <w:webHidden/>
          </w:rPr>
          <w:t>66</w:t>
        </w:r>
        <w:r>
          <w:rPr>
            <w:noProof/>
            <w:webHidden/>
          </w:rPr>
          <w:fldChar w:fldCharType="end"/>
        </w:r>
      </w:hyperlink>
    </w:p>
    <w:p w14:paraId="6D1F7677" w14:textId="5322E93B"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724" w:history="1">
        <w:r w:rsidRPr="008A1B3B">
          <w:rPr>
            <w:rStyle w:val="Hyperlink"/>
            <w:noProof/>
          </w:rPr>
          <w:t>3.7.4.2</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_Toc214889724 \h </w:instrText>
        </w:r>
        <w:r>
          <w:rPr>
            <w:noProof/>
            <w:webHidden/>
          </w:rPr>
        </w:r>
        <w:r>
          <w:rPr>
            <w:noProof/>
            <w:webHidden/>
          </w:rPr>
          <w:fldChar w:fldCharType="separate"/>
        </w:r>
        <w:r>
          <w:rPr>
            <w:noProof/>
            <w:webHidden/>
          </w:rPr>
          <w:t>66</w:t>
        </w:r>
        <w:r>
          <w:rPr>
            <w:noProof/>
            <w:webHidden/>
          </w:rPr>
          <w:fldChar w:fldCharType="end"/>
        </w:r>
      </w:hyperlink>
    </w:p>
    <w:p w14:paraId="6B10B7DA" w14:textId="10BA7564"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25" w:history="1">
        <w:r w:rsidRPr="008A1B3B">
          <w:rPr>
            <w:rStyle w:val="Hyperlink"/>
            <w:noProof/>
          </w:rPr>
          <w:t>3.7.4.2.1</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_Toc214889725 \h </w:instrText>
        </w:r>
        <w:r>
          <w:rPr>
            <w:noProof/>
            <w:webHidden/>
          </w:rPr>
        </w:r>
        <w:r>
          <w:rPr>
            <w:noProof/>
            <w:webHidden/>
          </w:rPr>
          <w:fldChar w:fldCharType="separate"/>
        </w:r>
        <w:r>
          <w:rPr>
            <w:noProof/>
            <w:webHidden/>
          </w:rPr>
          <w:t>68</w:t>
        </w:r>
        <w:r>
          <w:rPr>
            <w:noProof/>
            <w:webHidden/>
          </w:rPr>
          <w:fldChar w:fldCharType="end"/>
        </w:r>
      </w:hyperlink>
    </w:p>
    <w:p w14:paraId="7B6A1383" w14:textId="2936FB43"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26" w:history="1">
        <w:r w:rsidRPr="008A1B3B">
          <w:rPr>
            <w:rStyle w:val="Hyperlink"/>
            <w:noProof/>
          </w:rPr>
          <w:t>3.7.4.2.2</w:t>
        </w:r>
        <w:r>
          <w:rPr>
            <w:rFonts w:asciiTheme="minorHAnsi" w:eastAsiaTheme="minorEastAsia" w:hAnsiTheme="minorHAnsi" w:cstheme="minorBidi"/>
            <w:noProof/>
            <w:kern w:val="2"/>
            <w14:ligatures w14:val="standardContextual"/>
          </w:rPr>
          <w:tab/>
        </w:r>
        <w:r w:rsidRPr="008A1B3B">
          <w:rPr>
            <w:rStyle w:val="Hyperlink"/>
            <w:noProof/>
          </w:rPr>
          <w:t>HL7 Conformance Statement</w:t>
        </w:r>
        <w:r>
          <w:rPr>
            <w:noProof/>
            <w:webHidden/>
          </w:rPr>
          <w:tab/>
        </w:r>
        <w:r>
          <w:rPr>
            <w:noProof/>
            <w:webHidden/>
          </w:rPr>
          <w:fldChar w:fldCharType="begin"/>
        </w:r>
        <w:r>
          <w:rPr>
            <w:noProof/>
            <w:webHidden/>
          </w:rPr>
          <w:instrText xml:space="preserve"> PAGEREF _Toc214889726 \h </w:instrText>
        </w:r>
        <w:r>
          <w:rPr>
            <w:noProof/>
            <w:webHidden/>
          </w:rPr>
        </w:r>
        <w:r>
          <w:rPr>
            <w:noProof/>
            <w:webHidden/>
          </w:rPr>
          <w:fldChar w:fldCharType="separate"/>
        </w:r>
        <w:r>
          <w:rPr>
            <w:noProof/>
            <w:webHidden/>
          </w:rPr>
          <w:t>68</w:t>
        </w:r>
        <w:r>
          <w:rPr>
            <w:noProof/>
            <w:webHidden/>
          </w:rPr>
          <w:fldChar w:fldCharType="end"/>
        </w:r>
      </w:hyperlink>
    </w:p>
    <w:p w14:paraId="2F7B8965" w14:textId="11015A06"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27" w:history="1">
        <w:r w:rsidRPr="008A1B3B">
          <w:rPr>
            <w:rStyle w:val="Hyperlink"/>
            <w:noProof/>
          </w:rPr>
          <w:t>3.7.4.2.3</w:t>
        </w:r>
        <w:r>
          <w:rPr>
            <w:rFonts w:asciiTheme="minorHAnsi" w:eastAsiaTheme="minorEastAsia" w:hAnsiTheme="minorHAnsi" w:cstheme="minorBidi"/>
            <w:noProof/>
            <w:kern w:val="2"/>
            <w14:ligatures w14:val="standardContextual"/>
          </w:rPr>
          <w:tab/>
        </w:r>
        <w:r w:rsidRPr="008A1B3B">
          <w:rPr>
            <w:rStyle w:val="Hyperlink"/>
            <w:noProof/>
          </w:rPr>
          <w:t>PCD-07 Report Dissemination Alert Status static definition</w:t>
        </w:r>
        <w:r>
          <w:rPr>
            <w:noProof/>
            <w:webHidden/>
          </w:rPr>
          <w:tab/>
        </w:r>
        <w:r>
          <w:rPr>
            <w:noProof/>
            <w:webHidden/>
          </w:rPr>
          <w:fldChar w:fldCharType="begin"/>
        </w:r>
        <w:r>
          <w:rPr>
            <w:noProof/>
            <w:webHidden/>
          </w:rPr>
          <w:instrText xml:space="preserve"> PAGEREF _Toc214889727 \h </w:instrText>
        </w:r>
        <w:r>
          <w:rPr>
            <w:noProof/>
            <w:webHidden/>
          </w:rPr>
        </w:r>
        <w:r>
          <w:rPr>
            <w:noProof/>
            <w:webHidden/>
          </w:rPr>
          <w:fldChar w:fldCharType="separate"/>
        </w:r>
        <w:r>
          <w:rPr>
            <w:noProof/>
            <w:webHidden/>
          </w:rPr>
          <w:t>68</w:t>
        </w:r>
        <w:r>
          <w:rPr>
            <w:noProof/>
            <w:webHidden/>
          </w:rPr>
          <w:fldChar w:fldCharType="end"/>
        </w:r>
      </w:hyperlink>
    </w:p>
    <w:p w14:paraId="3152A476" w14:textId="746DB0C5"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28" w:history="1">
        <w:r w:rsidRPr="008A1B3B">
          <w:rPr>
            <w:rStyle w:val="Hyperlink"/>
            <w:noProof/>
          </w:rPr>
          <w:t>3.7.4.2.4</w:t>
        </w:r>
        <w:r>
          <w:rPr>
            <w:rFonts w:asciiTheme="minorHAnsi" w:eastAsiaTheme="minorEastAsia" w:hAnsiTheme="minorHAnsi" w:cstheme="minorBidi"/>
            <w:noProof/>
            <w:kern w:val="2"/>
            <w14:ligatures w14:val="standardContextual"/>
          </w:rPr>
          <w:tab/>
        </w:r>
        <w:r w:rsidRPr="008A1B3B">
          <w:rPr>
            <w:rStyle w:val="Hyperlink"/>
            <w:noProof/>
          </w:rPr>
          <w:t>Expected Actions</w:t>
        </w:r>
        <w:r>
          <w:rPr>
            <w:noProof/>
            <w:webHidden/>
          </w:rPr>
          <w:tab/>
        </w:r>
        <w:r>
          <w:rPr>
            <w:noProof/>
            <w:webHidden/>
          </w:rPr>
          <w:fldChar w:fldCharType="begin"/>
        </w:r>
        <w:r>
          <w:rPr>
            <w:noProof/>
            <w:webHidden/>
          </w:rPr>
          <w:instrText xml:space="preserve"> PAGEREF _Toc214889728 \h </w:instrText>
        </w:r>
        <w:r>
          <w:rPr>
            <w:noProof/>
            <w:webHidden/>
          </w:rPr>
        </w:r>
        <w:r>
          <w:rPr>
            <w:noProof/>
            <w:webHidden/>
          </w:rPr>
          <w:fldChar w:fldCharType="separate"/>
        </w:r>
        <w:r>
          <w:rPr>
            <w:noProof/>
            <w:webHidden/>
          </w:rPr>
          <w:t>68</w:t>
        </w:r>
        <w:r>
          <w:rPr>
            <w:noProof/>
            <w:webHidden/>
          </w:rPr>
          <w:fldChar w:fldCharType="end"/>
        </w:r>
      </w:hyperlink>
    </w:p>
    <w:p w14:paraId="4A7C0242" w14:textId="7A1A09F9"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29" w:history="1">
        <w:r w:rsidRPr="008A1B3B">
          <w:rPr>
            <w:rStyle w:val="Hyperlink"/>
            <w:noProof/>
          </w:rPr>
          <w:t>3.7.4.2.5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_Toc214889729 \h </w:instrText>
        </w:r>
        <w:r>
          <w:rPr>
            <w:noProof/>
            <w:webHidden/>
          </w:rPr>
        </w:r>
        <w:r>
          <w:rPr>
            <w:noProof/>
            <w:webHidden/>
          </w:rPr>
          <w:fldChar w:fldCharType="separate"/>
        </w:r>
        <w:r>
          <w:rPr>
            <w:noProof/>
            <w:webHidden/>
          </w:rPr>
          <w:t>69</w:t>
        </w:r>
        <w:r>
          <w:rPr>
            <w:noProof/>
            <w:webHidden/>
          </w:rPr>
          <w:fldChar w:fldCharType="end"/>
        </w:r>
      </w:hyperlink>
    </w:p>
    <w:p w14:paraId="126F6B15" w14:textId="3F0D8CA0"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730" w:history="1">
        <w:r w:rsidRPr="008A1B3B">
          <w:rPr>
            <w:rStyle w:val="Hyperlink"/>
            <w:noProof/>
          </w:rPr>
          <w:t>3.8</w:t>
        </w:r>
        <w:r>
          <w:rPr>
            <w:rFonts w:asciiTheme="minorHAnsi" w:eastAsiaTheme="minorEastAsia" w:hAnsiTheme="minorHAnsi" w:cstheme="minorBidi"/>
            <w:noProof/>
            <w:kern w:val="2"/>
            <w14:ligatures w14:val="standardContextual"/>
          </w:rPr>
          <w:tab/>
        </w:r>
        <w:r w:rsidRPr="008A1B3B">
          <w:rPr>
            <w:rStyle w:val="Hyperlink"/>
            <w:noProof/>
          </w:rPr>
          <w:t>[PCD-08] Reserved</w:t>
        </w:r>
        <w:r>
          <w:rPr>
            <w:noProof/>
            <w:webHidden/>
          </w:rPr>
          <w:tab/>
        </w:r>
        <w:r>
          <w:rPr>
            <w:noProof/>
            <w:webHidden/>
          </w:rPr>
          <w:fldChar w:fldCharType="begin"/>
        </w:r>
        <w:r>
          <w:rPr>
            <w:noProof/>
            <w:webHidden/>
          </w:rPr>
          <w:instrText xml:space="preserve"> PAGEREF _Toc214889730 \h </w:instrText>
        </w:r>
        <w:r>
          <w:rPr>
            <w:noProof/>
            <w:webHidden/>
          </w:rPr>
        </w:r>
        <w:r>
          <w:rPr>
            <w:noProof/>
            <w:webHidden/>
          </w:rPr>
          <w:fldChar w:fldCharType="separate"/>
        </w:r>
        <w:r>
          <w:rPr>
            <w:noProof/>
            <w:webHidden/>
          </w:rPr>
          <w:t>6</w:t>
        </w:r>
        <w:r>
          <w:rPr>
            <w:noProof/>
            <w:webHidden/>
          </w:rPr>
          <w:t>9</w:t>
        </w:r>
        <w:r>
          <w:rPr>
            <w:noProof/>
            <w:webHidden/>
          </w:rPr>
          <w:fldChar w:fldCharType="end"/>
        </w:r>
      </w:hyperlink>
    </w:p>
    <w:p w14:paraId="576BB495" w14:textId="665BF775" w:rsidR="00464782" w:rsidRDefault="00464782">
      <w:pPr>
        <w:pStyle w:val="TOC2"/>
        <w:tabs>
          <w:tab w:val="left" w:pos="1152"/>
        </w:tabs>
        <w:rPr>
          <w:rFonts w:asciiTheme="minorHAnsi" w:eastAsiaTheme="minorEastAsia" w:hAnsiTheme="minorHAnsi" w:cstheme="minorBidi"/>
          <w:noProof/>
          <w:kern w:val="2"/>
          <w14:ligatures w14:val="standardContextual"/>
        </w:rPr>
      </w:pPr>
      <w:hyperlink w:anchor="_Toc214889731" w:history="1">
        <w:r w:rsidRPr="008A1B3B">
          <w:rPr>
            <w:rStyle w:val="Hyperlink"/>
            <w:noProof/>
          </w:rPr>
          <w:t>3.9</w:t>
        </w:r>
        <w:r>
          <w:rPr>
            <w:rFonts w:asciiTheme="minorHAnsi" w:eastAsiaTheme="minorEastAsia" w:hAnsiTheme="minorHAnsi" w:cstheme="minorBidi"/>
            <w:noProof/>
            <w:kern w:val="2"/>
            <w14:ligatures w14:val="standardContextual"/>
          </w:rPr>
          <w:tab/>
        </w:r>
        <w:r w:rsidRPr="008A1B3B">
          <w:rPr>
            <w:rStyle w:val="Hyperlink"/>
            <w:noProof/>
          </w:rPr>
          <w:t>Communicate IDC Observations [PCD-09]</w:t>
        </w:r>
        <w:r>
          <w:rPr>
            <w:noProof/>
            <w:webHidden/>
          </w:rPr>
          <w:tab/>
        </w:r>
        <w:r>
          <w:rPr>
            <w:noProof/>
            <w:webHidden/>
          </w:rPr>
          <w:fldChar w:fldCharType="begin"/>
        </w:r>
        <w:r>
          <w:rPr>
            <w:noProof/>
            <w:webHidden/>
          </w:rPr>
          <w:instrText xml:space="preserve"> PAGEREF _Toc214889731 \h </w:instrText>
        </w:r>
        <w:r>
          <w:rPr>
            <w:noProof/>
            <w:webHidden/>
          </w:rPr>
        </w:r>
        <w:r>
          <w:rPr>
            <w:noProof/>
            <w:webHidden/>
          </w:rPr>
          <w:fldChar w:fldCharType="separate"/>
        </w:r>
        <w:r>
          <w:rPr>
            <w:noProof/>
            <w:webHidden/>
          </w:rPr>
          <w:t>69</w:t>
        </w:r>
        <w:r>
          <w:rPr>
            <w:noProof/>
            <w:webHidden/>
          </w:rPr>
          <w:fldChar w:fldCharType="end"/>
        </w:r>
      </w:hyperlink>
    </w:p>
    <w:p w14:paraId="59FB9B8F" w14:textId="0983ADFE"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32" w:history="1">
        <w:r w:rsidRPr="008A1B3B">
          <w:rPr>
            <w:rStyle w:val="Hyperlink"/>
            <w:noProof/>
          </w:rPr>
          <w:t>3.9.1</w:t>
        </w:r>
        <w:r>
          <w:rPr>
            <w:rFonts w:asciiTheme="minorHAnsi" w:eastAsiaTheme="minorEastAsia" w:hAnsiTheme="minorHAnsi" w:cstheme="minorBidi"/>
            <w:noProof/>
            <w:kern w:val="2"/>
            <w14:ligatures w14:val="standardContextual"/>
          </w:rPr>
          <w:tab/>
        </w:r>
        <w:r w:rsidRPr="008A1B3B">
          <w:rPr>
            <w:rStyle w:val="Hyperlink"/>
            <w:noProof/>
          </w:rPr>
          <w:t>Scope</w:t>
        </w:r>
        <w:r>
          <w:rPr>
            <w:noProof/>
            <w:webHidden/>
          </w:rPr>
          <w:tab/>
        </w:r>
        <w:r>
          <w:rPr>
            <w:noProof/>
            <w:webHidden/>
          </w:rPr>
          <w:fldChar w:fldCharType="begin"/>
        </w:r>
        <w:r>
          <w:rPr>
            <w:noProof/>
            <w:webHidden/>
          </w:rPr>
          <w:instrText xml:space="preserve"> PAGEREF _Toc214889732 \h </w:instrText>
        </w:r>
        <w:r>
          <w:rPr>
            <w:noProof/>
            <w:webHidden/>
          </w:rPr>
        </w:r>
        <w:r>
          <w:rPr>
            <w:noProof/>
            <w:webHidden/>
          </w:rPr>
          <w:fldChar w:fldCharType="separate"/>
        </w:r>
        <w:r>
          <w:rPr>
            <w:noProof/>
            <w:webHidden/>
          </w:rPr>
          <w:t>69</w:t>
        </w:r>
        <w:r>
          <w:rPr>
            <w:noProof/>
            <w:webHidden/>
          </w:rPr>
          <w:fldChar w:fldCharType="end"/>
        </w:r>
      </w:hyperlink>
    </w:p>
    <w:p w14:paraId="248B9837" w14:textId="45695D49"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33" w:history="1">
        <w:r w:rsidRPr="008A1B3B">
          <w:rPr>
            <w:rStyle w:val="Hyperlink"/>
            <w:noProof/>
          </w:rPr>
          <w:t>3.9.2</w:t>
        </w:r>
        <w:r>
          <w:rPr>
            <w:rFonts w:asciiTheme="minorHAnsi" w:eastAsiaTheme="minorEastAsia" w:hAnsiTheme="minorHAnsi" w:cstheme="minorBidi"/>
            <w:noProof/>
            <w:kern w:val="2"/>
            <w14:ligatures w14:val="standardContextual"/>
          </w:rPr>
          <w:tab/>
        </w:r>
        <w:r w:rsidRPr="008A1B3B">
          <w:rPr>
            <w:rStyle w:val="Hyperlink"/>
            <w:noProof/>
          </w:rPr>
          <w:t>Use Case Roles</w:t>
        </w:r>
        <w:r>
          <w:rPr>
            <w:noProof/>
            <w:webHidden/>
          </w:rPr>
          <w:tab/>
        </w:r>
        <w:r>
          <w:rPr>
            <w:noProof/>
            <w:webHidden/>
          </w:rPr>
          <w:fldChar w:fldCharType="begin"/>
        </w:r>
        <w:r>
          <w:rPr>
            <w:noProof/>
            <w:webHidden/>
          </w:rPr>
          <w:instrText xml:space="preserve"> PAGEREF _Toc214889733 \h </w:instrText>
        </w:r>
        <w:r>
          <w:rPr>
            <w:noProof/>
            <w:webHidden/>
          </w:rPr>
        </w:r>
        <w:r>
          <w:rPr>
            <w:noProof/>
            <w:webHidden/>
          </w:rPr>
          <w:fldChar w:fldCharType="separate"/>
        </w:r>
        <w:r>
          <w:rPr>
            <w:noProof/>
            <w:webHidden/>
          </w:rPr>
          <w:t>69</w:t>
        </w:r>
        <w:r>
          <w:rPr>
            <w:noProof/>
            <w:webHidden/>
          </w:rPr>
          <w:fldChar w:fldCharType="end"/>
        </w:r>
      </w:hyperlink>
    </w:p>
    <w:p w14:paraId="1A5B329A" w14:textId="29D5A2CC"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34" w:history="1">
        <w:r w:rsidRPr="008A1B3B">
          <w:rPr>
            <w:rStyle w:val="Hyperlink"/>
            <w:noProof/>
          </w:rPr>
          <w:t>3.9.3</w:t>
        </w:r>
        <w:r>
          <w:rPr>
            <w:rFonts w:asciiTheme="minorHAnsi" w:eastAsiaTheme="minorEastAsia" w:hAnsiTheme="minorHAnsi" w:cstheme="minorBidi"/>
            <w:noProof/>
            <w:kern w:val="2"/>
            <w14:ligatures w14:val="standardContextual"/>
          </w:rPr>
          <w:tab/>
        </w:r>
        <w:r w:rsidRPr="008A1B3B">
          <w:rPr>
            <w:rStyle w:val="Hyperlink"/>
            <w:noProof/>
          </w:rPr>
          <w:t>Referenced Standard</w:t>
        </w:r>
        <w:r>
          <w:rPr>
            <w:noProof/>
            <w:webHidden/>
          </w:rPr>
          <w:tab/>
        </w:r>
        <w:r>
          <w:rPr>
            <w:noProof/>
            <w:webHidden/>
          </w:rPr>
          <w:fldChar w:fldCharType="begin"/>
        </w:r>
        <w:r>
          <w:rPr>
            <w:noProof/>
            <w:webHidden/>
          </w:rPr>
          <w:instrText xml:space="preserve"> PAGEREF _Toc214889734 \h </w:instrText>
        </w:r>
        <w:r>
          <w:rPr>
            <w:noProof/>
            <w:webHidden/>
          </w:rPr>
        </w:r>
        <w:r>
          <w:rPr>
            <w:noProof/>
            <w:webHidden/>
          </w:rPr>
          <w:fldChar w:fldCharType="separate"/>
        </w:r>
        <w:r>
          <w:rPr>
            <w:noProof/>
            <w:webHidden/>
          </w:rPr>
          <w:t>70</w:t>
        </w:r>
        <w:r>
          <w:rPr>
            <w:noProof/>
            <w:webHidden/>
          </w:rPr>
          <w:fldChar w:fldCharType="end"/>
        </w:r>
      </w:hyperlink>
    </w:p>
    <w:p w14:paraId="37B0EF66" w14:textId="5B23CD77"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35" w:history="1">
        <w:r w:rsidRPr="008A1B3B">
          <w:rPr>
            <w:rStyle w:val="Hyperlink"/>
            <w:noProof/>
          </w:rPr>
          <w:t>3.9.4</w:t>
        </w:r>
        <w:r>
          <w:rPr>
            <w:rFonts w:asciiTheme="minorHAnsi" w:eastAsiaTheme="minorEastAsia" w:hAnsiTheme="minorHAnsi" w:cstheme="minorBidi"/>
            <w:noProof/>
            <w:kern w:val="2"/>
            <w14:ligatures w14:val="standardContextual"/>
          </w:rPr>
          <w:tab/>
        </w:r>
        <w:r w:rsidRPr="008A1B3B">
          <w:rPr>
            <w:rStyle w:val="Hyperlink"/>
            <w:noProof/>
          </w:rPr>
          <w:t>Messages</w:t>
        </w:r>
        <w:r>
          <w:rPr>
            <w:noProof/>
            <w:webHidden/>
          </w:rPr>
          <w:tab/>
        </w:r>
        <w:r>
          <w:rPr>
            <w:noProof/>
            <w:webHidden/>
          </w:rPr>
          <w:fldChar w:fldCharType="begin"/>
        </w:r>
        <w:r>
          <w:rPr>
            <w:noProof/>
            <w:webHidden/>
          </w:rPr>
          <w:instrText xml:space="preserve"> PAGEREF _Toc214889735 \h </w:instrText>
        </w:r>
        <w:r>
          <w:rPr>
            <w:noProof/>
            <w:webHidden/>
          </w:rPr>
        </w:r>
        <w:r>
          <w:rPr>
            <w:noProof/>
            <w:webHidden/>
          </w:rPr>
          <w:fldChar w:fldCharType="separate"/>
        </w:r>
        <w:r>
          <w:rPr>
            <w:noProof/>
            <w:webHidden/>
          </w:rPr>
          <w:t>70</w:t>
        </w:r>
        <w:r>
          <w:rPr>
            <w:noProof/>
            <w:webHidden/>
          </w:rPr>
          <w:fldChar w:fldCharType="end"/>
        </w:r>
      </w:hyperlink>
    </w:p>
    <w:p w14:paraId="19DCF167" w14:textId="760B3088" w:rsidR="00464782" w:rsidRDefault="00464782">
      <w:pPr>
        <w:pStyle w:val="TOC4"/>
        <w:tabs>
          <w:tab w:val="left" w:pos="2160"/>
        </w:tabs>
        <w:rPr>
          <w:rFonts w:asciiTheme="minorHAnsi" w:eastAsiaTheme="minorEastAsia" w:hAnsiTheme="minorHAnsi" w:cstheme="minorBidi"/>
          <w:noProof/>
          <w:kern w:val="2"/>
          <w14:ligatures w14:val="standardContextual"/>
        </w:rPr>
      </w:pPr>
      <w:hyperlink w:anchor="_Toc214889736" w:history="1">
        <w:r w:rsidRPr="008A1B3B">
          <w:rPr>
            <w:rStyle w:val="Hyperlink"/>
            <w:noProof/>
          </w:rPr>
          <w:t>3.9.4.1</w:t>
        </w:r>
        <w:r>
          <w:rPr>
            <w:rFonts w:asciiTheme="minorHAnsi" w:eastAsiaTheme="minorEastAsia" w:hAnsiTheme="minorHAnsi" w:cstheme="minorBidi"/>
            <w:noProof/>
            <w:kern w:val="2"/>
            <w14:ligatures w14:val="standardContextual"/>
          </w:rPr>
          <w:tab/>
        </w:r>
        <w:r w:rsidRPr="008A1B3B">
          <w:rPr>
            <w:rStyle w:val="Hyperlink"/>
            <w:noProof/>
          </w:rPr>
          <w:t>HL7 ORU Observation</w:t>
        </w:r>
        <w:r>
          <w:rPr>
            <w:noProof/>
            <w:webHidden/>
          </w:rPr>
          <w:tab/>
        </w:r>
        <w:r>
          <w:rPr>
            <w:noProof/>
            <w:webHidden/>
          </w:rPr>
          <w:fldChar w:fldCharType="begin"/>
        </w:r>
        <w:r>
          <w:rPr>
            <w:noProof/>
            <w:webHidden/>
          </w:rPr>
          <w:instrText xml:space="preserve"> PAGEREF _Toc214889736 \h </w:instrText>
        </w:r>
        <w:r>
          <w:rPr>
            <w:noProof/>
            <w:webHidden/>
          </w:rPr>
        </w:r>
        <w:r>
          <w:rPr>
            <w:noProof/>
            <w:webHidden/>
          </w:rPr>
          <w:fldChar w:fldCharType="separate"/>
        </w:r>
        <w:r>
          <w:rPr>
            <w:noProof/>
            <w:webHidden/>
          </w:rPr>
          <w:t>71</w:t>
        </w:r>
        <w:r>
          <w:rPr>
            <w:noProof/>
            <w:webHidden/>
          </w:rPr>
          <w:fldChar w:fldCharType="end"/>
        </w:r>
      </w:hyperlink>
    </w:p>
    <w:p w14:paraId="4C25AB9F" w14:textId="2BE31F6C"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37" w:history="1">
        <w:r w:rsidRPr="008A1B3B">
          <w:rPr>
            <w:rStyle w:val="Hyperlink"/>
            <w:noProof/>
          </w:rPr>
          <w:t>3.9.4.1.1</w:t>
        </w:r>
        <w:r>
          <w:rPr>
            <w:rFonts w:asciiTheme="minorHAnsi" w:eastAsiaTheme="minorEastAsia" w:hAnsiTheme="minorHAnsi" w:cstheme="minorBidi"/>
            <w:noProof/>
            <w:kern w:val="2"/>
            <w14:ligatures w14:val="standardContextual"/>
          </w:rPr>
          <w:tab/>
        </w:r>
        <w:r w:rsidRPr="008A1B3B">
          <w:rPr>
            <w:rStyle w:val="Hyperlink"/>
            <w:noProof/>
          </w:rPr>
          <w:t>Trigger Events</w:t>
        </w:r>
        <w:r>
          <w:rPr>
            <w:noProof/>
            <w:webHidden/>
          </w:rPr>
          <w:tab/>
        </w:r>
        <w:r>
          <w:rPr>
            <w:noProof/>
            <w:webHidden/>
          </w:rPr>
          <w:fldChar w:fldCharType="begin"/>
        </w:r>
        <w:r>
          <w:rPr>
            <w:noProof/>
            <w:webHidden/>
          </w:rPr>
          <w:instrText xml:space="preserve"> PAGEREF _Toc214889737 \h </w:instrText>
        </w:r>
        <w:r>
          <w:rPr>
            <w:noProof/>
            <w:webHidden/>
          </w:rPr>
        </w:r>
        <w:r>
          <w:rPr>
            <w:noProof/>
            <w:webHidden/>
          </w:rPr>
          <w:fldChar w:fldCharType="separate"/>
        </w:r>
        <w:r>
          <w:rPr>
            <w:noProof/>
            <w:webHidden/>
          </w:rPr>
          <w:t>71</w:t>
        </w:r>
        <w:r>
          <w:rPr>
            <w:noProof/>
            <w:webHidden/>
          </w:rPr>
          <w:fldChar w:fldCharType="end"/>
        </w:r>
      </w:hyperlink>
    </w:p>
    <w:p w14:paraId="5C35DD3C" w14:textId="03629D8B" w:rsidR="00464782" w:rsidRDefault="00464782">
      <w:pPr>
        <w:pStyle w:val="TOC5"/>
        <w:tabs>
          <w:tab w:val="left" w:pos="2592"/>
        </w:tabs>
        <w:rPr>
          <w:rFonts w:asciiTheme="minorHAnsi" w:eastAsiaTheme="minorEastAsia" w:hAnsiTheme="minorHAnsi" w:cstheme="minorBidi"/>
          <w:noProof/>
          <w:kern w:val="2"/>
          <w14:ligatures w14:val="standardContextual"/>
        </w:rPr>
      </w:pPr>
      <w:hyperlink w:anchor="_Toc214889738" w:history="1">
        <w:r w:rsidRPr="008A1B3B">
          <w:rPr>
            <w:rStyle w:val="Hyperlink"/>
            <w:noProof/>
          </w:rPr>
          <w:t>3.9.4.1.2</w:t>
        </w:r>
        <w:r>
          <w:rPr>
            <w:rFonts w:asciiTheme="minorHAnsi" w:eastAsiaTheme="minorEastAsia" w:hAnsiTheme="minorHAnsi" w:cstheme="minorBidi"/>
            <w:noProof/>
            <w:kern w:val="2"/>
            <w14:ligatures w14:val="standardContextual"/>
          </w:rPr>
          <w:tab/>
        </w:r>
        <w:r w:rsidRPr="008A1B3B">
          <w:rPr>
            <w:rStyle w:val="Hyperlink"/>
            <w:noProof/>
          </w:rPr>
          <w:t>Message Semantics</w:t>
        </w:r>
        <w:r>
          <w:rPr>
            <w:noProof/>
            <w:webHidden/>
          </w:rPr>
          <w:tab/>
        </w:r>
        <w:r>
          <w:rPr>
            <w:noProof/>
            <w:webHidden/>
          </w:rPr>
          <w:fldChar w:fldCharType="begin"/>
        </w:r>
        <w:r>
          <w:rPr>
            <w:noProof/>
            <w:webHidden/>
          </w:rPr>
          <w:instrText xml:space="preserve"> PAGEREF _Toc214889738 \h </w:instrText>
        </w:r>
        <w:r>
          <w:rPr>
            <w:noProof/>
            <w:webHidden/>
          </w:rPr>
        </w:r>
        <w:r>
          <w:rPr>
            <w:noProof/>
            <w:webHidden/>
          </w:rPr>
          <w:fldChar w:fldCharType="separate"/>
        </w:r>
        <w:r>
          <w:rPr>
            <w:noProof/>
            <w:webHidden/>
          </w:rPr>
          <w:t>71</w:t>
        </w:r>
        <w:r>
          <w:rPr>
            <w:noProof/>
            <w:webHidden/>
          </w:rPr>
          <w:fldChar w:fldCharType="end"/>
        </w:r>
      </w:hyperlink>
    </w:p>
    <w:p w14:paraId="197524E9" w14:textId="07B269CD" w:rsidR="00464782" w:rsidRDefault="00464782">
      <w:pPr>
        <w:pStyle w:val="TOC6"/>
        <w:rPr>
          <w:rFonts w:asciiTheme="minorHAnsi" w:eastAsiaTheme="minorEastAsia" w:hAnsiTheme="minorHAnsi" w:cstheme="minorBidi"/>
          <w:noProof/>
          <w:kern w:val="2"/>
          <w14:ligatures w14:val="standardContextual"/>
        </w:rPr>
      </w:pPr>
      <w:hyperlink w:anchor="_Toc214889739" w:history="1">
        <w:r w:rsidRPr="008A1B3B">
          <w:rPr>
            <w:rStyle w:val="Hyperlink"/>
            <w:noProof/>
          </w:rPr>
          <w:t>3.9.4.1.2.1 MSH Segment – Message Header</w:t>
        </w:r>
        <w:r>
          <w:rPr>
            <w:noProof/>
            <w:webHidden/>
          </w:rPr>
          <w:tab/>
        </w:r>
        <w:r>
          <w:rPr>
            <w:noProof/>
            <w:webHidden/>
          </w:rPr>
          <w:fldChar w:fldCharType="begin"/>
        </w:r>
        <w:r>
          <w:rPr>
            <w:noProof/>
            <w:webHidden/>
          </w:rPr>
          <w:instrText xml:space="preserve"> PAGEREF _Toc214889739 \h </w:instrText>
        </w:r>
        <w:r>
          <w:rPr>
            <w:noProof/>
            <w:webHidden/>
          </w:rPr>
        </w:r>
        <w:r>
          <w:rPr>
            <w:noProof/>
            <w:webHidden/>
          </w:rPr>
          <w:fldChar w:fldCharType="separate"/>
        </w:r>
        <w:r>
          <w:rPr>
            <w:noProof/>
            <w:webHidden/>
          </w:rPr>
          <w:t>72</w:t>
        </w:r>
        <w:r>
          <w:rPr>
            <w:noProof/>
            <w:webHidden/>
          </w:rPr>
          <w:fldChar w:fldCharType="end"/>
        </w:r>
      </w:hyperlink>
    </w:p>
    <w:p w14:paraId="3E15B784" w14:textId="036D233B" w:rsidR="00464782" w:rsidRDefault="00464782">
      <w:pPr>
        <w:pStyle w:val="TOC6"/>
        <w:rPr>
          <w:rFonts w:asciiTheme="minorHAnsi" w:eastAsiaTheme="minorEastAsia" w:hAnsiTheme="minorHAnsi" w:cstheme="minorBidi"/>
          <w:noProof/>
          <w:kern w:val="2"/>
          <w14:ligatures w14:val="standardContextual"/>
        </w:rPr>
      </w:pPr>
      <w:hyperlink w:anchor="_Toc214889740" w:history="1">
        <w:r w:rsidRPr="008A1B3B">
          <w:rPr>
            <w:rStyle w:val="Hyperlink"/>
            <w:noProof/>
          </w:rPr>
          <w:t>3.9.4.1.2.2 PID Segment – Patient Identification</w:t>
        </w:r>
        <w:r>
          <w:rPr>
            <w:noProof/>
            <w:webHidden/>
          </w:rPr>
          <w:tab/>
        </w:r>
        <w:r>
          <w:rPr>
            <w:noProof/>
            <w:webHidden/>
          </w:rPr>
          <w:fldChar w:fldCharType="begin"/>
        </w:r>
        <w:r>
          <w:rPr>
            <w:noProof/>
            <w:webHidden/>
          </w:rPr>
          <w:instrText xml:space="preserve"> PAGEREF _Toc214889740 \h </w:instrText>
        </w:r>
        <w:r>
          <w:rPr>
            <w:noProof/>
            <w:webHidden/>
          </w:rPr>
        </w:r>
        <w:r>
          <w:rPr>
            <w:noProof/>
            <w:webHidden/>
          </w:rPr>
          <w:fldChar w:fldCharType="separate"/>
        </w:r>
        <w:r>
          <w:rPr>
            <w:noProof/>
            <w:webHidden/>
          </w:rPr>
          <w:t>73</w:t>
        </w:r>
        <w:r>
          <w:rPr>
            <w:noProof/>
            <w:webHidden/>
          </w:rPr>
          <w:fldChar w:fldCharType="end"/>
        </w:r>
      </w:hyperlink>
    </w:p>
    <w:p w14:paraId="622E179F" w14:textId="06E383DA" w:rsidR="00464782" w:rsidRDefault="00464782">
      <w:pPr>
        <w:pStyle w:val="TOC6"/>
        <w:rPr>
          <w:rFonts w:asciiTheme="minorHAnsi" w:eastAsiaTheme="minorEastAsia" w:hAnsiTheme="minorHAnsi" w:cstheme="minorBidi"/>
          <w:noProof/>
          <w:kern w:val="2"/>
          <w14:ligatures w14:val="standardContextual"/>
        </w:rPr>
      </w:pPr>
      <w:hyperlink w:anchor="_Toc214889741" w:history="1">
        <w:r w:rsidRPr="008A1B3B">
          <w:rPr>
            <w:rStyle w:val="Hyperlink"/>
            <w:noProof/>
          </w:rPr>
          <w:t>3.9.4.1.2.3 PV1 Segment – Patient Visit (Optional)</w:t>
        </w:r>
        <w:r>
          <w:rPr>
            <w:noProof/>
            <w:webHidden/>
          </w:rPr>
          <w:tab/>
        </w:r>
        <w:r>
          <w:rPr>
            <w:noProof/>
            <w:webHidden/>
          </w:rPr>
          <w:fldChar w:fldCharType="begin"/>
        </w:r>
        <w:r>
          <w:rPr>
            <w:noProof/>
            <w:webHidden/>
          </w:rPr>
          <w:instrText xml:space="preserve"> PAGEREF _Toc214889741 \h </w:instrText>
        </w:r>
        <w:r>
          <w:rPr>
            <w:noProof/>
            <w:webHidden/>
          </w:rPr>
        </w:r>
        <w:r>
          <w:rPr>
            <w:noProof/>
            <w:webHidden/>
          </w:rPr>
          <w:fldChar w:fldCharType="separate"/>
        </w:r>
        <w:r>
          <w:rPr>
            <w:noProof/>
            <w:webHidden/>
          </w:rPr>
          <w:t>75</w:t>
        </w:r>
        <w:r>
          <w:rPr>
            <w:noProof/>
            <w:webHidden/>
          </w:rPr>
          <w:fldChar w:fldCharType="end"/>
        </w:r>
      </w:hyperlink>
    </w:p>
    <w:p w14:paraId="1D4D1258" w14:textId="54D48ECF" w:rsidR="00464782" w:rsidRDefault="00464782">
      <w:pPr>
        <w:pStyle w:val="TOC6"/>
        <w:rPr>
          <w:rFonts w:asciiTheme="minorHAnsi" w:eastAsiaTheme="minorEastAsia" w:hAnsiTheme="minorHAnsi" w:cstheme="minorBidi"/>
          <w:noProof/>
          <w:kern w:val="2"/>
          <w14:ligatures w14:val="standardContextual"/>
        </w:rPr>
      </w:pPr>
      <w:hyperlink w:anchor="_Toc214889742" w:history="1">
        <w:r w:rsidRPr="008A1B3B">
          <w:rPr>
            <w:rStyle w:val="Hyperlink"/>
            <w:noProof/>
          </w:rPr>
          <w:t>3.9.4.1.2.4 OBR Segment – Observation Request</w:t>
        </w:r>
        <w:r>
          <w:rPr>
            <w:noProof/>
            <w:webHidden/>
          </w:rPr>
          <w:tab/>
        </w:r>
        <w:r>
          <w:rPr>
            <w:noProof/>
            <w:webHidden/>
          </w:rPr>
          <w:fldChar w:fldCharType="begin"/>
        </w:r>
        <w:r>
          <w:rPr>
            <w:noProof/>
            <w:webHidden/>
          </w:rPr>
          <w:instrText xml:space="preserve"> PAGEREF _Toc214889742 \h </w:instrText>
        </w:r>
        <w:r>
          <w:rPr>
            <w:noProof/>
            <w:webHidden/>
          </w:rPr>
        </w:r>
        <w:r>
          <w:rPr>
            <w:noProof/>
            <w:webHidden/>
          </w:rPr>
          <w:fldChar w:fldCharType="separate"/>
        </w:r>
        <w:r>
          <w:rPr>
            <w:noProof/>
            <w:webHidden/>
          </w:rPr>
          <w:t>75</w:t>
        </w:r>
        <w:r>
          <w:rPr>
            <w:noProof/>
            <w:webHidden/>
          </w:rPr>
          <w:fldChar w:fldCharType="end"/>
        </w:r>
      </w:hyperlink>
    </w:p>
    <w:p w14:paraId="30C57CCE" w14:textId="7916782D" w:rsidR="00464782" w:rsidRDefault="00464782">
      <w:pPr>
        <w:pStyle w:val="TOC6"/>
        <w:rPr>
          <w:rFonts w:asciiTheme="minorHAnsi" w:eastAsiaTheme="minorEastAsia" w:hAnsiTheme="minorHAnsi" w:cstheme="minorBidi"/>
          <w:noProof/>
          <w:kern w:val="2"/>
          <w14:ligatures w14:val="standardContextual"/>
        </w:rPr>
      </w:pPr>
      <w:hyperlink w:anchor="_Toc214889743" w:history="1">
        <w:r w:rsidRPr="008A1B3B">
          <w:rPr>
            <w:rStyle w:val="Hyperlink"/>
            <w:noProof/>
          </w:rPr>
          <w:t>3.9.4.1.2.5 OBX Segments – Pulse Generator and Lead Observation Results</w:t>
        </w:r>
        <w:r>
          <w:rPr>
            <w:noProof/>
            <w:webHidden/>
          </w:rPr>
          <w:tab/>
        </w:r>
        <w:r>
          <w:rPr>
            <w:noProof/>
            <w:webHidden/>
          </w:rPr>
          <w:fldChar w:fldCharType="begin"/>
        </w:r>
        <w:r>
          <w:rPr>
            <w:noProof/>
            <w:webHidden/>
          </w:rPr>
          <w:instrText xml:space="preserve"> PAGEREF _Toc214889743 \h </w:instrText>
        </w:r>
        <w:r>
          <w:rPr>
            <w:noProof/>
            <w:webHidden/>
          </w:rPr>
        </w:r>
        <w:r>
          <w:rPr>
            <w:noProof/>
            <w:webHidden/>
          </w:rPr>
          <w:fldChar w:fldCharType="separate"/>
        </w:r>
        <w:r>
          <w:rPr>
            <w:noProof/>
            <w:webHidden/>
          </w:rPr>
          <w:t>77</w:t>
        </w:r>
        <w:r>
          <w:rPr>
            <w:noProof/>
            <w:webHidden/>
          </w:rPr>
          <w:fldChar w:fldCharType="end"/>
        </w:r>
      </w:hyperlink>
    </w:p>
    <w:p w14:paraId="2351C594" w14:textId="12679DD5" w:rsidR="00464782" w:rsidRDefault="00464782">
      <w:pPr>
        <w:pStyle w:val="TOC6"/>
        <w:rPr>
          <w:rFonts w:asciiTheme="minorHAnsi" w:eastAsiaTheme="minorEastAsia" w:hAnsiTheme="minorHAnsi" w:cstheme="minorBidi"/>
          <w:noProof/>
          <w:kern w:val="2"/>
          <w14:ligatures w14:val="standardContextual"/>
        </w:rPr>
      </w:pPr>
      <w:hyperlink w:anchor="_Toc214889744" w:history="1">
        <w:r w:rsidRPr="008A1B3B">
          <w:rPr>
            <w:rStyle w:val="Hyperlink"/>
            <w:noProof/>
          </w:rPr>
          <w:t>3.9.4.1.2.6 IEEE 1073.1.1.3 IDC term mapping to OBX segment</w:t>
        </w:r>
        <w:r>
          <w:rPr>
            <w:noProof/>
            <w:webHidden/>
          </w:rPr>
          <w:tab/>
        </w:r>
        <w:r>
          <w:rPr>
            <w:noProof/>
            <w:webHidden/>
          </w:rPr>
          <w:fldChar w:fldCharType="begin"/>
        </w:r>
        <w:r>
          <w:rPr>
            <w:noProof/>
            <w:webHidden/>
          </w:rPr>
          <w:instrText xml:space="preserve"> PAGEREF _Toc214889744 \h </w:instrText>
        </w:r>
        <w:r>
          <w:rPr>
            <w:noProof/>
            <w:webHidden/>
          </w:rPr>
        </w:r>
        <w:r>
          <w:rPr>
            <w:noProof/>
            <w:webHidden/>
          </w:rPr>
          <w:fldChar w:fldCharType="separate"/>
        </w:r>
        <w:r>
          <w:rPr>
            <w:noProof/>
            <w:webHidden/>
          </w:rPr>
          <w:t>80</w:t>
        </w:r>
        <w:r>
          <w:rPr>
            <w:noProof/>
            <w:webHidden/>
          </w:rPr>
          <w:fldChar w:fldCharType="end"/>
        </w:r>
      </w:hyperlink>
    </w:p>
    <w:p w14:paraId="131570F8" w14:textId="30ACBC20" w:rsidR="00464782" w:rsidRDefault="00464782">
      <w:pPr>
        <w:pStyle w:val="TOC6"/>
        <w:rPr>
          <w:rFonts w:asciiTheme="minorHAnsi" w:eastAsiaTheme="minorEastAsia" w:hAnsiTheme="minorHAnsi" w:cstheme="minorBidi"/>
          <w:noProof/>
          <w:kern w:val="2"/>
          <w14:ligatures w14:val="standardContextual"/>
        </w:rPr>
      </w:pPr>
      <w:hyperlink w:anchor="_Toc214889745" w:history="1">
        <w:r w:rsidRPr="008A1B3B">
          <w:rPr>
            <w:rStyle w:val="Hyperlink"/>
            <w:noProof/>
          </w:rPr>
          <w:t>3.9.4.1.2.7 OBX Segment with Encapsulated PDF or Reference Pointer to External Report [Optional]</w:t>
        </w:r>
        <w:r>
          <w:rPr>
            <w:noProof/>
            <w:webHidden/>
          </w:rPr>
          <w:tab/>
        </w:r>
        <w:r>
          <w:rPr>
            <w:noProof/>
            <w:webHidden/>
          </w:rPr>
          <w:fldChar w:fldCharType="begin"/>
        </w:r>
        <w:r>
          <w:rPr>
            <w:noProof/>
            <w:webHidden/>
          </w:rPr>
          <w:instrText xml:space="preserve"> PAGEREF _Toc214889745 \h </w:instrText>
        </w:r>
        <w:r>
          <w:rPr>
            <w:noProof/>
            <w:webHidden/>
          </w:rPr>
        </w:r>
        <w:r>
          <w:rPr>
            <w:noProof/>
            <w:webHidden/>
          </w:rPr>
          <w:fldChar w:fldCharType="separate"/>
        </w:r>
        <w:r>
          <w:rPr>
            <w:noProof/>
            <w:webHidden/>
          </w:rPr>
          <w:t>80</w:t>
        </w:r>
        <w:r>
          <w:rPr>
            <w:noProof/>
            <w:webHidden/>
          </w:rPr>
          <w:fldChar w:fldCharType="end"/>
        </w:r>
      </w:hyperlink>
    </w:p>
    <w:p w14:paraId="389BA865" w14:textId="11267745" w:rsidR="00464782" w:rsidRDefault="00464782">
      <w:pPr>
        <w:pStyle w:val="TOC6"/>
        <w:rPr>
          <w:rFonts w:asciiTheme="minorHAnsi" w:eastAsiaTheme="minorEastAsia" w:hAnsiTheme="minorHAnsi" w:cstheme="minorBidi"/>
          <w:noProof/>
          <w:kern w:val="2"/>
          <w14:ligatures w14:val="standardContextual"/>
        </w:rPr>
      </w:pPr>
      <w:hyperlink w:anchor="_Toc214889746" w:history="1">
        <w:r w:rsidRPr="008A1B3B">
          <w:rPr>
            <w:rStyle w:val="Hyperlink"/>
            <w:noProof/>
          </w:rPr>
          <w:t>3.9.4.1.2.8 NTE Segment – Notes and Comments [Optional]</w:t>
        </w:r>
        <w:r>
          <w:rPr>
            <w:noProof/>
            <w:webHidden/>
          </w:rPr>
          <w:tab/>
        </w:r>
        <w:r>
          <w:rPr>
            <w:noProof/>
            <w:webHidden/>
          </w:rPr>
          <w:fldChar w:fldCharType="begin"/>
        </w:r>
        <w:r>
          <w:rPr>
            <w:noProof/>
            <w:webHidden/>
          </w:rPr>
          <w:instrText xml:space="preserve"> PAGEREF _Toc214889746 \h </w:instrText>
        </w:r>
        <w:r>
          <w:rPr>
            <w:noProof/>
            <w:webHidden/>
          </w:rPr>
        </w:r>
        <w:r>
          <w:rPr>
            <w:noProof/>
            <w:webHidden/>
          </w:rPr>
          <w:fldChar w:fldCharType="separate"/>
        </w:r>
        <w:r>
          <w:rPr>
            <w:noProof/>
            <w:webHidden/>
          </w:rPr>
          <w:t>82</w:t>
        </w:r>
        <w:r>
          <w:rPr>
            <w:noProof/>
            <w:webHidden/>
          </w:rPr>
          <w:fldChar w:fldCharType="end"/>
        </w:r>
      </w:hyperlink>
    </w:p>
    <w:p w14:paraId="4697FD6A" w14:textId="02C8C5A8" w:rsidR="00464782" w:rsidRDefault="00464782">
      <w:pPr>
        <w:pStyle w:val="TOC5"/>
        <w:rPr>
          <w:rFonts w:asciiTheme="minorHAnsi" w:eastAsiaTheme="minorEastAsia" w:hAnsiTheme="minorHAnsi" w:cstheme="minorBidi"/>
          <w:noProof/>
          <w:kern w:val="2"/>
          <w14:ligatures w14:val="standardContextual"/>
        </w:rPr>
      </w:pPr>
      <w:hyperlink w:anchor="_Toc214889747" w:history="1">
        <w:r w:rsidRPr="008A1B3B">
          <w:rPr>
            <w:rStyle w:val="Hyperlink"/>
            <w:noProof/>
          </w:rPr>
          <w:t>3.9.4.1.3 Expected Actions</w:t>
        </w:r>
        <w:r>
          <w:rPr>
            <w:noProof/>
            <w:webHidden/>
          </w:rPr>
          <w:tab/>
        </w:r>
        <w:r>
          <w:rPr>
            <w:noProof/>
            <w:webHidden/>
          </w:rPr>
          <w:fldChar w:fldCharType="begin"/>
        </w:r>
        <w:r>
          <w:rPr>
            <w:noProof/>
            <w:webHidden/>
          </w:rPr>
          <w:instrText xml:space="preserve"> PAGEREF _Toc214889747 \h </w:instrText>
        </w:r>
        <w:r>
          <w:rPr>
            <w:noProof/>
            <w:webHidden/>
          </w:rPr>
        </w:r>
        <w:r>
          <w:rPr>
            <w:noProof/>
            <w:webHidden/>
          </w:rPr>
          <w:fldChar w:fldCharType="separate"/>
        </w:r>
        <w:r>
          <w:rPr>
            <w:noProof/>
            <w:webHidden/>
          </w:rPr>
          <w:t>83</w:t>
        </w:r>
        <w:r>
          <w:rPr>
            <w:noProof/>
            <w:webHidden/>
          </w:rPr>
          <w:fldChar w:fldCharType="end"/>
        </w:r>
      </w:hyperlink>
    </w:p>
    <w:p w14:paraId="4FE1935D" w14:textId="7B53189B" w:rsidR="00464782" w:rsidRDefault="00464782">
      <w:pPr>
        <w:pStyle w:val="TOC6"/>
        <w:rPr>
          <w:rFonts w:asciiTheme="minorHAnsi" w:eastAsiaTheme="minorEastAsia" w:hAnsiTheme="minorHAnsi" w:cstheme="minorBidi"/>
          <w:noProof/>
          <w:kern w:val="2"/>
          <w14:ligatures w14:val="standardContextual"/>
        </w:rPr>
      </w:pPr>
      <w:hyperlink w:anchor="_Toc214889748" w:history="1">
        <w:r w:rsidRPr="008A1B3B">
          <w:rPr>
            <w:rStyle w:val="Hyperlink"/>
            <w:noProof/>
          </w:rPr>
          <w:t>3.9.4.1.3.1 Implantable Device – Cardiac – Consumer</w:t>
        </w:r>
        <w:r>
          <w:rPr>
            <w:noProof/>
            <w:webHidden/>
          </w:rPr>
          <w:tab/>
        </w:r>
        <w:r>
          <w:rPr>
            <w:noProof/>
            <w:webHidden/>
          </w:rPr>
          <w:fldChar w:fldCharType="begin"/>
        </w:r>
        <w:r>
          <w:rPr>
            <w:noProof/>
            <w:webHidden/>
          </w:rPr>
          <w:instrText xml:space="preserve"> PAGEREF _Toc214889748 \h </w:instrText>
        </w:r>
        <w:r>
          <w:rPr>
            <w:noProof/>
            <w:webHidden/>
          </w:rPr>
        </w:r>
        <w:r>
          <w:rPr>
            <w:noProof/>
            <w:webHidden/>
          </w:rPr>
          <w:fldChar w:fldCharType="separate"/>
        </w:r>
        <w:r>
          <w:rPr>
            <w:noProof/>
            <w:webHidden/>
          </w:rPr>
          <w:t>83</w:t>
        </w:r>
        <w:r>
          <w:rPr>
            <w:noProof/>
            <w:webHidden/>
          </w:rPr>
          <w:fldChar w:fldCharType="end"/>
        </w:r>
      </w:hyperlink>
    </w:p>
    <w:p w14:paraId="1BDF380B" w14:textId="6A127D68" w:rsidR="00464782" w:rsidRDefault="00464782">
      <w:pPr>
        <w:pStyle w:val="TOC3"/>
        <w:tabs>
          <w:tab w:val="left" w:pos="1584"/>
        </w:tabs>
        <w:rPr>
          <w:rFonts w:asciiTheme="minorHAnsi" w:eastAsiaTheme="minorEastAsia" w:hAnsiTheme="minorHAnsi" w:cstheme="minorBidi"/>
          <w:noProof/>
          <w:kern w:val="2"/>
          <w14:ligatures w14:val="standardContextual"/>
        </w:rPr>
      </w:pPr>
      <w:hyperlink w:anchor="_Toc214889749" w:history="1">
        <w:r w:rsidRPr="008A1B3B">
          <w:rPr>
            <w:rStyle w:val="Hyperlink"/>
            <w:noProof/>
          </w:rPr>
          <w:t>3.9.5</w:t>
        </w:r>
        <w:r>
          <w:rPr>
            <w:rFonts w:asciiTheme="minorHAnsi" w:eastAsiaTheme="minorEastAsia" w:hAnsiTheme="minorHAnsi" w:cstheme="minorBidi"/>
            <w:noProof/>
            <w:kern w:val="2"/>
            <w14:ligatures w14:val="standardContextual"/>
          </w:rPr>
          <w:tab/>
        </w:r>
        <w:r w:rsidRPr="008A1B3B">
          <w:rPr>
            <w:rStyle w:val="Hyperlink"/>
            <w:noProof/>
          </w:rPr>
          <w:t>Security Considerations</w:t>
        </w:r>
        <w:r>
          <w:rPr>
            <w:noProof/>
            <w:webHidden/>
          </w:rPr>
          <w:tab/>
        </w:r>
        <w:r>
          <w:rPr>
            <w:noProof/>
            <w:webHidden/>
          </w:rPr>
          <w:fldChar w:fldCharType="begin"/>
        </w:r>
        <w:r>
          <w:rPr>
            <w:noProof/>
            <w:webHidden/>
          </w:rPr>
          <w:instrText xml:space="preserve"> PAGEREF _Toc214889749 \h </w:instrText>
        </w:r>
        <w:r>
          <w:rPr>
            <w:noProof/>
            <w:webHidden/>
          </w:rPr>
        </w:r>
        <w:r>
          <w:rPr>
            <w:noProof/>
            <w:webHidden/>
          </w:rPr>
          <w:fldChar w:fldCharType="separate"/>
        </w:r>
        <w:r>
          <w:rPr>
            <w:noProof/>
            <w:webHidden/>
          </w:rPr>
          <w:t>83</w:t>
        </w:r>
        <w:r>
          <w:rPr>
            <w:noProof/>
            <w:webHidden/>
          </w:rPr>
          <w:fldChar w:fldCharType="end"/>
        </w:r>
      </w:hyperlink>
    </w:p>
    <w:p w14:paraId="5D75CEFE" w14:textId="636907C3" w:rsidR="00464782" w:rsidRDefault="00464782">
      <w:pPr>
        <w:pStyle w:val="TOC2"/>
        <w:rPr>
          <w:rFonts w:asciiTheme="minorHAnsi" w:eastAsiaTheme="minorEastAsia" w:hAnsiTheme="minorHAnsi" w:cstheme="minorBidi"/>
          <w:noProof/>
          <w:kern w:val="2"/>
          <w14:ligatures w14:val="standardContextual"/>
        </w:rPr>
      </w:pPr>
      <w:hyperlink w:anchor="_Toc214889750" w:history="1">
        <w:r w:rsidRPr="008A1B3B">
          <w:rPr>
            <w:rStyle w:val="Hyperlink"/>
            <w:noProof/>
          </w:rPr>
          <w:t>3.10 Communicate Infusion Event Data [PCD-10]</w:t>
        </w:r>
        <w:r>
          <w:rPr>
            <w:noProof/>
            <w:webHidden/>
          </w:rPr>
          <w:tab/>
        </w:r>
        <w:r>
          <w:rPr>
            <w:noProof/>
            <w:webHidden/>
          </w:rPr>
          <w:fldChar w:fldCharType="begin"/>
        </w:r>
        <w:r>
          <w:rPr>
            <w:noProof/>
            <w:webHidden/>
          </w:rPr>
          <w:instrText xml:space="preserve"> PAGEREF _Toc214889750 \h </w:instrText>
        </w:r>
        <w:r>
          <w:rPr>
            <w:noProof/>
            <w:webHidden/>
          </w:rPr>
        </w:r>
        <w:r>
          <w:rPr>
            <w:noProof/>
            <w:webHidden/>
          </w:rPr>
          <w:fldChar w:fldCharType="separate"/>
        </w:r>
        <w:r>
          <w:rPr>
            <w:noProof/>
            <w:webHidden/>
          </w:rPr>
          <w:t>83</w:t>
        </w:r>
        <w:r>
          <w:rPr>
            <w:noProof/>
            <w:webHidden/>
          </w:rPr>
          <w:fldChar w:fldCharType="end"/>
        </w:r>
      </w:hyperlink>
    </w:p>
    <w:p w14:paraId="0B92CDAE" w14:textId="0B15B2DB" w:rsidR="00464782" w:rsidRDefault="00464782">
      <w:pPr>
        <w:pStyle w:val="TOC3"/>
        <w:rPr>
          <w:rFonts w:asciiTheme="minorHAnsi" w:eastAsiaTheme="minorEastAsia" w:hAnsiTheme="minorHAnsi" w:cstheme="minorBidi"/>
          <w:noProof/>
          <w:kern w:val="2"/>
          <w14:ligatures w14:val="standardContextual"/>
        </w:rPr>
      </w:pPr>
      <w:hyperlink w:anchor="_Toc214889751" w:history="1">
        <w:r w:rsidRPr="008A1B3B">
          <w:rPr>
            <w:rStyle w:val="Hyperlink"/>
            <w:noProof/>
          </w:rPr>
          <w:t>3.10.1 Scope</w:t>
        </w:r>
        <w:r>
          <w:rPr>
            <w:noProof/>
            <w:webHidden/>
          </w:rPr>
          <w:tab/>
        </w:r>
        <w:r>
          <w:rPr>
            <w:noProof/>
            <w:webHidden/>
          </w:rPr>
          <w:fldChar w:fldCharType="begin"/>
        </w:r>
        <w:r>
          <w:rPr>
            <w:noProof/>
            <w:webHidden/>
          </w:rPr>
          <w:instrText xml:space="preserve"> PAGEREF _Toc214889751 \h </w:instrText>
        </w:r>
        <w:r>
          <w:rPr>
            <w:noProof/>
            <w:webHidden/>
          </w:rPr>
        </w:r>
        <w:r>
          <w:rPr>
            <w:noProof/>
            <w:webHidden/>
          </w:rPr>
          <w:fldChar w:fldCharType="separate"/>
        </w:r>
        <w:r>
          <w:rPr>
            <w:noProof/>
            <w:webHidden/>
          </w:rPr>
          <w:t>83</w:t>
        </w:r>
        <w:r>
          <w:rPr>
            <w:noProof/>
            <w:webHidden/>
          </w:rPr>
          <w:fldChar w:fldCharType="end"/>
        </w:r>
      </w:hyperlink>
    </w:p>
    <w:p w14:paraId="19E932CD" w14:textId="45DEBA60" w:rsidR="00464782" w:rsidRDefault="00464782">
      <w:pPr>
        <w:pStyle w:val="TOC3"/>
        <w:rPr>
          <w:rFonts w:asciiTheme="minorHAnsi" w:eastAsiaTheme="minorEastAsia" w:hAnsiTheme="minorHAnsi" w:cstheme="minorBidi"/>
          <w:noProof/>
          <w:kern w:val="2"/>
          <w14:ligatures w14:val="standardContextual"/>
        </w:rPr>
      </w:pPr>
      <w:hyperlink w:anchor="_Toc214889752" w:history="1">
        <w:r w:rsidRPr="008A1B3B">
          <w:rPr>
            <w:rStyle w:val="Hyperlink"/>
            <w:noProof/>
          </w:rPr>
          <w:t>3.10.2 Use Case Roles</w:t>
        </w:r>
        <w:r>
          <w:rPr>
            <w:noProof/>
            <w:webHidden/>
          </w:rPr>
          <w:tab/>
        </w:r>
        <w:r>
          <w:rPr>
            <w:noProof/>
            <w:webHidden/>
          </w:rPr>
          <w:fldChar w:fldCharType="begin"/>
        </w:r>
        <w:r>
          <w:rPr>
            <w:noProof/>
            <w:webHidden/>
          </w:rPr>
          <w:instrText xml:space="preserve"> PAGEREF _Toc214889752 \h </w:instrText>
        </w:r>
        <w:r>
          <w:rPr>
            <w:noProof/>
            <w:webHidden/>
          </w:rPr>
        </w:r>
        <w:r>
          <w:rPr>
            <w:noProof/>
            <w:webHidden/>
          </w:rPr>
          <w:fldChar w:fldCharType="separate"/>
        </w:r>
        <w:r>
          <w:rPr>
            <w:noProof/>
            <w:webHidden/>
          </w:rPr>
          <w:t>83</w:t>
        </w:r>
        <w:r>
          <w:rPr>
            <w:noProof/>
            <w:webHidden/>
          </w:rPr>
          <w:fldChar w:fldCharType="end"/>
        </w:r>
      </w:hyperlink>
    </w:p>
    <w:p w14:paraId="224EAADB" w14:textId="12B9568A" w:rsidR="00464782" w:rsidRDefault="00464782">
      <w:pPr>
        <w:pStyle w:val="TOC3"/>
        <w:rPr>
          <w:rFonts w:asciiTheme="minorHAnsi" w:eastAsiaTheme="minorEastAsia" w:hAnsiTheme="minorHAnsi" w:cstheme="minorBidi"/>
          <w:noProof/>
          <w:kern w:val="2"/>
          <w14:ligatures w14:val="standardContextual"/>
        </w:rPr>
      </w:pPr>
      <w:hyperlink w:anchor="_Toc214889753" w:history="1">
        <w:r w:rsidRPr="008A1B3B">
          <w:rPr>
            <w:rStyle w:val="Hyperlink"/>
            <w:noProof/>
          </w:rPr>
          <w:t>3.10.3 Referenced Standard</w:t>
        </w:r>
        <w:r>
          <w:rPr>
            <w:noProof/>
            <w:webHidden/>
          </w:rPr>
          <w:tab/>
        </w:r>
        <w:r>
          <w:rPr>
            <w:noProof/>
            <w:webHidden/>
          </w:rPr>
          <w:fldChar w:fldCharType="begin"/>
        </w:r>
        <w:r>
          <w:rPr>
            <w:noProof/>
            <w:webHidden/>
          </w:rPr>
          <w:instrText xml:space="preserve"> PAGEREF _Toc214889753 \h </w:instrText>
        </w:r>
        <w:r>
          <w:rPr>
            <w:noProof/>
            <w:webHidden/>
          </w:rPr>
        </w:r>
        <w:r>
          <w:rPr>
            <w:noProof/>
            <w:webHidden/>
          </w:rPr>
          <w:fldChar w:fldCharType="separate"/>
        </w:r>
        <w:r>
          <w:rPr>
            <w:noProof/>
            <w:webHidden/>
          </w:rPr>
          <w:t>84</w:t>
        </w:r>
        <w:r>
          <w:rPr>
            <w:noProof/>
            <w:webHidden/>
          </w:rPr>
          <w:fldChar w:fldCharType="end"/>
        </w:r>
      </w:hyperlink>
    </w:p>
    <w:p w14:paraId="3EFD58DE" w14:textId="1EE8FB9C" w:rsidR="00464782" w:rsidRDefault="00464782">
      <w:pPr>
        <w:pStyle w:val="TOC3"/>
        <w:rPr>
          <w:rFonts w:asciiTheme="minorHAnsi" w:eastAsiaTheme="minorEastAsia" w:hAnsiTheme="minorHAnsi" w:cstheme="minorBidi"/>
          <w:noProof/>
          <w:kern w:val="2"/>
          <w14:ligatures w14:val="standardContextual"/>
        </w:rPr>
      </w:pPr>
      <w:hyperlink w:anchor="_Toc214889754" w:history="1">
        <w:r w:rsidRPr="008A1B3B">
          <w:rPr>
            <w:rStyle w:val="Hyperlink"/>
            <w:noProof/>
          </w:rPr>
          <w:t>3.10.4 Messages</w:t>
        </w:r>
        <w:r>
          <w:rPr>
            <w:noProof/>
            <w:webHidden/>
          </w:rPr>
          <w:tab/>
        </w:r>
        <w:r>
          <w:rPr>
            <w:noProof/>
            <w:webHidden/>
          </w:rPr>
          <w:fldChar w:fldCharType="begin"/>
        </w:r>
        <w:r>
          <w:rPr>
            <w:noProof/>
            <w:webHidden/>
          </w:rPr>
          <w:instrText xml:space="preserve"> PAGEREF _Toc214889754 \h </w:instrText>
        </w:r>
        <w:r>
          <w:rPr>
            <w:noProof/>
            <w:webHidden/>
          </w:rPr>
        </w:r>
        <w:r>
          <w:rPr>
            <w:noProof/>
            <w:webHidden/>
          </w:rPr>
          <w:fldChar w:fldCharType="separate"/>
        </w:r>
        <w:r>
          <w:rPr>
            <w:noProof/>
            <w:webHidden/>
          </w:rPr>
          <w:t>85</w:t>
        </w:r>
        <w:r>
          <w:rPr>
            <w:noProof/>
            <w:webHidden/>
          </w:rPr>
          <w:fldChar w:fldCharType="end"/>
        </w:r>
      </w:hyperlink>
    </w:p>
    <w:p w14:paraId="1847172A" w14:textId="60E871DE" w:rsidR="00464782" w:rsidRDefault="00464782">
      <w:pPr>
        <w:pStyle w:val="TOC4"/>
        <w:rPr>
          <w:rFonts w:asciiTheme="minorHAnsi" w:eastAsiaTheme="minorEastAsia" w:hAnsiTheme="minorHAnsi" w:cstheme="minorBidi"/>
          <w:noProof/>
          <w:kern w:val="2"/>
          <w14:ligatures w14:val="standardContextual"/>
        </w:rPr>
      </w:pPr>
      <w:hyperlink w:anchor="_Toc214889755" w:history="1">
        <w:r w:rsidRPr="008A1B3B">
          <w:rPr>
            <w:rStyle w:val="Hyperlink"/>
            <w:bCs/>
            <w:noProof/>
          </w:rPr>
          <w:t>3.10.4.1 Communicate Infusion Event Data</w:t>
        </w:r>
        <w:r>
          <w:rPr>
            <w:noProof/>
            <w:webHidden/>
          </w:rPr>
          <w:tab/>
        </w:r>
        <w:r>
          <w:rPr>
            <w:noProof/>
            <w:webHidden/>
          </w:rPr>
          <w:fldChar w:fldCharType="begin"/>
        </w:r>
        <w:r>
          <w:rPr>
            <w:noProof/>
            <w:webHidden/>
          </w:rPr>
          <w:instrText xml:space="preserve"> PAGEREF _Toc214889755 \h </w:instrText>
        </w:r>
        <w:r>
          <w:rPr>
            <w:noProof/>
            <w:webHidden/>
          </w:rPr>
        </w:r>
        <w:r>
          <w:rPr>
            <w:noProof/>
            <w:webHidden/>
          </w:rPr>
          <w:fldChar w:fldCharType="separate"/>
        </w:r>
        <w:r>
          <w:rPr>
            <w:noProof/>
            <w:webHidden/>
          </w:rPr>
          <w:t>85</w:t>
        </w:r>
        <w:r>
          <w:rPr>
            <w:noProof/>
            <w:webHidden/>
          </w:rPr>
          <w:fldChar w:fldCharType="end"/>
        </w:r>
      </w:hyperlink>
    </w:p>
    <w:p w14:paraId="7A5069EA" w14:textId="55BD9B03" w:rsidR="00464782" w:rsidRDefault="00464782">
      <w:pPr>
        <w:pStyle w:val="TOC5"/>
        <w:rPr>
          <w:rFonts w:asciiTheme="minorHAnsi" w:eastAsiaTheme="minorEastAsia" w:hAnsiTheme="minorHAnsi" w:cstheme="minorBidi"/>
          <w:noProof/>
          <w:kern w:val="2"/>
          <w14:ligatures w14:val="standardContextual"/>
        </w:rPr>
      </w:pPr>
      <w:hyperlink w:anchor="_Toc214889756" w:history="1">
        <w:r w:rsidRPr="008A1B3B">
          <w:rPr>
            <w:rStyle w:val="Hyperlink"/>
            <w:bCs/>
            <w:noProof/>
          </w:rPr>
          <w:t>3.10.4.1.1 Trigger Events</w:t>
        </w:r>
        <w:r>
          <w:rPr>
            <w:noProof/>
            <w:webHidden/>
          </w:rPr>
          <w:tab/>
        </w:r>
        <w:r>
          <w:rPr>
            <w:noProof/>
            <w:webHidden/>
          </w:rPr>
          <w:fldChar w:fldCharType="begin"/>
        </w:r>
        <w:r>
          <w:rPr>
            <w:noProof/>
            <w:webHidden/>
          </w:rPr>
          <w:instrText xml:space="preserve"> PAGEREF _Toc214889756 \h </w:instrText>
        </w:r>
        <w:r>
          <w:rPr>
            <w:noProof/>
            <w:webHidden/>
          </w:rPr>
        </w:r>
        <w:r>
          <w:rPr>
            <w:noProof/>
            <w:webHidden/>
          </w:rPr>
          <w:fldChar w:fldCharType="separate"/>
        </w:r>
        <w:r>
          <w:rPr>
            <w:noProof/>
            <w:webHidden/>
          </w:rPr>
          <w:t>85</w:t>
        </w:r>
        <w:r>
          <w:rPr>
            <w:noProof/>
            <w:webHidden/>
          </w:rPr>
          <w:fldChar w:fldCharType="end"/>
        </w:r>
      </w:hyperlink>
    </w:p>
    <w:p w14:paraId="79FC3708" w14:textId="598117CE" w:rsidR="00464782" w:rsidRDefault="00464782">
      <w:pPr>
        <w:pStyle w:val="TOC5"/>
        <w:rPr>
          <w:rFonts w:asciiTheme="minorHAnsi" w:eastAsiaTheme="minorEastAsia" w:hAnsiTheme="minorHAnsi" w:cstheme="minorBidi"/>
          <w:noProof/>
          <w:kern w:val="2"/>
          <w14:ligatures w14:val="standardContextual"/>
        </w:rPr>
      </w:pPr>
      <w:hyperlink w:anchor="_Toc214889757" w:history="1">
        <w:r w:rsidRPr="008A1B3B">
          <w:rPr>
            <w:rStyle w:val="Hyperlink"/>
            <w:bCs/>
            <w:noProof/>
          </w:rPr>
          <w:t>3.10.4.1.2 Message Semantics</w:t>
        </w:r>
        <w:r>
          <w:rPr>
            <w:noProof/>
            <w:webHidden/>
          </w:rPr>
          <w:tab/>
        </w:r>
        <w:r>
          <w:rPr>
            <w:noProof/>
            <w:webHidden/>
          </w:rPr>
          <w:fldChar w:fldCharType="begin"/>
        </w:r>
        <w:r>
          <w:rPr>
            <w:noProof/>
            <w:webHidden/>
          </w:rPr>
          <w:instrText xml:space="preserve"> PAGEREF _Toc214889757 \h </w:instrText>
        </w:r>
        <w:r>
          <w:rPr>
            <w:noProof/>
            <w:webHidden/>
          </w:rPr>
        </w:r>
        <w:r>
          <w:rPr>
            <w:noProof/>
            <w:webHidden/>
          </w:rPr>
          <w:fldChar w:fldCharType="separate"/>
        </w:r>
        <w:r>
          <w:rPr>
            <w:noProof/>
            <w:webHidden/>
          </w:rPr>
          <w:t>85</w:t>
        </w:r>
        <w:r>
          <w:rPr>
            <w:noProof/>
            <w:webHidden/>
          </w:rPr>
          <w:fldChar w:fldCharType="end"/>
        </w:r>
      </w:hyperlink>
    </w:p>
    <w:p w14:paraId="5BD82604" w14:textId="37A58361" w:rsidR="00464782" w:rsidRDefault="00464782">
      <w:pPr>
        <w:pStyle w:val="TOC5"/>
        <w:rPr>
          <w:rFonts w:asciiTheme="minorHAnsi" w:eastAsiaTheme="minorEastAsia" w:hAnsiTheme="minorHAnsi" w:cstheme="minorBidi"/>
          <w:noProof/>
          <w:kern w:val="2"/>
          <w14:ligatures w14:val="standardContextual"/>
        </w:rPr>
      </w:pPr>
      <w:hyperlink w:anchor="_Toc214889758" w:history="1">
        <w:r w:rsidRPr="008A1B3B">
          <w:rPr>
            <w:rStyle w:val="Hyperlink"/>
            <w:bCs/>
            <w:noProof/>
          </w:rPr>
          <w:t>3.10.4.1.3 Expected Actions</w:t>
        </w:r>
        <w:r>
          <w:rPr>
            <w:noProof/>
            <w:webHidden/>
          </w:rPr>
          <w:tab/>
        </w:r>
        <w:r>
          <w:rPr>
            <w:noProof/>
            <w:webHidden/>
          </w:rPr>
          <w:fldChar w:fldCharType="begin"/>
        </w:r>
        <w:r>
          <w:rPr>
            <w:noProof/>
            <w:webHidden/>
          </w:rPr>
          <w:instrText xml:space="preserve"> PAGEREF _Toc214889758 \h </w:instrText>
        </w:r>
        <w:r>
          <w:rPr>
            <w:noProof/>
            <w:webHidden/>
          </w:rPr>
        </w:r>
        <w:r>
          <w:rPr>
            <w:noProof/>
            <w:webHidden/>
          </w:rPr>
          <w:fldChar w:fldCharType="separate"/>
        </w:r>
        <w:r>
          <w:rPr>
            <w:noProof/>
            <w:webHidden/>
          </w:rPr>
          <w:t>86</w:t>
        </w:r>
        <w:r>
          <w:rPr>
            <w:noProof/>
            <w:webHidden/>
          </w:rPr>
          <w:fldChar w:fldCharType="end"/>
        </w:r>
      </w:hyperlink>
    </w:p>
    <w:p w14:paraId="0E3747E4" w14:textId="223D7B83" w:rsidR="00464782" w:rsidRDefault="00464782">
      <w:pPr>
        <w:pStyle w:val="TOC1"/>
        <w:rPr>
          <w:rFonts w:asciiTheme="minorHAnsi" w:eastAsiaTheme="minorEastAsia" w:hAnsiTheme="minorHAnsi" w:cstheme="minorBidi"/>
          <w:noProof/>
          <w:kern w:val="2"/>
          <w14:ligatures w14:val="standardContextual"/>
        </w:rPr>
      </w:pPr>
      <w:hyperlink w:anchor="_Toc214889759" w:history="1">
        <w:r w:rsidRPr="008A1B3B">
          <w:rPr>
            <w:rStyle w:val="Hyperlink"/>
            <w:noProof/>
          </w:rPr>
          <w:t>Appendices</w:t>
        </w:r>
        <w:r>
          <w:rPr>
            <w:noProof/>
            <w:webHidden/>
          </w:rPr>
          <w:tab/>
        </w:r>
        <w:r>
          <w:rPr>
            <w:noProof/>
            <w:webHidden/>
          </w:rPr>
          <w:fldChar w:fldCharType="begin"/>
        </w:r>
        <w:r>
          <w:rPr>
            <w:noProof/>
            <w:webHidden/>
          </w:rPr>
          <w:instrText xml:space="preserve"> PAGEREF _Toc214889759 \h </w:instrText>
        </w:r>
        <w:r>
          <w:rPr>
            <w:noProof/>
            <w:webHidden/>
          </w:rPr>
        </w:r>
        <w:r>
          <w:rPr>
            <w:noProof/>
            <w:webHidden/>
          </w:rPr>
          <w:fldChar w:fldCharType="separate"/>
        </w:r>
        <w:r>
          <w:rPr>
            <w:noProof/>
            <w:webHidden/>
          </w:rPr>
          <w:t>87</w:t>
        </w:r>
        <w:r>
          <w:rPr>
            <w:noProof/>
            <w:webHidden/>
          </w:rPr>
          <w:fldChar w:fldCharType="end"/>
        </w:r>
      </w:hyperlink>
    </w:p>
    <w:p w14:paraId="79CDA089" w14:textId="4FCB3777" w:rsidR="00464782" w:rsidRDefault="00464782">
      <w:pPr>
        <w:pStyle w:val="TOC1"/>
        <w:rPr>
          <w:rFonts w:asciiTheme="minorHAnsi" w:eastAsiaTheme="minorEastAsia" w:hAnsiTheme="minorHAnsi" w:cstheme="minorBidi"/>
          <w:noProof/>
          <w:kern w:val="2"/>
          <w14:ligatures w14:val="standardContextual"/>
        </w:rPr>
      </w:pPr>
      <w:hyperlink w:anchor="_Toc214889760" w:history="1">
        <w:r w:rsidRPr="008A1B3B">
          <w:rPr>
            <w:rStyle w:val="Hyperlink"/>
            <w:noProof/>
          </w:rPr>
          <w:t>Appendix A Mapping ISO/IEEE 11073 Domain Information Model to HL7</w:t>
        </w:r>
        <w:r>
          <w:rPr>
            <w:noProof/>
            <w:webHidden/>
          </w:rPr>
          <w:tab/>
        </w:r>
        <w:r>
          <w:rPr>
            <w:noProof/>
            <w:webHidden/>
          </w:rPr>
          <w:fldChar w:fldCharType="begin"/>
        </w:r>
        <w:r>
          <w:rPr>
            <w:noProof/>
            <w:webHidden/>
          </w:rPr>
          <w:instrText xml:space="preserve"> PAGEREF _Toc214889760 \h </w:instrText>
        </w:r>
        <w:r>
          <w:rPr>
            <w:noProof/>
            <w:webHidden/>
          </w:rPr>
        </w:r>
        <w:r>
          <w:rPr>
            <w:noProof/>
            <w:webHidden/>
          </w:rPr>
          <w:fldChar w:fldCharType="separate"/>
        </w:r>
        <w:r>
          <w:rPr>
            <w:noProof/>
            <w:webHidden/>
          </w:rPr>
          <w:t>88</w:t>
        </w:r>
        <w:r>
          <w:rPr>
            <w:noProof/>
            <w:webHidden/>
          </w:rPr>
          <w:fldChar w:fldCharType="end"/>
        </w:r>
      </w:hyperlink>
    </w:p>
    <w:p w14:paraId="60949623" w14:textId="3AC5814C" w:rsidR="00464782" w:rsidRDefault="00464782">
      <w:pPr>
        <w:pStyle w:val="TOC2"/>
        <w:rPr>
          <w:rFonts w:asciiTheme="minorHAnsi" w:eastAsiaTheme="minorEastAsia" w:hAnsiTheme="minorHAnsi" w:cstheme="minorBidi"/>
          <w:noProof/>
          <w:kern w:val="2"/>
          <w14:ligatures w14:val="standardContextual"/>
        </w:rPr>
      </w:pPr>
      <w:hyperlink w:anchor="_Toc214889761" w:history="1">
        <w:r w:rsidRPr="008A1B3B">
          <w:rPr>
            <w:rStyle w:val="Hyperlink"/>
            <w:noProof/>
          </w:rPr>
          <w:t>A.1 ISO/IEEE Nomenclature mapping to HL7 OBX-3</w:t>
        </w:r>
        <w:r>
          <w:rPr>
            <w:noProof/>
            <w:webHidden/>
          </w:rPr>
          <w:tab/>
        </w:r>
        <w:r>
          <w:rPr>
            <w:noProof/>
            <w:webHidden/>
          </w:rPr>
          <w:fldChar w:fldCharType="begin"/>
        </w:r>
        <w:r>
          <w:rPr>
            <w:noProof/>
            <w:webHidden/>
          </w:rPr>
          <w:instrText xml:space="preserve"> PAGEREF _Toc214889761 \h </w:instrText>
        </w:r>
        <w:r>
          <w:rPr>
            <w:noProof/>
            <w:webHidden/>
          </w:rPr>
        </w:r>
        <w:r>
          <w:rPr>
            <w:noProof/>
            <w:webHidden/>
          </w:rPr>
          <w:fldChar w:fldCharType="separate"/>
        </w:r>
        <w:r>
          <w:rPr>
            <w:noProof/>
            <w:webHidden/>
          </w:rPr>
          <w:t>91</w:t>
        </w:r>
        <w:r>
          <w:rPr>
            <w:noProof/>
            <w:webHidden/>
          </w:rPr>
          <w:fldChar w:fldCharType="end"/>
        </w:r>
      </w:hyperlink>
    </w:p>
    <w:p w14:paraId="3F50ABFC" w14:textId="3FBF85A8" w:rsidR="00464782" w:rsidRDefault="00464782">
      <w:pPr>
        <w:pStyle w:val="TOC1"/>
        <w:rPr>
          <w:rFonts w:asciiTheme="minorHAnsi" w:eastAsiaTheme="minorEastAsia" w:hAnsiTheme="minorHAnsi" w:cstheme="minorBidi"/>
          <w:noProof/>
          <w:kern w:val="2"/>
          <w14:ligatures w14:val="standardContextual"/>
        </w:rPr>
      </w:pPr>
      <w:hyperlink w:anchor="_Toc214889762" w:history="1">
        <w:r w:rsidRPr="008A1B3B">
          <w:rPr>
            <w:rStyle w:val="Hyperlink"/>
            <w:noProof/>
          </w:rPr>
          <w:t>Appendix B Common Segment Descriptions</w:t>
        </w:r>
        <w:r>
          <w:rPr>
            <w:noProof/>
            <w:webHidden/>
          </w:rPr>
          <w:tab/>
        </w:r>
        <w:r>
          <w:rPr>
            <w:noProof/>
            <w:webHidden/>
          </w:rPr>
          <w:fldChar w:fldCharType="begin"/>
        </w:r>
        <w:r>
          <w:rPr>
            <w:noProof/>
            <w:webHidden/>
          </w:rPr>
          <w:instrText xml:space="preserve"> PAGEREF _Toc214889762 \h </w:instrText>
        </w:r>
        <w:r>
          <w:rPr>
            <w:noProof/>
            <w:webHidden/>
          </w:rPr>
        </w:r>
        <w:r>
          <w:rPr>
            <w:noProof/>
            <w:webHidden/>
          </w:rPr>
          <w:fldChar w:fldCharType="separate"/>
        </w:r>
        <w:r>
          <w:rPr>
            <w:noProof/>
            <w:webHidden/>
          </w:rPr>
          <w:t>93</w:t>
        </w:r>
        <w:r>
          <w:rPr>
            <w:noProof/>
            <w:webHidden/>
          </w:rPr>
          <w:fldChar w:fldCharType="end"/>
        </w:r>
      </w:hyperlink>
    </w:p>
    <w:p w14:paraId="14E2B246" w14:textId="4B478E1D" w:rsidR="00464782" w:rsidRDefault="00464782">
      <w:pPr>
        <w:pStyle w:val="TOC2"/>
        <w:rPr>
          <w:rFonts w:asciiTheme="minorHAnsi" w:eastAsiaTheme="minorEastAsia" w:hAnsiTheme="minorHAnsi" w:cstheme="minorBidi"/>
          <w:noProof/>
          <w:kern w:val="2"/>
          <w14:ligatures w14:val="standardContextual"/>
        </w:rPr>
      </w:pPr>
      <w:hyperlink w:anchor="_Toc214889763" w:history="1">
        <w:r w:rsidRPr="008A1B3B">
          <w:rPr>
            <w:rStyle w:val="Hyperlink"/>
            <w:noProof/>
          </w:rPr>
          <w:t>B.1 MSH – Message Header Segment</w:t>
        </w:r>
        <w:r>
          <w:rPr>
            <w:noProof/>
            <w:webHidden/>
          </w:rPr>
          <w:tab/>
        </w:r>
        <w:r>
          <w:rPr>
            <w:noProof/>
            <w:webHidden/>
          </w:rPr>
          <w:fldChar w:fldCharType="begin"/>
        </w:r>
        <w:r>
          <w:rPr>
            <w:noProof/>
            <w:webHidden/>
          </w:rPr>
          <w:instrText xml:space="preserve"> PAGEREF _Toc214889763 \h </w:instrText>
        </w:r>
        <w:r>
          <w:rPr>
            <w:noProof/>
            <w:webHidden/>
          </w:rPr>
        </w:r>
        <w:r>
          <w:rPr>
            <w:noProof/>
            <w:webHidden/>
          </w:rPr>
          <w:fldChar w:fldCharType="separate"/>
        </w:r>
        <w:r>
          <w:rPr>
            <w:noProof/>
            <w:webHidden/>
          </w:rPr>
          <w:t>93</w:t>
        </w:r>
        <w:r>
          <w:rPr>
            <w:noProof/>
            <w:webHidden/>
          </w:rPr>
          <w:fldChar w:fldCharType="end"/>
        </w:r>
      </w:hyperlink>
    </w:p>
    <w:p w14:paraId="57DDE518" w14:textId="5F0459F5" w:rsidR="00464782" w:rsidRDefault="00464782">
      <w:pPr>
        <w:pStyle w:val="TOC2"/>
        <w:rPr>
          <w:rFonts w:asciiTheme="minorHAnsi" w:eastAsiaTheme="minorEastAsia" w:hAnsiTheme="minorHAnsi" w:cstheme="minorBidi"/>
          <w:noProof/>
          <w:kern w:val="2"/>
          <w14:ligatures w14:val="standardContextual"/>
        </w:rPr>
      </w:pPr>
      <w:hyperlink w:anchor="_Toc214889764" w:history="1">
        <w:r w:rsidRPr="008A1B3B">
          <w:rPr>
            <w:rStyle w:val="Hyperlink"/>
            <w:noProof/>
          </w:rPr>
          <w:t>B.2 MSA – Message Acknowledgement Segment</w:t>
        </w:r>
        <w:r>
          <w:rPr>
            <w:noProof/>
            <w:webHidden/>
          </w:rPr>
          <w:tab/>
        </w:r>
        <w:r>
          <w:rPr>
            <w:noProof/>
            <w:webHidden/>
          </w:rPr>
          <w:fldChar w:fldCharType="begin"/>
        </w:r>
        <w:r>
          <w:rPr>
            <w:noProof/>
            <w:webHidden/>
          </w:rPr>
          <w:instrText xml:space="preserve"> PAGEREF _Toc214889764 \h </w:instrText>
        </w:r>
        <w:r>
          <w:rPr>
            <w:noProof/>
            <w:webHidden/>
          </w:rPr>
        </w:r>
        <w:r>
          <w:rPr>
            <w:noProof/>
            <w:webHidden/>
          </w:rPr>
          <w:fldChar w:fldCharType="separate"/>
        </w:r>
        <w:r>
          <w:rPr>
            <w:noProof/>
            <w:webHidden/>
          </w:rPr>
          <w:t>98</w:t>
        </w:r>
        <w:r>
          <w:rPr>
            <w:noProof/>
            <w:webHidden/>
          </w:rPr>
          <w:fldChar w:fldCharType="end"/>
        </w:r>
      </w:hyperlink>
    </w:p>
    <w:p w14:paraId="76AAB65D" w14:textId="13816989" w:rsidR="00464782" w:rsidRDefault="00464782">
      <w:pPr>
        <w:pStyle w:val="TOC2"/>
        <w:rPr>
          <w:rFonts w:asciiTheme="minorHAnsi" w:eastAsiaTheme="minorEastAsia" w:hAnsiTheme="minorHAnsi" w:cstheme="minorBidi"/>
          <w:noProof/>
          <w:kern w:val="2"/>
          <w14:ligatures w14:val="standardContextual"/>
        </w:rPr>
      </w:pPr>
      <w:hyperlink w:anchor="_Toc214889765" w:history="1">
        <w:r w:rsidRPr="008A1B3B">
          <w:rPr>
            <w:rStyle w:val="Hyperlink"/>
            <w:noProof/>
          </w:rPr>
          <w:t>B.3 ERR – Error Segment</w:t>
        </w:r>
        <w:r>
          <w:rPr>
            <w:noProof/>
            <w:webHidden/>
          </w:rPr>
          <w:tab/>
        </w:r>
        <w:r>
          <w:rPr>
            <w:noProof/>
            <w:webHidden/>
          </w:rPr>
          <w:fldChar w:fldCharType="begin"/>
        </w:r>
        <w:r>
          <w:rPr>
            <w:noProof/>
            <w:webHidden/>
          </w:rPr>
          <w:instrText xml:space="preserve"> PAGEREF _Toc214889765 \h </w:instrText>
        </w:r>
        <w:r>
          <w:rPr>
            <w:noProof/>
            <w:webHidden/>
          </w:rPr>
        </w:r>
        <w:r>
          <w:rPr>
            <w:noProof/>
            <w:webHidden/>
          </w:rPr>
          <w:fldChar w:fldCharType="separate"/>
        </w:r>
        <w:r>
          <w:rPr>
            <w:noProof/>
            <w:webHidden/>
          </w:rPr>
          <w:t>99</w:t>
        </w:r>
        <w:r>
          <w:rPr>
            <w:noProof/>
            <w:webHidden/>
          </w:rPr>
          <w:fldChar w:fldCharType="end"/>
        </w:r>
      </w:hyperlink>
    </w:p>
    <w:p w14:paraId="0E22F62A" w14:textId="15E03003" w:rsidR="00464782" w:rsidRDefault="00464782">
      <w:pPr>
        <w:pStyle w:val="TOC2"/>
        <w:rPr>
          <w:rFonts w:asciiTheme="minorHAnsi" w:eastAsiaTheme="minorEastAsia" w:hAnsiTheme="minorHAnsi" w:cstheme="minorBidi"/>
          <w:noProof/>
          <w:kern w:val="2"/>
          <w14:ligatures w14:val="standardContextual"/>
        </w:rPr>
      </w:pPr>
      <w:hyperlink w:anchor="_Toc214889766" w:history="1">
        <w:r w:rsidRPr="008A1B3B">
          <w:rPr>
            <w:rStyle w:val="Hyperlink"/>
            <w:noProof/>
          </w:rPr>
          <w:t>B.4 NTE - Notes and Comment Segment</w:t>
        </w:r>
        <w:r>
          <w:rPr>
            <w:noProof/>
            <w:webHidden/>
          </w:rPr>
          <w:tab/>
        </w:r>
        <w:r>
          <w:rPr>
            <w:noProof/>
            <w:webHidden/>
          </w:rPr>
          <w:fldChar w:fldCharType="begin"/>
        </w:r>
        <w:r>
          <w:rPr>
            <w:noProof/>
            <w:webHidden/>
          </w:rPr>
          <w:instrText xml:space="preserve"> PAGEREF _Toc214889766 \h </w:instrText>
        </w:r>
        <w:r>
          <w:rPr>
            <w:noProof/>
            <w:webHidden/>
          </w:rPr>
        </w:r>
        <w:r>
          <w:rPr>
            <w:noProof/>
            <w:webHidden/>
          </w:rPr>
          <w:fldChar w:fldCharType="separate"/>
        </w:r>
        <w:r>
          <w:rPr>
            <w:noProof/>
            <w:webHidden/>
          </w:rPr>
          <w:t>103</w:t>
        </w:r>
        <w:r>
          <w:rPr>
            <w:noProof/>
            <w:webHidden/>
          </w:rPr>
          <w:fldChar w:fldCharType="end"/>
        </w:r>
      </w:hyperlink>
    </w:p>
    <w:p w14:paraId="6E4A5DC8" w14:textId="63EEBFBE" w:rsidR="00464782" w:rsidRDefault="00464782">
      <w:pPr>
        <w:pStyle w:val="TOC2"/>
        <w:rPr>
          <w:rFonts w:asciiTheme="minorHAnsi" w:eastAsiaTheme="minorEastAsia" w:hAnsiTheme="minorHAnsi" w:cstheme="minorBidi"/>
          <w:noProof/>
          <w:kern w:val="2"/>
          <w14:ligatures w14:val="standardContextual"/>
        </w:rPr>
      </w:pPr>
      <w:hyperlink w:anchor="_Toc214889767" w:history="1">
        <w:r w:rsidRPr="008A1B3B">
          <w:rPr>
            <w:rStyle w:val="Hyperlink"/>
            <w:noProof/>
          </w:rPr>
          <w:t>B.5 PID - Patient Identification segment</w:t>
        </w:r>
        <w:r>
          <w:rPr>
            <w:noProof/>
            <w:webHidden/>
          </w:rPr>
          <w:tab/>
        </w:r>
        <w:r>
          <w:rPr>
            <w:noProof/>
            <w:webHidden/>
          </w:rPr>
          <w:fldChar w:fldCharType="begin"/>
        </w:r>
        <w:r>
          <w:rPr>
            <w:noProof/>
            <w:webHidden/>
          </w:rPr>
          <w:instrText xml:space="preserve"> PAGEREF _Toc214889767 \h </w:instrText>
        </w:r>
        <w:r>
          <w:rPr>
            <w:noProof/>
            <w:webHidden/>
          </w:rPr>
        </w:r>
        <w:r>
          <w:rPr>
            <w:noProof/>
            <w:webHidden/>
          </w:rPr>
          <w:fldChar w:fldCharType="separate"/>
        </w:r>
        <w:r>
          <w:rPr>
            <w:noProof/>
            <w:webHidden/>
          </w:rPr>
          <w:t>104</w:t>
        </w:r>
        <w:r>
          <w:rPr>
            <w:noProof/>
            <w:webHidden/>
          </w:rPr>
          <w:fldChar w:fldCharType="end"/>
        </w:r>
      </w:hyperlink>
    </w:p>
    <w:p w14:paraId="35FCA829" w14:textId="56DC250F" w:rsidR="00464782" w:rsidRDefault="00464782">
      <w:pPr>
        <w:pStyle w:val="TOC3"/>
        <w:rPr>
          <w:rFonts w:asciiTheme="minorHAnsi" w:eastAsiaTheme="minorEastAsia" w:hAnsiTheme="minorHAnsi" w:cstheme="minorBidi"/>
          <w:noProof/>
          <w:kern w:val="2"/>
          <w14:ligatures w14:val="standardContextual"/>
        </w:rPr>
      </w:pPr>
      <w:hyperlink w:anchor="_Toc214889768" w:history="1">
        <w:r w:rsidRPr="008A1B3B">
          <w:rPr>
            <w:rStyle w:val="Hyperlink"/>
            <w:noProof/>
          </w:rPr>
          <w:t>B.5.1 PID Segment requirements for ACM Transaction PCD-04</w:t>
        </w:r>
        <w:r>
          <w:rPr>
            <w:noProof/>
            <w:webHidden/>
          </w:rPr>
          <w:tab/>
        </w:r>
        <w:r>
          <w:rPr>
            <w:noProof/>
            <w:webHidden/>
          </w:rPr>
          <w:fldChar w:fldCharType="begin"/>
        </w:r>
        <w:r>
          <w:rPr>
            <w:noProof/>
            <w:webHidden/>
          </w:rPr>
          <w:instrText xml:space="preserve"> PAGEREF _Toc214889768 \h </w:instrText>
        </w:r>
        <w:r>
          <w:rPr>
            <w:noProof/>
            <w:webHidden/>
          </w:rPr>
        </w:r>
        <w:r>
          <w:rPr>
            <w:noProof/>
            <w:webHidden/>
          </w:rPr>
          <w:fldChar w:fldCharType="separate"/>
        </w:r>
        <w:r>
          <w:rPr>
            <w:noProof/>
            <w:webHidden/>
          </w:rPr>
          <w:t>111</w:t>
        </w:r>
        <w:r>
          <w:rPr>
            <w:noProof/>
            <w:webHidden/>
          </w:rPr>
          <w:fldChar w:fldCharType="end"/>
        </w:r>
      </w:hyperlink>
    </w:p>
    <w:p w14:paraId="38CBF2F4" w14:textId="030F4393" w:rsidR="00464782" w:rsidRDefault="00464782">
      <w:pPr>
        <w:pStyle w:val="TOC2"/>
        <w:rPr>
          <w:rFonts w:asciiTheme="minorHAnsi" w:eastAsiaTheme="minorEastAsia" w:hAnsiTheme="minorHAnsi" w:cstheme="minorBidi"/>
          <w:noProof/>
          <w:kern w:val="2"/>
          <w14:ligatures w14:val="standardContextual"/>
        </w:rPr>
      </w:pPr>
      <w:hyperlink w:anchor="_Toc214889769" w:history="1">
        <w:r w:rsidRPr="008A1B3B">
          <w:rPr>
            <w:rStyle w:val="Hyperlink"/>
            <w:noProof/>
          </w:rPr>
          <w:t>B.6 PV1 - Patient Visit Segment</w:t>
        </w:r>
        <w:r>
          <w:rPr>
            <w:noProof/>
            <w:webHidden/>
          </w:rPr>
          <w:tab/>
        </w:r>
        <w:r>
          <w:rPr>
            <w:noProof/>
            <w:webHidden/>
          </w:rPr>
          <w:fldChar w:fldCharType="begin"/>
        </w:r>
        <w:r>
          <w:rPr>
            <w:noProof/>
            <w:webHidden/>
          </w:rPr>
          <w:instrText xml:space="preserve"> PAGEREF _Toc214889769 \h </w:instrText>
        </w:r>
        <w:r>
          <w:rPr>
            <w:noProof/>
            <w:webHidden/>
          </w:rPr>
        </w:r>
        <w:r>
          <w:rPr>
            <w:noProof/>
            <w:webHidden/>
          </w:rPr>
          <w:fldChar w:fldCharType="separate"/>
        </w:r>
        <w:r>
          <w:rPr>
            <w:noProof/>
            <w:webHidden/>
          </w:rPr>
          <w:t>112</w:t>
        </w:r>
        <w:r>
          <w:rPr>
            <w:noProof/>
            <w:webHidden/>
          </w:rPr>
          <w:fldChar w:fldCharType="end"/>
        </w:r>
      </w:hyperlink>
    </w:p>
    <w:p w14:paraId="03344E1D" w14:textId="47EEA9FF" w:rsidR="00464782" w:rsidRDefault="00464782">
      <w:pPr>
        <w:pStyle w:val="TOC3"/>
        <w:rPr>
          <w:rFonts w:asciiTheme="minorHAnsi" w:eastAsiaTheme="minorEastAsia" w:hAnsiTheme="minorHAnsi" w:cstheme="minorBidi"/>
          <w:noProof/>
          <w:kern w:val="2"/>
          <w14:ligatures w14:val="standardContextual"/>
        </w:rPr>
      </w:pPr>
      <w:hyperlink w:anchor="_Toc214889770" w:history="1">
        <w:r w:rsidRPr="008A1B3B">
          <w:rPr>
            <w:rStyle w:val="Hyperlink"/>
            <w:noProof/>
          </w:rPr>
          <w:t>B.6.1 PV1 Patient Visit Segment in ACM Transaction PCD-04</w:t>
        </w:r>
        <w:r>
          <w:rPr>
            <w:noProof/>
            <w:webHidden/>
          </w:rPr>
          <w:tab/>
        </w:r>
        <w:r>
          <w:rPr>
            <w:noProof/>
            <w:webHidden/>
          </w:rPr>
          <w:fldChar w:fldCharType="begin"/>
        </w:r>
        <w:r>
          <w:rPr>
            <w:noProof/>
            <w:webHidden/>
          </w:rPr>
          <w:instrText xml:space="preserve"> PAGEREF _Toc214889770 \h </w:instrText>
        </w:r>
        <w:r>
          <w:rPr>
            <w:noProof/>
            <w:webHidden/>
          </w:rPr>
        </w:r>
        <w:r>
          <w:rPr>
            <w:noProof/>
            <w:webHidden/>
          </w:rPr>
          <w:fldChar w:fldCharType="separate"/>
        </w:r>
        <w:r>
          <w:rPr>
            <w:noProof/>
            <w:webHidden/>
          </w:rPr>
          <w:t>115</w:t>
        </w:r>
        <w:r>
          <w:rPr>
            <w:noProof/>
            <w:webHidden/>
          </w:rPr>
          <w:fldChar w:fldCharType="end"/>
        </w:r>
      </w:hyperlink>
    </w:p>
    <w:p w14:paraId="08A56F5A" w14:textId="56CBC8A0" w:rsidR="00464782" w:rsidRDefault="00464782">
      <w:pPr>
        <w:pStyle w:val="TOC2"/>
        <w:rPr>
          <w:rFonts w:asciiTheme="minorHAnsi" w:eastAsiaTheme="minorEastAsia" w:hAnsiTheme="minorHAnsi" w:cstheme="minorBidi"/>
          <w:noProof/>
          <w:kern w:val="2"/>
          <w14:ligatures w14:val="standardContextual"/>
        </w:rPr>
      </w:pPr>
      <w:hyperlink w:anchor="_Toc214889771" w:history="1">
        <w:r w:rsidRPr="008A1B3B">
          <w:rPr>
            <w:rStyle w:val="Hyperlink"/>
            <w:noProof/>
          </w:rPr>
          <w:t>B.7 OBR – Observation Request segment</w:t>
        </w:r>
        <w:r>
          <w:rPr>
            <w:noProof/>
            <w:webHidden/>
          </w:rPr>
          <w:tab/>
        </w:r>
        <w:r>
          <w:rPr>
            <w:noProof/>
            <w:webHidden/>
          </w:rPr>
          <w:fldChar w:fldCharType="begin"/>
        </w:r>
        <w:r>
          <w:rPr>
            <w:noProof/>
            <w:webHidden/>
          </w:rPr>
          <w:instrText xml:space="preserve"> PAGEREF _Toc214889771 \h </w:instrText>
        </w:r>
        <w:r>
          <w:rPr>
            <w:noProof/>
            <w:webHidden/>
          </w:rPr>
        </w:r>
        <w:r>
          <w:rPr>
            <w:noProof/>
            <w:webHidden/>
          </w:rPr>
          <w:fldChar w:fldCharType="separate"/>
        </w:r>
        <w:r>
          <w:rPr>
            <w:noProof/>
            <w:webHidden/>
          </w:rPr>
          <w:t>115</w:t>
        </w:r>
        <w:r>
          <w:rPr>
            <w:noProof/>
            <w:webHidden/>
          </w:rPr>
          <w:fldChar w:fldCharType="end"/>
        </w:r>
      </w:hyperlink>
    </w:p>
    <w:p w14:paraId="4DAD87BE" w14:textId="43C553C7" w:rsidR="00464782" w:rsidRDefault="00464782">
      <w:pPr>
        <w:pStyle w:val="TOC3"/>
        <w:rPr>
          <w:rFonts w:asciiTheme="minorHAnsi" w:eastAsiaTheme="minorEastAsia" w:hAnsiTheme="minorHAnsi" w:cstheme="minorBidi"/>
          <w:noProof/>
          <w:kern w:val="2"/>
          <w14:ligatures w14:val="standardContextual"/>
        </w:rPr>
      </w:pPr>
      <w:hyperlink w:anchor="_Toc214889772" w:history="1">
        <w:r w:rsidRPr="008A1B3B">
          <w:rPr>
            <w:rStyle w:val="Hyperlink"/>
            <w:noProof/>
          </w:rPr>
          <w:t>B.7.1 OBR Observation Request Segment in ACM Transaction [PCD-04]</w:t>
        </w:r>
        <w:r>
          <w:rPr>
            <w:noProof/>
            <w:webHidden/>
          </w:rPr>
          <w:tab/>
        </w:r>
        <w:r>
          <w:rPr>
            <w:noProof/>
            <w:webHidden/>
          </w:rPr>
          <w:fldChar w:fldCharType="begin"/>
        </w:r>
        <w:r>
          <w:rPr>
            <w:noProof/>
            <w:webHidden/>
          </w:rPr>
          <w:instrText xml:space="preserve"> PAGEREF _Toc214889772 \h </w:instrText>
        </w:r>
        <w:r>
          <w:rPr>
            <w:noProof/>
            <w:webHidden/>
          </w:rPr>
        </w:r>
        <w:r>
          <w:rPr>
            <w:noProof/>
            <w:webHidden/>
          </w:rPr>
          <w:fldChar w:fldCharType="separate"/>
        </w:r>
        <w:r>
          <w:rPr>
            <w:noProof/>
            <w:webHidden/>
          </w:rPr>
          <w:t>123</w:t>
        </w:r>
        <w:r>
          <w:rPr>
            <w:noProof/>
            <w:webHidden/>
          </w:rPr>
          <w:fldChar w:fldCharType="end"/>
        </w:r>
      </w:hyperlink>
    </w:p>
    <w:p w14:paraId="153D6FC4" w14:textId="1DFF6BAB" w:rsidR="00464782" w:rsidRDefault="00464782">
      <w:pPr>
        <w:pStyle w:val="TOC2"/>
        <w:rPr>
          <w:rFonts w:asciiTheme="minorHAnsi" w:eastAsiaTheme="minorEastAsia" w:hAnsiTheme="minorHAnsi" w:cstheme="minorBidi"/>
          <w:noProof/>
          <w:kern w:val="2"/>
          <w14:ligatures w14:val="standardContextual"/>
        </w:rPr>
      </w:pPr>
      <w:hyperlink w:anchor="_Toc214889773" w:history="1">
        <w:r w:rsidRPr="008A1B3B">
          <w:rPr>
            <w:rStyle w:val="Hyperlink"/>
            <w:noProof/>
          </w:rPr>
          <w:t xml:space="preserve">B.8 OBX </w:t>
        </w:r>
        <w:r w:rsidRPr="008A1B3B">
          <w:rPr>
            <w:rStyle w:val="Hyperlink"/>
            <w:rFonts w:eastAsia="MS Gothic"/>
            <w:noProof/>
          </w:rPr>
          <w:t>–</w:t>
        </w:r>
        <w:r w:rsidRPr="008A1B3B">
          <w:rPr>
            <w:rStyle w:val="Hyperlink"/>
            <w:noProof/>
          </w:rPr>
          <w:t xml:space="preserve"> Observation Result Segment</w:t>
        </w:r>
        <w:r>
          <w:rPr>
            <w:noProof/>
            <w:webHidden/>
          </w:rPr>
          <w:tab/>
        </w:r>
        <w:r>
          <w:rPr>
            <w:noProof/>
            <w:webHidden/>
          </w:rPr>
          <w:fldChar w:fldCharType="begin"/>
        </w:r>
        <w:r>
          <w:rPr>
            <w:noProof/>
            <w:webHidden/>
          </w:rPr>
          <w:instrText xml:space="preserve"> PAGEREF _Toc214889773 \h </w:instrText>
        </w:r>
        <w:r>
          <w:rPr>
            <w:noProof/>
            <w:webHidden/>
          </w:rPr>
        </w:r>
        <w:r>
          <w:rPr>
            <w:noProof/>
            <w:webHidden/>
          </w:rPr>
          <w:fldChar w:fldCharType="separate"/>
        </w:r>
        <w:r>
          <w:rPr>
            <w:noProof/>
            <w:webHidden/>
          </w:rPr>
          <w:t>124</w:t>
        </w:r>
        <w:r>
          <w:rPr>
            <w:noProof/>
            <w:webHidden/>
          </w:rPr>
          <w:fldChar w:fldCharType="end"/>
        </w:r>
      </w:hyperlink>
    </w:p>
    <w:p w14:paraId="70F55E09" w14:textId="1D98617F" w:rsidR="00464782" w:rsidRDefault="00464782">
      <w:pPr>
        <w:pStyle w:val="TOC3"/>
        <w:rPr>
          <w:rFonts w:asciiTheme="minorHAnsi" w:eastAsiaTheme="minorEastAsia" w:hAnsiTheme="minorHAnsi" w:cstheme="minorBidi"/>
          <w:noProof/>
          <w:kern w:val="2"/>
          <w14:ligatures w14:val="standardContextual"/>
        </w:rPr>
      </w:pPr>
      <w:hyperlink w:anchor="_Toc214889774" w:history="1">
        <w:r w:rsidRPr="008A1B3B">
          <w:rPr>
            <w:rStyle w:val="Hyperlink"/>
            <w:noProof/>
          </w:rPr>
          <w:t>B.8.1 OBX-4 in a 'flattened' representation of a device</w:t>
        </w:r>
        <w:r>
          <w:rPr>
            <w:noProof/>
            <w:webHidden/>
          </w:rPr>
          <w:tab/>
        </w:r>
        <w:r>
          <w:rPr>
            <w:noProof/>
            <w:webHidden/>
          </w:rPr>
          <w:fldChar w:fldCharType="begin"/>
        </w:r>
        <w:r>
          <w:rPr>
            <w:noProof/>
            <w:webHidden/>
          </w:rPr>
          <w:instrText xml:space="preserve"> PAGEREF _Toc214889774 \h </w:instrText>
        </w:r>
        <w:r>
          <w:rPr>
            <w:noProof/>
            <w:webHidden/>
          </w:rPr>
        </w:r>
        <w:r>
          <w:rPr>
            <w:noProof/>
            <w:webHidden/>
          </w:rPr>
          <w:fldChar w:fldCharType="separate"/>
        </w:r>
        <w:r>
          <w:rPr>
            <w:noProof/>
            <w:webHidden/>
          </w:rPr>
          <w:t>127</w:t>
        </w:r>
        <w:r>
          <w:rPr>
            <w:noProof/>
            <w:webHidden/>
          </w:rPr>
          <w:fldChar w:fldCharType="end"/>
        </w:r>
      </w:hyperlink>
    </w:p>
    <w:p w14:paraId="10256314" w14:textId="49D34C7F" w:rsidR="00464782" w:rsidRDefault="00464782">
      <w:pPr>
        <w:pStyle w:val="TOC3"/>
        <w:rPr>
          <w:rFonts w:asciiTheme="minorHAnsi" w:eastAsiaTheme="minorEastAsia" w:hAnsiTheme="minorHAnsi" w:cstheme="minorBidi"/>
          <w:noProof/>
          <w:kern w:val="2"/>
          <w14:ligatures w14:val="standardContextual"/>
        </w:rPr>
      </w:pPr>
      <w:hyperlink w:anchor="_Toc214889775" w:history="1">
        <w:r w:rsidRPr="008A1B3B">
          <w:rPr>
            <w:rStyle w:val="Hyperlink"/>
            <w:noProof/>
          </w:rPr>
          <w:t>B.8.2 OBX-4 in a hierarchical representation of a device</w:t>
        </w:r>
        <w:r>
          <w:rPr>
            <w:noProof/>
            <w:webHidden/>
          </w:rPr>
          <w:tab/>
        </w:r>
        <w:r>
          <w:rPr>
            <w:noProof/>
            <w:webHidden/>
          </w:rPr>
          <w:fldChar w:fldCharType="begin"/>
        </w:r>
        <w:r>
          <w:rPr>
            <w:noProof/>
            <w:webHidden/>
          </w:rPr>
          <w:instrText xml:space="preserve"> PAGEREF _Toc214889775 \h </w:instrText>
        </w:r>
        <w:r>
          <w:rPr>
            <w:noProof/>
            <w:webHidden/>
          </w:rPr>
        </w:r>
        <w:r>
          <w:rPr>
            <w:noProof/>
            <w:webHidden/>
          </w:rPr>
          <w:fldChar w:fldCharType="separate"/>
        </w:r>
        <w:r>
          <w:rPr>
            <w:noProof/>
            <w:webHidden/>
          </w:rPr>
          <w:t>127</w:t>
        </w:r>
        <w:r>
          <w:rPr>
            <w:noProof/>
            <w:webHidden/>
          </w:rPr>
          <w:fldChar w:fldCharType="end"/>
        </w:r>
      </w:hyperlink>
    </w:p>
    <w:p w14:paraId="0556A7A6" w14:textId="5AB1372E" w:rsidR="00464782" w:rsidRDefault="00464782">
      <w:pPr>
        <w:pStyle w:val="TOC3"/>
        <w:rPr>
          <w:rFonts w:asciiTheme="minorHAnsi" w:eastAsiaTheme="minorEastAsia" w:hAnsiTheme="minorHAnsi" w:cstheme="minorBidi"/>
          <w:noProof/>
          <w:kern w:val="2"/>
          <w14:ligatures w14:val="standardContextual"/>
        </w:rPr>
      </w:pPr>
      <w:hyperlink w:anchor="_Toc214889776" w:history="1">
        <w:r w:rsidRPr="008A1B3B">
          <w:rPr>
            <w:rStyle w:val="Hyperlink"/>
            <w:noProof/>
          </w:rPr>
          <w:t>B.8.3 'Device-related' and 'metric-related' OBX segments in hierarchy are tied together by their OBX-4 values</w:t>
        </w:r>
        <w:r>
          <w:rPr>
            <w:noProof/>
            <w:webHidden/>
          </w:rPr>
          <w:tab/>
        </w:r>
        <w:r>
          <w:rPr>
            <w:noProof/>
            <w:webHidden/>
          </w:rPr>
          <w:fldChar w:fldCharType="begin"/>
        </w:r>
        <w:r>
          <w:rPr>
            <w:noProof/>
            <w:webHidden/>
          </w:rPr>
          <w:instrText xml:space="preserve"> PAGEREF _Toc214889776 \h </w:instrText>
        </w:r>
        <w:r>
          <w:rPr>
            <w:noProof/>
            <w:webHidden/>
          </w:rPr>
        </w:r>
        <w:r>
          <w:rPr>
            <w:noProof/>
            <w:webHidden/>
          </w:rPr>
          <w:fldChar w:fldCharType="separate"/>
        </w:r>
        <w:r>
          <w:rPr>
            <w:noProof/>
            <w:webHidden/>
          </w:rPr>
          <w:t>127</w:t>
        </w:r>
        <w:r>
          <w:rPr>
            <w:noProof/>
            <w:webHidden/>
          </w:rPr>
          <w:fldChar w:fldCharType="end"/>
        </w:r>
      </w:hyperlink>
    </w:p>
    <w:p w14:paraId="686A3350" w14:textId="775D388F" w:rsidR="00464782" w:rsidRDefault="00464782">
      <w:pPr>
        <w:pStyle w:val="TOC3"/>
        <w:rPr>
          <w:rFonts w:asciiTheme="minorHAnsi" w:eastAsiaTheme="minorEastAsia" w:hAnsiTheme="minorHAnsi" w:cstheme="minorBidi"/>
          <w:noProof/>
          <w:kern w:val="2"/>
          <w14:ligatures w14:val="standardContextual"/>
        </w:rPr>
      </w:pPr>
      <w:hyperlink w:anchor="_Toc214889777" w:history="1">
        <w:r w:rsidRPr="008A1B3B">
          <w:rPr>
            <w:rStyle w:val="Hyperlink"/>
            <w:noProof/>
          </w:rPr>
          <w:t>B.8.4 Dictionary ordering of 'device-related' and 'metric-related' OBX segments</w:t>
        </w:r>
        <w:r>
          <w:rPr>
            <w:noProof/>
            <w:webHidden/>
          </w:rPr>
          <w:tab/>
        </w:r>
        <w:r>
          <w:rPr>
            <w:noProof/>
            <w:webHidden/>
          </w:rPr>
          <w:fldChar w:fldCharType="begin"/>
        </w:r>
        <w:r>
          <w:rPr>
            <w:noProof/>
            <w:webHidden/>
          </w:rPr>
          <w:instrText xml:space="preserve"> PAGEREF _Toc214889777 \h </w:instrText>
        </w:r>
        <w:r>
          <w:rPr>
            <w:noProof/>
            <w:webHidden/>
          </w:rPr>
        </w:r>
        <w:r>
          <w:rPr>
            <w:noProof/>
            <w:webHidden/>
          </w:rPr>
          <w:fldChar w:fldCharType="separate"/>
        </w:r>
        <w:r>
          <w:rPr>
            <w:noProof/>
            <w:webHidden/>
          </w:rPr>
          <w:t>129</w:t>
        </w:r>
        <w:r>
          <w:rPr>
            <w:noProof/>
            <w:webHidden/>
          </w:rPr>
          <w:fldChar w:fldCharType="end"/>
        </w:r>
      </w:hyperlink>
    </w:p>
    <w:p w14:paraId="4D3F841D" w14:textId="638EADA4" w:rsidR="00464782" w:rsidRDefault="00464782">
      <w:pPr>
        <w:pStyle w:val="TOC3"/>
        <w:rPr>
          <w:rFonts w:asciiTheme="minorHAnsi" w:eastAsiaTheme="minorEastAsia" w:hAnsiTheme="minorHAnsi" w:cstheme="minorBidi"/>
          <w:noProof/>
          <w:kern w:val="2"/>
          <w14:ligatures w14:val="standardContextual"/>
        </w:rPr>
      </w:pPr>
      <w:hyperlink w:anchor="_Toc214889778" w:history="1">
        <w:r w:rsidRPr="008A1B3B">
          <w:rPr>
            <w:rStyle w:val="Hyperlink"/>
            <w:noProof/>
          </w:rPr>
          <w:t>B.8.5 OBX-4 Sub-id in Alert Communication Management transactions ([PCD-04], [PCD-06], [PCD-07])</w:t>
        </w:r>
        <w:r>
          <w:rPr>
            <w:noProof/>
            <w:webHidden/>
          </w:rPr>
          <w:tab/>
        </w:r>
        <w:r>
          <w:rPr>
            <w:noProof/>
            <w:webHidden/>
          </w:rPr>
          <w:fldChar w:fldCharType="begin"/>
        </w:r>
        <w:r>
          <w:rPr>
            <w:noProof/>
            <w:webHidden/>
          </w:rPr>
          <w:instrText xml:space="preserve"> PAGEREF _Toc214889778 \h </w:instrText>
        </w:r>
        <w:r>
          <w:rPr>
            <w:noProof/>
            <w:webHidden/>
          </w:rPr>
        </w:r>
        <w:r>
          <w:rPr>
            <w:noProof/>
            <w:webHidden/>
          </w:rPr>
          <w:fldChar w:fldCharType="separate"/>
        </w:r>
        <w:r>
          <w:rPr>
            <w:noProof/>
            <w:webHidden/>
          </w:rPr>
          <w:t>130</w:t>
        </w:r>
        <w:r>
          <w:rPr>
            <w:noProof/>
            <w:webHidden/>
          </w:rPr>
          <w:fldChar w:fldCharType="end"/>
        </w:r>
      </w:hyperlink>
    </w:p>
    <w:p w14:paraId="18BC36A3" w14:textId="1AE15A31" w:rsidR="00464782" w:rsidRDefault="00464782">
      <w:pPr>
        <w:pStyle w:val="TOC3"/>
        <w:rPr>
          <w:rFonts w:asciiTheme="minorHAnsi" w:eastAsiaTheme="minorEastAsia" w:hAnsiTheme="minorHAnsi" w:cstheme="minorBidi"/>
          <w:noProof/>
          <w:kern w:val="2"/>
          <w14:ligatures w14:val="standardContextual"/>
        </w:rPr>
      </w:pPr>
      <w:hyperlink w:anchor="_Toc214889779" w:history="1">
        <w:r w:rsidRPr="008A1B3B">
          <w:rPr>
            <w:rStyle w:val="Hyperlink"/>
            <w:noProof/>
          </w:rPr>
          <w:t>B.8.6 OBX-11 Observation Result Status in Report Alert [PCD-04]</w:t>
        </w:r>
        <w:r>
          <w:rPr>
            <w:noProof/>
            <w:webHidden/>
          </w:rPr>
          <w:tab/>
        </w:r>
        <w:r>
          <w:rPr>
            <w:noProof/>
            <w:webHidden/>
          </w:rPr>
          <w:fldChar w:fldCharType="begin"/>
        </w:r>
        <w:r>
          <w:rPr>
            <w:noProof/>
            <w:webHidden/>
          </w:rPr>
          <w:instrText xml:space="preserve"> PAGEREF _Toc214889779 \h </w:instrText>
        </w:r>
        <w:r>
          <w:rPr>
            <w:noProof/>
            <w:webHidden/>
          </w:rPr>
        </w:r>
        <w:r>
          <w:rPr>
            <w:noProof/>
            <w:webHidden/>
          </w:rPr>
          <w:fldChar w:fldCharType="separate"/>
        </w:r>
        <w:r>
          <w:rPr>
            <w:noProof/>
            <w:webHidden/>
          </w:rPr>
          <w:t>144</w:t>
        </w:r>
        <w:r>
          <w:rPr>
            <w:noProof/>
            <w:webHidden/>
          </w:rPr>
          <w:fldChar w:fldCharType="end"/>
        </w:r>
      </w:hyperlink>
    </w:p>
    <w:p w14:paraId="0788C67D" w14:textId="0BC4DA12" w:rsidR="00464782" w:rsidRDefault="00464782">
      <w:pPr>
        <w:pStyle w:val="TOC3"/>
        <w:rPr>
          <w:rFonts w:asciiTheme="minorHAnsi" w:eastAsiaTheme="minorEastAsia" w:hAnsiTheme="minorHAnsi" w:cstheme="minorBidi"/>
          <w:noProof/>
          <w:kern w:val="2"/>
          <w14:ligatures w14:val="standardContextual"/>
        </w:rPr>
      </w:pPr>
      <w:hyperlink w:anchor="_Toc214889780" w:history="1">
        <w:r w:rsidRPr="008A1B3B">
          <w:rPr>
            <w:rStyle w:val="Hyperlink"/>
            <w:noProof/>
          </w:rPr>
          <w:t>B.8.7 Time Stamps and Time Synchronization</w:t>
        </w:r>
        <w:r>
          <w:rPr>
            <w:noProof/>
            <w:webHidden/>
          </w:rPr>
          <w:tab/>
        </w:r>
        <w:r>
          <w:rPr>
            <w:noProof/>
            <w:webHidden/>
          </w:rPr>
          <w:fldChar w:fldCharType="begin"/>
        </w:r>
        <w:r>
          <w:rPr>
            <w:noProof/>
            <w:webHidden/>
          </w:rPr>
          <w:instrText xml:space="preserve"> PAGEREF _Toc214889780 \h </w:instrText>
        </w:r>
        <w:r>
          <w:rPr>
            <w:noProof/>
            <w:webHidden/>
          </w:rPr>
        </w:r>
        <w:r>
          <w:rPr>
            <w:noProof/>
            <w:webHidden/>
          </w:rPr>
          <w:fldChar w:fldCharType="separate"/>
        </w:r>
        <w:r>
          <w:rPr>
            <w:noProof/>
            <w:webHidden/>
          </w:rPr>
          <w:t>148</w:t>
        </w:r>
        <w:r>
          <w:rPr>
            <w:noProof/>
            <w:webHidden/>
          </w:rPr>
          <w:fldChar w:fldCharType="end"/>
        </w:r>
      </w:hyperlink>
    </w:p>
    <w:p w14:paraId="25335086" w14:textId="73390CE1" w:rsidR="00464782" w:rsidRDefault="00464782">
      <w:pPr>
        <w:pStyle w:val="TOC3"/>
        <w:rPr>
          <w:rFonts w:asciiTheme="minorHAnsi" w:eastAsiaTheme="minorEastAsia" w:hAnsiTheme="minorHAnsi" w:cstheme="minorBidi"/>
          <w:noProof/>
          <w:kern w:val="2"/>
          <w14:ligatures w14:val="standardContextual"/>
        </w:rPr>
      </w:pPr>
      <w:hyperlink w:anchor="_Toc214889781" w:history="1">
        <w:r w:rsidRPr="008A1B3B">
          <w:rPr>
            <w:rStyle w:val="Hyperlink"/>
            <w:noProof/>
          </w:rPr>
          <w:t>B.8.8 Device Time Synchronization Capabilities</w:t>
        </w:r>
        <w:r>
          <w:rPr>
            <w:noProof/>
            <w:webHidden/>
          </w:rPr>
          <w:tab/>
        </w:r>
        <w:r>
          <w:rPr>
            <w:noProof/>
            <w:webHidden/>
          </w:rPr>
          <w:fldChar w:fldCharType="begin"/>
        </w:r>
        <w:r>
          <w:rPr>
            <w:noProof/>
            <w:webHidden/>
          </w:rPr>
          <w:instrText xml:space="preserve"> PAGEREF _Toc214889781 \h </w:instrText>
        </w:r>
        <w:r>
          <w:rPr>
            <w:noProof/>
            <w:webHidden/>
          </w:rPr>
        </w:r>
        <w:r>
          <w:rPr>
            <w:noProof/>
            <w:webHidden/>
          </w:rPr>
          <w:fldChar w:fldCharType="separate"/>
        </w:r>
        <w:r>
          <w:rPr>
            <w:noProof/>
            <w:webHidden/>
          </w:rPr>
          <w:t>150</w:t>
        </w:r>
        <w:r>
          <w:rPr>
            <w:noProof/>
            <w:webHidden/>
          </w:rPr>
          <w:fldChar w:fldCharType="end"/>
        </w:r>
      </w:hyperlink>
    </w:p>
    <w:p w14:paraId="3CA4F77A" w14:textId="712B36A0" w:rsidR="00464782" w:rsidRDefault="00464782">
      <w:pPr>
        <w:pStyle w:val="TOC3"/>
        <w:rPr>
          <w:rFonts w:asciiTheme="minorHAnsi" w:eastAsiaTheme="minorEastAsia" w:hAnsiTheme="minorHAnsi" w:cstheme="minorBidi"/>
          <w:noProof/>
          <w:kern w:val="2"/>
          <w14:ligatures w14:val="standardContextual"/>
        </w:rPr>
      </w:pPr>
      <w:hyperlink w:anchor="_Toc214889782" w:history="1">
        <w:r w:rsidRPr="008A1B3B">
          <w:rPr>
            <w:rStyle w:val="Hyperlink"/>
            <w:noProof/>
          </w:rPr>
          <w:t>B.8.9 Device and/or DOR Synchronization Protocol</w:t>
        </w:r>
        <w:r>
          <w:rPr>
            <w:noProof/>
            <w:webHidden/>
          </w:rPr>
          <w:tab/>
        </w:r>
        <w:r>
          <w:rPr>
            <w:noProof/>
            <w:webHidden/>
          </w:rPr>
          <w:fldChar w:fldCharType="begin"/>
        </w:r>
        <w:r>
          <w:rPr>
            <w:noProof/>
            <w:webHidden/>
          </w:rPr>
          <w:instrText xml:space="preserve"> PAGEREF _Toc214889782 \h </w:instrText>
        </w:r>
        <w:r>
          <w:rPr>
            <w:noProof/>
            <w:webHidden/>
          </w:rPr>
        </w:r>
        <w:r>
          <w:rPr>
            <w:noProof/>
            <w:webHidden/>
          </w:rPr>
          <w:fldChar w:fldCharType="separate"/>
        </w:r>
        <w:r>
          <w:rPr>
            <w:noProof/>
            <w:webHidden/>
          </w:rPr>
          <w:t>151</w:t>
        </w:r>
        <w:r>
          <w:rPr>
            <w:noProof/>
            <w:webHidden/>
          </w:rPr>
          <w:fldChar w:fldCharType="end"/>
        </w:r>
      </w:hyperlink>
    </w:p>
    <w:p w14:paraId="1FB6D226" w14:textId="0097DE75" w:rsidR="00464782" w:rsidRDefault="00464782">
      <w:pPr>
        <w:pStyle w:val="TOC2"/>
        <w:rPr>
          <w:rFonts w:asciiTheme="minorHAnsi" w:eastAsiaTheme="minorEastAsia" w:hAnsiTheme="minorHAnsi" w:cstheme="minorBidi"/>
          <w:noProof/>
          <w:kern w:val="2"/>
          <w14:ligatures w14:val="standardContextual"/>
        </w:rPr>
      </w:pPr>
      <w:hyperlink w:anchor="_Toc214889783" w:history="1">
        <w:r w:rsidRPr="008A1B3B">
          <w:rPr>
            <w:rStyle w:val="Hyperlink"/>
            <w:noProof/>
          </w:rPr>
          <w:t>B.9 ORC – Common Order Segment</w:t>
        </w:r>
        <w:r>
          <w:rPr>
            <w:noProof/>
            <w:webHidden/>
          </w:rPr>
          <w:tab/>
        </w:r>
        <w:r>
          <w:rPr>
            <w:noProof/>
            <w:webHidden/>
          </w:rPr>
          <w:fldChar w:fldCharType="begin"/>
        </w:r>
        <w:r>
          <w:rPr>
            <w:noProof/>
            <w:webHidden/>
          </w:rPr>
          <w:instrText xml:space="preserve"> PAGEREF _Toc214889783 \h </w:instrText>
        </w:r>
        <w:r>
          <w:rPr>
            <w:noProof/>
            <w:webHidden/>
          </w:rPr>
        </w:r>
        <w:r>
          <w:rPr>
            <w:noProof/>
            <w:webHidden/>
          </w:rPr>
          <w:fldChar w:fldCharType="separate"/>
        </w:r>
        <w:r>
          <w:rPr>
            <w:noProof/>
            <w:webHidden/>
          </w:rPr>
          <w:t>152</w:t>
        </w:r>
        <w:r>
          <w:rPr>
            <w:noProof/>
            <w:webHidden/>
          </w:rPr>
          <w:fldChar w:fldCharType="end"/>
        </w:r>
      </w:hyperlink>
    </w:p>
    <w:p w14:paraId="43A8B294" w14:textId="2827A1F9" w:rsidR="00464782" w:rsidRDefault="00464782">
      <w:pPr>
        <w:pStyle w:val="TOC3"/>
        <w:rPr>
          <w:rFonts w:asciiTheme="minorHAnsi" w:eastAsiaTheme="minorEastAsia" w:hAnsiTheme="minorHAnsi" w:cstheme="minorBidi"/>
          <w:noProof/>
          <w:kern w:val="2"/>
          <w14:ligatures w14:val="standardContextual"/>
        </w:rPr>
      </w:pPr>
      <w:hyperlink w:anchor="_Toc214889784" w:history="1">
        <w:r w:rsidRPr="008A1B3B">
          <w:rPr>
            <w:rStyle w:val="Hyperlink"/>
            <w:noProof/>
          </w:rPr>
          <w:t>B.9.1 ORC Observation Control Segment in ACM Transaction [PCD-04]</w:t>
        </w:r>
        <w:r>
          <w:rPr>
            <w:noProof/>
            <w:webHidden/>
          </w:rPr>
          <w:tab/>
        </w:r>
        <w:r>
          <w:rPr>
            <w:noProof/>
            <w:webHidden/>
          </w:rPr>
          <w:fldChar w:fldCharType="begin"/>
        </w:r>
        <w:r>
          <w:rPr>
            <w:noProof/>
            <w:webHidden/>
          </w:rPr>
          <w:instrText xml:space="preserve"> PAGEREF _Toc214889784 \h </w:instrText>
        </w:r>
        <w:r>
          <w:rPr>
            <w:noProof/>
            <w:webHidden/>
          </w:rPr>
        </w:r>
        <w:r>
          <w:rPr>
            <w:noProof/>
            <w:webHidden/>
          </w:rPr>
          <w:fldChar w:fldCharType="separate"/>
        </w:r>
        <w:r>
          <w:rPr>
            <w:noProof/>
            <w:webHidden/>
          </w:rPr>
          <w:t>156</w:t>
        </w:r>
        <w:r>
          <w:rPr>
            <w:noProof/>
            <w:webHidden/>
          </w:rPr>
          <w:fldChar w:fldCharType="end"/>
        </w:r>
      </w:hyperlink>
    </w:p>
    <w:p w14:paraId="39D7A923" w14:textId="548DF70B" w:rsidR="00464782" w:rsidRDefault="00464782">
      <w:pPr>
        <w:pStyle w:val="TOC3"/>
        <w:rPr>
          <w:rFonts w:asciiTheme="minorHAnsi" w:eastAsiaTheme="minorEastAsia" w:hAnsiTheme="minorHAnsi" w:cstheme="minorBidi"/>
          <w:noProof/>
          <w:kern w:val="2"/>
          <w14:ligatures w14:val="standardContextual"/>
        </w:rPr>
      </w:pPr>
      <w:hyperlink w:anchor="_Toc214889785" w:history="1">
        <w:r w:rsidRPr="008A1B3B">
          <w:rPr>
            <w:rStyle w:val="Hyperlink"/>
            <w:noProof/>
          </w:rPr>
          <w:t>B.9.2 ORC Observation Control Segment in PIV Application Acknowledgment (RRG^O16^RRG_O16 Pharmacy/Treatment Give Acknowledgement)</w:t>
        </w:r>
        <w:r>
          <w:rPr>
            <w:noProof/>
            <w:webHidden/>
          </w:rPr>
          <w:tab/>
        </w:r>
        <w:r>
          <w:rPr>
            <w:noProof/>
            <w:webHidden/>
          </w:rPr>
          <w:fldChar w:fldCharType="begin"/>
        </w:r>
        <w:r>
          <w:rPr>
            <w:noProof/>
            <w:webHidden/>
          </w:rPr>
          <w:instrText xml:space="preserve"> PAGEREF _Toc214889785 \h </w:instrText>
        </w:r>
        <w:r>
          <w:rPr>
            <w:noProof/>
            <w:webHidden/>
          </w:rPr>
        </w:r>
        <w:r>
          <w:rPr>
            <w:noProof/>
            <w:webHidden/>
          </w:rPr>
          <w:fldChar w:fldCharType="separate"/>
        </w:r>
        <w:r>
          <w:rPr>
            <w:noProof/>
            <w:webHidden/>
          </w:rPr>
          <w:t>157</w:t>
        </w:r>
        <w:r>
          <w:rPr>
            <w:noProof/>
            <w:webHidden/>
          </w:rPr>
          <w:fldChar w:fldCharType="end"/>
        </w:r>
      </w:hyperlink>
    </w:p>
    <w:p w14:paraId="21808799" w14:textId="1181BC67" w:rsidR="00464782" w:rsidRDefault="00464782">
      <w:pPr>
        <w:pStyle w:val="TOC2"/>
        <w:rPr>
          <w:rFonts w:asciiTheme="minorHAnsi" w:eastAsiaTheme="minorEastAsia" w:hAnsiTheme="minorHAnsi" w:cstheme="minorBidi"/>
          <w:noProof/>
          <w:kern w:val="2"/>
          <w14:ligatures w14:val="standardContextual"/>
        </w:rPr>
      </w:pPr>
      <w:hyperlink w:anchor="_Toc214889786" w:history="1">
        <w:r w:rsidRPr="008A1B3B">
          <w:rPr>
            <w:rStyle w:val="Hyperlink"/>
            <w:noProof/>
          </w:rPr>
          <w:t>B.10 PRT Participation Information Segment</w:t>
        </w:r>
        <w:r>
          <w:rPr>
            <w:noProof/>
            <w:webHidden/>
          </w:rPr>
          <w:tab/>
        </w:r>
        <w:r>
          <w:rPr>
            <w:noProof/>
            <w:webHidden/>
          </w:rPr>
          <w:fldChar w:fldCharType="begin"/>
        </w:r>
        <w:r>
          <w:rPr>
            <w:noProof/>
            <w:webHidden/>
          </w:rPr>
          <w:instrText xml:space="preserve"> PAGEREF _Toc214889786 \h </w:instrText>
        </w:r>
        <w:r>
          <w:rPr>
            <w:noProof/>
            <w:webHidden/>
          </w:rPr>
        </w:r>
        <w:r>
          <w:rPr>
            <w:noProof/>
            <w:webHidden/>
          </w:rPr>
          <w:fldChar w:fldCharType="separate"/>
        </w:r>
        <w:r>
          <w:rPr>
            <w:noProof/>
            <w:webHidden/>
          </w:rPr>
          <w:t>157</w:t>
        </w:r>
        <w:r>
          <w:rPr>
            <w:noProof/>
            <w:webHidden/>
          </w:rPr>
          <w:fldChar w:fldCharType="end"/>
        </w:r>
      </w:hyperlink>
    </w:p>
    <w:p w14:paraId="5ADEB0ED" w14:textId="6AE5A6D4" w:rsidR="00464782" w:rsidRDefault="00464782">
      <w:pPr>
        <w:pStyle w:val="TOC3"/>
        <w:rPr>
          <w:rFonts w:asciiTheme="minorHAnsi" w:eastAsiaTheme="minorEastAsia" w:hAnsiTheme="minorHAnsi" w:cstheme="minorBidi"/>
          <w:noProof/>
          <w:kern w:val="2"/>
          <w14:ligatures w14:val="standardContextual"/>
        </w:rPr>
      </w:pPr>
      <w:hyperlink w:anchor="_Toc214889787" w:history="1">
        <w:r w:rsidRPr="008A1B3B">
          <w:rPr>
            <w:rStyle w:val="Hyperlink"/>
            <w:noProof/>
          </w:rPr>
          <w:t>B.10.1 PRT Participation Information Segment in ACM Transaction [PCD-04]</w:t>
        </w:r>
        <w:r>
          <w:rPr>
            <w:noProof/>
            <w:webHidden/>
          </w:rPr>
          <w:tab/>
        </w:r>
        <w:r>
          <w:rPr>
            <w:noProof/>
            <w:webHidden/>
          </w:rPr>
          <w:fldChar w:fldCharType="begin"/>
        </w:r>
        <w:r>
          <w:rPr>
            <w:noProof/>
            <w:webHidden/>
          </w:rPr>
          <w:instrText xml:space="preserve"> PAGEREF _Toc214889787 \h </w:instrText>
        </w:r>
        <w:r>
          <w:rPr>
            <w:noProof/>
            <w:webHidden/>
          </w:rPr>
        </w:r>
        <w:r>
          <w:rPr>
            <w:noProof/>
            <w:webHidden/>
          </w:rPr>
          <w:fldChar w:fldCharType="separate"/>
        </w:r>
        <w:r>
          <w:rPr>
            <w:noProof/>
            <w:webHidden/>
          </w:rPr>
          <w:t>158</w:t>
        </w:r>
        <w:r>
          <w:rPr>
            <w:noProof/>
            <w:webHidden/>
          </w:rPr>
          <w:fldChar w:fldCharType="end"/>
        </w:r>
      </w:hyperlink>
    </w:p>
    <w:p w14:paraId="2C3664B7" w14:textId="7118783F" w:rsidR="00464782" w:rsidRDefault="00464782">
      <w:pPr>
        <w:pStyle w:val="TOC3"/>
        <w:rPr>
          <w:rFonts w:asciiTheme="minorHAnsi" w:eastAsiaTheme="minorEastAsia" w:hAnsiTheme="minorHAnsi" w:cstheme="minorBidi"/>
          <w:noProof/>
          <w:kern w:val="2"/>
          <w14:ligatures w14:val="standardContextual"/>
        </w:rPr>
      </w:pPr>
      <w:hyperlink w:anchor="_Toc214889788" w:history="1">
        <w:r w:rsidRPr="008A1B3B">
          <w:rPr>
            <w:rStyle w:val="Hyperlink"/>
            <w:noProof/>
          </w:rPr>
          <w:t>B.10.2 PRT Participation Information Segment in ACM Transaction [PCD-05]</w:t>
        </w:r>
        <w:r>
          <w:rPr>
            <w:noProof/>
            <w:webHidden/>
          </w:rPr>
          <w:tab/>
        </w:r>
        <w:r>
          <w:rPr>
            <w:noProof/>
            <w:webHidden/>
          </w:rPr>
          <w:fldChar w:fldCharType="begin"/>
        </w:r>
        <w:r>
          <w:rPr>
            <w:noProof/>
            <w:webHidden/>
          </w:rPr>
          <w:instrText xml:space="preserve"> PAGEREF _Toc214889788 \h </w:instrText>
        </w:r>
        <w:r>
          <w:rPr>
            <w:noProof/>
            <w:webHidden/>
          </w:rPr>
        </w:r>
        <w:r>
          <w:rPr>
            <w:noProof/>
            <w:webHidden/>
          </w:rPr>
          <w:fldChar w:fldCharType="separate"/>
        </w:r>
        <w:r>
          <w:rPr>
            <w:noProof/>
            <w:webHidden/>
          </w:rPr>
          <w:t>161</w:t>
        </w:r>
        <w:r>
          <w:rPr>
            <w:noProof/>
            <w:webHidden/>
          </w:rPr>
          <w:fldChar w:fldCharType="end"/>
        </w:r>
      </w:hyperlink>
    </w:p>
    <w:p w14:paraId="3DC29A8B" w14:textId="2A3BFB01" w:rsidR="00464782" w:rsidRDefault="00464782">
      <w:pPr>
        <w:pStyle w:val="TOC3"/>
        <w:rPr>
          <w:rFonts w:asciiTheme="minorHAnsi" w:eastAsiaTheme="minorEastAsia" w:hAnsiTheme="minorHAnsi" w:cstheme="minorBidi"/>
          <w:noProof/>
          <w:kern w:val="2"/>
          <w14:ligatures w14:val="standardContextual"/>
        </w:rPr>
      </w:pPr>
      <w:hyperlink w:anchor="_Toc214889789" w:history="1">
        <w:r w:rsidRPr="008A1B3B">
          <w:rPr>
            <w:rStyle w:val="Hyperlink"/>
            <w:noProof/>
          </w:rPr>
          <w:t>B.10.3 Future PRT segment use to support Unique Device Identifiers in the PCD Profiles</w:t>
        </w:r>
        <w:r>
          <w:rPr>
            <w:noProof/>
            <w:webHidden/>
          </w:rPr>
          <w:tab/>
        </w:r>
        <w:r>
          <w:rPr>
            <w:noProof/>
            <w:webHidden/>
          </w:rPr>
          <w:fldChar w:fldCharType="begin"/>
        </w:r>
        <w:r>
          <w:rPr>
            <w:noProof/>
            <w:webHidden/>
          </w:rPr>
          <w:instrText xml:space="preserve"> PAGEREF _Toc214889789 \h </w:instrText>
        </w:r>
        <w:r>
          <w:rPr>
            <w:noProof/>
            <w:webHidden/>
          </w:rPr>
        </w:r>
        <w:r>
          <w:rPr>
            <w:noProof/>
            <w:webHidden/>
          </w:rPr>
          <w:fldChar w:fldCharType="separate"/>
        </w:r>
        <w:r>
          <w:rPr>
            <w:noProof/>
            <w:webHidden/>
          </w:rPr>
          <w:t>164</w:t>
        </w:r>
        <w:r>
          <w:rPr>
            <w:noProof/>
            <w:webHidden/>
          </w:rPr>
          <w:fldChar w:fldCharType="end"/>
        </w:r>
      </w:hyperlink>
    </w:p>
    <w:p w14:paraId="6DAFAD12" w14:textId="12BED4DE" w:rsidR="00464782" w:rsidRDefault="00464782">
      <w:pPr>
        <w:pStyle w:val="TOC1"/>
        <w:rPr>
          <w:rFonts w:asciiTheme="minorHAnsi" w:eastAsiaTheme="minorEastAsia" w:hAnsiTheme="minorHAnsi" w:cstheme="minorBidi"/>
          <w:noProof/>
          <w:kern w:val="2"/>
          <w14:ligatures w14:val="standardContextual"/>
        </w:rPr>
      </w:pPr>
      <w:hyperlink w:anchor="_Toc214889790" w:history="1">
        <w:r w:rsidRPr="008A1B3B">
          <w:rPr>
            <w:rStyle w:val="Hyperlink"/>
            <w:noProof/>
          </w:rPr>
          <w:t>Appendix C Common Data Types</w:t>
        </w:r>
        <w:r>
          <w:rPr>
            <w:noProof/>
            <w:webHidden/>
          </w:rPr>
          <w:tab/>
        </w:r>
        <w:r>
          <w:rPr>
            <w:noProof/>
            <w:webHidden/>
          </w:rPr>
          <w:fldChar w:fldCharType="begin"/>
        </w:r>
        <w:r>
          <w:rPr>
            <w:noProof/>
            <w:webHidden/>
          </w:rPr>
          <w:instrText xml:space="preserve"> PAGEREF _Toc214889790 \h </w:instrText>
        </w:r>
        <w:r>
          <w:rPr>
            <w:noProof/>
            <w:webHidden/>
          </w:rPr>
        </w:r>
        <w:r>
          <w:rPr>
            <w:noProof/>
            <w:webHidden/>
          </w:rPr>
          <w:fldChar w:fldCharType="separate"/>
        </w:r>
        <w:r>
          <w:rPr>
            <w:noProof/>
            <w:webHidden/>
          </w:rPr>
          <w:t>178</w:t>
        </w:r>
        <w:r>
          <w:rPr>
            <w:noProof/>
            <w:webHidden/>
          </w:rPr>
          <w:fldChar w:fldCharType="end"/>
        </w:r>
      </w:hyperlink>
    </w:p>
    <w:p w14:paraId="078F7EEF" w14:textId="162EEF4E" w:rsidR="00464782" w:rsidRDefault="00464782">
      <w:pPr>
        <w:pStyle w:val="TOC2"/>
        <w:rPr>
          <w:rFonts w:asciiTheme="minorHAnsi" w:eastAsiaTheme="minorEastAsia" w:hAnsiTheme="minorHAnsi" w:cstheme="minorBidi"/>
          <w:noProof/>
          <w:kern w:val="2"/>
          <w14:ligatures w14:val="standardContextual"/>
        </w:rPr>
      </w:pPr>
      <w:hyperlink w:anchor="_Toc214889791" w:history="1">
        <w:r w:rsidRPr="008A1B3B">
          <w:rPr>
            <w:rStyle w:val="Hyperlink"/>
            <w:noProof/>
          </w:rPr>
          <w:t>C.1 CNE Data Type – coded with no exceptions</w:t>
        </w:r>
        <w:r>
          <w:rPr>
            <w:noProof/>
            <w:webHidden/>
          </w:rPr>
          <w:tab/>
        </w:r>
        <w:r>
          <w:rPr>
            <w:noProof/>
            <w:webHidden/>
          </w:rPr>
          <w:fldChar w:fldCharType="begin"/>
        </w:r>
        <w:r>
          <w:rPr>
            <w:noProof/>
            <w:webHidden/>
          </w:rPr>
          <w:instrText xml:space="preserve"> PAGEREF _Toc214889791 \h </w:instrText>
        </w:r>
        <w:r>
          <w:rPr>
            <w:noProof/>
            <w:webHidden/>
          </w:rPr>
        </w:r>
        <w:r>
          <w:rPr>
            <w:noProof/>
            <w:webHidden/>
          </w:rPr>
          <w:fldChar w:fldCharType="separate"/>
        </w:r>
        <w:r>
          <w:rPr>
            <w:noProof/>
            <w:webHidden/>
          </w:rPr>
          <w:t>178</w:t>
        </w:r>
        <w:r>
          <w:rPr>
            <w:noProof/>
            <w:webHidden/>
          </w:rPr>
          <w:fldChar w:fldCharType="end"/>
        </w:r>
      </w:hyperlink>
    </w:p>
    <w:p w14:paraId="27053FD0" w14:textId="764E20FA" w:rsidR="00464782" w:rsidRDefault="00464782">
      <w:pPr>
        <w:pStyle w:val="TOC2"/>
        <w:rPr>
          <w:rFonts w:asciiTheme="minorHAnsi" w:eastAsiaTheme="minorEastAsia" w:hAnsiTheme="minorHAnsi" w:cstheme="minorBidi"/>
          <w:noProof/>
          <w:kern w:val="2"/>
          <w14:ligatures w14:val="standardContextual"/>
        </w:rPr>
      </w:pPr>
      <w:hyperlink w:anchor="_Toc214889792" w:history="1">
        <w:r w:rsidRPr="008A1B3B">
          <w:rPr>
            <w:rStyle w:val="Hyperlink"/>
            <w:noProof/>
          </w:rPr>
          <w:t>C.2 CWE Data Type – coded with exceptions</w:t>
        </w:r>
        <w:r>
          <w:rPr>
            <w:noProof/>
            <w:webHidden/>
          </w:rPr>
          <w:tab/>
        </w:r>
        <w:r>
          <w:rPr>
            <w:noProof/>
            <w:webHidden/>
          </w:rPr>
          <w:fldChar w:fldCharType="begin"/>
        </w:r>
        <w:r>
          <w:rPr>
            <w:noProof/>
            <w:webHidden/>
          </w:rPr>
          <w:instrText xml:space="preserve"> PAGEREF _Toc214889792 \h </w:instrText>
        </w:r>
        <w:r>
          <w:rPr>
            <w:noProof/>
            <w:webHidden/>
          </w:rPr>
        </w:r>
        <w:r>
          <w:rPr>
            <w:noProof/>
            <w:webHidden/>
          </w:rPr>
          <w:fldChar w:fldCharType="separate"/>
        </w:r>
        <w:r>
          <w:rPr>
            <w:noProof/>
            <w:webHidden/>
          </w:rPr>
          <w:t>179</w:t>
        </w:r>
        <w:r>
          <w:rPr>
            <w:noProof/>
            <w:webHidden/>
          </w:rPr>
          <w:fldChar w:fldCharType="end"/>
        </w:r>
      </w:hyperlink>
    </w:p>
    <w:p w14:paraId="0F6DCFC1" w14:textId="6C0F66D2" w:rsidR="00464782" w:rsidRDefault="00464782">
      <w:pPr>
        <w:pStyle w:val="TOC2"/>
        <w:rPr>
          <w:rFonts w:asciiTheme="minorHAnsi" w:eastAsiaTheme="minorEastAsia" w:hAnsiTheme="minorHAnsi" w:cstheme="minorBidi"/>
          <w:noProof/>
          <w:kern w:val="2"/>
          <w14:ligatures w14:val="standardContextual"/>
        </w:rPr>
      </w:pPr>
      <w:hyperlink w:anchor="_Toc214889793" w:history="1">
        <w:r w:rsidRPr="008A1B3B">
          <w:rPr>
            <w:rStyle w:val="Hyperlink"/>
            <w:noProof/>
          </w:rPr>
          <w:t>C.3 CX Data Type</w:t>
        </w:r>
        <w:r>
          <w:rPr>
            <w:noProof/>
            <w:webHidden/>
          </w:rPr>
          <w:tab/>
        </w:r>
        <w:r>
          <w:rPr>
            <w:noProof/>
            <w:webHidden/>
          </w:rPr>
          <w:fldChar w:fldCharType="begin"/>
        </w:r>
        <w:r>
          <w:rPr>
            <w:noProof/>
            <w:webHidden/>
          </w:rPr>
          <w:instrText xml:space="preserve"> PAGEREF _Toc214889793 \h </w:instrText>
        </w:r>
        <w:r>
          <w:rPr>
            <w:noProof/>
            <w:webHidden/>
          </w:rPr>
        </w:r>
        <w:r>
          <w:rPr>
            <w:noProof/>
            <w:webHidden/>
          </w:rPr>
          <w:fldChar w:fldCharType="separate"/>
        </w:r>
        <w:r>
          <w:rPr>
            <w:noProof/>
            <w:webHidden/>
          </w:rPr>
          <w:t>180</w:t>
        </w:r>
        <w:r>
          <w:rPr>
            <w:noProof/>
            <w:webHidden/>
          </w:rPr>
          <w:fldChar w:fldCharType="end"/>
        </w:r>
      </w:hyperlink>
    </w:p>
    <w:p w14:paraId="02C7D3A4" w14:textId="647981B9" w:rsidR="00464782" w:rsidRDefault="00464782">
      <w:pPr>
        <w:pStyle w:val="TOC2"/>
        <w:rPr>
          <w:rFonts w:asciiTheme="minorHAnsi" w:eastAsiaTheme="minorEastAsia" w:hAnsiTheme="minorHAnsi" w:cstheme="minorBidi"/>
          <w:noProof/>
          <w:kern w:val="2"/>
          <w14:ligatures w14:val="standardContextual"/>
        </w:rPr>
      </w:pPr>
      <w:hyperlink w:anchor="_Toc214889794" w:history="1">
        <w:r w:rsidRPr="008A1B3B">
          <w:rPr>
            <w:rStyle w:val="Hyperlink"/>
            <w:noProof/>
          </w:rPr>
          <w:t>C.4 DTM – date/time</w:t>
        </w:r>
        <w:r>
          <w:rPr>
            <w:noProof/>
            <w:webHidden/>
          </w:rPr>
          <w:tab/>
        </w:r>
        <w:r>
          <w:rPr>
            <w:noProof/>
            <w:webHidden/>
          </w:rPr>
          <w:fldChar w:fldCharType="begin"/>
        </w:r>
        <w:r>
          <w:rPr>
            <w:noProof/>
            <w:webHidden/>
          </w:rPr>
          <w:instrText xml:space="preserve"> PAGEREF _Toc214889794 \h </w:instrText>
        </w:r>
        <w:r>
          <w:rPr>
            <w:noProof/>
            <w:webHidden/>
          </w:rPr>
        </w:r>
        <w:r>
          <w:rPr>
            <w:noProof/>
            <w:webHidden/>
          </w:rPr>
          <w:fldChar w:fldCharType="separate"/>
        </w:r>
        <w:r>
          <w:rPr>
            <w:noProof/>
            <w:webHidden/>
          </w:rPr>
          <w:t>180</w:t>
        </w:r>
        <w:r>
          <w:rPr>
            <w:noProof/>
            <w:webHidden/>
          </w:rPr>
          <w:fldChar w:fldCharType="end"/>
        </w:r>
      </w:hyperlink>
    </w:p>
    <w:p w14:paraId="470EFAB7" w14:textId="57E4CFA3" w:rsidR="00464782" w:rsidRDefault="00464782">
      <w:pPr>
        <w:pStyle w:val="TOC2"/>
        <w:rPr>
          <w:rFonts w:asciiTheme="minorHAnsi" w:eastAsiaTheme="minorEastAsia" w:hAnsiTheme="minorHAnsi" w:cstheme="minorBidi"/>
          <w:noProof/>
          <w:kern w:val="2"/>
          <w14:ligatures w14:val="standardContextual"/>
        </w:rPr>
      </w:pPr>
      <w:hyperlink w:anchor="_Toc214889795" w:history="1">
        <w:r w:rsidRPr="008A1B3B">
          <w:rPr>
            <w:rStyle w:val="Hyperlink"/>
            <w:noProof/>
          </w:rPr>
          <w:t>C.5 Entity Identifier (EI) Data Type</w:t>
        </w:r>
        <w:r>
          <w:rPr>
            <w:noProof/>
            <w:webHidden/>
          </w:rPr>
          <w:tab/>
        </w:r>
        <w:r>
          <w:rPr>
            <w:noProof/>
            <w:webHidden/>
          </w:rPr>
          <w:fldChar w:fldCharType="begin"/>
        </w:r>
        <w:r>
          <w:rPr>
            <w:noProof/>
            <w:webHidden/>
          </w:rPr>
          <w:instrText xml:space="preserve"> PAGEREF _Toc214889795 \h </w:instrText>
        </w:r>
        <w:r>
          <w:rPr>
            <w:noProof/>
            <w:webHidden/>
          </w:rPr>
        </w:r>
        <w:r>
          <w:rPr>
            <w:noProof/>
            <w:webHidden/>
          </w:rPr>
          <w:fldChar w:fldCharType="separate"/>
        </w:r>
        <w:r>
          <w:rPr>
            <w:noProof/>
            <w:webHidden/>
          </w:rPr>
          <w:t>181</w:t>
        </w:r>
        <w:r>
          <w:rPr>
            <w:noProof/>
            <w:webHidden/>
          </w:rPr>
          <w:fldChar w:fldCharType="end"/>
        </w:r>
      </w:hyperlink>
    </w:p>
    <w:p w14:paraId="24B52AE8" w14:textId="64E46B7C" w:rsidR="00464782" w:rsidRDefault="00464782">
      <w:pPr>
        <w:pStyle w:val="TOC2"/>
        <w:rPr>
          <w:rFonts w:asciiTheme="minorHAnsi" w:eastAsiaTheme="minorEastAsia" w:hAnsiTheme="minorHAnsi" w:cstheme="minorBidi"/>
          <w:noProof/>
          <w:kern w:val="2"/>
          <w14:ligatures w14:val="standardContextual"/>
        </w:rPr>
      </w:pPr>
      <w:hyperlink w:anchor="_Toc214889796" w:history="1">
        <w:r w:rsidRPr="008A1B3B">
          <w:rPr>
            <w:rStyle w:val="Hyperlink"/>
            <w:noProof/>
          </w:rPr>
          <w:t>C.6 Hierarchic Designator (HD) Data Type</w:t>
        </w:r>
        <w:r>
          <w:rPr>
            <w:noProof/>
            <w:webHidden/>
          </w:rPr>
          <w:tab/>
        </w:r>
        <w:r>
          <w:rPr>
            <w:noProof/>
            <w:webHidden/>
          </w:rPr>
          <w:fldChar w:fldCharType="begin"/>
        </w:r>
        <w:r>
          <w:rPr>
            <w:noProof/>
            <w:webHidden/>
          </w:rPr>
          <w:instrText xml:space="preserve"> PAGEREF _Toc214889796 \h </w:instrText>
        </w:r>
        <w:r>
          <w:rPr>
            <w:noProof/>
            <w:webHidden/>
          </w:rPr>
        </w:r>
        <w:r>
          <w:rPr>
            <w:noProof/>
            <w:webHidden/>
          </w:rPr>
          <w:fldChar w:fldCharType="separate"/>
        </w:r>
        <w:r>
          <w:rPr>
            <w:noProof/>
            <w:webHidden/>
          </w:rPr>
          <w:t>183</w:t>
        </w:r>
        <w:r>
          <w:rPr>
            <w:noProof/>
            <w:webHidden/>
          </w:rPr>
          <w:fldChar w:fldCharType="end"/>
        </w:r>
      </w:hyperlink>
    </w:p>
    <w:p w14:paraId="553BCA64" w14:textId="4FA0CAFF" w:rsidR="00464782" w:rsidRDefault="00464782">
      <w:pPr>
        <w:pStyle w:val="TOC2"/>
        <w:rPr>
          <w:rFonts w:asciiTheme="minorHAnsi" w:eastAsiaTheme="minorEastAsia" w:hAnsiTheme="minorHAnsi" w:cstheme="minorBidi"/>
          <w:noProof/>
          <w:kern w:val="2"/>
          <w14:ligatures w14:val="standardContextual"/>
        </w:rPr>
      </w:pPr>
      <w:hyperlink w:anchor="_Toc214889797" w:history="1">
        <w:r w:rsidRPr="008A1B3B">
          <w:rPr>
            <w:rStyle w:val="Hyperlink"/>
            <w:noProof/>
          </w:rPr>
          <w:t>C.7 PL Data Type</w:t>
        </w:r>
        <w:r>
          <w:rPr>
            <w:noProof/>
            <w:webHidden/>
          </w:rPr>
          <w:tab/>
        </w:r>
        <w:r>
          <w:rPr>
            <w:noProof/>
            <w:webHidden/>
          </w:rPr>
          <w:fldChar w:fldCharType="begin"/>
        </w:r>
        <w:r>
          <w:rPr>
            <w:noProof/>
            <w:webHidden/>
          </w:rPr>
          <w:instrText xml:space="preserve"> PAGEREF _Toc214889797 \h </w:instrText>
        </w:r>
        <w:r>
          <w:rPr>
            <w:noProof/>
            <w:webHidden/>
          </w:rPr>
        </w:r>
        <w:r>
          <w:rPr>
            <w:noProof/>
            <w:webHidden/>
          </w:rPr>
          <w:fldChar w:fldCharType="separate"/>
        </w:r>
        <w:r>
          <w:rPr>
            <w:noProof/>
            <w:webHidden/>
          </w:rPr>
          <w:t>184</w:t>
        </w:r>
        <w:r>
          <w:rPr>
            <w:noProof/>
            <w:webHidden/>
          </w:rPr>
          <w:fldChar w:fldCharType="end"/>
        </w:r>
      </w:hyperlink>
    </w:p>
    <w:p w14:paraId="71D03C6F" w14:textId="04971F87" w:rsidR="00464782" w:rsidRDefault="00464782">
      <w:pPr>
        <w:pStyle w:val="TOC2"/>
        <w:rPr>
          <w:rFonts w:asciiTheme="minorHAnsi" w:eastAsiaTheme="minorEastAsia" w:hAnsiTheme="minorHAnsi" w:cstheme="minorBidi"/>
          <w:noProof/>
          <w:kern w:val="2"/>
          <w14:ligatures w14:val="standardContextual"/>
        </w:rPr>
      </w:pPr>
      <w:hyperlink w:anchor="_Toc214889798" w:history="1">
        <w:r w:rsidRPr="008A1B3B">
          <w:rPr>
            <w:rStyle w:val="Hyperlink"/>
            <w:noProof/>
          </w:rPr>
          <w:t>C.8 XPN Data Type</w:t>
        </w:r>
        <w:r>
          <w:rPr>
            <w:noProof/>
            <w:webHidden/>
          </w:rPr>
          <w:tab/>
        </w:r>
        <w:r>
          <w:rPr>
            <w:noProof/>
            <w:webHidden/>
          </w:rPr>
          <w:fldChar w:fldCharType="begin"/>
        </w:r>
        <w:r>
          <w:rPr>
            <w:noProof/>
            <w:webHidden/>
          </w:rPr>
          <w:instrText xml:space="preserve"> PAGEREF _Toc214889798 \h </w:instrText>
        </w:r>
        <w:r>
          <w:rPr>
            <w:noProof/>
            <w:webHidden/>
          </w:rPr>
        </w:r>
        <w:r>
          <w:rPr>
            <w:noProof/>
            <w:webHidden/>
          </w:rPr>
          <w:fldChar w:fldCharType="separate"/>
        </w:r>
        <w:r>
          <w:rPr>
            <w:noProof/>
            <w:webHidden/>
          </w:rPr>
          <w:t>187</w:t>
        </w:r>
        <w:r>
          <w:rPr>
            <w:noProof/>
            <w:webHidden/>
          </w:rPr>
          <w:fldChar w:fldCharType="end"/>
        </w:r>
      </w:hyperlink>
    </w:p>
    <w:p w14:paraId="5CAB73EC" w14:textId="2535212A" w:rsidR="00464782" w:rsidRDefault="00464782">
      <w:pPr>
        <w:pStyle w:val="TOC2"/>
        <w:rPr>
          <w:rFonts w:asciiTheme="minorHAnsi" w:eastAsiaTheme="minorEastAsia" w:hAnsiTheme="minorHAnsi" w:cstheme="minorBidi"/>
          <w:noProof/>
          <w:kern w:val="2"/>
          <w14:ligatures w14:val="standardContextual"/>
        </w:rPr>
      </w:pPr>
      <w:hyperlink w:anchor="_Toc214889799" w:history="1">
        <w:r w:rsidRPr="008A1B3B">
          <w:rPr>
            <w:rStyle w:val="Hyperlink"/>
            <w:noProof/>
          </w:rPr>
          <w:t>C.9 XTN Data Type</w:t>
        </w:r>
        <w:r>
          <w:rPr>
            <w:noProof/>
            <w:webHidden/>
          </w:rPr>
          <w:tab/>
        </w:r>
        <w:r>
          <w:rPr>
            <w:noProof/>
            <w:webHidden/>
          </w:rPr>
          <w:fldChar w:fldCharType="begin"/>
        </w:r>
        <w:r>
          <w:rPr>
            <w:noProof/>
            <w:webHidden/>
          </w:rPr>
          <w:instrText xml:space="preserve"> PAGEREF _Toc214889799 \h </w:instrText>
        </w:r>
        <w:r>
          <w:rPr>
            <w:noProof/>
            <w:webHidden/>
          </w:rPr>
        </w:r>
        <w:r>
          <w:rPr>
            <w:noProof/>
            <w:webHidden/>
          </w:rPr>
          <w:fldChar w:fldCharType="separate"/>
        </w:r>
        <w:r>
          <w:rPr>
            <w:noProof/>
            <w:webHidden/>
          </w:rPr>
          <w:t>188</w:t>
        </w:r>
        <w:r>
          <w:rPr>
            <w:noProof/>
            <w:webHidden/>
          </w:rPr>
          <w:fldChar w:fldCharType="end"/>
        </w:r>
      </w:hyperlink>
    </w:p>
    <w:p w14:paraId="388AF97B" w14:textId="56213B91" w:rsidR="00464782" w:rsidRDefault="00464782">
      <w:pPr>
        <w:pStyle w:val="TOC1"/>
        <w:rPr>
          <w:rFonts w:asciiTheme="minorHAnsi" w:eastAsiaTheme="minorEastAsia" w:hAnsiTheme="minorHAnsi" w:cstheme="minorBidi"/>
          <w:noProof/>
          <w:kern w:val="2"/>
          <w14:ligatures w14:val="standardContextual"/>
        </w:rPr>
      </w:pPr>
      <w:hyperlink w:anchor="_Toc214889800" w:history="1">
        <w:r w:rsidRPr="008A1B3B">
          <w:rPr>
            <w:rStyle w:val="Hyperlink"/>
            <w:noProof/>
          </w:rPr>
          <w:t>Appendix D Reserved</w:t>
        </w:r>
        <w:r>
          <w:rPr>
            <w:noProof/>
            <w:webHidden/>
          </w:rPr>
          <w:tab/>
        </w:r>
        <w:r>
          <w:rPr>
            <w:noProof/>
            <w:webHidden/>
          </w:rPr>
          <w:fldChar w:fldCharType="begin"/>
        </w:r>
        <w:r>
          <w:rPr>
            <w:noProof/>
            <w:webHidden/>
          </w:rPr>
          <w:instrText xml:space="preserve"> PAGEREF _Toc214889800 \h </w:instrText>
        </w:r>
        <w:r>
          <w:rPr>
            <w:noProof/>
            <w:webHidden/>
          </w:rPr>
        </w:r>
        <w:r>
          <w:rPr>
            <w:noProof/>
            <w:webHidden/>
          </w:rPr>
          <w:fldChar w:fldCharType="separate"/>
        </w:r>
        <w:r>
          <w:rPr>
            <w:noProof/>
            <w:webHidden/>
          </w:rPr>
          <w:t>189</w:t>
        </w:r>
        <w:r>
          <w:rPr>
            <w:noProof/>
            <w:webHidden/>
          </w:rPr>
          <w:fldChar w:fldCharType="end"/>
        </w:r>
      </w:hyperlink>
    </w:p>
    <w:p w14:paraId="4691A7DE" w14:textId="4609CABB" w:rsidR="00464782" w:rsidRDefault="00464782">
      <w:pPr>
        <w:pStyle w:val="TOC1"/>
        <w:rPr>
          <w:rFonts w:asciiTheme="minorHAnsi" w:eastAsiaTheme="minorEastAsia" w:hAnsiTheme="minorHAnsi" w:cstheme="minorBidi"/>
          <w:noProof/>
          <w:kern w:val="2"/>
          <w14:ligatures w14:val="standardContextual"/>
        </w:rPr>
      </w:pPr>
      <w:hyperlink w:anchor="_Toc214889801" w:history="1">
        <w:r w:rsidRPr="008A1B3B">
          <w:rPr>
            <w:rStyle w:val="Hyperlink"/>
            <w:noProof/>
          </w:rPr>
          <w:t>Appendix E Examples of Messages</w:t>
        </w:r>
        <w:r>
          <w:rPr>
            <w:noProof/>
            <w:webHidden/>
          </w:rPr>
          <w:tab/>
        </w:r>
        <w:r>
          <w:rPr>
            <w:noProof/>
            <w:webHidden/>
          </w:rPr>
          <w:fldChar w:fldCharType="begin"/>
        </w:r>
        <w:r>
          <w:rPr>
            <w:noProof/>
            <w:webHidden/>
          </w:rPr>
          <w:instrText xml:space="preserve"> PAGEREF _Toc214889801 \h </w:instrText>
        </w:r>
        <w:r>
          <w:rPr>
            <w:noProof/>
            <w:webHidden/>
          </w:rPr>
        </w:r>
        <w:r>
          <w:rPr>
            <w:noProof/>
            <w:webHidden/>
          </w:rPr>
          <w:fldChar w:fldCharType="separate"/>
        </w:r>
        <w:r>
          <w:rPr>
            <w:noProof/>
            <w:webHidden/>
          </w:rPr>
          <w:t>190</w:t>
        </w:r>
        <w:r>
          <w:rPr>
            <w:noProof/>
            <w:webHidden/>
          </w:rPr>
          <w:fldChar w:fldCharType="end"/>
        </w:r>
      </w:hyperlink>
    </w:p>
    <w:p w14:paraId="5CE1D4BA" w14:textId="79D4E4BE" w:rsidR="00464782" w:rsidRDefault="00464782">
      <w:pPr>
        <w:pStyle w:val="TOC2"/>
        <w:rPr>
          <w:rFonts w:asciiTheme="minorHAnsi" w:eastAsiaTheme="minorEastAsia" w:hAnsiTheme="minorHAnsi" w:cstheme="minorBidi"/>
          <w:noProof/>
          <w:kern w:val="2"/>
          <w14:ligatures w14:val="standardContextual"/>
        </w:rPr>
      </w:pPr>
      <w:hyperlink w:anchor="_Toc214889802" w:history="1">
        <w:r w:rsidRPr="008A1B3B">
          <w:rPr>
            <w:rStyle w:val="Hyperlink"/>
            <w:noProof/>
          </w:rPr>
          <w:t>E.1 PCD-01 Case C1: Communicate periodic data to Clinical Information System (CIS)</w:t>
        </w:r>
        <w:r>
          <w:rPr>
            <w:noProof/>
            <w:webHidden/>
          </w:rPr>
          <w:tab/>
        </w:r>
        <w:r>
          <w:rPr>
            <w:noProof/>
            <w:webHidden/>
          </w:rPr>
          <w:fldChar w:fldCharType="begin"/>
        </w:r>
        <w:r>
          <w:rPr>
            <w:noProof/>
            <w:webHidden/>
          </w:rPr>
          <w:instrText xml:space="preserve"> PAGEREF _Toc214889802 \h </w:instrText>
        </w:r>
        <w:r>
          <w:rPr>
            <w:noProof/>
            <w:webHidden/>
          </w:rPr>
        </w:r>
        <w:r>
          <w:rPr>
            <w:noProof/>
            <w:webHidden/>
          </w:rPr>
          <w:fldChar w:fldCharType="separate"/>
        </w:r>
        <w:r>
          <w:rPr>
            <w:noProof/>
            <w:webHidden/>
          </w:rPr>
          <w:t>190</w:t>
        </w:r>
        <w:r>
          <w:rPr>
            <w:noProof/>
            <w:webHidden/>
          </w:rPr>
          <w:fldChar w:fldCharType="end"/>
        </w:r>
      </w:hyperlink>
    </w:p>
    <w:p w14:paraId="5EAABEAE" w14:textId="10A33247" w:rsidR="00464782" w:rsidRDefault="00464782">
      <w:pPr>
        <w:pStyle w:val="TOC3"/>
        <w:rPr>
          <w:rFonts w:asciiTheme="minorHAnsi" w:eastAsiaTheme="minorEastAsia" w:hAnsiTheme="minorHAnsi" w:cstheme="minorBidi"/>
          <w:noProof/>
          <w:kern w:val="2"/>
          <w14:ligatures w14:val="standardContextual"/>
        </w:rPr>
      </w:pPr>
      <w:hyperlink w:anchor="_Toc214889803" w:history="1">
        <w:r w:rsidRPr="008A1B3B">
          <w:rPr>
            <w:rStyle w:val="Hyperlink"/>
            <w:noProof/>
          </w:rPr>
          <w:t>E.1.1 Example of PCD-01 Observation Report (Physiological Monitor)</w:t>
        </w:r>
        <w:r>
          <w:rPr>
            <w:noProof/>
            <w:webHidden/>
          </w:rPr>
          <w:tab/>
        </w:r>
        <w:r>
          <w:rPr>
            <w:noProof/>
            <w:webHidden/>
          </w:rPr>
          <w:fldChar w:fldCharType="begin"/>
        </w:r>
        <w:r>
          <w:rPr>
            <w:noProof/>
            <w:webHidden/>
          </w:rPr>
          <w:instrText xml:space="preserve"> PAGEREF _Toc214889803 \h </w:instrText>
        </w:r>
        <w:r>
          <w:rPr>
            <w:noProof/>
            <w:webHidden/>
          </w:rPr>
        </w:r>
        <w:r>
          <w:rPr>
            <w:noProof/>
            <w:webHidden/>
          </w:rPr>
          <w:fldChar w:fldCharType="separate"/>
        </w:r>
        <w:r>
          <w:rPr>
            <w:noProof/>
            <w:webHidden/>
          </w:rPr>
          <w:t>190</w:t>
        </w:r>
        <w:r>
          <w:rPr>
            <w:noProof/>
            <w:webHidden/>
          </w:rPr>
          <w:fldChar w:fldCharType="end"/>
        </w:r>
      </w:hyperlink>
    </w:p>
    <w:p w14:paraId="5762149E" w14:textId="4411FF88" w:rsidR="00464782" w:rsidRDefault="00464782">
      <w:pPr>
        <w:pStyle w:val="TOC3"/>
        <w:rPr>
          <w:rFonts w:asciiTheme="minorHAnsi" w:eastAsiaTheme="minorEastAsia" w:hAnsiTheme="minorHAnsi" w:cstheme="minorBidi"/>
          <w:noProof/>
          <w:kern w:val="2"/>
          <w14:ligatures w14:val="standardContextual"/>
        </w:rPr>
      </w:pPr>
      <w:hyperlink w:anchor="_Toc214889804" w:history="1">
        <w:r w:rsidRPr="008A1B3B">
          <w:rPr>
            <w:rStyle w:val="Hyperlink"/>
            <w:noProof/>
          </w:rPr>
          <w:t>E.1.2 Example of PCD-01 Episodic Observation Report</w:t>
        </w:r>
        <w:r>
          <w:rPr>
            <w:noProof/>
            <w:webHidden/>
          </w:rPr>
          <w:tab/>
        </w:r>
        <w:r>
          <w:rPr>
            <w:noProof/>
            <w:webHidden/>
          </w:rPr>
          <w:fldChar w:fldCharType="begin"/>
        </w:r>
        <w:r>
          <w:rPr>
            <w:noProof/>
            <w:webHidden/>
          </w:rPr>
          <w:instrText xml:space="preserve"> PAGEREF _Toc214889804 \h </w:instrText>
        </w:r>
        <w:r>
          <w:rPr>
            <w:noProof/>
            <w:webHidden/>
          </w:rPr>
        </w:r>
        <w:r>
          <w:rPr>
            <w:noProof/>
            <w:webHidden/>
          </w:rPr>
          <w:fldChar w:fldCharType="separate"/>
        </w:r>
        <w:r>
          <w:rPr>
            <w:noProof/>
            <w:webHidden/>
          </w:rPr>
          <w:t>191</w:t>
        </w:r>
        <w:r>
          <w:rPr>
            <w:noProof/>
            <w:webHidden/>
          </w:rPr>
          <w:fldChar w:fldCharType="end"/>
        </w:r>
      </w:hyperlink>
    </w:p>
    <w:p w14:paraId="68BDD174" w14:textId="6057B3AE" w:rsidR="00464782" w:rsidRDefault="00464782">
      <w:pPr>
        <w:pStyle w:val="TOC2"/>
        <w:rPr>
          <w:rFonts w:asciiTheme="minorHAnsi" w:eastAsiaTheme="minorEastAsia" w:hAnsiTheme="minorHAnsi" w:cstheme="minorBidi"/>
          <w:noProof/>
          <w:kern w:val="2"/>
          <w14:ligatures w14:val="standardContextual"/>
        </w:rPr>
      </w:pPr>
      <w:hyperlink w:anchor="_Toc214889805" w:history="1">
        <w:r w:rsidRPr="008A1B3B">
          <w:rPr>
            <w:rStyle w:val="Hyperlink"/>
            <w:noProof/>
          </w:rPr>
          <w:t>E.2 Examples of transaction [PCD-03]: Communicate Infusion Order</w:t>
        </w:r>
        <w:r>
          <w:rPr>
            <w:noProof/>
            <w:webHidden/>
          </w:rPr>
          <w:tab/>
        </w:r>
        <w:r>
          <w:rPr>
            <w:noProof/>
            <w:webHidden/>
          </w:rPr>
          <w:fldChar w:fldCharType="begin"/>
        </w:r>
        <w:r>
          <w:rPr>
            <w:noProof/>
            <w:webHidden/>
          </w:rPr>
          <w:instrText xml:space="preserve"> PAGEREF _Toc214889805 \h </w:instrText>
        </w:r>
        <w:r>
          <w:rPr>
            <w:noProof/>
            <w:webHidden/>
          </w:rPr>
        </w:r>
        <w:r>
          <w:rPr>
            <w:noProof/>
            <w:webHidden/>
          </w:rPr>
          <w:fldChar w:fldCharType="separate"/>
        </w:r>
        <w:r>
          <w:rPr>
            <w:noProof/>
            <w:webHidden/>
          </w:rPr>
          <w:t>192</w:t>
        </w:r>
        <w:r>
          <w:rPr>
            <w:noProof/>
            <w:webHidden/>
          </w:rPr>
          <w:fldChar w:fldCharType="end"/>
        </w:r>
      </w:hyperlink>
    </w:p>
    <w:p w14:paraId="55194A19" w14:textId="31B0E4DC" w:rsidR="00464782" w:rsidRDefault="00464782">
      <w:pPr>
        <w:pStyle w:val="TOC3"/>
        <w:rPr>
          <w:rFonts w:asciiTheme="minorHAnsi" w:eastAsiaTheme="minorEastAsia" w:hAnsiTheme="minorHAnsi" w:cstheme="minorBidi"/>
          <w:noProof/>
          <w:kern w:val="2"/>
          <w14:ligatures w14:val="standardContextual"/>
        </w:rPr>
      </w:pPr>
      <w:hyperlink w:anchor="_Toc214889806" w:history="1">
        <w:r w:rsidRPr="008A1B3B">
          <w:rPr>
            <w:rStyle w:val="Hyperlink"/>
            <w:noProof/>
          </w:rPr>
          <w:t>E.2.1 Storyboard</w:t>
        </w:r>
        <w:r>
          <w:rPr>
            <w:noProof/>
            <w:webHidden/>
          </w:rPr>
          <w:tab/>
        </w:r>
        <w:r>
          <w:rPr>
            <w:noProof/>
            <w:webHidden/>
          </w:rPr>
          <w:fldChar w:fldCharType="begin"/>
        </w:r>
        <w:r>
          <w:rPr>
            <w:noProof/>
            <w:webHidden/>
          </w:rPr>
          <w:instrText xml:space="preserve"> PAGEREF _Toc214889806 \h </w:instrText>
        </w:r>
        <w:r>
          <w:rPr>
            <w:noProof/>
            <w:webHidden/>
          </w:rPr>
        </w:r>
        <w:r>
          <w:rPr>
            <w:noProof/>
            <w:webHidden/>
          </w:rPr>
          <w:fldChar w:fldCharType="separate"/>
        </w:r>
        <w:r>
          <w:rPr>
            <w:noProof/>
            <w:webHidden/>
          </w:rPr>
          <w:t>192</w:t>
        </w:r>
        <w:r>
          <w:rPr>
            <w:noProof/>
            <w:webHidden/>
          </w:rPr>
          <w:fldChar w:fldCharType="end"/>
        </w:r>
      </w:hyperlink>
    </w:p>
    <w:p w14:paraId="463C7DB1" w14:textId="7C20C8A5" w:rsidR="00464782" w:rsidRDefault="00464782">
      <w:pPr>
        <w:pStyle w:val="TOC3"/>
        <w:rPr>
          <w:rFonts w:asciiTheme="minorHAnsi" w:eastAsiaTheme="minorEastAsia" w:hAnsiTheme="minorHAnsi" w:cstheme="minorBidi"/>
          <w:noProof/>
          <w:kern w:val="2"/>
          <w14:ligatures w14:val="standardContextual"/>
        </w:rPr>
      </w:pPr>
      <w:hyperlink w:anchor="_Toc214889807" w:history="1">
        <w:r w:rsidRPr="008A1B3B">
          <w:rPr>
            <w:rStyle w:val="Hyperlink"/>
            <w:noProof/>
          </w:rPr>
          <w:t>E.2.2 Interaction Diagram</w:t>
        </w:r>
        <w:r>
          <w:rPr>
            <w:noProof/>
            <w:webHidden/>
          </w:rPr>
          <w:tab/>
        </w:r>
        <w:r>
          <w:rPr>
            <w:noProof/>
            <w:webHidden/>
          </w:rPr>
          <w:fldChar w:fldCharType="begin"/>
        </w:r>
        <w:r>
          <w:rPr>
            <w:noProof/>
            <w:webHidden/>
          </w:rPr>
          <w:instrText xml:space="preserve"> PAGEREF _Toc214889807 \h </w:instrText>
        </w:r>
        <w:r>
          <w:rPr>
            <w:noProof/>
            <w:webHidden/>
          </w:rPr>
        </w:r>
        <w:r>
          <w:rPr>
            <w:noProof/>
            <w:webHidden/>
          </w:rPr>
          <w:fldChar w:fldCharType="separate"/>
        </w:r>
        <w:r>
          <w:rPr>
            <w:noProof/>
            <w:webHidden/>
          </w:rPr>
          <w:t>193</w:t>
        </w:r>
        <w:r>
          <w:rPr>
            <w:noProof/>
            <w:webHidden/>
          </w:rPr>
          <w:fldChar w:fldCharType="end"/>
        </w:r>
      </w:hyperlink>
    </w:p>
    <w:p w14:paraId="19AEDCA0" w14:textId="6FC879A4" w:rsidR="00464782" w:rsidRDefault="00464782">
      <w:pPr>
        <w:pStyle w:val="TOC3"/>
        <w:rPr>
          <w:rFonts w:asciiTheme="minorHAnsi" w:eastAsiaTheme="minorEastAsia" w:hAnsiTheme="minorHAnsi" w:cstheme="minorBidi"/>
          <w:noProof/>
          <w:kern w:val="2"/>
          <w14:ligatures w14:val="standardContextual"/>
        </w:rPr>
      </w:pPr>
      <w:hyperlink w:anchor="_Toc214889808" w:history="1">
        <w:r w:rsidRPr="008A1B3B">
          <w:rPr>
            <w:rStyle w:val="Hyperlink"/>
            <w:noProof/>
          </w:rPr>
          <w:t>E.2.3 Messages</w:t>
        </w:r>
        <w:r>
          <w:rPr>
            <w:noProof/>
            <w:webHidden/>
          </w:rPr>
          <w:tab/>
        </w:r>
        <w:r>
          <w:rPr>
            <w:noProof/>
            <w:webHidden/>
          </w:rPr>
          <w:fldChar w:fldCharType="begin"/>
        </w:r>
        <w:r>
          <w:rPr>
            <w:noProof/>
            <w:webHidden/>
          </w:rPr>
          <w:instrText xml:space="preserve"> PAGEREF _Toc214889808 \h </w:instrText>
        </w:r>
        <w:r>
          <w:rPr>
            <w:noProof/>
            <w:webHidden/>
          </w:rPr>
        </w:r>
        <w:r>
          <w:rPr>
            <w:noProof/>
            <w:webHidden/>
          </w:rPr>
          <w:fldChar w:fldCharType="separate"/>
        </w:r>
        <w:r>
          <w:rPr>
            <w:noProof/>
            <w:webHidden/>
          </w:rPr>
          <w:t>194</w:t>
        </w:r>
        <w:r>
          <w:rPr>
            <w:noProof/>
            <w:webHidden/>
          </w:rPr>
          <w:fldChar w:fldCharType="end"/>
        </w:r>
      </w:hyperlink>
    </w:p>
    <w:p w14:paraId="64529A20" w14:textId="16796856" w:rsidR="00464782" w:rsidRDefault="00464782">
      <w:pPr>
        <w:pStyle w:val="TOC3"/>
        <w:rPr>
          <w:rFonts w:asciiTheme="minorHAnsi" w:eastAsiaTheme="minorEastAsia" w:hAnsiTheme="minorHAnsi" w:cstheme="minorBidi"/>
          <w:noProof/>
          <w:kern w:val="2"/>
          <w14:ligatures w14:val="standardContextual"/>
        </w:rPr>
      </w:pPr>
      <w:hyperlink w:anchor="_Toc214889809" w:history="1">
        <w:r w:rsidRPr="008A1B3B">
          <w:rPr>
            <w:rStyle w:val="Hyperlink"/>
            <w:noProof/>
          </w:rPr>
          <w:t>E.2.4 Multistep Messages</w:t>
        </w:r>
        <w:r>
          <w:rPr>
            <w:noProof/>
            <w:webHidden/>
          </w:rPr>
          <w:tab/>
        </w:r>
        <w:r>
          <w:rPr>
            <w:noProof/>
            <w:webHidden/>
          </w:rPr>
          <w:fldChar w:fldCharType="begin"/>
        </w:r>
        <w:r>
          <w:rPr>
            <w:noProof/>
            <w:webHidden/>
          </w:rPr>
          <w:instrText xml:space="preserve"> PAGEREF _Toc214889809 \h </w:instrText>
        </w:r>
        <w:r>
          <w:rPr>
            <w:noProof/>
            <w:webHidden/>
          </w:rPr>
        </w:r>
        <w:r>
          <w:rPr>
            <w:noProof/>
            <w:webHidden/>
          </w:rPr>
          <w:fldChar w:fldCharType="separate"/>
        </w:r>
        <w:r>
          <w:rPr>
            <w:noProof/>
            <w:webHidden/>
          </w:rPr>
          <w:t>196</w:t>
        </w:r>
        <w:r>
          <w:rPr>
            <w:noProof/>
            <w:webHidden/>
          </w:rPr>
          <w:fldChar w:fldCharType="end"/>
        </w:r>
      </w:hyperlink>
    </w:p>
    <w:p w14:paraId="4FEF99B6" w14:textId="21BDE8E5" w:rsidR="00464782" w:rsidRDefault="00464782">
      <w:pPr>
        <w:pStyle w:val="TOC2"/>
        <w:rPr>
          <w:rFonts w:asciiTheme="minorHAnsi" w:eastAsiaTheme="minorEastAsia" w:hAnsiTheme="minorHAnsi" w:cstheme="minorBidi"/>
          <w:noProof/>
          <w:kern w:val="2"/>
          <w14:ligatures w14:val="standardContextual"/>
        </w:rPr>
      </w:pPr>
      <w:hyperlink w:anchor="_Toc214889810" w:history="1">
        <w:r w:rsidRPr="008A1B3B">
          <w:rPr>
            <w:rStyle w:val="Hyperlink"/>
            <w:noProof/>
          </w:rPr>
          <w:t>E.3 ACM [PCD-04] Example Messages</w:t>
        </w:r>
        <w:r>
          <w:rPr>
            <w:noProof/>
            <w:webHidden/>
          </w:rPr>
          <w:tab/>
        </w:r>
        <w:r>
          <w:rPr>
            <w:noProof/>
            <w:webHidden/>
          </w:rPr>
          <w:fldChar w:fldCharType="begin"/>
        </w:r>
        <w:r>
          <w:rPr>
            <w:noProof/>
            <w:webHidden/>
          </w:rPr>
          <w:instrText xml:space="preserve"> PAGEREF _Toc214889810 \h </w:instrText>
        </w:r>
        <w:r>
          <w:rPr>
            <w:noProof/>
            <w:webHidden/>
          </w:rPr>
        </w:r>
        <w:r>
          <w:rPr>
            <w:noProof/>
            <w:webHidden/>
          </w:rPr>
          <w:fldChar w:fldCharType="separate"/>
        </w:r>
        <w:r>
          <w:rPr>
            <w:noProof/>
            <w:webHidden/>
          </w:rPr>
          <w:t>1</w:t>
        </w:r>
        <w:r>
          <w:rPr>
            <w:noProof/>
            <w:webHidden/>
          </w:rPr>
          <w:t>9</w:t>
        </w:r>
        <w:r>
          <w:rPr>
            <w:noProof/>
            <w:webHidden/>
          </w:rPr>
          <w:t>9</w:t>
        </w:r>
        <w:r>
          <w:rPr>
            <w:noProof/>
            <w:webHidden/>
          </w:rPr>
          <w:fldChar w:fldCharType="end"/>
        </w:r>
      </w:hyperlink>
    </w:p>
    <w:p w14:paraId="35E8BE06" w14:textId="408C49EA" w:rsidR="00464782" w:rsidRDefault="00464782">
      <w:pPr>
        <w:pStyle w:val="TOC3"/>
        <w:rPr>
          <w:rFonts w:asciiTheme="minorHAnsi" w:eastAsiaTheme="minorEastAsia" w:hAnsiTheme="minorHAnsi" w:cstheme="minorBidi"/>
          <w:noProof/>
          <w:kern w:val="2"/>
          <w14:ligatures w14:val="standardContextual"/>
        </w:rPr>
      </w:pPr>
      <w:hyperlink w:anchor="_Toc214889811" w:history="1">
        <w:r w:rsidRPr="008A1B3B">
          <w:rPr>
            <w:rStyle w:val="Hyperlink"/>
            <w:noProof/>
          </w:rPr>
          <w:t>E.3.1 Alert - Numeric Limit Alarm</w:t>
        </w:r>
        <w:r>
          <w:rPr>
            <w:noProof/>
            <w:webHidden/>
          </w:rPr>
          <w:tab/>
        </w:r>
        <w:r>
          <w:rPr>
            <w:noProof/>
            <w:webHidden/>
          </w:rPr>
          <w:fldChar w:fldCharType="begin"/>
        </w:r>
        <w:r>
          <w:rPr>
            <w:noProof/>
            <w:webHidden/>
          </w:rPr>
          <w:instrText xml:space="preserve"> PAGEREF _Toc214889811 \h </w:instrText>
        </w:r>
        <w:r>
          <w:rPr>
            <w:noProof/>
            <w:webHidden/>
          </w:rPr>
        </w:r>
        <w:r>
          <w:rPr>
            <w:noProof/>
            <w:webHidden/>
          </w:rPr>
          <w:fldChar w:fldCharType="separate"/>
        </w:r>
        <w:r>
          <w:rPr>
            <w:noProof/>
            <w:webHidden/>
          </w:rPr>
          <w:t>199</w:t>
        </w:r>
        <w:r>
          <w:rPr>
            <w:noProof/>
            <w:webHidden/>
          </w:rPr>
          <w:fldChar w:fldCharType="end"/>
        </w:r>
      </w:hyperlink>
    </w:p>
    <w:p w14:paraId="3CCEBD07" w14:textId="4E02B906" w:rsidR="00464782" w:rsidRDefault="00464782">
      <w:pPr>
        <w:pStyle w:val="TOC3"/>
        <w:rPr>
          <w:rFonts w:asciiTheme="minorHAnsi" w:eastAsiaTheme="minorEastAsia" w:hAnsiTheme="minorHAnsi" w:cstheme="minorBidi"/>
          <w:noProof/>
          <w:kern w:val="2"/>
          <w14:ligatures w14:val="standardContextual"/>
        </w:rPr>
      </w:pPr>
      <w:hyperlink w:anchor="_Toc214889812" w:history="1">
        <w:r w:rsidRPr="008A1B3B">
          <w:rPr>
            <w:rStyle w:val="Hyperlink"/>
            <w:noProof/>
          </w:rPr>
          <w:t>E.3.2 Alert - Qualitative (non-numeric) Alarm</w:t>
        </w:r>
        <w:r>
          <w:rPr>
            <w:noProof/>
            <w:webHidden/>
          </w:rPr>
          <w:tab/>
        </w:r>
        <w:r>
          <w:rPr>
            <w:noProof/>
            <w:webHidden/>
          </w:rPr>
          <w:fldChar w:fldCharType="begin"/>
        </w:r>
        <w:r>
          <w:rPr>
            <w:noProof/>
            <w:webHidden/>
          </w:rPr>
          <w:instrText xml:space="preserve"> PAGEREF _Toc214889812 \h </w:instrText>
        </w:r>
        <w:r>
          <w:rPr>
            <w:noProof/>
            <w:webHidden/>
          </w:rPr>
        </w:r>
        <w:r>
          <w:rPr>
            <w:noProof/>
            <w:webHidden/>
          </w:rPr>
          <w:fldChar w:fldCharType="separate"/>
        </w:r>
        <w:r>
          <w:rPr>
            <w:noProof/>
            <w:webHidden/>
          </w:rPr>
          <w:t>200</w:t>
        </w:r>
        <w:r>
          <w:rPr>
            <w:noProof/>
            <w:webHidden/>
          </w:rPr>
          <w:fldChar w:fldCharType="end"/>
        </w:r>
      </w:hyperlink>
    </w:p>
    <w:p w14:paraId="62368F01" w14:textId="42925A82" w:rsidR="00464782" w:rsidRDefault="00464782">
      <w:pPr>
        <w:pStyle w:val="TOC1"/>
        <w:rPr>
          <w:rFonts w:asciiTheme="minorHAnsi" w:eastAsiaTheme="minorEastAsia" w:hAnsiTheme="minorHAnsi" w:cstheme="minorBidi"/>
          <w:noProof/>
          <w:kern w:val="2"/>
          <w14:ligatures w14:val="standardContextual"/>
        </w:rPr>
      </w:pPr>
      <w:hyperlink w:anchor="_Toc214889813" w:history="1">
        <w:r w:rsidRPr="008A1B3B">
          <w:rPr>
            <w:rStyle w:val="Hyperlink"/>
            <w:noProof/>
          </w:rPr>
          <w:t>Appendix F HL7 Message Profiling Convention</w:t>
        </w:r>
        <w:r>
          <w:rPr>
            <w:noProof/>
            <w:webHidden/>
          </w:rPr>
          <w:tab/>
        </w:r>
        <w:r>
          <w:rPr>
            <w:noProof/>
            <w:webHidden/>
          </w:rPr>
          <w:fldChar w:fldCharType="begin"/>
        </w:r>
        <w:r>
          <w:rPr>
            <w:noProof/>
            <w:webHidden/>
          </w:rPr>
          <w:instrText xml:space="preserve"> PAGEREF _Toc214889813 \h </w:instrText>
        </w:r>
        <w:r>
          <w:rPr>
            <w:noProof/>
            <w:webHidden/>
          </w:rPr>
        </w:r>
        <w:r>
          <w:rPr>
            <w:noProof/>
            <w:webHidden/>
          </w:rPr>
          <w:fldChar w:fldCharType="separate"/>
        </w:r>
        <w:r>
          <w:rPr>
            <w:noProof/>
            <w:webHidden/>
          </w:rPr>
          <w:t>202</w:t>
        </w:r>
        <w:r>
          <w:rPr>
            <w:noProof/>
            <w:webHidden/>
          </w:rPr>
          <w:fldChar w:fldCharType="end"/>
        </w:r>
      </w:hyperlink>
    </w:p>
    <w:p w14:paraId="621914EB" w14:textId="37C18021" w:rsidR="00464782" w:rsidRDefault="00464782">
      <w:pPr>
        <w:pStyle w:val="TOC1"/>
        <w:rPr>
          <w:rFonts w:asciiTheme="minorHAnsi" w:eastAsiaTheme="minorEastAsia" w:hAnsiTheme="minorHAnsi" w:cstheme="minorBidi"/>
          <w:noProof/>
          <w:kern w:val="2"/>
          <w14:ligatures w14:val="standardContextual"/>
        </w:rPr>
      </w:pPr>
      <w:hyperlink w:anchor="_Toc214889814" w:history="1">
        <w:r w:rsidRPr="008A1B3B">
          <w:rPr>
            <w:rStyle w:val="Hyperlink"/>
            <w:noProof/>
          </w:rPr>
          <w:t>Appendix G – HL7 Implementation Notes</w:t>
        </w:r>
        <w:r>
          <w:rPr>
            <w:noProof/>
            <w:webHidden/>
          </w:rPr>
          <w:tab/>
        </w:r>
        <w:r>
          <w:rPr>
            <w:noProof/>
            <w:webHidden/>
          </w:rPr>
          <w:fldChar w:fldCharType="begin"/>
        </w:r>
        <w:r>
          <w:rPr>
            <w:noProof/>
            <w:webHidden/>
          </w:rPr>
          <w:instrText xml:space="preserve"> PAGEREF _Toc214889814 \h </w:instrText>
        </w:r>
        <w:r>
          <w:rPr>
            <w:noProof/>
            <w:webHidden/>
          </w:rPr>
        </w:r>
        <w:r>
          <w:rPr>
            <w:noProof/>
            <w:webHidden/>
          </w:rPr>
          <w:fldChar w:fldCharType="separate"/>
        </w:r>
        <w:r>
          <w:rPr>
            <w:noProof/>
            <w:webHidden/>
          </w:rPr>
          <w:t>203</w:t>
        </w:r>
        <w:r>
          <w:rPr>
            <w:noProof/>
            <w:webHidden/>
          </w:rPr>
          <w:fldChar w:fldCharType="end"/>
        </w:r>
      </w:hyperlink>
    </w:p>
    <w:p w14:paraId="7744695D" w14:textId="3350426F" w:rsidR="00464782" w:rsidRDefault="00464782">
      <w:pPr>
        <w:pStyle w:val="TOC2"/>
        <w:rPr>
          <w:rFonts w:asciiTheme="minorHAnsi" w:eastAsiaTheme="minorEastAsia" w:hAnsiTheme="minorHAnsi" w:cstheme="minorBidi"/>
          <w:noProof/>
          <w:kern w:val="2"/>
          <w14:ligatures w14:val="standardContextual"/>
        </w:rPr>
      </w:pPr>
      <w:hyperlink w:anchor="_Toc214889815" w:history="1">
        <w:r w:rsidRPr="008A1B3B">
          <w:rPr>
            <w:rStyle w:val="Hyperlink"/>
            <w:noProof/>
          </w:rPr>
          <w:t>G.1 Acknowledgment Modes</w:t>
        </w:r>
        <w:r>
          <w:rPr>
            <w:noProof/>
            <w:webHidden/>
          </w:rPr>
          <w:tab/>
        </w:r>
        <w:r>
          <w:rPr>
            <w:noProof/>
            <w:webHidden/>
          </w:rPr>
          <w:fldChar w:fldCharType="begin"/>
        </w:r>
        <w:r>
          <w:rPr>
            <w:noProof/>
            <w:webHidden/>
          </w:rPr>
          <w:instrText xml:space="preserve"> PAGEREF _Toc214889815 \h </w:instrText>
        </w:r>
        <w:r>
          <w:rPr>
            <w:noProof/>
            <w:webHidden/>
          </w:rPr>
        </w:r>
        <w:r>
          <w:rPr>
            <w:noProof/>
            <w:webHidden/>
          </w:rPr>
          <w:fldChar w:fldCharType="separate"/>
        </w:r>
        <w:r>
          <w:rPr>
            <w:noProof/>
            <w:webHidden/>
          </w:rPr>
          <w:t>203</w:t>
        </w:r>
        <w:r>
          <w:rPr>
            <w:noProof/>
            <w:webHidden/>
          </w:rPr>
          <w:fldChar w:fldCharType="end"/>
        </w:r>
      </w:hyperlink>
    </w:p>
    <w:p w14:paraId="168B0781" w14:textId="1ED4F096" w:rsidR="00464782" w:rsidRDefault="00464782">
      <w:pPr>
        <w:pStyle w:val="TOC2"/>
        <w:rPr>
          <w:rFonts w:asciiTheme="minorHAnsi" w:eastAsiaTheme="minorEastAsia" w:hAnsiTheme="minorHAnsi" w:cstheme="minorBidi"/>
          <w:noProof/>
          <w:kern w:val="2"/>
          <w14:ligatures w14:val="standardContextual"/>
        </w:rPr>
      </w:pPr>
      <w:hyperlink w:anchor="_Toc214889816" w:history="1">
        <w:r w:rsidRPr="008A1B3B">
          <w:rPr>
            <w:rStyle w:val="Hyperlink"/>
            <w:noProof/>
          </w:rPr>
          <w:t>G.2 Use of OSI Object Identifier (OID)</w:t>
        </w:r>
        <w:r>
          <w:rPr>
            <w:noProof/>
            <w:webHidden/>
          </w:rPr>
          <w:tab/>
        </w:r>
        <w:r>
          <w:rPr>
            <w:noProof/>
            <w:webHidden/>
          </w:rPr>
          <w:fldChar w:fldCharType="begin"/>
        </w:r>
        <w:r>
          <w:rPr>
            <w:noProof/>
            <w:webHidden/>
          </w:rPr>
          <w:instrText xml:space="preserve"> PAGEREF _Toc214889816 \h </w:instrText>
        </w:r>
        <w:r>
          <w:rPr>
            <w:noProof/>
            <w:webHidden/>
          </w:rPr>
        </w:r>
        <w:r>
          <w:rPr>
            <w:noProof/>
            <w:webHidden/>
          </w:rPr>
          <w:fldChar w:fldCharType="separate"/>
        </w:r>
        <w:r>
          <w:rPr>
            <w:noProof/>
            <w:webHidden/>
          </w:rPr>
          <w:t>2</w:t>
        </w:r>
        <w:r>
          <w:rPr>
            <w:noProof/>
            <w:webHidden/>
          </w:rPr>
          <w:t>0</w:t>
        </w:r>
        <w:r>
          <w:rPr>
            <w:noProof/>
            <w:webHidden/>
          </w:rPr>
          <w:t>3</w:t>
        </w:r>
        <w:r>
          <w:rPr>
            <w:noProof/>
            <w:webHidden/>
          </w:rPr>
          <w:fldChar w:fldCharType="end"/>
        </w:r>
      </w:hyperlink>
    </w:p>
    <w:p w14:paraId="6EAB96EF" w14:textId="2C4C6AA5" w:rsidR="00464782" w:rsidRDefault="00464782">
      <w:pPr>
        <w:pStyle w:val="TOC1"/>
        <w:rPr>
          <w:rFonts w:asciiTheme="minorHAnsi" w:eastAsiaTheme="minorEastAsia" w:hAnsiTheme="minorHAnsi" w:cstheme="minorBidi"/>
          <w:noProof/>
          <w:kern w:val="2"/>
          <w14:ligatures w14:val="standardContextual"/>
        </w:rPr>
      </w:pPr>
      <w:hyperlink w:anchor="_Toc214889817" w:history="1">
        <w:r w:rsidRPr="008A1B3B">
          <w:rPr>
            <w:rStyle w:val="Hyperlink"/>
            <w:noProof/>
          </w:rPr>
          <w:t>Appendix H – IHE Integration Statements</w:t>
        </w:r>
        <w:r>
          <w:rPr>
            <w:noProof/>
            <w:webHidden/>
          </w:rPr>
          <w:tab/>
        </w:r>
        <w:r>
          <w:rPr>
            <w:noProof/>
            <w:webHidden/>
          </w:rPr>
          <w:fldChar w:fldCharType="begin"/>
        </w:r>
        <w:r>
          <w:rPr>
            <w:noProof/>
            <w:webHidden/>
          </w:rPr>
          <w:instrText xml:space="preserve"> PAGEREF _Toc214889817 \h </w:instrText>
        </w:r>
        <w:r>
          <w:rPr>
            <w:noProof/>
            <w:webHidden/>
          </w:rPr>
        </w:r>
        <w:r>
          <w:rPr>
            <w:noProof/>
            <w:webHidden/>
          </w:rPr>
          <w:fldChar w:fldCharType="separate"/>
        </w:r>
        <w:r>
          <w:rPr>
            <w:noProof/>
            <w:webHidden/>
          </w:rPr>
          <w:t>204</w:t>
        </w:r>
        <w:r>
          <w:rPr>
            <w:noProof/>
            <w:webHidden/>
          </w:rPr>
          <w:fldChar w:fldCharType="end"/>
        </w:r>
      </w:hyperlink>
    </w:p>
    <w:p w14:paraId="47CA3C12" w14:textId="4FCE1A67" w:rsidR="00464782" w:rsidRDefault="00464782">
      <w:pPr>
        <w:pStyle w:val="TOC1"/>
        <w:rPr>
          <w:rFonts w:asciiTheme="minorHAnsi" w:eastAsiaTheme="minorEastAsia" w:hAnsiTheme="minorHAnsi" w:cstheme="minorBidi"/>
          <w:noProof/>
          <w:kern w:val="2"/>
          <w14:ligatures w14:val="standardContextual"/>
        </w:rPr>
      </w:pPr>
      <w:hyperlink w:anchor="_Toc214889818" w:history="1">
        <w:r w:rsidRPr="008A1B3B">
          <w:rPr>
            <w:rStyle w:val="Hyperlink"/>
            <w:noProof/>
          </w:rPr>
          <w:t>Appendix I – Message Transport using MLLP</w:t>
        </w:r>
        <w:r>
          <w:rPr>
            <w:noProof/>
            <w:webHidden/>
          </w:rPr>
          <w:tab/>
        </w:r>
        <w:r>
          <w:rPr>
            <w:noProof/>
            <w:webHidden/>
          </w:rPr>
          <w:fldChar w:fldCharType="begin"/>
        </w:r>
        <w:r>
          <w:rPr>
            <w:noProof/>
            <w:webHidden/>
          </w:rPr>
          <w:instrText xml:space="preserve"> PAGEREF _Toc214889818 \h </w:instrText>
        </w:r>
        <w:r>
          <w:rPr>
            <w:noProof/>
            <w:webHidden/>
          </w:rPr>
        </w:r>
        <w:r>
          <w:rPr>
            <w:noProof/>
            <w:webHidden/>
          </w:rPr>
          <w:fldChar w:fldCharType="separate"/>
        </w:r>
        <w:r>
          <w:rPr>
            <w:noProof/>
            <w:webHidden/>
          </w:rPr>
          <w:t>205</w:t>
        </w:r>
        <w:r>
          <w:rPr>
            <w:noProof/>
            <w:webHidden/>
          </w:rPr>
          <w:fldChar w:fldCharType="end"/>
        </w:r>
      </w:hyperlink>
    </w:p>
    <w:p w14:paraId="346F5216" w14:textId="5FBBDEB3" w:rsidR="00464782" w:rsidRDefault="00464782">
      <w:pPr>
        <w:pStyle w:val="TOC1"/>
        <w:rPr>
          <w:rFonts w:asciiTheme="minorHAnsi" w:eastAsiaTheme="minorEastAsia" w:hAnsiTheme="minorHAnsi" w:cstheme="minorBidi"/>
          <w:noProof/>
          <w:kern w:val="2"/>
          <w14:ligatures w14:val="standardContextual"/>
        </w:rPr>
      </w:pPr>
      <w:hyperlink w:anchor="_Toc214889819" w:history="1">
        <w:r w:rsidRPr="008A1B3B">
          <w:rPr>
            <w:rStyle w:val="Hyperlink"/>
            <w:noProof/>
          </w:rPr>
          <w:t>Appendix J – Message Transport using WS*</w:t>
        </w:r>
        <w:r>
          <w:rPr>
            <w:noProof/>
            <w:webHidden/>
          </w:rPr>
          <w:tab/>
        </w:r>
        <w:r>
          <w:rPr>
            <w:noProof/>
            <w:webHidden/>
          </w:rPr>
          <w:fldChar w:fldCharType="begin"/>
        </w:r>
        <w:r>
          <w:rPr>
            <w:noProof/>
            <w:webHidden/>
          </w:rPr>
          <w:instrText xml:space="preserve"> PAGEREF _Toc214889819 \h </w:instrText>
        </w:r>
        <w:r>
          <w:rPr>
            <w:noProof/>
            <w:webHidden/>
          </w:rPr>
        </w:r>
        <w:r>
          <w:rPr>
            <w:noProof/>
            <w:webHidden/>
          </w:rPr>
          <w:fldChar w:fldCharType="separate"/>
        </w:r>
        <w:r>
          <w:rPr>
            <w:noProof/>
            <w:webHidden/>
          </w:rPr>
          <w:t>206</w:t>
        </w:r>
        <w:r>
          <w:rPr>
            <w:noProof/>
            <w:webHidden/>
          </w:rPr>
          <w:fldChar w:fldCharType="end"/>
        </w:r>
      </w:hyperlink>
    </w:p>
    <w:p w14:paraId="2DACDDC6" w14:textId="5BCBDD37" w:rsidR="00464782" w:rsidRDefault="00464782">
      <w:pPr>
        <w:pStyle w:val="TOC2"/>
        <w:rPr>
          <w:rFonts w:asciiTheme="minorHAnsi" w:eastAsiaTheme="minorEastAsia" w:hAnsiTheme="minorHAnsi" w:cstheme="minorBidi"/>
          <w:noProof/>
          <w:kern w:val="2"/>
          <w14:ligatures w14:val="standardContextual"/>
        </w:rPr>
      </w:pPr>
      <w:hyperlink w:anchor="_Toc214889820" w:history="1">
        <w:r w:rsidRPr="008A1B3B">
          <w:rPr>
            <w:rStyle w:val="Hyperlink"/>
            <w:noProof/>
          </w:rPr>
          <w:t>J.1 Sample WSDL file and schema</w:t>
        </w:r>
        <w:r>
          <w:rPr>
            <w:noProof/>
            <w:webHidden/>
          </w:rPr>
          <w:tab/>
        </w:r>
        <w:r>
          <w:rPr>
            <w:noProof/>
            <w:webHidden/>
          </w:rPr>
          <w:fldChar w:fldCharType="begin"/>
        </w:r>
        <w:r>
          <w:rPr>
            <w:noProof/>
            <w:webHidden/>
          </w:rPr>
          <w:instrText xml:space="preserve"> PAGEREF _Toc214889820 \h </w:instrText>
        </w:r>
        <w:r>
          <w:rPr>
            <w:noProof/>
            <w:webHidden/>
          </w:rPr>
        </w:r>
        <w:r>
          <w:rPr>
            <w:noProof/>
            <w:webHidden/>
          </w:rPr>
          <w:fldChar w:fldCharType="separate"/>
        </w:r>
        <w:r>
          <w:rPr>
            <w:noProof/>
            <w:webHidden/>
          </w:rPr>
          <w:t>206</w:t>
        </w:r>
        <w:r>
          <w:rPr>
            <w:noProof/>
            <w:webHidden/>
          </w:rPr>
          <w:fldChar w:fldCharType="end"/>
        </w:r>
      </w:hyperlink>
    </w:p>
    <w:p w14:paraId="5BC4CF38" w14:textId="0DD4CECE" w:rsidR="00464782" w:rsidRDefault="00464782">
      <w:pPr>
        <w:pStyle w:val="TOC2"/>
        <w:rPr>
          <w:rFonts w:asciiTheme="minorHAnsi" w:eastAsiaTheme="minorEastAsia" w:hAnsiTheme="minorHAnsi" w:cstheme="minorBidi"/>
          <w:noProof/>
          <w:kern w:val="2"/>
          <w14:ligatures w14:val="standardContextual"/>
        </w:rPr>
      </w:pPr>
      <w:hyperlink w:anchor="_Toc214889821" w:history="1">
        <w:r w:rsidRPr="008A1B3B">
          <w:rPr>
            <w:rStyle w:val="Hyperlink"/>
            <w:noProof/>
          </w:rPr>
          <w:t>J.2 Sample PCD-01 message and response</w:t>
        </w:r>
        <w:r>
          <w:rPr>
            <w:noProof/>
            <w:webHidden/>
          </w:rPr>
          <w:tab/>
        </w:r>
        <w:r>
          <w:rPr>
            <w:noProof/>
            <w:webHidden/>
          </w:rPr>
          <w:fldChar w:fldCharType="begin"/>
        </w:r>
        <w:r>
          <w:rPr>
            <w:noProof/>
            <w:webHidden/>
          </w:rPr>
          <w:instrText xml:space="preserve"> PAGEREF _Toc214889821 \h </w:instrText>
        </w:r>
        <w:r>
          <w:rPr>
            <w:noProof/>
            <w:webHidden/>
          </w:rPr>
        </w:r>
        <w:r>
          <w:rPr>
            <w:noProof/>
            <w:webHidden/>
          </w:rPr>
          <w:fldChar w:fldCharType="separate"/>
        </w:r>
        <w:r>
          <w:rPr>
            <w:noProof/>
            <w:webHidden/>
          </w:rPr>
          <w:t>208</w:t>
        </w:r>
        <w:r>
          <w:rPr>
            <w:noProof/>
            <w:webHidden/>
          </w:rPr>
          <w:fldChar w:fldCharType="end"/>
        </w:r>
      </w:hyperlink>
    </w:p>
    <w:p w14:paraId="284E6C77" w14:textId="1E3CFA49" w:rsidR="00464782" w:rsidRDefault="00464782">
      <w:pPr>
        <w:pStyle w:val="TOC1"/>
        <w:rPr>
          <w:rFonts w:asciiTheme="minorHAnsi" w:eastAsiaTheme="minorEastAsia" w:hAnsiTheme="minorHAnsi" w:cstheme="minorBidi"/>
          <w:noProof/>
          <w:kern w:val="2"/>
          <w14:ligatures w14:val="standardContextual"/>
        </w:rPr>
      </w:pPr>
      <w:hyperlink w:anchor="_Toc214889822" w:history="1">
        <w:r w:rsidRPr="008A1B3B">
          <w:rPr>
            <w:rStyle w:val="Hyperlink"/>
            <w:noProof/>
          </w:rPr>
          <w:t>Appendix K – Message Transport Using WCTP (ACM Transactions [PCD-06] and PCD-07)</w:t>
        </w:r>
        <w:r>
          <w:rPr>
            <w:noProof/>
            <w:webHidden/>
          </w:rPr>
          <w:tab/>
        </w:r>
        <w:r>
          <w:rPr>
            <w:noProof/>
            <w:webHidden/>
          </w:rPr>
          <w:fldChar w:fldCharType="begin"/>
        </w:r>
        <w:r>
          <w:rPr>
            <w:noProof/>
            <w:webHidden/>
          </w:rPr>
          <w:instrText xml:space="preserve"> PAGEREF _Toc214889822 \h </w:instrText>
        </w:r>
        <w:r>
          <w:rPr>
            <w:noProof/>
            <w:webHidden/>
          </w:rPr>
        </w:r>
        <w:r>
          <w:rPr>
            <w:noProof/>
            <w:webHidden/>
          </w:rPr>
          <w:fldChar w:fldCharType="separate"/>
        </w:r>
        <w:r>
          <w:rPr>
            <w:noProof/>
            <w:webHidden/>
          </w:rPr>
          <w:t>211</w:t>
        </w:r>
        <w:r>
          <w:rPr>
            <w:noProof/>
            <w:webHidden/>
          </w:rPr>
          <w:fldChar w:fldCharType="end"/>
        </w:r>
      </w:hyperlink>
    </w:p>
    <w:p w14:paraId="63A3D1E4" w14:textId="3F78B1C6" w:rsidR="00464782" w:rsidRDefault="00464782">
      <w:pPr>
        <w:pStyle w:val="TOC2"/>
        <w:rPr>
          <w:rFonts w:asciiTheme="minorHAnsi" w:eastAsiaTheme="minorEastAsia" w:hAnsiTheme="minorHAnsi" w:cstheme="minorBidi"/>
          <w:noProof/>
          <w:kern w:val="2"/>
          <w14:ligatures w14:val="standardContextual"/>
        </w:rPr>
      </w:pPr>
      <w:hyperlink w:anchor="_Toc214889823" w:history="1">
        <w:r w:rsidRPr="008A1B3B">
          <w:rPr>
            <w:rStyle w:val="Hyperlink"/>
            <w:noProof/>
          </w:rPr>
          <w:t>K.1 Abbreviations and definitions</w:t>
        </w:r>
        <w:r>
          <w:rPr>
            <w:noProof/>
            <w:webHidden/>
          </w:rPr>
          <w:tab/>
        </w:r>
        <w:r>
          <w:rPr>
            <w:noProof/>
            <w:webHidden/>
          </w:rPr>
          <w:fldChar w:fldCharType="begin"/>
        </w:r>
        <w:r>
          <w:rPr>
            <w:noProof/>
            <w:webHidden/>
          </w:rPr>
          <w:instrText xml:space="preserve"> PAGEREF _Toc214889823 \h </w:instrText>
        </w:r>
        <w:r>
          <w:rPr>
            <w:noProof/>
            <w:webHidden/>
          </w:rPr>
        </w:r>
        <w:r>
          <w:rPr>
            <w:noProof/>
            <w:webHidden/>
          </w:rPr>
          <w:fldChar w:fldCharType="separate"/>
        </w:r>
        <w:r>
          <w:rPr>
            <w:noProof/>
            <w:webHidden/>
          </w:rPr>
          <w:t>211</w:t>
        </w:r>
        <w:r>
          <w:rPr>
            <w:noProof/>
            <w:webHidden/>
          </w:rPr>
          <w:fldChar w:fldCharType="end"/>
        </w:r>
      </w:hyperlink>
    </w:p>
    <w:p w14:paraId="1EB80EAB" w14:textId="458EC67C" w:rsidR="00464782" w:rsidRDefault="00464782">
      <w:pPr>
        <w:pStyle w:val="TOC2"/>
        <w:rPr>
          <w:rFonts w:asciiTheme="minorHAnsi" w:eastAsiaTheme="minorEastAsia" w:hAnsiTheme="minorHAnsi" w:cstheme="minorBidi"/>
          <w:noProof/>
          <w:kern w:val="2"/>
          <w14:ligatures w14:val="standardContextual"/>
        </w:rPr>
      </w:pPr>
      <w:hyperlink w:anchor="_Toc214889824" w:history="1">
        <w:r w:rsidRPr="008A1B3B">
          <w:rPr>
            <w:rStyle w:val="Hyperlink"/>
            <w:noProof/>
          </w:rPr>
          <w:t>K.2 Pre-Configuration</w:t>
        </w:r>
        <w:r>
          <w:rPr>
            <w:noProof/>
            <w:webHidden/>
          </w:rPr>
          <w:tab/>
        </w:r>
        <w:r>
          <w:rPr>
            <w:noProof/>
            <w:webHidden/>
          </w:rPr>
          <w:fldChar w:fldCharType="begin"/>
        </w:r>
        <w:r>
          <w:rPr>
            <w:noProof/>
            <w:webHidden/>
          </w:rPr>
          <w:instrText xml:space="preserve"> PAGEREF _Toc214889824 \h </w:instrText>
        </w:r>
        <w:r>
          <w:rPr>
            <w:noProof/>
            <w:webHidden/>
          </w:rPr>
        </w:r>
        <w:r>
          <w:rPr>
            <w:noProof/>
            <w:webHidden/>
          </w:rPr>
          <w:fldChar w:fldCharType="separate"/>
        </w:r>
        <w:r>
          <w:rPr>
            <w:noProof/>
            <w:webHidden/>
          </w:rPr>
          <w:t>211</w:t>
        </w:r>
        <w:r>
          <w:rPr>
            <w:noProof/>
            <w:webHidden/>
          </w:rPr>
          <w:fldChar w:fldCharType="end"/>
        </w:r>
      </w:hyperlink>
    </w:p>
    <w:p w14:paraId="16176CBF" w14:textId="5EC8070D" w:rsidR="00464782" w:rsidRDefault="00464782">
      <w:pPr>
        <w:pStyle w:val="TOC2"/>
        <w:rPr>
          <w:rFonts w:asciiTheme="minorHAnsi" w:eastAsiaTheme="minorEastAsia" w:hAnsiTheme="minorHAnsi" w:cstheme="minorBidi"/>
          <w:noProof/>
          <w:kern w:val="2"/>
          <w14:ligatures w14:val="standardContextual"/>
        </w:rPr>
      </w:pPr>
      <w:hyperlink w:anchor="_Toc214889825" w:history="1">
        <w:r w:rsidRPr="008A1B3B">
          <w:rPr>
            <w:rStyle w:val="Hyperlink"/>
            <w:noProof/>
          </w:rPr>
          <w:t>K.3 Endpoint Device Addressing</w:t>
        </w:r>
        <w:r>
          <w:rPr>
            <w:noProof/>
            <w:webHidden/>
          </w:rPr>
          <w:tab/>
        </w:r>
        <w:r>
          <w:rPr>
            <w:noProof/>
            <w:webHidden/>
          </w:rPr>
          <w:fldChar w:fldCharType="begin"/>
        </w:r>
        <w:r>
          <w:rPr>
            <w:noProof/>
            <w:webHidden/>
          </w:rPr>
          <w:instrText xml:space="preserve"> PAGEREF _Toc214889825 \h </w:instrText>
        </w:r>
        <w:r>
          <w:rPr>
            <w:noProof/>
            <w:webHidden/>
          </w:rPr>
        </w:r>
        <w:r>
          <w:rPr>
            <w:noProof/>
            <w:webHidden/>
          </w:rPr>
          <w:fldChar w:fldCharType="separate"/>
        </w:r>
        <w:r>
          <w:rPr>
            <w:noProof/>
            <w:webHidden/>
          </w:rPr>
          <w:t>211</w:t>
        </w:r>
        <w:r>
          <w:rPr>
            <w:noProof/>
            <w:webHidden/>
          </w:rPr>
          <w:fldChar w:fldCharType="end"/>
        </w:r>
      </w:hyperlink>
    </w:p>
    <w:p w14:paraId="1BB39ED3" w14:textId="736A7C53" w:rsidR="00464782" w:rsidRDefault="00464782">
      <w:pPr>
        <w:pStyle w:val="TOC2"/>
        <w:rPr>
          <w:rFonts w:asciiTheme="minorHAnsi" w:eastAsiaTheme="minorEastAsia" w:hAnsiTheme="minorHAnsi" w:cstheme="minorBidi"/>
          <w:noProof/>
          <w:kern w:val="2"/>
          <w14:ligatures w14:val="standardContextual"/>
        </w:rPr>
      </w:pPr>
      <w:hyperlink w:anchor="_Toc214889826" w:history="1">
        <w:r w:rsidRPr="008A1B3B">
          <w:rPr>
            <w:rStyle w:val="Hyperlink"/>
            <w:noProof/>
          </w:rPr>
          <w:t>K.4 Polling Versus Push Responses</w:t>
        </w:r>
        <w:r>
          <w:rPr>
            <w:noProof/>
            <w:webHidden/>
          </w:rPr>
          <w:tab/>
        </w:r>
        <w:r>
          <w:rPr>
            <w:noProof/>
            <w:webHidden/>
          </w:rPr>
          <w:fldChar w:fldCharType="begin"/>
        </w:r>
        <w:r>
          <w:rPr>
            <w:noProof/>
            <w:webHidden/>
          </w:rPr>
          <w:instrText xml:space="preserve"> PAGEREF _Toc214889826 \h </w:instrText>
        </w:r>
        <w:r>
          <w:rPr>
            <w:noProof/>
            <w:webHidden/>
          </w:rPr>
        </w:r>
        <w:r>
          <w:rPr>
            <w:noProof/>
            <w:webHidden/>
          </w:rPr>
          <w:fldChar w:fldCharType="separate"/>
        </w:r>
        <w:r>
          <w:rPr>
            <w:noProof/>
            <w:webHidden/>
          </w:rPr>
          <w:t>211</w:t>
        </w:r>
        <w:r>
          <w:rPr>
            <w:noProof/>
            <w:webHidden/>
          </w:rPr>
          <w:fldChar w:fldCharType="end"/>
        </w:r>
      </w:hyperlink>
    </w:p>
    <w:p w14:paraId="54E0CA69" w14:textId="7AD1B8C9" w:rsidR="00464782" w:rsidRDefault="00464782">
      <w:pPr>
        <w:pStyle w:val="TOC2"/>
        <w:rPr>
          <w:rFonts w:asciiTheme="minorHAnsi" w:eastAsiaTheme="minorEastAsia" w:hAnsiTheme="minorHAnsi" w:cstheme="minorBidi"/>
          <w:noProof/>
          <w:kern w:val="2"/>
          <w14:ligatures w14:val="standardContextual"/>
        </w:rPr>
      </w:pPr>
      <w:hyperlink w:anchor="_Toc214889827" w:history="1">
        <w:r w:rsidRPr="008A1B3B">
          <w:rPr>
            <w:rStyle w:val="Hyperlink"/>
            <w:noProof/>
          </w:rPr>
          <w:t>K.5 Constraints</w:t>
        </w:r>
        <w:r>
          <w:rPr>
            <w:noProof/>
            <w:webHidden/>
          </w:rPr>
          <w:tab/>
        </w:r>
        <w:r>
          <w:rPr>
            <w:noProof/>
            <w:webHidden/>
          </w:rPr>
          <w:fldChar w:fldCharType="begin"/>
        </w:r>
        <w:r>
          <w:rPr>
            <w:noProof/>
            <w:webHidden/>
          </w:rPr>
          <w:instrText xml:space="preserve"> PAGEREF _Toc214889827 \h </w:instrText>
        </w:r>
        <w:r>
          <w:rPr>
            <w:noProof/>
            <w:webHidden/>
          </w:rPr>
        </w:r>
        <w:r>
          <w:rPr>
            <w:noProof/>
            <w:webHidden/>
          </w:rPr>
          <w:fldChar w:fldCharType="separate"/>
        </w:r>
        <w:r>
          <w:rPr>
            <w:noProof/>
            <w:webHidden/>
          </w:rPr>
          <w:t>212</w:t>
        </w:r>
        <w:r>
          <w:rPr>
            <w:noProof/>
            <w:webHidden/>
          </w:rPr>
          <w:fldChar w:fldCharType="end"/>
        </w:r>
      </w:hyperlink>
    </w:p>
    <w:p w14:paraId="4EC1FC1B" w14:textId="690997D6" w:rsidR="00464782" w:rsidRDefault="00464782">
      <w:pPr>
        <w:pStyle w:val="TOC2"/>
        <w:rPr>
          <w:rFonts w:asciiTheme="minorHAnsi" w:eastAsiaTheme="minorEastAsia" w:hAnsiTheme="minorHAnsi" w:cstheme="minorBidi"/>
          <w:noProof/>
          <w:kern w:val="2"/>
          <w14:ligatures w14:val="standardContextual"/>
        </w:rPr>
      </w:pPr>
      <w:hyperlink w:anchor="_Toc214889828" w:history="1">
        <w:r w:rsidRPr="008A1B3B">
          <w:rPr>
            <w:rStyle w:val="Hyperlink"/>
            <w:noProof/>
          </w:rPr>
          <w:t>K.6 Transactions</w:t>
        </w:r>
        <w:r>
          <w:rPr>
            <w:noProof/>
            <w:webHidden/>
          </w:rPr>
          <w:tab/>
        </w:r>
        <w:r>
          <w:rPr>
            <w:noProof/>
            <w:webHidden/>
          </w:rPr>
          <w:fldChar w:fldCharType="begin"/>
        </w:r>
        <w:r>
          <w:rPr>
            <w:noProof/>
            <w:webHidden/>
          </w:rPr>
          <w:instrText xml:space="preserve"> PAGEREF _Toc214889828 \h </w:instrText>
        </w:r>
        <w:r>
          <w:rPr>
            <w:noProof/>
            <w:webHidden/>
          </w:rPr>
        </w:r>
        <w:r>
          <w:rPr>
            <w:noProof/>
            <w:webHidden/>
          </w:rPr>
          <w:fldChar w:fldCharType="separate"/>
        </w:r>
        <w:r>
          <w:rPr>
            <w:noProof/>
            <w:webHidden/>
          </w:rPr>
          <w:t>212</w:t>
        </w:r>
        <w:r>
          <w:rPr>
            <w:noProof/>
            <w:webHidden/>
          </w:rPr>
          <w:fldChar w:fldCharType="end"/>
        </w:r>
      </w:hyperlink>
    </w:p>
    <w:p w14:paraId="02F1691C" w14:textId="60D0F4D1" w:rsidR="00464782" w:rsidRDefault="00464782">
      <w:pPr>
        <w:pStyle w:val="TOC2"/>
        <w:rPr>
          <w:rFonts w:asciiTheme="minorHAnsi" w:eastAsiaTheme="minorEastAsia" w:hAnsiTheme="minorHAnsi" w:cstheme="minorBidi"/>
          <w:noProof/>
          <w:kern w:val="2"/>
          <w14:ligatures w14:val="standardContextual"/>
        </w:rPr>
      </w:pPr>
      <w:hyperlink w:anchor="_Toc214889829" w:history="1">
        <w:r w:rsidRPr="008A1B3B">
          <w:rPr>
            <w:rStyle w:val="Hyperlink"/>
            <w:noProof/>
          </w:rPr>
          <w:t>K.7 WCTP XML Element Common Data Items</w:t>
        </w:r>
        <w:r>
          <w:rPr>
            <w:noProof/>
            <w:webHidden/>
          </w:rPr>
          <w:tab/>
        </w:r>
        <w:r>
          <w:rPr>
            <w:noProof/>
            <w:webHidden/>
          </w:rPr>
          <w:fldChar w:fldCharType="begin"/>
        </w:r>
        <w:r>
          <w:rPr>
            <w:noProof/>
            <w:webHidden/>
          </w:rPr>
          <w:instrText xml:space="preserve"> PAGEREF _Toc214889829 \h </w:instrText>
        </w:r>
        <w:r>
          <w:rPr>
            <w:noProof/>
            <w:webHidden/>
          </w:rPr>
        </w:r>
        <w:r>
          <w:rPr>
            <w:noProof/>
            <w:webHidden/>
          </w:rPr>
          <w:fldChar w:fldCharType="separate"/>
        </w:r>
        <w:r>
          <w:rPr>
            <w:noProof/>
            <w:webHidden/>
          </w:rPr>
          <w:t>213</w:t>
        </w:r>
        <w:r>
          <w:rPr>
            <w:noProof/>
            <w:webHidden/>
          </w:rPr>
          <w:fldChar w:fldCharType="end"/>
        </w:r>
      </w:hyperlink>
    </w:p>
    <w:p w14:paraId="025A0DB9" w14:textId="60AB1742" w:rsidR="00464782" w:rsidRDefault="00464782">
      <w:pPr>
        <w:pStyle w:val="TOC2"/>
        <w:rPr>
          <w:rFonts w:asciiTheme="minorHAnsi" w:eastAsiaTheme="minorEastAsia" w:hAnsiTheme="minorHAnsi" w:cstheme="minorBidi"/>
          <w:noProof/>
          <w:kern w:val="2"/>
          <w14:ligatures w14:val="standardContextual"/>
        </w:rPr>
      </w:pPr>
      <w:hyperlink w:anchor="_Toc214889830" w:history="1">
        <w:r w:rsidRPr="008A1B3B">
          <w:rPr>
            <w:rStyle w:val="Hyperlink"/>
            <w:noProof/>
          </w:rPr>
          <w:t>K.8 WCTP client–server messages and responses</w:t>
        </w:r>
        <w:r>
          <w:rPr>
            <w:noProof/>
            <w:webHidden/>
          </w:rPr>
          <w:tab/>
        </w:r>
        <w:r>
          <w:rPr>
            <w:noProof/>
            <w:webHidden/>
          </w:rPr>
          <w:fldChar w:fldCharType="begin"/>
        </w:r>
        <w:r>
          <w:rPr>
            <w:noProof/>
            <w:webHidden/>
          </w:rPr>
          <w:instrText xml:space="preserve"> PAGEREF _Toc214889830 \h </w:instrText>
        </w:r>
        <w:r>
          <w:rPr>
            <w:noProof/>
            <w:webHidden/>
          </w:rPr>
        </w:r>
        <w:r>
          <w:rPr>
            <w:noProof/>
            <w:webHidden/>
          </w:rPr>
          <w:fldChar w:fldCharType="separate"/>
        </w:r>
        <w:r>
          <w:rPr>
            <w:noProof/>
            <w:webHidden/>
          </w:rPr>
          <w:t>218</w:t>
        </w:r>
        <w:r>
          <w:rPr>
            <w:noProof/>
            <w:webHidden/>
          </w:rPr>
          <w:fldChar w:fldCharType="end"/>
        </w:r>
      </w:hyperlink>
    </w:p>
    <w:p w14:paraId="53CD2EAD" w14:textId="31628062" w:rsidR="00464782" w:rsidRDefault="00464782">
      <w:pPr>
        <w:pStyle w:val="TOC3"/>
        <w:rPr>
          <w:rFonts w:asciiTheme="minorHAnsi" w:eastAsiaTheme="minorEastAsia" w:hAnsiTheme="minorHAnsi" w:cstheme="minorBidi"/>
          <w:noProof/>
          <w:kern w:val="2"/>
          <w14:ligatures w14:val="standardContextual"/>
        </w:rPr>
      </w:pPr>
      <w:hyperlink w:anchor="_Toc214889831" w:history="1">
        <w:r w:rsidRPr="008A1B3B">
          <w:rPr>
            <w:rStyle w:val="Hyperlink"/>
            <w:noProof/>
          </w:rPr>
          <w:t>K.8.1 Administrative – wctp-VersionQuery</w:t>
        </w:r>
        <w:r>
          <w:rPr>
            <w:noProof/>
            <w:webHidden/>
          </w:rPr>
          <w:tab/>
        </w:r>
        <w:r>
          <w:rPr>
            <w:noProof/>
            <w:webHidden/>
          </w:rPr>
          <w:fldChar w:fldCharType="begin"/>
        </w:r>
        <w:r>
          <w:rPr>
            <w:noProof/>
            <w:webHidden/>
          </w:rPr>
          <w:instrText xml:space="preserve"> PAGEREF _Toc214889831 \h </w:instrText>
        </w:r>
        <w:r>
          <w:rPr>
            <w:noProof/>
            <w:webHidden/>
          </w:rPr>
        </w:r>
        <w:r>
          <w:rPr>
            <w:noProof/>
            <w:webHidden/>
          </w:rPr>
          <w:fldChar w:fldCharType="separate"/>
        </w:r>
        <w:r>
          <w:rPr>
            <w:noProof/>
            <w:webHidden/>
          </w:rPr>
          <w:t>219</w:t>
        </w:r>
        <w:r>
          <w:rPr>
            <w:noProof/>
            <w:webHidden/>
          </w:rPr>
          <w:fldChar w:fldCharType="end"/>
        </w:r>
      </w:hyperlink>
    </w:p>
    <w:p w14:paraId="018483BB" w14:textId="0914682F" w:rsidR="00464782" w:rsidRDefault="00464782">
      <w:pPr>
        <w:pStyle w:val="TOC3"/>
        <w:rPr>
          <w:rFonts w:asciiTheme="minorHAnsi" w:eastAsiaTheme="minorEastAsia" w:hAnsiTheme="minorHAnsi" w:cstheme="minorBidi"/>
          <w:noProof/>
          <w:kern w:val="2"/>
          <w14:ligatures w14:val="standardContextual"/>
        </w:rPr>
      </w:pPr>
      <w:hyperlink w:anchor="_Toc214889832" w:history="1">
        <w:r w:rsidRPr="008A1B3B">
          <w:rPr>
            <w:rStyle w:val="Hyperlink"/>
            <w:noProof/>
          </w:rPr>
          <w:t>K.8.2 Administrative – wctp-VersionResponse</w:t>
        </w:r>
        <w:r>
          <w:rPr>
            <w:noProof/>
            <w:webHidden/>
          </w:rPr>
          <w:tab/>
        </w:r>
        <w:r>
          <w:rPr>
            <w:noProof/>
            <w:webHidden/>
          </w:rPr>
          <w:fldChar w:fldCharType="begin"/>
        </w:r>
        <w:r>
          <w:rPr>
            <w:noProof/>
            <w:webHidden/>
          </w:rPr>
          <w:instrText xml:space="preserve"> PAGEREF _Toc214889832 \h </w:instrText>
        </w:r>
        <w:r>
          <w:rPr>
            <w:noProof/>
            <w:webHidden/>
          </w:rPr>
        </w:r>
        <w:r>
          <w:rPr>
            <w:noProof/>
            <w:webHidden/>
          </w:rPr>
          <w:fldChar w:fldCharType="separate"/>
        </w:r>
        <w:r>
          <w:rPr>
            <w:noProof/>
            <w:webHidden/>
          </w:rPr>
          <w:t>219</w:t>
        </w:r>
        <w:r>
          <w:rPr>
            <w:noProof/>
            <w:webHidden/>
          </w:rPr>
          <w:fldChar w:fldCharType="end"/>
        </w:r>
      </w:hyperlink>
    </w:p>
    <w:p w14:paraId="53BE4372" w14:textId="297ABEF5" w:rsidR="00464782" w:rsidRDefault="00464782">
      <w:pPr>
        <w:pStyle w:val="TOC3"/>
        <w:rPr>
          <w:rFonts w:asciiTheme="minorHAnsi" w:eastAsiaTheme="minorEastAsia" w:hAnsiTheme="minorHAnsi" w:cstheme="minorBidi"/>
          <w:noProof/>
          <w:kern w:val="2"/>
          <w14:ligatures w14:val="standardContextual"/>
        </w:rPr>
      </w:pPr>
      <w:hyperlink w:anchor="_Toc214889833" w:history="1">
        <w:r w:rsidRPr="008A1B3B">
          <w:rPr>
            <w:rStyle w:val="Hyperlink"/>
            <w:noProof/>
          </w:rPr>
          <w:t>K.8.3 Administrative – wctp-VersionResponse</w:t>
        </w:r>
        <w:r>
          <w:rPr>
            <w:noProof/>
            <w:webHidden/>
          </w:rPr>
          <w:tab/>
        </w:r>
        <w:r>
          <w:rPr>
            <w:noProof/>
            <w:webHidden/>
          </w:rPr>
          <w:fldChar w:fldCharType="begin"/>
        </w:r>
        <w:r>
          <w:rPr>
            <w:noProof/>
            <w:webHidden/>
          </w:rPr>
          <w:instrText xml:space="preserve"> PAGEREF _Toc214889833 \h </w:instrText>
        </w:r>
        <w:r>
          <w:rPr>
            <w:noProof/>
            <w:webHidden/>
          </w:rPr>
        </w:r>
        <w:r>
          <w:rPr>
            <w:noProof/>
            <w:webHidden/>
          </w:rPr>
          <w:fldChar w:fldCharType="separate"/>
        </w:r>
        <w:r>
          <w:rPr>
            <w:noProof/>
            <w:webHidden/>
          </w:rPr>
          <w:t>219</w:t>
        </w:r>
        <w:r>
          <w:rPr>
            <w:noProof/>
            <w:webHidden/>
          </w:rPr>
          <w:fldChar w:fldCharType="end"/>
        </w:r>
      </w:hyperlink>
    </w:p>
    <w:p w14:paraId="452E5431" w14:textId="45A19744" w:rsidR="00464782" w:rsidRDefault="00464782">
      <w:pPr>
        <w:pStyle w:val="TOC3"/>
        <w:rPr>
          <w:rFonts w:asciiTheme="minorHAnsi" w:eastAsiaTheme="minorEastAsia" w:hAnsiTheme="minorHAnsi" w:cstheme="minorBidi"/>
          <w:noProof/>
          <w:kern w:val="2"/>
          <w14:ligatures w14:val="standardContextual"/>
        </w:rPr>
      </w:pPr>
      <w:hyperlink w:anchor="_Toc214889834" w:history="1">
        <w:r w:rsidRPr="008A1B3B">
          <w:rPr>
            <w:rStyle w:val="Hyperlink"/>
            <w:noProof/>
          </w:rPr>
          <w:t>K.8.4 IHE PCD-06  – wctp-SubmitRequest – no MCR</w:t>
        </w:r>
        <w:r>
          <w:rPr>
            <w:noProof/>
            <w:webHidden/>
          </w:rPr>
          <w:tab/>
        </w:r>
        <w:r>
          <w:rPr>
            <w:noProof/>
            <w:webHidden/>
          </w:rPr>
          <w:fldChar w:fldCharType="begin"/>
        </w:r>
        <w:r>
          <w:rPr>
            <w:noProof/>
            <w:webHidden/>
          </w:rPr>
          <w:instrText xml:space="preserve"> PAGEREF _Toc214889834 \h </w:instrText>
        </w:r>
        <w:r>
          <w:rPr>
            <w:noProof/>
            <w:webHidden/>
          </w:rPr>
        </w:r>
        <w:r>
          <w:rPr>
            <w:noProof/>
            <w:webHidden/>
          </w:rPr>
          <w:fldChar w:fldCharType="separate"/>
        </w:r>
        <w:r>
          <w:rPr>
            <w:noProof/>
            <w:webHidden/>
          </w:rPr>
          <w:t>220</w:t>
        </w:r>
        <w:r>
          <w:rPr>
            <w:noProof/>
            <w:webHidden/>
          </w:rPr>
          <w:fldChar w:fldCharType="end"/>
        </w:r>
      </w:hyperlink>
    </w:p>
    <w:p w14:paraId="1D60B0B2" w14:textId="00314D58" w:rsidR="00464782" w:rsidRDefault="00464782">
      <w:pPr>
        <w:pStyle w:val="TOC3"/>
        <w:rPr>
          <w:rFonts w:asciiTheme="minorHAnsi" w:eastAsiaTheme="minorEastAsia" w:hAnsiTheme="minorHAnsi" w:cstheme="minorBidi"/>
          <w:noProof/>
          <w:kern w:val="2"/>
          <w14:ligatures w14:val="standardContextual"/>
        </w:rPr>
      </w:pPr>
      <w:hyperlink w:anchor="_Toc214889835" w:history="1">
        <w:r w:rsidRPr="008A1B3B">
          <w:rPr>
            <w:rStyle w:val="Hyperlink"/>
            <w:noProof/>
          </w:rPr>
          <w:t>K.8.5 IHE PCD-06  – wctp-SubmitRequest – Unpaired MCR</w:t>
        </w:r>
        <w:r>
          <w:rPr>
            <w:noProof/>
            <w:webHidden/>
          </w:rPr>
          <w:tab/>
        </w:r>
        <w:r>
          <w:rPr>
            <w:noProof/>
            <w:webHidden/>
          </w:rPr>
          <w:fldChar w:fldCharType="begin"/>
        </w:r>
        <w:r>
          <w:rPr>
            <w:noProof/>
            <w:webHidden/>
          </w:rPr>
          <w:instrText xml:space="preserve"> PAGEREF _Toc214889835 \h </w:instrText>
        </w:r>
        <w:r>
          <w:rPr>
            <w:noProof/>
            <w:webHidden/>
          </w:rPr>
        </w:r>
        <w:r>
          <w:rPr>
            <w:noProof/>
            <w:webHidden/>
          </w:rPr>
          <w:fldChar w:fldCharType="separate"/>
        </w:r>
        <w:r>
          <w:rPr>
            <w:noProof/>
            <w:webHidden/>
          </w:rPr>
          <w:t>220</w:t>
        </w:r>
        <w:r>
          <w:rPr>
            <w:noProof/>
            <w:webHidden/>
          </w:rPr>
          <w:fldChar w:fldCharType="end"/>
        </w:r>
      </w:hyperlink>
    </w:p>
    <w:p w14:paraId="21676ECA" w14:textId="49C31EBA" w:rsidR="00464782" w:rsidRDefault="00464782">
      <w:pPr>
        <w:pStyle w:val="TOC3"/>
        <w:rPr>
          <w:rFonts w:asciiTheme="minorHAnsi" w:eastAsiaTheme="minorEastAsia" w:hAnsiTheme="minorHAnsi" w:cstheme="minorBidi"/>
          <w:noProof/>
          <w:kern w:val="2"/>
          <w14:ligatures w14:val="standardContextual"/>
        </w:rPr>
      </w:pPr>
      <w:hyperlink w:anchor="_Toc214889836" w:history="1">
        <w:r w:rsidRPr="008A1B3B">
          <w:rPr>
            <w:rStyle w:val="Hyperlink"/>
            <w:noProof/>
          </w:rPr>
          <w:t>K.8.6 IHE PCD-06 – wctp-SubmitRequest – Paired MCR</w:t>
        </w:r>
        <w:r>
          <w:rPr>
            <w:noProof/>
            <w:webHidden/>
          </w:rPr>
          <w:tab/>
        </w:r>
        <w:r>
          <w:rPr>
            <w:noProof/>
            <w:webHidden/>
          </w:rPr>
          <w:fldChar w:fldCharType="begin"/>
        </w:r>
        <w:r>
          <w:rPr>
            <w:noProof/>
            <w:webHidden/>
          </w:rPr>
          <w:instrText xml:space="preserve"> PAGEREF _Toc214889836 \h </w:instrText>
        </w:r>
        <w:r>
          <w:rPr>
            <w:noProof/>
            <w:webHidden/>
          </w:rPr>
        </w:r>
        <w:r>
          <w:rPr>
            <w:noProof/>
            <w:webHidden/>
          </w:rPr>
          <w:fldChar w:fldCharType="separate"/>
        </w:r>
        <w:r>
          <w:rPr>
            <w:noProof/>
            <w:webHidden/>
          </w:rPr>
          <w:t>221</w:t>
        </w:r>
        <w:r>
          <w:rPr>
            <w:noProof/>
            <w:webHidden/>
          </w:rPr>
          <w:fldChar w:fldCharType="end"/>
        </w:r>
      </w:hyperlink>
    </w:p>
    <w:p w14:paraId="1811F1DC" w14:textId="5DE44EBF" w:rsidR="00464782" w:rsidRDefault="00464782">
      <w:pPr>
        <w:pStyle w:val="TOC3"/>
        <w:rPr>
          <w:rFonts w:asciiTheme="minorHAnsi" w:eastAsiaTheme="minorEastAsia" w:hAnsiTheme="minorHAnsi" w:cstheme="minorBidi"/>
          <w:noProof/>
          <w:kern w:val="2"/>
          <w14:ligatures w14:val="standardContextual"/>
        </w:rPr>
      </w:pPr>
      <w:hyperlink w:anchor="_Toc214889837" w:history="1">
        <w:r w:rsidRPr="008A1B3B">
          <w:rPr>
            <w:rStyle w:val="Hyperlink"/>
            <w:noProof/>
          </w:rPr>
          <w:t>K.8.7 IHE PCD-06 – wctp-SubmitRequest – Call Back Phone Number</w:t>
        </w:r>
        <w:r>
          <w:rPr>
            <w:noProof/>
            <w:webHidden/>
          </w:rPr>
          <w:tab/>
        </w:r>
        <w:r>
          <w:rPr>
            <w:noProof/>
            <w:webHidden/>
          </w:rPr>
          <w:fldChar w:fldCharType="begin"/>
        </w:r>
        <w:r>
          <w:rPr>
            <w:noProof/>
            <w:webHidden/>
          </w:rPr>
          <w:instrText xml:space="preserve"> PAGEREF _Toc214889837 \h </w:instrText>
        </w:r>
        <w:r>
          <w:rPr>
            <w:noProof/>
            <w:webHidden/>
          </w:rPr>
        </w:r>
        <w:r>
          <w:rPr>
            <w:noProof/>
            <w:webHidden/>
          </w:rPr>
          <w:fldChar w:fldCharType="separate"/>
        </w:r>
        <w:r>
          <w:rPr>
            <w:noProof/>
            <w:webHidden/>
          </w:rPr>
          <w:t>222</w:t>
        </w:r>
        <w:r>
          <w:rPr>
            <w:noProof/>
            <w:webHidden/>
          </w:rPr>
          <w:fldChar w:fldCharType="end"/>
        </w:r>
      </w:hyperlink>
    </w:p>
    <w:p w14:paraId="03783A6D" w14:textId="1A8063E6" w:rsidR="00464782" w:rsidRDefault="00464782">
      <w:pPr>
        <w:pStyle w:val="TOC3"/>
        <w:rPr>
          <w:rFonts w:asciiTheme="minorHAnsi" w:eastAsiaTheme="minorEastAsia" w:hAnsiTheme="minorHAnsi" w:cstheme="minorBidi"/>
          <w:noProof/>
          <w:kern w:val="2"/>
          <w14:ligatures w14:val="standardContextual"/>
        </w:rPr>
      </w:pPr>
      <w:hyperlink w:anchor="_Toc214889838" w:history="1">
        <w:r w:rsidRPr="008A1B3B">
          <w:rPr>
            <w:rStyle w:val="Hyperlink"/>
            <w:noProof/>
          </w:rPr>
          <w:t>K.8.8 IHE PCD-07 – Synchronous response to wctp-SubmitRequest – Received by communications status update</w:t>
        </w:r>
        <w:r>
          <w:rPr>
            <w:noProof/>
            <w:webHidden/>
          </w:rPr>
          <w:tab/>
        </w:r>
        <w:r>
          <w:rPr>
            <w:noProof/>
            <w:webHidden/>
          </w:rPr>
          <w:fldChar w:fldCharType="begin"/>
        </w:r>
        <w:r>
          <w:rPr>
            <w:noProof/>
            <w:webHidden/>
          </w:rPr>
          <w:instrText xml:space="preserve"> PAGEREF _Toc214889838 \h </w:instrText>
        </w:r>
        <w:r>
          <w:rPr>
            <w:noProof/>
            <w:webHidden/>
          </w:rPr>
        </w:r>
        <w:r>
          <w:rPr>
            <w:noProof/>
            <w:webHidden/>
          </w:rPr>
          <w:fldChar w:fldCharType="separate"/>
        </w:r>
        <w:r>
          <w:rPr>
            <w:noProof/>
            <w:webHidden/>
          </w:rPr>
          <w:t>223</w:t>
        </w:r>
        <w:r>
          <w:rPr>
            <w:noProof/>
            <w:webHidden/>
          </w:rPr>
          <w:fldChar w:fldCharType="end"/>
        </w:r>
      </w:hyperlink>
    </w:p>
    <w:p w14:paraId="36660F3C" w14:textId="7168D3B6" w:rsidR="00464782" w:rsidRDefault="00464782">
      <w:pPr>
        <w:pStyle w:val="TOC3"/>
        <w:rPr>
          <w:rFonts w:asciiTheme="minorHAnsi" w:eastAsiaTheme="minorEastAsia" w:hAnsiTheme="minorHAnsi" w:cstheme="minorBidi"/>
          <w:noProof/>
          <w:kern w:val="2"/>
          <w14:ligatures w14:val="standardContextual"/>
        </w:rPr>
      </w:pPr>
      <w:hyperlink w:anchor="_Toc214889839" w:history="1">
        <w:r w:rsidRPr="008A1B3B">
          <w:rPr>
            <w:rStyle w:val="Hyperlink"/>
            <w:noProof/>
          </w:rPr>
          <w:t>K.8.9 wctp-PollForMessages – general poll (for Pre-Connectathon/Virtual Connectathon testing)</w:t>
        </w:r>
        <w:r>
          <w:rPr>
            <w:noProof/>
            <w:webHidden/>
          </w:rPr>
          <w:tab/>
        </w:r>
        <w:r>
          <w:rPr>
            <w:noProof/>
            <w:webHidden/>
          </w:rPr>
          <w:fldChar w:fldCharType="begin"/>
        </w:r>
        <w:r>
          <w:rPr>
            <w:noProof/>
            <w:webHidden/>
          </w:rPr>
          <w:instrText xml:space="preserve"> PAGEREF _Toc214889839 \h </w:instrText>
        </w:r>
        <w:r>
          <w:rPr>
            <w:noProof/>
            <w:webHidden/>
          </w:rPr>
        </w:r>
        <w:r>
          <w:rPr>
            <w:noProof/>
            <w:webHidden/>
          </w:rPr>
          <w:fldChar w:fldCharType="separate"/>
        </w:r>
        <w:r>
          <w:rPr>
            <w:noProof/>
            <w:webHidden/>
          </w:rPr>
          <w:t>224</w:t>
        </w:r>
        <w:r>
          <w:rPr>
            <w:noProof/>
            <w:webHidden/>
          </w:rPr>
          <w:fldChar w:fldCharType="end"/>
        </w:r>
      </w:hyperlink>
    </w:p>
    <w:p w14:paraId="04634E03" w14:textId="4EFF76DD" w:rsidR="00464782" w:rsidRDefault="00464782">
      <w:pPr>
        <w:pStyle w:val="TOC3"/>
        <w:rPr>
          <w:rFonts w:asciiTheme="minorHAnsi" w:eastAsiaTheme="minorEastAsia" w:hAnsiTheme="minorHAnsi" w:cstheme="minorBidi"/>
          <w:noProof/>
          <w:kern w:val="2"/>
          <w14:ligatures w14:val="standardContextual"/>
        </w:rPr>
      </w:pPr>
      <w:hyperlink w:anchor="_Toc214889840" w:history="1">
        <w:r w:rsidRPr="008A1B3B">
          <w:rPr>
            <w:rStyle w:val="Hyperlink"/>
            <w:noProof/>
          </w:rPr>
          <w:t>K.8.10 wctp-PollResponse – general poll (for Pre-Connectathon/Virtual Connectathon testing)</w:t>
        </w:r>
        <w:r>
          <w:rPr>
            <w:noProof/>
            <w:webHidden/>
          </w:rPr>
          <w:tab/>
        </w:r>
        <w:r>
          <w:rPr>
            <w:noProof/>
            <w:webHidden/>
          </w:rPr>
          <w:fldChar w:fldCharType="begin"/>
        </w:r>
        <w:r>
          <w:rPr>
            <w:noProof/>
            <w:webHidden/>
          </w:rPr>
          <w:instrText xml:space="preserve"> PAGEREF _Toc214889840 \h </w:instrText>
        </w:r>
        <w:r>
          <w:rPr>
            <w:noProof/>
            <w:webHidden/>
          </w:rPr>
        </w:r>
        <w:r>
          <w:rPr>
            <w:noProof/>
            <w:webHidden/>
          </w:rPr>
          <w:fldChar w:fldCharType="separate"/>
        </w:r>
        <w:r>
          <w:rPr>
            <w:noProof/>
            <w:webHidden/>
          </w:rPr>
          <w:t>224</w:t>
        </w:r>
        <w:r>
          <w:rPr>
            <w:noProof/>
            <w:webHidden/>
          </w:rPr>
          <w:fldChar w:fldCharType="end"/>
        </w:r>
      </w:hyperlink>
    </w:p>
    <w:p w14:paraId="70B47B10" w14:textId="78DEB470" w:rsidR="00464782" w:rsidRDefault="00464782">
      <w:pPr>
        <w:pStyle w:val="TOC3"/>
        <w:rPr>
          <w:rFonts w:asciiTheme="minorHAnsi" w:eastAsiaTheme="minorEastAsia" w:hAnsiTheme="minorHAnsi" w:cstheme="minorBidi"/>
          <w:noProof/>
          <w:kern w:val="2"/>
          <w14:ligatures w14:val="standardContextual"/>
        </w:rPr>
      </w:pPr>
      <w:hyperlink w:anchor="_Toc214889841" w:history="1">
        <w:r w:rsidRPr="008A1B3B">
          <w:rPr>
            <w:rStyle w:val="Hyperlink"/>
            <w:noProof/>
          </w:rPr>
          <w:t>K.8.11 wctp-PollResponse message status update (for Pre-Connectathon/Virtual Connectathon testing)</w:t>
        </w:r>
        <w:r>
          <w:rPr>
            <w:noProof/>
            <w:webHidden/>
          </w:rPr>
          <w:tab/>
        </w:r>
        <w:r>
          <w:rPr>
            <w:noProof/>
            <w:webHidden/>
          </w:rPr>
          <w:fldChar w:fldCharType="begin"/>
        </w:r>
        <w:r>
          <w:rPr>
            <w:noProof/>
            <w:webHidden/>
          </w:rPr>
          <w:instrText xml:space="preserve"> PAGEREF _Toc214889841 \h </w:instrText>
        </w:r>
        <w:r>
          <w:rPr>
            <w:noProof/>
            <w:webHidden/>
          </w:rPr>
        </w:r>
        <w:r>
          <w:rPr>
            <w:noProof/>
            <w:webHidden/>
          </w:rPr>
          <w:fldChar w:fldCharType="separate"/>
        </w:r>
        <w:r>
          <w:rPr>
            <w:noProof/>
            <w:webHidden/>
          </w:rPr>
          <w:t>225</w:t>
        </w:r>
        <w:r>
          <w:rPr>
            <w:noProof/>
            <w:webHidden/>
          </w:rPr>
          <w:fldChar w:fldCharType="end"/>
        </w:r>
      </w:hyperlink>
    </w:p>
    <w:p w14:paraId="56E21AEF" w14:textId="00220520" w:rsidR="00464782" w:rsidRDefault="00464782">
      <w:pPr>
        <w:pStyle w:val="TOC3"/>
        <w:rPr>
          <w:rFonts w:asciiTheme="minorHAnsi" w:eastAsiaTheme="minorEastAsia" w:hAnsiTheme="minorHAnsi" w:cstheme="minorBidi"/>
          <w:noProof/>
          <w:kern w:val="2"/>
          <w14:ligatures w14:val="standardContextual"/>
        </w:rPr>
      </w:pPr>
      <w:hyperlink w:anchor="_Toc214889842" w:history="1">
        <w:r w:rsidRPr="008A1B3B">
          <w:rPr>
            <w:rStyle w:val="Hyperlink"/>
            <w:noProof/>
          </w:rPr>
          <w:t>K.8.12 wctp-PollResponse message status update acknowledgement (for Pre-Connectathon/Virtual Connectathon testing)</w:t>
        </w:r>
        <w:r>
          <w:rPr>
            <w:noProof/>
            <w:webHidden/>
          </w:rPr>
          <w:tab/>
        </w:r>
        <w:r>
          <w:rPr>
            <w:noProof/>
            <w:webHidden/>
          </w:rPr>
          <w:fldChar w:fldCharType="begin"/>
        </w:r>
        <w:r>
          <w:rPr>
            <w:noProof/>
            <w:webHidden/>
          </w:rPr>
          <w:instrText xml:space="preserve"> PAGEREF _Toc214889842 \h </w:instrText>
        </w:r>
        <w:r>
          <w:rPr>
            <w:noProof/>
            <w:webHidden/>
          </w:rPr>
        </w:r>
        <w:r>
          <w:rPr>
            <w:noProof/>
            <w:webHidden/>
          </w:rPr>
          <w:fldChar w:fldCharType="separate"/>
        </w:r>
        <w:r>
          <w:rPr>
            <w:noProof/>
            <w:webHidden/>
          </w:rPr>
          <w:t>225</w:t>
        </w:r>
        <w:r>
          <w:rPr>
            <w:noProof/>
            <w:webHidden/>
          </w:rPr>
          <w:fldChar w:fldCharType="end"/>
        </w:r>
      </w:hyperlink>
    </w:p>
    <w:p w14:paraId="3B30220F" w14:textId="7D6D5E73" w:rsidR="00464782" w:rsidRDefault="00464782">
      <w:pPr>
        <w:pStyle w:val="TOC3"/>
        <w:rPr>
          <w:rFonts w:asciiTheme="minorHAnsi" w:eastAsiaTheme="minorEastAsia" w:hAnsiTheme="minorHAnsi" w:cstheme="minorBidi"/>
          <w:noProof/>
          <w:kern w:val="2"/>
          <w14:ligatures w14:val="standardContextual"/>
        </w:rPr>
      </w:pPr>
      <w:hyperlink w:anchor="_Toc214889843" w:history="1">
        <w:r w:rsidRPr="008A1B3B">
          <w:rPr>
            <w:rStyle w:val="Hyperlink"/>
            <w:noProof/>
          </w:rPr>
          <w:t>K.8.13 wctp-PollResponse (message reply, not in response to an MCR based wctp-SubmitRequest) (for Pre-Connectathon/Virtual Connectathon testing)</w:t>
        </w:r>
        <w:r>
          <w:rPr>
            <w:noProof/>
            <w:webHidden/>
          </w:rPr>
          <w:tab/>
        </w:r>
        <w:r>
          <w:rPr>
            <w:noProof/>
            <w:webHidden/>
          </w:rPr>
          <w:fldChar w:fldCharType="begin"/>
        </w:r>
        <w:r>
          <w:rPr>
            <w:noProof/>
            <w:webHidden/>
          </w:rPr>
          <w:instrText xml:space="preserve"> PAGEREF _Toc214889843 \h </w:instrText>
        </w:r>
        <w:r>
          <w:rPr>
            <w:noProof/>
            <w:webHidden/>
          </w:rPr>
        </w:r>
        <w:r>
          <w:rPr>
            <w:noProof/>
            <w:webHidden/>
          </w:rPr>
          <w:fldChar w:fldCharType="separate"/>
        </w:r>
        <w:r>
          <w:rPr>
            <w:noProof/>
            <w:webHidden/>
          </w:rPr>
          <w:t>225</w:t>
        </w:r>
        <w:r>
          <w:rPr>
            <w:noProof/>
            <w:webHidden/>
          </w:rPr>
          <w:fldChar w:fldCharType="end"/>
        </w:r>
      </w:hyperlink>
    </w:p>
    <w:p w14:paraId="40976E1E" w14:textId="4E2900DD" w:rsidR="00464782" w:rsidRDefault="00464782">
      <w:pPr>
        <w:pStyle w:val="TOC3"/>
        <w:rPr>
          <w:rFonts w:asciiTheme="minorHAnsi" w:eastAsiaTheme="minorEastAsia" w:hAnsiTheme="minorHAnsi" w:cstheme="minorBidi"/>
          <w:noProof/>
          <w:kern w:val="2"/>
          <w14:ligatures w14:val="standardContextual"/>
        </w:rPr>
      </w:pPr>
      <w:hyperlink w:anchor="_Toc214889844" w:history="1">
        <w:r w:rsidRPr="008A1B3B">
          <w:rPr>
            <w:rStyle w:val="Hyperlink"/>
            <w:noProof/>
          </w:rPr>
          <w:t>K.8.14 IHE PCD-07 asynchronous status update (DELIVERED - delivery confirmation)</w:t>
        </w:r>
        <w:r>
          <w:rPr>
            <w:noProof/>
            <w:webHidden/>
          </w:rPr>
          <w:tab/>
        </w:r>
        <w:r>
          <w:rPr>
            <w:noProof/>
            <w:webHidden/>
          </w:rPr>
          <w:fldChar w:fldCharType="begin"/>
        </w:r>
        <w:r>
          <w:rPr>
            <w:noProof/>
            <w:webHidden/>
          </w:rPr>
          <w:instrText xml:space="preserve"> PAGEREF _Toc214889844 \h </w:instrText>
        </w:r>
        <w:r>
          <w:rPr>
            <w:noProof/>
            <w:webHidden/>
          </w:rPr>
        </w:r>
        <w:r>
          <w:rPr>
            <w:noProof/>
            <w:webHidden/>
          </w:rPr>
          <w:fldChar w:fldCharType="separate"/>
        </w:r>
        <w:r>
          <w:rPr>
            <w:noProof/>
            <w:webHidden/>
          </w:rPr>
          <w:t>226</w:t>
        </w:r>
        <w:r>
          <w:rPr>
            <w:noProof/>
            <w:webHidden/>
          </w:rPr>
          <w:fldChar w:fldCharType="end"/>
        </w:r>
      </w:hyperlink>
    </w:p>
    <w:p w14:paraId="0C68587B" w14:textId="6FF3DEBC" w:rsidR="00464782" w:rsidRDefault="00464782">
      <w:pPr>
        <w:pStyle w:val="TOC3"/>
        <w:rPr>
          <w:rFonts w:asciiTheme="minorHAnsi" w:eastAsiaTheme="minorEastAsia" w:hAnsiTheme="minorHAnsi" w:cstheme="minorBidi"/>
          <w:noProof/>
          <w:kern w:val="2"/>
          <w14:ligatures w14:val="standardContextual"/>
        </w:rPr>
      </w:pPr>
      <w:hyperlink w:anchor="_Toc214889845" w:history="1">
        <w:r w:rsidRPr="008A1B3B">
          <w:rPr>
            <w:rStyle w:val="Hyperlink"/>
            <w:noProof/>
          </w:rPr>
          <w:t>K.8.15 IHE PCD-07 asynchronous status update (READ - read receipt)</w:t>
        </w:r>
        <w:r>
          <w:rPr>
            <w:noProof/>
            <w:webHidden/>
          </w:rPr>
          <w:tab/>
        </w:r>
        <w:r>
          <w:rPr>
            <w:noProof/>
            <w:webHidden/>
          </w:rPr>
          <w:fldChar w:fldCharType="begin"/>
        </w:r>
        <w:r>
          <w:rPr>
            <w:noProof/>
            <w:webHidden/>
          </w:rPr>
          <w:instrText xml:space="preserve"> PAGEREF _Toc214889845 \h </w:instrText>
        </w:r>
        <w:r>
          <w:rPr>
            <w:noProof/>
            <w:webHidden/>
          </w:rPr>
        </w:r>
        <w:r>
          <w:rPr>
            <w:noProof/>
            <w:webHidden/>
          </w:rPr>
          <w:fldChar w:fldCharType="separate"/>
        </w:r>
        <w:r>
          <w:rPr>
            <w:noProof/>
            <w:webHidden/>
          </w:rPr>
          <w:t>226</w:t>
        </w:r>
        <w:r>
          <w:rPr>
            <w:noProof/>
            <w:webHidden/>
          </w:rPr>
          <w:fldChar w:fldCharType="end"/>
        </w:r>
      </w:hyperlink>
    </w:p>
    <w:p w14:paraId="1A172986" w14:textId="2802356D" w:rsidR="00464782" w:rsidRDefault="00464782">
      <w:pPr>
        <w:pStyle w:val="TOC3"/>
        <w:rPr>
          <w:rFonts w:asciiTheme="minorHAnsi" w:eastAsiaTheme="minorEastAsia" w:hAnsiTheme="minorHAnsi" w:cstheme="minorBidi"/>
          <w:noProof/>
          <w:kern w:val="2"/>
          <w14:ligatures w14:val="standardContextual"/>
        </w:rPr>
      </w:pPr>
      <w:hyperlink w:anchor="_Toc214889846" w:history="1">
        <w:r w:rsidRPr="008A1B3B">
          <w:rPr>
            <w:rStyle w:val="Hyperlink"/>
            <w:noProof/>
          </w:rPr>
          <w:t>K.8.16 IHE PCD-07 asynchronous reply message with MCR and URI response</w:t>
        </w:r>
        <w:r>
          <w:rPr>
            <w:noProof/>
            <w:webHidden/>
          </w:rPr>
          <w:tab/>
        </w:r>
        <w:r>
          <w:rPr>
            <w:noProof/>
            <w:webHidden/>
          </w:rPr>
          <w:fldChar w:fldCharType="begin"/>
        </w:r>
        <w:r>
          <w:rPr>
            <w:noProof/>
            <w:webHidden/>
          </w:rPr>
          <w:instrText xml:space="preserve"> PAGEREF _Toc214889846 \h </w:instrText>
        </w:r>
        <w:r>
          <w:rPr>
            <w:noProof/>
            <w:webHidden/>
          </w:rPr>
        </w:r>
        <w:r>
          <w:rPr>
            <w:noProof/>
            <w:webHidden/>
          </w:rPr>
          <w:fldChar w:fldCharType="separate"/>
        </w:r>
        <w:r>
          <w:rPr>
            <w:noProof/>
            <w:webHidden/>
          </w:rPr>
          <w:t>227</w:t>
        </w:r>
        <w:r>
          <w:rPr>
            <w:noProof/>
            <w:webHidden/>
          </w:rPr>
          <w:fldChar w:fldCharType="end"/>
        </w:r>
      </w:hyperlink>
    </w:p>
    <w:p w14:paraId="05A0AE0F" w14:textId="5BBCF654" w:rsidR="00464782" w:rsidRDefault="00464782">
      <w:pPr>
        <w:pStyle w:val="TOC3"/>
        <w:rPr>
          <w:rFonts w:asciiTheme="minorHAnsi" w:eastAsiaTheme="minorEastAsia" w:hAnsiTheme="minorHAnsi" w:cstheme="minorBidi"/>
          <w:noProof/>
          <w:kern w:val="2"/>
          <w14:ligatures w14:val="standardContextual"/>
        </w:rPr>
      </w:pPr>
      <w:hyperlink w:anchor="_Toc214889847" w:history="1">
        <w:r w:rsidRPr="008A1B3B">
          <w:rPr>
            <w:rStyle w:val="Hyperlink"/>
            <w:noProof/>
          </w:rPr>
          <w:t>K.8.17 IHE DEV specific WCTP extensions to PCD-06 wctp-SubmitRequest for WCM attachments</w:t>
        </w:r>
        <w:r>
          <w:rPr>
            <w:noProof/>
            <w:webHidden/>
          </w:rPr>
          <w:tab/>
        </w:r>
        <w:r>
          <w:rPr>
            <w:noProof/>
            <w:webHidden/>
          </w:rPr>
          <w:fldChar w:fldCharType="begin"/>
        </w:r>
        <w:r>
          <w:rPr>
            <w:noProof/>
            <w:webHidden/>
          </w:rPr>
          <w:instrText xml:space="preserve"> PAGEREF _Toc214889847 \h </w:instrText>
        </w:r>
        <w:r>
          <w:rPr>
            <w:noProof/>
            <w:webHidden/>
          </w:rPr>
        </w:r>
        <w:r>
          <w:rPr>
            <w:noProof/>
            <w:webHidden/>
          </w:rPr>
          <w:fldChar w:fldCharType="separate"/>
        </w:r>
        <w:r>
          <w:rPr>
            <w:noProof/>
            <w:webHidden/>
          </w:rPr>
          <w:t>227</w:t>
        </w:r>
        <w:r>
          <w:rPr>
            <w:noProof/>
            <w:webHidden/>
          </w:rPr>
          <w:fldChar w:fldCharType="end"/>
        </w:r>
      </w:hyperlink>
    </w:p>
    <w:p w14:paraId="004227A8" w14:textId="4FEA2896" w:rsidR="00464782" w:rsidRDefault="00464782">
      <w:pPr>
        <w:pStyle w:val="TOC3"/>
        <w:rPr>
          <w:rFonts w:asciiTheme="minorHAnsi" w:eastAsiaTheme="minorEastAsia" w:hAnsiTheme="minorHAnsi" w:cstheme="minorBidi"/>
          <w:noProof/>
          <w:kern w:val="2"/>
          <w14:ligatures w14:val="standardContextual"/>
        </w:rPr>
      </w:pPr>
      <w:hyperlink w:anchor="_Toc214889848" w:history="1">
        <w:r w:rsidRPr="008A1B3B">
          <w:rPr>
            <w:rStyle w:val="Hyperlink"/>
            <w:noProof/>
          </w:rPr>
          <w:t>K.8.18 IHE PCD specific WCTP extensions to wctp-SubmitRequest for alert information</w:t>
        </w:r>
        <w:r>
          <w:rPr>
            <w:noProof/>
            <w:webHidden/>
          </w:rPr>
          <w:tab/>
        </w:r>
        <w:r>
          <w:rPr>
            <w:noProof/>
            <w:webHidden/>
          </w:rPr>
          <w:fldChar w:fldCharType="begin"/>
        </w:r>
        <w:r>
          <w:rPr>
            <w:noProof/>
            <w:webHidden/>
          </w:rPr>
          <w:instrText xml:space="preserve"> PAGEREF _Toc214889848 \h </w:instrText>
        </w:r>
        <w:r>
          <w:rPr>
            <w:noProof/>
            <w:webHidden/>
          </w:rPr>
        </w:r>
        <w:r>
          <w:rPr>
            <w:noProof/>
            <w:webHidden/>
          </w:rPr>
          <w:fldChar w:fldCharType="separate"/>
        </w:r>
        <w:r>
          <w:rPr>
            <w:noProof/>
            <w:webHidden/>
          </w:rPr>
          <w:t>229</w:t>
        </w:r>
        <w:r>
          <w:rPr>
            <w:noProof/>
            <w:webHidden/>
          </w:rPr>
          <w:fldChar w:fldCharType="end"/>
        </w:r>
      </w:hyperlink>
    </w:p>
    <w:p w14:paraId="04F7FFF9" w14:textId="2F6BD0A7" w:rsidR="00464782" w:rsidRDefault="00464782">
      <w:pPr>
        <w:pStyle w:val="TOC3"/>
        <w:rPr>
          <w:rFonts w:asciiTheme="minorHAnsi" w:eastAsiaTheme="minorEastAsia" w:hAnsiTheme="minorHAnsi" w:cstheme="minorBidi"/>
          <w:noProof/>
          <w:kern w:val="2"/>
          <w14:ligatures w14:val="standardContextual"/>
        </w:rPr>
      </w:pPr>
      <w:hyperlink w:anchor="_Toc214889849" w:history="1">
        <w:r w:rsidRPr="008A1B3B">
          <w:rPr>
            <w:rStyle w:val="Hyperlink"/>
            <w:noProof/>
          </w:rPr>
          <w:t>K.8.19 IHE PCD specific WCTP extensions to PCD-07 transactions for alerts</w:t>
        </w:r>
        <w:r>
          <w:rPr>
            <w:noProof/>
            <w:webHidden/>
          </w:rPr>
          <w:tab/>
        </w:r>
        <w:r>
          <w:rPr>
            <w:noProof/>
            <w:webHidden/>
          </w:rPr>
          <w:fldChar w:fldCharType="begin"/>
        </w:r>
        <w:r>
          <w:rPr>
            <w:noProof/>
            <w:webHidden/>
          </w:rPr>
          <w:instrText xml:space="preserve"> PAGEREF _Toc214889849 \h </w:instrText>
        </w:r>
        <w:r>
          <w:rPr>
            <w:noProof/>
            <w:webHidden/>
          </w:rPr>
        </w:r>
        <w:r>
          <w:rPr>
            <w:noProof/>
            <w:webHidden/>
          </w:rPr>
          <w:fldChar w:fldCharType="separate"/>
        </w:r>
        <w:r>
          <w:rPr>
            <w:noProof/>
            <w:webHidden/>
          </w:rPr>
          <w:t>231</w:t>
        </w:r>
        <w:r>
          <w:rPr>
            <w:noProof/>
            <w:webHidden/>
          </w:rPr>
          <w:fldChar w:fldCharType="end"/>
        </w:r>
      </w:hyperlink>
    </w:p>
    <w:p w14:paraId="39239FD1" w14:textId="16A772F6" w:rsidR="00464782" w:rsidRDefault="00464782">
      <w:pPr>
        <w:pStyle w:val="TOC3"/>
        <w:rPr>
          <w:rFonts w:asciiTheme="minorHAnsi" w:eastAsiaTheme="minorEastAsia" w:hAnsiTheme="minorHAnsi" w:cstheme="minorBidi"/>
          <w:noProof/>
          <w:kern w:val="2"/>
          <w14:ligatures w14:val="standardContextual"/>
        </w:rPr>
      </w:pPr>
      <w:hyperlink w:anchor="_Toc214889850" w:history="1">
        <w:r w:rsidRPr="008A1B3B">
          <w:rPr>
            <w:rStyle w:val="Hyperlink"/>
            <w:noProof/>
          </w:rPr>
          <w:t>K.8.20 IHE PCD-06 wctp-IHEPCDSubmitRequestUpdate</w:t>
        </w:r>
        <w:r>
          <w:rPr>
            <w:noProof/>
            <w:webHidden/>
          </w:rPr>
          <w:tab/>
        </w:r>
        <w:r>
          <w:rPr>
            <w:noProof/>
            <w:webHidden/>
          </w:rPr>
          <w:fldChar w:fldCharType="begin"/>
        </w:r>
        <w:r>
          <w:rPr>
            <w:noProof/>
            <w:webHidden/>
          </w:rPr>
          <w:instrText xml:space="preserve"> PAGEREF _Toc214889850 \h </w:instrText>
        </w:r>
        <w:r>
          <w:rPr>
            <w:noProof/>
            <w:webHidden/>
          </w:rPr>
        </w:r>
        <w:r>
          <w:rPr>
            <w:noProof/>
            <w:webHidden/>
          </w:rPr>
          <w:fldChar w:fldCharType="separate"/>
        </w:r>
        <w:r>
          <w:rPr>
            <w:noProof/>
            <w:webHidden/>
          </w:rPr>
          <w:t>232</w:t>
        </w:r>
        <w:r>
          <w:rPr>
            <w:noProof/>
            <w:webHidden/>
          </w:rPr>
          <w:fldChar w:fldCharType="end"/>
        </w:r>
      </w:hyperlink>
    </w:p>
    <w:p w14:paraId="26B6EB28" w14:textId="4D900962" w:rsidR="00464782" w:rsidRDefault="00464782">
      <w:pPr>
        <w:pStyle w:val="TOC1"/>
        <w:rPr>
          <w:rFonts w:asciiTheme="minorHAnsi" w:eastAsiaTheme="minorEastAsia" w:hAnsiTheme="minorHAnsi" w:cstheme="minorBidi"/>
          <w:noProof/>
          <w:kern w:val="2"/>
          <w14:ligatures w14:val="standardContextual"/>
        </w:rPr>
      </w:pPr>
      <w:hyperlink w:anchor="_Toc214889851" w:history="1">
        <w:r w:rsidRPr="008A1B3B">
          <w:rPr>
            <w:rStyle w:val="Hyperlink"/>
            <w:noProof/>
          </w:rPr>
          <w:t>Appendix L - Alert (Alarm) Fatigue</w:t>
        </w:r>
        <w:r>
          <w:rPr>
            <w:noProof/>
            <w:webHidden/>
          </w:rPr>
          <w:tab/>
        </w:r>
        <w:r>
          <w:rPr>
            <w:noProof/>
            <w:webHidden/>
          </w:rPr>
          <w:fldChar w:fldCharType="begin"/>
        </w:r>
        <w:r>
          <w:rPr>
            <w:noProof/>
            <w:webHidden/>
          </w:rPr>
          <w:instrText xml:space="preserve"> PAGEREF _Toc214889851 \h </w:instrText>
        </w:r>
        <w:r>
          <w:rPr>
            <w:noProof/>
            <w:webHidden/>
          </w:rPr>
        </w:r>
        <w:r>
          <w:rPr>
            <w:noProof/>
            <w:webHidden/>
          </w:rPr>
          <w:fldChar w:fldCharType="separate"/>
        </w:r>
        <w:r>
          <w:rPr>
            <w:noProof/>
            <w:webHidden/>
          </w:rPr>
          <w:t>234</w:t>
        </w:r>
        <w:r>
          <w:rPr>
            <w:noProof/>
            <w:webHidden/>
          </w:rPr>
          <w:fldChar w:fldCharType="end"/>
        </w:r>
      </w:hyperlink>
    </w:p>
    <w:p w14:paraId="52682324" w14:textId="7E365676" w:rsidR="00464782" w:rsidRDefault="00464782">
      <w:pPr>
        <w:pStyle w:val="TOC1"/>
        <w:rPr>
          <w:rFonts w:asciiTheme="minorHAnsi" w:eastAsiaTheme="minorEastAsia" w:hAnsiTheme="minorHAnsi" w:cstheme="minorBidi"/>
          <w:noProof/>
          <w:kern w:val="2"/>
          <w14:ligatures w14:val="standardContextual"/>
        </w:rPr>
      </w:pPr>
      <w:hyperlink w:anchor="_Toc214889852" w:history="1">
        <w:r w:rsidRPr="008A1B3B">
          <w:rPr>
            <w:rStyle w:val="Hyperlink"/>
            <w:noProof/>
          </w:rPr>
          <w:t>Appendix M Infusion Pump Events</w:t>
        </w:r>
        <w:r>
          <w:rPr>
            <w:noProof/>
            <w:webHidden/>
          </w:rPr>
          <w:tab/>
        </w:r>
        <w:r>
          <w:rPr>
            <w:noProof/>
            <w:webHidden/>
          </w:rPr>
          <w:fldChar w:fldCharType="begin"/>
        </w:r>
        <w:r>
          <w:rPr>
            <w:noProof/>
            <w:webHidden/>
          </w:rPr>
          <w:instrText xml:space="preserve"> PAGEREF _Toc214889852 \h </w:instrText>
        </w:r>
        <w:r>
          <w:rPr>
            <w:noProof/>
            <w:webHidden/>
          </w:rPr>
        </w:r>
        <w:r>
          <w:rPr>
            <w:noProof/>
            <w:webHidden/>
          </w:rPr>
          <w:fldChar w:fldCharType="separate"/>
        </w:r>
        <w:r>
          <w:rPr>
            <w:noProof/>
            <w:webHidden/>
          </w:rPr>
          <w:t>236</w:t>
        </w:r>
        <w:r>
          <w:rPr>
            <w:noProof/>
            <w:webHidden/>
          </w:rPr>
          <w:fldChar w:fldCharType="end"/>
        </w:r>
      </w:hyperlink>
    </w:p>
    <w:p w14:paraId="0018EC1B" w14:textId="62092C49" w:rsidR="00464782" w:rsidRDefault="00464782">
      <w:pPr>
        <w:pStyle w:val="TOC2"/>
        <w:rPr>
          <w:rFonts w:asciiTheme="minorHAnsi" w:eastAsiaTheme="minorEastAsia" w:hAnsiTheme="minorHAnsi" w:cstheme="minorBidi"/>
          <w:noProof/>
          <w:kern w:val="2"/>
          <w14:ligatures w14:val="standardContextual"/>
        </w:rPr>
      </w:pPr>
      <w:hyperlink w:anchor="_Toc214889853" w:history="1">
        <w:r w:rsidRPr="008A1B3B">
          <w:rPr>
            <w:rStyle w:val="Hyperlink"/>
            <w:noProof/>
          </w:rPr>
          <w:t>M.1 Basic Infusion Events</w:t>
        </w:r>
        <w:r>
          <w:rPr>
            <w:noProof/>
            <w:webHidden/>
          </w:rPr>
          <w:tab/>
        </w:r>
        <w:r>
          <w:rPr>
            <w:noProof/>
            <w:webHidden/>
          </w:rPr>
          <w:fldChar w:fldCharType="begin"/>
        </w:r>
        <w:r>
          <w:rPr>
            <w:noProof/>
            <w:webHidden/>
          </w:rPr>
          <w:instrText xml:space="preserve"> PAGEREF _Toc214889853 \h </w:instrText>
        </w:r>
        <w:r>
          <w:rPr>
            <w:noProof/>
            <w:webHidden/>
          </w:rPr>
        </w:r>
        <w:r>
          <w:rPr>
            <w:noProof/>
            <w:webHidden/>
          </w:rPr>
          <w:fldChar w:fldCharType="separate"/>
        </w:r>
        <w:r>
          <w:rPr>
            <w:noProof/>
            <w:webHidden/>
          </w:rPr>
          <w:t>236</w:t>
        </w:r>
        <w:r>
          <w:rPr>
            <w:noProof/>
            <w:webHidden/>
          </w:rPr>
          <w:fldChar w:fldCharType="end"/>
        </w:r>
      </w:hyperlink>
    </w:p>
    <w:p w14:paraId="57267AFC" w14:textId="110AFF53" w:rsidR="00464782" w:rsidRDefault="00464782">
      <w:pPr>
        <w:pStyle w:val="TOC3"/>
        <w:rPr>
          <w:rFonts w:asciiTheme="minorHAnsi" w:eastAsiaTheme="minorEastAsia" w:hAnsiTheme="minorHAnsi" w:cstheme="minorBidi"/>
          <w:noProof/>
          <w:kern w:val="2"/>
          <w14:ligatures w14:val="standardContextual"/>
        </w:rPr>
      </w:pPr>
      <w:hyperlink w:anchor="_Toc214889854" w:history="1">
        <w:r w:rsidRPr="008A1B3B">
          <w:rPr>
            <w:rStyle w:val="Hyperlink"/>
            <w:noProof/>
          </w:rPr>
          <w:t>M.1.1 Event Message – PCD-10 Communicate Infusion Event Data</w:t>
        </w:r>
        <w:r>
          <w:rPr>
            <w:noProof/>
            <w:webHidden/>
          </w:rPr>
          <w:tab/>
        </w:r>
        <w:r>
          <w:rPr>
            <w:noProof/>
            <w:webHidden/>
          </w:rPr>
          <w:fldChar w:fldCharType="begin"/>
        </w:r>
        <w:r>
          <w:rPr>
            <w:noProof/>
            <w:webHidden/>
          </w:rPr>
          <w:instrText xml:space="preserve"> PAGEREF _Toc214889854 \h </w:instrText>
        </w:r>
        <w:r>
          <w:rPr>
            <w:noProof/>
            <w:webHidden/>
          </w:rPr>
        </w:r>
        <w:r>
          <w:rPr>
            <w:noProof/>
            <w:webHidden/>
          </w:rPr>
          <w:fldChar w:fldCharType="separate"/>
        </w:r>
        <w:r>
          <w:rPr>
            <w:noProof/>
            <w:webHidden/>
          </w:rPr>
          <w:t>238</w:t>
        </w:r>
        <w:r>
          <w:rPr>
            <w:noProof/>
            <w:webHidden/>
          </w:rPr>
          <w:fldChar w:fldCharType="end"/>
        </w:r>
      </w:hyperlink>
    </w:p>
    <w:p w14:paraId="7A48F1B5" w14:textId="710A2CE3" w:rsidR="00464782" w:rsidRDefault="00464782">
      <w:pPr>
        <w:pStyle w:val="TOC3"/>
        <w:rPr>
          <w:rFonts w:asciiTheme="minorHAnsi" w:eastAsiaTheme="minorEastAsia" w:hAnsiTheme="minorHAnsi" w:cstheme="minorBidi"/>
          <w:noProof/>
          <w:kern w:val="2"/>
          <w14:ligatures w14:val="standardContextual"/>
        </w:rPr>
      </w:pPr>
      <w:hyperlink w:anchor="_Toc214889855" w:history="1">
        <w:r w:rsidRPr="008A1B3B">
          <w:rPr>
            <w:rStyle w:val="Hyperlink"/>
            <w:noProof/>
          </w:rPr>
          <w:t>M.1.2 Infusion Pump Events</w:t>
        </w:r>
        <w:r>
          <w:rPr>
            <w:noProof/>
            <w:webHidden/>
          </w:rPr>
          <w:tab/>
        </w:r>
        <w:r>
          <w:rPr>
            <w:noProof/>
            <w:webHidden/>
          </w:rPr>
          <w:fldChar w:fldCharType="begin"/>
        </w:r>
        <w:r>
          <w:rPr>
            <w:noProof/>
            <w:webHidden/>
          </w:rPr>
          <w:instrText xml:space="preserve"> PAGEREF _Toc214889855 \h </w:instrText>
        </w:r>
        <w:r>
          <w:rPr>
            <w:noProof/>
            <w:webHidden/>
          </w:rPr>
        </w:r>
        <w:r>
          <w:rPr>
            <w:noProof/>
            <w:webHidden/>
          </w:rPr>
          <w:fldChar w:fldCharType="separate"/>
        </w:r>
        <w:r>
          <w:rPr>
            <w:noProof/>
            <w:webHidden/>
          </w:rPr>
          <w:t>239</w:t>
        </w:r>
        <w:r>
          <w:rPr>
            <w:noProof/>
            <w:webHidden/>
          </w:rPr>
          <w:fldChar w:fldCharType="end"/>
        </w:r>
      </w:hyperlink>
    </w:p>
    <w:p w14:paraId="5B6DA443" w14:textId="0D3472E8" w:rsidR="00464782" w:rsidRDefault="00464782">
      <w:pPr>
        <w:pStyle w:val="TOC4"/>
        <w:rPr>
          <w:rFonts w:asciiTheme="minorHAnsi" w:eastAsiaTheme="minorEastAsia" w:hAnsiTheme="minorHAnsi" w:cstheme="minorBidi"/>
          <w:noProof/>
          <w:kern w:val="2"/>
          <w14:ligatures w14:val="standardContextual"/>
        </w:rPr>
      </w:pPr>
      <w:hyperlink w:anchor="_Toc214889856" w:history="1">
        <w:r w:rsidRPr="008A1B3B">
          <w:rPr>
            <w:rStyle w:val="Hyperlink"/>
            <w:noProof/>
          </w:rPr>
          <w:t>M.1.2.1 Infusion Event Parameters</w:t>
        </w:r>
        <w:r>
          <w:rPr>
            <w:noProof/>
            <w:webHidden/>
          </w:rPr>
          <w:tab/>
        </w:r>
        <w:r>
          <w:rPr>
            <w:noProof/>
            <w:webHidden/>
          </w:rPr>
          <w:fldChar w:fldCharType="begin"/>
        </w:r>
        <w:r>
          <w:rPr>
            <w:noProof/>
            <w:webHidden/>
          </w:rPr>
          <w:instrText xml:space="preserve"> PAGEREF _Toc214889856 \h </w:instrText>
        </w:r>
        <w:r>
          <w:rPr>
            <w:noProof/>
            <w:webHidden/>
          </w:rPr>
        </w:r>
        <w:r>
          <w:rPr>
            <w:noProof/>
            <w:webHidden/>
          </w:rPr>
          <w:fldChar w:fldCharType="separate"/>
        </w:r>
        <w:r>
          <w:rPr>
            <w:noProof/>
            <w:webHidden/>
          </w:rPr>
          <w:t>241</w:t>
        </w:r>
        <w:r>
          <w:rPr>
            <w:noProof/>
            <w:webHidden/>
          </w:rPr>
          <w:fldChar w:fldCharType="end"/>
        </w:r>
      </w:hyperlink>
    </w:p>
    <w:p w14:paraId="184393C1" w14:textId="2B94BF36" w:rsidR="00464782" w:rsidRDefault="00464782">
      <w:pPr>
        <w:pStyle w:val="TOC4"/>
        <w:rPr>
          <w:rFonts w:asciiTheme="minorHAnsi" w:eastAsiaTheme="minorEastAsia" w:hAnsiTheme="minorHAnsi" w:cstheme="minorBidi"/>
          <w:noProof/>
          <w:kern w:val="2"/>
          <w14:ligatures w14:val="standardContextual"/>
        </w:rPr>
      </w:pPr>
      <w:hyperlink w:anchor="_Toc214889857" w:history="1">
        <w:r w:rsidRPr="008A1B3B">
          <w:rPr>
            <w:rStyle w:val="Hyperlink"/>
            <w:noProof/>
          </w:rPr>
          <w:t>M.1.2.2 Infusion Event Sample Message</w:t>
        </w:r>
        <w:r>
          <w:rPr>
            <w:noProof/>
            <w:webHidden/>
          </w:rPr>
          <w:tab/>
        </w:r>
        <w:r>
          <w:rPr>
            <w:noProof/>
            <w:webHidden/>
          </w:rPr>
          <w:fldChar w:fldCharType="begin"/>
        </w:r>
        <w:r>
          <w:rPr>
            <w:noProof/>
            <w:webHidden/>
          </w:rPr>
          <w:instrText xml:space="preserve"> PAGEREF _Toc214889857 \h </w:instrText>
        </w:r>
        <w:r>
          <w:rPr>
            <w:noProof/>
            <w:webHidden/>
          </w:rPr>
        </w:r>
        <w:r>
          <w:rPr>
            <w:noProof/>
            <w:webHidden/>
          </w:rPr>
          <w:fldChar w:fldCharType="separate"/>
        </w:r>
        <w:r>
          <w:rPr>
            <w:noProof/>
            <w:webHidden/>
          </w:rPr>
          <w:t>282</w:t>
        </w:r>
        <w:r>
          <w:rPr>
            <w:noProof/>
            <w:webHidden/>
          </w:rPr>
          <w:fldChar w:fldCharType="end"/>
        </w:r>
      </w:hyperlink>
    </w:p>
    <w:p w14:paraId="73881ECA" w14:textId="13B7E76F" w:rsidR="00464782" w:rsidRDefault="00464782">
      <w:pPr>
        <w:pStyle w:val="TOC4"/>
        <w:rPr>
          <w:rFonts w:asciiTheme="minorHAnsi" w:eastAsiaTheme="minorEastAsia" w:hAnsiTheme="minorHAnsi" w:cstheme="minorBidi"/>
          <w:noProof/>
          <w:kern w:val="2"/>
          <w14:ligatures w14:val="standardContextual"/>
        </w:rPr>
      </w:pPr>
      <w:hyperlink w:anchor="_Toc214889858" w:history="1">
        <w:r w:rsidRPr="008A1B3B">
          <w:rPr>
            <w:rStyle w:val="Hyperlink"/>
            <w:noProof/>
          </w:rPr>
          <w:t>M.1.2.3 Definition of Pillar/Rack/Slot topology</w:t>
        </w:r>
        <w:r>
          <w:rPr>
            <w:noProof/>
            <w:webHidden/>
          </w:rPr>
          <w:tab/>
        </w:r>
        <w:r>
          <w:rPr>
            <w:noProof/>
            <w:webHidden/>
          </w:rPr>
          <w:fldChar w:fldCharType="begin"/>
        </w:r>
        <w:r>
          <w:rPr>
            <w:noProof/>
            <w:webHidden/>
          </w:rPr>
          <w:instrText xml:space="preserve"> PAGEREF _Toc214889858 \h </w:instrText>
        </w:r>
        <w:r>
          <w:rPr>
            <w:noProof/>
            <w:webHidden/>
          </w:rPr>
        </w:r>
        <w:r>
          <w:rPr>
            <w:noProof/>
            <w:webHidden/>
          </w:rPr>
          <w:fldChar w:fldCharType="separate"/>
        </w:r>
        <w:r>
          <w:rPr>
            <w:noProof/>
            <w:webHidden/>
          </w:rPr>
          <w:t>285</w:t>
        </w:r>
        <w:r>
          <w:rPr>
            <w:noProof/>
            <w:webHidden/>
          </w:rPr>
          <w:fldChar w:fldCharType="end"/>
        </w:r>
      </w:hyperlink>
    </w:p>
    <w:p w14:paraId="481216C1" w14:textId="6AD95933" w:rsidR="00464782" w:rsidRDefault="00464782">
      <w:pPr>
        <w:pStyle w:val="TOC4"/>
        <w:rPr>
          <w:rFonts w:asciiTheme="minorHAnsi" w:eastAsiaTheme="minorEastAsia" w:hAnsiTheme="minorHAnsi" w:cstheme="minorBidi"/>
          <w:noProof/>
          <w:kern w:val="2"/>
          <w14:ligatures w14:val="standardContextual"/>
        </w:rPr>
      </w:pPr>
      <w:hyperlink w:anchor="_Toc214889859" w:history="1">
        <w:r w:rsidRPr="008A1B3B">
          <w:rPr>
            <w:rStyle w:val="Hyperlink"/>
            <w:noProof/>
          </w:rPr>
          <w:t>M.1.2.4 Specifying a pump location within a Pillar (and Rack)</w:t>
        </w:r>
        <w:r>
          <w:rPr>
            <w:noProof/>
            <w:webHidden/>
          </w:rPr>
          <w:tab/>
        </w:r>
        <w:r>
          <w:rPr>
            <w:noProof/>
            <w:webHidden/>
          </w:rPr>
          <w:fldChar w:fldCharType="begin"/>
        </w:r>
        <w:r>
          <w:rPr>
            <w:noProof/>
            <w:webHidden/>
          </w:rPr>
          <w:instrText xml:space="preserve"> PAGEREF _Toc214889859 \h </w:instrText>
        </w:r>
        <w:r>
          <w:rPr>
            <w:noProof/>
            <w:webHidden/>
          </w:rPr>
        </w:r>
        <w:r>
          <w:rPr>
            <w:noProof/>
            <w:webHidden/>
          </w:rPr>
          <w:fldChar w:fldCharType="separate"/>
        </w:r>
        <w:r>
          <w:rPr>
            <w:noProof/>
            <w:webHidden/>
          </w:rPr>
          <w:t>287</w:t>
        </w:r>
        <w:r>
          <w:rPr>
            <w:noProof/>
            <w:webHidden/>
          </w:rPr>
          <w:fldChar w:fldCharType="end"/>
        </w:r>
      </w:hyperlink>
    </w:p>
    <w:p w14:paraId="78FFCF30" w14:textId="43E0B22B" w:rsidR="00464782" w:rsidRDefault="00464782">
      <w:pPr>
        <w:pStyle w:val="TOC4"/>
        <w:rPr>
          <w:rFonts w:asciiTheme="minorHAnsi" w:eastAsiaTheme="minorEastAsia" w:hAnsiTheme="minorHAnsi" w:cstheme="minorBidi"/>
          <w:noProof/>
          <w:kern w:val="2"/>
          <w14:ligatures w14:val="standardContextual"/>
        </w:rPr>
      </w:pPr>
      <w:hyperlink w:anchor="_Toc214889860" w:history="1">
        <w:r w:rsidRPr="008A1B3B">
          <w:rPr>
            <w:rStyle w:val="Hyperlink"/>
            <w:noProof/>
          </w:rPr>
          <w:t>M.1.2.5 Infusion event sample message for a single Rack in a Pillar</w:t>
        </w:r>
        <w:r>
          <w:rPr>
            <w:noProof/>
            <w:webHidden/>
          </w:rPr>
          <w:tab/>
        </w:r>
        <w:r>
          <w:rPr>
            <w:noProof/>
            <w:webHidden/>
          </w:rPr>
          <w:fldChar w:fldCharType="begin"/>
        </w:r>
        <w:r>
          <w:rPr>
            <w:noProof/>
            <w:webHidden/>
          </w:rPr>
          <w:instrText xml:space="preserve"> PAGEREF _Toc214889860 \h </w:instrText>
        </w:r>
        <w:r>
          <w:rPr>
            <w:noProof/>
            <w:webHidden/>
          </w:rPr>
        </w:r>
        <w:r>
          <w:rPr>
            <w:noProof/>
            <w:webHidden/>
          </w:rPr>
          <w:fldChar w:fldCharType="separate"/>
        </w:r>
        <w:r>
          <w:rPr>
            <w:noProof/>
            <w:webHidden/>
          </w:rPr>
          <w:t>296</w:t>
        </w:r>
        <w:r>
          <w:rPr>
            <w:noProof/>
            <w:webHidden/>
          </w:rPr>
          <w:fldChar w:fldCharType="end"/>
        </w:r>
      </w:hyperlink>
    </w:p>
    <w:p w14:paraId="08BC65EB" w14:textId="48D6BB89" w:rsidR="00464782" w:rsidRDefault="00464782">
      <w:pPr>
        <w:pStyle w:val="TOC1"/>
        <w:rPr>
          <w:rFonts w:asciiTheme="minorHAnsi" w:eastAsiaTheme="minorEastAsia" w:hAnsiTheme="minorHAnsi" w:cstheme="minorBidi"/>
          <w:noProof/>
          <w:kern w:val="2"/>
          <w14:ligatures w14:val="standardContextual"/>
        </w:rPr>
      </w:pPr>
      <w:hyperlink w:anchor="_Toc214889861" w:history="1">
        <w:r w:rsidRPr="008A1B3B">
          <w:rPr>
            <w:rStyle w:val="Hyperlink"/>
            <w:noProof/>
          </w:rPr>
          <w:t>Glossary</w:t>
        </w:r>
        <w:r>
          <w:rPr>
            <w:noProof/>
            <w:webHidden/>
          </w:rPr>
          <w:tab/>
        </w:r>
        <w:r>
          <w:rPr>
            <w:noProof/>
            <w:webHidden/>
          </w:rPr>
          <w:fldChar w:fldCharType="begin"/>
        </w:r>
        <w:r>
          <w:rPr>
            <w:noProof/>
            <w:webHidden/>
          </w:rPr>
          <w:instrText xml:space="preserve"> PAGEREF _Toc214889861 \h </w:instrText>
        </w:r>
        <w:r>
          <w:rPr>
            <w:noProof/>
            <w:webHidden/>
          </w:rPr>
        </w:r>
        <w:r>
          <w:rPr>
            <w:noProof/>
            <w:webHidden/>
          </w:rPr>
          <w:fldChar w:fldCharType="separate"/>
        </w:r>
        <w:r>
          <w:rPr>
            <w:noProof/>
            <w:webHidden/>
          </w:rPr>
          <w:t>299</w:t>
        </w:r>
        <w:r>
          <w:rPr>
            <w:noProof/>
            <w:webHidden/>
          </w:rPr>
          <w:fldChar w:fldCharType="end"/>
        </w:r>
      </w:hyperlink>
    </w:p>
    <w:p w14:paraId="38875DA2" w14:textId="71545B12" w:rsidR="00AA383B" w:rsidRPr="001F42D3" w:rsidRDefault="009F4303">
      <w:pPr>
        <w:ind w:hanging="2"/>
      </w:pPr>
      <w:r w:rsidRPr="001F42D3">
        <w:fldChar w:fldCharType="end"/>
      </w:r>
    </w:p>
    <w:p w14:paraId="3C1FEB31" w14:textId="77777777" w:rsidR="009F4303" w:rsidRPr="001F42D3" w:rsidRDefault="009F4303" w:rsidP="00F61918">
      <w:pPr>
        <w:ind w:hanging="2"/>
      </w:pPr>
    </w:p>
    <w:p w14:paraId="2F8E7A63" w14:textId="77777777" w:rsidR="009F4303" w:rsidRPr="001F42D3" w:rsidRDefault="009F4303">
      <w:pPr>
        <w:pStyle w:val="Heading1"/>
        <w:rPr>
          <w:noProof w:val="0"/>
        </w:rPr>
      </w:pPr>
      <w:bookmarkStart w:id="1" w:name="_Toc301797270"/>
      <w:bookmarkStart w:id="2" w:name="_Toc401769738"/>
      <w:bookmarkStart w:id="3" w:name="_Toc214889629"/>
      <w:bookmarkStart w:id="4" w:name="_Toc401769299"/>
      <w:r w:rsidRPr="001F42D3">
        <w:rPr>
          <w:noProof w:val="0"/>
        </w:rPr>
        <w:lastRenderedPageBreak/>
        <w:t>Introduction</w:t>
      </w:r>
      <w:bookmarkEnd w:id="1"/>
      <w:bookmarkEnd w:id="2"/>
      <w:bookmarkEnd w:id="3"/>
    </w:p>
    <w:bookmarkEnd w:id="4"/>
    <w:p w14:paraId="07F9FBAA" w14:textId="342EDF35" w:rsidR="00B11855" w:rsidRPr="001F42D3" w:rsidRDefault="003D003E" w:rsidP="001501FA">
      <w:pPr>
        <w:pStyle w:val="BodyText"/>
      </w:pPr>
      <w:r w:rsidRPr="001F42D3">
        <w:t>This document, Volume 2 of the IHE Device</w:t>
      </w:r>
      <w:r w:rsidR="00D8511F" w:rsidRPr="001F42D3">
        <w:t>s</w:t>
      </w:r>
      <w:r w:rsidRPr="001F42D3">
        <w:t xml:space="preserve"> (</w:t>
      </w:r>
      <w:r w:rsidR="00D8511F" w:rsidRPr="001F42D3">
        <w:t>DEV</w:t>
      </w:r>
      <w:r w:rsidRPr="001F42D3">
        <w:t>) Technical Framework, defines transactions used in IHE Patient Care Device profiles.</w:t>
      </w:r>
    </w:p>
    <w:p w14:paraId="1C38581D" w14:textId="77777777" w:rsidR="00B11855" w:rsidRPr="001F42D3" w:rsidRDefault="003D003E" w:rsidP="00123C7B">
      <w:pPr>
        <w:pStyle w:val="Heading2"/>
        <w:rPr>
          <w:noProof w:val="0"/>
        </w:rPr>
      </w:pPr>
      <w:bookmarkStart w:id="5" w:name="_Toc401769300"/>
      <w:bookmarkStart w:id="6" w:name="_Toc401769739"/>
      <w:bookmarkStart w:id="7" w:name="_Toc214889630"/>
      <w:r w:rsidRPr="001F42D3">
        <w:rPr>
          <w:noProof w:val="0"/>
        </w:rPr>
        <w:t>Introduction to IHE</w:t>
      </w:r>
      <w:bookmarkEnd w:id="5"/>
      <w:bookmarkEnd w:id="6"/>
      <w:bookmarkEnd w:id="7"/>
    </w:p>
    <w:p w14:paraId="7CFD1F71" w14:textId="77777777" w:rsidR="0032385F" w:rsidRPr="001F42D3" w:rsidRDefault="0032385F" w:rsidP="0032385F">
      <w:pPr>
        <w:pStyle w:val="BodyText"/>
      </w:pPr>
      <w:r w:rsidRPr="001F42D3">
        <w:t xml:space="preserve">Integrating the Healthcare Enterprise (IHE) is an international initiative to promote the use of standards to achieve interoperability among health information technology (HIT) systems and effective use of electronic health records (EHRs). IHE provides a forum for care providers, HIT experts and other stakeholders in several clinical and operational domains to reach consensus on standards-based solutions to critical interoperability issues. </w:t>
      </w:r>
    </w:p>
    <w:p w14:paraId="15AC2944" w14:textId="77777777" w:rsidR="0032385F" w:rsidRPr="001F42D3" w:rsidRDefault="0032385F" w:rsidP="0032385F">
      <w:pPr>
        <w:pStyle w:val="BodyText"/>
      </w:pPr>
      <w:r w:rsidRPr="001F42D3">
        <w:t>The primary output of IHE is system implementation guides, called IHE Profiles. IHE publishes each profile through a well-defined process of public review and trial implementation and gathers profiles that have reached final text status into an IHE Technical Framework, of which this volume is a part.</w:t>
      </w:r>
    </w:p>
    <w:p w14:paraId="0B64ADA0" w14:textId="2303FBAF" w:rsidR="00B11855" w:rsidRPr="001F42D3" w:rsidRDefault="0032385F" w:rsidP="0032385F">
      <w:pPr>
        <w:pStyle w:val="BodyText"/>
      </w:pPr>
      <w:r w:rsidRPr="001F42D3">
        <w:t xml:space="preserve">For general information regarding IHE, refer to </w:t>
      </w:r>
      <w:hyperlink r:id="rId10" w:history="1">
        <w:r w:rsidRPr="001F42D3">
          <w:rPr>
            <w:rStyle w:val="Hyperlink"/>
          </w:rPr>
          <w:t>www.ihe.net</w:t>
        </w:r>
      </w:hyperlink>
      <w:r w:rsidRPr="001F42D3">
        <w:t xml:space="preserve">. It is strongly recommended that, prior to reading this volume, the reader familiarizes themselves with the concepts defined in the </w:t>
      </w:r>
      <w:hyperlink r:id="rId11" w:history="1">
        <w:r w:rsidRPr="001F42D3">
          <w:rPr>
            <w:rStyle w:val="Hyperlink"/>
          </w:rPr>
          <w:t>IHE Technical Frameworks General Introduction</w:t>
        </w:r>
      </w:hyperlink>
    </w:p>
    <w:p w14:paraId="30657A64" w14:textId="77777777" w:rsidR="00B11855" w:rsidRPr="001F42D3" w:rsidRDefault="005F2DA6" w:rsidP="00123C7B">
      <w:pPr>
        <w:pStyle w:val="Heading2"/>
        <w:rPr>
          <w:noProof w:val="0"/>
        </w:rPr>
      </w:pPr>
      <w:bookmarkStart w:id="8" w:name="_Toc401769301"/>
      <w:bookmarkStart w:id="9" w:name="_Toc401769740"/>
      <w:bookmarkStart w:id="10" w:name="_Toc214889631"/>
      <w:r w:rsidRPr="001F42D3">
        <w:rPr>
          <w:noProof w:val="0"/>
        </w:rPr>
        <w:t>I</w:t>
      </w:r>
      <w:r w:rsidR="003D003E" w:rsidRPr="001F42D3">
        <w:rPr>
          <w:noProof w:val="0"/>
        </w:rPr>
        <w:t>ntended Audience</w:t>
      </w:r>
      <w:bookmarkEnd w:id="8"/>
      <w:bookmarkEnd w:id="9"/>
      <w:bookmarkEnd w:id="10"/>
      <w:r w:rsidR="003D003E" w:rsidRPr="001F42D3">
        <w:rPr>
          <w:noProof w:val="0"/>
        </w:rPr>
        <w:t xml:space="preserve"> </w:t>
      </w:r>
    </w:p>
    <w:p w14:paraId="401508B3" w14:textId="09598394" w:rsidR="00B11855" w:rsidRPr="001F42D3" w:rsidRDefault="003D003E" w:rsidP="00C660CF">
      <w:pPr>
        <w:pStyle w:val="BodyText"/>
      </w:pPr>
      <w:r w:rsidRPr="001F42D3">
        <w:t xml:space="preserve">The intended audience of </w:t>
      </w:r>
      <w:r w:rsidR="00DE2F03" w:rsidRPr="001F42D3">
        <w:t>IHE Devices Technical Framework</w:t>
      </w:r>
      <w:r w:rsidRPr="001F42D3">
        <w:t xml:space="preserve"> Volume 2 is:</w:t>
      </w:r>
    </w:p>
    <w:p w14:paraId="01FB819D" w14:textId="77777777" w:rsidR="00B11855" w:rsidRPr="001F42D3" w:rsidRDefault="003D003E" w:rsidP="005C1693">
      <w:pPr>
        <w:pStyle w:val="ListBullet2"/>
      </w:pPr>
      <w:r w:rsidRPr="001F42D3">
        <w:t xml:space="preserve">IT departments of healthcare institutions </w:t>
      </w:r>
    </w:p>
    <w:p w14:paraId="28A81B8F" w14:textId="77777777" w:rsidR="00B11855" w:rsidRPr="001F42D3" w:rsidRDefault="003D003E" w:rsidP="005C1693">
      <w:pPr>
        <w:pStyle w:val="ListBullet2"/>
      </w:pPr>
      <w:r w:rsidRPr="001F42D3">
        <w:t>Technical staff of vendors participating in the IHE initiative</w:t>
      </w:r>
    </w:p>
    <w:p w14:paraId="54360748" w14:textId="77777777" w:rsidR="00B11855" w:rsidRPr="001F42D3" w:rsidRDefault="003D003E" w:rsidP="005C1693">
      <w:pPr>
        <w:pStyle w:val="ListBullet2"/>
      </w:pPr>
      <w:r w:rsidRPr="001F42D3">
        <w:t>Experts involved in standards development</w:t>
      </w:r>
    </w:p>
    <w:p w14:paraId="37C226D4" w14:textId="77777777" w:rsidR="00B11855" w:rsidRPr="001F42D3" w:rsidRDefault="003D003E" w:rsidP="00123C7B">
      <w:pPr>
        <w:pStyle w:val="Heading2"/>
        <w:rPr>
          <w:noProof w:val="0"/>
        </w:rPr>
      </w:pPr>
      <w:bookmarkStart w:id="11" w:name="_Toc401769302"/>
      <w:bookmarkStart w:id="12" w:name="_Toc401769741"/>
      <w:bookmarkStart w:id="13" w:name="_Toc214889632"/>
      <w:r w:rsidRPr="001F42D3">
        <w:rPr>
          <w:noProof w:val="0"/>
        </w:rPr>
        <w:t>Overview of Technical Framework Volume 2</w:t>
      </w:r>
      <w:bookmarkEnd w:id="11"/>
      <w:bookmarkEnd w:id="12"/>
      <w:bookmarkEnd w:id="13"/>
    </w:p>
    <w:p w14:paraId="4DF1DDF9" w14:textId="77777777" w:rsidR="00AA2519" w:rsidRPr="001F42D3" w:rsidRDefault="00AA2519" w:rsidP="00AA2519">
      <w:pPr>
        <w:pStyle w:val="BodyText"/>
      </w:pPr>
      <w:r w:rsidRPr="001F42D3">
        <w:t xml:space="preserve">Volume 2 is comprised of several distinct sections:  </w:t>
      </w:r>
    </w:p>
    <w:p w14:paraId="52DD7132" w14:textId="77777777" w:rsidR="00AA2519" w:rsidRPr="001F42D3" w:rsidRDefault="00AA2519" w:rsidP="00AA2519">
      <w:pPr>
        <w:pStyle w:val="ListBullet2"/>
      </w:pPr>
      <w:r w:rsidRPr="001F42D3">
        <w:t>Section 1 provides background and reference material.</w:t>
      </w:r>
    </w:p>
    <w:p w14:paraId="144C7FE8" w14:textId="77777777" w:rsidR="00AA2519" w:rsidRPr="001F42D3" w:rsidRDefault="00AA2519" w:rsidP="00AA2519">
      <w:pPr>
        <w:pStyle w:val="ListBullet2"/>
      </w:pPr>
      <w:r w:rsidRPr="001F42D3">
        <w:t>Section 2 presents the conventions used in this volume to define the transactions.</w:t>
      </w:r>
    </w:p>
    <w:p w14:paraId="55D39A9B" w14:textId="77777777" w:rsidR="00AA2519" w:rsidRPr="001F42D3" w:rsidRDefault="00AA2519" w:rsidP="00AA2519">
      <w:pPr>
        <w:pStyle w:val="ListBullet2"/>
      </w:pPr>
      <w:r w:rsidRPr="001F42D3">
        <w:t>Section 3 defines &lt;Domain Name&gt; transactions in detail, specifying the roles for each actor, the standards employed, the information exchanged, and in some cases, implementation options for the transaction.</w:t>
      </w:r>
    </w:p>
    <w:p w14:paraId="31DF1669" w14:textId="77777777" w:rsidR="00AA2519" w:rsidRPr="001F42D3" w:rsidRDefault="00AA2519" w:rsidP="00AA2519">
      <w:pPr>
        <w:pStyle w:val="BodyText"/>
      </w:pPr>
      <w:r w:rsidRPr="001F42D3">
        <w:t>The appendices in Volume 2 provide clarification of technical details of the IHE data model and transactions. Code and message samples may also be stored on the IHE Google Drive. In this case, explicit links to the applicable Google Drive folder will be provided in the transaction text.</w:t>
      </w:r>
    </w:p>
    <w:p w14:paraId="566B7569" w14:textId="77777777" w:rsidR="00AA2519" w:rsidRPr="001F42D3" w:rsidRDefault="00AA2519" w:rsidP="00AA2519">
      <w:pPr>
        <w:pStyle w:val="BodyText"/>
      </w:pPr>
      <w:r w:rsidRPr="001F42D3">
        <w:t xml:space="preserve">Due to the length of the document, some domains may divide Volume 2 into smaller volumes labeled 2a, 2b, etc. In this case, the Volume 2 appendices are gathered in Volume 2x. </w:t>
      </w:r>
    </w:p>
    <w:p w14:paraId="407159BA" w14:textId="180B86AA" w:rsidR="00AA2519" w:rsidRPr="001F42D3" w:rsidRDefault="00AA2519" w:rsidP="00AA2519">
      <w:pPr>
        <w:pStyle w:val="BodyText"/>
      </w:pPr>
      <w:r w:rsidRPr="001F42D3">
        <w:lastRenderedPageBreak/>
        <w:t xml:space="preserve">For a brief overview of additional Technical Framework Volumes (TF-1, TF-3, TF-4), please see the IHE Technical Frameworks General Introduction, </w:t>
      </w:r>
      <w:hyperlink r:id="rId12" w:history="1">
        <w:r w:rsidRPr="001F42D3">
          <w:rPr>
            <w:rStyle w:val="Hyperlink"/>
          </w:rPr>
          <w:t>Section 5 - Structure of the IHE Technical Frameworks</w:t>
        </w:r>
      </w:hyperlink>
      <w:r w:rsidRPr="001F42D3">
        <w:rPr>
          <w:rStyle w:val="Hyperlink"/>
        </w:rPr>
        <w:t>.</w:t>
      </w:r>
    </w:p>
    <w:p w14:paraId="736C3E46" w14:textId="671D88F1" w:rsidR="00B11855" w:rsidRPr="001F42D3" w:rsidRDefault="003D003E" w:rsidP="006649D9">
      <w:pPr>
        <w:pStyle w:val="BodyText"/>
      </w:pPr>
      <w:r w:rsidRPr="001F42D3">
        <w:t xml:space="preserve">Code and message samples may also be stored on the IHE </w:t>
      </w:r>
      <w:r w:rsidR="00AA2519" w:rsidRPr="001F42D3">
        <w:t>Google Drive</w:t>
      </w:r>
      <w:r w:rsidRPr="001F42D3">
        <w:t xml:space="preserve">. In this case, explicit links to </w:t>
      </w:r>
      <w:r w:rsidR="00AA2519" w:rsidRPr="001F42D3">
        <w:t>Google Drive</w:t>
      </w:r>
      <w:r w:rsidRPr="001F42D3">
        <w:t xml:space="preserve"> will be provided in the transaction text.</w:t>
      </w:r>
    </w:p>
    <w:p w14:paraId="1A9DFE51" w14:textId="77777777" w:rsidR="00B11855" w:rsidRPr="001F42D3" w:rsidRDefault="003D003E" w:rsidP="00123C7B">
      <w:pPr>
        <w:pStyle w:val="Heading2"/>
        <w:rPr>
          <w:noProof w:val="0"/>
        </w:rPr>
      </w:pPr>
      <w:bookmarkStart w:id="14" w:name="_Toc401769303"/>
      <w:bookmarkStart w:id="15" w:name="_Toc401769742"/>
      <w:bookmarkStart w:id="16" w:name="_Toc214889633"/>
      <w:r w:rsidRPr="001F42D3">
        <w:rPr>
          <w:noProof w:val="0"/>
        </w:rPr>
        <w:t>Comment Process</w:t>
      </w:r>
      <w:bookmarkEnd w:id="14"/>
      <w:bookmarkEnd w:id="15"/>
      <w:bookmarkEnd w:id="16"/>
    </w:p>
    <w:p w14:paraId="3A3218B5" w14:textId="700CA1E6" w:rsidR="00B11855" w:rsidRPr="001F42D3" w:rsidRDefault="003D003E" w:rsidP="006649D9">
      <w:pPr>
        <w:pStyle w:val="BodyText"/>
      </w:pPr>
      <w:r w:rsidRPr="001F42D3">
        <w:t xml:space="preserve">IHE International welcomes comments on this document and the IHE initiative. </w:t>
      </w:r>
      <w:r w:rsidR="00AA2519" w:rsidRPr="001F42D3">
        <w:t>Comments on the IHE initiative can be submitted by sending an email to the co-chairs and secretary of the</w:t>
      </w:r>
      <w:r w:rsidR="00AA2519" w:rsidRPr="001F42D3" w:rsidDel="00AA2519">
        <w:t xml:space="preserve"> </w:t>
      </w:r>
      <w:del w:id="17" w:author="Kurt Elliason" w:date="2026-06-09T10:50:00Z" w16du:dateUtc="2026-06-09T15:50:00Z">
        <w:r w:rsidRPr="001F42D3" w:rsidDel="00B026C4">
          <w:delText xml:space="preserve"> </w:delText>
        </w:r>
      </w:del>
      <w:r w:rsidRPr="001F42D3">
        <w:t>Device</w:t>
      </w:r>
      <w:r w:rsidR="00EA34BF" w:rsidRPr="001F42D3">
        <w:t>s</w:t>
      </w:r>
      <w:r w:rsidRPr="001F42D3">
        <w:t xml:space="preserve"> domain committees at </w:t>
      </w:r>
      <w:hyperlink r:id="rId13" w:history="1">
        <w:r w:rsidR="00AA2519" w:rsidRPr="001F42D3">
          <w:rPr>
            <w:rStyle w:val="Hyperlink"/>
          </w:rPr>
          <w:t>dev@ihe.net</w:t>
        </w:r>
      </w:hyperlink>
      <w:r w:rsidRPr="001F42D3">
        <w:t>.</w:t>
      </w:r>
      <w:r w:rsidR="00AA2519" w:rsidRPr="001F42D3">
        <w:t xml:space="preserve"> Comments on this document can be submitted at </w:t>
      </w:r>
      <w:hyperlink r:id="rId14" w:history="1">
        <w:r w:rsidR="00AA2519" w:rsidRPr="001F42D3">
          <w:rPr>
            <w:rStyle w:val="Hyperlink"/>
          </w:rPr>
          <w:t>http://ihe.net/Domain_acronym_Public_Comments</w:t>
        </w:r>
      </w:hyperlink>
      <w:r w:rsidR="00AA2519" w:rsidRPr="001F42D3">
        <w:t>.</w:t>
      </w:r>
    </w:p>
    <w:p w14:paraId="2EEAA2D5" w14:textId="77777777" w:rsidR="00B11855" w:rsidRPr="001F42D3" w:rsidRDefault="003D003E" w:rsidP="00123C7B">
      <w:pPr>
        <w:pStyle w:val="Heading2"/>
        <w:rPr>
          <w:noProof w:val="0"/>
        </w:rPr>
      </w:pPr>
      <w:bookmarkStart w:id="18" w:name="_Toc401769304"/>
      <w:bookmarkStart w:id="19" w:name="_Toc401769743"/>
      <w:bookmarkStart w:id="20" w:name="_Toc214889634"/>
      <w:r w:rsidRPr="001F42D3">
        <w:rPr>
          <w:noProof w:val="0"/>
        </w:rPr>
        <w:t>Copyright Licenses</w:t>
      </w:r>
      <w:bookmarkEnd w:id="18"/>
      <w:bookmarkEnd w:id="19"/>
      <w:bookmarkEnd w:id="20"/>
    </w:p>
    <w:p w14:paraId="1E0A01AA" w14:textId="087CD2F5" w:rsidR="00B11855" w:rsidRDefault="00AA2519" w:rsidP="00B22B66">
      <w:pPr>
        <w:pStyle w:val="BodyText"/>
      </w:pPr>
      <w:r w:rsidRPr="001F42D3">
        <w:t xml:space="preserve">IHE technical documents refer to, and make use of, a number of standards developed and published by several standards development organizations. Please refer to the IHE Technical Frameworks General Introduction, </w:t>
      </w:r>
      <w:hyperlink r:id="rId15" w:history="1">
        <w:r w:rsidRPr="001F42D3">
          <w:rPr>
            <w:rStyle w:val="Hyperlink"/>
          </w:rPr>
          <w:t>Section 9 - Copyright Licenses</w:t>
        </w:r>
      </w:hyperlink>
      <w:r w:rsidRPr="001F42D3">
        <w:t xml:space="preserve"> for copyright license information for frequently referenced base standards. Information pertaining to the use of IHE International copyrighted materials is also available there</w:t>
      </w:r>
      <w:r w:rsidR="003D003E" w:rsidRPr="001F42D3">
        <w:t>.</w:t>
      </w:r>
      <w:bookmarkStart w:id="21" w:name="_Toc180594708"/>
      <w:bookmarkStart w:id="22" w:name="_Toc181623710"/>
      <w:bookmarkStart w:id="23" w:name="_Toc180594709"/>
      <w:bookmarkStart w:id="24" w:name="_Toc181623711"/>
      <w:bookmarkStart w:id="25" w:name="_Toc180594710"/>
      <w:bookmarkStart w:id="26" w:name="_Toc181623712"/>
      <w:bookmarkEnd w:id="21"/>
      <w:bookmarkEnd w:id="22"/>
      <w:bookmarkEnd w:id="23"/>
      <w:bookmarkEnd w:id="24"/>
      <w:bookmarkEnd w:id="25"/>
      <w:bookmarkEnd w:id="26"/>
    </w:p>
    <w:p w14:paraId="44AB3ED0" w14:textId="42942274" w:rsidR="00B22B66" w:rsidRPr="00B22B66" w:rsidRDefault="00B22B66" w:rsidP="00B22B66">
      <w:pPr>
        <w:pStyle w:val="Heading2"/>
      </w:pPr>
      <w:bookmarkStart w:id="27" w:name="_Toc214889635"/>
      <w:r>
        <w:t>Trademark</w:t>
      </w:r>
      <w:bookmarkEnd w:id="27"/>
    </w:p>
    <w:p w14:paraId="00EEA07E" w14:textId="1F21109E" w:rsidR="00B11855" w:rsidRPr="001F42D3" w:rsidRDefault="00AA2519" w:rsidP="00C10546">
      <w:pPr>
        <w:pStyle w:val="BodyText"/>
      </w:pPr>
      <w:r w:rsidRPr="001F42D3">
        <w:t>IHE</w:t>
      </w:r>
      <w:r w:rsidR="00B22B66" w:rsidRPr="005C1693">
        <w:t>®</w:t>
      </w:r>
      <w:r w:rsidRPr="00B22B66">
        <w:t xml:space="preserve"> </w:t>
      </w:r>
      <w:r w:rsidRPr="001F42D3">
        <w:t xml:space="preserve">and the IHE logo are trademarks of the Healthcare Information Management Systems Society in the United States and trademarks of IHE Europe in the European Community. Please refer to the IHE Technical Frameworks General Introduction, </w:t>
      </w:r>
      <w:hyperlink r:id="rId16" w:history="1">
        <w:r w:rsidRPr="001F42D3">
          <w:rPr>
            <w:rStyle w:val="Hyperlink"/>
          </w:rPr>
          <w:t>Section 10 - Trademark</w:t>
        </w:r>
      </w:hyperlink>
      <w:r w:rsidRPr="001F42D3">
        <w:t xml:space="preserve"> for information on their use</w:t>
      </w:r>
      <w:r w:rsidR="003D003E" w:rsidRPr="001F42D3">
        <w:t>.</w:t>
      </w:r>
    </w:p>
    <w:p w14:paraId="5D8FAB0F" w14:textId="77777777" w:rsidR="00B11855" w:rsidRPr="001F42D3" w:rsidRDefault="003D003E" w:rsidP="00123C7B">
      <w:pPr>
        <w:pStyle w:val="Heading2"/>
        <w:rPr>
          <w:noProof w:val="0"/>
        </w:rPr>
      </w:pPr>
      <w:bookmarkStart w:id="28" w:name="_Toc401769307"/>
      <w:bookmarkStart w:id="29" w:name="_Toc401769746"/>
      <w:bookmarkStart w:id="30" w:name="_Toc214889636"/>
      <w:r w:rsidRPr="001F42D3">
        <w:rPr>
          <w:noProof w:val="0"/>
        </w:rPr>
        <w:t>Disclaimer Regarding Patent Rights</w:t>
      </w:r>
      <w:bookmarkEnd w:id="28"/>
      <w:bookmarkEnd w:id="29"/>
      <w:bookmarkEnd w:id="30"/>
    </w:p>
    <w:p w14:paraId="6BA23B82" w14:textId="77777777" w:rsidR="00B11855" w:rsidRPr="001F42D3" w:rsidRDefault="003D003E" w:rsidP="006649D9">
      <w:pPr>
        <w:pStyle w:val="BodyText"/>
      </w:pPr>
      <w:r w:rsidRPr="001F42D3">
        <w:t xml:space="preserve">Attention is called to the possibility that implementation of the specifications in this document may require use of subject matter covered by patent rights. By publication of this document, no position is taken with respect to the existence or validity of any patent rights in connection therewith. IHE International is not responsible for identifying Necessary Patent Claims for which a license may be required, for conducting inquiries into the legal validity or scope of Patents Claims or determining whether any licensing terms or conditions provided in connection with submission of a Letter of Assurance, if any, or in any licensing agreements are reasonable or non-discriminatory. Users of the specifications in this document are expressly advised that determination of the validity of any patent rights, and the risk of infringement of such rights, is entirely their own responsibility. Further information about the IHE International patent disclosure process including links to forms for making disclosures is available at </w:t>
      </w:r>
      <w:hyperlink r:id="rId17" w:history="1">
        <w:r w:rsidRPr="001F42D3">
          <w:rPr>
            <w:color w:val="0000FF"/>
            <w:u w:val="single" w:color="0000FF"/>
          </w:rPr>
          <w:t>http://www.ihe.net/Patent_Disclosure_Process</w:t>
        </w:r>
      </w:hyperlink>
      <w:r w:rsidRPr="001F42D3">
        <w:t xml:space="preserve">. Please address questions about the patent disclosure process to the secretary of the IHE International Board: </w:t>
      </w:r>
      <w:hyperlink r:id="rId18" w:history="1">
        <w:r w:rsidRPr="001F42D3">
          <w:rPr>
            <w:color w:val="0000FF"/>
            <w:u w:val="single" w:color="0000FF"/>
          </w:rPr>
          <w:t>secretary@ihe.net</w:t>
        </w:r>
      </w:hyperlink>
      <w:r w:rsidRPr="001F42D3">
        <w:t>.</w:t>
      </w:r>
    </w:p>
    <w:p w14:paraId="49D1E675" w14:textId="77777777" w:rsidR="00B11855" w:rsidRPr="001F42D3" w:rsidRDefault="003D003E" w:rsidP="00123C7B">
      <w:pPr>
        <w:pStyle w:val="Heading2"/>
        <w:rPr>
          <w:noProof w:val="0"/>
        </w:rPr>
      </w:pPr>
      <w:bookmarkStart w:id="31" w:name="_Toc401769308"/>
      <w:bookmarkStart w:id="32" w:name="_Toc401769747"/>
      <w:bookmarkStart w:id="33" w:name="_Toc214889637"/>
      <w:r w:rsidRPr="001F42D3">
        <w:rPr>
          <w:noProof w:val="0"/>
        </w:rPr>
        <w:lastRenderedPageBreak/>
        <w:t>History of Document Changes</w:t>
      </w:r>
      <w:bookmarkEnd w:id="31"/>
      <w:bookmarkEnd w:id="32"/>
      <w:bookmarkEnd w:id="33"/>
    </w:p>
    <w:p w14:paraId="1482F6A4" w14:textId="77777777" w:rsidR="00B11855" w:rsidRPr="001F42D3" w:rsidRDefault="003D003E" w:rsidP="006649D9">
      <w:pPr>
        <w:pStyle w:val="BodyText"/>
        <w:rPr>
          <w:rStyle w:val="Emphasis"/>
        </w:rPr>
      </w:pPr>
      <w:r w:rsidRPr="001F42D3">
        <w:t>This section provides a brief summary of changes and additions to this document.</w:t>
      </w:r>
    </w:p>
    <w:p w14:paraId="7F3CA6C6" w14:textId="77777777" w:rsidR="00B11855" w:rsidRPr="001F42D3" w:rsidRDefault="00B11855" w:rsidP="006D7FD4">
      <w:pPr>
        <w:pStyle w:val="BodyText"/>
      </w:pPr>
    </w:p>
    <w:tbl>
      <w:tblPr>
        <w:tblW w:w="98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1435"/>
        <w:gridCol w:w="1373"/>
        <w:gridCol w:w="7056"/>
      </w:tblGrid>
      <w:tr w:rsidR="00C40FD5" w:rsidRPr="001F42D3" w14:paraId="66B97481" w14:textId="77777777" w:rsidTr="00792D5F">
        <w:trPr>
          <w:cantSplit/>
          <w:jc w:val="center"/>
        </w:trPr>
        <w:tc>
          <w:tcPr>
            <w:tcW w:w="1435" w:type="dxa"/>
            <w:shd w:val="clear" w:color="auto" w:fill="D9D9D9"/>
          </w:tcPr>
          <w:p w14:paraId="54D6F8C8" w14:textId="77777777" w:rsidR="00B11855" w:rsidRPr="001F42D3" w:rsidRDefault="003D003E" w:rsidP="00B43978">
            <w:pPr>
              <w:pStyle w:val="TableEntryHeader"/>
            </w:pPr>
            <w:r w:rsidRPr="001F42D3">
              <w:t>Date</w:t>
            </w:r>
          </w:p>
        </w:tc>
        <w:tc>
          <w:tcPr>
            <w:tcW w:w="1373" w:type="dxa"/>
            <w:shd w:val="clear" w:color="auto" w:fill="D9D9D9"/>
          </w:tcPr>
          <w:p w14:paraId="5612FE6D" w14:textId="77777777" w:rsidR="00B11855" w:rsidRPr="001F42D3" w:rsidRDefault="003D003E" w:rsidP="00B43978">
            <w:pPr>
              <w:pStyle w:val="TableEntryHeader"/>
            </w:pPr>
            <w:r w:rsidRPr="001F42D3">
              <w:t>Document Revision</w:t>
            </w:r>
          </w:p>
        </w:tc>
        <w:tc>
          <w:tcPr>
            <w:tcW w:w="7056" w:type="dxa"/>
            <w:shd w:val="clear" w:color="auto" w:fill="D9D9D9"/>
          </w:tcPr>
          <w:p w14:paraId="31B77969" w14:textId="77777777" w:rsidR="00B11855" w:rsidRPr="001F42D3" w:rsidRDefault="003D003E" w:rsidP="00B43978">
            <w:pPr>
              <w:pStyle w:val="TableEntryHeader"/>
            </w:pPr>
            <w:r w:rsidRPr="001F42D3">
              <w:t>Change Summary</w:t>
            </w:r>
          </w:p>
        </w:tc>
      </w:tr>
      <w:tr w:rsidR="00B11855" w:rsidRPr="001F42D3" w14:paraId="5DC0A79A" w14:textId="77777777" w:rsidTr="00792D5F">
        <w:trPr>
          <w:cantSplit/>
          <w:jc w:val="center"/>
        </w:trPr>
        <w:tc>
          <w:tcPr>
            <w:tcW w:w="1435" w:type="dxa"/>
          </w:tcPr>
          <w:p w14:paraId="73B75E03" w14:textId="77777777" w:rsidR="00B11855" w:rsidRPr="001F42D3" w:rsidRDefault="00F82FDF" w:rsidP="000166DD">
            <w:pPr>
              <w:pStyle w:val="TableEntry"/>
            </w:pPr>
            <w:r w:rsidRPr="001F42D3">
              <w:t>2014-1</w:t>
            </w:r>
            <w:r w:rsidR="0028464C" w:rsidRPr="001F42D3">
              <w:t>1-04</w:t>
            </w:r>
          </w:p>
        </w:tc>
        <w:tc>
          <w:tcPr>
            <w:tcW w:w="1373" w:type="dxa"/>
          </w:tcPr>
          <w:p w14:paraId="5C9EA188" w14:textId="77777777" w:rsidR="00B11855" w:rsidRPr="001F42D3" w:rsidRDefault="00F82FDF" w:rsidP="006C4856">
            <w:pPr>
              <w:pStyle w:val="TableEntry"/>
            </w:pPr>
            <w:r w:rsidRPr="001F42D3">
              <w:t>4.0</w:t>
            </w:r>
          </w:p>
        </w:tc>
        <w:tc>
          <w:tcPr>
            <w:tcW w:w="7056" w:type="dxa"/>
          </w:tcPr>
          <w:p w14:paraId="4CA7D5C4" w14:textId="77777777" w:rsidR="00B11855" w:rsidRPr="001F42D3" w:rsidRDefault="003D003E" w:rsidP="0087008C">
            <w:pPr>
              <w:pStyle w:val="TableEntry"/>
            </w:pPr>
            <w:r w:rsidRPr="001F42D3">
              <w:t xml:space="preserve">Incorporated approved Change Proposals Nos. 86-106 excluding withdrawn proposals. Integrated Sections 1 and 2 from 2014 Technical Framework Vol. 2 Templates and deleted </w:t>
            </w:r>
            <w:r w:rsidR="0087008C" w:rsidRPr="001F42D3">
              <w:t>material from Appendices which are no</w:t>
            </w:r>
            <w:r w:rsidRPr="001F42D3">
              <w:t>w included</w:t>
            </w:r>
            <w:r w:rsidR="0087008C" w:rsidRPr="001F42D3">
              <w:t xml:space="preserve"> by reference from</w:t>
            </w:r>
            <w:r w:rsidRPr="001F42D3">
              <w:t xml:space="preserve"> the General Introduction. IHE Glossary is now included by reference.</w:t>
            </w:r>
          </w:p>
        </w:tc>
      </w:tr>
      <w:tr w:rsidR="00B11855" w:rsidRPr="001F42D3" w14:paraId="2724C478" w14:textId="77777777" w:rsidTr="00792D5F">
        <w:trPr>
          <w:cantSplit/>
          <w:jc w:val="center"/>
        </w:trPr>
        <w:tc>
          <w:tcPr>
            <w:tcW w:w="1435" w:type="dxa"/>
          </w:tcPr>
          <w:p w14:paraId="42EAB243" w14:textId="77777777" w:rsidR="00B11855" w:rsidRPr="001F42D3" w:rsidRDefault="009167AE" w:rsidP="00C10546">
            <w:pPr>
              <w:pStyle w:val="TableEntry"/>
            </w:pPr>
            <w:r w:rsidRPr="001F42D3">
              <w:t>2015-</w:t>
            </w:r>
            <w:r w:rsidR="008C6449" w:rsidRPr="001F42D3">
              <w:t>10-</w:t>
            </w:r>
            <w:r w:rsidR="00957489" w:rsidRPr="001F42D3">
              <w:t>14</w:t>
            </w:r>
          </w:p>
        </w:tc>
        <w:tc>
          <w:tcPr>
            <w:tcW w:w="1373" w:type="dxa"/>
          </w:tcPr>
          <w:p w14:paraId="40C57CB9" w14:textId="77777777" w:rsidR="00B11855" w:rsidRPr="001F42D3" w:rsidRDefault="009167AE" w:rsidP="006C4856">
            <w:pPr>
              <w:pStyle w:val="TableEntry"/>
            </w:pPr>
            <w:r w:rsidRPr="001F42D3">
              <w:t>5.0</w:t>
            </w:r>
          </w:p>
        </w:tc>
        <w:tc>
          <w:tcPr>
            <w:tcW w:w="7056" w:type="dxa"/>
          </w:tcPr>
          <w:p w14:paraId="734E8A83" w14:textId="77777777" w:rsidR="00B11855" w:rsidRPr="001F42D3" w:rsidRDefault="009167AE" w:rsidP="006C4856">
            <w:pPr>
              <w:pStyle w:val="TableEntry"/>
            </w:pPr>
            <w:r w:rsidRPr="001F42D3">
              <w:t xml:space="preserve">Updated ACM </w:t>
            </w:r>
            <w:r w:rsidR="00FF5580" w:rsidRPr="001F42D3">
              <w:t>Profile</w:t>
            </w:r>
            <w:r w:rsidRPr="001F42D3">
              <w:t xml:space="preserve"> to include all approved CPs and for housekeeping.</w:t>
            </w:r>
            <w:r w:rsidR="00296955" w:rsidRPr="001F42D3">
              <w:t xml:space="preserve"> Incorporated other applicable CPs through CP 121.</w:t>
            </w:r>
          </w:p>
        </w:tc>
      </w:tr>
      <w:tr w:rsidR="00B11855" w:rsidRPr="001F42D3" w14:paraId="02A666C1" w14:textId="77777777" w:rsidTr="00792D5F">
        <w:trPr>
          <w:cantSplit/>
          <w:trHeight w:val="242"/>
          <w:jc w:val="center"/>
        </w:trPr>
        <w:tc>
          <w:tcPr>
            <w:tcW w:w="1435" w:type="dxa"/>
          </w:tcPr>
          <w:p w14:paraId="4891F341" w14:textId="1C807F62" w:rsidR="00B11855" w:rsidRPr="001F42D3" w:rsidRDefault="006D613E">
            <w:pPr>
              <w:pStyle w:val="TableEntry"/>
            </w:pPr>
            <w:r w:rsidRPr="001F42D3">
              <w:t>2016-1</w:t>
            </w:r>
            <w:r w:rsidR="00130543" w:rsidRPr="001F42D3">
              <w:t>1-09</w:t>
            </w:r>
          </w:p>
        </w:tc>
        <w:tc>
          <w:tcPr>
            <w:tcW w:w="1373" w:type="dxa"/>
          </w:tcPr>
          <w:p w14:paraId="222DDF47" w14:textId="77777777" w:rsidR="00B11855" w:rsidRPr="001F42D3" w:rsidRDefault="006D613E" w:rsidP="006C4856">
            <w:pPr>
              <w:pStyle w:val="TableEntry"/>
            </w:pPr>
            <w:r w:rsidRPr="001F42D3">
              <w:t>6.0</w:t>
            </w:r>
          </w:p>
        </w:tc>
        <w:tc>
          <w:tcPr>
            <w:tcW w:w="7056" w:type="dxa"/>
          </w:tcPr>
          <w:p w14:paraId="54DB7864" w14:textId="135BD644" w:rsidR="00B11855" w:rsidRPr="001F42D3" w:rsidRDefault="006D552F" w:rsidP="006C4856">
            <w:pPr>
              <w:pStyle w:val="TableEntry"/>
            </w:pPr>
            <w:r w:rsidRPr="001F42D3">
              <w:t>Incorporated</w:t>
            </w:r>
            <w:r w:rsidR="00123C7B" w:rsidRPr="001F42D3">
              <w:t xml:space="preserve"> </w:t>
            </w:r>
            <w:r w:rsidR="00513A74" w:rsidRPr="001F42D3">
              <w:t xml:space="preserve">applicable </w:t>
            </w:r>
            <w:r w:rsidR="00123C7B" w:rsidRPr="001F42D3">
              <w:t>CPs through CP 128</w:t>
            </w:r>
          </w:p>
        </w:tc>
      </w:tr>
      <w:tr w:rsidR="00166EF7" w:rsidRPr="001F42D3" w14:paraId="63CAC926" w14:textId="77777777" w:rsidTr="00792D5F">
        <w:trPr>
          <w:cantSplit/>
          <w:trHeight w:val="242"/>
          <w:jc w:val="center"/>
        </w:trPr>
        <w:tc>
          <w:tcPr>
            <w:tcW w:w="1435" w:type="dxa"/>
          </w:tcPr>
          <w:p w14:paraId="3E29DECE" w14:textId="5052068C" w:rsidR="00166EF7" w:rsidRPr="001F42D3" w:rsidRDefault="00166EF7">
            <w:pPr>
              <w:pStyle w:val="TableEntry"/>
            </w:pPr>
            <w:r w:rsidRPr="001F42D3">
              <w:t>2017-</w:t>
            </w:r>
            <w:r w:rsidR="007E0357" w:rsidRPr="001F42D3">
              <w:t>11-09</w:t>
            </w:r>
          </w:p>
        </w:tc>
        <w:tc>
          <w:tcPr>
            <w:tcW w:w="1373" w:type="dxa"/>
          </w:tcPr>
          <w:p w14:paraId="67554BDE" w14:textId="474A1A77" w:rsidR="00166EF7" w:rsidRPr="001F42D3" w:rsidRDefault="00166EF7" w:rsidP="006C4856">
            <w:pPr>
              <w:pStyle w:val="TableEntry"/>
            </w:pPr>
            <w:r w:rsidRPr="001F42D3">
              <w:t>7.0</w:t>
            </w:r>
          </w:p>
        </w:tc>
        <w:tc>
          <w:tcPr>
            <w:tcW w:w="7056" w:type="dxa"/>
          </w:tcPr>
          <w:p w14:paraId="4E4C64FB" w14:textId="27271696" w:rsidR="00166EF7" w:rsidRPr="001F42D3" w:rsidRDefault="00166EF7" w:rsidP="00404616">
            <w:pPr>
              <w:pStyle w:val="TableEntry"/>
            </w:pPr>
            <w:r w:rsidRPr="001F42D3">
              <w:t xml:space="preserve">Incorporated ACM </w:t>
            </w:r>
            <w:r w:rsidR="00EE799D" w:rsidRPr="001F42D3">
              <w:t>Profile</w:t>
            </w:r>
            <w:r w:rsidRPr="001F42D3">
              <w:t xml:space="preserve"> </w:t>
            </w:r>
            <w:r w:rsidR="00B018C1" w:rsidRPr="001F42D3">
              <w:t xml:space="preserve">CP 129 to add additional attributes from </w:t>
            </w:r>
            <w:r w:rsidR="00647994" w:rsidRPr="001F42D3">
              <w:t>[PCD-04]</w:t>
            </w:r>
            <w:r w:rsidR="00B018C1" w:rsidRPr="001F42D3">
              <w:t xml:space="preserve"> to </w:t>
            </w:r>
            <w:r w:rsidR="00645B27" w:rsidRPr="001F42D3">
              <w:t>[PCD-06]</w:t>
            </w:r>
            <w:r w:rsidR="00B018C1" w:rsidRPr="001F42D3">
              <w:t xml:space="preserve"> and </w:t>
            </w:r>
            <w:r w:rsidR="00901663" w:rsidRPr="001F42D3">
              <w:t>[PCD-07]</w:t>
            </w:r>
            <w:r w:rsidR="00B018C1" w:rsidRPr="001F42D3">
              <w:t xml:space="preserve"> messages, </w:t>
            </w:r>
            <w:r w:rsidRPr="001F42D3">
              <w:t>CP 130 to add table of minimally required attributes</w:t>
            </w:r>
            <w:r w:rsidR="00B018C1" w:rsidRPr="001F42D3">
              <w:t>,</w:t>
            </w:r>
            <w:r w:rsidRPr="001F42D3">
              <w:t xml:space="preserve"> CP 131 for </w:t>
            </w:r>
            <w:r w:rsidR="00645B27" w:rsidRPr="001F42D3">
              <w:t>[PCD-06]</w:t>
            </w:r>
            <w:r w:rsidRPr="001F42D3">
              <w:t xml:space="preserve"> update messages</w:t>
            </w:r>
            <w:r w:rsidR="00404616" w:rsidRPr="001F42D3">
              <w:t>,</w:t>
            </w:r>
            <w:r w:rsidRPr="001F42D3">
              <w:t xml:space="preserve"> and to add a mapping table of ISO 60601-1-8 alarm signal states to ACM </w:t>
            </w:r>
            <w:r w:rsidR="00647994" w:rsidRPr="001F42D3">
              <w:t>[PCD-04]</w:t>
            </w:r>
            <w:r w:rsidRPr="001F42D3">
              <w:t xml:space="preserve"> attribute values.</w:t>
            </w:r>
          </w:p>
        </w:tc>
      </w:tr>
      <w:tr w:rsidR="00085AA2" w:rsidRPr="001F42D3" w14:paraId="158B20BD" w14:textId="77777777" w:rsidTr="00792D5F">
        <w:trPr>
          <w:cantSplit/>
          <w:trHeight w:val="242"/>
          <w:jc w:val="center"/>
        </w:trPr>
        <w:tc>
          <w:tcPr>
            <w:tcW w:w="1435" w:type="dxa"/>
          </w:tcPr>
          <w:p w14:paraId="24545FF3" w14:textId="219A36D6" w:rsidR="00085AA2" w:rsidRPr="001F42D3" w:rsidRDefault="00085AA2">
            <w:pPr>
              <w:pStyle w:val="TableEntry"/>
            </w:pPr>
            <w:r w:rsidRPr="001F42D3">
              <w:t>2018-</w:t>
            </w:r>
            <w:r w:rsidR="00EA31E4" w:rsidRPr="001F42D3">
              <w:t>10-</w:t>
            </w:r>
            <w:r w:rsidR="008B728A" w:rsidRPr="001F42D3">
              <w:t>23</w:t>
            </w:r>
          </w:p>
        </w:tc>
        <w:tc>
          <w:tcPr>
            <w:tcW w:w="1373" w:type="dxa"/>
          </w:tcPr>
          <w:p w14:paraId="53F1BCA0" w14:textId="16879E0C" w:rsidR="00085AA2" w:rsidRPr="001F42D3" w:rsidRDefault="00085AA2" w:rsidP="006C4856">
            <w:pPr>
              <w:pStyle w:val="TableEntry"/>
            </w:pPr>
            <w:r w:rsidRPr="001F42D3">
              <w:t>8.0</w:t>
            </w:r>
          </w:p>
        </w:tc>
        <w:tc>
          <w:tcPr>
            <w:tcW w:w="7056" w:type="dxa"/>
          </w:tcPr>
          <w:p w14:paraId="50E952D1" w14:textId="77777777" w:rsidR="00085AA2" w:rsidRPr="001F42D3" w:rsidRDefault="00085AA2" w:rsidP="00404616">
            <w:pPr>
              <w:pStyle w:val="TableEntry"/>
            </w:pPr>
            <w:r w:rsidRPr="001F42D3">
              <w:t>Incorporated into ACM Profile</w:t>
            </w:r>
            <w:r w:rsidR="007D46DB" w:rsidRPr="001F42D3">
              <w:t xml:space="preserve"> approved CPs</w:t>
            </w:r>
          </w:p>
          <w:p w14:paraId="168134AB" w14:textId="34366804" w:rsidR="007D46DB" w:rsidRPr="001F42D3" w:rsidRDefault="007D46DB" w:rsidP="00404616">
            <w:pPr>
              <w:pStyle w:val="TableEntry"/>
            </w:pPr>
            <w:r w:rsidRPr="001F42D3">
              <w:t xml:space="preserve">135 – Change </w:t>
            </w:r>
            <w:r w:rsidR="00647994" w:rsidRPr="001F42D3">
              <w:t>[PCD-05]</w:t>
            </w:r>
            <w:r w:rsidRPr="001F42D3">
              <w:t xml:space="preserve"> to use R41 instead of R42</w:t>
            </w:r>
          </w:p>
          <w:p w14:paraId="1F73E7AB" w14:textId="55E43E56" w:rsidR="007D46DB" w:rsidRPr="001F42D3" w:rsidRDefault="007D46DB" w:rsidP="00404616">
            <w:pPr>
              <w:pStyle w:val="TableEntry"/>
            </w:pPr>
            <w:r w:rsidRPr="001F42D3">
              <w:t>136 – Add URI action to paired and unpaired MCR choices</w:t>
            </w:r>
          </w:p>
          <w:p w14:paraId="19D1F06D" w14:textId="264124BE" w:rsidR="007D46DB" w:rsidRPr="001F42D3" w:rsidRDefault="007D46DB" w:rsidP="00404616">
            <w:pPr>
              <w:pStyle w:val="TableEntry"/>
            </w:pPr>
            <w:r w:rsidRPr="001F42D3">
              <w:t xml:space="preserve">137 – Add Presentation ID to </w:t>
            </w:r>
            <w:r w:rsidR="00645B27" w:rsidRPr="001F42D3">
              <w:t>[PCD-06]</w:t>
            </w:r>
          </w:p>
          <w:p w14:paraId="7BDE2DAC" w14:textId="2C2B44D9" w:rsidR="001B4BA9" w:rsidRPr="001F42D3" w:rsidRDefault="001B4BA9" w:rsidP="001B4BA9">
            <w:pPr>
              <w:pStyle w:val="TableEntry"/>
            </w:pPr>
            <w:r w:rsidRPr="001F42D3">
              <w:t xml:space="preserve">And to correct incorrect statement regarding ACM Profile not using OBX-7 in </w:t>
            </w:r>
            <w:r w:rsidR="00647994" w:rsidRPr="001F42D3">
              <w:t>[PCD-04]</w:t>
            </w:r>
            <w:r w:rsidRPr="001F42D3">
              <w:t xml:space="preserve"> transactions.</w:t>
            </w:r>
          </w:p>
        </w:tc>
      </w:tr>
      <w:tr w:rsidR="004443F8" w:rsidRPr="001F42D3" w14:paraId="5FFA6BE0" w14:textId="77777777" w:rsidTr="00792D5F">
        <w:trPr>
          <w:cantSplit/>
          <w:trHeight w:val="242"/>
          <w:jc w:val="center"/>
        </w:trPr>
        <w:tc>
          <w:tcPr>
            <w:tcW w:w="1435" w:type="dxa"/>
          </w:tcPr>
          <w:p w14:paraId="297BE1E1" w14:textId="621FD1B2" w:rsidR="004443F8" w:rsidRPr="001F42D3" w:rsidRDefault="004443F8">
            <w:pPr>
              <w:pStyle w:val="TableEntry"/>
            </w:pPr>
            <w:r w:rsidRPr="001F42D3">
              <w:t>2019-1</w:t>
            </w:r>
            <w:r w:rsidR="00D761F6" w:rsidRPr="001F42D3">
              <w:t>2-12</w:t>
            </w:r>
          </w:p>
        </w:tc>
        <w:tc>
          <w:tcPr>
            <w:tcW w:w="1373" w:type="dxa"/>
          </w:tcPr>
          <w:p w14:paraId="1095381A" w14:textId="31EFC32A" w:rsidR="004443F8" w:rsidRPr="001F42D3" w:rsidRDefault="004443F8" w:rsidP="006C4856">
            <w:pPr>
              <w:pStyle w:val="TableEntry"/>
            </w:pPr>
            <w:r w:rsidRPr="001F42D3">
              <w:t>9.0</w:t>
            </w:r>
          </w:p>
        </w:tc>
        <w:tc>
          <w:tcPr>
            <w:tcW w:w="7056" w:type="dxa"/>
          </w:tcPr>
          <w:p w14:paraId="4E04977C" w14:textId="367012F7" w:rsidR="004443F8" w:rsidRPr="001F42D3" w:rsidRDefault="004443F8" w:rsidP="00404616">
            <w:pPr>
              <w:pStyle w:val="TableEntry"/>
            </w:pPr>
            <w:r w:rsidRPr="001F42D3">
              <w:t>Infusion Pump Event Communications approved by IHE PCD Technical and Planning Committees</w:t>
            </w:r>
            <w:r w:rsidR="00BE1C63" w:rsidRPr="001F42D3">
              <w:t xml:space="preserve"> as Final Text</w:t>
            </w:r>
            <w:r w:rsidRPr="001F42D3">
              <w:t>, so transaction</w:t>
            </w:r>
            <w:r w:rsidR="00BE1C63" w:rsidRPr="001F42D3">
              <w:t xml:space="preserve"> detail from Profile Supplement added to this Technical Framework volume</w:t>
            </w:r>
            <w:r w:rsidR="007F0B93" w:rsidRPr="001F42D3">
              <w:t xml:space="preserve"> and Appendix M with additional transaction details</w:t>
            </w:r>
            <w:r w:rsidR="006C6891" w:rsidRPr="001F42D3">
              <w:t>.</w:t>
            </w:r>
          </w:p>
          <w:p w14:paraId="43C43D28" w14:textId="6C247760" w:rsidR="004443F8" w:rsidRPr="001F42D3" w:rsidRDefault="004443F8" w:rsidP="00404616">
            <w:pPr>
              <w:pStyle w:val="TableEntry"/>
            </w:pPr>
            <w:bookmarkStart w:id="34" w:name="_Hlk101281628"/>
            <w:bookmarkStart w:id="35" w:name="OLE_LINK58"/>
            <w:r w:rsidRPr="001F42D3">
              <w:t>Incorporated approved Change Proposals</w:t>
            </w:r>
          </w:p>
          <w:bookmarkEnd w:id="34"/>
          <w:bookmarkEnd w:id="35"/>
          <w:p w14:paraId="15861C8F" w14:textId="1F83497E" w:rsidR="004443F8" w:rsidRPr="001F42D3" w:rsidRDefault="000E663C" w:rsidP="004443F8">
            <w:pPr>
              <w:pStyle w:val="TableEntry"/>
            </w:pPr>
            <w:r w:rsidRPr="001F42D3">
              <w:t xml:space="preserve">139 and </w:t>
            </w:r>
            <w:r w:rsidR="004443F8" w:rsidRPr="001F42D3">
              <w:t>140 – PIV Adding detail about supported use cases including bolus from existing infusion</w:t>
            </w:r>
            <w:r w:rsidR="00BE1C63" w:rsidRPr="001F42D3">
              <w:t xml:space="preserve"> (see CP-PCD-141)</w:t>
            </w:r>
            <w:r w:rsidR="004443F8" w:rsidRPr="001F42D3">
              <w:t xml:space="preserve"> and </w:t>
            </w:r>
            <w:r w:rsidR="00BE1C63" w:rsidRPr="001F42D3">
              <w:t xml:space="preserve">(see CP-PCD-142) </w:t>
            </w:r>
            <w:r w:rsidR="004443F8" w:rsidRPr="001F42D3">
              <w:t>multistep.</w:t>
            </w:r>
          </w:p>
          <w:p w14:paraId="0C1F32C8" w14:textId="29FCC7C3" w:rsidR="00BE1C63" w:rsidRPr="001F42D3" w:rsidRDefault="00BE1C63" w:rsidP="004443F8">
            <w:pPr>
              <w:pStyle w:val="TableEntry"/>
            </w:pPr>
            <w:r w:rsidRPr="001F42D3">
              <w:t>143 – ACM use optional OBX instance for display text</w:t>
            </w:r>
          </w:p>
          <w:p w14:paraId="61883F7B" w14:textId="0F1CD295" w:rsidR="00E92A44" w:rsidRPr="001F42D3" w:rsidRDefault="00E92A44" w:rsidP="004443F8">
            <w:pPr>
              <w:pStyle w:val="TableEntry"/>
            </w:pPr>
            <w:r w:rsidRPr="001F42D3">
              <w:t>144 – PIV – additional values for route of administration in RXR segment</w:t>
            </w:r>
          </w:p>
          <w:p w14:paraId="1300877B" w14:textId="4B35F75E" w:rsidR="00BE1C63" w:rsidRPr="001F42D3" w:rsidRDefault="00BE1C63" w:rsidP="004443F8">
            <w:pPr>
              <w:pStyle w:val="TableEntry"/>
            </w:pPr>
            <w:r w:rsidRPr="001F42D3">
              <w:t>145 – ACM add timing diagram (informative)</w:t>
            </w:r>
          </w:p>
          <w:p w14:paraId="4795FC3C" w14:textId="5CC10EF1" w:rsidR="004443F8" w:rsidRPr="001F42D3" w:rsidRDefault="00BE1C63" w:rsidP="00E92A44">
            <w:pPr>
              <w:pStyle w:val="TableEntry"/>
            </w:pPr>
            <w:r w:rsidRPr="001F42D3">
              <w:t>146 – add Appendix discussing Alarm Fatigue in relation to ACM Profile</w:t>
            </w:r>
          </w:p>
        </w:tc>
      </w:tr>
      <w:tr w:rsidR="00801CA6" w:rsidRPr="001F42D3" w14:paraId="79682BE2" w14:textId="77777777" w:rsidTr="00792D5F">
        <w:trPr>
          <w:cantSplit/>
          <w:trHeight w:val="242"/>
          <w:jc w:val="center"/>
        </w:trPr>
        <w:tc>
          <w:tcPr>
            <w:tcW w:w="1435" w:type="dxa"/>
          </w:tcPr>
          <w:p w14:paraId="4A2FEE4B" w14:textId="7BD15EAF" w:rsidR="00801CA6" w:rsidRPr="001F42D3" w:rsidRDefault="00F5417D">
            <w:pPr>
              <w:pStyle w:val="TableEntry"/>
            </w:pPr>
            <w:r>
              <w:lastRenderedPageBreak/>
              <w:t>NOV 2024</w:t>
            </w:r>
          </w:p>
        </w:tc>
        <w:tc>
          <w:tcPr>
            <w:tcW w:w="1373" w:type="dxa"/>
          </w:tcPr>
          <w:p w14:paraId="2BD594CE" w14:textId="30EB2B62" w:rsidR="00801CA6" w:rsidRPr="001F42D3" w:rsidRDefault="00801CA6" w:rsidP="006C4856">
            <w:pPr>
              <w:pStyle w:val="TableEntry"/>
            </w:pPr>
            <w:r w:rsidRPr="001F42D3">
              <w:t>10.0</w:t>
            </w:r>
          </w:p>
        </w:tc>
        <w:tc>
          <w:tcPr>
            <w:tcW w:w="7056" w:type="dxa"/>
          </w:tcPr>
          <w:p w14:paraId="428BCD2A" w14:textId="5E80AB5E" w:rsidR="00801CA6" w:rsidRPr="001F42D3" w:rsidRDefault="00801CA6" w:rsidP="00801CA6">
            <w:pPr>
              <w:pStyle w:val="TableEntry"/>
            </w:pPr>
            <w:bookmarkStart w:id="36" w:name="OLE_LINK74"/>
            <w:bookmarkStart w:id="37" w:name="OLE_LINK75"/>
            <w:bookmarkStart w:id="38" w:name="OLE_LINK47"/>
            <w:r w:rsidRPr="001F42D3">
              <w:t>Incorporated approved Change Proposals</w:t>
            </w:r>
          </w:p>
          <w:p w14:paraId="093B23F9" w14:textId="29C45D63" w:rsidR="00822F0A" w:rsidRPr="001F42D3" w:rsidRDefault="00822F0A" w:rsidP="00801CA6">
            <w:pPr>
              <w:pStyle w:val="TableEntry"/>
            </w:pPr>
            <w:r w:rsidRPr="001F42D3">
              <w:t>Since Patient Care Devices (PCD)</w:t>
            </w:r>
            <w:r w:rsidR="009F3CB2" w:rsidRPr="001F42D3">
              <w:t xml:space="preserve"> is now a Program of the IHE Devices (DEV) Domain, the proper prefix for the CP,</w:t>
            </w:r>
            <w:del w:id="39" w:author="Kurt Elliason" w:date="2026-06-09T10:50:00Z" w16du:dateUtc="2026-06-09T15:50:00Z">
              <w:r w:rsidR="009F3CB2" w:rsidRPr="001F42D3" w:rsidDel="00B026C4">
                <w:delText xml:space="preserve"> </w:delText>
              </w:r>
            </w:del>
            <w:r w:rsidR="009F3CB2" w:rsidRPr="001F42D3">
              <w:t xml:space="preserve"> is CP-DEV- rather than CP-PCD- to avoid confusion the older, more familiar forms may </w:t>
            </w:r>
            <w:r w:rsidR="00C376F6" w:rsidRPr="001F42D3">
              <w:t>continue in use</w:t>
            </w:r>
            <w:r w:rsidR="009F3CB2" w:rsidRPr="001F42D3">
              <w:t xml:space="preserve"> for a time</w:t>
            </w:r>
            <w:r w:rsidR="00C376F6" w:rsidRPr="001F42D3">
              <w:t xml:space="preserve"> </w:t>
            </w:r>
            <w:r w:rsidR="00D77880" w:rsidRPr="001F42D3">
              <w:t>d</w:t>
            </w:r>
            <w:r w:rsidR="00C376F6" w:rsidRPr="001F42D3">
              <w:t>uring the transition.</w:t>
            </w:r>
          </w:p>
          <w:p w14:paraId="60CC9109" w14:textId="2A2A621A" w:rsidR="00CB5472" w:rsidRPr="001F42D3" w:rsidRDefault="00894AC6" w:rsidP="00CB5472">
            <w:pPr>
              <w:pStyle w:val="TableEntry"/>
            </w:pPr>
            <w:r w:rsidRPr="001F42D3">
              <w:t>PCD-</w:t>
            </w:r>
            <w:r w:rsidR="00801CA6" w:rsidRPr="001F42D3">
              <w:t xml:space="preserve">147 - </w:t>
            </w:r>
            <w:r w:rsidR="00CB5472" w:rsidRPr="001F42D3">
              <w:t xml:space="preserve">Adding TCI Mode Information (IPEC </w:t>
            </w:r>
            <w:r w:rsidR="00277D6B">
              <w:t>Profile</w:t>
            </w:r>
            <w:r w:rsidR="00CB5472" w:rsidRPr="001F42D3">
              <w:t>)</w:t>
            </w:r>
          </w:p>
          <w:p w14:paraId="442C17FE" w14:textId="3E438815" w:rsidR="00CB5472" w:rsidRPr="001F42D3" w:rsidRDefault="00894AC6" w:rsidP="00CB5472">
            <w:pPr>
              <w:pStyle w:val="TableEntry"/>
            </w:pPr>
            <w:r w:rsidRPr="001F42D3">
              <w:t>PCD-</w:t>
            </w:r>
            <w:r w:rsidR="00CB5472" w:rsidRPr="001F42D3">
              <w:t>148 - Adding information regarding Channel Relay Mode</w:t>
            </w:r>
          </w:p>
          <w:p w14:paraId="4B19B6EA" w14:textId="25965EDB" w:rsidR="00CB5472" w:rsidRPr="001F42D3" w:rsidRDefault="00894AC6" w:rsidP="00CB5472">
            <w:pPr>
              <w:pStyle w:val="TableEntry"/>
            </w:pPr>
            <w:r w:rsidRPr="001F42D3">
              <w:t>PCD-</w:t>
            </w:r>
            <w:r w:rsidR="00CB5472" w:rsidRPr="001F42D3">
              <w:t>149 - Adding information regarding additional Route values</w:t>
            </w:r>
          </w:p>
          <w:p w14:paraId="7A874243" w14:textId="7B74256A" w:rsidR="00CB5472" w:rsidRPr="001F42D3" w:rsidRDefault="00894AC6" w:rsidP="00CB5472">
            <w:pPr>
              <w:pStyle w:val="TableEntry"/>
            </w:pPr>
            <w:bookmarkStart w:id="40" w:name="OLE_LINK59"/>
            <w:bookmarkStart w:id="41" w:name="OLE_LINK60"/>
            <w:r w:rsidRPr="001F42D3">
              <w:t>PCD-</w:t>
            </w:r>
            <w:r w:rsidR="00CB5472" w:rsidRPr="001F42D3">
              <w:t>150 –</w:t>
            </w:r>
            <w:bookmarkEnd w:id="40"/>
            <w:bookmarkEnd w:id="41"/>
            <w:r w:rsidR="00CB5472" w:rsidRPr="001F42D3">
              <w:t>Change PCD-05 field requirements and MSH-16 in PCD-04</w:t>
            </w:r>
          </w:p>
          <w:p w14:paraId="489AC97C" w14:textId="2EF773CD" w:rsidR="00CB5472" w:rsidRPr="001F42D3" w:rsidRDefault="00894AC6" w:rsidP="00CB5472">
            <w:pPr>
              <w:pStyle w:val="TableEntry"/>
            </w:pPr>
            <w:r w:rsidRPr="001F42D3">
              <w:t>PCD-</w:t>
            </w:r>
            <w:r w:rsidR="00CB5472" w:rsidRPr="001F42D3">
              <w:t xml:space="preserve">151 </w:t>
            </w:r>
            <w:r w:rsidR="002B195C" w:rsidRPr="001F42D3">
              <w:t>-</w:t>
            </w:r>
            <w:r w:rsidR="00CB5472" w:rsidRPr="001F42D3">
              <w:t>ACM HL7 Conformance OBR-3 and OBR-2</w:t>
            </w:r>
          </w:p>
          <w:p w14:paraId="52763549" w14:textId="72CF572B" w:rsidR="002B195C" w:rsidRPr="001F42D3" w:rsidRDefault="00894AC6" w:rsidP="002B195C">
            <w:pPr>
              <w:pStyle w:val="TableEntry"/>
            </w:pPr>
            <w:r w:rsidRPr="001F42D3">
              <w:t>PCD-</w:t>
            </w:r>
            <w:r w:rsidR="00CB5472" w:rsidRPr="001F42D3">
              <w:t>152 –</w:t>
            </w:r>
            <w:r w:rsidR="002B195C" w:rsidRPr="001F42D3">
              <w:t xml:space="preserve"> MEMDMC Use of MDC_OBS_MEM in OBR-4 in PCD-15</w:t>
            </w:r>
          </w:p>
          <w:p w14:paraId="65B4B3BA" w14:textId="6CB3F38C" w:rsidR="00CB5472" w:rsidRPr="001F42D3" w:rsidRDefault="00894AC6" w:rsidP="002B195C">
            <w:pPr>
              <w:pStyle w:val="TableEntry"/>
            </w:pPr>
            <w:r w:rsidRPr="001F42D3">
              <w:t>PCD-</w:t>
            </w:r>
            <w:r w:rsidR="00CB5472" w:rsidRPr="001F42D3">
              <w:t>153 –</w:t>
            </w:r>
            <w:r w:rsidR="002B195C" w:rsidRPr="001F42D3">
              <w:t>ACM Change PCD-05 PRT-9 from O or C to CE and occurrences to 0..1</w:t>
            </w:r>
          </w:p>
          <w:p w14:paraId="72251B13" w14:textId="436F0EB7" w:rsidR="00CB5472" w:rsidRPr="001F42D3" w:rsidRDefault="00894AC6" w:rsidP="002B195C">
            <w:pPr>
              <w:pStyle w:val="TableEntry"/>
            </w:pPr>
            <w:r w:rsidRPr="001F42D3">
              <w:t>PCD-</w:t>
            </w:r>
            <w:r w:rsidR="00CB5472" w:rsidRPr="001F42D3">
              <w:t>154 –</w:t>
            </w:r>
            <w:r w:rsidR="002B195C" w:rsidRPr="001F42D3">
              <w:t>ACM AR optional PCD-05 filtering</w:t>
            </w:r>
          </w:p>
          <w:p w14:paraId="6880DB10" w14:textId="5497697F" w:rsidR="00CB5472" w:rsidRPr="001F42D3" w:rsidRDefault="00894AC6" w:rsidP="002B195C">
            <w:pPr>
              <w:pStyle w:val="TableEntry"/>
            </w:pPr>
            <w:r w:rsidRPr="001F42D3">
              <w:t>PCD-</w:t>
            </w:r>
            <w:r w:rsidR="00CB5472" w:rsidRPr="001F42D3">
              <w:t>155 –</w:t>
            </w:r>
            <w:r w:rsidR="002B195C" w:rsidRPr="001F42D3">
              <w:t>IPEC Identifying infusion pump pillars / slots / racks</w:t>
            </w:r>
          </w:p>
          <w:p w14:paraId="5591F371" w14:textId="1E909459" w:rsidR="00CB5472" w:rsidRPr="001F42D3" w:rsidRDefault="00894AC6" w:rsidP="002B195C">
            <w:pPr>
              <w:pStyle w:val="TableEntry"/>
            </w:pPr>
            <w:r w:rsidRPr="001F42D3">
              <w:t>PCD-</w:t>
            </w:r>
            <w:r w:rsidR="00CB5472" w:rsidRPr="001F42D3">
              <w:t>156 –</w:t>
            </w:r>
            <w:r w:rsidR="002B195C" w:rsidRPr="001F42D3">
              <w:t xml:space="preserve"> Corrections to documentation for bolus from existing infusion</w:t>
            </w:r>
          </w:p>
          <w:p w14:paraId="05C878EC" w14:textId="0672E6FB" w:rsidR="00CB5472" w:rsidRPr="001F42D3" w:rsidRDefault="00894AC6" w:rsidP="00404616">
            <w:pPr>
              <w:pStyle w:val="TableEntry"/>
            </w:pPr>
            <w:r w:rsidRPr="001F42D3">
              <w:t>PCD-</w:t>
            </w:r>
            <w:r w:rsidR="00CB5472" w:rsidRPr="001F42D3">
              <w:t>157 –</w:t>
            </w:r>
            <w:r w:rsidR="002B195C" w:rsidRPr="001F42D3">
              <w:t xml:space="preserve"> </w:t>
            </w:r>
            <w:bookmarkStart w:id="42" w:name="_Hlk101283318"/>
            <w:bookmarkStart w:id="43" w:name="OLE_LINK73"/>
            <w:r w:rsidR="002B195C" w:rsidRPr="001F42D3">
              <w:t>ACM AM optional PCD-05 retransmission</w:t>
            </w:r>
            <w:bookmarkEnd w:id="42"/>
            <w:bookmarkEnd w:id="43"/>
          </w:p>
          <w:p w14:paraId="468E23AA" w14:textId="7132A0D2" w:rsidR="00CB5472" w:rsidRPr="001F42D3" w:rsidRDefault="00894AC6" w:rsidP="00404616">
            <w:pPr>
              <w:pStyle w:val="TableEntry"/>
            </w:pPr>
            <w:r w:rsidRPr="001F42D3">
              <w:t>PCD-</w:t>
            </w:r>
            <w:r w:rsidR="00CB5472" w:rsidRPr="001F42D3">
              <w:t>158 –</w:t>
            </w:r>
            <w:bookmarkStart w:id="44" w:name="OLE_LINK64"/>
            <w:bookmarkStart w:id="45" w:name="OLE_LINK65"/>
            <w:r w:rsidR="008E1A0C" w:rsidRPr="001F42D3">
              <w:t>DEC OBX-17 additional MeasureMode Table</w:t>
            </w:r>
            <w:bookmarkEnd w:id="44"/>
            <w:bookmarkEnd w:id="45"/>
          </w:p>
          <w:p w14:paraId="153C5B74" w14:textId="77777777" w:rsidR="00CB5472" w:rsidRPr="001F42D3" w:rsidRDefault="00894AC6" w:rsidP="00060CF0">
            <w:pPr>
              <w:pStyle w:val="TableEntry"/>
            </w:pPr>
            <w:r w:rsidRPr="001F42D3">
              <w:t>PCD-</w:t>
            </w:r>
            <w:r w:rsidR="00CB5472" w:rsidRPr="001F42D3">
              <w:t>159 –</w:t>
            </w:r>
            <w:r w:rsidR="008E1A0C" w:rsidRPr="001F42D3">
              <w:t>Correcting information in section E.2.3 Messages</w:t>
            </w:r>
            <w:bookmarkEnd w:id="36"/>
            <w:bookmarkEnd w:id="37"/>
            <w:bookmarkEnd w:id="38"/>
          </w:p>
          <w:p w14:paraId="1B89D574" w14:textId="77777777" w:rsidR="006B03D1" w:rsidRPr="001F42D3" w:rsidRDefault="006B03D1" w:rsidP="00060CF0">
            <w:pPr>
              <w:pStyle w:val="TableEntry"/>
            </w:pPr>
            <w:r w:rsidRPr="001F42D3">
              <w:t>PCD-161 - ACM alert identifier in OBR segment</w:t>
            </w:r>
          </w:p>
          <w:p w14:paraId="2BEB3502" w14:textId="0061B674" w:rsidR="006B03D1" w:rsidRPr="001F42D3" w:rsidRDefault="006B03D1" w:rsidP="00060CF0">
            <w:pPr>
              <w:pStyle w:val="TableEntry"/>
            </w:pPr>
            <w:r w:rsidRPr="001F42D3">
              <w:t>DEV-001 –</w:t>
            </w:r>
            <w:r w:rsidR="0020378C" w:rsidRPr="001F42D3">
              <w:t xml:space="preserve"> PCD-03 appendix example corrections</w:t>
            </w:r>
          </w:p>
          <w:p w14:paraId="383E89D1" w14:textId="502C0B0A" w:rsidR="006B03D1" w:rsidRPr="001F42D3" w:rsidRDefault="006B03D1" w:rsidP="006B03D1">
            <w:pPr>
              <w:pStyle w:val="TableEntry"/>
            </w:pPr>
            <w:r w:rsidRPr="001F42D3">
              <w:t>DEV-00</w:t>
            </w:r>
            <w:r w:rsidR="0020378C" w:rsidRPr="001F42D3">
              <w:t>2</w:t>
            </w:r>
            <w:r w:rsidRPr="001F42D3">
              <w:t xml:space="preserve"> –</w:t>
            </w:r>
            <w:r w:rsidR="00E22F31" w:rsidRPr="001F42D3">
              <w:t xml:space="preserve"> PCD-03 OBR-2 Placer Order Number</w:t>
            </w:r>
          </w:p>
          <w:p w14:paraId="1ED33415" w14:textId="627F6012" w:rsidR="0020378C" w:rsidRPr="001F42D3" w:rsidRDefault="0020378C" w:rsidP="0020378C">
            <w:pPr>
              <w:pStyle w:val="TableEntry"/>
            </w:pPr>
            <w:r w:rsidRPr="001F42D3">
              <w:t>DEV-009 –</w:t>
            </w:r>
            <w:r w:rsidR="00E22F31" w:rsidRPr="001F42D3">
              <w:t xml:space="preserve"> Remove N as a valid value for OBX-11 in IDCO messages</w:t>
            </w:r>
          </w:p>
          <w:p w14:paraId="0EE81CDB" w14:textId="7C1F7BA2" w:rsidR="0020378C" w:rsidRPr="001F42D3" w:rsidRDefault="0020378C" w:rsidP="0020378C">
            <w:pPr>
              <w:pStyle w:val="TableEntry"/>
            </w:pPr>
            <w:r w:rsidRPr="001F42D3">
              <w:t>DEV-010 –</w:t>
            </w:r>
            <w:r w:rsidR="00E22F31" w:rsidRPr="001F42D3">
              <w:t xml:space="preserve"> Clarify OBX and ED segments </w:t>
            </w:r>
          </w:p>
          <w:p w14:paraId="426352D8" w14:textId="71CC0B50" w:rsidR="0020378C" w:rsidRPr="001F42D3" w:rsidRDefault="0020378C" w:rsidP="0020378C">
            <w:pPr>
              <w:pStyle w:val="TableEntry"/>
            </w:pPr>
            <w:r w:rsidRPr="001F42D3">
              <w:t>DEV-011 –</w:t>
            </w:r>
            <w:r w:rsidR="00E22F31" w:rsidRPr="001F42D3">
              <w:t xml:space="preserve"> DEC OBR-4 allow MDC Codes</w:t>
            </w:r>
          </w:p>
          <w:p w14:paraId="785053AE" w14:textId="77777777" w:rsidR="006B03D1" w:rsidRPr="001F42D3" w:rsidRDefault="006B78C6" w:rsidP="00060CF0">
            <w:pPr>
              <w:pStyle w:val="TableEntry"/>
            </w:pPr>
            <w:r w:rsidRPr="001F42D3">
              <w:t xml:space="preserve">DEV-014 - </w:t>
            </w:r>
            <w:r w:rsidR="00DB5483" w:rsidRPr="001F42D3">
              <w:t>Update MDCX terms to final MDC terms from 11073-10101b</w:t>
            </w:r>
          </w:p>
          <w:p w14:paraId="3BBA6958" w14:textId="5C616A77" w:rsidR="00AA2519" w:rsidRPr="001F42D3" w:rsidRDefault="00AA2519" w:rsidP="00060CF0">
            <w:pPr>
              <w:pStyle w:val="TableEntry"/>
            </w:pPr>
            <w:r w:rsidRPr="001F42D3">
              <w:t>Updates to coincide with latest template version</w:t>
            </w:r>
          </w:p>
        </w:tc>
      </w:tr>
      <w:tr w:rsidR="00673D6E" w:rsidRPr="001F42D3" w14:paraId="3D8052C1" w14:textId="77777777" w:rsidTr="00792D5F">
        <w:trPr>
          <w:cantSplit/>
          <w:trHeight w:val="242"/>
          <w:jc w:val="center"/>
        </w:trPr>
        <w:tc>
          <w:tcPr>
            <w:tcW w:w="1435" w:type="dxa"/>
          </w:tcPr>
          <w:p w14:paraId="357D017C" w14:textId="77777777" w:rsidR="00673D6E" w:rsidRDefault="00673D6E">
            <w:pPr>
              <w:pStyle w:val="TableEntry"/>
            </w:pPr>
          </w:p>
        </w:tc>
        <w:tc>
          <w:tcPr>
            <w:tcW w:w="1373" w:type="dxa"/>
          </w:tcPr>
          <w:p w14:paraId="17AEBD0E" w14:textId="70370051" w:rsidR="00673D6E" w:rsidRPr="001F42D3" w:rsidRDefault="00673D6E" w:rsidP="006C4856">
            <w:pPr>
              <w:pStyle w:val="TableEntry"/>
            </w:pPr>
            <w:r>
              <w:t>11.0</w:t>
            </w:r>
          </w:p>
        </w:tc>
        <w:tc>
          <w:tcPr>
            <w:tcW w:w="7056" w:type="dxa"/>
          </w:tcPr>
          <w:p w14:paraId="79553715" w14:textId="77777777" w:rsidR="00673D6E" w:rsidRPr="001F42D3" w:rsidRDefault="00673D6E" w:rsidP="00673D6E">
            <w:pPr>
              <w:pStyle w:val="TableEntry"/>
            </w:pPr>
            <w:r w:rsidRPr="001F42D3">
              <w:t>Incorporated approved Change Proposals</w:t>
            </w:r>
          </w:p>
          <w:p w14:paraId="421B7D12" w14:textId="77777777" w:rsidR="00673D6E" w:rsidRDefault="00673D6E" w:rsidP="00801CA6">
            <w:pPr>
              <w:pStyle w:val="TableEntry"/>
            </w:pPr>
            <w:r>
              <w:t xml:space="preserve">DEV-021 - </w:t>
            </w:r>
            <w:r w:rsidRPr="00673D6E">
              <w:t>Update PCD-03 message definition and examples to clarify multistep programming</w:t>
            </w:r>
            <w:r>
              <w:t>.</w:t>
            </w:r>
          </w:p>
          <w:p w14:paraId="1B507CBD" w14:textId="5225CBCF" w:rsidR="008634BB" w:rsidRDefault="008634BB" w:rsidP="00801CA6">
            <w:pPr>
              <w:pStyle w:val="TableEntry"/>
            </w:pPr>
            <w:r>
              <w:t xml:space="preserve">DEV-022 - </w:t>
            </w:r>
            <w:r w:rsidRPr="008634BB">
              <w:t>Examples for Pillar/Rack/Slot</w:t>
            </w:r>
          </w:p>
          <w:p w14:paraId="77970DC7" w14:textId="77777777" w:rsidR="00673D6E" w:rsidRDefault="00AC3C47" w:rsidP="00801CA6">
            <w:pPr>
              <w:pStyle w:val="TableEntry"/>
            </w:pPr>
            <w:r>
              <w:t>DEV-</w:t>
            </w:r>
            <w:r w:rsidR="008634BB">
              <w:t>0</w:t>
            </w:r>
            <w:r>
              <w:t xml:space="preserve">23 - </w:t>
            </w:r>
            <w:r w:rsidRPr="00AC3C47">
              <w:t>Update Infusion Event Parameters and Example</w:t>
            </w:r>
          </w:p>
          <w:p w14:paraId="6AD5E68C" w14:textId="46CE3A32" w:rsidR="00ED2D84" w:rsidRDefault="00ED2D84" w:rsidP="00801CA6">
            <w:pPr>
              <w:pStyle w:val="TableEntry"/>
            </w:pPr>
            <w:r>
              <w:t xml:space="preserve">DEV-025 - </w:t>
            </w:r>
            <w:r w:rsidRPr="00ED2D84">
              <w:t>Update Table M.1.2.1-</w:t>
            </w:r>
            <w:r w:rsidR="00262078">
              <w:t>3</w:t>
            </w:r>
            <w:r w:rsidRPr="00ED2D84">
              <w:t xml:space="preserve"> – Clinical Scenarios</w:t>
            </w:r>
          </w:p>
          <w:p w14:paraId="52FEE83C" w14:textId="77777777" w:rsidR="00D462EC" w:rsidRDefault="00D462EC" w:rsidP="00801CA6">
            <w:pPr>
              <w:pStyle w:val="TableEntry"/>
              <w:rPr>
                <w:ins w:id="46" w:author="Kurt Elliason" w:date="2026-06-08T14:43:00Z" w16du:dateUtc="2026-06-08T19:43:00Z"/>
              </w:rPr>
            </w:pPr>
            <w:r>
              <w:t xml:space="preserve">DEV-026 - </w:t>
            </w:r>
            <w:r w:rsidRPr="00D462EC">
              <w:t>PCD TF ACM alert event identification</w:t>
            </w:r>
          </w:p>
          <w:p w14:paraId="25976EBF" w14:textId="1A49A625" w:rsidR="000C32B1" w:rsidRPr="001F42D3" w:rsidRDefault="000C32B1" w:rsidP="00801CA6">
            <w:pPr>
              <w:pStyle w:val="TableEntry"/>
            </w:pPr>
            <w:ins w:id="47" w:author="Kurt Elliason" w:date="2026-06-08T14:43:00Z" w16du:dateUtc="2026-06-08T19:43:00Z">
              <w:r>
                <w:t>Medical Equipment Management Location Services profile approved by Technical Committee</w:t>
              </w:r>
            </w:ins>
            <w:ins w:id="48" w:author="Kurt Elliason" w:date="2026-06-08T14:44:00Z" w16du:dateUtc="2026-06-08T19:44:00Z">
              <w:r>
                <w:t xml:space="preserve">, </w:t>
              </w:r>
              <w:r w:rsidRPr="001F42D3">
                <w:t>transaction detail from Profile Supplement added to this Technical Framework volume</w:t>
              </w:r>
              <w:r>
                <w:t>.</w:t>
              </w:r>
            </w:ins>
          </w:p>
        </w:tc>
      </w:tr>
    </w:tbl>
    <w:p w14:paraId="1576A396" w14:textId="3C8B4DF5" w:rsidR="00B11855" w:rsidRPr="001F42D3" w:rsidRDefault="00B11855" w:rsidP="00FC4803">
      <w:pPr>
        <w:pStyle w:val="BodyText"/>
      </w:pPr>
    </w:p>
    <w:p w14:paraId="036E7947" w14:textId="77777777" w:rsidR="00B11855" w:rsidRPr="001F42D3" w:rsidRDefault="00B11855" w:rsidP="00FC4803">
      <w:pPr>
        <w:pStyle w:val="BodyText"/>
      </w:pPr>
    </w:p>
    <w:p w14:paraId="402F4CB8" w14:textId="77777777" w:rsidR="00B11855" w:rsidRPr="001F42D3" w:rsidRDefault="00B11855" w:rsidP="00FC4803">
      <w:pPr>
        <w:pStyle w:val="BodyText"/>
      </w:pPr>
    </w:p>
    <w:p w14:paraId="719F03F6" w14:textId="77777777" w:rsidR="00B11855" w:rsidRPr="001F42D3" w:rsidRDefault="003D003E" w:rsidP="00123C7B">
      <w:pPr>
        <w:pStyle w:val="Heading1"/>
        <w:rPr>
          <w:noProof w:val="0"/>
        </w:rPr>
      </w:pPr>
      <w:bookmarkStart w:id="49" w:name="_Toc401769309"/>
      <w:bookmarkStart w:id="50" w:name="_Toc401769748"/>
      <w:bookmarkStart w:id="51" w:name="_Toc214889638"/>
      <w:r w:rsidRPr="001F42D3">
        <w:rPr>
          <w:noProof w:val="0"/>
        </w:rPr>
        <w:lastRenderedPageBreak/>
        <w:t>Conventions</w:t>
      </w:r>
      <w:bookmarkEnd w:id="49"/>
      <w:bookmarkEnd w:id="50"/>
      <w:bookmarkEnd w:id="51"/>
    </w:p>
    <w:p w14:paraId="7C67DB64" w14:textId="0D177779" w:rsidR="00D26FE7" w:rsidRPr="001F42D3" w:rsidRDefault="00B7340A" w:rsidP="00235CEC">
      <w:pPr>
        <w:pStyle w:val="BodyText"/>
      </w:pPr>
      <w:r w:rsidRPr="001F42D3">
        <w:t>This document has adopted the following conventions for representing the framework concepts and specifying how the standards upon which the IHE Technical Framework is based shall be applied</w:t>
      </w:r>
      <w:r w:rsidR="003D003E" w:rsidRPr="001F42D3">
        <w:t>.</w:t>
      </w:r>
    </w:p>
    <w:p w14:paraId="3758823D" w14:textId="77777777" w:rsidR="00B11855" w:rsidRPr="001F42D3" w:rsidRDefault="003D003E" w:rsidP="00123C7B">
      <w:pPr>
        <w:pStyle w:val="Heading2"/>
        <w:rPr>
          <w:noProof w:val="0"/>
        </w:rPr>
      </w:pPr>
      <w:bookmarkStart w:id="52" w:name="_Toc401769310"/>
      <w:bookmarkStart w:id="53" w:name="_Toc401769749"/>
      <w:bookmarkStart w:id="54" w:name="_Toc214889639"/>
      <w:r w:rsidRPr="001F42D3">
        <w:rPr>
          <w:noProof w:val="0"/>
        </w:rPr>
        <w:t>Transaction Modeling and Profiling Conventions</w:t>
      </w:r>
      <w:bookmarkEnd w:id="52"/>
      <w:bookmarkEnd w:id="53"/>
      <w:bookmarkEnd w:id="54"/>
    </w:p>
    <w:p w14:paraId="055007FF" w14:textId="0CD614EE" w:rsidR="002A7F9F" w:rsidRPr="001F42D3" w:rsidRDefault="00B7340A">
      <w:pPr>
        <w:pStyle w:val="BodyText"/>
      </w:pPr>
      <w:r w:rsidRPr="001F42D3">
        <w:t xml:space="preserve">In order to maintain consistent documentation, modeling methods for IHE transactions and profiling conventions for frequently used standards are maintained in the </w:t>
      </w:r>
      <w:r w:rsidRPr="001F42D3">
        <w:rPr>
          <w:iCs/>
        </w:rPr>
        <w:t xml:space="preserve">IHE </w:t>
      </w:r>
      <w:r w:rsidRPr="001F42D3">
        <w:t xml:space="preserve">Technical Frameworks General Introduction, </w:t>
      </w:r>
      <w:hyperlink r:id="rId19" w:history="1">
        <w:r w:rsidRPr="001F42D3">
          <w:rPr>
            <w:rStyle w:val="Hyperlink"/>
          </w:rPr>
          <w:t>Appendix E - Standards Profiling and Documentation Conventions</w:t>
        </w:r>
      </w:hyperlink>
      <w:r w:rsidRPr="001F42D3">
        <w:t>. Methods described include the Unified Modeling Language (UML) and standards conventions include DICOM, HL7 v2.x, HL7 Clinical Document Architecture (CDA) Documents, etc. These conventions are critical to understanding this volume and should be reviewed prior to reading this text</w:t>
      </w:r>
      <w:r w:rsidR="00EA31E4" w:rsidRPr="001F42D3">
        <w:t xml:space="preserve">. </w:t>
      </w:r>
    </w:p>
    <w:p w14:paraId="085FF028" w14:textId="7746C8FD" w:rsidR="002A7F9F" w:rsidRPr="001F42D3" w:rsidRDefault="002A7F9F" w:rsidP="00792D5F">
      <w:pPr>
        <w:pStyle w:val="Heading2"/>
        <w:rPr>
          <w:noProof w:val="0"/>
        </w:rPr>
      </w:pPr>
      <w:bookmarkStart w:id="55" w:name="_Toc214889640"/>
      <w:r w:rsidRPr="001F42D3">
        <w:rPr>
          <w:noProof w:val="0"/>
        </w:rPr>
        <w:t>Additional Standards Profil</w:t>
      </w:r>
      <w:r w:rsidR="0013430C" w:rsidRPr="001F42D3">
        <w:rPr>
          <w:noProof w:val="0"/>
        </w:rPr>
        <w:t>i</w:t>
      </w:r>
      <w:r w:rsidRPr="001F42D3">
        <w:rPr>
          <w:noProof w:val="0"/>
        </w:rPr>
        <w:t>ng Conventions</w:t>
      </w:r>
      <w:bookmarkEnd w:id="55"/>
    </w:p>
    <w:p w14:paraId="4E51C601" w14:textId="6164C542" w:rsidR="00B11855" w:rsidRPr="001F42D3" w:rsidRDefault="00B7340A" w:rsidP="00235CEC">
      <w:pPr>
        <w:pStyle w:val="BodyText"/>
      </w:pPr>
      <w:bookmarkStart w:id="56" w:name="_Toc527032158"/>
      <w:bookmarkStart w:id="57" w:name="_Toc527042948"/>
      <w:bookmarkStart w:id="58" w:name="_Toc527981412"/>
      <w:bookmarkStart w:id="59" w:name="_Toc527981914"/>
      <w:bookmarkEnd w:id="56"/>
      <w:bookmarkEnd w:id="57"/>
      <w:bookmarkEnd w:id="58"/>
      <w:bookmarkEnd w:id="59"/>
      <w:r w:rsidRPr="001F42D3">
        <w:t xml:space="preserve">This section defines profiling conventions for standards which are not described in the </w:t>
      </w:r>
      <w:hyperlink r:id="rId20" w:history="1">
        <w:r w:rsidRPr="001F42D3">
          <w:rPr>
            <w:rStyle w:val="Hyperlink"/>
          </w:rPr>
          <w:t>IHE Technical Frameworks General Introduction</w:t>
        </w:r>
      </w:hyperlink>
      <w:r w:rsidR="003D003E" w:rsidRPr="001F42D3">
        <w:t>.</w:t>
      </w:r>
    </w:p>
    <w:p w14:paraId="2885A0DE" w14:textId="77777777" w:rsidR="00870139" w:rsidRPr="001F42D3" w:rsidRDefault="00870139">
      <w:pPr>
        <w:pStyle w:val="BodyText"/>
      </w:pPr>
    </w:p>
    <w:p w14:paraId="0ADB3360" w14:textId="778E8119" w:rsidR="00647994" w:rsidRPr="001F42D3" w:rsidRDefault="00647994">
      <w:pPr>
        <w:pStyle w:val="BodyText"/>
      </w:pPr>
      <w:r w:rsidRPr="001F42D3">
        <w:t>No</w:t>
      </w:r>
      <w:r w:rsidR="00F07D04" w:rsidRPr="001F42D3">
        <w:t>ne</w:t>
      </w:r>
      <w:r w:rsidRPr="001F42D3">
        <w:t>.</w:t>
      </w:r>
    </w:p>
    <w:p w14:paraId="3225EF2E" w14:textId="77777777" w:rsidR="00B11855" w:rsidRPr="001F42D3" w:rsidRDefault="003D003E" w:rsidP="00123C7B">
      <w:pPr>
        <w:pStyle w:val="Heading2"/>
        <w:rPr>
          <w:noProof w:val="0"/>
        </w:rPr>
      </w:pPr>
      <w:bookmarkStart w:id="60" w:name="_Toc401769312"/>
      <w:bookmarkStart w:id="61" w:name="_Toc401769751"/>
      <w:bookmarkStart w:id="62" w:name="_Toc214889641"/>
      <w:r w:rsidRPr="001F42D3">
        <w:rPr>
          <w:noProof w:val="0"/>
        </w:rPr>
        <w:t>Use of Coded Entities and Coding Schemes</w:t>
      </w:r>
      <w:bookmarkEnd w:id="60"/>
      <w:bookmarkEnd w:id="61"/>
      <w:bookmarkEnd w:id="62"/>
    </w:p>
    <w:p w14:paraId="5984B700" w14:textId="77777777" w:rsidR="00B7340A" w:rsidRPr="001F42D3" w:rsidRDefault="00B7340A" w:rsidP="00B7340A">
      <w:pPr>
        <w:pStyle w:val="BodyText"/>
      </w:pPr>
      <w:r w:rsidRPr="001F42D3">
        <w:t>Where applicable, coding schemes required by the DICOM</w:t>
      </w:r>
      <w:r w:rsidRPr="001F42D3">
        <w:rPr>
          <w:vertAlign w:val="superscript"/>
        </w:rPr>
        <w:t>®</w:t>
      </w:r>
      <w:r w:rsidRPr="001F42D3">
        <w:t>, HL7</w:t>
      </w:r>
      <w:r w:rsidRPr="001F42D3">
        <w:rPr>
          <w:vertAlign w:val="superscript"/>
        </w:rPr>
        <w:t>®</w:t>
      </w:r>
      <w:r w:rsidRPr="001F42D3">
        <w:t>, LOINC</w:t>
      </w:r>
      <w:r w:rsidRPr="001F42D3">
        <w:rPr>
          <w:vertAlign w:val="superscript"/>
        </w:rPr>
        <w:t>®</w:t>
      </w:r>
      <w:r w:rsidRPr="001F42D3">
        <w:t>, and SNOMED</w:t>
      </w:r>
      <w:r w:rsidRPr="001F42D3">
        <w:rPr>
          <w:vertAlign w:val="superscript"/>
        </w:rPr>
        <w:t>®</w:t>
      </w:r>
      <w:r w:rsidRPr="001F42D3">
        <w:t xml:space="preserve"> standards are used in IHE Profiles. In the cases where such resources are not explicitly identified by standards, implementations may utilize any resource (including proprietary or local) provided any licensing/copyright requirements are satisfied.</w:t>
      </w:r>
    </w:p>
    <w:p w14:paraId="1293E9B2" w14:textId="6D4AE11E" w:rsidR="00647994" w:rsidRPr="001F42D3" w:rsidRDefault="00B7340A" w:rsidP="00647994">
      <w:pPr>
        <w:pStyle w:val="BodyText"/>
      </w:pPr>
      <w:r w:rsidRPr="001F42D3">
        <w:t xml:space="preserve">IHE does produce and maintain certain terminology. OIDs and URNs have been assigned for specific uses. The IHE process for managing OIDs and URNs is described at </w:t>
      </w:r>
      <w:hyperlink r:id="rId21" w:history="1">
        <w:r w:rsidRPr="001F42D3">
          <w:rPr>
            <w:rStyle w:val="Hyperlink"/>
          </w:rPr>
          <w:t>http://wiki.ihe.net/index.php/OID_Registration</w:t>
        </w:r>
      </w:hyperlink>
      <w:r w:rsidR="00647994" w:rsidRPr="001F42D3">
        <w:t>.</w:t>
      </w:r>
    </w:p>
    <w:p w14:paraId="104AD095" w14:textId="6CAB29D1" w:rsidR="00B11855" w:rsidRPr="001F42D3" w:rsidRDefault="003D003E" w:rsidP="00123C7B">
      <w:pPr>
        <w:pStyle w:val="Heading1"/>
        <w:rPr>
          <w:noProof w:val="0"/>
        </w:rPr>
      </w:pPr>
      <w:bookmarkStart w:id="63" w:name="_Toc527032161"/>
      <w:bookmarkStart w:id="64" w:name="_Toc527042951"/>
      <w:bookmarkStart w:id="65" w:name="_Toc527981415"/>
      <w:bookmarkStart w:id="66" w:name="_Toc527981917"/>
      <w:bookmarkStart w:id="67" w:name="_Toc527982331"/>
      <w:bookmarkStart w:id="68" w:name="_Toc527982711"/>
      <w:bookmarkStart w:id="69" w:name="_Toc401769313"/>
      <w:bookmarkStart w:id="70" w:name="_Toc401769752"/>
      <w:bookmarkStart w:id="71" w:name="_Toc214889642"/>
      <w:bookmarkEnd w:id="63"/>
      <w:bookmarkEnd w:id="64"/>
      <w:bookmarkEnd w:id="65"/>
      <w:bookmarkEnd w:id="66"/>
      <w:bookmarkEnd w:id="67"/>
      <w:bookmarkEnd w:id="68"/>
      <w:r w:rsidRPr="001F42D3">
        <w:rPr>
          <w:noProof w:val="0"/>
        </w:rPr>
        <w:lastRenderedPageBreak/>
        <w:t xml:space="preserve">IHE </w:t>
      </w:r>
      <w:r w:rsidR="00A167E4">
        <w:rPr>
          <w:noProof w:val="0"/>
        </w:rPr>
        <w:t>Devices</w:t>
      </w:r>
      <w:r w:rsidR="00A167E4" w:rsidRPr="001F42D3">
        <w:rPr>
          <w:noProof w:val="0"/>
        </w:rPr>
        <w:t xml:space="preserve"> </w:t>
      </w:r>
      <w:r w:rsidRPr="001F42D3">
        <w:rPr>
          <w:noProof w:val="0"/>
        </w:rPr>
        <w:t>Transactions</w:t>
      </w:r>
      <w:bookmarkEnd w:id="69"/>
      <w:bookmarkEnd w:id="70"/>
      <w:bookmarkEnd w:id="71"/>
    </w:p>
    <w:p w14:paraId="213091C3" w14:textId="4CA03D6F" w:rsidR="00B11855" w:rsidRPr="001F42D3" w:rsidRDefault="003D003E" w:rsidP="00FC4803">
      <w:pPr>
        <w:pStyle w:val="BodyText"/>
      </w:pPr>
      <w:r w:rsidRPr="001F42D3">
        <w:t xml:space="preserve">This section defines each IHE </w:t>
      </w:r>
      <w:r w:rsidR="00B7340A" w:rsidRPr="001F42D3">
        <w:t>Devices</w:t>
      </w:r>
      <w:r w:rsidR="00647994" w:rsidRPr="001F42D3">
        <w:t xml:space="preserve"> </w:t>
      </w:r>
      <w:r w:rsidRPr="001F42D3">
        <w:t>transaction in detail, specifying the standards used</w:t>
      </w:r>
      <w:r w:rsidR="00647994" w:rsidRPr="001F42D3">
        <w:t xml:space="preserve"> and the </w:t>
      </w:r>
      <w:r w:rsidRPr="001F42D3">
        <w:t>information transferred</w:t>
      </w:r>
      <w:r w:rsidR="00647994" w:rsidRPr="001F42D3">
        <w:t>.</w:t>
      </w:r>
    </w:p>
    <w:p w14:paraId="5F54B111" w14:textId="7A06891F" w:rsidR="00B11855" w:rsidRPr="001F42D3" w:rsidRDefault="003D003E" w:rsidP="00123C7B">
      <w:pPr>
        <w:pStyle w:val="Heading2"/>
        <w:rPr>
          <w:noProof w:val="0"/>
        </w:rPr>
      </w:pPr>
      <w:bookmarkStart w:id="72" w:name="_Toc401769314"/>
      <w:bookmarkStart w:id="73" w:name="_Toc401769753"/>
      <w:bookmarkStart w:id="74" w:name="_Toc214889643"/>
      <w:r w:rsidRPr="001F42D3">
        <w:rPr>
          <w:noProof w:val="0"/>
        </w:rPr>
        <w:t>Communicate PCD Data</w:t>
      </w:r>
      <w:bookmarkEnd w:id="72"/>
      <w:bookmarkEnd w:id="73"/>
      <w:r w:rsidR="00BB3E0D" w:rsidRPr="001F42D3">
        <w:rPr>
          <w:noProof w:val="0"/>
        </w:rPr>
        <w:t xml:space="preserve"> [PCD-01]</w:t>
      </w:r>
      <w:bookmarkEnd w:id="74"/>
    </w:p>
    <w:p w14:paraId="4F19C11A" w14:textId="2D296880" w:rsidR="00B11855" w:rsidRPr="001F42D3" w:rsidRDefault="003D003E" w:rsidP="00FC4803">
      <w:pPr>
        <w:pStyle w:val="BodyText"/>
      </w:pPr>
      <w:r w:rsidRPr="001F42D3">
        <w:t xml:space="preserve">This section specifies </w:t>
      </w:r>
      <w:r w:rsidR="00647994" w:rsidRPr="001F42D3">
        <w:t>t</w:t>
      </w:r>
      <w:r w:rsidRPr="001F42D3">
        <w:t xml:space="preserve">ransaction </w:t>
      </w:r>
      <w:r w:rsidR="00647994" w:rsidRPr="001F42D3">
        <w:t>[</w:t>
      </w:r>
      <w:r w:rsidRPr="001F42D3">
        <w:t>PCD-01</w:t>
      </w:r>
      <w:r w:rsidR="00647994" w:rsidRPr="001F42D3">
        <w:t>]</w:t>
      </w:r>
      <w:r w:rsidRPr="001F42D3">
        <w:t xml:space="preserve"> of the IHE Device</w:t>
      </w:r>
      <w:r w:rsidR="00423BE8" w:rsidRPr="001F42D3">
        <w:t>s</w:t>
      </w:r>
      <w:r w:rsidRPr="001F42D3">
        <w:t xml:space="preserve"> Technical Framework, which is used to transmit patient care device data between systems. Transaction </w:t>
      </w:r>
      <w:r w:rsidR="00647994" w:rsidRPr="001F42D3">
        <w:t>[</w:t>
      </w:r>
      <w:r w:rsidRPr="001F42D3">
        <w:t>PCD-01</w:t>
      </w:r>
      <w:r w:rsidR="00647994" w:rsidRPr="001F42D3">
        <w:t>]</w:t>
      </w:r>
      <w:r w:rsidRPr="001F42D3">
        <w:t xml:space="preserve"> is used by the Device Observation Reporter and Device Observation Consumer </w:t>
      </w:r>
      <w:r w:rsidR="00B054A1" w:rsidRPr="001F42D3">
        <w:t>A</w:t>
      </w:r>
      <w:r w:rsidRPr="001F42D3">
        <w:t xml:space="preserve">ctors. Note that these actor names are linked to abstract functions rather than to physical devices; a Device Observation Reporter may be implemented in a freestanding </w:t>
      </w:r>
      <w:r w:rsidR="00952547" w:rsidRPr="001F42D3">
        <w:t>system,</w:t>
      </w:r>
      <w:r w:rsidRPr="001F42D3">
        <w:t xml:space="preserve"> or it may be implemented in the Patient Care Device itself.</w:t>
      </w:r>
    </w:p>
    <w:p w14:paraId="2A11D9D0" w14:textId="77777777" w:rsidR="00B11855" w:rsidRPr="001F42D3" w:rsidRDefault="00035DED" w:rsidP="00123C7B">
      <w:pPr>
        <w:pStyle w:val="Heading3"/>
        <w:rPr>
          <w:noProof w:val="0"/>
        </w:rPr>
      </w:pPr>
      <w:bookmarkStart w:id="75" w:name="_Toc401769315"/>
      <w:bookmarkStart w:id="76" w:name="_Toc401769754"/>
      <w:bookmarkStart w:id="77" w:name="_Toc214889644"/>
      <w:r w:rsidRPr="001F42D3">
        <w:rPr>
          <w:noProof w:val="0"/>
        </w:rPr>
        <w:t>S</w:t>
      </w:r>
      <w:r w:rsidR="003D003E" w:rsidRPr="001F42D3">
        <w:rPr>
          <w:noProof w:val="0"/>
        </w:rPr>
        <w:t>cope</w:t>
      </w:r>
      <w:bookmarkEnd w:id="75"/>
      <w:bookmarkEnd w:id="76"/>
      <w:bookmarkEnd w:id="77"/>
    </w:p>
    <w:p w14:paraId="09DDD276" w14:textId="77777777" w:rsidR="00B11855" w:rsidRPr="001F42D3" w:rsidRDefault="003D003E" w:rsidP="00E2583A">
      <w:pPr>
        <w:pStyle w:val="BodyText"/>
      </w:pPr>
      <w:r w:rsidRPr="001F42D3">
        <w:t>This transaction is used to communicate PCD Data from:</w:t>
      </w:r>
    </w:p>
    <w:p w14:paraId="1DDFC0CD" w14:textId="77777777" w:rsidR="00B11855" w:rsidRPr="001F42D3" w:rsidRDefault="003D003E" w:rsidP="005C1693">
      <w:pPr>
        <w:pStyle w:val="ListBullet2"/>
      </w:pPr>
      <w:r w:rsidRPr="001F42D3">
        <w:t>A Device Observation Reporter (DOR) to a Device Observation Consumer (DOC).</w:t>
      </w:r>
    </w:p>
    <w:p w14:paraId="2BF43A56" w14:textId="77777777" w:rsidR="00B11855" w:rsidRPr="001F42D3" w:rsidRDefault="003D003E" w:rsidP="00123C7B">
      <w:pPr>
        <w:pStyle w:val="Heading3"/>
        <w:rPr>
          <w:noProof w:val="0"/>
        </w:rPr>
      </w:pPr>
      <w:bookmarkStart w:id="78" w:name="_Toc431232163"/>
      <w:bookmarkStart w:id="79" w:name="_Toc431237142"/>
      <w:bookmarkStart w:id="80" w:name="_Toc431238308"/>
      <w:bookmarkStart w:id="81" w:name="_Toc431288044"/>
      <w:bookmarkStart w:id="82" w:name="_Toc432168038"/>
      <w:bookmarkStart w:id="83" w:name="_Toc432421159"/>
      <w:bookmarkStart w:id="84" w:name="_Toc432514835"/>
      <w:bookmarkStart w:id="85" w:name="_Toc432516110"/>
      <w:bookmarkStart w:id="86" w:name="_Toc401769316"/>
      <w:bookmarkStart w:id="87" w:name="_Toc401769755"/>
      <w:bookmarkStart w:id="88" w:name="_Toc214889645"/>
      <w:bookmarkEnd w:id="78"/>
      <w:bookmarkEnd w:id="79"/>
      <w:bookmarkEnd w:id="80"/>
      <w:bookmarkEnd w:id="81"/>
      <w:bookmarkEnd w:id="82"/>
      <w:bookmarkEnd w:id="83"/>
      <w:bookmarkEnd w:id="84"/>
      <w:bookmarkEnd w:id="85"/>
      <w:r w:rsidRPr="001F42D3">
        <w:rPr>
          <w:noProof w:val="0"/>
        </w:rPr>
        <w:t>Use Case Roles</w:t>
      </w:r>
      <w:bookmarkEnd w:id="86"/>
      <w:bookmarkEnd w:id="87"/>
      <w:bookmarkEnd w:id="88"/>
    </w:p>
    <w:p w14:paraId="536EC21E" w14:textId="77777777" w:rsidR="00FD7EFA" w:rsidRPr="001F42D3" w:rsidRDefault="00FD7EFA" w:rsidP="002E3ED0">
      <w:pPr>
        <w:pStyle w:val="BodyText"/>
      </w:pPr>
    </w:p>
    <w:p w14:paraId="5B19E0AC" w14:textId="77777777" w:rsidR="00B11855" w:rsidRPr="001F42D3" w:rsidRDefault="00F73333" w:rsidP="002B062D">
      <w:pPr>
        <w:pStyle w:val="BodyText"/>
        <w:jc w:val="center"/>
      </w:pPr>
      <w:r w:rsidRPr="001F42D3">
        <w:rPr>
          <w:noProof/>
        </w:rPr>
        <mc:AlternateContent>
          <mc:Choice Requires="wps">
            <w:drawing>
              <wp:anchor distT="0" distB="0" distL="114300" distR="114300" simplePos="0" relativeHeight="251458048" behindDoc="0" locked="0" layoutInCell="1" allowOverlap="1" wp14:anchorId="48F0E357" wp14:editId="5C4E6768">
                <wp:simplePos x="0" y="0"/>
                <wp:positionH relativeFrom="column">
                  <wp:posOffset>4196715</wp:posOffset>
                </wp:positionH>
                <wp:positionV relativeFrom="paragraph">
                  <wp:posOffset>6076950</wp:posOffset>
                </wp:positionV>
                <wp:extent cx="1270" cy="237490"/>
                <wp:effectExtent l="76200" t="0" r="74930" b="48260"/>
                <wp:wrapNone/>
                <wp:docPr id="179"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70" cy="23749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A3904" id="Straight Connector 7" o:spid="_x0000_s1026" style="position:absolute;flip:y;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0.45pt,478.5pt" to="330.55pt,4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">
                <v:stroke startarrow="block"/>
              </v:line>
            </w:pict>
          </mc:Fallback>
        </mc:AlternateContent>
      </w:r>
      <w:r w:rsidRPr="001F42D3">
        <w:rPr>
          <w:noProof/>
        </w:rPr>
        <w:drawing>
          <wp:inline distT="0" distB="0" distL="0" distR="0" wp14:anchorId="46E1E2B6" wp14:editId="62C34977">
            <wp:extent cx="2255520" cy="246253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55520" cy="2462530"/>
                    </a:xfrm>
                    <a:prstGeom prst="rect">
                      <a:avLst/>
                    </a:prstGeom>
                    <a:noFill/>
                    <a:ln>
                      <a:noFill/>
                    </a:ln>
                  </pic:spPr>
                </pic:pic>
              </a:graphicData>
            </a:graphic>
          </wp:inline>
        </w:drawing>
      </w:r>
    </w:p>
    <w:p w14:paraId="0ACD1648" w14:textId="77777777" w:rsidR="00B11855" w:rsidRPr="001F42D3" w:rsidRDefault="003D003E" w:rsidP="00CF5627">
      <w:pPr>
        <w:pStyle w:val="FigureTitle"/>
      </w:pPr>
      <w:r w:rsidRPr="001F42D3">
        <w:t>Figure 3.1.2</w:t>
      </w:r>
      <w:r w:rsidR="00D52943" w:rsidRPr="001F42D3">
        <w:rPr>
          <w:rFonts w:eastAsia="MS Gothic"/>
        </w:rPr>
        <w:t>-</w:t>
      </w:r>
      <w:r w:rsidRPr="001F42D3">
        <w:t>1: Communicate PCD Data</w:t>
      </w:r>
    </w:p>
    <w:tbl>
      <w:tblPr>
        <w:tblW w:w="5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4410"/>
      </w:tblGrid>
      <w:tr w:rsidR="00855E3C" w:rsidRPr="001F42D3" w14:paraId="7ECF3650" w14:textId="77777777" w:rsidTr="00792D5F">
        <w:trPr>
          <w:jc w:val="center"/>
        </w:trPr>
        <w:tc>
          <w:tcPr>
            <w:tcW w:w="1188" w:type="dxa"/>
          </w:tcPr>
          <w:p w14:paraId="3D8B4702" w14:textId="77777777" w:rsidR="00855E3C" w:rsidRPr="001F42D3" w:rsidRDefault="00855E3C" w:rsidP="00B7340A">
            <w:pPr>
              <w:pStyle w:val="BodyText"/>
              <w:rPr>
                <w:b/>
                <w:bCs/>
              </w:rPr>
            </w:pPr>
            <w:r w:rsidRPr="001F42D3">
              <w:rPr>
                <w:rStyle w:val="Strong"/>
              </w:rPr>
              <w:t>Actor</w:t>
            </w:r>
          </w:p>
        </w:tc>
        <w:tc>
          <w:tcPr>
            <w:tcW w:w="4410" w:type="dxa"/>
          </w:tcPr>
          <w:p w14:paraId="232FE0C9" w14:textId="77777777" w:rsidR="00855E3C" w:rsidRPr="001F42D3" w:rsidRDefault="00855E3C" w:rsidP="00B7340A">
            <w:pPr>
              <w:pStyle w:val="BodyText"/>
            </w:pPr>
            <w:r w:rsidRPr="001F42D3">
              <w:t>Device Observation Reporter (DOR)</w:t>
            </w:r>
          </w:p>
        </w:tc>
      </w:tr>
      <w:tr w:rsidR="00855E3C" w:rsidRPr="001F42D3" w14:paraId="6A904A5D" w14:textId="77777777" w:rsidTr="00792D5F">
        <w:trPr>
          <w:jc w:val="center"/>
        </w:trPr>
        <w:tc>
          <w:tcPr>
            <w:tcW w:w="1188" w:type="dxa"/>
          </w:tcPr>
          <w:p w14:paraId="6E639D36" w14:textId="77777777" w:rsidR="00855E3C" w:rsidRPr="001F42D3" w:rsidRDefault="00855E3C" w:rsidP="00B7340A">
            <w:pPr>
              <w:pStyle w:val="BodyText"/>
              <w:rPr>
                <w:b/>
                <w:bCs/>
              </w:rPr>
            </w:pPr>
            <w:r w:rsidRPr="001F42D3">
              <w:rPr>
                <w:rStyle w:val="Strong"/>
              </w:rPr>
              <w:t>Role</w:t>
            </w:r>
          </w:p>
        </w:tc>
        <w:tc>
          <w:tcPr>
            <w:tcW w:w="4410" w:type="dxa"/>
          </w:tcPr>
          <w:p w14:paraId="7E930E15" w14:textId="77777777" w:rsidR="00855E3C" w:rsidRPr="001F42D3" w:rsidRDefault="00855E3C" w:rsidP="00B7340A">
            <w:pPr>
              <w:pStyle w:val="BodyText"/>
            </w:pPr>
            <w:r w:rsidRPr="001F42D3">
              <w:t>Sends PCD Data to DOC</w:t>
            </w:r>
          </w:p>
        </w:tc>
      </w:tr>
      <w:tr w:rsidR="00855E3C" w:rsidRPr="001F42D3" w14:paraId="5466FFFD" w14:textId="77777777" w:rsidTr="00792D5F">
        <w:trPr>
          <w:jc w:val="center"/>
        </w:trPr>
        <w:tc>
          <w:tcPr>
            <w:tcW w:w="1188" w:type="dxa"/>
          </w:tcPr>
          <w:p w14:paraId="3C81D309" w14:textId="77777777" w:rsidR="00855E3C" w:rsidRPr="001F42D3" w:rsidRDefault="00855E3C" w:rsidP="00B7340A">
            <w:pPr>
              <w:pStyle w:val="BodyText"/>
              <w:rPr>
                <w:b/>
                <w:bCs/>
              </w:rPr>
            </w:pPr>
            <w:r w:rsidRPr="001F42D3">
              <w:rPr>
                <w:rStyle w:val="Strong"/>
              </w:rPr>
              <w:t>Actor</w:t>
            </w:r>
          </w:p>
        </w:tc>
        <w:tc>
          <w:tcPr>
            <w:tcW w:w="4410" w:type="dxa"/>
          </w:tcPr>
          <w:p w14:paraId="5B89E6C5" w14:textId="77777777" w:rsidR="00855E3C" w:rsidRPr="001F42D3" w:rsidRDefault="00855E3C" w:rsidP="00B7340A">
            <w:pPr>
              <w:pStyle w:val="BodyText"/>
            </w:pPr>
            <w:r w:rsidRPr="001F42D3">
              <w:t>Device Observation Consumer (DOC)</w:t>
            </w:r>
          </w:p>
        </w:tc>
      </w:tr>
      <w:tr w:rsidR="00855E3C" w:rsidRPr="001F42D3" w14:paraId="244ED0EB" w14:textId="77777777" w:rsidTr="00792D5F">
        <w:trPr>
          <w:jc w:val="center"/>
        </w:trPr>
        <w:tc>
          <w:tcPr>
            <w:tcW w:w="1188" w:type="dxa"/>
          </w:tcPr>
          <w:p w14:paraId="0E776062" w14:textId="77777777" w:rsidR="00855E3C" w:rsidRPr="001F42D3" w:rsidRDefault="00855E3C" w:rsidP="00B7340A">
            <w:pPr>
              <w:pStyle w:val="BodyText"/>
              <w:rPr>
                <w:b/>
                <w:bCs/>
              </w:rPr>
            </w:pPr>
            <w:r w:rsidRPr="001F42D3">
              <w:rPr>
                <w:rStyle w:val="Strong"/>
              </w:rPr>
              <w:t>Role</w:t>
            </w:r>
          </w:p>
        </w:tc>
        <w:tc>
          <w:tcPr>
            <w:tcW w:w="4410" w:type="dxa"/>
          </w:tcPr>
          <w:p w14:paraId="14B9506B" w14:textId="77777777" w:rsidR="00855E3C" w:rsidRPr="001F42D3" w:rsidRDefault="00855E3C" w:rsidP="00B7340A">
            <w:pPr>
              <w:pStyle w:val="BodyText"/>
            </w:pPr>
            <w:r w:rsidRPr="001F42D3">
              <w:t>Receives PCD Data from DOR</w:t>
            </w:r>
          </w:p>
        </w:tc>
      </w:tr>
    </w:tbl>
    <w:p w14:paraId="7EB19C1D" w14:textId="77777777" w:rsidR="00B11855" w:rsidRPr="001F42D3" w:rsidRDefault="003D003E" w:rsidP="00D26FE7">
      <w:pPr>
        <w:pStyle w:val="Heading3"/>
        <w:rPr>
          <w:noProof w:val="0"/>
        </w:rPr>
      </w:pPr>
      <w:bookmarkStart w:id="89" w:name="_Toc401769317"/>
      <w:bookmarkStart w:id="90" w:name="_Toc401769756"/>
      <w:bookmarkStart w:id="91" w:name="_Toc214889646"/>
      <w:bookmarkStart w:id="92" w:name="OLE_LINK8"/>
      <w:r w:rsidRPr="001F42D3">
        <w:rPr>
          <w:noProof w:val="0"/>
        </w:rPr>
        <w:lastRenderedPageBreak/>
        <w:t>Referenced Standards</w:t>
      </w:r>
      <w:bookmarkEnd w:id="89"/>
      <w:bookmarkEnd w:id="90"/>
      <w:bookmarkEnd w:id="91"/>
    </w:p>
    <w:p w14:paraId="7EBEEF14" w14:textId="03FD9829" w:rsidR="00B11855" w:rsidRPr="001F42D3" w:rsidRDefault="006D613E" w:rsidP="005C1693">
      <w:pPr>
        <w:pStyle w:val="ListBullet2"/>
      </w:pPr>
      <w:r w:rsidRPr="001F42D3">
        <w:t>HL7</w:t>
      </w:r>
      <w:r w:rsidR="00995105" w:rsidRPr="001F42D3">
        <w:t xml:space="preserve"> </w:t>
      </w:r>
      <w:r w:rsidR="003D003E" w:rsidRPr="001F42D3">
        <w:t xml:space="preserve">- </w:t>
      </w:r>
      <w:r w:rsidRPr="001F42D3">
        <w:t>HL7</w:t>
      </w:r>
      <w:r w:rsidR="003D003E" w:rsidRPr="001F42D3">
        <w:t xml:space="preserve"> Version 2.6 Chapter 7 Observation Reporting </w:t>
      </w:r>
    </w:p>
    <w:p w14:paraId="35892B72" w14:textId="746764E6" w:rsidR="00F56771" w:rsidRPr="001F42D3" w:rsidRDefault="00F56771" w:rsidP="005C1693">
      <w:pPr>
        <w:pStyle w:val="ListBullet2"/>
      </w:pPr>
      <w:r w:rsidRPr="001F42D3">
        <w:t>HL7 – HL7 Version 2.7</w:t>
      </w:r>
      <w:r w:rsidR="007A6C1E" w:rsidRPr="001F42D3">
        <w:t xml:space="preserve"> Chapter 7 Observation Reporting – PRT Participation Segment with added fields for Unique Device Identification (UDI)</w:t>
      </w:r>
    </w:p>
    <w:p w14:paraId="7DE6DDDB" w14:textId="77777777" w:rsidR="00B11855" w:rsidRPr="001F42D3" w:rsidRDefault="003D003E" w:rsidP="005C1693">
      <w:pPr>
        <w:pStyle w:val="ListBullet2"/>
      </w:pPr>
      <w:r w:rsidRPr="001F42D3">
        <w:t>ISO/IEEE 11073-10201 Domain Information Model</w:t>
      </w:r>
    </w:p>
    <w:p w14:paraId="1CDA03AF" w14:textId="77777777" w:rsidR="00B11855" w:rsidRPr="001F42D3" w:rsidRDefault="003D003E" w:rsidP="005C1693">
      <w:pPr>
        <w:pStyle w:val="ListBullet2"/>
      </w:pPr>
      <w:r w:rsidRPr="001F42D3">
        <w:t>ISO/IEEE 11073-10101 Nomenclature</w:t>
      </w:r>
    </w:p>
    <w:p w14:paraId="747BF696" w14:textId="77777777" w:rsidR="008315EB" w:rsidRPr="001F42D3" w:rsidRDefault="008315EB" w:rsidP="005C1693">
      <w:pPr>
        <w:pStyle w:val="ListBullet2"/>
      </w:pPr>
      <w:bookmarkStart w:id="93" w:name="OLE_LINK4"/>
      <w:r w:rsidRPr="001F42D3">
        <w:t xml:space="preserve">ISO/IEEE 11073-10102-2012 Nomenclature - Annotated ECG defines additional ECG lead identifiers and code offsets &gt; 65 that </w:t>
      </w:r>
      <w:r w:rsidRPr="005C1693">
        <w:t>shall</w:t>
      </w:r>
      <w:r w:rsidRPr="001F42D3">
        <w:t xml:space="preserve"> be used as needed by sending systems and </w:t>
      </w:r>
      <w:r w:rsidRPr="005C1693">
        <w:t>shall</w:t>
      </w:r>
      <w:r w:rsidRPr="001F42D3">
        <w:t xml:space="preserve"> be understood by receiving systems.</w:t>
      </w:r>
    </w:p>
    <w:p w14:paraId="52AFC48A" w14:textId="2F40C061" w:rsidR="008315EB" w:rsidRPr="001F42D3" w:rsidRDefault="008315EB" w:rsidP="005C1693">
      <w:pPr>
        <w:pStyle w:val="BodyText"/>
      </w:pPr>
      <w:r w:rsidRPr="005C1693">
        <w:rPr>
          <w:b/>
          <w:bCs/>
        </w:rPr>
        <w:t>Note:</w:t>
      </w:r>
      <w:r w:rsidRPr="001F42D3">
        <w:t xml:space="preserve">  The code offsets 0 to 65 originally defined by ISO/IEEE 11073-10101:2004 Annex A are identical to those defined by ISO/IEEE 11073-10102-2012 and can convey the ECG leads typically reported by a traditional 12-lead resting, stress or Holter ECG in a compatible manner without pre</w:t>
      </w:r>
      <w:r w:rsidR="007E5D01" w:rsidRPr="001F42D3">
        <w:t>-</w:t>
      </w:r>
      <w:r w:rsidRPr="001F42D3">
        <w:t>coordination.</w:t>
      </w:r>
    </w:p>
    <w:bookmarkEnd w:id="92"/>
    <w:bookmarkEnd w:id="93"/>
    <w:p w14:paraId="72CC246B" w14:textId="657B297A" w:rsidR="00B11855" w:rsidRPr="001F42D3" w:rsidRDefault="003D003E" w:rsidP="00B7340A">
      <w:pPr>
        <w:pStyle w:val="BodyText"/>
      </w:pPr>
      <w:r w:rsidRPr="001F42D3">
        <w:t>The IHE Device</w:t>
      </w:r>
      <w:r w:rsidR="007E5D01" w:rsidRPr="001F42D3">
        <w:t>s</w:t>
      </w:r>
      <w:r w:rsidRPr="001F42D3">
        <w:t xml:space="preserve"> Technical Framework uses an information model and a nomenclature from the IEEE 11073. The information model is defined in ISO/IEEE 11073-10201 Health Informatics – Point-of-care medical device communication – Part 10201: Domain Information Model. The nomenclature is defined in ISO/IEEE 11073-10101 Health Informatics – Point -of-care medical device communication – Part 10101: Nomenclature. Familiarity with these standards is necessary for implementers of the Device Observation Reporter and Device Observation Consumer </w:t>
      </w:r>
      <w:r w:rsidR="00B054A1" w:rsidRPr="001F42D3">
        <w:t>Actors</w:t>
      </w:r>
      <w:r w:rsidRPr="001F42D3">
        <w:t>.</w:t>
      </w:r>
    </w:p>
    <w:p w14:paraId="1C9E0087" w14:textId="4C24ACEB" w:rsidR="00B11855" w:rsidRPr="001F42D3" w:rsidRDefault="006D613E" w:rsidP="00B7340A">
      <w:pPr>
        <w:pStyle w:val="BodyText"/>
      </w:pPr>
      <w:r w:rsidRPr="001F42D3">
        <w:t>HL7</w:t>
      </w:r>
      <w:r w:rsidR="00995105" w:rsidRPr="001F42D3">
        <w:t xml:space="preserve"> </w:t>
      </w:r>
      <w:r w:rsidR="003D003E" w:rsidRPr="001F42D3">
        <w:t xml:space="preserve">V2.6 Chapter 7 Observation Reporting defines the general </w:t>
      </w:r>
      <w:r w:rsidRPr="001F42D3">
        <w:t>HL7</w:t>
      </w:r>
      <w:r w:rsidR="00995105" w:rsidRPr="001F42D3">
        <w:t xml:space="preserve"> </w:t>
      </w:r>
      <w:r w:rsidR="003D003E" w:rsidRPr="001F42D3">
        <w:t xml:space="preserve">syntax and coding requirements related to observation reporting, used for PCD data communications in the </w:t>
      </w:r>
      <w:r w:rsidR="007E67D4" w:rsidRPr="001F42D3">
        <w:t>DEV TF</w:t>
      </w:r>
      <w:r w:rsidR="003D003E" w:rsidRPr="001F42D3">
        <w:t xml:space="preserve">. Familiarity with </w:t>
      </w:r>
      <w:r w:rsidRPr="001F42D3">
        <w:t>HL7</w:t>
      </w:r>
      <w:r w:rsidR="00995105" w:rsidRPr="001F42D3">
        <w:t xml:space="preserve"> </w:t>
      </w:r>
      <w:r w:rsidR="003D003E" w:rsidRPr="001F42D3">
        <w:t xml:space="preserve">Chapter 7 is necessary for implementers of the </w:t>
      </w:r>
      <w:r w:rsidR="007E67D4" w:rsidRPr="001F42D3">
        <w:t>DEV TF</w:t>
      </w:r>
      <w:r w:rsidR="003D003E" w:rsidRPr="001F42D3">
        <w:t xml:space="preserve"> transactions.</w:t>
      </w:r>
    </w:p>
    <w:p w14:paraId="748704FF" w14:textId="2D8E4E52" w:rsidR="00B11855" w:rsidRPr="001F42D3" w:rsidRDefault="003D003E" w:rsidP="00B7340A">
      <w:pPr>
        <w:pStyle w:val="BodyText"/>
      </w:pPr>
      <w:r w:rsidRPr="001F42D3">
        <w:t xml:space="preserve">This Technical Framework specifies conventions that are used to represent the information model hierarchy for medical devices embodied in the IEEE 11073 Domain Information Model within the syntactic and semantic conventions of </w:t>
      </w:r>
      <w:r w:rsidR="006D613E" w:rsidRPr="001F42D3">
        <w:t>HL7</w:t>
      </w:r>
      <w:r w:rsidR="00995105" w:rsidRPr="001F42D3">
        <w:t xml:space="preserve"> </w:t>
      </w:r>
      <w:r w:rsidRPr="001F42D3">
        <w:t xml:space="preserve">v. 2.6 </w:t>
      </w:r>
    </w:p>
    <w:p w14:paraId="7AD78F30" w14:textId="475F6027" w:rsidR="00B11855" w:rsidRPr="001F42D3" w:rsidRDefault="003D003E" w:rsidP="00B7340A">
      <w:pPr>
        <w:pStyle w:val="BodyText"/>
      </w:pPr>
      <w:r w:rsidRPr="001F42D3">
        <w:t xml:space="preserve">Definitions of </w:t>
      </w:r>
      <w:r w:rsidR="006D613E" w:rsidRPr="001F42D3">
        <w:t>HL7</w:t>
      </w:r>
      <w:r w:rsidR="00995105" w:rsidRPr="001F42D3">
        <w:t xml:space="preserve"> </w:t>
      </w:r>
      <w:r w:rsidRPr="001F42D3">
        <w:t xml:space="preserve">Data Types used in PCD transactions, with comments on any specializations for PCD, are given in Appendix C, Common Data Types in this volume. </w:t>
      </w:r>
    </w:p>
    <w:p w14:paraId="3A9D1BA6" w14:textId="435C7923" w:rsidR="00B11855" w:rsidRPr="001F42D3" w:rsidRDefault="005B0C7C" w:rsidP="00123C7B">
      <w:pPr>
        <w:pStyle w:val="Heading3"/>
        <w:rPr>
          <w:noProof w:val="0"/>
        </w:rPr>
      </w:pPr>
      <w:bookmarkStart w:id="94" w:name="_Toc401769318"/>
      <w:bookmarkStart w:id="95" w:name="_Toc401769757"/>
      <w:bookmarkStart w:id="96" w:name="_Toc214889647"/>
      <w:r w:rsidRPr="001F42D3">
        <w:rPr>
          <w:noProof w:val="0"/>
        </w:rPr>
        <w:t>Message</w:t>
      </w:r>
      <w:r w:rsidR="003D003E" w:rsidRPr="001F42D3">
        <w:rPr>
          <w:noProof w:val="0"/>
        </w:rPr>
        <w:t>s</w:t>
      </w:r>
      <w:bookmarkEnd w:id="94"/>
      <w:bookmarkEnd w:id="95"/>
      <w:bookmarkEnd w:id="96"/>
    </w:p>
    <w:p w14:paraId="383A88D8" w14:textId="77777777" w:rsidR="00B11855" w:rsidRPr="001F42D3" w:rsidRDefault="003D003E" w:rsidP="00B7340A">
      <w:pPr>
        <w:pStyle w:val="BodyText"/>
      </w:pPr>
      <w:r w:rsidRPr="001F42D3">
        <w:t>The following interaction diagrams illustrate potential implementations.</w:t>
      </w:r>
    </w:p>
    <w:p w14:paraId="38A0A2A2" w14:textId="2F8EDC30" w:rsidR="00B11855" w:rsidRPr="001F42D3" w:rsidRDefault="003D003E" w:rsidP="003D003E">
      <w:pPr>
        <w:pStyle w:val="Heading4"/>
        <w:rPr>
          <w:noProof w:val="0"/>
        </w:rPr>
      </w:pPr>
      <w:bookmarkStart w:id="97" w:name="_Toc401769758"/>
      <w:bookmarkStart w:id="98" w:name="_Toc214889648"/>
      <w:r w:rsidRPr="001F42D3">
        <w:rPr>
          <w:noProof w:val="0"/>
        </w:rPr>
        <w:t>DOR communicates with DOC</w:t>
      </w:r>
      <w:bookmarkEnd w:id="97"/>
      <w:bookmarkEnd w:id="98"/>
    </w:p>
    <w:p w14:paraId="058BE45E" w14:textId="46329FCB" w:rsidR="00B11855" w:rsidRPr="001F42D3" w:rsidRDefault="003D003E" w:rsidP="006E20D6">
      <w:pPr>
        <w:pStyle w:val="BodyText"/>
      </w:pPr>
      <w:r w:rsidRPr="001F42D3">
        <w:t xml:space="preserve">The </w:t>
      </w:r>
      <w:r w:rsidR="00647994" w:rsidRPr="001F42D3">
        <w:t>[</w:t>
      </w:r>
      <w:r w:rsidRPr="001F42D3">
        <w:t>PCD-01</w:t>
      </w:r>
      <w:r w:rsidR="00647994" w:rsidRPr="001F42D3">
        <w:t>]</w:t>
      </w:r>
      <w:r w:rsidRPr="001F42D3">
        <w:t xml:space="preserve"> </w:t>
      </w:r>
      <w:r w:rsidR="003019C5" w:rsidRPr="001F42D3">
        <w:t xml:space="preserve">transaction </w:t>
      </w:r>
      <w:r w:rsidRPr="001F42D3">
        <w:t xml:space="preserve">is used to communicate PCD data from: Device Observation Reporter (DOR) to a Device Observation Consumer (DOC). </w:t>
      </w:r>
    </w:p>
    <w:p w14:paraId="62D10CA2" w14:textId="77777777" w:rsidR="00B11855" w:rsidRPr="001F42D3" w:rsidRDefault="00F73333" w:rsidP="002B062D">
      <w:pPr>
        <w:pStyle w:val="BodyText"/>
        <w:jc w:val="center"/>
      </w:pPr>
      <w:r w:rsidRPr="001F42D3">
        <w:rPr>
          <w:noProof/>
        </w:rPr>
        <w:lastRenderedPageBreak/>
        <w:drawing>
          <wp:inline distT="0" distB="0" distL="0" distR="0" wp14:anchorId="78E642E7" wp14:editId="34A18E9B">
            <wp:extent cx="4364990" cy="258445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4990" cy="2584450"/>
                    </a:xfrm>
                    <a:prstGeom prst="rect">
                      <a:avLst/>
                    </a:prstGeom>
                    <a:noFill/>
                    <a:ln>
                      <a:noFill/>
                    </a:ln>
                  </pic:spPr>
                </pic:pic>
              </a:graphicData>
            </a:graphic>
          </wp:inline>
        </w:drawing>
      </w:r>
    </w:p>
    <w:p w14:paraId="08DE7C3F" w14:textId="77777777" w:rsidR="00B11855" w:rsidRPr="001F42D3" w:rsidRDefault="003D003E" w:rsidP="00CF5627">
      <w:pPr>
        <w:pStyle w:val="FigureTitle"/>
      </w:pPr>
      <w:r w:rsidRPr="001F42D3">
        <w:t>Figure 3.1.4.1</w:t>
      </w:r>
      <w:r w:rsidR="00D52943" w:rsidRPr="001F42D3">
        <w:rPr>
          <w:rFonts w:eastAsia="MS Gothic"/>
        </w:rPr>
        <w:t>-</w:t>
      </w:r>
      <w:r w:rsidRPr="001F42D3">
        <w:t>1: Communicate PCD Data Interaction Diagram</w:t>
      </w:r>
    </w:p>
    <w:p w14:paraId="75FBA580" w14:textId="51ECDF66" w:rsidR="00B11855" w:rsidRPr="001F42D3" w:rsidRDefault="00647994" w:rsidP="00123C7B">
      <w:pPr>
        <w:pStyle w:val="Heading5"/>
        <w:rPr>
          <w:noProof w:val="0"/>
        </w:rPr>
      </w:pPr>
      <w:bookmarkStart w:id="99" w:name="_Toc497485505"/>
      <w:bookmarkStart w:id="100" w:name="_Toc497485842"/>
      <w:bookmarkStart w:id="101" w:name="_Toc497486069"/>
      <w:bookmarkStart w:id="102" w:name="_Toc497486346"/>
      <w:bookmarkStart w:id="103" w:name="_Toc497486573"/>
      <w:bookmarkStart w:id="104" w:name="_Toc497493442"/>
      <w:bookmarkStart w:id="105" w:name="_Toc401769759"/>
      <w:bookmarkStart w:id="106" w:name="_Toc214889649"/>
      <w:bookmarkEnd w:id="99"/>
      <w:bookmarkEnd w:id="100"/>
      <w:bookmarkEnd w:id="101"/>
      <w:bookmarkEnd w:id="102"/>
      <w:bookmarkEnd w:id="103"/>
      <w:bookmarkEnd w:id="104"/>
      <w:r w:rsidRPr="001F42D3">
        <w:rPr>
          <w:noProof w:val="0"/>
        </w:rPr>
        <w:t>PCD-01</w:t>
      </w:r>
      <w:r w:rsidR="003D003E" w:rsidRPr="001F42D3">
        <w:rPr>
          <w:noProof w:val="0"/>
        </w:rPr>
        <w:t xml:space="preserve"> Communicate PCD Data (ORU^R01^ORU_R01) static definition</w:t>
      </w:r>
      <w:bookmarkEnd w:id="105"/>
      <w:bookmarkEnd w:id="106"/>
      <w:r w:rsidR="003D003E" w:rsidRPr="001F42D3">
        <w:rPr>
          <w:noProof w:val="0"/>
        </w:rPr>
        <w:t xml:space="preserve"> </w:t>
      </w:r>
    </w:p>
    <w:p w14:paraId="520911D7" w14:textId="22E660FD" w:rsidR="00B11855" w:rsidRPr="001F42D3" w:rsidRDefault="003D003E" w:rsidP="002F241F">
      <w:pPr>
        <w:pStyle w:val="BodyText"/>
      </w:pPr>
      <w:r w:rsidRPr="001F42D3">
        <w:t>The PCD-01</w:t>
      </w:r>
      <w:r w:rsidR="007426DD" w:rsidRPr="001F42D3">
        <w:t xml:space="preserve"> </w:t>
      </w:r>
      <w:r w:rsidRPr="001F42D3">
        <w:t>Communicate PCD Data message is used to communicate PCD data</w:t>
      </w:r>
    </w:p>
    <w:p w14:paraId="40FE4623" w14:textId="77777777" w:rsidR="00B11855" w:rsidRPr="001F42D3" w:rsidRDefault="003D003E" w:rsidP="005C1693">
      <w:pPr>
        <w:pStyle w:val="ListBullet2"/>
      </w:pPr>
      <w:r w:rsidRPr="001F42D3">
        <w:t>From a Device Observation Reporter (DOR) to a Device Observation Consumer (DOC)</w:t>
      </w:r>
    </w:p>
    <w:p w14:paraId="75D58F2B" w14:textId="1E3858AF" w:rsidR="00B11855" w:rsidRPr="001F42D3" w:rsidRDefault="003D003E" w:rsidP="002D1895">
      <w:pPr>
        <w:pStyle w:val="BodyText"/>
      </w:pPr>
      <w:r w:rsidRPr="001F42D3">
        <w:t xml:space="preserve">Common </w:t>
      </w:r>
      <w:r w:rsidR="006D613E" w:rsidRPr="001F42D3">
        <w:t>HL7</w:t>
      </w:r>
      <w:r w:rsidR="00995105" w:rsidRPr="001F42D3">
        <w:t xml:space="preserve"> </w:t>
      </w:r>
      <w:r w:rsidRPr="001F42D3">
        <w:t>segments (MSH, MSA, ERR, NTE, PID, PV1, OBR, OBX, ORC</w:t>
      </w:r>
      <w:r w:rsidR="00C75AB4" w:rsidRPr="001F42D3">
        <w:t>, PRT</w:t>
      </w:r>
      <w:r w:rsidRPr="001F42D3">
        <w:t xml:space="preserve">) and data types (CWE, CNE, CX, EI, HD, PL, DTM, XPN, XTN) used in IHE PCD transactions are defined </w:t>
      </w:r>
      <w:r w:rsidR="003019C5" w:rsidRPr="001F42D3">
        <w:t xml:space="preserve">in </w:t>
      </w:r>
      <w:r w:rsidR="00E51575" w:rsidRPr="001F42D3">
        <w:t>Appendix B</w:t>
      </w:r>
      <w:r w:rsidR="009B6563" w:rsidRPr="001F42D3">
        <w:t>,</w:t>
      </w:r>
      <w:r w:rsidRPr="001F42D3">
        <w:t xml:space="preserve"> </w:t>
      </w:r>
      <w:r w:rsidR="009B6563" w:rsidRPr="001F42D3">
        <w:t>“</w:t>
      </w:r>
      <w:r w:rsidRPr="001F42D3">
        <w:t>Common Segment Descriptions</w:t>
      </w:r>
      <w:r w:rsidR="009B6563" w:rsidRPr="001F42D3">
        <w:t>”</w:t>
      </w:r>
      <w:r w:rsidRPr="001F42D3">
        <w:t>, and Appendix C, "Common Data Types".</w:t>
      </w:r>
      <w:r w:rsidR="00C75AB4" w:rsidRPr="001F42D3">
        <w:t xml:space="preserve"> Note that this message structure differs from the basic </w:t>
      </w:r>
      <w:r w:rsidR="006D613E" w:rsidRPr="001F42D3">
        <w:t>HL7</w:t>
      </w:r>
      <w:r w:rsidR="00995105" w:rsidRPr="001F42D3">
        <w:t xml:space="preserve"> </w:t>
      </w:r>
      <w:r w:rsidR="00C75AB4" w:rsidRPr="001F42D3">
        <w:t xml:space="preserve">version 2.6 by allowing for the appearance of PRT segments, a segment new in </w:t>
      </w:r>
      <w:r w:rsidR="006D613E" w:rsidRPr="001F42D3">
        <w:t>HL7</w:t>
      </w:r>
      <w:r w:rsidR="00995105" w:rsidRPr="001F42D3">
        <w:t xml:space="preserve"> </w:t>
      </w:r>
      <w:r w:rsidR="00C75AB4" w:rsidRPr="001F42D3">
        <w:t xml:space="preserve">version 2.7, in certain locations. This is to allow for </w:t>
      </w:r>
      <w:r w:rsidR="00E21780" w:rsidRPr="001F42D3">
        <w:t xml:space="preserve">the need for new participation data needed in transactions added to the ACM </w:t>
      </w:r>
      <w:r w:rsidR="00FF5580" w:rsidRPr="001F42D3">
        <w:t>Profile</w:t>
      </w:r>
      <w:r w:rsidR="00E21780" w:rsidRPr="001F42D3">
        <w:t xml:space="preserve"> in this Technical Framework revision, and for planned future extensions to support FDA Unique Device Identifiers. See </w:t>
      </w:r>
      <w:r w:rsidR="00E51575" w:rsidRPr="001F42D3">
        <w:t>S</w:t>
      </w:r>
      <w:r w:rsidR="00E21780" w:rsidRPr="001F42D3">
        <w:t xml:space="preserve">ection </w:t>
      </w:r>
      <w:r w:rsidR="00E51575" w:rsidRPr="001F42D3">
        <w:t>B.10</w:t>
      </w:r>
      <w:r w:rsidR="00E21780" w:rsidRPr="001F42D3">
        <w:t xml:space="preserve"> for details on the PRT segment.</w:t>
      </w:r>
    </w:p>
    <w:p w14:paraId="1CE25863" w14:textId="77777777" w:rsidR="00B11855" w:rsidRPr="001F42D3" w:rsidRDefault="003D003E" w:rsidP="002D1895">
      <w:pPr>
        <w:pStyle w:val="BodyText"/>
      </w:pPr>
      <w:r w:rsidRPr="001F42D3">
        <w:t>The static message is defined with the repeating segment group called "Order Observation". This group can repeat within the message so that a device needs to send only one message with multiple orders.</w:t>
      </w:r>
    </w:p>
    <w:p w14:paraId="326599DE" w14:textId="77777777" w:rsidR="00B11855" w:rsidRPr="001F42D3" w:rsidRDefault="00B11855" w:rsidP="00DE39CA">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1303"/>
        <w:gridCol w:w="2955"/>
        <w:gridCol w:w="961"/>
        <w:gridCol w:w="816"/>
        <w:gridCol w:w="1516"/>
      </w:tblGrid>
      <w:tr w:rsidR="00C40FD5" w:rsidRPr="001F42D3" w14:paraId="1C567ED7" w14:textId="77777777" w:rsidTr="00DE39CA">
        <w:trPr>
          <w:cantSplit/>
          <w:tblHeader/>
          <w:jc w:val="center"/>
        </w:trPr>
        <w:tc>
          <w:tcPr>
            <w:tcW w:w="0" w:type="auto"/>
            <w:shd w:val="clear" w:color="auto" w:fill="D9D9D9"/>
          </w:tcPr>
          <w:p w14:paraId="7ECCB38F" w14:textId="77777777" w:rsidR="002D1895" w:rsidRPr="001F42D3" w:rsidRDefault="002D1895" w:rsidP="00E97927">
            <w:pPr>
              <w:pStyle w:val="TableEntryHeader"/>
            </w:pPr>
            <w:r w:rsidRPr="001F42D3">
              <w:t>Segment</w:t>
            </w:r>
          </w:p>
        </w:tc>
        <w:tc>
          <w:tcPr>
            <w:tcW w:w="0" w:type="auto"/>
            <w:shd w:val="clear" w:color="auto" w:fill="D9D9D9"/>
          </w:tcPr>
          <w:p w14:paraId="0E1173F5" w14:textId="77777777" w:rsidR="002D1895" w:rsidRPr="001F42D3" w:rsidRDefault="002D1895" w:rsidP="00E97927">
            <w:pPr>
              <w:pStyle w:val="TableEntryHeader"/>
            </w:pPr>
            <w:r w:rsidRPr="001F42D3">
              <w:t>Meaning</w:t>
            </w:r>
          </w:p>
        </w:tc>
        <w:tc>
          <w:tcPr>
            <w:tcW w:w="0" w:type="auto"/>
            <w:shd w:val="clear" w:color="auto" w:fill="D9D9D9"/>
          </w:tcPr>
          <w:p w14:paraId="4E9A2CFC" w14:textId="77777777" w:rsidR="002D1895" w:rsidRPr="001F42D3" w:rsidRDefault="002D1895" w:rsidP="00E97927">
            <w:pPr>
              <w:pStyle w:val="TableEntryHeader"/>
            </w:pPr>
            <w:r w:rsidRPr="001F42D3">
              <w:t>Usage</w:t>
            </w:r>
          </w:p>
        </w:tc>
        <w:tc>
          <w:tcPr>
            <w:tcW w:w="0" w:type="auto"/>
            <w:shd w:val="clear" w:color="auto" w:fill="D9D9D9"/>
          </w:tcPr>
          <w:p w14:paraId="0BBC951E" w14:textId="77777777" w:rsidR="002D1895" w:rsidRPr="001F42D3" w:rsidRDefault="002D1895" w:rsidP="00E97927">
            <w:pPr>
              <w:pStyle w:val="TableEntryHeader"/>
            </w:pPr>
            <w:r w:rsidRPr="001F42D3">
              <w:t>Card</w:t>
            </w:r>
          </w:p>
        </w:tc>
        <w:tc>
          <w:tcPr>
            <w:tcW w:w="0" w:type="auto"/>
            <w:shd w:val="clear" w:color="auto" w:fill="D9D9D9"/>
          </w:tcPr>
          <w:p w14:paraId="5CB16402" w14:textId="72AEEEDD" w:rsidR="002D1895" w:rsidRPr="001F42D3" w:rsidRDefault="006D613E" w:rsidP="00E97927">
            <w:pPr>
              <w:pStyle w:val="TableEntryHeader"/>
            </w:pPr>
            <w:r w:rsidRPr="001F42D3">
              <w:t>HL7</w:t>
            </w:r>
            <w:r w:rsidR="00995105" w:rsidRPr="001F42D3">
              <w:t xml:space="preserve"> </w:t>
            </w:r>
            <w:r w:rsidR="002D1895" w:rsidRPr="001F42D3">
              <w:t>chapter</w:t>
            </w:r>
          </w:p>
        </w:tc>
      </w:tr>
      <w:tr w:rsidR="00C40FD5" w:rsidRPr="001F42D3" w14:paraId="54CEA4AC" w14:textId="77777777" w:rsidTr="009B6563">
        <w:trPr>
          <w:cantSplit/>
          <w:jc w:val="center"/>
        </w:trPr>
        <w:tc>
          <w:tcPr>
            <w:tcW w:w="0" w:type="auto"/>
          </w:tcPr>
          <w:p w14:paraId="3D4CB6FA" w14:textId="77777777" w:rsidR="00B11855" w:rsidRPr="001F42D3" w:rsidRDefault="003D003E" w:rsidP="00506FBD">
            <w:pPr>
              <w:pStyle w:val="TableEntry"/>
              <w:rPr>
                <w:rFonts w:ascii="ArialMT" w:hAnsi="ArialMT"/>
                <w:b/>
              </w:rPr>
            </w:pPr>
            <w:r w:rsidRPr="001F42D3">
              <w:t>MSH</w:t>
            </w:r>
          </w:p>
        </w:tc>
        <w:tc>
          <w:tcPr>
            <w:tcW w:w="0" w:type="auto"/>
          </w:tcPr>
          <w:p w14:paraId="4314697D" w14:textId="77777777" w:rsidR="00B11855" w:rsidRPr="001F42D3" w:rsidRDefault="003D003E" w:rsidP="00506FBD">
            <w:pPr>
              <w:pStyle w:val="TableEntry"/>
              <w:rPr>
                <w:rFonts w:ascii="ArialMT" w:hAnsi="ArialMT"/>
                <w:b/>
              </w:rPr>
            </w:pPr>
            <w:r w:rsidRPr="001F42D3">
              <w:t>Message Header</w:t>
            </w:r>
          </w:p>
        </w:tc>
        <w:tc>
          <w:tcPr>
            <w:tcW w:w="0" w:type="auto"/>
          </w:tcPr>
          <w:p w14:paraId="011FC3FE" w14:textId="77777777" w:rsidR="00B11855" w:rsidRPr="001F42D3" w:rsidRDefault="003D003E" w:rsidP="00506FBD">
            <w:pPr>
              <w:pStyle w:val="TableEntry"/>
              <w:rPr>
                <w:rFonts w:ascii="ArialMT" w:hAnsi="ArialMT"/>
                <w:b/>
              </w:rPr>
            </w:pPr>
            <w:r w:rsidRPr="001F42D3">
              <w:t>R</w:t>
            </w:r>
          </w:p>
        </w:tc>
        <w:tc>
          <w:tcPr>
            <w:tcW w:w="0" w:type="auto"/>
          </w:tcPr>
          <w:p w14:paraId="3AAEAA1C" w14:textId="77777777" w:rsidR="00B11855" w:rsidRPr="001F42D3" w:rsidRDefault="003D003E" w:rsidP="00506FBD">
            <w:pPr>
              <w:pStyle w:val="TableEntry"/>
              <w:rPr>
                <w:rFonts w:ascii="ArialMT" w:hAnsi="ArialMT"/>
                <w:b/>
              </w:rPr>
            </w:pPr>
            <w:r w:rsidRPr="001F42D3">
              <w:t>[1..1]</w:t>
            </w:r>
          </w:p>
        </w:tc>
        <w:tc>
          <w:tcPr>
            <w:tcW w:w="0" w:type="auto"/>
          </w:tcPr>
          <w:p w14:paraId="59C0CEE9" w14:textId="77777777" w:rsidR="00B11855" w:rsidRPr="001F42D3" w:rsidRDefault="003D003E" w:rsidP="00506FBD">
            <w:pPr>
              <w:pStyle w:val="TableEntry"/>
              <w:rPr>
                <w:rFonts w:ascii="ArialMT" w:hAnsi="ArialMT"/>
                <w:b/>
              </w:rPr>
            </w:pPr>
            <w:r w:rsidRPr="001F42D3">
              <w:t>2</w:t>
            </w:r>
          </w:p>
        </w:tc>
      </w:tr>
      <w:tr w:rsidR="00C40FD5" w:rsidRPr="001F42D3" w14:paraId="46F6F35C" w14:textId="77777777" w:rsidTr="006C0E8E">
        <w:trPr>
          <w:cantSplit/>
          <w:jc w:val="center"/>
        </w:trPr>
        <w:tc>
          <w:tcPr>
            <w:tcW w:w="0" w:type="auto"/>
          </w:tcPr>
          <w:p w14:paraId="16904722" w14:textId="77777777" w:rsidR="00B11855" w:rsidRPr="001F42D3" w:rsidRDefault="003D003E" w:rsidP="00506FBD">
            <w:pPr>
              <w:pStyle w:val="TableEntry"/>
              <w:rPr>
                <w:rFonts w:ascii="ArialMT" w:hAnsi="ArialMT"/>
                <w:b/>
              </w:rPr>
            </w:pPr>
            <w:r w:rsidRPr="001F42D3">
              <w:t>[{SFT}]</w:t>
            </w:r>
          </w:p>
        </w:tc>
        <w:tc>
          <w:tcPr>
            <w:tcW w:w="0" w:type="auto"/>
          </w:tcPr>
          <w:p w14:paraId="3805A55D" w14:textId="77777777" w:rsidR="00B11855" w:rsidRPr="001F42D3" w:rsidRDefault="003D003E" w:rsidP="00506FBD">
            <w:pPr>
              <w:pStyle w:val="TableEntry"/>
              <w:rPr>
                <w:rFonts w:ascii="ArialMT" w:hAnsi="ArialMT"/>
                <w:b/>
              </w:rPr>
            </w:pPr>
            <w:r w:rsidRPr="001F42D3">
              <w:t>Software Segment</w:t>
            </w:r>
          </w:p>
        </w:tc>
        <w:tc>
          <w:tcPr>
            <w:tcW w:w="0" w:type="auto"/>
          </w:tcPr>
          <w:p w14:paraId="4BA5BB99" w14:textId="77777777" w:rsidR="00B11855" w:rsidRPr="001F42D3" w:rsidRDefault="003D003E" w:rsidP="00506FBD">
            <w:pPr>
              <w:pStyle w:val="TableEntry"/>
              <w:rPr>
                <w:rFonts w:ascii="ArialMT" w:hAnsi="ArialMT"/>
                <w:b/>
              </w:rPr>
            </w:pPr>
            <w:r w:rsidRPr="001F42D3">
              <w:t>X</w:t>
            </w:r>
          </w:p>
        </w:tc>
        <w:tc>
          <w:tcPr>
            <w:tcW w:w="0" w:type="auto"/>
          </w:tcPr>
          <w:p w14:paraId="301ABC1E" w14:textId="77777777" w:rsidR="00B11855" w:rsidRPr="001F42D3" w:rsidRDefault="003D003E" w:rsidP="00506FBD">
            <w:pPr>
              <w:pStyle w:val="TableEntry"/>
              <w:rPr>
                <w:rFonts w:ascii="ArialMT" w:hAnsi="ArialMT"/>
                <w:b/>
              </w:rPr>
            </w:pPr>
            <w:r w:rsidRPr="001F42D3">
              <w:t>[0..</w:t>
            </w:r>
            <w:r w:rsidR="00E86B15" w:rsidRPr="001F42D3">
              <w:t>0</w:t>
            </w:r>
            <w:r w:rsidRPr="001F42D3">
              <w:t>]</w:t>
            </w:r>
          </w:p>
        </w:tc>
        <w:tc>
          <w:tcPr>
            <w:tcW w:w="0" w:type="auto"/>
          </w:tcPr>
          <w:p w14:paraId="0CAF9515" w14:textId="77777777" w:rsidR="00B11855" w:rsidRPr="001F42D3" w:rsidRDefault="003D003E" w:rsidP="00506FBD">
            <w:pPr>
              <w:pStyle w:val="TableEntry"/>
              <w:rPr>
                <w:rFonts w:ascii="ArialMT" w:hAnsi="ArialMT"/>
                <w:b/>
              </w:rPr>
            </w:pPr>
            <w:r w:rsidRPr="001F42D3">
              <w:t>2</w:t>
            </w:r>
          </w:p>
        </w:tc>
      </w:tr>
      <w:tr w:rsidR="00C40FD5" w:rsidRPr="001F42D3" w14:paraId="73E5B6ED" w14:textId="77777777" w:rsidTr="006C0E8E">
        <w:trPr>
          <w:cantSplit/>
          <w:jc w:val="center"/>
        </w:trPr>
        <w:tc>
          <w:tcPr>
            <w:tcW w:w="0" w:type="auto"/>
          </w:tcPr>
          <w:p w14:paraId="0AE2FB20" w14:textId="77777777" w:rsidR="00B11855" w:rsidRPr="001F42D3" w:rsidRDefault="003D003E" w:rsidP="00506FBD">
            <w:pPr>
              <w:pStyle w:val="TableEntry"/>
            </w:pPr>
            <w:r w:rsidRPr="001F42D3">
              <w:t>[UAC]</w:t>
            </w:r>
          </w:p>
        </w:tc>
        <w:tc>
          <w:tcPr>
            <w:tcW w:w="0" w:type="auto"/>
          </w:tcPr>
          <w:p w14:paraId="40C8A0EA" w14:textId="77777777" w:rsidR="00B11855" w:rsidRPr="001F42D3" w:rsidRDefault="003D003E" w:rsidP="00506FBD">
            <w:pPr>
              <w:pStyle w:val="TableEntry"/>
            </w:pPr>
            <w:r w:rsidRPr="001F42D3">
              <w:t>User Authentication Credential</w:t>
            </w:r>
          </w:p>
        </w:tc>
        <w:tc>
          <w:tcPr>
            <w:tcW w:w="0" w:type="auto"/>
          </w:tcPr>
          <w:p w14:paraId="6BD203E0" w14:textId="77777777" w:rsidR="00B11855" w:rsidRPr="001F42D3" w:rsidRDefault="003D003E" w:rsidP="00506FBD">
            <w:pPr>
              <w:pStyle w:val="TableEntry"/>
            </w:pPr>
            <w:r w:rsidRPr="001F42D3">
              <w:t>O</w:t>
            </w:r>
          </w:p>
        </w:tc>
        <w:tc>
          <w:tcPr>
            <w:tcW w:w="0" w:type="auto"/>
          </w:tcPr>
          <w:p w14:paraId="72EBA487" w14:textId="77777777" w:rsidR="00B11855" w:rsidRPr="001F42D3" w:rsidRDefault="00E86B15" w:rsidP="00506FBD">
            <w:pPr>
              <w:pStyle w:val="TableEntry"/>
            </w:pPr>
            <w:r w:rsidRPr="001F42D3">
              <w:t>[0..</w:t>
            </w:r>
            <w:r w:rsidR="009B6563" w:rsidRPr="001F42D3">
              <w:t>1</w:t>
            </w:r>
            <w:r w:rsidRPr="001F42D3">
              <w:t>]</w:t>
            </w:r>
          </w:p>
        </w:tc>
        <w:tc>
          <w:tcPr>
            <w:tcW w:w="0" w:type="auto"/>
          </w:tcPr>
          <w:p w14:paraId="5513CE7F" w14:textId="77777777" w:rsidR="00B11855" w:rsidRPr="001F42D3" w:rsidRDefault="00B11855" w:rsidP="00506FBD">
            <w:pPr>
              <w:pStyle w:val="TableEntry"/>
            </w:pPr>
          </w:p>
        </w:tc>
      </w:tr>
      <w:tr w:rsidR="00C40FD5" w:rsidRPr="001F42D3" w14:paraId="347C9D80" w14:textId="77777777" w:rsidTr="009B6563">
        <w:trPr>
          <w:cantSplit/>
          <w:jc w:val="center"/>
        </w:trPr>
        <w:tc>
          <w:tcPr>
            <w:tcW w:w="0" w:type="auto"/>
          </w:tcPr>
          <w:p w14:paraId="4EA7854D" w14:textId="77777777" w:rsidR="00B11855" w:rsidRPr="001F42D3" w:rsidRDefault="003D003E" w:rsidP="00506FBD">
            <w:pPr>
              <w:pStyle w:val="TableEntry"/>
              <w:rPr>
                <w:rFonts w:ascii="ArialMT" w:hAnsi="ArialMT"/>
                <w:b/>
              </w:rPr>
            </w:pPr>
            <w:r w:rsidRPr="001F42D3">
              <w:t>{</w:t>
            </w:r>
          </w:p>
        </w:tc>
        <w:tc>
          <w:tcPr>
            <w:tcW w:w="0" w:type="auto"/>
          </w:tcPr>
          <w:p w14:paraId="0BB1C7B2" w14:textId="77777777" w:rsidR="00B11855" w:rsidRPr="001F42D3" w:rsidRDefault="003D003E" w:rsidP="00506FBD">
            <w:pPr>
              <w:pStyle w:val="TableEntry"/>
              <w:rPr>
                <w:rFonts w:ascii="ArialMT" w:hAnsi="ArialMT"/>
                <w:b/>
              </w:rPr>
            </w:pPr>
            <w:r w:rsidRPr="001F42D3">
              <w:t>--- PATIENT_RESULT begin</w:t>
            </w:r>
          </w:p>
        </w:tc>
        <w:tc>
          <w:tcPr>
            <w:tcW w:w="0" w:type="auto"/>
          </w:tcPr>
          <w:p w14:paraId="3E46C0A5" w14:textId="77777777" w:rsidR="00B11855" w:rsidRPr="001F42D3" w:rsidRDefault="00B11855" w:rsidP="00506FBD">
            <w:pPr>
              <w:pStyle w:val="TableEntry"/>
            </w:pPr>
          </w:p>
        </w:tc>
        <w:tc>
          <w:tcPr>
            <w:tcW w:w="0" w:type="auto"/>
          </w:tcPr>
          <w:p w14:paraId="3B5950A2" w14:textId="77777777" w:rsidR="00B11855" w:rsidRPr="001F42D3" w:rsidRDefault="00B11855" w:rsidP="00506FBD">
            <w:pPr>
              <w:pStyle w:val="TableEntry"/>
            </w:pPr>
          </w:p>
        </w:tc>
        <w:tc>
          <w:tcPr>
            <w:tcW w:w="0" w:type="auto"/>
          </w:tcPr>
          <w:p w14:paraId="6C7736C2" w14:textId="77777777" w:rsidR="00B11855" w:rsidRPr="001F42D3" w:rsidRDefault="00B11855" w:rsidP="00506FBD">
            <w:pPr>
              <w:pStyle w:val="TableEntry"/>
            </w:pPr>
          </w:p>
        </w:tc>
      </w:tr>
      <w:tr w:rsidR="00C40FD5" w:rsidRPr="001F42D3" w14:paraId="4199C49A" w14:textId="77777777" w:rsidTr="009B6563">
        <w:trPr>
          <w:cantSplit/>
          <w:jc w:val="center"/>
        </w:trPr>
        <w:tc>
          <w:tcPr>
            <w:tcW w:w="0" w:type="auto"/>
          </w:tcPr>
          <w:p w14:paraId="2BB2F611" w14:textId="77777777" w:rsidR="00B11855" w:rsidRPr="001F42D3" w:rsidRDefault="002B062D" w:rsidP="00506FBD">
            <w:pPr>
              <w:pStyle w:val="TableEntry"/>
            </w:pPr>
            <w:r w:rsidRPr="001F42D3">
              <w:t> </w:t>
            </w:r>
            <w:r w:rsidR="003D003E" w:rsidRPr="001F42D3">
              <w:t>[</w:t>
            </w:r>
          </w:p>
        </w:tc>
        <w:tc>
          <w:tcPr>
            <w:tcW w:w="0" w:type="auto"/>
          </w:tcPr>
          <w:p w14:paraId="0B96B75B" w14:textId="77777777" w:rsidR="00B11855" w:rsidRPr="001F42D3" w:rsidRDefault="003D003E" w:rsidP="00506FBD">
            <w:pPr>
              <w:pStyle w:val="TableEntry"/>
            </w:pPr>
            <w:r w:rsidRPr="001F42D3">
              <w:t>--- PATIENT begin</w:t>
            </w:r>
          </w:p>
        </w:tc>
        <w:tc>
          <w:tcPr>
            <w:tcW w:w="0" w:type="auto"/>
          </w:tcPr>
          <w:p w14:paraId="3004D4FB" w14:textId="77777777" w:rsidR="00B11855" w:rsidRPr="001F42D3" w:rsidRDefault="00B11855" w:rsidP="00506FBD">
            <w:pPr>
              <w:pStyle w:val="TableEntry"/>
            </w:pPr>
          </w:p>
        </w:tc>
        <w:tc>
          <w:tcPr>
            <w:tcW w:w="0" w:type="auto"/>
          </w:tcPr>
          <w:p w14:paraId="446B807E" w14:textId="77777777" w:rsidR="00B11855" w:rsidRPr="001F42D3" w:rsidRDefault="00B11855" w:rsidP="00506FBD">
            <w:pPr>
              <w:pStyle w:val="TableEntry"/>
            </w:pPr>
          </w:p>
        </w:tc>
        <w:tc>
          <w:tcPr>
            <w:tcW w:w="0" w:type="auto"/>
          </w:tcPr>
          <w:p w14:paraId="6B2D3D69" w14:textId="77777777" w:rsidR="00B11855" w:rsidRPr="001F42D3" w:rsidRDefault="00B11855" w:rsidP="00506FBD">
            <w:pPr>
              <w:pStyle w:val="TableEntry"/>
            </w:pPr>
          </w:p>
        </w:tc>
      </w:tr>
      <w:tr w:rsidR="00C40FD5" w:rsidRPr="001F42D3" w14:paraId="27D04054" w14:textId="77777777" w:rsidTr="009B6563">
        <w:trPr>
          <w:cantSplit/>
          <w:jc w:val="center"/>
        </w:trPr>
        <w:tc>
          <w:tcPr>
            <w:tcW w:w="0" w:type="auto"/>
          </w:tcPr>
          <w:p w14:paraId="431831AB" w14:textId="77777777" w:rsidR="00B11855" w:rsidRPr="001F42D3" w:rsidRDefault="002B062D" w:rsidP="00506FBD">
            <w:pPr>
              <w:pStyle w:val="TableEntry"/>
            </w:pPr>
            <w:r w:rsidRPr="001F42D3">
              <w:t> </w:t>
            </w:r>
            <w:r w:rsidR="003D003E" w:rsidRPr="001F42D3">
              <w:t>PID</w:t>
            </w:r>
          </w:p>
        </w:tc>
        <w:tc>
          <w:tcPr>
            <w:tcW w:w="0" w:type="auto"/>
          </w:tcPr>
          <w:p w14:paraId="12365247" w14:textId="77777777" w:rsidR="00B11855" w:rsidRPr="001F42D3" w:rsidRDefault="003D003E" w:rsidP="00506FBD">
            <w:pPr>
              <w:pStyle w:val="TableEntry"/>
            </w:pPr>
            <w:r w:rsidRPr="001F42D3">
              <w:t>Patient Identification</w:t>
            </w:r>
          </w:p>
        </w:tc>
        <w:tc>
          <w:tcPr>
            <w:tcW w:w="0" w:type="auto"/>
          </w:tcPr>
          <w:p w14:paraId="48FF2983" w14:textId="77777777" w:rsidR="00B11855" w:rsidRPr="001F42D3" w:rsidRDefault="003D003E" w:rsidP="00506FBD">
            <w:pPr>
              <w:pStyle w:val="TableEntry"/>
            </w:pPr>
            <w:r w:rsidRPr="001F42D3">
              <w:t>R</w:t>
            </w:r>
          </w:p>
        </w:tc>
        <w:tc>
          <w:tcPr>
            <w:tcW w:w="0" w:type="auto"/>
          </w:tcPr>
          <w:p w14:paraId="7FE85782" w14:textId="77777777" w:rsidR="00B11855" w:rsidRPr="001F42D3" w:rsidRDefault="003D003E" w:rsidP="00506FBD">
            <w:pPr>
              <w:pStyle w:val="TableEntry"/>
            </w:pPr>
            <w:r w:rsidRPr="001F42D3">
              <w:t>[1..1]</w:t>
            </w:r>
          </w:p>
        </w:tc>
        <w:tc>
          <w:tcPr>
            <w:tcW w:w="0" w:type="auto"/>
          </w:tcPr>
          <w:p w14:paraId="0F721D07" w14:textId="77777777" w:rsidR="00B11855" w:rsidRPr="001F42D3" w:rsidRDefault="003D003E" w:rsidP="00506FBD">
            <w:pPr>
              <w:pStyle w:val="TableEntry"/>
            </w:pPr>
            <w:r w:rsidRPr="001F42D3">
              <w:t>3</w:t>
            </w:r>
          </w:p>
        </w:tc>
      </w:tr>
      <w:tr w:rsidR="00C40FD5" w:rsidRPr="001F42D3" w14:paraId="6242E1E9" w14:textId="77777777" w:rsidTr="009B6563">
        <w:trPr>
          <w:cantSplit/>
          <w:jc w:val="center"/>
        </w:trPr>
        <w:tc>
          <w:tcPr>
            <w:tcW w:w="0" w:type="auto"/>
          </w:tcPr>
          <w:p w14:paraId="7B40A57D" w14:textId="77777777" w:rsidR="00B11855" w:rsidRPr="001F42D3" w:rsidRDefault="002B062D" w:rsidP="00506FBD">
            <w:pPr>
              <w:pStyle w:val="TableEntry"/>
            </w:pPr>
            <w:r w:rsidRPr="001F42D3">
              <w:t> </w:t>
            </w:r>
            <w:r w:rsidR="003D003E" w:rsidRPr="001F42D3">
              <w:t>[PD1]</w:t>
            </w:r>
          </w:p>
        </w:tc>
        <w:tc>
          <w:tcPr>
            <w:tcW w:w="0" w:type="auto"/>
          </w:tcPr>
          <w:p w14:paraId="7A19977B" w14:textId="77777777" w:rsidR="00B11855" w:rsidRPr="001F42D3" w:rsidRDefault="003D003E" w:rsidP="00506FBD">
            <w:pPr>
              <w:pStyle w:val="TableEntry"/>
            </w:pPr>
            <w:r w:rsidRPr="001F42D3">
              <w:t>Additional Demographics</w:t>
            </w:r>
          </w:p>
        </w:tc>
        <w:tc>
          <w:tcPr>
            <w:tcW w:w="0" w:type="auto"/>
          </w:tcPr>
          <w:p w14:paraId="42D53941" w14:textId="77777777" w:rsidR="00B11855" w:rsidRPr="001F42D3" w:rsidRDefault="003D003E" w:rsidP="00506FBD">
            <w:pPr>
              <w:pStyle w:val="TableEntry"/>
            </w:pPr>
            <w:r w:rsidRPr="001F42D3">
              <w:t>X</w:t>
            </w:r>
          </w:p>
        </w:tc>
        <w:tc>
          <w:tcPr>
            <w:tcW w:w="0" w:type="auto"/>
          </w:tcPr>
          <w:p w14:paraId="090237ED" w14:textId="77777777" w:rsidR="00B11855" w:rsidRPr="001F42D3" w:rsidRDefault="003D003E" w:rsidP="00506FBD">
            <w:pPr>
              <w:pStyle w:val="TableEntry"/>
            </w:pPr>
            <w:r w:rsidRPr="001F42D3">
              <w:t>[0..0]</w:t>
            </w:r>
          </w:p>
        </w:tc>
        <w:tc>
          <w:tcPr>
            <w:tcW w:w="0" w:type="auto"/>
          </w:tcPr>
          <w:p w14:paraId="35283340" w14:textId="77777777" w:rsidR="00B11855" w:rsidRPr="001F42D3" w:rsidRDefault="003D003E" w:rsidP="00506FBD">
            <w:pPr>
              <w:pStyle w:val="TableEntry"/>
            </w:pPr>
            <w:r w:rsidRPr="001F42D3">
              <w:t>3</w:t>
            </w:r>
          </w:p>
        </w:tc>
      </w:tr>
      <w:tr w:rsidR="00C75AB4" w:rsidRPr="001F42D3" w14:paraId="15E4C4C6" w14:textId="77777777" w:rsidTr="009B6563">
        <w:trPr>
          <w:cantSplit/>
          <w:jc w:val="center"/>
        </w:trPr>
        <w:tc>
          <w:tcPr>
            <w:tcW w:w="0" w:type="auto"/>
          </w:tcPr>
          <w:p w14:paraId="3AE1824F" w14:textId="77777777" w:rsidR="00C75AB4" w:rsidRPr="001F42D3" w:rsidRDefault="00C75AB4" w:rsidP="00506FBD">
            <w:pPr>
              <w:pStyle w:val="TableEntry"/>
            </w:pPr>
            <w:r w:rsidRPr="001F42D3">
              <w:lastRenderedPageBreak/>
              <w:t> </w:t>
            </w:r>
            <w:r w:rsidRPr="001F42D3">
              <w:t>[{PRT}]</w:t>
            </w:r>
          </w:p>
        </w:tc>
        <w:tc>
          <w:tcPr>
            <w:tcW w:w="0" w:type="auto"/>
          </w:tcPr>
          <w:p w14:paraId="7850E24B" w14:textId="77777777" w:rsidR="00C75AB4" w:rsidRPr="001F42D3" w:rsidRDefault="00C75AB4" w:rsidP="00506FBD">
            <w:pPr>
              <w:pStyle w:val="TableEntry"/>
            </w:pPr>
          </w:p>
        </w:tc>
        <w:tc>
          <w:tcPr>
            <w:tcW w:w="0" w:type="auto"/>
          </w:tcPr>
          <w:p w14:paraId="52065008" w14:textId="77777777" w:rsidR="00C75AB4" w:rsidRPr="001F42D3" w:rsidRDefault="00C75AB4" w:rsidP="00506FBD">
            <w:pPr>
              <w:pStyle w:val="TableEntry"/>
            </w:pPr>
          </w:p>
        </w:tc>
        <w:tc>
          <w:tcPr>
            <w:tcW w:w="0" w:type="auto"/>
          </w:tcPr>
          <w:p w14:paraId="57391540" w14:textId="77777777" w:rsidR="00C75AB4" w:rsidRPr="001F42D3" w:rsidRDefault="00C75AB4" w:rsidP="00506FBD">
            <w:pPr>
              <w:pStyle w:val="TableEntry"/>
            </w:pPr>
          </w:p>
        </w:tc>
        <w:tc>
          <w:tcPr>
            <w:tcW w:w="0" w:type="auto"/>
          </w:tcPr>
          <w:p w14:paraId="43F129FE" w14:textId="77777777" w:rsidR="00C75AB4" w:rsidRPr="001F42D3" w:rsidRDefault="00C75AB4" w:rsidP="00506FBD">
            <w:pPr>
              <w:pStyle w:val="TableEntry"/>
            </w:pPr>
          </w:p>
        </w:tc>
      </w:tr>
      <w:tr w:rsidR="00C40FD5" w:rsidRPr="001F42D3" w14:paraId="14543CC4" w14:textId="77777777" w:rsidTr="009B6563">
        <w:trPr>
          <w:cantSplit/>
          <w:jc w:val="center"/>
        </w:trPr>
        <w:tc>
          <w:tcPr>
            <w:tcW w:w="0" w:type="auto"/>
          </w:tcPr>
          <w:p w14:paraId="045DAF0F" w14:textId="77777777" w:rsidR="00B11855" w:rsidRPr="001F42D3" w:rsidRDefault="002B062D" w:rsidP="00506FBD">
            <w:pPr>
              <w:pStyle w:val="TableEntry"/>
            </w:pPr>
            <w:r w:rsidRPr="001F42D3">
              <w:t> </w:t>
            </w:r>
            <w:r w:rsidR="003D003E" w:rsidRPr="001F42D3">
              <w:t>[{NTE}]</w:t>
            </w:r>
          </w:p>
        </w:tc>
        <w:tc>
          <w:tcPr>
            <w:tcW w:w="0" w:type="auto"/>
          </w:tcPr>
          <w:p w14:paraId="19117EBC" w14:textId="77777777" w:rsidR="00B11855" w:rsidRPr="001F42D3" w:rsidRDefault="003D003E" w:rsidP="00506FBD">
            <w:pPr>
              <w:pStyle w:val="TableEntry"/>
            </w:pPr>
            <w:r w:rsidRPr="001F42D3">
              <w:t>Notes and Comments</w:t>
            </w:r>
          </w:p>
        </w:tc>
        <w:tc>
          <w:tcPr>
            <w:tcW w:w="0" w:type="auto"/>
          </w:tcPr>
          <w:p w14:paraId="4F37B32F" w14:textId="77777777" w:rsidR="00B11855" w:rsidRPr="001F42D3" w:rsidRDefault="003D003E" w:rsidP="00506FBD">
            <w:pPr>
              <w:pStyle w:val="TableEntry"/>
            </w:pPr>
            <w:r w:rsidRPr="001F42D3">
              <w:t>X</w:t>
            </w:r>
          </w:p>
        </w:tc>
        <w:tc>
          <w:tcPr>
            <w:tcW w:w="0" w:type="auto"/>
          </w:tcPr>
          <w:p w14:paraId="26E1F774" w14:textId="77777777" w:rsidR="00B11855" w:rsidRPr="001F42D3" w:rsidRDefault="003D003E" w:rsidP="00506FBD">
            <w:pPr>
              <w:pStyle w:val="TableEntry"/>
            </w:pPr>
            <w:r w:rsidRPr="001F42D3">
              <w:t>[0  0]</w:t>
            </w:r>
          </w:p>
        </w:tc>
        <w:tc>
          <w:tcPr>
            <w:tcW w:w="0" w:type="auto"/>
          </w:tcPr>
          <w:p w14:paraId="45DEEDC3" w14:textId="77777777" w:rsidR="00B11855" w:rsidRPr="001F42D3" w:rsidRDefault="003D003E" w:rsidP="00506FBD">
            <w:pPr>
              <w:pStyle w:val="TableEntry"/>
            </w:pPr>
            <w:r w:rsidRPr="001F42D3">
              <w:t>2</w:t>
            </w:r>
          </w:p>
        </w:tc>
      </w:tr>
      <w:tr w:rsidR="00C40FD5" w:rsidRPr="001F42D3" w14:paraId="06B61FA9" w14:textId="77777777" w:rsidTr="009B6563">
        <w:trPr>
          <w:cantSplit/>
          <w:jc w:val="center"/>
        </w:trPr>
        <w:tc>
          <w:tcPr>
            <w:tcW w:w="0" w:type="auto"/>
          </w:tcPr>
          <w:p w14:paraId="7EABE665" w14:textId="77777777" w:rsidR="00B11855" w:rsidRPr="001F42D3" w:rsidRDefault="002B062D" w:rsidP="00506FBD">
            <w:pPr>
              <w:pStyle w:val="TableEntry"/>
            </w:pPr>
            <w:r w:rsidRPr="001F42D3">
              <w:t> </w:t>
            </w:r>
            <w:r w:rsidRPr="001F42D3">
              <w:t> </w:t>
            </w:r>
            <w:r w:rsidR="003D003E" w:rsidRPr="001F42D3">
              <w:t>[{NK1}]</w:t>
            </w:r>
          </w:p>
        </w:tc>
        <w:tc>
          <w:tcPr>
            <w:tcW w:w="0" w:type="auto"/>
          </w:tcPr>
          <w:p w14:paraId="23B29D90" w14:textId="77777777" w:rsidR="00B11855" w:rsidRPr="001F42D3" w:rsidRDefault="003D003E" w:rsidP="00506FBD">
            <w:pPr>
              <w:pStyle w:val="TableEntry"/>
            </w:pPr>
            <w:r w:rsidRPr="001F42D3">
              <w:t>Next of Kin/Associated Parties</w:t>
            </w:r>
          </w:p>
        </w:tc>
        <w:tc>
          <w:tcPr>
            <w:tcW w:w="0" w:type="auto"/>
          </w:tcPr>
          <w:p w14:paraId="1653744F" w14:textId="77777777" w:rsidR="00B11855" w:rsidRPr="001F42D3" w:rsidRDefault="003D003E" w:rsidP="00506FBD">
            <w:pPr>
              <w:pStyle w:val="TableEntry"/>
            </w:pPr>
            <w:r w:rsidRPr="001F42D3">
              <w:t>O</w:t>
            </w:r>
          </w:p>
        </w:tc>
        <w:tc>
          <w:tcPr>
            <w:tcW w:w="0" w:type="auto"/>
          </w:tcPr>
          <w:p w14:paraId="1AA1A9C2" w14:textId="77777777" w:rsidR="00B11855" w:rsidRPr="001F42D3" w:rsidRDefault="003D003E" w:rsidP="00506FBD">
            <w:pPr>
              <w:pStyle w:val="TableEntry"/>
            </w:pPr>
            <w:r w:rsidRPr="001F42D3">
              <w:t>[0..3]</w:t>
            </w:r>
          </w:p>
        </w:tc>
        <w:tc>
          <w:tcPr>
            <w:tcW w:w="0" w:type="auto"/>
          </w:tcPr>
          <w:p w14:paraId="46FA2DA6" w14:textId="77777777" w:rsidR="00B11855" w:rsidRPr="001F42D3" w:rsidRDefault="003D003E" w:rsidP="00506FBD">
            <w:pPr>
              <w:pStyle w:val="TableEntry"/>
            </w:pPr>
            <w:r w:rsidRPr="001F42D3">
              <w:t>3</w:t>
            </w:r>
          </w:p>
        </w:tc>
      </w:tr>
      <w:tr w:rsidR="00C40FD5" w:rsidRPr="001F42D3" w14:paraId="6A31BA8B" w14:textId="77777777" w:rsidTr="009B6563">
        <w:trPr>
          <w:cantSplit/>
          <w:jc w:val="center"/>
        </w:trPr>
        <w:tc>
          <w:tcPr>
            <w:tcW w:w="0" w:type="auto"/>
          </w:tcPr>
          <w:p w14:paraId="13E94E85" w14:textId="77777777" w:rsidR="00B11855" w:rsidRPr="001F42D3" w:rsidRDefault="002B062D" w:rsidP="00506FBD">
            <w:pPr>
              <w:pStyle w:val="TableEntry"/>
            </w:pPr>
            <w:r w:rsidRPr="001F42D3">
              <w:t> </w:t>
            </w:r>
            <w:r w:rsidRPr="001F42D3">
              <w:t> </w:t>
            </w:r>
            <w:r w:rsidR="003D003E" w:rsidRPr="001F42D3">
              <w:t>[</w:t>
            </w:r>
          </w:p>
        </w:tc>
        <w:tc>
          <w:tcPr>
            <w:tcW w:w="0" w:type="auto"/>
          </w:tcPr>
          <w:p w14:paraId="7875F9AA" w14:textId="77777777" w:rsidR="00B11855" w:rsidRPr="001F42D3" w:rsidRDefault="003D003E" w:rsidP="00506FBD">
            <w:pPr>
              <w:pStyle w:val="TableEntry"/>
            </w:pPr>
            <w:r w:rsidRPr="001F42D3">
              <w:t>--- VISIT begin</w:t>
            </w:r>
          </w:p>
        </w:tc>
        <w:tc>
          <w:tcPr>
            <w:tcW w:w="0" w:type="auto"/>
          </w:tcPr>
          <w:p w14:paraId="60F7D52F" w14:textId="77777777" w:rsidR="00B11855" w:rsidRPr="001F42D3" w:rsidRDefault="00B11855" w:rsidP="00506FBD">
            <w:pPr>
              <w:pStyle w:val="TableEntry"/>
            </w:pPr>
          </w:p>
        </w:tc>
        <w:tc>
          <w:tcPr>
            <w:tcW w:w="0" w:type="auto"/>
          </w:tcPr>
          <w:p w14:paraId="1EBA519B" w14:textId="77777777" w:rsidR="00B11855" w:rsidRPr="001F42D3" w:rsidRDefault="00B11855" w:rsidP="00506FBD">
            <w:pPr>
              <w:pStyle w:val="TableEntry"/>
            </w:pPr>
          </w:p>
        </w:tc>
        <w:tc>
          <w:tcPr>
            <w:tcW w:w="0" w:type="auto"/>
          </w:tcPr>
          <w:p w14:paraId="6CD95F81" w14:textId="77777777" w:rsidR="00B11855" w:rsidRPr="001F42D3" w:rsidRDefault="00B11855" w:rsidP="00506FBD">
            <w:pPr>
              <w:pStyle w:val="TableEntry"/>
            </w:pPr>
          </w:p>
        </w:tc>
      </w:tr>
      <w:tr w:rsidR="00C40FD5" w:rsidRPr="001F42D3" w14:paraId="318A77F5" w14:textId="77777777" w:rsidTr="009B6563">
        <w:trPr>
          <w:cantSplit/>
          <w:jc w:val="center"/>
        </w:trPr>
        <w:tc>
          <w:tcPr>
            <w:tcW w:w="0" w:type="auto"/>
          </w:tcPr>
          <w:p w14:paraId="10CE48E1" w14:textId="77777777" w:rsidR="00B11855" w:rsidRPr="001F42D3" w:rsidRDefault="002B062D" w:rsidP="00506FBD">
            <w:pPr>
              <w:pStyle w:val="TableEntry"/>
            </w:pPr>
            <w:r w:rsidRPr="001F42D3">
              <w:t> </w:t>
            </w:r>
            <w:r w:rsidRPr="001F42D3">
              <w:t> </w:t>
            </w:r>
            <w:r w:rsidRPr="001F42D3">
              <w:t> </w:t>
            </w:r>
            <w:r w:rsidR="003D003E" w:rsidRPr="001F42D3">
              <w:t>PV1</w:t>
            </w:r>
          </w:p>
        </w:tc>
        <w:tc>
          <w:tcPr>
            <w:tcW w:w="0" w:type="auto"/>
          </w:tcPr>
          <w:p w14:paraId="54CEA62C" w14:textId="77777777" w:rsidR="00B11855" w:rsidRPr="001F42D3" w:rsidRDefault="003D003E" w:rsidP="00506FBD">
            <w:pPr>
              <w:pStyle w:val="TableEntry"/>
            </w:pPr>
            <w:r w:rsidRPr="001F42D3">
              <w:t>Patient Visit</w:t>
            </w:r>
          </w:p>
        </w:tc>
        <w:tc>
          <w:tcPr>
            <w:tcW w:w="0" w:type="auto"/>
          </w:tcPr>
          <w:p w14:paraId="16C9B5F0" w14:textId="77777777" w:rsidR="00B11855" w:rsidRPr="001F42D3" w:rsidRDefault="003D003E" w:rsidP="00506FBD">
            <w:pPr>
              <w:pStyle w:val="TableEntry"/>
            </w:pPr>
            <w:r w:rsidRPr="001F42D3">
              <w:t>R</w:t>
            </w:r>
          </w:p>
        </w:tc>
        <w:tc>
          <w:tcPr>
            <w:tcW w:w="0" w:type="auto"/>
          </w:tcPr>
          <w:p w14:paraId="53556465" w14:textId="77777777" w:rsidR="00B11855" w:rsidRPr="001F42D3" w:rsidRDefault="003D003E" w:rsidP="00506FBD">
            <w:pPr>
              <w:pStyle w:val="TableEntry"/>
            </w:pPr>
            <w:r w:rsidRPr="001F42D3">
              <w:t>[1..1]</w:t>
            </w:r>
          </w:p>
        </w:tc>
        <w:tc>
          <w:tcPr>
            <w:tcW w:w="0" w:type="auto"/>
          </w:tcPr>
          <w:p w14:paraId="0DF956FA" w14:textId="77777777" w:rsidR="00B11855" w:rsidRPr="001F42D3" w:rsidRDefault="003D003E" w:rsidP="00506FBD">
            <w:pPr>
              <w:pStyle w:val="TableEntry"/>
            </w:pPr>
            <w:r w:rsidRPr="001F42D3">
              <w:t>3</w:t>
            </w:r>
          </w:p>
        </w:tc>
      </w:tr>
      <w:tr w:rsidR="00C40FD5" w:rsidRPr="001F42D3" w14:paraId="3281D806" w14:textId="77777777" w:rsidTr="009B6563">
        <w:trPr>
          <w:cantSplit/>
          <w:jc w:val="center"/>
        </w:trPr>
        <w:tc>
          <w:tcPr>
            <w:tcW w:w="0" w:type="auto"/>
          </w:tcPr>
          <w:p w14:paraId="2828C241" w14:textId="77777777" w:rsidR="00B11855" w:rsidRPr="001F42D3" w:rsidRDefault="002B062D" w:rsidP="00506FBD">
            <w:pPr>
              <w:pStyle w:val="TableEntry"/>
            </w:pPr>
            <w:r w:rsidRPr="001F42D3">
              <w:t> </w:t>
            </w:r>
            <w:r w:rsidRPr="001F42D3">
              <w:t> </w:t>
            </w:r>
            <w:r w:rsidRPr="001F42D3">
              <w:t> </w:t>
            </w:r>
            <w:r w:rsidR="003D003E" w:rsidRPr="001F42D3">
              <w:t>[PV2]</w:t>
            </w:r>
          </w:p>
        </w:tc>
        <w:tc>
          <w:tcPr>
            <w:tcW w:w="0" w:type="auto"/>
          </w:tcPr>
          <w:p w14:paraId="3EB0FFB2" w14:textId="77777777" w:rsidR="00B11855" w:rsidRPr="001F42D3" w:rsidRDefault="003D003E" w:rsidP="00506FBD">
            <w:pPr>
              <w:pStyle w:val="TableEntry"/>
            </w:pPr>
            <w:r w:rsidRPr="001F42D3">
              <w:t>Patient Visit – Additional Info</w:t>
            </w:r>
          </w:p>
        </w:tc>
        <w:tc>
          <w:tcPr>
            <w:tcW w:w="0" w:type="auto"/>
          </w:tcPr>
          <w:p w14:paraId="274E1F77" w14:textId="77777777" w:rsidR="00B11855" w:rsidRPr="001F42D3" w:rsidRDefault="003D003E" w:rsidP="00506FBD">
            <w:pPr>
              <w:pStyle w:val="TableEntry"/>
            </w:pPr>
            <w:r w:rsidRPr="001F42D3">
              <w:t>X</w:t>
            </w:r>
          </w:p>
        </w:tc>
        <w:tc>
          <w:tcPr>
            <w:tcW w:w="0" w:type="auto"/>
          </w:tcPr>
          <w:p w14:paraId="7B19DCDD" w14:textId="77777777" w:rsidR="00B11855" w:rsidRPr="001F42D3" w:rsidRDefault="003D003E" w:rsidP="00506FBD">
            <w:pPr>
              <w:pStyle w:val="TableEntry"/>
            </w:pPr>
            <w:r w:rsidRPr="001F42D3">
              <w:t>[0..0]</w:t>
            </w:r>
          </w:p>
        </w:tc>
        <w:tc>
          <w:tcPr>
            <w:tcW w:w="0" w:type="auto"/>
          </w:tcPr>
          <w:p w14:paraId="2A3AF2D0" w14:textId="77777777" w:rsidR="00B11855" w:rsidRPr="001F42D3" w:rsidRDefault="003D003E" w:rsidP="00506FBD">
            <w:pPr>
              <w:pStyle w:val="TableEntry"/>
            </w:pPr>
            <w:r w:rsidRPr="001F42D3">
              <w:t>3</w:t>
            </w:r>
          </w:p>
        </w:tc>
      </w:tr>
      <w:tr w:rsidR="00C75AB4" w:rsidRPr="001F42D3" w14:paraId="2042C8FD" w14:textId="77777777" w:rsidTr="009B6563">
        <w:trPr>
          <w:cantSplit/>
          <w:jc w:val="center"/>
        </w:trPr>
        <w:tc>
          <w:tcPr>
            <w:tcW w:w="0" w:type="auto"/>
          </w:tcPr>
          <w:p w14:paraId="3A493C71" w14:textId="77777777" w:rsidR="00C75AB4" w:rsidRPr="001F42D3" w:rsidRDefault="00C75AB4" w:rsidP="00506FBD">
            <w:pPr>
              <w:pStyle w:val="TableEntry"/>
            </w:pPr>
            <w:r w:rsidRPr="001F42D3">
              <w:t> </w:t>
            </w:r>
            <w:r w:rsidRPr="001F42D3">
              <w:t> </w:t>
            </w:r>
            <w:r w:rsidRPr="001F42D3">
              <w:t> </w:t>
            </w:r>
            <w:r w:rsidRPr="001F42D3">
              <w:t>[{PRT}]</w:t>
            </w:r>
          </w:p>
        </w:tc>
        <w:tc>
          <w:tcPr>
            <w:tcW w:w="0" w:type="auto"/>
          </w:tcPr>
          <w:p w14:paraId="26A081DC" w14:textId="77777777" w:rsidR="00C75AB4" w:rsidRPr="001F42D3" w:rsidRDefault="00C75AB4" w:rsidP="00506FBD">
            <w:pPr>
              <w:pStyle w:val="TableEntry"/>
            </w:pPr>
          </w:p>
        </w:tc>
        <w:tc>
          <w:tcPr>
            <w:tcW w:w="0" w:type="auto"/>
          </w:tcPr>
          <w:p w14:paraId="76A2A159" w14:textId="77777777" w:rsidR="00C75AB4" w:rsidRPr="001F42D3" w:rsidRDefault="00C75AB4" w:rsidP="00506FBD">
            <w:pPr>
              <w:pStyle w:val="TableEntry"/>
            </w:pPr>
          </w:p>
        </w:tc>
        <w:tc>
          <w:tcPr>
            <w:tcW w:w="0" w:type="auto"/>
          </w:tcPr>
          <w:p w14:paraId="5814B7A9" w14:textId="77777777" w:rsidR="00C75AB4" w:rsidRPr="001F42D3" w:rsidRDefault="00C75AB4" w:rsidP="00506FBD">
            <w:pPr>
              <w:pStyle w:val="TableEntry"/>
            </w:pPr>
          </w:p>
        </w:tc>
        <w:tc>
          <w:tcPr>
            <w:tcW w:w="0" w:type="auto"/>
          </w:tcPr>
          <w:p w14:paraId="2DD6B0A1" w14:textId="77777777" w:rsidR="00C75AB4" w:rsidRPr="001F42D3" w:rsidRDefault="00C75AB4" w:rsidP="00506FBD">
            <w:pPr>
              <w:pStyle w:val="TableEntry"/>
            </w:pPr>
          </w:p>
        </w:tc>
      </w:tr>
      <w:tr w:rsidR="00C40FD5" w:rsidRPr="001F42D3" w14:paraId="6B5225B7" w14:textId="77777777" w:rsidTr="009B6563">
        <w:trPr>
          <w:cantSplit/>
          <w:jc w:val="center"/>
        </w:trPr>
        <w:tc>
          <w:tcPr>
            <w:tcW w:w="0" w:type="auto"/>
          </w:tcPr>
          <w:p w14:paraId="3D2543BD" w14:textId="77777777" w:rsidR="00B11855" w:rsidRPr="001F42D3" w:rsidRDefault="002B062D" w:rsidP="00506FBD">
            <w:pPr>
              <w:pStyle w:val="TableEntry"/>
            </w:pPr>
            <w:r w:rsidRPr="001F42D3">
              <w:t> </w:t>
            </w:r>
            <w:r w:rsidRPr="001F42D3">
              <w:t> </w:t>
            </w:r>
            <w:r w:rsidR="003D003E" w:rsidRPr="001F42D3">
              <w:t>]</w:t>
            </w:r>
          </w:p>
        </w:tc>
        <w:tc>
          <w:tcPr>
            <w:tcW w:w="0" w:type="auto"/>
          </w:tcPr>
          <w:p w14:paraId="59A47B7B" w14:textId="77777777" w:rsidR="00B11855" w:rsidRPr="001F42D3" w:rsidRDefault="003D003E" w:rsidP="00506FBD">
            <w:pPr>
              <w:pStyle w:val="TableEntry"/>
            </w:pPr>
            <w:r w:rsidRPr="001F42D3">
              <w:t>--- VISIT end</w:t>
            </w:r>
          </w:p>
        </w:tc>
        <w:tc>
          <w:tcPr>
            <w:tcW w:w="0" w:type="auto"/>
          </w:tcPr>
          <w:p w14:paraId="16220503" w14:textId="77777777" w:rsidR="00B11855" w:rsidRPr="001F42D3" w:rsidRDefault="00B11855" w:rsidP="00506FBD">
            <w:pPr>
              <w:pStyle w:val="TableEntry"/>
            </w:pPr>
          </w:p>
        </w:tc>
        <w:tc>
          <w:tcPr>
            <w:tcW w:w="0" w:type="auto"/>
          </w:tcPr>
          <w:p w14:paraId="32270A13" w14:textId="77777777" w:rsidR="00B11855" w:rsidRPr="001F42D3" w:rsidRDefault="00B11855" w:rsidP="00506FBD">
            <w:pPr>
              <w:pStyle w:val="TableEntry"/>
            </w:pPr>
          </w:p>
        </w:tc>
        <w:tc>
          <w:tcPr>
            <w:tcW w:w="0" w:type="auto"/>
          </w:tcPr>
          <w:p w14:paraId="1EBA4768" w14:textId="77777777" w:rsidR="00B11855" w:rsidRPr="001F42D3" w:rsidRDefault="00B11855" w:rsidP="00506FBD">
            <w:pPr>
              <w:pStyle w:val="TableEntry"/>
            </w:pPr>
          </w:p>
        </w:tc>
      </w:tr>
      <w:tr w:rsidR="00C40FD5" w:rsidRPr="001F42D3" w14:paraId="5EA731D4" w14:textId="77777777" w:rsidTr="009B6563">
        <w:trPr>
          <w:cantSplit/>
          <w:jc w:val="center"/>
        </w:trPr>
        <w:tc>
          <w:tcPr>
            <w:tcW w:w="0" w:type="auto"/>
          </w:tcPr>
          <w:p w14:paraId="497DBB84" w14:textId="77777777" w:rsidR="00B11855" w:rsidRPr="001F42D3" w:rsidRDefault="002B062D" w:rsidP="00506FBD">
            <w:pPr>
              <w:pStyle w:val="TableEntry"/>
            </w:pPr>
            <w:r w:rsidRPr="001F42D3">
              <w:t> </w:t>
            </w:r>
            <w:r w:rsidR="003D003E" w:rsidRPr="001F42D3">
              <w:t>]</w:t>
            </w:r>
          </w:p>
        </w:tc>
        <w:tc>
          <w:tcPr>
            <w:tcW w:w="0" w:type="auto"/>
          </w:tcPr>
          <w:p w14:paraId="778F8F4A" w14:textId="77777777" w:rsidR="00B11855" w:rsidRPr="001F42D3" w:rsidRDefault="003D003E" w:rsidP="00506FBD">
            <w:pPr>
              <w:pStyle w:val="TableEntry"/>
            </w:pPr>
            <w:r w:rsidRPr="001F42D3">
              <w:t>--- PATIENT end</w:t>
            </w:r>
          </w:p>
        </w:tc>
        <w:tc>
          <w:tcPr>
            <w:tcW w:w="0" w:type="auto"/>
          </w:tcPr>
          <w:p w14:paraId="59791001" w14:textId="77777777" w:rsidR="00B11855" w:rsidRPr="001F42D3" w:rsidRDefault="00B11855" w:rsidP="00506FBD">
            <w:pPr>
              <w:pStyle w:val="TableEntry"/>
            </w:pPr>
          </w:p>
        </w:tc>
        <w:tc>
          <w:tcPr>
            <w:tcW w:w="0" w:type="auto"/>
          </w:tcPr>
          <w:p w14:paraId="1467D59A" w14:textId="77777777" w:rsidR="00B11855" w:rsidRPr="001F42D3" w:rsidRDefault="00B11855" w:rsidP="00506FBD">
            <w:pPr>
              <w:pStyle w:val="TableEntry"/>
            </w:pPr>
          </w:p>
        </w:tc>
        <w:tc>
          <w:tcPr>
            <w:tcW w:w="0" w:type="auto"/>
          </w:tcPr>
          <w:p w14:paraId="6E7A2340" w14:textId="77777777" w:rsidR="00B11855" w:rsidRPr="001F42D3" w:rsidRDefault="00B11855" w:rsidP="00506FBD">
            <w:pPr>
              <w:pStyle w:val="TableEntry"/>
            </w:pPr>
          </w:p>
        </w:tc>
      </w:tr>
      <w:tr w:rsidR="00C40FD5" w:rsidRPr="001F42D3" w14:paraId="19E1EED6" w14:textId="77777777" w:rsidTr="009B6563">
        <w:trPr>
          <w:cantSplit/>
          <w:jc w:val="center"/>
        </w:trPr>
        <w:tc>
          <w:tcPr>
            <w:tcW w:w="0" w:type="auto"/>
          </w:tcPr>
          <w:p w14:paraId="4F2F7B4A" w14:textId="77777777" w:rsidR="00B11855" w:rsidRPr="001F42D3" w:rsidRDefault="002B062D" w:rsidP="00506FBD">
            <w:pPr>
              <w:pStyle w:val="TableEntry"/>
            </w:pPr>
            <w:r w:rsidRPr="001F42D3">
              <w:t> </w:t>
            </w:r>
            <w:r w:rsidR="003D003E" w:rsidRPr="001F42D3">
              <w:t>{</w:t>
            </w:r>
          </w:p>
        </w:tc>
        <w:tc>
          <w:tcPr>
            <w:tcW w:w="0" w:type="auto"/>
          </w:tcPr>
          <w:p w14:paraId="6B99A796" w14:textId="77777777" w:rsidR="00B11855" w:rsidRPr="001F42D3" w:rsidRDefault="003D003E" w:rsidP="00506FBD">
            <w:pPr>
              <w:pStyle w:val="TableEntry"/>
            </w:pPr>
            <w:r w:rsidRPr="001F42D3">
              <w:t>---ORDER_OBSERVATION begin</w:t>
            </w:r>
          </w:p>
        </w:tc>
        <w:tc>
          <w:tcPr>
            <w:tcW w:w="0" w:type="auto"/>
          </w:tcPr>
          <w:p w14:paraId="00BF204E" w14:textId="77777777" w:rsidR="00B11855" w:rsidRPr="001F42D3" w:rsidRDefault="00B11855" w:rsidP="00506FBD">
            <w:pPr>
              <w:pStyle w:val="TableEntry"/>
            </w:pPr>
          </w:p>
        </w:tc>
        <w:tc>
          <w:tcPr>
            <w:tcW w:w="0" w:type="auto"/>
          </w:tcPr>
          <w:p w14:paraId="3F46F8B9" w14:textId="77777777" w:rsidR="00B11855" w:rsidRPr="001F42D3" w:rsidRDefault="00B11855" w:rsidP="00506FBD">
            <w:pPr>
              <w:pStyle w:val="TableEntry"/>
            </w:pPr>
          </w:p>
        </w:tc>
        <w:tc>
          <w:tcPr>
            <w:tcW w:w="0" w:type="auto"/>
          </w:tcPr>
          <w:p w14:paraId="20C0A761" w14:textId="77777777" w:rsidR="00B11855" w:rsidRPr="001F42D3" w:rsidRDefault="00B11855" w:rsidP="00506FBD">
            <w:pPr>
              <w:pStyle w:val="TableEntry"/>
            </w:pPr>
          </w:p>
        </w:tc>
      </w:tr>
      <w:tr w:rsidR="00C40FD5" w:rsidRPr="001F42D3" w14:paraId="21EDA7CB" w14:textId="77777777" w:rsidTr="009B6563">
        <w:trPr>
          <w:cantSplit/>
          <w:jc w:val="center"/>
        </w:trPr>
        <w:tc>
          <w:tcPr>
            <w:tcW w:w="0" w:type="auto"/>
          </w:tcPr>
          <w:p w14:paraId="0B943CDF" w14:textId="77777777" w:rsidR="00B11855" w:rsidRPr="001F42D3" w:rsidRDefault="002B062D" w:rsidP="00506FBD">
            <w:pPr>
              <w:pStyle w:val="TableEntry"/>
            </w:pPr>
            <w:r w:rsidRPr="001F42D3">
              <w:t> </w:t>
            </w:r>
            <w:r w:rsidRPr="001F42D3">
              <w:t> </w:t>
            </w:r>
            <w:r w:rsidR="003D003E" w:rsidRPr="001F42D3">
              <w:t>[ORC]</w:t>
            </w:r>
          </w:p>
        </w:tc>
        <w:tc>
          <w:tcPr>
            <w:tcW w:w="0" w:type="auto"/>
          </w:tcPr>
          <w:p w14:paraId="50EFE22B" w14:textId="77777777" w:rsidR="00B11855" w:rsidRPr="001F42D3" w:rsidRDefault="003D003E" w:rsidP="00506FBD">
            <w:pPr>
              <w:pStyle w:val="TableEntry"/>
            </w:pPr>
            <w:r w:rsidRPr="001F42D3">
              <w:t>Order Common</w:t>
            </w:r>
          </w:p>
        </w:tc>
        <w:tc>
          <w:tcPr>
            <w:tcW w:w="0" w:type="auto"/>
          </w:tcPr>
          <w:p w14:paraId="1DC47D71" w14:textId="77777777" w:rsidR="00B11855" w:rsidRPr="001F42D3" w:rsidRDefault="003D003E" w:rsidP="00506FBD">
            <w:pPr>
              <w:pStyle w:val="TableEntry"/>
            </w:pPr>
            <w:r w:rsidRPr="001F42D3">
              <w:t>X</w:t>
            </w:r>
          </w:p>
        </w:tc>
        <w:tc>
          <w:tcPr>
            <w:tcW w:w="0" w:type="auto"/>
          </w:tcPr>
          <w:p w14:paraId="160D0828" w14:textId="77777777" w:rsidR="00B11855" w:rsidRPr="001F42D3" w:rsidRDefault="003D003E" w:rsidP="00506FBD">
            <w:pPr>
              <w:pStyle w:val="TableEntry"/>
            </w:pPr>
            <w:r w:rsidRPr="001F42D3">
              <w:t>[0..0]</w:t>
            </w:r>
          </w:p>
        </w:tc>
        <w:tc>
          <w:tcPr>
            <w:tcW w:w="0" w:type="auto"/>
          </w:tcPr>
          <w:p w14:paraId="0CFEB18A" w14:textId="77777777" w:rsidR="00B11855" w:rsidRPr="001F42D3" w:rsidRDefault="003D003E" w:rsidP="00506FBD">
            <w:pPr>
              <w:pStyle w:val="TableEntry"/>
            </w:pPr>
            <w:r w:rsidRPr="001F42D3">
              <w:t>4</w:t>
            </w:r>
          </w:p>
        </w:tc>
      </w:tr>
      <w:tr w:rsidR="00C40FD5" w:rsidRPr="001F42D3" w14:paraId="6093876C" w14:textId="77777777" w:rsidTr="009B6563">
        <w:trPr>
          <w:cantSplit/>
          <w:jc w:val="center"/>
        </w:trPr>
        <w:tc>
          <w:tcPr>
            <w:tcW w:w="0" w:type="auto"/>
          </w:tcPr>
          <w:p w14:paraId="354AD41D" w14:textId="77777777" w:rsidR="00B11855" w:rsidRPr="001F42D3" w:rsidRDefault="002B062D" w:rsidP="00506FBD">
            <w:pPr>
              <w:pStyle w:val="TableEntry"/>
            </w:pPr>
            <w:r w:rsidRPr="001F42D3">
              <w:t> </w:t>
            </w:r>
            <w:r w:rsidRPr="001F42D3">
              <w:t> </w:t>
            </w:r>
            <w:r w:rsidR="003D003E" w:rsidRPr="001F42D3">
              <w:t>OBR</w:t>
            </w:r>
          </w:p>
        </w:tc>
        <w:tc>
          <w:tcPr>
            <w:tcW w:w="0" w:type="auto"/>
          </w:tcPr>
          <w:p w14:paraId="12B82D50" w14:textId="77777777" w:rsidR="00B11855" w:rsidRPr="001F42D3" w:rsidRDefault="003D003E" w:rsidP="00506FBD">
            <w:pPr>
              <w:pStyle w:val="TableEntry"/>
            </w:pPr>
            <w:r w:rsidRPr="001F42D3">
              <w:t>Observation Request</w:t>
            </w:r>
          </w:p>
        </w:tc>
        <w:tc>
          <w:tcPr>
            <w:tcW w:w="0" w:type="auto"/>
          </w:tcPr>
          <w:p w14:paraId="3EAF0232" w14:textId="77777777" w:rsidR="00B11855" w:rsidRPr="001F42D3" w:rsidRDefault="003D003E" w:rsidP="00506FBD">
            <w:pPr>
              <w:pStyle w:val="TableEntry"/>
            </w:pPr>
            <w:r w:rsidRPr="001F42D3">
              <w:t>R</w:t>
            </w:r>
          </w:p>
        </w:tc>
        <w:tc>
          <w:tcPr>
            <w:tcW w:w="0" w:type="auto"/>
          </w:tcPr>
          <w:p w14:paraId="5AF4117A" w14:textId="77777777" w:rsidR="00B11855" w:rsidRPr="001F42D3" w:rsidRDefault="003D003E" w:rsidP="00506FBD">
            <w:pPr>
              <w:pStyle w:val="TableEntry"/>
            </w:pPr>
            <w:r w:rsidRPr="001F42D3">
              <w:t>[1..1]</w:t>
            </w:r>
          </w:p>
        </w:tc>
        <w:tc>
          <w:tcPr>
            <w:tcW w:w="0" w:type="auto"/>
          </w:tcPr>
          <w:p w14:paraId="604F62F0" w14:textId="77777777" w:rsidR="00B11855" w:rsidRPr="001F42D3" w:rsidRDefault="003D003E" w:rsidP="00506FBD">
            <w:pPr>
              <w:pStyle w:val="TableEntry"/>
            </w:pPr>
            <w:r w:rsidRPr="001F42D3">
              <w:t>7</w:t>
            </w:r>
          </w:p>
        </w:tc>
      </w:tr>
      <w:tr w:rsidR="00C40FD5" w:rsidRPr="001F42D3" w14:paraId="4789A678" w14:textId="77777777" w:rsidTr="009B6563">
        <w:trPr>
          <w:cantSplit/>
          <w:jc w:val="center"/>
        </w:trPr>
        <w:tc>
          <w:tcPr>
            <w:tcW w:w="0" w:type="auto"/>
          </w:tcPr>
          <w:p w14:paraId="16BF2C34" w14:textId="77777777" w:rsidR="00B11855" w:rsidRPr="001F42D3" w:rsidRDefault="002B062D" w:rsidP="00506FBD">
            <w:pPr>
              <w:pStyle w:val="TableEntry"/>
            </w:pPr>
            <w:r w:rsidRPr="001F42D3">
              <w:t> </w:t>
            </w:r>
            <w:r w:rsidRPr="001F42D3">
              <w:t> </w:t>
            </w:r>
            <w:r w:rsidR="003D003E" w:rsidRPr="001F42D3">
              <w:t>[{NTE}]</w:t>
            </w:r>
          </w:p>
        </w:tc>
        <w:tc>
          <w:tcPr>
            <w:tcW w:w="0" w:type="auto"/>
          </w:tcPr>
          <w:p w14:paraId="3F0F84EE" w14:textId="77777777" w:rsidR="00B11855" w:rsidRPr="001F42D3" w:rsidRDefault="003D003E" w:rsidP="00506FBD">
            <w:pPr>
              <w:pStyle w:val="TableEntry"/>
            </w:pPr>
            <w:r w:rsidRPr="001F42D3">
              <w:t>Notes and Comments</w:t>
            </w:r>
          </w:p>
        </w:tc>
        <w:tc>
          <w:tcPr>
            <w:tcW w:w="0" w:type="auto"/>
          </w:tcPr>
          <w:p w14:paraId="516B8796" w14:textId="77777777" w:rsidR="00B11855" w:rsidRPr="001F42D3" w:rsidRDefault="003D003E" w:rsidP="00506FBD">
            <w:pPr>
              <w:pStyle w:val="TableEntry"/>
            </w:pPr>
            <w:r w:rsidRPr="001F42D3">
              <w:t>O</w:t>
            </w:r>
          </w:p>
        </w:tc>
        <w:tc>
          <w:tcPr>
            <w:tcW w:w="0" w:type="auto"/>
          </w:tcPr>
          <w:p w14:paraId="253D5944" w14:textId="77777777" w:rsidR="00B11855" w:rsidRPr="001F42D3" w:rsidRDefault="003D003E" w:rsidP="00506FBD">
            <w:pPr>
              <w:pStyle w:val="TableEntry"/>
            </w:pPr>
            <w:r w:rsidRPr="001F42D3">
              <w:t>[0..1]</w:t>
            </w:r>
          </w:p>
        </w:tc>
        <w:tc>
          <w:tcPr>
            <w:tcW w:w="0" w:type="auto"/>
          </w:tcPr>
          <w:p w14:paraId="3D963C07" w14:textId="77777777" w:rsidR="00B11855" w:rsidRPr="001F42D3" w:rsidRDefault="003D003E" w:rsidP="00506FBD">
            <w:pPr>
              <w:pStyle w:val="TableEntry"/>
            </w:pPr>
            <w:r w:rsidRPr="001F42D3">
              <w:t>2</w:t>
            </w:r>
          </w:p>
        </w:tc>
      </w:tr>
      <w:tr w:rsidR="00C75AB4" w:rsidRPr="001F42D3" w14:paraId="5C3BBB55" w14:textId="77777777" w:rsidTr="009B6563">
        <w:trPr>
          <w:cantSplit/>
          <w:jc w:val="center"/>
        </w:trPr>
        <w:tc>
          <w:tcPr>
            <w:tcW w:w="0" w:type="auto"/>
          </w:tcPr>
          <w:p w14:paraId="06C41FD7" w14:textId="77777777" w:rsidR="00C75AB4" w:rsidRPr="001F42D3" w:rsidRDefault="00C75AB4" w:rsidP="00C75AB4">
            <w:pPr>
              <w:pStyle w:val="TableEntry"/>
            </w:pPr>
            <w:r w:rsidRPr="001F42D3">
              <w:t> </w:t>
            </w:r>
            <w:r w:rsidRPr="001F42D3">
              <w:t> </w:t>
            </w:r>
            <w:r w:rsidRPr="001F42D3">
              <w:t>[{PRT}]</w:t>
            </w:r>
          </w:p>
        </w:tc>
        <w:tc>
          <w:tcPr>
            <w:tcW w:w="0" w:type="auto"/>
          </w:tcPr>
          <w:p w14:paraId="2D063135" w14:textId="77777777" w:rsidR="00C75AB4" w:rsidRPr="001F42D3" w:rsidRDefault="00C75AB4" w:rsidP="00506FBD">
            <w:pPr>
              <w:pStyle w:val="TableEntry"/>
            </w:pPr>
          </w:p>
        </w:tc>
        <w:tc>
          <w:tcPr>
            <w:tcW w:w="0" w:type="auto"/>
          </w:tcPr>
          <w:p w14:paraId="619A7746" w14:textId="77777777" w:rsidR="00C75AB4" w:rsidRPr="001F42D3" w:rsidRDefault="00C75AB4" w:rsidP="00506FBD">
            <w:pPr>
              <w:pStyle w:val="TableEntry"/>
            </w:pPr>
          </w:p>
        </w:tc>
        <w:tc>
          <w:tcPr>
            <w:tcW w:w="0" w:type="auto"/>
          </w:tcPr>
          <w:p w14:paraId="7DDE9B08" w14:textId="77777777" w:rsidR="00C75AB4" w:rsidRPr="001F42D3" w:rsidRDefault="00C75AB4" w:rsidP="00506FBD">
            <w:pPr>
              <w:pStyle w:val="TableEntry"/>
            </w:pPr>
          </w:p>
        </w:tc>
        <w:tc>
          <w:tcPr>
            <w:tcW w:w="0" w:type="auto"/>
          </w:tcPr>
          <w:p w14:paraId="5FEE839B" w14:textId="77777777" w:rsidR="00C75AB4" w:rsidRPr="001F42D3" w:rsidRDefault="00C75AB4" w:rsidP="00506FBD">
            <w:pPr>
              <w:pStyle w:val="TableEntry"/>
            </w:pPr>
          </w:p>
        </w:tc>
      </w:tr>
      <w:tr w:rsidR="00C40FD5" w:rsidRPr="001F42D3" w14:paraId="38421086" w14:textId="77777777" w:rsidTr="009B6563">
        <w:trPr>
          <w:cantSplit/>
          <w:jc w:val="center"/>
        </w:trPr>
        <w:tc>
          <w:tcPr>
            <w:tcW w:w="0" w:type="auto"/>
          </w:tcPr>
          <w:p w14:paraId="7A8E868A" w14:textId="77777777" w:rsidR="00B11855" w:rsidRPr="001F42D3" w:rsidRDefault="002B062D" w:rsidP="00506FBD">
            <w:pPr>
              <w:pStyle w:val="TableEntry"/>
            </w:pPr>
            <w:r w:rsidRPr="001F42D3">
              <w:t> </w:t>
            </w:r>
            <w:r w:rsidRPr="001F42D3">
              <w:t> </w:t>
            </w:r>
            <w:r w:rsidR="003D003E" w:rsidRPr="001F42D3">
              <w:t>[{</w:t>
            </w:r>
          </w:p>
        </w:tc>
        <w:tc>
          <w:tcPr>
            <w:tcW w:w="0" w:type="auto"/>
          </w:tcPr>
          <w:p w14:paraId="48CC5418" w14:textId="77777777" w:rsidR="00B11855" w:rsidRPr="001F42D3" w:rsidRDefault="003D003E" w:rsidP="00506FBD">
            <w:pPr>
              <w:pStyle w:val="TableEntry"/>
            </w:pPr>
            <w:r w:rsidRPr="001F42D3">
              <w:t>--- TIMING_QTY begin</w:t>
            </w:r>
          </w:p>
        </w:tc>
        <w:tc>
          <w:tcPr>
            <w:tcW w:w="0" w:type="auto"/>
          </w:tcPr>
          <w:p w14:paraId="61C2EF37" w14:textId="77777777" w:rsidR="00B11855" w:rsidRPr="001F42D3" w:rsidRDefault="00B11855" w:rsidP="00506FBD">
            <w:pPr>
              <w:pStyle w:val="TableEntry"/>
            </w:pPr>
          </w:p>
        </w:tc>
        <w:tc>
          <w:tcPr>
            <w:tcW w:w="0" w:type="auto"/>
          </w:tcPr>
          <w:p w14:paraId="0E5FEA4C" w14:textId="77777777" w:rsidR="00B11855" w:rsidRPr="001F42D3" w:rsidRDefault="00B11855" w:rsidP="00506FBD">
            <w:pPr>
              <w:pStyle w:val="TableEntry"/>
            </w:pPr>
          </w:p>
        </w:tc>
        <w:tc>
          <w:tcPr>
            <w:tcW w:w="0" w:type="auto"/>
          </w:tcPr>
          <w:p w14:paraId="10AC2CDF" w14:textId="77777777" w:rsidR="00B11855" w:rsidRPr="001F42D3" w:rsidRDefault="00B11855" w:rsidP="00506FBD">
            <w:pPr>
              <w:pStyle w:val="TableEntry"/>
            </w:pPr>
          </w:p>
        </w:tc>
      </w:tr>
      <w:tr w:rsidR="00C40FD5" w:rsidRPr="001F42D3" w14:paraId="4CF659FC" w14:textId="77777777" w:rsidTr="009B6563">
        <w:trPr>
          <w:cantSplit/>
          <w:jc w:val="center"/>
        </w:trPr>
        <w:tc>
          <w:tcPr>
            <w:tcW w:w="0" w:type="auto"/>
          </w:tcPr>
          <w:p w14:paraId="5980B048" w14:textId="77777777" w:rsidR="00B11855" w:rsidRPr="001F42D3" w:rsidRDefault="002B062D" w:rsidP="00506FBD">
            <w:pPr>
              <w:pStyle w:val="TableEntry"/>
            </w:pPr>
            <w:r w:rsidRPr="001F42D3">
              <w:t> </w:t>
            </w:r>
            <w:r w:rsidRPr="001F42D3">
              <w:t> </w:t>
            </w:r>
            <w:r w:rsidRPr="001F42D3">
              <w:t> </w:t>
            </w:r>
            <w:r w:rsidR="003D003E" w:rsidRPr="001F42D3">
              <w:t>TQ1</w:t>
            </w:r>
          </w:p>
        </w:tc>
        <w:tc>
          <w:tcPr>
            <w:tcW w:w="0" w:type="auto"/>
          </w:tcPr>
          <w:p w14:paraId="38F79E90" w14:textId="77777777" w:rsidR="00B11855" w:rsidRPr="001F42D3" w:rsidRDefault="003D003E" w:rsidP="00506FBD">
            <w:pPr>
              <w:pStyle w:val="TableEntry"/>
            </w:pPr>
            <w:r w:rsidRPr="001F42D3">
              <w:t>Timing/Quantity</w:t>
            </w:r>
          </w:p>
        </w:tc>
        <w:tc>
          <w:tcPr>
            <w:tcW w:w="0" w:type="auto"/>
          </w:tcPr>
          <w:p w14:paraId="0E8ABD14" w14:textId="77777777" w:rsidR="00B11855" w:rsidRPr="001F42D3" w:rsidRDefault="003D003E" w:rsidP="00506FBD">
            <w:pPr>
              <w:pStyle w:val="TableEntry"/>
            </w:pPr>
            <w:r w:rsidRPr="001F42D3">
              <w:t>R</w:t>
            </w:r>
          </w:p>
        </w:tc>
        <w:tc>
          <w:tcPr>
            <w:tcW w:w="0" w:type="auto"/>
          </w:tcPr>
          <w:p w14:paraId="7B8455AB" w14:textId="77777777" w:rsidR="00B11855" w:rsidRPr="001F42D3" w:rsidRDefault="003D003E" w:rsidP="00506FBD">
            <w:pPr>
              <w:pStyle w:val="TableEntry"/>
            </w:pPr>
            <w:r w:rsidRPr="001F42D3">
              <w:t>[1..1]</w:t>
            </w:r>
          </w:p>
        </w:tc>
        <w:tc>
          <w:tcPr>
            <w:tcW w:w="0" w:type="auto"/>
          </w:tcPr>
          <w:p w14:paraId="1ED7842C" w14:textId="77777777" w:rsidR="00B11855" w:rsidRPr="001F42D3" w:rsidRDefault="003D003E" w:rsidP="00506FBD">
            <w:pPr>
              <w:pStyle w:val="TableEntry"/>
            </w:pPr>
            <w:r w:rsidRPr="001F42D3">
              <w:t>4</w:t>
            </w:r>
          </w:p>
        </w:tc>
      </w:tr>
      <w:tr w:rsidR="00C40FD5" w:rsidRPr="001F42D3" w14:paraId="766ED172" w14:textId="77777777" w:rsidTr="006C0E8E">
        <w:trPr>
          <w:cantSplit/>
          <w:jc w:val="center"/>
        </w:trPr>
        <w:tc>
          <w:tcPr>
            <w:tcW w:w="0" w:type="auto"/>
          </w:tcPr>
          <w:p w14:paraId="21E6F5C3" w14:textId="77777777" w:rsidR="00B11855" w:rsidRPr="001F42D3" w:rsidRDefault="002B062D" w:rsidP="00506FBD">
            <w:pPr>
              <w:pStyle w:val="TableEntry"/>
            </w:pPr>
            <w:r w:rsidRPr="001F42D3">
              <w:t> </w:t>
            </w:r>
            <w:r w:rsidRPr="001F42D3">
              <w:t> </w:t>
            </w:r>
            <w:r w:rsidRPr="001F42D3">
              <w:t> </w:t>
            </w:r>
            <w:r w:rsidR="003D003E" w:rsidRPr="001F42D3">
              <w:t>[{TQ2}]</w:t>
            </w:r>
          </w:p>
        </w:tc>
        <w:tc>
          <w:tcPr>
            <w:tcW w:w="0" w:type="auto"/>
          </w:tcPr>
          <w:p w14:paraId="346EEBD1" w14:textId="77777777" w:rsidR="00B11855" w:rsidRPr="001F42D3" w:rsidRDefault="003D003E" w:rsidP="00506FBD">
            <w:pPr>
              <w:pStyle w:val="TableEntry"/>
            </w:pPr>
            <w:r w:rsidRPr="001F42D3">
              <w:t>Timing/Quantity Order Sequence</w:t>
            </w:r>
          </w:p>
        </w:tc>
        <w:tc>
          <w:tcPr>
            <w:tcW w:w="0" w:type="auto"/>
          </w:tcPr>
          <w:p w14:paraId="1E5990B0" w14:textId="77777777" w:rsidR="00B11855" w:rsidRPr="001F42D3" w:rsidRDefault="003D003E" w:rsidP="00506FBD">
            <w:pPr>
              <w:pStyle w:val="TableEntry"/>
            </w:pPr>
            <w:r w:rsidRPr="001F42D3">
              <w:t>X</w:t>
            </w:r>
          </w:p>
        </w:tc>
        <w:tc>
          <w:tcPr>
            <w:tcW w:w="0" w:type="auto"/>
          </w:tcPr>
          <w:p w14:paraId="6D1068A8" w14:textId="77777777" w:rsidR="00B11855" w:rsidRPr="001F42D3" w:rsidRDefault="00E86B15" w:rsidP="00506FBD">
            <w:pPr>
              <w:pStyle w:val="TableEntry"/>
            </w:pPr>
            <w:r w:rsidRPr="001F42D3">
              <w:t>[0..0]</w:t>
            </w:r>
          </w:p>
        </w:tc>
        <w:tc>
          <w:tcPr>
            <w:tcW w:w="0" w:type="auto"/>
          </w:tcPr>
          <w:p w14:paraId="298BE221" w14:textId="77777777" w:rsidR="00B11855" w:rsidRPr="001F42D3" w:rsidRDefault="003D003E" w:rsidP="00506FBD">
            <w:pPr>
              <w:pStyle w:val="TableEntry"/>
            </w:pPr>
            <w:r w:rsidRPr="001F42D3">
              <w:t>4</w:t>
            </w:r>
          </w:p>
        </w:tc>
      </w:tr>
      <w:tr w:rsidR="00C40FD5" w:rsidRPr="001F42D3" w14:paraId="75BD3EAC" w14:textId="77777777" w:rsidTr="009B6563">
        <w:trPr>
          <w:cantSplit/>
          <w:jc w:val="center"/>
        </w:trPr>
        <w:tc>
          <w:tcPr>
            <w:tcW w:w="0" w:type="auto"/>
          </w:tcPr>
          <w:p w14:paraId="1465EADE" w14:textId="77777777" w:rsidR="00B11855" w:rsidRPr="001F42D3" w:rsidRDefault="002B062D" w:rsidP="009D1F0A">
            <w:pPr>
              <w:pStyle w:val="TableEntry"/>
            </w:pPr>
            <w:r w:rsidRPr="001F42D3">
              <w:t> </w:t>
            </w:r>
            <w:r w:rsidRPr="001F42D3">
              <w:t> </w:t>
            </w:r>
            <w:r w:rsidR="009D1F0A" w:rsidRPr="001F42D3">
              <w:t>}</w:t>
            </w:r>
            <w:r w:rsidR="003D003E" w:rsidRPr="001F42D3">
              <w:t>]</w:t>
            </w:r>
          </w:p>
        </w:tc>
        <w:tc>
          <w:tcPr>
            <w:tcW w:w="0" w:type="auto"/>
          </w:tcPr>
          <w:p w14:paraId="24F00238" w14:textId="77777777" w:rsidR="00B11855" w:rsidRPr="001F42D3" w:rsidRDefault="003D003E" w:rsidP="00506FBD">
            <w:pPr>
              <w:pStyle w:val="TableEntry"/>
            </w:pPr>
            <w:r w:rsidRPr="001F42D3">
              <w:t>--- TIMING_QTY end</w:t>
            </w:r>
          </w:p>
        </w:tc>
        <w:tc>
          <w:tcPr>
            <w:tcW w:w="0" w:type="auto"/>
          </w:tcPr>
          <w:p w14:paraId="2691E155" w14:textId="77777777" w:rsidR="00B11855" w:rsidRPr="001F42D3" w:rsidRDefault="00B11855" w:rsidP="00506FBD">
            <w:pPr>
              <w:pStyle w:val="TableEntry"/>
            </w:pPr>
          </w:p>
        </w:tc>
        <w:tc>
          <w:tcPr>
            <w:tcW w:w="0" w:type="auto"/>
          </w:tcPr>
          <w:p w14:paraId="457E3C31" w14:textId="77777777" w:rsidR="00B11855" w:rsidRPr="001F42D3" w:rsidRDefault="00B11855" w:rsidP="00506FBD">
            <w:pPr>
              <w:pStyle w:val="TableEntry"/>
            </w:pPr>
          </w:p>
        </w:tc>
        <w:tc>
          <w:tcPr>
            <w:tcW w:w="0" w:type="auto"/>
          </w:tcPr>
          <w:p w14:paraId="16D7F420" w14:textId="77777777" w:rsidR="00B11855" w:rsidRPr="001F42D3" w:rsidRDefault="00B11855" w:rsidP="00506FBD">
            <w:pPr>
              <w:pStyle w:val="TableEntry"/>
            </w:pPr>
          </w:p>
        </w:tc>
      </w:tr>
      <w:tr w:rsidR="00C40FD5" w:rsidRPr="001F42D3" w14:paraId="4AB4CD91" w14:textId="77777777" w:rsidTr="009B6563">
        <w:trPr>
          <w:cantSplit/>
          <w:jc w:val="center"/>
        </w:trPr>
        <w:tc>
          <w:tcPr>
            <w:tcW w:w="0" w:type="auto"/>
          </w:tcPr>
          <w:p w14:paraId="781A3E86" w14:textId="77777777" w:rsidR="00B11855" w:rsidRPr="001F42D3" w:rsidRDefault="002B062D" w:rsidP="00506FBD">
            <w:pPr>
              <w:pStyle w:val="TableEntry"/>
            </w:pPr>
            <w:r w:rsidRPr="001F42D3">
              <w:t> </w:t>
            </w:r>
            <w:r w:rsidRPr="001F42D3">
              <w:t> </w:t>
            </w:r>
            <w:r w:rsidR="003D003E" w:rsidRPr="001F42D3">
              <w:t>[CTD]</w:t>
            </w:r>
          </w:p>
        </w:tc>
        <w:tc>
          <w:tcPr>
            <w:tcW w:w="0" w:type="auto"/>
          </w:tcPr>
          <w:p w14:paraId="21DD8634" w14:textId="77777777" w:rsidR="00B11855" w:rsidRPr="001F42D3" w:rsidRDefault="003D003E" w:rsidP="00506FBD">
            <w:pPr>
              <w:pStyle w:val="TableEntry"/>
            </w:pPr>
            <w:r w:rsidRPr="001F42D3">
              <w:t>Contact Data</w:t>
            </w:r>
          </w:p>
        </w:tc>
        <w:tc>
          <w:tcPr>
            <w:tcW w:w="0" w:type="auto"/>
          </w:tcPr>
          <w:p w14:paraId="4A72458B" w14:textId="77777777" w:rsidR="00B11855" w:rsidRPr="001F42D3" w:rsidRDefault="003D003E" w:rsidP="00506FBD">
            <w:pPr>
              <w:pStyle w:val="TableEntry"/>
            </w:pPr>
            <w:r w:rsidRPr="001F42D3">
              <w:t>X</w:t>
            </w:r>
          </w:p>
        </w:tc>
        <w:tc>
          <w:tcPr>
            <w:tcW w:w="0" w:type="auto"/>
          </w:tcPr>
          <w:p w14:paraId="1CE2B85F" w14:textId="77777777" w:rsidR="00B11855" w:rsidRPr="001F42D3" w:rsidRDefault="003D003E" w:rsidP="00506FBD">
            <w:pPr>
              <w:pStyle w:val="TableEntry"/>
            </w:pPr>
            <w:r w:rsidRPr="001F42D3">
              <w:t>[0..0]</w:t>
            </w:r>
          </w:p>
        </w:tc>
        <w:tc>
          <w:tcPr>
            <w:tcW w:w="0" w:type="auto"/>
          </w:tcPr>
          <w:p w14:paraId="40C7C3F1" w14:textId="77777777" w:rsidR="00B11855" w:rsidRPr="001F42D3" w:rsidRDefault="003D003E" w:rsidP="00506FBD">
            <w:pPr>
              <w:pStyle w:val="TableEntry"/>
            </w:pPr>
            <w:r w:rsidRPr="001F42D3">
              <w:t>11</w:t>
            </w:r>
          </w:p>
        </w:tc>
      </w:tr>
      <w:tr w:rsidR="00C40FD5" w:rsidRPr="001F42D3" w14:paraId="7F3C2E62" w14:textId="77777777" w:rsidTr="009B6563">
        <w:trPr>
          <w:cantSplit/>
          <w:jc w:val="center"/>
        </w:trPr>
        <w:tc>
          <w:tcPr>
            <w:tcW w:w="0" w:type="auto"/>
          </w:tcPr>
          <w:p w14:paraId="153F056D" w14:textId="77777777" w:rsidR="00B11855" w:rsidRPr="001F42D3" w:rsidRDefault="002B062D" w:rsidP="00506FBD">
            <w:pPr>
              <w:pStyle w:val="TableEntry"/>
            </w:pPr>
            <w:r w:rsidRPr="001F42D3">
              <w:t> </w:t>
            </w:r>
            <w:r w:rsidRPr="001F42D3">
              <w:t> </w:t>
            </w:r>
            <w:r w:rsidR="003D003E" w:rsidRPr="001F42D3">
              <w:t>[{</w:t>
            </w:r>
          </w:p>
        </w:tc>
        <w:tc>
          <w:tcPr>
            <w:tcW w:w="0" w:type="auto"/>
          </w:tcPr>
          <w:p w14:paraId="2DBFE098" w14:textId="77777777" w:rsidR="00B11855" w:rsidRPr="001F42D3" w:rsidRDefault="003D003E" w:rsidP="00506FBD">
            <w:pPr>
              <w:pStyle w:val="TableEntry"/>
            </w:pPr>
            <w:r w:rsidRPr="001F42D3">
              <w:t>--- OBSERVATION begin</w:t>
            </w:r>
          </w:p>
        </w:tc>
        <w:tc>
          <w:tcPr>
            <w:tcW w:w="0" w:type="auto"/>
          </w:tcPr>
          <w:p w14:paraId="3517F153" w14:textId="77777777" w:rsidR="00B11855" w:rsidRPr="001F42D3" w:rsidRDefault="00B11855" w:rsidP="00506FBD">
            <w:pPr>
              <w:pStyle w:val="TableEntry"/>
            </w:pPr>
          </w:p>
        </w:tc>
        <w:tc>
          <w:tcPr>
            <w:tcW w:w="0" w:type="auto"/>
          </w:tcPr>
          <w:p w14:paraId="7291C947" w14:textId="77777777" w:rsidR="00B11855" w:rsidRPr="001F42D3" w:rsidRDefault="00B11855" w:rsidP="00506FBD">
            <w:pPr>
              <w:pStyle w:val="TableEntry"/>
            </w:pPr>
          </w:p>
        </w:tc>
        <w:tc>
          <w:tcPr>
            <w:tcW w:w="0" w:type="auto"/>
          </w:tcPr>
          <w:p w14:paraId="5DE3979C" w14:textId="77777777" w:rsidR="00B11855" w:rsidRPr="001F42D3" w:rsidRDefault="00B11855" w:rsidP="00506FBD">
            <w:pPr>
              <w:pStyle w:val="TableEntry"/>
            </w:pPr>
          </w:p>
        </w:tc>
      </w:tr>
      <w:tr w:rsidR="00C40FD5" w:rsidRPr="001F42D3" w14:paraId="2765740F" w14:textId="77777777" w:rsidTr="009B6563">
        <w:trPr>
          <w:cantSplit/>
          <w:jc w:val="center"/>
        </w:trPr>
        <w:tc>
          <w:tcPr>
            <w:tcW w:w="0" w:type="auto"/>
          </w:tcPr>
          <w:p w14:paraId="42CC6953" w14:textId="77777777" w:rsidR="00B11855" w:rsidRPr="001F42D3" w:rsidRDefault="002B062D" w:rsidP="00506FBD">
            <w:pPr>
              <w:pStyle w:val="TableEntry"/>
            </w:pPr>
            <w:r w:rsidRPr="001F42D3">
              <w:t> </w:t>
            </w:r>
            <w:r w:rsidRPr="001F42D3">
              <w:t> </w:t>
            </w:r>
            <w:r w:rsidRPr="001F42D3">
              <w:t> </w:t>
            </w:r>
            <w:r w:rsidR="003D003E" w:rsidRPr="001F42D3">
              <w:t>OBX</w:t>
            </w:r>
          </w:p>
        </w:tc>
        <w:tc>
          <w:tcPr>
            <w:tcW w:w="0" w:type="auto"/>
          </w:tcPr>
          <w:p w14:paraId="36F17B95" w14:textId="77777777" w:rsidR="00B11855" w:rsidRPr="001F42D3" w:rsidRDefault="003D003E" w:rsidP="00506FBD">
            <w:pPr>
              <w:pStyle w:val="TableEntry"/>
            </w:pPr>
            <w:r w:rsidRPr="001F42D3">
              <w:t>Observation Result</w:t>
            </w:r>
          </w:p>
        </w:tc>
        <w:tc>
          <w:tcPr>
            <w:tcW w:w="0" w:type="auto"/>
          </w:tcPr>
          <w:p w14:paraId="691EC237" w14:textId="77777777" w:rsidR="00B11855" w:rsidRPr="001F42D3" w:rsidRDefault="003D003E" w:rsidP="00506FBD">
            <w:pPr>
              <w:pStyle w:val="TableEntry"/>
            </w:pPr>
            <w:r w:rsidRPr="001F42D3">
              <w:t>R</w:t>
            </w:r>
          </w:p>
        </w:tc>
        <w:tc>
          <w:tcPr>
            <w:tcW w:w="0" w:type="auto"/>
          </w:tcPr>
          <w:p w14:paraId="5C0DB5EF" w14:textId="77777777" w:rsidR="00B11855" w:rsidRPr="001F42D3" w:rsidRDefault="003D003E" w:rsidP="00506FBD">
            <w:pPr>
              <w:pStyle w:val="TableEntry"/>
            </w:pPr>
            <w:r w:rsidRPr="001F42D3">
              <w:t>[1..1]</w:t>
            </w:r>
          </w:p>
        </w:tc>
        <w:tc>
          <w:tcPr>
            <w:tcW w:w="0" w:type="auto"/>
          </w:tcPr>
          <w:p w14:paraId="150978A1" w14:textId="77777777" w:rsidR="00B11855" w:rsidRPr="001F42D3" w:rsidRDefault="003D003E" w:rsidP="00506FBD">
            <w:pPr>
              <w:pStyle w:val="TableEntry"/>
            </w:pPr>
            <w:r w:rsidRPr="001F42D3">
              <w:t>7</w:t>
            </w:r>
          </w:p>
        </w:tc>
      </w:tr>
      <w:tr w:rsidR="00C75AB4" w:rsidRPr="001F42D3" w14:paraId="47D3A440" w14:textId="77777777" w:rsidTr="009B6563">
        <w:trPr>
          <w:cantSplit/>
          <w:jc w:val="center"/>
        </w:trPr>
        <w:tc>
          <w:tcPr>
            <w:tcW w:w="0" w:type="auto"/>
          </w:tcPr>
          <w:p w14:paraId="7A22266F" w14:textId="77777777" w:rsidR="00C75AB4" w:rsidRPr="001F42D3" w:rsidRDefault="00C75AB4" w:rsidP="00506FBD">
            <w:pPr>
              <w:pStyle w:val="TableEntry"/>
            </w:pPr>
            <w:r w:rsidRPr="001F42D3">
              <w:t> </w:t>
            </w:r>
            <w:r w:rsidRPr="001F42D3">
              <w:t> </w:t>
            </w:r>
            <w:r w:rsidRPr="001F42D3">
              <w:t> </w:t>
            </w:r>
            <w:r w:rsidRPr="001F42D3">
              <w:t>[{PRT}]</w:t>
            </w:r>
          </w:p>
        </w:tc>
        <w:tc>
          <w:tcPr>
            <w:tcW w:w="0" w:type="auto"/>
          </w:tcPr>
          <w:p w14:paraId="0B295901" w14:textId="77777777" w:rsidR="00C75AB4" w:rsidRPr="001F42D3" w:rsidRDefault="00C75AB4" w:rsidP="00506FBD">
            <w:pPr>
              <w:pStyle w:val="TableEntry"/>
            </w:pPr>
          </w:p>
        </w:tc>
        <w:tc>
          <w:tcPr>
            <w:tcW w:w="0" w:type="auto"/>
          </w:tcPr>
          <w:p w14:paraId="4C482566" w14:textId="77777777" w:rsidR="00C75AB4" w:rsidRPr="001F42D3" w:rsidRDefault="00C75AB4" w:rsidP="00506FBD">
            <w:pPr>
              <w:pStyle w:val="TableEntry"/>
            </w:pPr>
          </w:p>
        </w:tc>
        <w:tc>
          <w:tcPr>
            <w:tcW w:w="0" w:type="auto"/>
          </w:tcPr>
          <w:p w14:paraId="06CF9014" w14:textId="77777777" w:rsidR="00C75AB4" w:rsidRPr="001F42D3" w:rsidRDefault="00C75AB4" w:rsidP="00506FBD">
            <w:pPr>
              <w:pStyle w:val="TableEntry"/>
            </w:pPr>
          </w:p>
        </w:tc>
        <w:tc>
          <w:tcPr>
            <w:tcW w:w="0" w:type="auto"/>
          </w:tcPr>
          <w:p w14:paraId="63D6F075" w14:textId="77777777" w:rsidR="00C75AB4" w:rsidRPr="001F42D3" w:rsidRDefault="00C75AB4" w:rsidP="00506FBD">
            <w:pPr>
              <w:pStyle w:val="TableEntry"/>
            </w:pPr>
          </w:p>
        </w:tc>
      </w:tr>
      <w:tr w:rsidR="00C40FD5" w:rsidRPr="001F42D3" w14:paraId="267B37C2" w14:textId="77777777" w:rsidTr="009B6563">
        <w:trPr>
          <w:cantSplit/>
          <w:jc w:val="center"/>
        </w:trPr>
        <w:tc>
          <w:tcPr>
            <w:tcW w:w="0" w:type="auto"/>
          </w:tcPr>
          <w:p w14:paraId="1D510CBC" w14:textId="77777777" w:rsidR="00B11855" w:rsidRPr="001F42D3" w:rsidRDefault="002B062D" w:rsidP="00506FBD">
            <w:pPr>
              <w:pStyle w:val="TableEntry"/>
            </w:pPr>
            <w:r w:rsidRPr="001F42D3">
              <w:t> </w:t>
            </w:r>
            <w:r w:rsidRPr="001F42D3">
              <w:t> </w:t>
            </w:r>
            <w:r w:rsidRPr="001F42D3">
              <w:t> </w:t>
            </w:r>
            <w:r w:rsidR="003D003E" w:rsidRPr="001F42D3">
              <w:t>[{NTE}]</w:t>
            </w:r>
          </w:p>
        </w:tc>
        <w:tc>
          <w:tcPr>
            <w:tcW w:w="0" w:type="auto"/>
          </w:tcPr>
          <w:p w14:paraId="496247D6" w14:textId="77777777" w:rsidR="00B11855" w:rsidRPr="001F42D3" w:rsidRDefault="003D003E" w:rsidP="00506FBD">
            <w:pPr>
              <w:pStyle w:val="TableEntry"/>
            </w:pPr>
            <w:r w:rsidRPr="001F42D3">
              <w:t>Notes and comments</w:t>
            </w:r>
          </w:p>
        </w:tc>
        <w:tc>
          <w:tcPr>
            <w:tcW w:w="0" w:type="auto"/>
          </w:tcPr>
          <w:p w14:paraId="5A6AB7C7" w14:textId="77777777" w:rsidR="00B11855" w:rsidRPr="001F42D3" w:rsidRDefault="003D003E" w:rsidP="00506FBD">
            <w:pPr>
              <w:pStyle w:val="TableEntry"/>
            </w:pPr>
            <w:r w:rsidRPr="001F42D3">
              <w:t>O</w:t>
            </w:r>
          </w:p>
        </w:tc>
        <w:tc>
          <w:tcPr>
            <w:tcW w:w="0" w:type="auto"/>
          </w:tcPr>
          <w:p w14:paraId="4B1941BB" w14:textId="77777777" w:rsidR="00B11855" w:rsidRPr="001F42D3" w:rsidRDefault="003D003E" w:rsidP="00506FBD">
            <w:pPr>
              <w:pStyle w:val="TableEntry"/>
            </w:pPr>
            <w:r w:rsidRPr="001F42D3">
              <w:t>[0..1]</w:t>
            </w:r>
          </w:p>
        </w:tc>
        <w:tc>
          <w:tcPr>
            <w:tcW w:w="0" w:type="auto"/>
          </w:tcPr>
          <w:p w14:paraId="22FB871D" w14:textId="77777777" w:rsidR="00B11855" w:rsidRPr="001F42D3" w:rsidRDefault="003D003E" w:rsidP="00506FBD">
            <w:pPr>
              <w:pStyle w:val="TableEntry"/>
            </w:pPr>
            <w:r w:rsidRPr="001F42D3">
              <w:t>2</w:t>
            </w:r>
          </w:p>
        </w:tc>
      </w:tr>
      <w:tr w:rsidR="00C40FD5" w:rsidRPr="001F42D3" w14:paraId="6385BB09" w14:textId="77777777" w:rsidTr="009B6563">
        <w:trPr>
          <w:cantSplit/>
          <w:jc w:val="center"/>
        </w:trPr>
        <w:tc>
          <w:tcPr>
            <w:tcW w:w="0" w:type="auto"/>
          </w:tcPr>
          <w:p w14:paraId="6016C73F" w14:textId="77777777" w:rsidR="00B11855" w:rsidRPr="001F42D3" w:rsidRDefault="002B062D" w:rsidP="00506FBD">
            <w:pPr>
              <w:pStyle w:val="TableEntry"/>
            </w:pPr>
            <w:r w:rsidRPr="001F42D3">
              <w:t> </w:t>
            </w:r>
            <w:r w:rsidRPr="001F42D3">
              <w:t> </w:t>
            </w:r>
            <w:r w:rsidR="003D003E" w:rsidRPr="001F42D3">
              <w:t>}]</w:t>
            </w:r>
          </w:p>
        </w:tc>
        <w:tc>
          <w:tcPr>
            <w:tcW w:w="0" w:type="auto"/>
          </w:tcPr>
          <w:p w14:paraId="64E69772" w14:textId="77777777" w:rsidR="00B11855" w:rsidRPr="001F42D3" w:rsidRDefault="003D003E" w:rsidP="00506FBD">
            <w:pPr>
              <w:pStyle w:val="TableEntry"/>
            </w:pPr>
            <w:r w:rsidRPr="001F42D3">
              <w:t>--- OBSERVATION end</w:t>
            </w:r>
          </w:p>
        </w:tc>
        <w:tc>
          <w:tcPr>
            <w:tcW w:w="0" w:type="auto"/>
          </w:tcPr>
          <w:p w14:paraId="7D4CEF44" w14:textId="77777777" w:rsidR="00B11855" w:rsidRPr="001F42D3" w:rsidRDefault="00B11855" w:rsidP="00506FBD">
            <w:pPr>
              <w:pStyle w:val="TableEntry"/>
            </w:pPr>
          </w:p>
        </w:tc>
        <w:tc>
          <w:tcPr>
            <w:tcW w:w="0" w:type="auto"/>
          </w:tcPr>
          <w:p w14:paraId="0B83F167" w14:textId="77777777" w:rsidR="00B11855" w:rsidRPr="001F42D3" w:rsidRDefault="00B11855" w:rsidP="00506FBD">
            <w:pPr>
              <w:pStyle w:val="TableEntry"/>
            </w:pPr>
          </w:p>
        </w:tc>
        <w:tc>
          <w:tcPr>
            <w:tcW w:w="0" w:type="auto"/>
          </w:tcPr>
          <w:p w14:paraId="5FD0ACE5" w14:textId="77777777" w:rsidR="00B11855" w:rsidRPr="001F42D3" w:rsidRDefault="00B11855" w:rsidP="00506FBD">
            <w:pPr>
              <w:pStyle w:val="TableEntry"/>
            </w:pPr>
          </w:p>
        </w:tc>
      </w:tr>
      <w:tr w:rsidR="00C40FD5" w:rsidRPr="001F42D3" w14:paraId="6FA9AB28" w14:textId="77777777" w:rsidTr="009B6563">
        <w:trPr>
          <w:cantSplit/>
          <w:jc w:val="center"/>
        </w:trPr>
        <w:tc>
          <w:tcPr>
            <w:tcW w:w="0" w:type="auto"/>
          </w:tcPr>
          <w:p w14:paraId="1C652D0D" w14:textId="77777777" w:rsidR="00B11855" w:rsidRPr="001F42D3" w:rsidRDefault="002B062D" w:rsidP="00506FBD">
            <w:pPr>
              <w:pStyle w:val="TableEntry"/>
            </w:pPr>
            <w:r w:rsidRPr="001F42D3">
              <w:t> </w:t>
            </w:r>
            <w:r w:rsidRPr="001F42D3">
              <w:t> </w:t>
            </w:r>
            <w:r w:rsidR="003D003E" w:rsidRPr="001F42D3">
              <w:t>[{FT1}]</w:t>
            </w:r>
          </w:p>
        </w:tc>
        <w:tc>
          <w:tcPr>
            <w:tcW w:w="0" w:type="auto"/>
          </w:tcPr>
          <w:p w14:paraId="707E0AF6" w14:textId="77777777" w:rsidR="00B11855" w:rsidRPr="001F42D3" w:rsidRDefault="003D003E" w:rsidP="00506FBD">
            <w:pPr>
              <w:pStyle w:val="TableEntry"/>
            </w:pPr>
            <w:r w:rsidRPr="001F42D3">
              <w:t>Financial Transaction</w:t>
            </w:r>
          </w:p>
        </w:tc>
        <w:tc>
          <w:tcPr>
            <w:tcW w:w="0" w:type="auto"/>
          </w:tcPr>
          <w:p w14:paraId="2E7764E5" w14:textId="77777777" w:rsidR="00B11855" w:rsidRPr="001F42D3" w:rsidRDefault="003D003E" w:rsidP="00506FBD">
            <w:pPr>
              <w:pStyle w:val="TableEntry"/>
            </w:pPr>
            <w:r w:rsidRPr="001F42D3">
              <w:t>X</w:t>
            </w:r>
          </w:p>
        </w:tc>
        <w:tc>
          <w:tcPr>
            <w:tcW w:w="0" w:type="auto"/>
          </w:tcPr>
          <w:p w14:paraId="356683D4" w14:textId="77777777" w:rsidR="00B11855" w:rsidRPr="001F42D3" w:rsidRDefault="003D003E" w:rsidP="00506FBD">
            <w:pPr>
              <w:pStyle w:val="TableEntry"/>
            </w:pPr>
            <w:r w:rsidRPr="001F42D3">
              <w:t>[0..0]</w:t>
            </w:r>
          </w:p>
        </w:tc>
        <w:tc>
          <w:tcPr>
            <w:tcW w:w="0" w:type="auto"/>
          </w:tcPr>
          <w:p w14:paraId="38DC1F4D" w14:textId="77777777" w:rsidR="00B11855" w:rsidRPr="001F42D3" w:rsidRDefault="003D003E" w:rsidP="00506FBD">
            <w:pPr>
              <w:pStyle w:val="TableEntry"/>
            </w:pPr>
            <w:r w:rsidRPr="001F42D3">
              <w:t>6</w:t>
            </w:r>
          </w:p>
        </w:tc>
      </w:tr>
      <w:tr w:rsidR="00C40FD5" w:rsidRPr="001F42D3" w14:paraId="37B0DB84" w14:textId="77777777" w:rsidTr="009B6563">
        <w:trPr>
          <w:cantSplit/>
          <w:jc w:val="center"/>
        </w:trPr>
        <w:tc>
          <w:tcPr>
            <w:tcW w:w="0" w:type="auto"/>
          </w:tcPr>
          <w:p w14:paraId="5B1803BB" w14:textId="77777777" w:rsidR="00B11855" w:rsidRPr="001F42D3" w:rsidRDefault="002B062D" w:rsidP="00506FBD">
            <w:pPr>
              <w:pStyle w:val="TableEntry"/>
            </w:pPr>
            <w:r w:rsidRPr="001F42D3">
              <w:t> </w:t>
            </w:r>
            <w:r w:rsidRPr="001F42D3">
              <w:t> </w:t>
            </w:r>
            <w:r w:rsidR="003D003E" w:rsidRPr="001F42D3">
              <w:t>[{CTI}]</w:t>
            </w:r>
          </w:p>
        </w:tc>
        <w:tc>
          <w:tcPr>
            <w:tcW w:w="0" w:type="auto"/>
          </w:tcPr>
          <w:p w14:paraId="435413D8" w14:textId="77777777" w:rsidR="00B11855" w:rsidRPr="001F42D3" w:rsidRDefault="003D003E" w:rsidP="00506FBD">
            <w:pPr>
              <w:pStyle w:val="TableEntry"/>
            </w:pPr>
            <w:r w:rsidRPr="001F42D3">
              <w:t>Clinical Trial Identification</w:t>
            </w:r>
          </w:p>
        </w:tc>
        <w:tc>
          <w:tcPr>
            <w:tcW w:w="0" w:type="auto"/>
          </w:tcPr>
          <w:p w14:paraId="0B8A296D" w14:textId="77777777" w:rsidR="00B11855" w:rsidRPr="001F42D3" w:rsidRDefault="003D003E" w:rsidP="00506FBD">
            <w:pPr>
              <w:pStyle w:val="TableEntry"/>
            </w:pPr>
            <w:r w:rsidRPr="001F42D3">
              <w:t>X</w:t>
            </w:r>
          </w:p>
        </w:tc>
        <w:tc>
          <w:tcPr>
            <w:tcW w:w="0" w:type="auto"/>
          </w:tcPr>
          <w:p w14:paraId="4E63F9E9" w14:textId="77777777" w:rsidR="00B11855" w:rsidRPr="001F42D3" w:rsidRDefault="003D003E" w:rsidP="00506FBD">
            <w:pPr>
              <w:pStyle w:val="TableEntry"/>
            </w:pPr>
            <w:r w:rsidRPr="001F42D3">
              <w:t>[0..0]</w:t>
            </w:r>
          </w:p>
        </w:tc>
        <w:tc>
          <w:tcPr>
            <w:tcW w:w="0" w:type="auto"/>
          </w:tcPr>
          <w:p w14:paraId="6C774C23" w14:textId="77777777" w:rsidR="00B11855" w:rsidRPr="001F42D3" w:rsidRDefault="003D003E" w:rsidP="00506FBD">
            <w:pPr>
              <w:pStyle w:val="TableEntry"/>
            </w:pPr>
            <w:r w:rsidRPr="001F42D3">
              <w:t>7</w:t>
            </w:r>
          </w:p>
        </w:tc>
      </w:tr>
      <w:tr w:rsidR="00C40FD5" w:rsidRPr="001F42D3" w14:paraId="5D61073A" w14:textId="77777777" w:rsidTr="009B6563">
        <w:trPr>
          <w:cantSplit/>
          <w:jc w:val="center"/>
        </w:trPr>
        <w:tc>
          <w:tcPr>
            <w:tcW w:w="0" w:type="auto"/>
          </w:tcPr>
          <w:p w14:paraId="16E23A16" w14:textId="77777777" w:rsidR="00B11855" w:rsidRPr="001F42D3" w:rsidRDefault="002B062D" w:rsidP="00506FBD">
            <w:pPr>
              <w:pStyle w:val="TableEntry"/>
            </w:pPr>
            <w:r w:rsidRPr="001F42D3">
              <w:t> </w:t>
            </w:r>
            <w:r w:rsidRPr="001F42D3">
              <w:t> </w:t>
            </w:r>
            <w:r w:rsidR="003D003E" w:rsidRPr="001F42D3">
              <w:t>[{</w:t>
            </w:r>
          </w:p>
        </w:tc>
        <w:tc>
          <w:tcPr>
            <w:tcW w:w="0" w:type="auto"/>
          </w:tcPr>
          <w:p w14:paraId="7FDB1D61" w14:textId="77777777" w:rsidR="00B11855" w:rsidRPr="001F42D3" w:rsidRDefault="003D003E" w:rsidP="00506FBD">
            <w:pPr>
              <w:pStyle w:val="TableEntry"/>
            </w:pPr>
            <w:r w:rsidRPr="001F42D3">
              <w:t>--- SPECIMEN begin</w:t>
            </w:r>
          </w:p>
        </w:tc>
        <w:tc>
          <w:tcPr>
            <w:tcW w:w="0" w:type="auto"/>
          </w:tcPr>
          <w:p w14:paraId="140305B5" w14:textId="77777777" w:rsidR="00B11855" w:rsidRPr="001F42D3" w:rsidRDefault="00B11855" w:rsidP="00506FBD">
            <w:pPr>
              <w:pStyle w:val="TableEntry"/>
            </w:pPr>
          </w:p>
        </w:tc>
        <w:tc>
          <w:tcPr>
            <w:tcW w:w="0" w:type="auto"/>
          </w:tcPr>
          <w:p w14:paraId="52FEA0C8" w14:textId="77777777" w:rsidR="00B11855" w:rsidRPr="001F42D3" w:rsidRDefault="00B11855" w:rsidP="00506FBD">
            <w:pPr>
              <w:pStyle w:val="TableEntry"/>
            </w:pPr>
          </w:p>
        </w:tc>
        <w:tc>
          <w:tcPr>
            <w:tcW w:w="0" w:type="auto"/>
          </w:tcPr>
          <w:p w14:paraId="0D6B030F" w14:textId="77777777" w:rsidR="00B11855" w:rsidRPr="001F42D3" w:rsidRDefault="00B11855" w:rsidP="00506FBD">
            <w:pPr>
              <w:pStyle w:val="TableEntry"/>
            </w:pPr>
          </w:p>
        </w:tc>
      </w:tr>
      <w:tr w:rsidR="00C40FD5" w:rsidRPr="001F42D3" w14:paraId="5ADFDB08" w14:textId="77777777" w:rsidTr="009B6563">
        <w:trPr>
          <w:cantSplit/>
          <w:jc w:val="center"/>
        </w:trPr>
        <w:tc>
          <w:tcPr>
            <w:tcW w:w="0" w:type="auto"/>
          </w:tcPr>
          <w:p w14:paraId="6E5F1F6C" w14:textId="77777777" w:rsidR="00B11855" w:rsidRPr="001F42D3" w:rsidRDefault="002B062D" w:rsidP="00506FBD">
            <w:pPr>
              <w:pStyle w:val="TableEntry"/>
            </w:pPr>
            <w:r w:rsidRPr="001F42D3">
              <w:t> </w:t>
            </w:r>
            <w:r w:rsidRPr="001F42D3">
              <w:t> </w:t>
            </w:r>
            <w:r w:rsidRPr="001F42D3">
              <w:t> </w:t>
            </w:r>
            <w:r w:rsidR="003D003E" w:rsidRPr="001F42D3">
              <w:t>SPM</w:t>
            </w:r>
          </w:p>
        </w:tc>
        <w:tc>
          <w:tcPr>
            <w:tcW w:w="0" w:type="auto"/>
          </w:tcPr>
          <w:p w14:paraId="52456CE4" w14:textId="77777777" w:rsidR="00B11855" w:rsidRPr="001F42D3" w:rsidRDefault="003D003E" w:rsidP="00506FBD">
            <w:pPr>
              <w:pStyle w:val="TableEntry"/>
            </w:pPr>
            <w:r w:rsidRPr="001F42D3">
              <w:t>Specimen</w:t>
            </w:r>
          </w:p>
        </w:tc>
        <w:tc>
          <w:tcPr>
            <w:tcW w:w="0" w:type="auto"/>
          </w:tcPr>
          <w:p w14:paraId="4C6F4E01" w14:textId="77777777" w:rsidR="00B11855" w:rsidRPr="001F42D3" w:rsidRDefault="003D003E" w:rsidP="00506FBD">
            <w:pPr>
              <w:pStyle w:val="TableEntry"/>
            </w:pPr>
            <w:r w:rsidRPr="001F42D3">
              <w:t>X</w:t>
            </w:r>
          </w:p>
        </w:tc>
        <w:tc>
          <w:tcPr>
            <w:tcW w:w="0" w:type="auto"/>
          </w:tcPr>
          <w:p w14:paraId="65105AC5" w14:textId="77777777" w:rsidR="00B11855" w:rsidRPr="001F42D3" w:rsidRDefault="003D003E" w:rsidP="00506FBD">
            <w:pPr>
              <w:pStyle w:val="TableEntry"/>
            </w:pPr>
            <w:r w:rsidRPr="001F42D3">
              <w:t>[0..0]</w:t>
            </w:r>
          </w:p>
        </w:tc>
        <w:tc>
          <w:tcPr>
            <w:tcW w:w="0" w:type="auto"/>
          </w:tcPr>
          <w:p w14:paraId="3F7732AD" w14:textId="77777777" w:rsidR="00B11855" w:rsidRPr="001F42D3" w:rsidRDefault="003D003E" w:rsidP="00506FBD">
            <w:pPr>
              <w:pStyle w:val="TableEntry"/>
            </w:pPr>
            <w:r w:rsidRPr="001F42D3">
              <w:t>7</w:t>
            </w:r>
          </w:p>
        </w:tc>
      </w:tr>
      <w:tr w:rsidR="00C40FD5" w:rsidRPr="001F42D3" w14:paraId="58495C89" w14:textId="77777777" w:rsidTr="009B6563">
        <w:trPr>
          <w:cantSplit/>
          <w:jc w:val="center"/>
        </w:trPr>
        <w:tc>
          <w:tcPr>
            <w:tcW w:w="0" w:type="auto"/>
          </w:tcPr>
          <w:p w14:paraId="58E2A6FC" w14:textId="77777777" w:rsidR="00B11855" w:rsidRPr="001F42D3" w:rsidRDefault="002B062D" w:rsidP="00506FBD">
            <w:pPr>
              <w:pStyle w:val="TableEntry"/>
            </w:pPr>
            <w:r w:rsidRPr="001F42D3">
              <w:t> </w:t>
            </w:r>
            <w:r w:rsidRPr="001F42D3">
              <w:t> </w:t>
            </w:r>
            <w:r w:rsidRPr="001F42D3">
              <w:t> </w:t>
            </w:r>
            <w:r w:rsidR="003D003E" w:rsidRPr="001F42D3">
              <w:t>[{OBX}]</w:t>
            </w:r>
          </w:p>
        </w:tc>
        <w:tc>
          <w:tcPr>
            <w:tcW w:w="0" w:type="auto"/>
          </w:tcPr>
          <w:p w14:paraId="0A2CECAA" w14:textId="77777777" w:rsidR="00B11855" w:rsidRPr="001F42D3" w:rsidRDefault="003D003E" w:rsidP="00506FBD">
            <w:pPr>
              <w:pStyle w:val="TableEntry"/>
            </w:pPr>
            <w:r w:rsidRPr="001F42D3">
              <w:t>Observation related to Specimen</w:t>
            </w:r>
          </w:p>
        </w:tc>
        <w:tc>
          <w:tcPr>
            <w:tcW w:w="0" w:type="auto"/>
          </w:tcPr>
          <w:p w14:paraId="787FE46F" w14:textId="77777777" w:rsidR="00B11855" w:rsidRPr="001F42D3" w:rsidRDefault="003D003E" w:rsidP="00506FBD">
            <w:pPr>
              <w:pStyle w:val="TableEntry"/>
            </w:pPr>
            <w:r w:rsidRPr="001F42D3">
              <w:t>X</w:t>
            </w:r>
          </w:p>
        </w:tc>
        <w:tc>
          <w:tcPr>
            <w:tcW w:w="0" w:type="auto"/>
          </w:tcPr>
          <w:p w14:paraId="5D6B7CBE" w14:textId="77777777" w:rsidR="00B11855" w:rsidRPr="001F42D3" w:rsidRDefault="003D003E" w:rsidP="00506FBD">
            <w:pPr>
              <w:pStyle w:val="TableEntry"/>
            </w:pPr>
            <w:r w:rsidRPr="001F42D3">
              <w:t>[0..0]</w:t>
            </w:r>
          </w:p>
        </w:tc>
        <w:tc>
          <w:tcPr>
            <w:tcW w:w="0" w:type="auto"/>
          </w:tcPr>
          <w:p w14:paraId="7F9D8021" w14:textId="77777777" w:rsidR="00B11855" w:rsidRPr="001F42D3" w:rsidRDefault="003D003E" w:rsidP="00506FBD">
            <w:pPr>
              <w:pStyle w:val="TableEntry"/>
            </w:pPr>
            <w:r w:rsidRPr="001F42D3">
              <w:t>7</w:t>
            </w:r>
          </w:p>
        </w:tc>
      </w:tr>
      <w:tr w:rsidR="00C40FD5" w:rsidRPr="001F42D3" w14:paraId="759B9834" w14:textId="77777777" w:rsidTr="009B6563">
        <w:trPr>
          <w:cantSplit/>
          <w:jc w:val="center"/>
        </w:trPr>
        <w:tc>
          <w:tcPr>
            <w:tcW w:w="0" w:type="auto"/>
          </w:tcPr>
          <w:p w14:paraId="116FD900" w14:textId="77777777" w:rsidR="00B11855" w:rsidRPr="001F42D3" w:rsidRDefault="002B062D" w:rsidP="00506FBD">
            <w:pPr>
              <w:pStyle w:val="TableEntry"/>
            </w:pPr>
            <w:r w:rsidRPr="001F42D3">
              <w:t> </w:t>
            </w:r>
            <w:r w:rsidRPr="001F42D3">
              <w:t> </w:t>
            </w:r>
            <w:r w:rsidR="003D003E" w:rsidRPr="001F42D3">
              <w:t>}]</w:t>
            </w:r>
          </w:p>
        </w:tc>
        <w:tc>
          <w:tcPr>
            <w:tcW w:w="0" w:type="auto"/>
          </w:tcPr>
          <w:p w14:paraId="0AE497B1" w14:textId="77777777" w:rsidR="00B11855" w:rsidRPr="001F42D3" w:rsidRDefault="003D003E" w:rsidP="00506FBD">
            <w:pPr>
              <w:pStyle w:val="TableEntry"/>
            </w:pPr>
            <w:r w:rsidRPr="001F42D3">
              <w:t>--- SPECIMEN end</w:t>
            </w:r>
          </w:p>
        </w:tc>
        <w:tc>
          <w:tcPr>
            <w:tcW w:w="0" w:type="auto"/>
          </w:tcPr>
          <w:p w14:paraId="7E9C07BC" w14:textId="77777777" w:rsidR="00B11855" w:rsidRPr="001F42D3" w:rsidRDefault="00B11855" w:rsidP="00506FBD">
            <w:pPr>
              <w:pStyle w:val="TableEntry"/>
            </w:pPr>
          </w:p>
        </w:tc>
        <w:tc>
          <w:tcPr>
            <w:tcW w:w="0" w:type="auto"/>
          </w:tcPr>
          <w:p w14:paraId="42E1BE78" w14:textId="77777777" w:rsidR="00B11855" w:rsidRPr="001F42D3" w:rsidRDefault="00B11855" w:rsidP="00506FBD">
            <w:pPr>
              <w:pStyle w:val="TableEntry"/>
            </w:pPr>
          </w:p>
        </w:tc>
        <w:tc>
          <w:tcPr>
            <w:tcW w:w="0" w:type="auto"/>
          </w:tcPr>
          <w:p w14:paraId="6954CF24" w14:textId="77777777" w:rsidR="00B11855" w:rsidRPr="001F42D3" w:rsidRDefault="00B11855" w:rsidP="00506FBD">
            <w:pPr>
              <w:pStyle w:val="TableEntry"/>
            </w:pPr>
          </w:p>
        </w:tc>
      </w:tr>
      <w:tr w:rsidR="00C40FD5" w:rsidRPr="001F42D3" w14:paraId="1FFFCEB2" w14:textId="77777777" w:rsidTr="009B6563">
        <w:trPr>
          <w:cantSplit/>
          <w:jc w:val="center"/>
        </w:trPr>
        <w:tc>
          <w:tcPr>
            <w:tcW w:w="0" w:type="auto"/>
          </w:tcPr>
          <w:p w14:paraId="6D2AF3F4" w14:textId="77777777" w:rsidR="00B11855" w:rsidRPr="001F42D3" w:rsidRDefault="002B062D" w:rsidP="00506FBD">
            <w:pPr>
              <w:pStyle w:val="TableEntry"/>
            </w:pPr>
            <w:r w:rsidRPr="001F42D3">
              <w:t> </w:t>
            </w:r>
            <w:r w:rsidR="003D003E" w:rsidRPr="001F42D3">
              <w:t>}</w:t>
            </w:r>
          </w:p>
        </w:tc>
        <w:tc>
          <w:tcPr>
            <w:tcW w:w="0" w:type="auto"/>
          </w:tcPr>
          <w:p w14:paraId="23DDDB97" w14:textId="77777777" w:rsidR="00B11855" w:rsidRPr="001F42D3" w:rsidRDefault="003D003E" w:rsidP="00506FBD">
            <w:pPr>
              <w:pStyle w:val="TableEntry"/>
            </w:pPr>
            <w:r w:rsidRPr="001F42D3">
              <w:t>--- ORDER_OBSERVATION end</w:t>
            </w:r>
          </w:p>
        </w:tc>
        <w:tc>
          <w:tcPr>
            <w:tcW w:w="0" w:type="auto"/>
          </w:tcPr>
          <w:p w14:paraId="113E04C1" w14:textId="77777777" w:rsidR="00B11855" w:rsidRPr="001F42D3" w:rsidRDefault="00B11855" w:rsidP="00506FBD">
            <w:pPr>
              <w:pStyle w:val="TableEntry"/>
            </w:pPr>
          </w:p>
        </w:tc>
        <w:tc>
          <w:tcPr>
            <w:tcW w:w="0" w:type="auto"/>
          </w:tcPr>
          <w:p w14:paraId="13490BE0" w14:textId="77777777" w:rsidR="00B11855" w:rsidRPr="001F42D3" w:rsidRDefault="00B11855" w:rsidP="00506FBD">
            <w:pPr>
              <w:pStyle w:val="TableEntry"/>
            </w:pPr>
          </w:p>
        </w:tc>
        <w:tc>
          <w:tcPr>
            <w:tcW w:w="0" w:type="auto"/>
          </w:tcPr>
          <w:p w14:paraId="745946D8" w14:textId="77777777" w:rsidR="00B11855" w:rsidRPr="001F42D3" w:rsidRDefault="00B11855" w:rsidP="00506FBD">
            <w:pPr>
              <w:pStyle w:val="TableEntry"/>
            </w:pPr>
          </w:p>
        </w:tc>
      </w:tr>
      <w:tr w:rsidR="00C40FD5" w:rsidRPr="001F42D3" w14:paraId="152A5B3E" w14:textId="77777777" w:rsidTr="009B6563">
        <w:trPr>
          <w:cantSplit/>
          <w:jc w:val="center"/>
        </w:trPr>
        <w:tc>
          <w:tcPr>
            <w:tcW w:w="0" w:type="auto"/>
          </w:tcPr>
          <w:p w14:paraId="33A950D1" w14:textId="77777777" w:rsidR="00B11855" w:rsidRPr="001F42D3" w:rsidRDefault="003D003E" w:rsidP="00506FBD">
            <w:pPr>
              <w:pStyle w:val="TableEntry"/>
            </w:pPr>
            <w:r w:rsidRPr="001F42D3">
              <w:t>}</w:t>
            </w:r>
          </w:p>
        </w:tc>
        <w:tc>
          <w:tcPr>
            <w:tcW w:w="0" w:type="auto"/>
          </w:tcPr>
          <w:p w14:paraId="018E26B7" w14:textId="77777777" w:rsidR="00B11855" w:rsidRPr="001F42D3" w:rsidRDefault="003D003E" w:rsidP="00506FBD">
            <w:pPr>
              <w:pStyle w:val="TableEntry"/>
            </w:pPr>
            <w:r w:rsidRPr="001F42D3">
              <w:t>--- PATIENT_RESULT end</w:t>
            </w:r>
          </w:p>
        </w:tc>
        <w:tc>
          <w:tcPr>
            <w:tcW w:w="0" w:type="auto"/>
          </w:tcPr>
          <w:p w14:paraId="456FE437" w14:textId="77777777" w:rsidR="00B11855" w:rsidRPr="001F42D3" w:rsidRDefault="00B11855" w:rsidP="00506FBD">
            <w:pPr>
              <w:pStyle w:val="TableEntry"/>
            </w:pPr>
          </w:p>
        </w:tc>
        <w:tc>
          <w:tcPr>
            <w:tcW w:w="0" w:type="auto"/>
          </w:tcPr>
          <w:p w14:paraId="7092F27D" w14:textId="77777777" w:rsidR="00B11855" w:rsidRPr="001F42D3" w:rsidRDefault="00B11855" w:rsidP="00506FBD">
            <w:pPr>
              <w:pStyle w:val="TableEntry"/>
            </w:pPr>
          </w:p>
        </w:tc>
        <w:tc>
          <w:tcPr>
            <w:tcW w:w="0" w:type="auto"/>
          </w:tcPr>
          <w:p w14:paraId="506D88EA" w14:textId="77777777" w:rsidR="00B11855" w:rsidRPr="001F42D3" w:rsidRDefault="00B11855" w:rsidP="00506FBD">
            <w:pPr>
              <w:pStyle w:val="TableEntry"/>
            </w:pPr>
          </w:p>
        </w:tc>
      </w:tr>
      <w:tr w:rsidR="00C40FD5" w:rsidRPr="001F42D3" w14:paraId="701680E2" w14:textId="77777777" w:rsidTr="009B6563">
        <w:trPr>
          <w:cantSplit/>
          <w:jc w:val="center"/>
        </w:trPr>
        <w:tc>
          <w:tcPr>
            <w:tcW w:w="0" w:type="auto"/>
          </w:tcPr>
          <w:p w14:paraId="14FB1206" w14:textId="77777777" w:rsidR="00B11855" w:rsidRPr="001F42D3" w:rsidRDefault="003D003E" w:rsidP="00506FBD">
            <w:pPr>
              <w:pStyle w:val="TableEntry"/>
            </w:pPr>
            <w:r w:rsidRPr="001F42D3">
              <w:t>[DSC]</w:t>
            </w:r>
          </w:p>
        </w:tc>
        <w:tc>
          <w:tcPr>
            <w:tcW w:w="0" w:type="auto"/>
          </w:tcPr>
          <w:p w14:paraId="7EEF2201" w14:textId="77777777" w:rsidR="00B11855" w:rsidRPr="001F42D3" w:rsidRDefault="003D003E" w:rsidP="00506FBD">
            <w:pPr>
              <w:pStyle w:val="TableEntry"/>
            </w:pPr>
            <w:r w:rsidRPr="001F42D3">
              <w:t>Continuation Pointer</w:t>
            </w:r>
          </w:p>
        </w:tc>
        <w:tc>
          <w:tcPr>
            <w:tcW w:w="0" w:type="auto"/>
          </w:tcPr>
          <w:p w14:paraId="36F8788D" w14:textId="77777777" w:rsidR="00B11855" w:rsidRPr="001F42D3" w:rsidRDefault="003D003E" w:rsidP="00506FBD">
            <w:pPr>
              <w:pStyle w:val="TableEntry"/>
            </w:pPr>
            <w:r w:rsidRPr="001F42D3">
              <w:t>X</w:t>
            </w:r>
          </w:p>
        </w:tc>
        <w:tc>
          <w:tcPr>
            <w:tcW w:w="0" w:type="auto"/>
          </w:tcPr>
          <w:p w14:paraId="75357A2F" w14:textId="77777777" w:rsidR="00B11855" w:rsidRPr="001F42D3" w:rsidRDefault="003D003E" w:rsidP="00506FBD">
            <w:pPr>
              <w:pStyle w:val="TableEntry"/>
            </w:pPr>
            <w:r w:rsidRPr="001F42D3">
              <w:t>[0..0]</w:t>
            </w:r>
          </w:p>
        </w:tc>
        <w:tc>
          <w:tcPr>
            <w:tcW w:w="0" w:type="auto"/>
          </w:tcPr>
          <w:p w14:paraId="1F9D496C" w14:textId="77777777" w:rsidR="00B11855" w:rsidRPr="001F42D3" w:rsidRDefault="003D003E" w:rsidP="000166DD">
            <w:pPr>
              <w:pStyle w:val="TableEntry"/>
            </w:pPr>
            <w:r w:rsidRPr="001F42D3">
              <w:t>2</w:t>
            </w:r>
          </w:p>
        </w:tc>
      </w:tr>
    </w:tbl>
    <w:p w14:paraId="2A5B5756" w14:textId="77777777" w:rsidR="00B11855" w:rsidRPr="001F42D3" w:rsidRDefault="00B11855" w:rsidP="002D1895">
      <w:pPr>
        <w:pStyle w:val="BodyText"/>
      </w:pPr>
    </w:p>
    <w:p w14:paraId="0D325430" w14:textId="6652DF95" w:rsidR="00B11855" w:rsidRPr="001F42D3" w:rsidRDefault="003D003E" w:rsidP="00123C7B">
      <w:pPr>
        <w:pStyle w:val="Heading5"/>
        <w:rPr>
          <w:noProof w:val="0"/>
        </w:rPr>
      </w:pPr>
      <w:bookmarkStart w:id="107" w:name="_Toc401769760"/>
      <w:bookmarkStart w:id="108" w:name="_Toc214889650"/>
      <w:r w:rsidRPr="001F42D3">
        <w:rPr>
          <w:noProof w:val="0"/>
        </w:rPr>
        <w:t>Trigger events</w:t>
      </w:r>
      <w:bookmarkEnd w:id="107"/>
      <w:bookmarkEnd w:id="108"/>
    </w:p>
    <w:p w14:paraId="5ED47606" w14:textId="77777777" w:rsidR="00B11855" w:rsidRPr="001F42D3" w:rsidRDefault="003D003E" w:rsidP="00AF4ED1">
      <w:pPr>
        <w:pStyle w:val="BodyText"/>
      </w:pPr>
      <w:r w:rsidRPr="001F42D3">
        <w:t xml:space="preserve">The ORU^R01^ORU_R01 message is an unsolicited update initiated by the Device Observation Reporter. The ORU^R01 can be sent with or without a preceding order, since it is common in a clinical setting for device data to be reported without a specific order having been transacted in </w:t>
      </w:r>
      <w:r w:rsidRPr="001F42D3">
        <w:lastRenderedPageBreak/>
        <w:t xml:space="preserve">the information system (that is, the reporting is the result of a "standing order" for monitoring in a particular clinical situation). </w:t>
      </w:r>
    </w:p>
    <w:p w14:paraId="17C0B40D" w14:textId="72A05570" w:rsidR="00B11855" w:rsidRPr="001F42D3" w:rsidRDefault="003D003E" w:rsidP="00AF4ED1">
      <w:pPr>
        <w:pStyle w:val="BodyText"/>
      </w:pPr>
      <w:r w:rsidRPr="001F42D3">
        <w:t xml:space="preserve">While a DOR may be implemented directly on a medical device, it is more often implemented on a gateway or intermediary device as an application which implements the DOR, receiving data from one or more patient care devices using either standards-based or proprietary protocols which are outside the current scope of the IHE </w:t>
      </w:r>
      <w:r w:rsidR="007E67D4" w:rsidRPr="001F42D3">
        <w:t>DEV TF</w:t>
      </w:r>
      <w:r w:rsidRPr="001F42D3">
        <w:t>.</w:t>
      </w:r>
    </w:p>
    <w:p w14:paraId="56C81177" w14:textId="77777777" w:rsidR="00B11855" w:rsidRPr="001F42D3" w:rsidRDefault="003D003E" w:rsidP="00AF4ED1">
      <w:pPr>
        <w:pStyle w:val="BodyText"/>
      </w:pPr>
      <w:r w:rsidRPr="001F42D3">
        <w:t>In general, the DOR sends periodic reports at an interval of between several times per minute (high acuity) and a maximum interval of 24 hours (chronic, home health) with a typical interval of 1 minute. The minimum and maximum intervals are configured at implementation. The DOR may also send aperiodic reports for "event type" information. The DOR shall not do interpolation of data received from the PCD source.</w:t>
      </w:r>
    </w:p>
    <w:p w14:paraId="5452EBA7" w14:textId="2DB34C45" w:rsidR="00B11855" w:rsidRPr="001F42D3" w:rsidRDefault="003D003E" w:rsidP="00123C7B">
      <w:pPr>
        <w:pStyle w:val="Heading5"/>
        <w:rPr>
          <w:noProof w:val="0"/>
        </w:rPr>
      </w:pPr>
      <w:bookmarkStart w:id="109" w:name="_Toc401769761"/>
      <w:bookmarkStart w:id="110" w:name="_Toc214889651"/>
      <w:r w:rsidRPr="001F42D3">
        <w:rPr>
          <w:noProof w:val="0"/>
        </w:rPr>
        <w:t>Message Semantics</w:t>
      </w:r>
      <w:bookmarkEnd w:id="109"/>
      <w:bookmarkEnd w:id="110"/>
    </w:p>
    <w:p w14:paraId="0C275551" w14:textId="13FC2CD6" w:rsidR="00B11855" w:rsidRPr="001F42D3" w:rsidRDefault="003D003E" w:rsidP="00AF4ED1">
      <w:pPr>
        <w:pStyle w:val="BodyText"/>
      </w:pPr>
      <w:r w:rsidRPr="001F42D3">
        <w:t xml:space="preserve">Refer to the </w:t>
      </w:r>
      <w:r w:rsidR="006D613E" w:rsidRPr="001F42D3">
        <w:t>HL7</w:t>
      </w:r>
      <w:r w:rsidR="00995105" w:rsidRPr="001F42D3">
        <w:t xml:space="preserve"> </w:t>
      </w:r>
      <w:r w:rsidRPr="001F42D3">
        <w:t xml:space="preserve">standard for the ORU message of </w:t>
      </w:r>
      <w:r w:rsidR="006D613E" w:rsidRPr="001F42D3">
        <w:t>HL7</w:t>
      </w:r>
      <w:r w:rsidR="00995105" w:rsidRPr="001F42D3">
        <w:t xml:space="preserve"> </w:t>
      </w:r>
      <w:r w:rsidRPr="001F42D3">
        <w:t>2.6 Chapter 7 and the general message semantics.</w:t>
      </w:r>
    </w:p>
    <w:p w14:paraId="5C00AA43" w14:textId="77777777" w:rsidR="005A4CB1" w:rsidRPr="001F42D3" w:rsidRDefault="003D003E" w:rsidP="00AF4ED1">
      <w:pPr>
        <w:pStyle w:val="BodyText"/>
      </w:pPr>
      <w:r w:rsidRPr="001F42D3">
        <w:t>The ORU^OR1^ORU_R01 message structure provides the mechanisms for mapping the hierarchical structure of an IEEE 11073 containment tree to a series of OBX messages each of which is optionally qualified by a note which immediately follows the respective OBX. See the discussion of how the containment is represented using a "dotted notation" in field OBX-4 Observation Sub-ID in Appendix B, Section B.8</w:t>
      </w:r>
      <w:r w:rsidR="00F82FDF" w:rsidRPr="001F42D3">
        <w:t>.</w:t>
      </w:r>
    </w:p>
    <w:p w14:paraId="2090C221" w14:textId="4C50C749" w:rsidR="00B11855" w:rsidRPr="001F42D3" w:rsidRDefault="003D003E" w:rsidP="00AF4ED1">
      <w:pPr>
        <w:pStyle w:val="BodyText"/>
      </w:pPr>
      <w:r w:rsidRPr="001F42D3">
        <w:t xml:space="preserve">See </w:t>
      </w:r>
      <w:r w:rsidR="00E51575" w:rsidRPr="001F42D3">
        <w:t>Appendix A.1</w:t>
      </w:r>
      <w:r w:rsidR="005A4CB1" w:rsidRPr="001F42D3">
        <w:t xml:space="preserve"> </w:t>
      </w:r>
      <w:r w:rsidRPr="001F42D3">
        <w:t xml:space="preserve">ISO/IEEE Nomenclature mapping to </w:t>
      </w:r>
      <w:r w:rsidR="006D613E" w:rsidRPr="001F42D3">
        <w:t>HL7</w:t>
      </w:r>
      <w:r w:rsidR="00995105" w:rsidRPr="001F42D3">
        <w:t xml:space="preserve"> </w:t>
      </w:r>
      <w:r w:rsidRPr="001F42D3">
        <w:t>OBX-3 for further information on the mapping rules.</w:t>
      </w:r>
    </w:p>
    <w:p w14:paraId="6C743424" w14:textId="51FA288A" w:rsidR="00B11855" w:rsidRPr="001F42D3" w:rsidRDefault="003D003E" w:rsidP="00AF4ED1">
      <w:pPr>
        <w:pStyle w:val="BodyText"/>
      </w:pPr>
      <w:r w:rsidRPr="001F42D3">
        <w:t xml:space="preserve">Examples of ORU^R01^ORU_R01 messages implemented in </w:t>
      </w:r>
      <w:r w:rsidR="006D613E" w:rsidRPr="001F42D3">
        <w:t>HL7</w:t>
      </w:r>
      <w:r w:rsidR="00995105" w:rsidRPr="001F42D3">
        <w:t xml:space="preserve"> </w:t>
      </w:r>
      <w:r w:rsidR="00E86B15" w:rsidRPr="001F42D3">
        <w:t>Encoding Rules (</w:t>
      </w:r>
      <w:r w:rsidRPr="001F42D3">
        <w:t>ER</w:t>
      </w:r>
      <w:r w:rsidR="00E86B15" w:rsidRPr="001F42D3">
        <w:t>7)</w:t>
      </w:r>
      <w:r w:rsidRPr="001F42D3">
        <w:t xml:space="preserve"> are provided in Appendix E.</w:t>
      </w:r>
    </w:p>
    <w:p w14:paraId="41014635" w14:textId="7146EC63" w:rsidR="00B11855" w:rsidRPr="001F42D3" w:rsidRDefault="003D003E" w:rsidP="00123C7B">
      <w:pPr>
        <w:pStyle w:val="Heading5"/>
        <w:rPr>
          <w:noProof w:val="0"/>
        </w:rPr>
      </w:pPr>
      <w:bookmarkStart w:id="111" w:name="31414_Expected_Actions"/>
      <w:bookmarkStart w:id="112" w:name="_Toc401769762"/>
      <w:bookmarkStart w:id="113" w:name="_Toc214889652"/>
      <w:bookmarkEnd w:id="111"/>
      <w:r w:rsidRPr="001F42D3">
        <w:rPr>
          <w:noProof w:val="0"/>
        </w:rPr>
        <w:t>Expected Actions</w:t>
      </w:r>
      <w:bookmarkEnd w:id="112"/>
      <w:bookmarkEnd w:id="113"/>
    </w:p>
    <w:p w14:paraId="68EF4647" w14:textId="04F21AFD" w:rsidR="00B11855" w:rsidRPr="001F42D3" w:rsidRDefault="003D003E" w:rsidP="00AF4ED1">
      <w:pPr>
        <w:pStyle w:val="BodyText"/>
      </w:pPr>
      <w:r w:rsidRPr="001F42D3">
        <w:t xml:space="preserve">The ORU^R01^ORU_R01 message is sent from the DOR to the DOC. Upon </w:t>
      </w:r>
      <w:r w:rsidR="00403636" w:rsidRPr="001F42D3">
        <w:t>receipt,</w:t>
      </w:r>
      <w:r w:rsidRPr="001F42D3">
        <w:t xml:space="preserve"> the DOC validates the message and responds with an acknowledgement as defined in Appendix G.1.1 Acknowledgment Modes.</w:t>
      </w:r>
    </w:p>
    <w:p w14:paraId="3E6808A1" w14:textId="77777777" w:rsidR="00B11855" w:rsidRPr="001F42D3" w:rsidRDefault="003D003E" w:rsidP="00123C7B">
      <w:pPr>
        <w:pStyle w:val="Heading3"/>
        <w:rPr>
          <w:noProof w:val="0"/>
        </w:rPr>
      </w:pPr>
      <w:bookmarkStart w:id="114" w:name="_Toc401769319"/>
      <w:bookmarkStart w:id="115" w:name="_Toc401769763"/>
      <w:bookmarkStart w:id="116" w:name="_Toc214889653"/>
      <w:r w:rsidRPr="001F42D3">
        <w:rPr>
          <w:noProof w:val="0"/>
        </w:rPr>
        <w:t>Security Considerations</w:t>
      </w:r>
      <w:bookmarkEnd w:id="114"/>
      <w:bookmarkEnd w:id="115"/>
      <w:bookmarkEnd w:id="116"/>
    </w:p>
    <w:p w14:paraId="381FE57A" w14:textId="376EEB66" w:rsidR="009F4303" w:rsidRPr="001F42D3" w:rsidRDefault="003D003E" w:rsidP="00AF4ED1">
      <w:pPr>
        <w:pStyle w:val="BodyText"/>
      </w:pPr>
      <w:r w:rsidRPr="001F42D3">
        <w:t xml:space="preserve">During the </w:t>
      </w:r>
      <w:r w:rsidR="00403636" w:rsidRPr="001F42D3">
        <w:t>p</w:t>
      </w:r>
      <w:r w:rsidRPr="001F42D3">
        <w:t>rofile development there were no unusual security or privacy concerns identified. There are no mandatory security controls</w:t>
      </w:r>
      <w:r w:rsidR="00B34624"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3AB33CC2" w14:textId="6FC57022" w:rsidR="00B11855" w:rsidRPr="001F42D3" w:rsidRDefault="00BB3E0D" w:rsidP="00123C7B">
      <w:pPr>
        <w:pStyle w:val="Heading2"/>
        <w:rPr>
          <w:noProof w:val="0"/>
        </w:rPr>
      </w:pPr>
      <w:bookmarkStart w:id="117" w:name="_Toc214889654"/>
      <w:r w:rsidRPr="001F42D3">
        <w:rPr>
          <w:noProof w:val="0"/>
        </w:rPr>
        <w:lastRenderedPageBreak/>
        <w:t>[</w:t>
      </w:r>
      <w:r w:rsidR="009F4303" w:rsidRPr="001F42D3">
        <w:rPr>
          <w:noProof w:val="0"/>
        </w:rPr>
        <w:t>PCD-02</w:t>
      </w:r>
      <w:r w:rsidRPr="001F42D3">
        <w:rPr>
          <w:noProof w:val="0"/>
        </w:rPr>
        <w:t>]</w:t>
      </w:r>
      <w:r w:rsidR="009F4303" w:rsidRPr="001F42D3">
        <w:rPr>
          <w:noProof w:val="0"/>
        </w:rPr>
        <w:t xml:space="preserve"> Reserved</w:t>
      </w:r>
      <w:bookmarkEnd w:id="117"/>
    </w:p>
    <w:p w14:paraId="092EA43D" w14:textId="58F7903B" w:rsidR="00424D92" w:rsidRPr="001F42D3" w:rsidRDefault="00424D92" w:rsidP="00123C7B">
      <w:pPr>
        <w:pStyle w:val="Heading2"/>
        <w:rPr>
          <w:noProof w:val="0"/>
        </w:rPr>
      </w:pPr>
      <w:bookmarkStart w:id="118" w:name="_Toc401770150"/>
      <w:bookmarkStart w:id="119" w:name="_Toc401770344"/>
      <w:bookmarkStart w:id="120" w:name="_Toc401770537"/>
      <w:bookmarkStart w:id="121" w:name="_Toc401770731"/>
      <w:bookmarkStart w:id="122" w:name="_Toc401770926"/>
      <w:bookmarkStart w:id="123" w:name="_Toc401771121"/>
      <w:bookmarkStart w:id="124" w:name="_Toc401771315"/>
      <w:bookmarkStart w:id="125" w:name="_Toc401771507"/>
      <w:bookmarkStart w:id="126" w:name="_Toc401771700"/>
      <w:bookmarkStart w:id="127" w:name="_Toc401771893"/>
      <w:bookmarkStart w:id="128" w:name="_Toc401772086"/>
      <w:bookmarkStart w:id="129" w:name="_Toc401772674"/>
      <w:bookmarkStart w:id="130" w:name="_Toc401773302"/>
      <w:bookmarkStart w:id="131" w:name="_Toc401774178"/>
      <w:bookmarkStart w:id="132" w:name="_Toc401769321"/>
      <w:bookmarkStart w:id="133" w:name="_Toc401769765"/>
      <w:bookmarkStart w:id="134" w:name="_Toc401770151"/>
      <w:bookmarkStart w:id="135" w:name="_Toc401770345"/>
      <w:bookmarkStart w:id="136" w:name="_Toc401770538"/>
      <w:bookmarkStart w:id="137" w:name="_Toc401770732"/>
      <w:bookmarkStart w:id="138" w:name="_Toc401770927"/>
      <w:bookmarkStart w:id="139" w:name="_Toc401771122"/>
      <w:bookmarkStart w:id="140" w:name="_Toc401771316"/>
      <w:bookmarkStart w:id="141" w:name="_Toc401771508"/>
      <w:bookmarkStart w:id="142" w:name="_Toc401771701"/>
      <w:bookmarkStart w:id="143" w:name="_Toc401771894"/>
      <w:bookmarkStart w:id="144" w:name="_Toc401772087"/>
      <w:bookmarkStart w:id="145" w:name="_Toc401772675"/>
      <w:bookmarkStart w:id="146" w:name="_Toc401773303"/>
      <w:bookmarkStart w:id="147" w:name="_Toc401774179"/>
      <w:bookmarkStart w:id="148" w:name="33_PCD03_Communicate_Infusion_"/>
      <w:bookmarkStart w:id="149" w:name="_Toc401769322"/>
      <w:bookmarkStart w:id="150" w:name="_Toc401769766"/>
      <w:bookmarkStart w:id="151" w:name="_Toc214889655"/>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sidRPr="001F42D3">
        <w:rPr>
          <w:noProof w:val="0"/>
        </w:rPr>
        <w:t>Communicate Infusion Order</w:t>
      </w:r>
      <w:bookmarkEnd w:id="149"/>
      <w:bookmarkEnd w:id="150"/>
      <w:r w:rsidR="00BB3E0D" w:rsidRPr="001F42D3">
        <w:rPr>
          <w:noProof w:val="0"/>
        </w:rPr>
        <w:t xml:space="preserve"> [PCD-03]</w:t>
      </w:r>
      <w:bookmarkEnd w:id="151"/>
    </w:p>
    <w:p w14:paraId="5D5F6FC1" w14:textId="40247D04" w:rsidR="00424D92" w:rsidRPr="001F42D3" w:rsidRDefault="00424D92" w:rsidP="00B74AE3">
      <w:pPr>
        <w:pStyle w:val="BodyText"/>
      </w:pPr>
      <w:r w:rsidRPr="001F42D3">
        <w:t xml:space="preserve">This section specifies </w:t>
      </w:r>
      <w:r w:rsidR="00647994" w:rsidRPr="001F42D3">
        <w:t>t</w:t>
      </w:r>
      <w:r w:rsidRPr="001F42D3">
        <w:t xml:space="preserve">ransaction </w:t>
      </w:r>
      <w:r w:rsidR="00647994" w:rsidRPr="001F42D3">
        <w:t>[PCD-03]</w:t>
      </w:r>
      <w:r w:rsidRPr="001F42D3">
        <w:t xml:space="preserve"> of the IHE Device</w:t>
      </w:r>
      <w:r w:rsidR="00F16DA2" w:rsidRPr="001F42D3">
        <w:t>s</w:t>
      </w:r>
      <w:r w:rsidRPr="001F42D3">
        <w:t xml:space="preserve"> Technical Framework. Transaction </w:t>
      </w:r>
      <w:r w:rsidR="00647994" w:rsidRPr="001F42D3">
        <w:t>[PCD-03]</w:t>
      </w:r>
      <w:r w:rsidRPr="001F42D3">
        <w:t xml:space="preserve"> is used by the Infusion Order Programmer and Infusion Order Consumer.</w:t>
      </w:r>
    </w:p>
    <w:p w14:paraId="314F36C6" w14:textId="06D8865C" w:rsidR="00424D92" w:rsidRPr="001F42D3" w:rsidRDefault="00424D92" w:rsidP="00B74AE3">
      <w:pPr>
        <w:pStyle w:val="BodyText"/>
      </w:pPr>
      <w:r w:rsidRPr="001F42D3">
        <w:t xml:space="preserve">Since the IOC is typically a gateway rather than an infusion pump, all of the information specified in the Communicate Infusion Order </w:t>
      </w:r>
      <w:r w:rsidR="007426DD" w:rsidRPr="001F42D3">
        <w:t xml:space="preserve">[PCD-03] </w:t>
      </w:r>
      <w:r w:rsidRPr="001F42D3">
        <w:t>transaction is not necessarily provided to or used to program the device.</w:t>
      </w:r>
    </w:p>
    <w:p w14:paraId="46F526D7" w14:textId="77777777" w:rsidR="00424D92" w:rsidRPr="001F42D3" w:rsidRDefault="00424D92" w:rsidP="00506FBD">
      <w:pPr>
        <w:pStyle w:val="Note"/>
        <w:ind w:left="0" w:hanging="2"/>
      </w:pPr>
      <w:r w:rsidRPr="001F42D3">
        <w:t xml:space="preserve">Note: </w:t>
      </w:r>
      <w:r w:rsidR="00FF5580" w:rsidRPr="001F42D3">
        <w:t>S</w:t>
      </w:r>
      <w:r w:rsidRPr="001F42D3">
        <w:t>ee related detail on infusion pump device models and data models in the Device Specialization – Infusion Pump</w:t>
      </w:r>
      <w:r w:rsidR="009536D7" w:rsidRPr="001F42D3">
        <w:t xml:space="preserve"> </w:t>
      </w:r>
      <w:r w:rsidRPr="001F42D3">
        <w:t>PCD profiles for large volume, syringe, and patient controlled analgesia (PCA) pumps.</w:t>
      </w:r>
    </w:p>
    <w:p w14:paraId="45DFE8F0" w14:textId="77777777" w:rsidR="00424D92" w:rsidRPr="001F42D3" w:rsidRDefault="00424D92" w:rsidP="00123C7B">
      <w:pPr>
        <w:pStyle w:val="Heading3"/>
        <w:rPr>
          <w:noProof w:val="0"/>
        </w:rPr>
      </w:pPr>
      <w:bookmarkStart w:id="152" w:name="331_Scope"/>
      <w:bookmarkStart w:id="153" w:name="_Toc401769323"/>
      <w:bookmarkStart w:id="154" w:name="_Toc401769767"/>
      <w:bookmarkStart w:id="155" w:name="_Toc214889656"/>
      <w:bookmarkEnd w:id="152"/>
      <w:r w:rsidRPr="001F42D3">
        <w:rPr>
          <w:noProof w:val="0"/>
        </w:rPr>
        <w:t>Scope</w:t>
      </w:r>
      <w:bookmarkEnd w:id="153"/>
      <w:bookmarkEnd w:id="154"/>
      <w:bookmarkEnd w:id="155"/>
    </w:p>
    <w:p w14:paraId="39F80911" w14:textId="77777777" w:rsidR="00424D92" w:rsidRPr="001F42D3" w:rsidRDefault="00424D92" w:rsidP="00BC58BD">
      <w:pPr>
        <w:pStyle w:val="BodyText"/>
      </w:pPr>
      <w:r w:rsidRPr="001F42D3">
        <w:t>This transaction is used to communicate Infusion Order parameters from an Infusion Order Programmer (IOP) to an Infusion Order Consumer (IOC).</w:t>
      </w:r>
    </w:p>
    <w:p w14:paraId="7B80AEC2" w14:textId="77777777" w:rsidR="00424D92" w:rsidRPr="001F42D3" w:rsidRDefault="00424D92" w:rsidP="00123C7B">
      <w:pPr>
        <w:pStyle w:val="Heading3"/>
        <w:rPr>
          <w:noProof w:val="0"/>
        </w:rPr>
      </w:pPr>
      <w:bookmarkStart w:id="156" w:name="332_Use_Case_Roles"/>
      <w:bookmarkStart w:id="157" w:name="_Toc401769324"/>
      <w:bookmarkStart w:id="158" w:name="_Toc401769768"/>
      <w:bookmarkStart w:id="159" w:name="_Toc214889657"/>
      <w:bookmarkEnd w:id="156"/>
      <w:r w:rsidRPr="001F42D3">
        <w:rPr>
          <w:noProof w:val="0"/>
        </w:rPr>
        <w:t>Use Case Roles</w:t>
      </w:r>
      <w:bookmarkEnd w:id="157"/>
      <w:bookmarkEnd w:id="158"/>
      <w:bookmarkEnd w:id="159"/>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8028"/>
      </w:tblGrid>
      <w:tr w:rsidR="00855E3C" w:rsidRPr="001F42D3" w14:paraId="0E7F5CD2" w14:textId="77777777" w:rsidTr="008C3E59">
        <w:tc>
          <w:tcPr>
            <w:tcW w:w="1548" w:type="dxa"/>
          </w:tcPr>
          <w:p w14:paraId="12BD43A9" w14:textId="77777777" w:rsidR="00855E3C" w:rsidRPr="001F42D3" w:rsidRDefault="00855E3C" w:rsidP="00855E3C">
            <w:pPr>
              <w:pStyle w:val="BodyText"/>
            </w:pPr>
            <w:r w:rsidRPr="001F42D3">
              <w:rPr>
                <w:rStyle w:val="Strong"/>
              </w:rPr>
              <w:t>Actor</w:t>
            </w:r>
          </w:p>
        </w:tc>
        <w:tc>
          <w:tcPr>
            <w:tcW w:w="8028" w:type="dxa"/>
          </w:tcPr>
          <w:p w14:paraId="01D9758D" w14:textId="77777777" w:rsidR="00855E3C" w:rsidRPr="001F42D3" w:rsidRDefault="00855E3C" w:rsidP="00A9614E">
            <w:pPr>
              <w:pStyle w:val="BodyText"/>
            </w:pPr>
            <w:r w:rsidRPr="001F42D3">
              <w:t>Infusion Order Programmer</w:t>
            </w:r>
          </w:p>
        </w:tc>
      </w:tr>
      <w:tr w:rsidR="00855E3C" w:rsidRPr="001F42D3" w14:paraId="5CEAFBA8" w14:textId="77777777" w:rsidTr="008C3E59">
        <w:tc>
          <w:tcPr>
            <w:tcW w:w="1548" w:type="dxa"/>
          </w:tcPr>
          <w:p w14:paraId="4718996A" w14:textId="77777777" w:rsidR="00855E3C" w:rsidRPr="001F42D3" w:rsidRDefault="00855E3C" w:rsidP="00855E3C">
            <w:pPr>
              <w:pStyle w:val="BodyText"/>
            </w:pPr>
            <w:r w:rsidRPr="001F42D3">
              <w:rPr>
                <w:rStyle w:val="Strong"/>
              </w:rPr>
              <w:t>Role</w:t>
            </w:r>
          </w:p>
        </w:tc>
        <w:tc>
          <w:tcPr>
            <w:tcW w:w="8028" w:type="dxa"/>
          </w:tcPr>
          <w:p w14:paraId="15C26009" w14:textId="77777777" w:rsidR="00855E3C" w:rsidRPr="001F42D3" w:rsidRDefault="00855E3C" w:rsidP="00A9614E">
            <w:pPr>
              <w:pStyle w:val="BodyText"/>
            </w:pPr>
            <w:r w:rsidRPr="001F42D3">
              <w:t>Sends Infusion Order parameters to IOC</w:t>
            </w:r>
          </w:p>
        </w:tc>
      </w:tr>
      <w:tr w:rsidR="00855E3C" w:rsidRPr="001F42D3" w14:paraId="55786BAE" w14:textId="77777777" w:rsidTr="008C3E59">
        <w:tc>
          <w:tcPr>
            <w:tcW w:w="1548" w:type="dxa"/>
          </w:tcPr>
          <w:p w14:paraId="3DC53353" w14:textId="77777777" w:rsidR="00855E3C" w:rsidRPr="001F42D3" w:rsidRDefault="00855E3C" w:rsidP="00855E3C">
            <w:pPr>
              <w:pStyle w:val="BodyText"/>
              <w:rPr>
                <w:rStyle w:val="Strong"/>
              </w:rPr>
            </w:pPr>
            <w:r w:rsidRPr="001F42D3">
              <w:rPr>
                <w:rStyle w:val="Strong"/>
              </w:rPr>
              <w:t>Actor</w:t>
            </w:r>
          </w:p>
        </w:tc>
        <w:tc>
          <w:tcPr>
            <w:tcW w:w="8028" w:type="dxa"/>
          </w:tcPr>
          <w:p w14:paraId="514EC214" w14:textId="77777777" w:rsidR="00855E3C" w:rsidRPr="001F42D3" w:rsidRDefault="00855E3C" w:rsidP="00A9614E">
            <w:pPr>
              <w:pStyle w:val="BodyText"/>
              <w:rPr>
                <w:rStyle w:val="Strong"/>
              </w:rPr>
            </w:pPr>
            <w:r w:rsidRPr="001F42D3">
              <w:t>Infusion Order Consumer</w:t>
            </w:r>
          </w:p>
        </w:tc>
      </w:tr>
      <w:tr w:rsidR="00855E3C" w:rsidRPr="001F42D3" w14:paraId="7F7BB5A2" w14:textId="77777777" w:rsidTr="008C3E59">
        <w:tc>
          <w:tcPr>
            <w:tcW w:w="1548" w:type="dxa"/>
          </w:tcPr>
          <w:p w14:paraId="07C7DA11" w14:textId="77777777" w:rsidR="00855E3C" w:rsidRPr="001F42D3" w:rsidRDefault="00855E3C" w:rsidP="00855E3C">
            <w:pPr>
              <w:pStyle w:val="BodyText"/>
              <w:rPr>
                <w:rStyle w:val="Strong"/>
              </w:rPr>
            </w:pPr>
            <w:r w:rsidRPr="001F42D3">
              <w:rPr>
                <w:rStyle w:val="Strong"/>
              </w:rPr>
              <w:t>Role</w:t>
            </w:r>
          </w:p>
        </w:tc>
        <w:tc>
          <w:tcPr>
            <w:tcW w:w="8028" w:type="dxa"/>
          </w:tcPr>
          <w:p w14:paraId="19056837" w14:textId="77777777" w:rsidR="00855E3C" w:rsidRPr="001F42D3" w:rsidRDefault="00855E3C" w:rsidP="00A9614E">
            <w:pPr>
              <w:pStyle w:val="BodyText"/>
              <w:rPr>
                <w:rStyle w:val="Strong"/>
              </w:rPr>
            </w:pPr>
            <w:r w:rsidRPr="001F42D3">
              <w:t>Receives Infusion Order parameters from IOP and in turn programs the pump</w:t>
            </w:r>
          </w:p>
        </w:tc>
      </w:tr>
    </w:tbl>
    <w:p w14:paraId="47F3F5C5" w14:textId="77777777" w:rsidR="00424D92" w:rsidRPr="001F42D3" w:rsidRDefault="00424D92" w:rsidP="00F7428B">
      <w:pPr>
        <w:pStyle w:val="BodyText"/>
      </w:pPr>
    </w:p>
    <w:p w14:paraId="75287263" w14:textId="098EC753" w:rsidR="00424D92" w:rsidRPr="001F42D3" w:rsidRDefault="00424D92" w:rsidP="00123C7B">
      <w:pPr>
        <w:pStyle w:val="Heading3"/>
        <w:rPr>
          <w:noProof w:val="0"/>
        </w:rPr>
      </w:pPr>
      <w:bookmarkStart w:id="160" w:name="333_Referenced_Standard"/>
      <w:bookmarkStart w:id="161" w:name="_Toc401769325"/>
      <w:bookmarkStart w:id="162" w:name="_Toc401769769"/>
      <w:bookmarkStart w:id="163" w:name="_Toc214889658"/>
      <w:bookmarkEnd w:id="160"/>
      <w:r w:rsidRPr="001F42D3">
        <w:rPr>
          <w:noProof w:val="0"/>
        </w:rPr>
        <w:t>Referenced Standard</w:t>
      </w:r>
      <w:bookmarkEnd w:id="161"/>
      <w:bookmarkEnd w:id="162"/>
      <w:r w:rsidR="00D72462" w:rsidRPr="001F42D3">
        <w:rPr>
          <w:noProof w:val="0"/>
        </w:rPr>
        <w:t>s</w:t>
      </w:r>
      <w:bookmarkEnd w:id="163"/>
    </w:p>
    <w:p w14:paraId="2BB9286B" w14:textId="08BD97F8" w:rsidR="00424D92" w:rsidRPr="001F42D3" w:rsidRDefault="006D613E" w:rsidP="005C1693">
      <w:pPr>
        <w:pStyle w:val="ListBullet2"/>
      </w:pPr>
      <w:r w:rsidRPr="001F42D3">
        <w:t>HL7</w:t>
      </w:r>
      <w:r w:rsidR="00995105" w:rsidRPr="001F42D3">
        <w:t xml:space="preserve"> </w:t>
      </w:r>
      <w:r w:rsidR="00424D92" w:rsidRPr="001F42D3">
        <w:t>- HL7 Version 2.</w:t>
      </w:r>
      <w:r w:rsidR="001E5ED3">
        <w:t>8.1</w:t>
      </w:r>
      <w:r w:rsidR="001E5ED3" w:rsidRPr="001F42D3">
        <w:t xml:space="preserve"> </w:t>
      </w:r>
      <w:r w:rsidR="00424D92" w:rsidRPr="001F42D3">
        <w:t>Ch4</w:t>
      </w:r>
      <w:r w:rsidR="001E5ED3">
        <w:t>A</w:t>
      </w:r>
      <w:r w:rsidR="00424D92" w:rsidRPr="001F42D3">
        <w:t xml:space="preserve"> Order Entry</w:t>
      </w:r>
    </w:p>
    <w:p w14:paraId="79504C70" w14:textId="77777777" w:rsidR="00424D92" w:rsidRPr="001F42D3" w:rsidRDefault="00424D92" w:rsidP="005C1693">
      <w:pPr>
        <w:pStyle w:val="ListBullet2"/>
      </w:pPr>
      <w:r w:rsidRPr="001F42D3">
        <w:t>ISO/IEEE 11073-10101 Nomenclature</w:t>
      </w:r>
    </w:p>
    <w:p w14:paraId="45818302" w14:textId="1927973A" w:rsidR="00D72462" w:rsidRPr="001F42D3" w:rsidRDefault="00D72462" w:rsidP="005C1693">
      <w:pPr>
        <w:pStyle w:val="ListBullet2"/>
      </w:pPr>
      <w:r w:rsidRPr="001F42D3">
        <w:t>ISO/IEEE 11073-10201 Domain Information Model</w:t>
      </w:r>
    </w:p>
    <w:p w14:paraId="18914E0A" w14:textId="25774970" w:rsidR="00424D92" w:rsidRPr="001F42D3" w:rsidRDefault="005B0C7C" w:rsidP="00123C7B">
      <w:pPr>
        <w:pStyle w:val="Heading3"/>
        <w:rPr>
          <w:noProof w:val="0"/>
        </w:rPr>
      </w:pPr>
      <w:bookmarkStart w:id="164" w:name="334_Interaction_Diagram"/>
      <w:bookmarkStart w:id="165" w:name="_Toc214889659"/>
      <w:bookmarkEnd w:id="164"/>
      <w:r w:rsidRPr="001F42D3">
        <w:rPr>
          <w:noProof w:val="0"/>
        </w:rPr>
        <w:t>Messages</w:t>
      </w:r>
      <w:bookmarkEnd w:id="165"/>
    </w:p>
    <w:p w14:paraId="196B9819" w14:textId="77777777" w:rsidR="00424D92" w:rsidRPr="001F42D3" w:rsidRDefault="00424D92" w:rsidP="001501FA">
      <w:pPr>
        <w:pStyle w:val="BodyText"/>
      </w:pPr>
      <w:r w:rsidRPr="001F42D3">
        <w:t>The following interaction diagram illustrates the implementation.</w:t>
      </w:r>
    </w:p>
    <w:p w14:paraId="4FB6AEFA" w14:textId="77777777" w:rsidR="00424D92" w:rsidRPr="001F42D3" w:rsidRDefault="00424D92" w:rsidP="001501FA">
      <w:pPr>
        <w:pStyle w:val="BodyText"/>
      </w:pPr>
    </w:p>
    <w:p w14:paraId="2E6399FE" w14:textId="77777777" w:rsidR="00BA6DD2" w:rsidRPr="001F42D3" w:rsidRDefault="00F73333" w:rsidP="007E3A28">
      <w:pPr>
        <w:pStyle w:val="BodyText"/>
        <w:jc w:val="center"/>
      </w:pPr>
      <w:r w:rsidRPr="001F42D3">
        <w:rPr>
          <w:noProof/>
        </w:rPr>
        <w:lastRenderedPageBreak/>
        <w:drawing>
          <wp:inline distT="0" distB="0" distL="0" distR="0" wp14:anchorId="34E89F5C" wp14:editId="5B365819">
            <wp:extent cx="2670175" cy="2206625"/>
            <wp:effectExtent l="0" t="0" r="0" b="3175"/>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0175" cy="2206625"/>
                    </a:xfrm>
                    <a:prstGeom prst="rect">
                      <a:avLst/>
                    </a:prstGeom>
                    <a:noFill/>
                    <a:ln>
                      <a:noFill/>
                    </a:ln>
                  </pic:spPr>
                </pic:pic>
              </a:graphicData>
            </a:graphic>
          </wp:inline>
        </w:drawing>
      </w:r>
    </w:p>
    <w:p w14:paraId="3E1771B3" w14:textId="77777777" w:rsidR="00BA6DD2" w:rsidRPr="001F42D3" w:rsidRDefault="00BA6DD2" w:rsidP="001501FA">
      <w:pPr>
        <w:pStyle w:val="BodyText"/>
      </w:pPr>
    </w:p>
    <w:p w14:paraId="2471C45C" w14:textId="77777777" w:rsidR="00424D92" w:rsidRPr="001F42D3" w:rsidRDefault="00424D92" w:rsidP="00CF5627">
      <w:pPr>
        <w:pStyle w:val="FigureTitle"/>
      </w:pPr>
      <w:r w:rsidRPr="001F42D3">
        <w:t>Figure 3.3.4</w:t>
      </w:r>
      <w:r w:rsidR="00D52943" w:rsidRPr="001F42D3">
        <w:rPr>
          <w:rFonts w:eastAsia="MS Gothic"/>
        </w:rPr>
        <w:t>-</w:t>
      </w:r>
      <w:r w:rsidRPr="001F42D3">
        <w:t>1: Communicate Infusion Order</w:t>
      </w:r>
    </w:p>
    <w:p w14:paraId="3A7C4ADF" w14:textId="615120A0" w:rsidR="00424D92" w:rsidRPr="001F42D3" w:rsidRDefault="00647994" w:rsidP="00B74AE3">
      <w:pPr>
        <w:pStyle w:val="Heading4"/>
        <w:rPr>
          <w:noProof w:val="0"/>
        </w:rPr>
      </w:pPr>
      <w:bookmarkStart w:id="166" w:name="_Toc497485517"/>
      <w:bookmarkStart w:id="167" w:name="_Toc497485854"/>
      <w:bookmarkStart w:id="168" w:name="_Toc497486081"/>
      <w:bookmarkStart w:id="169" w:name="_Toc497486358"/>
      <w:bookmarkStart w:id="170" w:name="_Toc497486585"/>
      <w:bookmarkStart w:id="171" w:name="_Toc497493454"/>
      <w:bookmarkStart w:id="172" w:name="3341_PCD03_Communicate_Infusio"/>
      <w:bookmarkStart w:id="173" w:name="_Toc401769771"/>
      <w:bookmarkStart w:id="174" w:name="_Toc214889660"/>
      <w:bookmarkEnd w:id="166"/>
      <w:bookmarkEnd w:id="167"/>
      <w:bookmarkEnd w:id="168"/>
      <w:bookmarkEnd w:id="169"/>
      <w:bookmarkEnd w:id="170"/>
      <w:bookmarkEnd w:id="171"/>
      <w:bookmarkEnd w:id="172"/>
      <w:r w:rsidRPr="001F42D3">
        <w:rPr>
          <w:noProof w:val="0"/>
        </w:rPr>
        <w:t>PCD-03</w:t>
      </w:r>
      <w:r w:rsidR="00424D92" w:rsidRPr="001F42D3">
        <w:rPr>
          <w:noProof w:val="0"/>
        </w:rPr>
        <w:t xml:space="preserve"> Communicate Infusion Order (RGV^O15^RGV_O15) static definition</w:t>
      </w:r>
      <w:bookmarkEnd w:id="173"/>
      <w:bookmarkEnd w:id="174"/>
    </w:p>
    <w:p w14:paraId="4D512953" w14:textId="01B78D67" w:rsidR="00424D92" w:rsidRPr="001F42D3" w:rsidRDefault="00424D92" w:rsidP="001060A2">
      <w:pPr>
        <w:pStyle w:val="BodyText"/>
      </w:pPr>
      <w:r w:rsidRPr="001F42D3">
        <w:t xml:space="preserve">The </w:t>
      </w:r>
      <w:r w:rsidR="00647994" w:rsidRPr="001F42D3">
        <w:t>PCD-03</w:t>
      </w:r>
      <w:r w:rsidRPr="001F42D3">
        <w:t xml:space="preserve"> Communicate Infusion Order message is used to communicate infusion data from an Infusion Order Programmer (IOP) to an Infusion Order Consumer (IOC).</w:t>
      </w:r>
    </w:p>
    <w:p w14:paraId="3DAB269A" w14:textId="31ACE63A" w:rsidR="00424D92" w:rsidRPr="001F42D3" w:rsidRDefault="00424D92" w:rsidP="001060A2">
      <w:pPr>
        <w:pStyle w:val="BodyText"/>
      </w:pPr>
      <w:r w:rsidRPr="001F42D3">
        <w:t xml:space="preserve">Since the IOC is typically a gateway rather than an infusion pump, all of the information specified in the Communicate Infusion Order </w:t>
      </w:r>
      <w:r w:rsidR="007426DD" w:rsidRPr="001F42D3">
        <w:t xml:space="preserve">[PCD-03] </w:t>
      </w:r>
      <w:r w:rsidRPr="001F42D3">
        <w:t>transaction is not necessarily provided to or used to program the device.</w:t>
      </w:r>
    </w:p>
    <w:p w14:paraId="69F4A66D" w14:textId="510915E9" w:rsidR="00424D92" w:rsidRPr="001F42D3" w:rsidRDefault="00424D92" w:rsidP="001060A2">
      <w:pPr>
        <w:pStyle w:val="BodyText"/>
      </w:pPr>
      <w:r w:rsidRPr="001F42D3">
        <w:t xml:space="preserve">All </w:t>
      </w:r>
      <w:r w:rsidR="006D613E" w:rsidRPr="001F42D3">
        <w:t>HL7</w:t>
      </w:r>
      <w:r w:rsidR="00995105" w:rsidRPr="001F42D3">
        <w:t xml:space="preserve"> </w:t>
      </w:r>
      <w:r w:rsidRPr="001F42D3">
        <w:t xml:space="preserve">segments used in the </w:t>
      </w:r>
      <w:r w:rsidR="00647994" w:rsidRPr="001F42D3">
        <w:t>[PCD-03]</w:t>
      </w:r>
      <w:r w:rsidRPr="001F42D3">
        <w:t xml:space="preserve"> transaction are defined within this document. </w:t>
      </w:r>
    </w:p>
    <w:p w14:paraId="69A1A48C" w14:textId="05307891" w:rsidR="00F82FDF" w:rsidRPr="001F42D3" w:rsidRDefault="00424D92" w:rsidP="00DE39CA">
      <w:pPr>
        <w:pStyle w:val="Heading4"/>
        <w:rPr>
          <w:noProof w:val="0"/>
        </w:rPr>
      </w:pPr>
      <w:bookmarkStart w:id="175" w:name="3342_RGVO15RGVO15_PharmacyTrea"/>
      <w:bookmarkStart w:id="176" w:name="_Toc401769772"/>
      <w:bookmarkStart w:id="177" w:name="_Toc214889661"/>
      <w:bookmarkEnd w:id="175"/>
      <w:r w:rsidRPr="001F42D3">
        <w:rPr>
          <w:noProof w:val="0"/>
        </w:rPr>
        <w:t>RGV^O15^RGV_O15 Pharmacy/Treatment Give Message</w:t>
      </w:r>
      <w:bookmarkEnd w:id="176"/>
      <w:bookmarkEnd w:id="177"/>
    </w:p>
    <w:p w14:paraId="215FA4BD" w14:textId="77777777" w:rsidR="00424D92" w:rsidRPr="001F42D3" w:rsidRDefault="00424D92" w:rsidP="00CF5627">
      <w:pPr>
        <w:pStyle w:val="TableTitle"/>
      </w:pPr>
      <w:r w:rsidRPr="001F42D3">
        <w:t>Table 3.3.4.2-1: RGV^O15^RGV_O15 Pharmacy/Treatment Give Message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4"/>
        <w:gridCol w:w="2960"/>
        <w:gridCol w:w="1578"/>
        <w:gridCol w:w="1532"/>
        <w:gridCol w:w="1626"/>
      </w:tblGrid>
      <w:tr w:rsidR="003019C5" w:rsidRPr="001F42D3" w14:paraId="46CCA924" w14:textId="77777777" w:rsidTr="00A92110">
        <w:trPr>
          <w:cantSplit/>
          <w:tblHeader/>
          <w:jc w:val="center"/>
        </w:trPr>
        <w:tc>
          <w:tcPr>
            <w:tcW w:w="1860" w:type="dxa"/>
            <w:shd w:val="clear" w:color="auto" w:fill="D9D9D9"/>
          </w:tcPr>
          <w:p w14:paraId="6D3FB8B4" w14:textId="77777777" w:rsidR="00424D92" w:rsidRPr="001F42D3" w:rsidRDefault="00424D92" w:rsidP="00DE39CA">
            <w:pPr>
              <w:pStyle w:val="TableEntryHeader"/>
            </w:pPr>
            <w:r w:rsidRPr="001F42D3">
              <w:t>Segment</w:t>
            </w:r>
          </w:p>
        </w:tc>
        <w:tc>
          <w:tcPr>
            <w:tcW w:w="1860" w:type="dxa"/>
            <w:shd w:val="clear" w:color="auto" w:fill="D9D9D9"/>
          </w:tcPr>
          <w:p w14:paraId="409DCD9F" w14:textId="77777777" w:rsidR="00424D92" w:rsidRPr="001F42D3" w:rsidRDefault="00424D92" w:rsidP="00DE39CA">
            <w:pPr>
              <w:pStyle w:val="TableEntryHeader"/>
            </w:pPr>
            <w:r w:rsidRPr="001F42D3">
              <w:t>Meaning</w:t>
            </w:r>
          </w:p>
        </w:tc>
        <w:tc>
          <w:tcPr>
            <w:tcW w:w="1860" w:type="dxa"/>
            <w:shd w:val="clear" w:color="auto" w:fill="D9D9D9"/>
          </w:tcPr>
          <w:p w14:paraId="00E62CE6" w14:textId="77777777" w:rsidR="00424D92" w:rsidRPr="001F42D3" w:rsidRDefault="00424D92" w:rsidP="00DE39CA">
            <w:pPr>
              <w:pStyle w:val="TableEntryHeader"/>
            </w:pPr>
            <w:r w:rsidRPr="001F42D3">
              <w:t>Usage</w:t>
            </w:r>
          </w:p>
        </w:tc>
        <w:tc>
          <w:tcPr>
            <w:tcW w:w="1860" w:type="dxa"/>
            <w:shd w:val="clear" w:color="auto" w:fill="D9D9D9"/>
          </w:tcPr>
          <w:p w14:paraId="195528C2" w14:textId="77777777" w:rsidR="00424D92" w:rsidRPr="001F42D3" w:rsidRDefault="00424D92" w:rsidP="00DE39CA">
            <w:pPr>
              <w:pStyle w:val="TableEntryHeader"/>
            </w:pPr>
            <w:r w:rsidRPr="001F42D3">
              <w:t>Card</w:t>
            </w:r>
          </w:p>
        </w:tc>
        <w:tc>
          <w:tcPr>
            <w:tcW w:w="1860" w:type="dxa"/>
            <w:shd w:val="clear" w:color="auto" w:fill="D9D9D9"/>
          </w:tcPr>
          <w:p w14:paraId="73094C9A" w14:textId="305C333A" w:rsidR="00424D92" w:rsidRPr="001F42D3" w:rsidRDefault="006D613E" w:rsidP="00DE39CA">
            <w:pPr>
              <w:pStyle w:val="TableEntryHeader"/>
            </w:pPr>
            <w:r w:rsidRPr="001F42D3">
              <w:t>HL7</w:t>
            </w:r>
            <w:r w:rsidR="00995105" w:rsidRPr="001F42D3">
              <w:t xml:space="preserve"> </w:t>
            </w:r>
            <w:r w:rsidR="00424D92" w:rsidRPr="001F42D3">
              <w:t>Chapter</w:t>
            </w:r>
          </w:p>
        </w:tc>
      </w:tr>
      <w:tr w:rsidR="00C40FD5" w:rsidRPr="001F42D3" w14:paraId="4F1278DC" w14:textId="77777777" w:rsidTr="009B6563">
        <w:trPr>
          <w:cantSplit/>
          <w:jc w:val="center"/>
        </w:trPr>
        <w:tc>
          <w:tcPr>
            <w:tcW w:w="1860" w:type="dxa"/>
          </w:tcPr>
          <w:p w14:paraId="3481AF9B" w14:textId="77777777" w:rsidR="00424D92" w:rsidRPr="001F42D3" w:rsidRDefault="00424D92" w:rsidP="006C0E8E">
            <w:pPr>
              <w:pStyle w:val="TableEntry"/>
              <w:keepNext/>
            </w:pPr>
            <w:r w:rsidRPr="001F42D3">
              <w:t>MSH</w:t>
            </w:r>
          </w:p>
        </w:tc>
        <w:tc>
          <w:tcPr>
            <w:tcW w:w="1860" w:type="dxa"/>
          </w:tcPr>
          <w:p w14:paraId="6E3AABDE" w14:textId="77777777" w:rsidR="00424D92" w:rsidRPr="001F42D3" w:rsidRDefault="00424D92" w:rsidP="006C0E8E">
            <w:pPr>
              <w:pStyle w:val="TableEntry"/>
              <w:keepNext/>
            </w:pPr>
            <w:r w:rsidRPr="001F42D3">
              <w:t>Message Header</w:t>
            </w:r>
          </w:p>
        </w:tc>
        <w:tc>
          <w:tcPr>
            <w:tcW w:w="1860" w:type="dxa"/>
          </w:tcPr>
          <w:p w14:paraId="5BE04654" w14:textId="77777777" w:rsidR="00424D92" w:rsidRPr="001F42D3" w:rsidRDefault="00424D92" w:rsidP="006C0E8E">
            <w:pPr>
              <w:pStyle w:val="TableEntry"/>
              <w:keepNext/>
            </w:pPr>
            <w:r w:rsidRPr="001F42D3">
              <w:t>R</w:t>
            </w:r>
          </w:p>
        </w:tc>
        <w:tc>
          <w:tcPr>
            <w:tcW w:w="1860" w:type="dxa"/>
          </w:tcPr>
          <w:p w14:paraId="45F6E6E5" w14:textId="77777777" w:rsidR="00424D92" w:rsidRPr="001F42D3" w:rsidRDefault="00424D92" w:rsidP="006C0E8E">
            <w:pPr>
              <w:pStyle w:val="TableEntry"/>
              <w:keepNext/>
            </w:pPr>
            <w:r w:rsidRPr="001F42D3">
              <w:t>[1..1]</w:t>
            </w:r>
          </w:p>
        </w:tc>
        <w:tc>
          <w:tcPr>
            <w:tcW w:w="1860" w:type="dxa"/>
          </w:tcPr>
          <w:p w14:paraId="2C04CBFD" w14:textId="77777777" w:rsidR="00424D92" w:rsidRPr="001F42D3" w:rsidRDefault="00424D92" w:rsidP="006C0E8E">
            <w:pPr>
              <w:pStyle w:val="TableEntry"/>
              <w:keepNext/>
            </w:pPr>
            <w:r w:rsidRPr="001F42D3">
              <w:t>2</w:t>
            </w:r>
          </w:p>
        </w:tc>
      </w:tr>
      <w:tr w:rsidR="00C40FD5" w:rsidRPr="001F42D3" w14:paraId="65EAB8C1" w14:textId="77777777" w:rsidTr="009B6563">
        <w:trPr>
          <w:cantSplit/>
          <w:jc w:val="center"/>
        </w:trPr>
        <w:tc>
          <w:tcPr>
            <w:tcW w:w="1860" w:type="dxa"/>
          </w:tcPr>
          <w:p w14:paraId="12B3627F" w14:textId="77777777" w:rsidR="00424D92" w:rsidRPr="001F42D3" w:rsidRDefault="00424D92" w:rsidP="006C0E8E">
            <w:pPr>
              <w:pStyle w:val="TableEntry"/>
              <w:keepNext/>
            </w:pPr>
            <w:r w:rsidRPr="001F42D3">
              <w:t>[{ SFT }]</w:t>
            </w:r>
          </w:p>
        </w:tc>
        <w:tc>
          <w:tcPr>
            <w:tcW w:w="1860" w:type="dxa"/>
          </w:tcPr>
          <w:p w14:paraId="06D65C0F" w14:textId="77777777" w:rsidR="00424D92" w:rsidRPr="001F42D3" w:rsidRDefault="00424D92" w:rsidP="006C0E8E">
            <w:pPr>
              <w:pStyle w:val="TableEntry"/>
              <w:keepNext/>
            </w:pPr>
            <w:r w:rsidRPr="001F42D3">
              <w:t>Software</w:t>
            </w:r>
          </w:p>
        </w:tc>
        <w:tc>
          <w:tcPr>
            <w:tcW w:w="1860" w:type="dxa"/>
          </w:tcPr>
          <w:p w14:paraId="68966E95" w14:textId="77777777" w:rsidR="00424D92" w:rsidRPr="001F42D3" w:rsidRDefault="00424D92" w:rsidP="006C0E8E">
            <w:pPr>
              <w:pStyle w:val="TableEntry"/>
              <w:keepNext/>
            </w:pPr>
            <w:r w:rsidRPr="001F42D3">
              <w:t>X</w:t>
            </w:r>
          </w:p>
        </w:tc>
        <w:tc>
          <w:tcPr>
            <w:tcW w:w="1860" w:type="dxa"/>
          </w:tcPr>
          <w:p w14:paraId="6E1D40BD" w14:textId="77777777" w:rsidR="00424D92" w:rsidRPr="001F42D3" w:rsidRDefault="00424D92" w:rsidP="006C0E8E">
            <w:pPr>
              <w:pStyle w:val="TableEntry"/>
              <w:keepNext/>
              <w:rPr>
                <w:rFonts w:ascii="Arial" w:hAnsi="Arial" w:cs="Courier New"/>
                <w:color w:val="000000"/>
              </w:rPr>
            </w:pPr>
          </w:p>
        </w:tc>
        <w:tc>
          <w:tcPr>
            <w:tcW w:w="1860" w:type="dxa"/>
          </w:tcPr>
          <w:p w14:paraId="7349811A" w14:textId="77777777" w:rsidR="00424D92" w:rsidRPr="001F42D3" w:rsidRDefault="00424D92" w:rsidP="006C0E8E">
            <w:pPr>
              <w:pStyle w:val="TableEntry"/>
              <w:keepNext/>
            </w:pPr>
            <w:r w:rsidRPr="001F42D3">
              <w:t>2</w:t>
            </w:r>
          </w:p>
        </w:tc>
      </w:tr>
      <w:tr w:rsidR="00C40FD5" w:rsidRPr="001F42D3" w14:paraId="1E70B962" w14:textId="77777777" w:rsidTr="009B6563">
        <w:trPr>
          <w:cantSplit/>
          <w:jc w:val="center"/>
        </w:trPr>
        <w:tc>
          <w:tcPr>
            <w:tcW w:w="1860" w:type="dxa"/>
          </w:tcPr>
          <w:p w14:paraId="78BEBD1F" w14:textId="77777777" w:rsidR="00424D92" w:rsidRPr="001F42D3" w:rsidRDefault="00424D92" w:rsidP="006C0E8E">
            <w:pPr>
              <w:pStyle w:val="TableEntry"/>
              <w:keepNext/>
            </w:pPr>
            <w:r w:rsidRPr="001F42D3">
              <w:t>[{ NTE }]</w:t>
            </w:r>
          </w:p>
        </w:tc>
        <w:tc>
          <w:tcPr>
            <w:tcW w:w="1860" w:type="dxa"/>
          </w:tcPr>
          <w:p w14:paraId="486A3583" w14:textId="77777777" w:rsidR="00424D92" w:rsidRPr="001F42D3" w:rsidRDefault="00424D92" w:rsidP="006C0E8E">
            <w:pPr>
              <w:pStyle w:val="TableEntry"/>
              <w:keepNext/>
            </w:pPr>
            <w:r w:rsidRPr="001F42D3">
              <w:t>Notes and Comments (for Header)</w:t>
            </w:r>
          </w:p>
        </w:tc>
        <w:tc>
          <w:tcPr>
            <w:tcW w:w="1860" w:type="dxa"/>
          </w:tcPr>
          <w:p w14:paraId="2D93C81E" w14:textId="77777777" w:rsidR="00424D92" w:rsidRPr="001F42D3" w:rsidRDefault="00424D92" w:rsidP="006C0E8E">
            <w:pPr>
              <w:pStyle w:val="TableEntry"/>
              <w:keepNext/>
            </w:pPr>
            <w:r w:rsidRPr="001F42D3">
              <w:t>X</w:t>
            </w:r>
          </w:p>
        </w:tc>
        <w:tc>
          <w:tcPr>
            <w:tcW w:w="1860" w:type="dxa"/>
          </w:tcPr>
          <w:p w14:paraId="19710576" w14:textId="77777777" w:rsidR="00424D92" w:rsidRPr="001F42D3" w:rsidRDefault="00424D92" w:rsidP="006C0E8E">
            <w:pPr>
              <w:pStyle w:val="TableEntry"/>
              <w:keepNext/>
              <w:rPr>
                <w:rFonts w:ascii="Arial" w:hAnsi="Arial" w:cs="Courier New"/>
                <w:color w:val="000000"/>
              </w:rPr>
            </w:pPr>
          </w:p>
        </w:tc>
        <w:tc>
          <w:tcPr>
            <w:tcW w:w="1860" w:type="dxa"/>
          </w:tcPr>
          <w:p w14:paraId="1FEB3C30" w14:textId="77777777" w:rsidR="00424D92" w:rsidRPr="001F42D3" w:rsidRDefault="00424D92" w:rsidP="006C0E8E">
            <w:pPr>
              <w:pStyle w:val="TableEntry"/>
              <w:keepNext/>
            </w:pPr>
            <w:r w:rsidRPr="001F42D3">
              <w:t>2</w:t>
            </w:r>
          </w:p>
        </w:tc>
      </w:tr>
      <w:tr w:rsidR="00C40FD5" w:rsidRPr="001F42D3" w14:paraId="6A4D408C" w14:textId="77777777" w:rsidTr="009B6563">
        <w:trPr>
          <w:cantSplit/>
          <w:jc w:val="center"/>
        </w:trPr>
        <w:tc>
          <w:tcPr>
            <w:tcW w:w="1860" w:type="dxa"/>
          </w:tcPr>
          <w:p w14:paraId="6584A410" w14:textId="77777777" w:rsidR="00424D92" w:rsidRPr="001F42D3" w:rsidRDefault="00424D92" w:rsidP="006C0E8E">
            <w:pPr>
              <w:pStyle w:val="TableEntry"/>
              <w:keepNext/>
            </w:pPr>
            <w:r w:rsidRPr="001F42D3">
              <w:t xml:space="preserve">[  </w:t>
            </w:r>
          </w:p>
        </w:tc>
        <w:tc>
          <w:tcPr>
            <w:tcW w:w="1860" w:type="dxa"/>
          </w:tcPr>
          <w:p w14:paraId="2C96F43F" w14:textId="77777777" w:rsidR="00424D92" w:rsidRPr="001F42D3" w:rsidRDefault="00424D92" w:rsidP="006C0E8E">
            <w:pPr>
              <w:pStyle w:val="TableEntry"/>
              <w:keepNext/>
            </w:pPr>
            <w:r w:rsidRPr="001F42D3">
              <w:t>--- PATIENT begin</w:t>
            </w:r>
          </w:p>
        </w:tc>
        <w:tc>
          <w:tcPr>
            <w:tcW w:w="1860" w:type="dxa"/>
          </w:tcPr>
          <w:p w14:paraId="3624E715" w14:textId="77777777" w:rsidR="00424D92" w:rsidRPr="001F42D3" w:rsidRDefault="00424D92" w:rsidP="006C0E8E">
            <w:pPr>
              <w:pStyle w:val="TableEntry"/>
              <w:keepNext/>
              <w:rPr>
                <w:rFonts w:ascii="Arial" w:hAnsi="Arial" w:cs="Courier New"/>
                <w:color w:val="000000"/>
              </w:rPr>
            </w:pPr>
          </w:p>
        </w:tc>
        <w:tc>
          <w:tcPr>
            <w:tcW w:w="1860" w:type="dxa"/>
          </w:tcPr>
          <w:p w14:paraId="40C1F46F" w14:textId="77777777" w:rsidR="00424D92" w:rsidRPr="001F42D3" w:rsidRDefault="00424D92" w:rsidP="006C0E8E">
            <w:pPr>
              <w:pStyle w:val="TableEntry"/>
              <w:keepNext/>
              <w:rPr>
                <w:rFonts w:ascii="Arial" w:hAnsi="Arial" w:cs="Courier New"/>
                <w:color w:val="000000"/>
              </w:rPr>
            </w:pPr>
          </w:p>
        </w:tc>
        <w:tc>
          <w:tcPr>
            <w:tcW w:w="1860" w:type="dxa"/>
          </w:tcPr>
          <w:p w14:paraId="6BCB1E10" w14:textId="77777777" w:rsidR="00424D92" w:rsidRPr="001F42D3" w:rsidRDefault="00424D92" w:rsidP="006C0E8E">
            <w:pPr>
              <w:pStyle w:val="TableEntry"/>
              <w:keepNext/>
              <w:rPr>
                <w:rFonts w:ascii="Arial" w:hAnsi="Arial" w:cs="Courier New"/>
                <w:color w:val="000000"/>
              </w:rPr>
            </w:pPr>
          </w:p>
        </w:tc>
      </w:tr>
      <w:tr w:rsidR="00C40FD5" w:rsidRPr="001F42D3" w14:paraId="0A9C62E5" w14:textId="77777777" w:rsidTr="009B6563">
        <w:trPr>
          <w:cantSplit/>
          <w:jc w:val="center"/>
        </w:trPr>
        <w:tc>
          <w:tcPr>
            <w:tcW w:w="1860" w:type="dxa"/>
          </w:tcPr>
          <w:p w14:paraId="30B23B10" w14:textId="77777777" w:rsidR="00424D92" w:rsidRPr="001F42D3" w:rsidRDefault="00424D92" w:rsidP="006C0E8E">
            <w:pPr>
              <w:pStyle w:val="TableEntry"/>
              <w:keepNext/>
            </w:pPr>
            <w:r w:rsidRPr="001F42D3">
              <w:t xml:space="preserve">      PID</w:t>
            </w:r>
          </w:p>
        </w:tc>
        <w:tc>
          <w:tcPr>
            <w:tcW w:w="1860" w:type="dxa"/>
          </w:tcPr>
          <w:p w14:paraId="4090A67C" w14:textId="77777777" w:rsidR="00424D92" w:rsidRPr="001F42D3" w:rsidRDefault="00424D92" w:rsidP="006C0E8E">
            <w:pPr>
              <w:pStyle w:val="TableEntry"/>
              <w:keepNext/>
            </w:pPr>
            <w:r w:rsidRPr="001F42D3">
              <w:t>Patient Identification</w:t>
            </w:r>
          </w:p>
        </w:tc>
        <w:tc>
          <w:tcPr>
            <w:tcW w:w="1860" w:type="dxa"/>
          </w:tcPr>
          <w:p w14:paraId="084FBC71" w14:textId="77777777" w:rsidR="00424D92" w:rsidRPr="001F42D3" w:rsidRDefault="00424D92" w:rsidP="006C0E8E">
            <w:pPr>
              <w:pStyle w:val="TableEntry"/>
              <w:keepNext/>
            </w:pPr>
            <w:r w:rsidRPr="001F42D3">
              <w:t>R</w:t>
            </w:r>
          </w:p>
        </w:tc>
        <w:tc>
          <w:tcPr>
            <w:tcW w:w="1860" w:type="dxa"/>
          </w:tcPr>
          <w:p w14:paraId="75FCE2E9" w14:textId="77777777" w:rsidR="00424D92" w:rsidRPr="001F42D3" w:rsidRDefault="00424D92" w:rsidP="006C0E8E">
            <w:pPr>
              <w:pStyle w:val="TableEntry"/>
              <w:keepNext/>
            </w:pPr>
            <w:r w:rsidRPr="001F42D3">
              <w:t>[1..1]</w:t>
            </w:r>
          </w:p>
        </w:tc>
        <w:tc>
          <w:tcPr>
            <w:tcW w:w="1860" w:type="dxa"/>
          </w:tcPr>
          <w:p w14:paraId="0199F6C4" w14:textId="77777777" w:rsidR="00424D92" w:rsidRPr="001F42D3" w:rsidRDefault="00424D92" w:rsidP="006C0E8E">
            <w:pPr>
              <w:pStyle w:val="TableEntry"/>
              <w:keepNext/>
            </w:pPr>
            <w:r w:rsidRPr="001F42D3">
              <w:t>3</w:t>
            </w:r>
          </w:p>
        </w:tc>
      </w:tr>
      <w:tr w:rsidR="00C40FD5" w:rsidRPr="001F42D3" w14:paraId="4E713B03" w14:textId="77777777" w:rsidTr="009B6563">
        <w:trPr>
          <w:cantSplit/>
          <w:jc w:val="center"/>
        </w:trPr>
        <w:tc>
          <w:tcPr>
            <w:tcW w:w="1860" w:type="dxa"/>
          </w:tcPr>
          <w:p w14:paraId="2C8AACAE" w14:textId="77777777" w:rsidR="00424D92" w:rsidRPr="001F42D3" w:rsidRDefault="00424D92" w:rsidP="001060A2">
            <w:pPr>
              <w:pStyle w:val="TableEntry"/>
            </w:pPr>
            <w:r w:rsidRPr="001F42D3">
              <w:t xml:space="preserve">   [{ NTE }]</w:t>
            </w:r>
          </w:p>
        </w:tc>
        <w:tc>
          <w:tcPr>
            <w:tcW w:w="1860" w:type="dxa"/>
          </w:tcPr>
          <w:p w14:paraId="5F0F6B1C" w14:textId="77777777" w:rsidR="00424D92" w:rsidRPr="001F42D3" w:rsidRDefault="00424D92" w:rsidP="001060A2">
            <w:pPr>
              <w:pStyle w:val="TableEntry"/>
            </w:pPr>
            <w:r w:rsidRPr="001F42D3">
              <w:t>Notes and Comments (for PID)</w:t>
            </w:r>
          </w:p>
        </w:tc>
        <w:tc>
          <w:tcPr>
            <w:tcW w:w="1860" w:type="dxa"/>
          </w:tcPr>
          <w:p w14:paraId="6D8CF5D6" w14:textId="77777777" w:rsidR="00424D92" w:rsidRPr="001F42D3" w:rsidRDefault="00424D92" w:rsidP="001060A2">
            <w:pPr>
              <w:pStyle w:val="TableEntry"/>
            </w:pPr>
            <w:r w:rsidRPr="001F42D3">
              <w:t>X</w:t>
            </w:r>
          </w:p>
        </w:tc>
        <w:tc>
          <w:tcPr>
            <w:tcW w:w="1860" w:type="dxa"/>
          </w:tcPr>
          <w:p w14:paraId="53C00109" w14:textId="77777777" w:rsidR="00424D92" w:rsidRPr="001F42D3" w:rsidRDefault="00424D92" w:rsidP="001060A2">
            <w:pPr>
              <w:pStyle w:val="TableEntry"/>
              <w:rPr>
                <w:rFonts w:ascii="Arial" w:hAnsi="Arial" w:cs="Courier New"/>
                <w:color w:val="000000"/>
              </w:rPr>
            </w:pPr>
          </w:p>
        </w:tc>
        <w:tc>
          <w:tcPr>
            <w:tcW w:w="1860" w:type="dxa"/>
          </w:tcPr>
          <w:p w14:paraId="07F49E80" w14:textId="77777777" w:rsidR="00424D92" w:rsidRPr="001F42D3" w:rsidRDefault="00424D92" w:rsidP="001060A2">
            <w:pPr>
              <w:pStyle w:val="TableEntry"/>
            </w:pPr>
            <w:r w:rsidRPr="001F42D3">
              <w:t>2</w:t>
            </w:r>
          </w:p>
        </w:tc>
      </w:tr>
      <w:tr w:rsidR="00C40FD5" w:rsidRPr="001F42D3" w14:paraId="4F3A54F0" w14:textId="77777777" w:rsidTr="009B6563">
        <w:trPr>
          <w:cantSplit/>
          <w:jc w:val="center"/>
        </w:trPr>
        <w:tc>
          <w:tcPr>
            <w:tcW w:w="1860" w:type="dxa"/>
          </w:tcPr>
          <w:p w14:paraId="68F1C9DD" w14:textId="77777777" w:rsidR="00424D92" w:rsidRPr="001F42D3" w:rsidRDefault="00424D92" w:rsidP="001060A2">
            <w:pPr>
              <w:pStyle w:val="TableEntry"/>
            </w:pPr>
            <w:r w:rsidRPr="001F42D3">
              <w:t xml:space="preserve">   [{ AL1 }]</w:t>
            </w:r>
          </w:p>
        </w:tc>
        <w:tc>
          <w:tcPr>
            <w:tcW w:w="1860" w:type="dxa"/>
          </w:tcPr>
          <w:p w14:paraId="1EDA1315" w14:textId="77777777" w:rsidR="00424D92" w:rsidRPr="001F42D3" w:rsidRDefault="00424D92" w:rsidP="001060A2">
            <w:pPr>
              <w:pStyle w:val="TableEntry"/>
            </w:pPr>
            <w:r w:rsidRPr="001F42D3">
              <w:t>Allergy Information</w:t>
            </w:r>
          </w:p>
        </w:tc>
        <w:tc>
          <w:tcPr>
            <w:tcW w:w="1860" w:type="dxa"/>
          </w:tcPr>
          <w:p w14:paraId="2F1AC068" w14:textId="77777777" w:rsidR="00424D92" w:rsidRPr="001F42D3" w:rsidRDefault="00424D92" w:rsidP="001060A2">
            <w:pPr>
              <w:pStyle w:val="TableEntry"/>
            </w:pPr>
            <w:r w:rsidRPr="001F42D3">
              <w:t>X</w:t>
            </w:r>
          </w:p>
        </w:tc>
        <w:tc>
          <w:tcPr>
            <w:tcW w:w="1860" w:type="dxa"/>
          </w:tcPr>
          <w:p w14:paraId="30541CF7" w14:textId="77777777" w:rsidR="00424D92" w:rsidRPr="001F42D3" w:rsidRDefault="00424D92" w:rsidP="001060A2">
            <w:pPr>
              <w:pStyle w:val="TableEntry"/>
              <w:rPr>
                <w:rFonts w:ascii="Arial" w:hAnsi="Arial" w:cs="Courier New"/>
                <w:color w:val="000000"/>
              </w:rPr>
            </w:pPr>
          </w:p>
        </w:tc>
        <w:tc>
          <w:tcPr>
            <w:tcW w:w="1860" w:type="dxa"/>
          </w:tcPr>
          <w:p w14:paraId="25E7F8A3" w14:textId="77777777" w:rsidR="00424D92" w:rsidRPr="001F42D3" w:rsidRDefault="00424D92" w:rsidP="001060A2">
            <w:pPr>
              <w:pStyle w:val="TableEntry"/>
            </w:pPr>
            <w:r w:rsidRPr="001F42D3">
              <w:t>2</w:t>
            </w:r>
          </w:p>
        </w:tc>
      </w:tr>
      <w:tr w:rsidR="00C40FD5" w:rsidRPr="001F42D3" w14:paraId="78165BC2" w14:textId="77777777" w:rsidTr="009B6563">
        <w:trPr>
          <w:cantSplit/>
          <w:jc w:val="center"/>
        </w:trPr>
        <w:tc>
          <w:tcPr>
            <w:tcW w:w="1860" w:type="dxa"/>
          </w:tcPr>
          <w:p w14:paraId="0BD95F38" w14:textId="77777777" w:rsidR="00424D92" w:rsidRPr="001F42D3" w:rsidRDefault="00424D92" w:rsidP="001060A2">
            <w:pPr>
              <w:pStyle w:val="TableEntry"/>
            </w:pPr>
            <w:r w:rsidRPr="001F42D3">
              <w:t xml:space="preserve">   [  </w:t>
            </w:r>
          </w:p>
        </w:tc>
        <w:tc>
          <w:tcPr>
            <w:tcW w:w="1860" w:type="dxa"/>
          </w:tcPr>
          <w:p w14:paraId="2D26ADA1" w14:textId="77777777" w:rsidR="00424D92" w:rsidRPr="001F42D3" w:rsidRDefault="00424D92" w:rsidP="001060A2">
            <w:pPr>
              <w:pStyle w:val="TableEntry"/>
            </w:pPr>
            <w:r w:rsidRPr="001F42D3">
              <w:t>--- PATIENT_VISIT begin</w:t>
            </w:r>
          </w:p>
        </w:tc>
        <w:tc>
          <w:tcPr>
            <w:tcW w:w="1860" w:type="dxa"/>
          </w:tcPr>
          <w:p w14:paraId="3FDFBB80" w14:textId="77777777" w:rsidR="00424D92" w:rsidRPr="001F42D3" w:rsidRDefault="00424D92" w:rsidP="001060A2">
            <w:pPr>
              <w:pStyle w:val="TableEntry"/>
              <w:rPr>
                <w:rFonts w:ascii="Arial" w:hAnsi="Arial" w:cs="Courier New"/>
                <w:color w:val="000000"/>
              </w:rPr>
            </w:pPr>
          </w:p>
        </w:tc>
        <w:tc>
          <w:tcPr>
            <w:tcW w:w="1860" w:type="dxa"/>
          </w:tcPr>
          <w:p w14:paraId="0528F851" w14:textId="77777777" w:rsidR="00424D92" w:rsidRPr="001F42D3" w:rsidRDefault="00424D92" w:rsidP="001060A2">
            <w:pPr>
              <w:pStyle w:val="TableEntry"/>
              <w:rPr>
                <w:rFonts w:ascii="Arial" w:hAnsi="Arial" w:cs="Courier New"/>
                <w:color w:val="000000"/>
              </w:rPr>
            </w:pPr>
          </w:p>
        </w:tc>
        <w:tc>
          <w:tcPr>
            <w:tcW w:w="1860" w:type="dxa"/>
          </w:tcPr>
          <w:p w14:paraId="0FCAF499" w14:textId="77777777" w:rsidR="00424D92" w:rsidRPr="001F42D3" w:rsidRDefault="00424D92" w:rsidP="001060A2">
            <w:pPr>
              <w:pStyle w:val="TableEntry"/>
              <w:rPr>
                <w:rFonts w:ascii="Arial" w:hAnsi="Arial" w:cs="Courier New"/>
                <w:color w:val="000000"/>
              </w:rPr>
            </w:pPr>
          </w:p>
        </w:tc>
      </w:tr>
      <w:tr w:rsidR="00C40FD5" w:rsidRPr="001F42D3" w14:paraId="07173D09" w14:textId="77777777" w:rsidTr="009B6563">
        <w:trPr>
          <w:cantSplit/>
          <w:jc w:val="center"/>
        </w:trPr>
        <w:tc>
          <w:tcPr>
            <w:tcW w:w="1860" w:type="dxa"/>
          </w:tcPr>
          <w:p w14:paraId="0CCB1AF0" w14:textId="77777777" w:rsidR="00424D92" w:rsidRPr="001F42D3" w:rsidRDefault="00424D92" w:rsidP="001060A2">
            <w:pPr>
              <w:pStyle w:val="TableEntry"/>
            </w:pPr>
            <w:r w:rsidRPr="001F42D3">
              <w:t xml:space="preserve">         PV1</w:t>
            </w:r>
          </w:p>
        </w:tc>
        <w:tc>
          <w:tcPr>
            <w:tcW w:w="1860" w:type="dxa"/>
          </w:tcPr>
          <w:p w14:paraId="66D52D98" w14:textId="77777777" w:rsidR="00424D92" w:rsidRPr="001F42D3" w:rsidRDefault="00424D92" w:rsidP="001060A2">
            <w:pPr>
              <w:pStyle w:val="TableEntry"/>
            </w:pPr>
            <w:r w:rsidRPr="001F42D3">
              <w:t>Patient Visit</w:t>
            </w:r>
          </w:p>
        </w:tc>
        <w:tc>
          <w:tcPr>
            <w:tcW w:w="1860" w:type="dxa"/>
          </w:tcPr>
          <w:p w14:paraId="1B431A34" w14:textId="77777777" w:rsidR="00424D92" w:rsidRPr="001F42D3" w:rsidRDefault="00424D92" w:rsidP="001060A2">
            <w:pPr>
              <w:pStyle w:val="TableEntry"/>
            </w:pPr>
            <w:r w:rsidRPr="001F42D3">
              <w:t>O</w:t>
            </w:r>
          </w:p>
        </w:tc>
        <w:tc>
          <w:tcPr>
            <w:tcW w:w="1860" w:type="dxa"/>
          </w:tcPr>
          <w:p w14:paraId="78510BA3" w14:textId="77777777" w:rsidR="00424D92" w:rsidRPr="001F42D3" w:rsidRDefault="00424D92" w:rsidP="001060A2">
            <w:pPr>
              <w:pStyle w:val="TableEntry"/>
            </w:pPr>
            <w:r w:rsidRPr="001F42D3">
              <w:t>[0..1]</w:t>
            </w:r>
          </w:p>
        </w:tc>
        <w:tc>
          <w:tcPr>
            <w:tcW w:w="1860" w:type="dxa"/>
          </w:tcPr>
          <w:p w14:paraId="583868BF" w14:textId="77777777" w:rsidR="00424D92" w:rsidRPr="001F42D3" w:rsidRDefault="00424D92" w:rsidP="001060A2">
            <w:pPr>
              <w:pStyle w:val="TableEntry"/>
            </w:pPr>
            <w:r w:rsidRPr="001F42D3">
              <w:t>3</w:t>
            </w:r>
          </w:p>
        </w:tc>
      </w:tr>
      <w:tr w:rsidR="00C40FD5" w:rsidRPr="001F42D3" w14:paraId="70AF7E42" w14:textId="77777777" w:rsidTr="009B6563">
        <w:trPr>
          <w:cantSplit/>
          <w:jc w:val="center"/>
        </w:trPr>
        <w:tc>
          <w:tcPr>
            <w:tcW w:w="1860" w:type="dxa"/>
          </w:tcPr>
          <w:p w14:paraId="218D26FD" w14:textId="77777777" w:rsidR="00424D92" w:rsidRPr="001F42D3" w:rsidRDefault="00424D92" w:rsidP="001060A2">
            <w:pPr>
              <w:pStyle w:val="TableEntry"/>
            </w:pPr>
            <w:r w:rsidRPr="001F42D3">
              <w:t xml:space="preserve">      [  PV2  ]</w:t>
            </w:r>
          </w:p>
        </w:tc>
        <w:tc>
          <w:tcPr>
            <w:tcW w:w="1860" w:type="dxa"/>
          </w:tcPr>
          <w:p w14:paraId="3F1D6B89" w14:textId="77777777" w:rsidR="00424D92" w:rsidRPr="001F42D3" w:rsidRDefault="00424D92" w:rsidP="001060A2">
            <w:pPr>
              <w:pStyle w:val="TableEntry"/>
            </w:pPr>
            <w:r w:rsidRPr="001F42D3">
              <w:t>Patient Visit – Additional Info</w:t>
            </w:r>
          </w:p>
        </w:tc>
        <w:tc>
          <w:tcPr>
            <w:tcW w:w="1860" w:type="dxa"/>
          </w:tcPr>
          <w:p w14:paraId="66B34660" w14:textId="77777777" w:rsidR="00424D92" w:rsidRPr="001F42D3" w:rsidRDefault="00424D92" w:rsidP="001060A2">
            <w:pPr>
              <w:pStyle w:val="TableEntry"/>
            </w:pPr>
            <w:r w:rsidRPr="001F42D3">
              <w:t>X</w:t>
            </w:r>
          </w:p>
        </w:tc>
        <w:tc>
          <w:tcPr>
            <w:tcW w:w="1860" w:type="dxa"/>
          </w:tcPr>
          <w:p w14:paraId="069FC864" w14:textId="77777777" w:rsidR="00424D92" w:rsidRPr="001F42D3" w:rsidRDefault="00424D92" w:rsidP="001060A2">
            <w:pPr>
              <w:pStyle w:val="TableEntry"/>
              <w:rPr>
                <w:rFonts w:ascii="Arial" w:hAnsi="Arial" w:cs="Courier New"/>
                <w:color w:val="000000"/>
              </w:rPr>
            </w:pPr>
          </w:p>
        </w:tc>
        <w:tc>
          <w:tcPr>
            <w:tcW w:w="1860" w:type="dxa"/>
          </w:tcPr>
          <w:p w14:paraId="3AD74CF1" w14:textId="77777777" w:rsidR="00424D92" w:rsidRPr="001F42D3" w:rsidRDefault="00424D92" w:rsidP="001060A2">
            <w:pPr>
              <w:pStyle w:val="TableEntry"/>
            </w:pPr>
            <w:r w:rsidRPr="001F42D3">
              <w:t>3</w:t>
            </w:r>
          </w:p>
        </w:tc>
      </w:tr>
      <w:tr w:rsidR="00C40FD5" w:rsidRPr="001F42D3" w14:paraId="02D20175" w14:textId="77777777" w:rsidTr="009B6563">
        <w:trPr>
          <w:cantSplit/>
          <w:jc w:val="center"/>
        </w:trPr>
        <w:tc>
          <w:tcPr>
            <w:tcW w:w="1860" w:type="dxa"/>
          </w:tcPr>
          <w:p w14:paraId="178B9979" w14:textId="77777777" w:rsidR="00424D92" w:rsidRPr="001F42D3" w:rsidRDefault="00424D92" w:rsidP="001060A2">
            <w:pPr>
              <w:pStyle w:val="TableEntry"/>
            </w:pPr>
            <w:r w:rsidRPr="001F42D3">
              <w:t xml:space="preserve">   ]</w:t>
            </w:r>
          </w:p>
        </w:tc>
        <w:tc>
          <w:tcPr>
            <w:tcW w:w="1860" w:type="dxa"/>
          </w:tcPr>
          <w:p w14:paraId="618B7539" w14:textId="77777777" w:rsidR="00424D92" w:rsidRPr="001F42D3" w:rsidRDefault="00424D92" w:rsidP="001060A2">
            <w:pPr>
              <w:pStyle w:val="TableEntry"/>
            </w:pPr>
            <w:r w:rsidRPr="001F42D3">
              <w:t>--- PATIENT_VISIT end</w:t>
            </w:r>
          </w:p>
        </w:tc>
        <w:tc>
          <w:tcPr>
            <w:tcW w:w="1860" w:type="dxa"/>
          </w:tcPr>
          <w:p w14:paraId="3E1CE360" w14:textId="77777777" w:rsidR="00424D92" w:rsidRPr="001F42D3" w:rsidRDefault="00424D92" w:rsidP="001060A2">
            <w:pPr>
              <w:pStyle w:val="TableEntry"/>
              <w:rPr>
                <w:rFonts w:ascii="Arial" w:hAnsi="Arial" w:cs="Courier New"/>
                <w:color w:val="000000"/>
              </w:rPr>
            </w:pPr>
          </w:p>
        </w:tc>
        <w:tc>
          <w:tcPr>
            <w:tcW w:w="1860" w:type="dxa"/>
          </w:tcPr>
          <w:p w14:paraId="754BA147" w14:textId="77777777" w:rsidR="00424D92" w:rsidRPr="001F42D3" w:rsidRDefault="00424D92" w:rsidP="001060A2">
            <w:pPr>
              <w:pStyle w:val="TableEntry"/>
              <w:rPr>
                <w:rFonts w:ascii="Arial" w:hAnsi="Arial" w:cs="Courier New"/>
                <w:color w:val="000000"/>
              </w:rPr>
            </w:pPr>
          </w:p>
        </w:tc>
        <w:tc>
          <w:tcPr>
            <w:tcW w:w="1860" w:type="dxa"/>
          </w:tcPr>
          <w:p w14:paraId="717724F7" w14:textId="77777777" w:rsidR="00424D92" w:rsidRPr="001F42D3" w:rsidRDefault="00424D92" w:rsidP="001060A2">
            <w:pPr>
              <w:pStyle w:val="TableEntry"/>
              <w:rPr>
                <w:rFonts w:ascii="Arial" w:hAnsi="Arial" w:cs="Courier New"/>
                <w:color w:val="000000"/>
              </w:rPr>
            </w:pPr>
          </w:p>
        </w:tc>
      </w:tr>
      <w:tr w:rsidR="00C40FD5" w:rsidRPr="001F42D3" w14:paraId="098DD168" w14:textId="77777777" w:rsidTr="009B6563">
        <w:trPr>
          <w:cantSplit/>
          <w:jc w:val="center"/>
        </w:trPr>
        <w:tc>
          <w:tcPr>
            <w:tcW w:w="1860" w:type="dxa"/>
          </w:tcPr>
          <w:p w14:paraId="4D8EA45E" w14:textId="77777777" w:rsidR="00424D92" w:rsidRPr="001F42D3" w:rsidRDefault="00424D92" w:rsidP="001060A2">
            <w:pPr>
              <w:pStyle w:val="TableEntry"/>
            </w:pPr>
            <w:r w:rsidRPr="001F42D3">
              <w:t>]</w:t>
            </w:r>
          </w:p>
        </w:tc>
        <w:tc>
          <w:tcPr>
            <w:tcW w:w="1860" w:type="dxa"/>
          </w:tcPr>
          <w:p w14:paraId="74449333" w14:textId="77777777" w:rsidR="00424D92" w:rsidRPr="001F42D3" w:rsidRDefault="00424D92" w:rsidP="001060A2">
            <w:pPr>
              <w:pStyle w:val="TableEntry"/>
            </w:pPr>
            <w:r w:rsidRPr="001F42D3">
              <w:t>--- PATIENT end</w:t>
            </w:r>
          </w:p>
        </w:tc>
        <w:tc>
          <w:tcPr>
            <w:tcW w:w="1860" w:type="dxa"/>
          </w:tcPr>
          <w:p w14:paraId="05CFEF56" w14:textId="77777777" w:rsidR="00424D92" w:rsidRPr="001F42D3" w:rsidRDefault="00424D92" w:rsidP="001060A2">
            <w:pPr>
              <w:pStyle w:val="TableEntry"/>
              <w:rPr>
                <w:rFonts w:ascii="Arial" w:hAnsi="Arial" w:cs="Courier New"/>
                <w:color w:val="000000"/>
              </w:rPr>
            </w:pPr>
          </w:p>
        </w:tc>
        <w:tc>
          <w:tcPr>
            <w:tcW w:w="1860" w:type="dxa"/>
          </w:tcPr>
          <w:p w14:paraId="151D679F" w14:textId="77777777" w:rsidR="00424D92" w:rsidRPr="001F42D3" w:rsidRDefault="00424D92" w:rsidP="001060A2">
            <w:pPr>
              <w:pStyle w:val="TableEntry"/>
              <w:rPr>
                <w:rFonts w:ascii="Arial" w:hAnsi="Arial" w:cs="Courier New"/>
                <w:color w:val="000000"/>
              </w:rPr>
            </w:pPr>
          </w:p>
        </w:tc>
        <w:tc>
          <w:tcPr>
            <w:tcW w:w="1860" w:type="dxa"/>
          </w:tcPr>
          <w:p w14:paraId="241D0D24" w14:textId="77777777" w:rsidR="00424D92" w:rsidRPr="001F42D3" w:rsidRDefault="00424D92" w:rsidP="001060A2">
            <w:pPr>
              <w:pStyle w:val="TableEntry"/>
              <w:rPr>
                <w:rFonts w:ascii="Arial" w:hAnsi="Arial" w:cs="Courier New"/>
                <w:color w:val="000000"/>
              </w:rPr>
            </w:pPr>
          </w:p>
        </w:tc>
      </w:tr>
      <w:tr w:rsidR="00C40FD5" w:rsidRPr="001F42D3" w14:paraId="658C5ECD" w14:textId="77777777" w:rsidTr="009B6563">
        <w:trPr>
          <w:cantSplit/>
          <w:jc w:val="center"/>
        </w:trPr>
        <w:tc>
          <w:tcPr>
            <w:tcW w:w="1860" w:type="dxa"/>
          </w:tcPr>
          <w:p w14:paraId="20A74685" w14:textId="77777777" w:rsidR="00424D92" w:rsidRPr="001F42D3" w:rsidRDefault="00424D92" w:rsidP="001060A2">
            <w:pPr>
              <w:pStyle w:val="TableEntry"/>
            </w:pPr>
            <w:r w:rsidRPr="001F42D3">
              <w:lastRenderedPageBreak/>
              <w:t xml:space="preserve">{  </w:t>
            </w:r>
          </w:p>
        </w:tc>
        <w:tc>
          <w:tcPr>
            <w:tcW w:w="1860" w:type="dxa"/>
          </w:tcPr>
          <w:p w14:paraId="4C491796" w14:textId="77777777" w:rsidR="00424D92" w:rsidRPr="001F42D3" w:rsidRDefault="00424D92" w:rsidP="001060A2">
            <w:pPr>
              <w:pStyle w:val="TableEntry"/>
            </w:pPr>
            <w:r w:rsidRPr="001F42D3">
              <w:t>--- ORDER begin</w:t>
            </w:r>
          </w:p>
        </w:tc>
        <w:tc>
          <w:tcPr>
            <w:tcW w:w="1860" w:type="dxa"/>
          </w:tcPr>
          <w:p w14:paraId="2B1AA2F8" w14:textId="77777777" w:rsidR="00424D92" w:rsidRPr="001F42D3" w:rsidRDefault="00424D92" w:rsidP="001060A2">
            <w:pPr>
              <w:pStyle w:val="TableEntry"/>
              <w:rPr>
                <w:rFonts w:ascii="Arial" w:hAnsi="Arial" w:cs="Courier New"/>
                <w:color w:val="000000"/>
              </w:rPr>
            </w:pPr>
          </w:p>
        </w:tc>
        <w:tc>
          <w:tcPr>
            <w:tcW w:w="1860" w:type="dxa"/>
          </w:tcPr>
          <w:p w14:paraId="37EAD6E4" w14:textId="77777777" w:rsidR="00424D92" w:rsidRPr="001F42D3" w:rsidRDefault="00424D92" w:rsidP="001060A2">
            <w:pPr>
              <w:pStyle w:val="TableEntry"/>
              <w:rPr>
                <w:rFonts w:ascii="Arial" w:hAnsi="Arial" w:cs="Courier New"/>
                <w:color w:val="000000"/>
              </w:rPr>
            </w:pPr>
          </w:p>
        </w:tc>
        <w:tc>
          <w:tcPr>
            <w:tcW w:w="1860" w:type="dxa"/>
          </w:tcPr>
          <w:p w14:paraId="4742B7A7" w14:textId="77777777" w:rsidR="00424D92" w:rsidRPr="001F42D3" w:rsidRDefault="00424D92" w:rsidP="001060A2">
            <w:pPr>
              <w:pStyle w:val="TableEntry"/>
              <w:rPr>
                <w:rFonts w:ascii="Arial" w:hAnsi="Arial" w:cs="Courier New"/>
                <w:color w:val="000000"/>
              </w:rPr>
            </w:pPr>
          </w:p>
        </w:tc>
      </w:tr>
      <w:tr w:rsidR="00C40FD5" w:rsidRPr="001F42D3" w14:paraId="6AFC9EBC" w14:textId="77777777" w:rsidTr="009B6563">
        <w:trPr>
          <w:cantSplit/>
          <w:jc w:val="center"/>
        </w:trPr>
        <w:tc>
          <w:tcPr>
            <w:tcW w:w="1860" w:type="dxa"/>
          </w:tcPr>
          <w:p w14:paraId="551DD635" w14:textId="77777777" w:rsidR="00424D92" w:rsidRPr="001F42D3" w:rsidRDefault="00424D92" w:rsidP="001060A2">
            <w:pPr>
              <w:pStyle w:val="TableEntry"/>
            </w:pPr>
            <w:r w:rsidRPr="001F42D3">
              <w:t xml:space="preserve">      ORC</w:t>
            </w:r>
          </w:p>
        </w:tc>
        <w:tc>
          <w:tcPr>
            <w:tcW w:w="1860" w:type="dxa"/>
          </w:tcPr>
          <w:p w14:paraId="74AF9321" w14:textId="77777777" w:rsidR="00424D92" w:rsidRPr="001F42D3" w:rsidRDefault="00424D92" w:rsidP="001060A2">
            <w:pPr>
              <w:pStyle w:val="TableEntry"/>
            </w:pPr>
            <w:r w:rsidRPr="001F42D3">
              <w:t>Common Order</w:t>
            </w:r>
          </w:p>
        </w:tc>
        <w:tc>
          <w:tcPr>
            <w:tcW w:w="1860" w:type="dxa"/>
          </w:tcPr>
          <w:p w14:paraId="0EAC5E10" w14:textId="77777777" w:rsidR="00424D92" w:rsidRPr="001F42D3" w:rsidRDefault="00424D92" w:rsidP="001060A2">
            <w:pPr>
              <w:pStyle w:val="TableEntry"/>
            </w:pPr>
            <w:r w:rsidRPr="001F42D3">
              <w:t>R</w:t>
            </w:r>
          </w:p>
        </w:tc>
        <w:tc>
          <w:tcPr>
            <w:tcW w:w="1860" w:type="dxa"/>
          </w:tcPr>
          <w:p w14:paraId="05A15612" w14:textId="77777777" w:rsidR="00424D92" w:rsidRPr="001F42D3" w:rsidRDefault="00424D92" w:rsidP="001060A2">
            <w:pPr>
              <w:pStyle w:val="TableEntry"/>
            </w:pPr>
            <w:r w:rsidRPr="001F42D3">
              <w:t>[1..1]</w:t>
            </w:r>
          </w:p>
        </w:tc>
        <w:tc>
          <w:tcPr>
            <w:tcW w:w="1860" w:type="dxa"/>
          </w:tcPr>
          <w:p w14:paraId="196FA43E" w14:textId="77777777" w:rsidR="00424D92" w:rsidRPr="001F42D3" w:rsidRDefault="00424D92" w:rsidP="001060A2">
            <w:pPr>
              <w:pStyle w:val="TableEntry"/>
            </w:pPr>
            <w:r w:rsidRPr="001F42D3">
              <w:t>4</w:t>
            </w:r>
          </w:p>
        </w:tc>
      </w:tr>
      <w:tr w:rsidR="00C40FD5" w:rsidRPr="001F42D3" w14:paraId="5C779E98" w14:textId="77777777" w:rsidTr="009B6563">
        <w:trPr>
          <w:cantSplit/>
          <w:jc w:val="center"/>
        </w:trPr>
        <w:tc>
          <w:tcPr>
            <w:tcW w:w="1860" w:type="dxa"/>
          </w:tcPr>
          <w:p w14:paraId="786285AF" w14:textId="77777777" w:rsidR="00424D92" w:rsidRPr="001F42D3" w:rsidRDefault="00424D92" w:rsidP="001060A2">
            <w:pPr>
              <w:pStyle w:val="TableEntry"/>
            </w:pPr>
            <w:r w:rsidRPr="001F42D3">
              <w:t xml:space="preserve">   [{ </w:t>
            </w:r>
          </w:p>
        </w:tc>
        <w:tc>
          <w:tcPr>
            <w:tcW w:w="1860" w:type="dxa"/>
          </w:tcPr>
          <w:p w14:paraId="76AF8049" w14:textId="77777777" w:rsidR="00424D92" w:rsidRPr="001F42D3" w:rsidRDefault="00424D92" w:rsidP="001060A2">
            <w:pPr>
              <w:pStyle w:val="TableEntry"/>
            </w:pPr>
            <w:r w:rsidRPr="001F42D3">
              <w:t>--- TIMING begin</w:t>
            </w:r>
          </w:p>
        </w:tc>
        <w:tc>
          <w:tcPr>
            <w:tcW w:w="1860" w:type="dxa"/>
          </w:tcPr>
          <w:p w14:paraId="45D95825" w14:textId="77777777" w:rsidR="00424D92" w:rsidRPr="001F42D3" w:rsidRDefault="00424D92" w:rsidP="001060A2">
            <w:pPr>
              <w:pStyle w:val="TableEntry"/>
              <w:rPr>
                <w:rFonts w:ascii="Arial" w:hAnsi="Arial" w:cs="Courier New"/>
                <w:color w:val="000000"/>
              </w:rPr>
            </w:pPr>
          </w:p>
        </w:tc>
        <w:tc>
          <w:tcPr>
            <w:tcW w:w="1860" w:type="dxa"/>
          </w:tcPr>
          <w:p w14:paraId="3E176560" w14:textId="77777777" w:rsidR="00424D92" w:rsidRPr="001F42D3" w:rsidRDefault="00424D92" w:rsidP="001060A2">
            <w:pPr>
              <w:pStyle w:val="TableEntry"/>
              <w:rPr>
                <w:rFonts w:ascii="Arial" w:hAnsi="Arial" w:cs="Courier New"/>
                <w:color w:val="000000"/>
              </w:rPr>
            </w:pPr>
          </w:p>
        </w:tc>
        <w:tc>
          <w:tcPr>
            <w:tcW w:w="1860" w:type="dxa"/>
          </w:tcPr>
          <w:p w14:paraId="2298D6DD" w14:textId="77777777" w:rsidR="00424D92" w:rsidRPr="001F42D3" w:rsidRDefault="00424D92" w:rsidP="001060A2">
            <w:pPr>
              <w:pStyle w:val="TableEntry"/>
              <w:rPr>
                <w:rFonts w:ascii="Arial" w:hAnsi="Arial" w:cs="Courier New"/>
                <w:color w:val="000000"/>
              </w:rPr>
            </w:pPr>
          </w:p>
        </w:tc>
      </w:tr>
      <w:tr w:rsidR="00C40FD5" w:rsidRPr="001F42D3" w14:paraId="21F67127" w14:textId="77777777" w:rsidTr="009B6563">
        <w:trPr>
          <w:cantSplit/>
          <w:jc w:val="center"/>
        </w:trPr>
        <w:tc>
          <w:tcPr>
            <w:tcW w:w="1860" w:type="dxa"/>
          </w:tcPr>
          <w:p w14:paraId="740C23E7" w14:textId="77777777" w:rsidR="00424D92" w:rsidRPr="001F42D3" w:rsidRDefault="00424D92" w:rsidP="001060A2">
            <w:pPr>
              <w:pStyle w:val="TableEntry"/>
            </w:pPr>
            <w:r w:rsidRPr="001F42D3">
              <w:t xml:space="preserve">         TQ1</w:t>
            </w:r>
          </w:p>
        </w:tc>
        <w:tc>
          <w:tcPr>
            <w:tcW w:w="1860" w:type="dxa"/>
          </w:tcPr>
          <w:p w14:paraId="10CA4A55" w14:textId="77777777" w:rsidR="00424D92" w:rsidRPr="001F42D3" w:rsidRDefault="00424D92" w:rsidP="001060A2">
            <w:pPr>
              <w:pStyle w:val="TableEntry"/>
            </w:pPr>
            <w:r w:rsidRPr="001F42D3">
              <w:t>Timing/Quantity</w:t>
            </w:r>
          </w:p>
        </w:tc>
        <w:tc>
          <w:tcPr>
            <w:tcW w:w="1860" w:type="dxa"/>
          </w:tcPr>
          <w:p w14:paraId="3B926AA2" w14:textId="77777777" w:rsidR="00424D92" w:rsidRPr="001F42D3" w:rsidRDefault="00424D92" w:rsidP="001060A2">
            <w:pPr>
              <w:pStyle w:val="TableEntry"/>
            </w:pPr>
            <w:r w:rsidRPr="001F42D3">
              <w:t>X</w:t>
            </w:r>
          </w:p>
        </w:tc>
        <w:tc>
          <w:tcPr>
            <w:tcW w:w="1860" w:type="dxa"/>
          </w:tcPr>
          <w:p w14:paraId="7B1194D3" w14:textId="77777777" w:rsidR="00424D92" w:rsidRPr="001F42D3" w:rsidRDefault="00424D92" w:rsidP="001060A2">
            <w:pPr>
              <w:pStyle w:val="TableEntry"/>
              <w:rPr>
                <w:rFonts w:ascii="Arial" w:hAnsi="Arial" w:cs="Courier New"/>
                <w:color w:val="000000"/>
              </w:rPr>
            </w:pPr>
          </w:p>
        </w:tc>
        <w:tc>
          <w:tcPr>
            <w:tcW w:w="1860" w:type="dxa"/>
          </w:tcPr>
          <w:p w14:paraId="6C8769E5" w14:textId="77777777" w:rsidR="00424D92" w:rsidRPr="001F42D3" w:rsidRDefault="00424D92" w:rsidP="001060A2">
            <w:pPr>
              <w:pStyle w:val="TableEntry"/>
            </w:pPr>
            <w:r w:rsidRPr="001F42D3">
              <w:t>4</w:t>
            </w:r>
          </w:p>
        </w:tc>
      </w:tr>
      <w:tr w:rsidR="00C40FD5" w:rsidRPr="001F42D3" w14:paraId="5C496034" w14:textId="77777777" w:rsidTr="009B6563">
        <w:trPr>
          <w:cantSplit/>
          <w:jc w:val="center"/>
        </w:trPr>
        <w:tc>
          <w:tcPr>
            <w:tcW w:w="1860" w:type="dxa"/>
          </w:tcPr>
          <w:p w14:paraId="065F9B7F" w14:textId="77777777" w:rsidR="00424D92" w:rsidRPr="001F42D3" w:rsidRDefault="00424D92" w:rsidP="001060A2">
            <w:pPr>
              <w:pStyle w:val="TableEntry"/>
            </w:pPr>
            <w:r w:rsidRPr="001F42D3">
              <w:t xml:space="preserve">      [{ TQ2 }]</w:t>
            </w:r>
          </w:p>
        </w:tc>
        <w:tc>
          <w:tcPr>
            <w:tcW w:w="1860" w:type="dxa"/>
          </w:tcPr>
          <w:p w14:paraId="1CDCFEB4" w14:textId="77777777" w:rsidR="00424D92" w:rsidRPr="001F42D3" w:rsidRDefault="00424D92" w:rsidP="001060A2">
            <w:pPr>
              <w:pStyle w:val="TableEntry"/>
            </w:pPr>
            <w:r w:rsidRPr="001F42D3">
              <w:t>Timing/Quantity Order Sequence</w:t>
            </w:r>
          </w:p>
        </w:tc>
        <w:tc>
          <w:tcPr>
            <w:tcW w:w="1860" w:type="dxa"/>
          </w:tcPr>
          <w:p w14:paraId="6523EF45" w14:textId="77777777" w:rsidR="00424D92" w:rsidRPr="001F42D3" w:rsidRDefault="00424D92" w:rsidP="001060A2">
            <w:pPr>
              <w:pStyle w:val="TableEntry"/>
            </w:pPr>
            <w:r w:rsidRPr="001F42D3">
              <w:t>X</w:t>
            </w:r>
          </w:p>
        </w:tc>
        <w:tc>
          <w:tcPr>
            <w:tcW w:w="1860" w:type="dxa"/>
          </w:tcPr>
          <w:p w14:paraId="2E9F0688" w14:textId="77777777" w:rsidR="00424D92" w:rsidRPr="001F42D3" w:rsidRDefault="00424D92" w:rsidP="001060A2">
            <w:pPr>
              <w:pStyle w:val="TableEntry"/>
              <w:rPr>
                <w:rFonts w:ascii="Arial" w:hAnsi="Arial" w:cs="Courier New"/>
                <w:color w:val="000000"/>
              </w:rPr>
            </w:pPr>
          </w:p>
        </w:tc>
        <w:tc>
          <w:tcPr>
            <w:tcW w:w="1860" w:type="dxa"/>
          </w:tcPr>
          <w:p w14:paraId="25CA486E" w14:textId="77777777" w:rsidR="00424D92" w:rsidRPr="001F42D3" w:rsidRDefault="00424D92" w:rsidP="001060A2">
            <w:pPr>
              <w:pStyle w:val="TableEntry"/>
            </w:pPr>
            <w:r w:rsidRPr="001F42D3">
              <w:t>4</w:t>
            </w:r>
          </w:p>
        </w:tc>
      </w:tr>
      <w:tr w:rsidR="00C40FD5" w:rsidRPr="001F42D3" w14:paraId="33B36441" w14:textId="77777777" w:rsidTr="009B6563">
        <w:trPr>
          <w:cantSplit/>
          <w:jc w:val="center"/>
        </w:trPr>
        <w:tc>
          <w:tcPr>
            <w:tcW w:w="1860" w:type="dxa"/>
          </w:tcPr>
          <w:p w14:paraId="05FC863B" w14:textId="77777777" w:rsidR="00424D92" w:rsidRPr="001F42D3" w:rsidRDefault="00424D92" w:rsidP="001060A2">
            <w:pPr>
              <w:pStyle w:val="TableEntry"/>
            </w:pPr>
            <w:r w:rsidRPr="001F42D3">
              <w:t xml:space="preserve">   }]</w:t>
            </w:r>
          </w:p>
        </w:tc>
        <w:tc>
          <w:tcPr>
            <w:tcW w:w="1860" w:type="dxa"/>
          </w:tcPr>
          <w:p w14:paraId="43B64905" w14:textId="77777777" w:rsidR="00424D92" w:rsidRPr="001F42D3" w:rsidRDefault="00424D92" w:rsidP="001060A2">
            <w:pPr>
              <w:pStyle w:val="TableEntry"/>
            </w:pPr>
            <w:r w:rsidRPr="001F42D3">
              <w:t>--- TIMING end</w:t>
            </w:r>
          </w:p>
        </w:tc>
        <w:tc>
          <w:tcPr>
            <w:tcW w:w="1860" w:type="dxa"/>
          </w:tcPr>
          <w:p w14:paraId="431C1883" w14:textId="77777777" w:rsidR="00424D92" w:rsidRPr="001F42D3" w:rsidRDefault="00424D92" w:rsidP="001060A2">
            <w:pPr>
              <w:pStyle w:val="TableEntry"/>
              <w:rPr>
                <w:rFonts w:ascii="Arial" w:hAnsi="Arial" w:cs="Courier New"/>
                <w:color w:val="000000"/>
              </w:rPr>
            </w:pPr>
          </w:p>
        </w:tc>
        <w:tc>
          <w:tcPr>
            <w:tcW w:w="1860" w:type="dxa"/>
          </w:tcPr>
          <w:p w14:paraId="27E52F4F" w14:textId="77777777" w:rsidR="00424D92" w:rsidRPr="001F42D3" w:rsidRDefault="00424D92" w:rsidP="001060A2">
            <w:pPr>
              <w:pStyle w:val="TableEntry"/>
              <w:rPr>
                <w:rFonts w:ascii="Arial" w:hAnsi="Arial" w:cs="Courier New"/>
                <w:color w:val="000000"/>
              </w:rPr>
            </w:pPr>
          </w:p>
        </w:tc>
        <w:tc>
          <w:tcPr>
            <w:tcW w:w="1860" w:type="dxa"/>
          </w:tcPr>
          <w:p w14:paraId="1E54BBC0" w14:textId="77777777" w:rsidR="00424D92" w:rsidRPr="001F42D3" w:rsidRDefault="00424D92" w:rsidP="001060A2">
            <w:pPr>
              <w:pStyle w:val="TableEntry"/>
              <w:rPr>
                <w:rFonts w:ascii="Arial" w:hAnsi="Arial" w:cs="Courier New"/>
                <w:color w:val="000000"/>
              </w:rPr>
            </w:pPr>
          </w:p>
        </w:tc>
      </w:tr>
      <w:tr w:rsidR="00C40FD5" w:rsidRPr="001F42D3" w14:paraId="4E26D77C" w14:textId="77777777" w:rsidTr="009B6563">
        <w:trPr>
          <w:cantSplit/>
          <w:jc w:val="center"/>
        </w:trPr>
        <w:tc>
          <w:tcPr>
            <w:tcW w:w="1860" w:type="dxa"/>
          </w:tcPr>
          <w:p w14:paraId="0419F19A" w14:textId="77777777" w:rsidR="00424D92" w:rsidRPr="001F42D3" w:rsidRDefault="00424D92" w:rsidP="001060A2">
            <w:pPr>
              <w:pStyle w:val="TableEntry"/>
            </w:pPr>
            <w:r w:rsidRPr="001F42D3">
              <w:t xml:space="preserve">   [  </w:t>
            </w:r>
          </w:p>
        </w:tc>
        <w:tc>
          <w:tcPr>
            <w:tcW w:w="1860" w:type="dxa"/>
          </w:tcPr>
          <w:p w14:paraId="72564834" w14:textId="77777777" w:rsidR="00424D92" w:rsidRPr="001F42D3" w:rsidRDefault="00424D92" w:rsidP="001060A2">
            <w:pPr>
              <w:pStyle w:val="TableEntry"/>
            </w:pPr>
            <w:r w:rsidRPr="001F42D3">
              <w:t>--- ORDER_DETAIL begin</w:t>
            </w:r>
          </w:p>
        </w:tc>
        <w:tc>
          <w:tcPr>
            <w:tcW w:w="1860" w:type="dxa"/>
          </w:tcPr>
          <w:p w14:paraId="731CF9FC" w14:textId="77777777" w:rsidR="00424D92" w:rsidRPr="001F42D3" w:rsidRDefault="00424D92" w:rsidP="001060A2">
            <w:pPr>
              <w:pStyle w:val="TableEntry"/>
              <w:rPr>
                <w:rFonts w:ascii="Arial" w:hAnsi="Arial" w:cs="Courier New"/>
                <w:color w:val="000000"/>
              </w:rPr>
            </w:pPr>
          </w:p>
        </w:tc>
        <w:tc>
          <w:tcPr>
            <w:tcW w:w="1860" w:type="dxa"/>
          </w:tcPr>
          <w:p w14:paraId="39AF2591" w14:textId="77777777" w:rsidR="00424D92" w:rsidRPr="001F42D3" w:rsidRDefault="00424D92" w:rsidP="001060A2">
            <w:pPr>
              <w:pStyle w:val="TableEntry"/>
              <w:rPr>
                <w:rFonts w:ascii="Arial" w:hAnsi="Arial" w:cs="Courier New"/>
                <w:color w:val="000000"/>
              </w:rPr>
            </w:pPr>
          </w:p>
        </w:tc>
        <w:tc>
          <w:tcPr>
            <w:tcW w:w="1860" w:type="dxa"/>
          </w:tcPr>
          <w:p w14:paraId="0F41109C" w14:textId="77777777" w:rsidR="00424D92" w:rsidRPr="001F42D3" w:rsidRDefault="00424D92" w:rsidP="001060A2">
            <w:pPr>
              <w:pStyle w:val="TableEntry"/>
              <w:rPr>
                <w:rFonts w:ascii="Arial" w:hAnsi="Arial" w:cs="Courier New"/>
                <w:color w:val="000000"/>
              </w:rPr>
            </w:pPr>
          </w:p>
        </w:tc>
      </w:tr>
      <w:tr w:rsidR="00C40FD5" w:rsidRPr="001F42D3" w14:paraId="760955DA" w14:textId="77777777" w:rsidTr="009B6563">
        <w:trPr>
          <w:cantSplit/>
          <w:jc w:val="center"/>
        </w:trPr>
        <w:tc>
          <w:tcPr>
            <w:tcW w:w="1860" w:type="dxa"/>
          </w:tcPr>
          <w:p w14:paraId="43258D55" w14:textId="77777777" w:rsidR="00424D92" w:rsidRPr="001F42D3" w:rsidRDefault="00424D92" w:rsidP="001060A2">
            <w:pPr>
              <w:pStyle w:val="TableEntry"/>
            </w:pPr>
            <w:r w:rsidRPr="001F42D3">
              <w:t xml:space="preserve">         RXO</w:t>
            </w:r>
          </w:p>
        </w:tc>
        <w:tc>
          <w:tcPr>
            <w:tcW w:w="1860" w:type="dxa"/>
          </w:tcPr>
          <w:p w14:paraId="12ABD531" w14:textId="77777777" w:rsidR="00424D92" w:rsidRPr="001F42D3" w:rsidRDefault="00424D92" w:rsidP="001060A2">
            <w:pPr>
              <w:pStyle w:val="TableEntry"/>
            </w:pPr>
            <w:r w:rsidRPr="001F42D3">
              <w:t>Pharmacy /Treatment Order</w:t>
            </w:r>
          </w:p>
        </w:tc>
        <w:tc>
          <w:tcPr>
            <w:tcW w:w="1860" w:type="dxa"/>
          </w:tcPr>
          <w:p w14:paraId="651E6E13" w14:textId="77777777" w:rsidR="00424D92" w:rsidRPr="001F42D3" w:rsidRDefault="00424D92" w:rsidP="001060A2">
            <w:pPr>
              <w:pStyle w:val="TableEntry"/>
            </w:pPr>
            <w:r w:rsidRPr="001F42D3">
              <w:t>X</w:t>
            </w:r>
          </w:p>
        </w:tc>
        <w:tc>
          <w:tcPr>
            <w:tcW w:w="1860" w:type="dxa"/>
          </w:tcPr>
          <w:p w14:paraId="5B71AE5C" w14:textId="77777777" w:rsidR="00424D92" w:rsidRPr="001F42D3" w:rsidRDefault="00424D92" w:rsidP="001060A2">
            <w:pPr>
              <w:pStyle w:val="TableEntry"/>
              <w:rPr>
                <w:rFonts w:ascii="Arial" w:hAnsi="Arial" w:cs="Courier New"/>
                <w:color w:val="000000"/>
              </w:rPr>
            </w:pPr>
          </w:p>
        </w:tc>
        <w:tc>
          <w:tcPr>
            <w:tcW w:w="1860" w:type="dxa"/>
          </w:tcPr>
          <w:p w14:paraId="333AE8FF" w14:textId="77777777" w:rsidR="00424D92" w:rsidRPr="001F42D3" w:rsidRDefault="00424D92" w:rsidP="001060A2">
            <w:pPr>
              <w:pStyle w:val="TableEntry"/>
            </w:pPr>
            <w:r w:rsidRPr="001F42D3">
              <w:t>4</w:t>
            </w:r>
          </w:p>
        </w:tc>
      </w:tr>
      <w:tr w:rsidR="00C40FD5" w:rsidRPr="001F42D3" w14:paraId="2CCC5E20" w14:textId="77777777" w:rsidTr="009B6563">
        <w:trPr>
          <w:cantSplit/>
          <w:jc w:val="center"/>
        </w:trPr>
        <w:tc>
          <w:tcPr>
            <w:tcW w:w="1860" w:type="dxa"/>
          </w:tcPr>
          <w:p w14:paraId="5F2F7684" w14:textId="77777777" w:rsidR="00424D92" w:rsidRPr="001F42D3" w:rsidRDefault="00424D92" w:rsidP="001060A2">
            <w:pPr>
              <w:pStyle w:val="TableEntry"/>
            </w:pPr>
            <w:r w:rsidRPr="001F42D3">
              <w:t xml:space="preserve">      [  </w:t>
            </w:r>
          </w:p>
        </w:tc>
        <w:tc>
          <w:tcPr>
            <w:tcW w:w="1860" w:type="dxa"/>
          </w:tcPr>
          <w:p w14:paraId="3AE29C91" w14:textId="77777777" w:rsidR="00424D92" w:rsidRPr="001F42D3" w:rsidRDefault="00424D92" w:rsidP="001060A2">
            <w:pPr>
              <w:pStyle w:val="TableEntry"/>
            </w:pPr>
            <w:r w:rsidRPr="001F42D3">
              <w:t>--- ORDER_DETAIL_SUPPLEMENT begin</w:t>
            </w:r>
          </w:p>
        </w:tc>
        <w:tc>
          <w:tcPr>
            <w:tcW w:w="1860" w:type="dxa"/>
          </w:tcPr>
          <w:p w14:paraId="229D2EC2" w14:textId="77777777" w:rsidR="00424D92" w:rsidRPr="001F42D3" w:rsidRDefault="00424D92" w:rsidP="001060A2">
            <w:pPr>
              <w:pStyle w:val="TableEntry"/>
              <w:rPr>
                <w:rFonts w:ascii="Arial" w:hAnsi="Arial" w:cs="Courier New"/>
                <w:color w:val="000000"/>
              </w:rPr>
            </w:pPr>
          </w:p>
        </w:tc>
        <w:tc>
          <w:tcPr>
            <w:tcW w:w="1860" w:type="dxa"/>
          </w:tcPr>
          <w:p w14:paraId="03179847" w14:textId="77777777" w:rsidR="00424D92" w:rsidRPr="001F42D3" w:rsidRDefault="00424D92" w:rsidP="001060A2">
            <w:pPr>
              <w:pStyle w:val="TableEntry"/>
              <w:rPr>
                <w:rFonts w:ascii="Arial" w:hAnsi="Arial" w:cs="Courier New"/>
                <w:color w:val="000000"/>
              </w:rPr>
            </w:pPr>
          </w:p>
        </w:tc>
        <w:tc>
          <w:tcPr>
            <w:tcW w:w="1860" w:type="dxa"/>
          </w:tcPr>
          <w:p w14:paraId="3B39A06E" w14:textId="77777777" w:rsidR="00424D92" w:rsidRPr="001F42D3" w:rsidRDefault="00424D92" w:rsidP="001060A2">
            <w:pPr>
              <w:pStyle w:val="TableEntry"/>
              <w:rPr>
                <w:rFonts w:ascii="Arial" w:hAnsi="Arial" w:cs="Courier New"/>
                <w:color w:val="000000"/>
              </w:rPr>
            </w:pPr>
          </w:p>
        </w:tc>
      </w:tr>
      <w:tr w:rsidR="00C40FD5" w:rsidRPr="001F42D3" w14:paraId="200724BC" w14:textId="77777777" w:rsidTr="009B6563">
        <w:trPr>
          <w:cantSplit/>
          <w:jc w:val="center"/>
        </w:trPr>
        <w:tc>
          <w:tcPr>
            <w:tcW w:w="1860" w:type="dxa"/>
          </w:tcPr>
          <w:p w14:paraId="3743CB04" w14:textId="77777777" w:rsidR="00424D92" w:rsidRPr="001F42D3" w:rsidRDefault="00424D92" w:rsidP="001060A2">
            <w:pPr>
              <w:pStyle w:val="TableEntry"/>
            </w:pPr>
            <w:r w:rsidRPr="001F42D3">
              <w:t xml:space="preserve">         {  NTE  }</w:t>
            </w:r>
          </w:p>
        </w:tc>
        <w:tc>
          <w:tcPr>
            <w:tcW w:w="1860" w:type="dxa"/>
          </w:tcPr>
          <w:p w14:paraId="3ED026AE" w14:textId="77777777" w:rsidR="00424D92" w:rsidRPr="001F42D3" w:rsidRDefault="00424D92" w:rsidP="001060A2">
            <w:pPr>
              <w:pStyle w:val="TableEntry"/>
            </w:pPr>
            <w:r w:rsidRPr="001F42D3">
              <w:t>Notes and Comments (for RXO)</w:t>
            </w:r>
          </w:p>
        </w:tc>
        <w:tc>
          <w:tcPr>
            <w:tcW w:w="1860" w:type="dxa"/>
          </w:tcPr>
          <w:p w14:paraId="5268ACF6" w14:textId="77777777" w:rsidR="00424D92" w:rsidRPr="001F42D3" w:rsidRDefault="00424D92" w:rsidP="001060A2">
            <w:pPr>
              <w:pStyle w:val="TableEntry"/>
            </w:pPr>
            <w:r w:rsidRPr="001F42D3">
              <w:t>X</w:t>
            </w:r>
          </w:p>
        </w:tc>
        <w:tc>
          <w:tcPr>
            <w:tcW w:w="1860" w:type="dxa"/>
          </w:tcPr>
          <w:p w14:paraId="14C04BB6" w14:textId="77777777" w:rsidR="00424D92" w:rsidRPr="001F42D3" w:rsidRDefault="00424D92" w:rsidP="001060A2">
            <w:pPr>
              <w:pStyle w:val="TableEntry"/>
              <w:rPr>
                <w:rFonts w:ascii="Arial" w:hAnsi="Arial" w:cs="Courier New"/>
                <w:color w:val="000000"/>
              </w:rPr>
            </w:pPr>
          </w:p>
        </w:tc>
        <w:tc>
          <w:tcPr>
            <w:tcW w:w="1860" w:type="dxa"/>
          </w:tcPr>
          <w:p w14:paraId="30253FA3" w14:textId="77777777" w:rsidR="00424D92" w:rsidRPr="001F42D3" w:rsidRDefault="00424D92" w:rsidP="001060A2">
            <w:pPr>
              <w:pStyle w:val="TableEntry"/>
            </w:pPr>
            <w:r w:rsidRPr="001F42D3">
              <w:t>2</w:t>
            </w:r>
          </w:p>
        </w:tc>
      </w:tr>
      <w:tr w:rsidR="00C40FD5" w:rsidRPr="001F42D3" w14:paraId="7D3638A5" w14:textId="77777777" w:rsidTr="009B6563">
        <w:trPr>
          <w:cantSplit/>
          <w:jc w:val="center"/>
        </w:trPr>
        <w:tc>
          <w:tcPr>
            <w:tcW w:w="1860" w:type="dxa"/>
          </w:tcPr>
          <w:p w14:paraId="4D1915F0" w14:textId="77777777" w:rsidR="00424D92" w:rsidRPr="001F42D3" w:rsidRDefault="00424D92" w:rsidP="001060A2">
            <w:pPr>
              <w:pStyle w:val="TableEntry"/>
            </w:pPr>
            <w:r w:rsidRPr="001F42D3">
              <w:t xml:space="preserve">         {  RXR  }</w:t>
            </w:r>
          </w:p>
        </w:tc>
        <w:tc>
          <w:tcPr>
            <w:tcW w:w="1860" w:type="dxa"/>
          </w:tcPr>
          <w:p w14:paraId="566B89A1" w14:textId="77777777" w:rsidR="00424D92" w:rsidRPr="001F42D3" w:rsidRDefault="00424D92" w:rsidP="001060A2">
            <w:pPr>
              <w:pStyle w:val="TableEntry"/>
            </w:pPr>
            <w:r w:rsidRPr="001F42D3">
              <w:t>Pharmacy/Treatment Route</w:t>
            </w:r>
          </w:p>
        </w:tc>
        <w:tc>
          <w:tcPr>
            <w:tcW w:w="1860" w:type="dxa"/>
          </w:tcPr>
          <w:p w14:paraId="768BBF79" w14:textId="77777777" w:rsidR="00424D92" w:rsidRPr="001F42D3" w:rsidRDefault="00424D92" w:rsidP="001060A2">
            <w:pPr>
              <w:pStyle w:val="TableEntry"/>
            </w:pPr>
            <w:r w:rsidRPr="001F42D3">
              <w:t>X</w:t>
            </w:r>
          </w:p>
        </w:tc>
        <w:tc>
          <w:tcPr>
            <w:tcW w:w="1860" w:type="dxa"/>
          </w:tcPr>
          <w:p w14:paraId="6A3D8AED" w14:textId="77777777" w:rsidR="00424D92" w:rsidRPr="001F42D3" w:rsidRDefault="00424D92" w:rsidP="001060A2">
            <w:pPr>
              <w:pStyle w:val="TableEntry"/>
              <w:rPr>
                <w:rFonts w:ascii="Arial" w:hAnsi="Arial" w:cs="Courier New"/>
                <w:color w:val="000000"/>
              </w:rPr>
            </w:pPr>
          </w:p>
        </w:tc>
        <w:tc>
          <w:tcPr>
            <w:tcW w:w="1860" w:type="dxa"/>
          </w:tcPr>
          <w:p w14:paraId="56079D9B" w14:textId="77777777" w:rsidR="00424D92" w:rsidRPr="001F42D3" w:rsidRDefault="00424D92" w:rsidP="001060A2">
            <w:pPr>
              <w:pStyle w:val="TableEntry"/>
            </w:pPr>
            <w:r w:rsidRPr="001F42D3">
              <w:t>4</w:t>
            </w:r>
          </w:p>
        </w:tc>
      </w:tr>
      <w:tr w:rsidR="00C40FD5" w:rsidRPr="001F42D3" w14:paraId="43E91103" w14:textId="77777777" w:rsidTr="009B6563">
        <w:trPr>
          <w:cantSplit/>
          <w:jc w:val="center"/>
        </w:trPr>
        <w:tc>
          <w:tcPr>
            <w:tcW w:w="1860" w:type="dxa"/>
          </w:tcPr>
          <w:p w14:paraId="2427FD04" w14:textId="77777777" w:rsidR="00424D92" w:rsidRPr="001F42D3" w:rsidRDefault="00424D92" w:rsidP="001060A2">
            <w:pPr>
              <w:pStyle w:val="TableEntry"/>
            </w:pPr>
            <w:r w:rsidRPr="001F42D3">
              <w:t xml:space="preserve">         [{ </w:t>
            </w:r>
          </w:p>
        </w:tc>
        <w:tc>
          <w:tcPr>
            <w:tcW w:w="1860" w:type="dxa"/>
          </w:tcPr>
          <w:p w14:paraId="2D224BA9" w14:textId="77777777" w:rsidR="00424D92" w:rsidRPr="001F42D3" w:rsidRDefault="00424D92" w:rsidP="001060A2">
            <w:pPr>
              <w:pStyle w:val="TableEntry"/>
            </w:pPr>
            <w:r w:rsidRPr="001F42D3">
              <w:t>--- COMPONENTS begin</w:t>
            </w:r>
          </w:p>
        </w:tc>
        <w:tc>
          <w:tcPr>
            <w:tcW w:w="1860" w:type="dxa"/>
          </w:tcPr>
          <w:p w14:paraId="17BD57A2" w14:textId="77777777" w:rsidR="00424D92" w:rsidRPr="001F42D3" w:rsidRDefault="00424D92" w:rsidP="001060A2">
            <w:pPr>
              <w:pStyle w:val="TableEntry"/>
              <w:rPr>
                <w:rFonts w:ascii="Arial" w:hAnsi="Arial" w:cs="Courier New"/>
                <w:color w:val="000000"/>
              </w:rPr>
            </w:pPr>
          </w:p>
        </w:tc>
        <w:tc>
          <w:tcPr>
            <w:tcW w:w="1860" w:type="dxa"/>
          </w:tcPr>
          <w:p w14:paraId="55D78F08" w14:textId="77777777" w:rsidR="00424D92" w:rsidRPr="001F42D3" w:rsidRDefault="00424D92" w:rsidP="001060A2">
            <w:pPr>
              <w:pStyle w:val="TableEntry"/>
              <w:rPr>
                <w:rFonts w:ascii="Arial" w:hAnsi="Arial" w:cs="Courier New"/>
                <w:color w:val="000000"/>
              </w:rPr>
            </w:pPr>
          </w:p>
        </w:tc>
        <w:tc>
          <w:tcPr>
            <w:tcW w:w="1860" w:type="dxa"/>
          </w:tcPr>
          <w:p w14:paraId="4997140D" w14:textId="77777777" w:rsidR="00424D92" w:rsidRPr="001F42D3" w:rsidRDefault="00424D92" w:rsidP="001060A2">
            <w:pPr>
              <w:pStyle w:val="TableEntry"/>
              <w:rPr>
                <w:rFonts w:ascii="Arial" w:hAnsi="Arial" w:cs="Courier New"/>
                <w:color w:val="000000"/>
              </w:rPr>
            </w:pPr>
          </w:p>
        </w:tc>
      </w:tr>
      <w:tr w:rsidR="00C40FD5" w:rsidRPr="001F42D3" w14:paraId="44E3FB04" w14:textId="77777777" w:rsidTr="009B6563">
        <w:trPr>
          <w:cantSplit/>
          <w:jc w:val="center"/>
        </w:trPr>
        <w:tc>
          <w:tcPr>
            <w:tcW w:w="1860" w:type="dxa"/>
          </w:tcPr>
          <w:p w14:paraId="5F3E7535" w14:textId="77777777" w:rsidR="00424D92" w:rsidRPr="001F42D3" w:rsidRDefault="00424D92" w:rsidP="001060A2">
            <w:pPr>
              <w:pStyle w:val="TableEntry"/>
            </w:pPr>
            <w:r w:rsidRPr="001F42D3">
              <w:t xml:space="preserve">               RXC</w:t>
            </w:r>
          </w:p>
        </w:tc>
        <w:tc>
          <w:tcPr>
            <w:tcW w:w="1860" w:type="dxa"/>
          </w:tcPr>
          <w:p w14:paraId="7A235947" w14:textId="77777777" w:rsidR="00424D92" w:rsidRPr="001F42D3" w:rsidRDefault="00424D92" w:rsidP="001060A2">
            <w:pPr>
              <w:pStyle w:val="TableEntry"/>
            </w:pPr>
            <w:r w:rsidRPr="001F42D3">
              <w:t>Pharmacy/Treatment Component</w:t>
            </w:r>
          </w:p>
        </w:tc>
        <w:tc>
          <w:tcPr>
            <w:tcW w:w="1860" w:type="dxa"/>
          </w:tcPr>
          <w:p w14:paraId="3924EFA1" w14:textId="77777777" w:rsidR="00424D92" w:rsidRPr="001F42D3" w:rsidRDefault="00424D92" w:rsidP="001060A2">
            <w:pPr>
              <w:pStyle w:val="TableEntry"/>
            </w:pPr>
            <w:r w:rsidRPr="001F42D3">
              <w:t>X</w:t>
            </w:r>
          </w:p>
        </w:tc>
        <w:tc>
          <w:tcPr>
            <w:tcW w:w="1860" w:type="dxa"/>
          </w:tcPr>
          <w:p w14:paraId="5909D09F" w14:textId="77777777" w:rsidR="00424D92" w:rsidRPr="001F42D3" w:rsidRDefault="00424D92" w:rsidP="001060A2">
            <w:pPr>
              <w:pStyle w:val="TableEntry"/>
              <w:rPr>
                <w:rFonts w:ascii="Arial" w:hAnsi="Arial" w:cs="Courier New"/>
                <w:color w:val="000000"/>
              </w:rPr>
            </w:pPr>
          </w:p>
        </w:tc>
        <w:tc>
          <w:tcPr>
            <w:tcW w:w="1860" w:type="dxa"/>
          </w:tcPr>
          <w:p w14:paraId="68955B7F" w14:textId="77777777" w:rsidR="00424D92" w:rsidRPr="001F42D3" w:rsidRDefault="00424D92" w:rsidP="001060A2">
            <w:pPr>
              <w:pStyle w:val="TableEntry"/>
            </w:pPr>
            <w:r w:rsidRPr="001F42D3">
              <w:t>4</w:t>
            </w:r>
          </w:p>
        </w:tc>
      </w:tr>
      <w:tr w:rsidR="00C40FD5" w:rsidRPr="001F42D3" w14:paraId="73EB958F" w14:textId="77777777" w:rsidTr="009B6563">
        <w:trPr>
          <w:cantSplit/>
          <w:jc w:val="center"/>
        </w:trPr>
        <w:tc>
          <w:tcPr>
            <w:tcW w:w="1860" w:type="dxa"/>
          </w:tcPr>
          <w:p w14:paraId="7921A729" w14:textId="77777777" w:rsidR="00424D92" w:rsidRPr="001F42D3" w:rsidRDefault="00424D92" w:rsidP="001060A2">
            <w:pPr>
              <w:pStyle w:val="TableEntry"/>
            </w:pPr>
            <w:r w:rsidRPr="001F42D3">
              <w:t xml:space="preserve">            [{ NTE }]</w:t>
            </w:r>
          </w:p>
        </w:tc>
        <w:tc>
          <w:tcPr>
            <w:tcW w:w="1860" w:type="dxa"/>
          </w:tcPr>
          <w:p w14:paraId="1B16C084" w14:textId="77777777" w:rsidR="00424D92" w:rsidRPr="001F42D3" w:rsidRDefault="00424D92" w:rsidP="001060A2">
            <w:pPr>
              <w:pStyle w:val="TableEntry"/>
            </w:pPr>
            <w:r w:rsidRPr="001F42D3">
              <w:t>Notes and Comments (for each RXC)</w:t>
            </w:r>
          </w:p>
        </w:tc>
        <w:tc>
          <w:tcPr>
            <w:tcW w:w="1860" w:type="dxa"/>
          </w:tcPr>
          <w:p w14:paraId="52E43BBA" w14:textId="77777777" w:rsidR="00424D92" w:rsidRPr="001F42D3" w:rsidRDefault="00424D92" w:rsidP="001060A2">
            <w:pPr>
              <w:pStyle w:val="TableEntry"/>
            </w:pPr>
            <w:r w:rsidRPr="001F42D3">
              <w:t>X</w:t>
            </w:r>
          </w:p>
        </w:tc>
        <w:tc>
          <w:tcPr>
            <w:tcW w:w="1860" w:type="dxa"/>
          </w:tcPr>
          <w:p w14:paraId="18D43C1E" w14:textId="77777777" w:rsidR="00424D92" w:rsidRPr="001F42D3" w:rsidRDefault="00424D92" w:rsidP="001060A2">
            <w:pPr>
              <w:pStyle w:val="TableEntry"/>
              <w:rPr>
                <w:rFonts w:ascii="Arial" w:hAnsi="Arial" w:cs="Courier New"/>
                <w:color w:val="000000"/>
              </w:rPr>
            </w:pPr>
          </w:p>
        </w:tc>
        <w:tc>
          <w:tcPr>
            <w:tcW w:w="1860" w:type="dxa"/>
          </w:tcPr>
          <w:p w14:paraId="211313CE" w14:textId="77777777" w:rsidR="00424D92" w:rsidRPr="001F42D3" w:rsidRDefault="00424D92" w:rsidP="001060A2">
            <w:pPr>
              <w:pStyle w:val="TableEntry"/>
            </w:pPr>
            <w:r w:rsidRPr="001F42D3">
              <w:t>2</w:t>
            </w:r>
          </w:p>
        </w:tc>
      </w:tr>
      <w:tr w:rsidR="00C40FD5" w:rsidRPr="001F42D3" w14:paraId="5F22B2A8" w14:textId="77777777" w:rsidTr="009B6563">
        <w:trPr>
          <w:cantSplit/>
          <w:jc w:val="center"/>
        </w:trPr>
        <w:tc>
          <w:tcPr>
            <w:tcW w:w="1860" w:type="dxa"/>
          </w:tcPr>
          <w:p w14:paraId="2FD572FB" w14:textId="77777777" w:rsidR="00424D92" w:rsidRPr="001F42D3" w:rsidRDefault="00424D92" w:rsidP="001060A2">
            <w:pPr>
              <w:pStyle w:val="TableEntry"/>
            </w:pPr>
            <w:r w:rsidRPr="001F42D3">
              <w:t xml:space="preserve">         }]</w:t>
            </w:r>
          </w:p>
        </w:tc>
        <w:tc>
          <w:tcPr>
            <w:tcW w:w="1860" w:type="dxa"/>
          </w:tcPr>
          <w:p w14:paraId="2AA8CD8B" w14:textId="77777777" w:rsidR="00424D92" w:rsidRPr="001F42D3" w:rsidRDefault="00424D92" w:rsidP="001060A2">
            <w:pPr>
              <w:pStyle w:val="TableEntry"/>
            </w:pPr>
            <w:r w:rsidRPr="001F42D3">
              <w:t>--- COMPONENTS end</w:t>
            </w:r>
          </w:p>
        </w:tc>
        <w:tc>
          <w:tcPr>
            <w:tcW w:w="1860" w:type="dxa"/>
          </w:tcPr>
          <w:p w14:paraId="28E2167A" w14:textId="77777777" w:rsidR="00424D92" w:rsidRPr="001F42D3" w:rsidRDefault="00424D92" w:rsidP="001060A2">
            <w:pPr>
              <w:pStyle w:val="TableEntry"/>
              <w:rPr>
                <w:rFonts w:ascii="Arial" w:hAnsi="Arial" w:cs="Courier New"/>
                <w:color w:val="000000"/>
              </w:rPr>
            </w:pPr>
          </w:p>
        </w:tc>
        <w:tc>
          <w:tcPr>
            <w:tcW w:w="1860" w:type="dxa"/>
          </w:tcPr>
          <w:p w14:paraId="04851D04" w14:textId="77777777" w:rsidR="00424D92" w:rsidRPr="001F42D3" w:rsidRDefault="00424D92" w:rsidP="001060A2">
            <w:pPr>
              <w:pStyle w:val="TableEntry"/>
              <w:rPr>
                <w:rFonts w:ascii="Arial" w:hAnsi="Arial" w:cs="Courier New"/>
                <w:color w:val="000000"/>
              </w:rPr>
            </w:pPr>
          </w:p>
        </w:tc>
        <w:tc>
          <w:tcPr>
            <w:tcW w:w="1860" w:type="dxa"/>
          </w:tcPr>
          <w:p w14:paraId="01B6DC01" w14:textId="77777777" w:rsidR="00424D92" w:rsidRPr="001F42D3" w:rsidRDefault="00424D92" w:rsidP="001060A2">
            <w:pPr>
              <w:pStyle w:val="TableEntry"/>
              <w:rPr>
                <w:rFonts w:ascii="Arial" w:hAnsi="Arial" w:cs="Courier New"/>
                <w:color w:val="000000"/>
              </w:rPr>
            </w:pPr>
          </w:p>
        </w:tc>
      </w:tr>
      <w:tr w:rsidR="00C40FD5" w:rsidRPr="001F42D3" w14:paraId="31CC28FC" w14:textId="77777777" w:rsidTr="009B6563">
        <w:trPr>
          <w:cantSplit/>
          <w:jc w:val="center"/>
        </w:trPr>
        <w:tc>
          <w:tcPr>
            <w:tcW w:w="1860" w:type="dxa"/>
          </w:tcPr>
          <w:p w14:paraId="512CBBE3" w14:textId="77777777" w:rsidR="00424D92" w:rsidRPr="001F42D3" w:rsidRDefault="00424D92" w:rsidP="001060A2">
            <w:pPr>
              <w:pStyle w:val="TableEntry"/>
            </w:pPr>
            <w:r w:rsidRPr="001F42D3">
              <w:t xml:space="preserve">      ]</w:t>
            </w:r>
          </w:p>
        </w:tc>
        <w:tc>
          <w:tcPr>
            <w:tcW w:w="1860" w:type="dxa"/>
          </w:tcPr>
          <w:p w14:paraId="3C30D0AD" w14:textId="77777777" w:rsidR="00424D92" w:rsidRPr="001F42D3" w:rsidRDefault="00424D92" w:rsidP="001060A2">
            <w:pPr>
              <w:pStyle w:val="TableEntry"/>
            </w:pPr>
            <w:r w:rsidRPr="001F42D3">
              <w:t>--- ORDER_DETAIL_SUPPLEMENT end</w:t>
            </w:r>
          </w:p>
        </w:tc>
        <w:tc>
          <w:tcPr>
            <w:tcW w:w="1860" w:type="dxa"/>
          </w:tcPr>
          <w:p w14:paraId="37C25530" w14:textId="77777777" w:rsidR="00424D92" w:rsidRPr="001F42D3" w:rsidRDefault="00424D92" w:rsidP="001060A2">
            <w:pPr>
              <w:pStyle w:val="TableEntry"/>
              <w:rPr>
                <w:rFonts w:ascii="Arial" w:hAnsi="Arial" w:cs="Courier New"/>
                <w:color w:val="000000"/>
              </w:rPr>
            </w:pPr>
          </w:p>
        </w:tc>
        <w:tc>
          <w:tcPr>
            <w:tcW w:w="1860" w:type="dxa"/>
          </w:tcPr>
          <w:p w14:paraId="354AF232" w14:textId="77777777" w:rsidR="00424D92" w:rsidRPr="001F42D3" w:rsidRDefault="00424D92" w:rsidP="001060A2">
            <w:pPr>
              <w:pStyle w:val="TableEntry"/>
              <w:rPr>
                <w:rFonts w:ascii="Arial" w:hAnsi="Arial" w:cs="Courier New"/>
                <w:color w:val="000000"/>
              </w:rPr>
            </w:pPr>
          </w:p>
        </w:tc>
        <w:tc>
          <w:tcPr>
            <w:tcW w:w="1860" w:type="dxa"/>
          </w:tcPr>
          <w:p w14:paraId="173A4740" w14:textId="77777777" w:rsidR="00424D92" w:rsidRPr="001F42D3" w:rsidRDefault="00424D92" w:rsidP="001060A2">
            <w:pPr>
              <w:pStyle w:val="TableEntry"/>
              <w:rPr>
                <w:rFonts w:ascii="Arial" w:hAnsi="Arial" w:cs="Courier New"/>
                <w:color w:val="000000"/>
              </w:rPr>
            </w:pPr>
          </w:p>
        </w:tc>
      </w:tr>
      <w:tr w:rsidR="00C40FD5" w:rsidRPr="001F42D3" w14:paraId="20AE9A1D" w14:textId="77777777" w:rsidTr="009B6563">
        <w:trPr>
          <w:cantSplit/>
          <w:jc w:val="center"/>
        </w:trPr>
        <w:tc>
          <w:tcPr>
            <w:tcW w:w="1860" w:type="dxa"/>
          </w:tcPr>
          <w:p w14:paraId="004D1102" w14:textId="77777777" w:rsidR="00424D92" w:rsidRPr="001F42D3" w:rsidRDefault="00424D92" w:rsidP="001060A2">
            <w:pPr>
              <w:pStyle w:val="TableEntry"/>
            </w:pPr>
            <w:r w:rsidRPr="001F42D3">
              <w:t xml:space="preserve">   ]</w:t>
            </w:r>
          </w:p>
        </w:tc>
        <w:tc>
          <w:tcPr>
            <w:tcW w:w="1860" w:type="dxa"/>
          </w:tcPr>
          <w:p w14:paraId="27923BD1" w14:textId="77777777" w:rsidR="00424D92" w:rsidRPr="001F42D3" w:rsidRDefault="00424D92" w:rsidP="001060A2">
            <w:pPr>
              <w:pStyle w:val="TableEntry"/>
            </w:pPr>
            <w:r w:rsidRPr="001F42D3">
              <w:t>--- ORDER_DETAIL end</w:t>
            </w:r>
          </w:p>
        </w:tc>
        <w:tc>
          <w:tcPr>
            <w:tcW w:w="1860" w:type="dxa"/>
          </w:tcPr>
          <w:p w14:paraId="300D7C59" w14:textId="77777777" w:rsidR="00424D92" w:rsidRPr="001F42D3" w:rsidRDefault="00424D92" w:rsidP="001060A2">
            <w:pPr>
              <w:pStyle w:val="TableEntry"/>
              <w:rPr>
                <w:rFonts w:ascii="Arial" w:hAnsi="Arial" w:cs="Courier New"/>
                <w:color w:val="000000"/>
              </w:rPr>
            </w:pPr>
          </w:p>
        </w:tc>
        <w:tc>
          <w:tcPr>
            <w:tcW w:w="1860" w:type="dxa"/>
          </w:tcPr>
          <w:p w14:paraId="106825C5" w14:textId="77777777" w:rsidR="00424D92" w:rsidRPr="001F42D3" w:rsidRDefault="00424D92" w:rsidP="001060A2">
            <w:pPr>
              <w:pStyle w:val="TableEntry"/>
              <w:rPr>
                <w:rFonts w:ascii="Arial" w:hAnsi="Arial" w:cs="Courier New"/>
                <w:color w:val="000000"/>
              </w:rPr>
            </w:pPr>
          </w:p>
        </w:tc>
        <w:tc>
          <w:tcPr>
            <w:tcW w:w="1860" w:type="dxa"/>
          </w:tcPr>
          <w:p w14:paraId="067DBC54" w14:textId="77777777" w:rsidR="00424D92" w:rsidRPr="001F42D3" w:rsidRDefault="00424D92" w:rsidP="001060A2">
            <w:pPr>
              <w:pStyle w:val="TableEntry"/>
              <w:rPr>
                <w:rFonts w:ascii="Arial" w:hAnsi="Arial" w:cs="Courier New"/>
                <w:color w:val="000000"/>
              </w:rPr>
            </w:pPr>
          </w:p>
        </w:tc>
      </w:tr>
      <w:tr w:rsidR="00C40FD5" w:rsidRPr="001F42D3" w14:paraId="6B6FC06F" w14:textId="77777777" w:rsidTr="009B6563">
        <w:trPr>
          <w:cantSplit/>
          <w:jc w:val="center"/>
        </w:trPr>
        <w:tc>
          <w:tcPr>
            <w:tcW w:w="1860" w:type="dxa"/>
          </w:tcPr>
          <w:p w14:paraId="655B1BD5" w14:textId="77777777" w:rsidR="00424D92" w:rsidRPr="001F42D3" w:rsidRDefault="00424D92" w:rsidP="001060A2">
            <w:pPr>
              <w:pStyle w:val="TableEntry"/>
            </w:pPr>
            <w:r w:rsidRPr="001F42D3">
              <w:t xml:space="preserve">   [  </w:t>
            </w:r>
          </w:p>
        </w:tc>
        <w:tc>
          <w:tcPr>
            <w:tcW w:w="1860" w:type="dxa"/>
          </w:tcPr>
          <w:p w14:paraId="7347974A" w14:textId="77777777" w:rsidR="00424D92" w:rsidRPr="001F42D3" w:rsidRDefault="00424D92" w:rsidP="001060A2">
            <w:pPr>
              <w:pStyle w:val="TableEntry"/>
            </w:pPr>
            <w:r w:rsidRPr="001F42D3">
              <w:t>--- ENCODING begin</w:t>
            </w:r>
          </w:p>
        </w:tc>
        <w:tc>
          <w:tcPr>
            <w:tcW w:w="1860" w:type="dxa"/>
          </w:tcPr>
          <w:p w14:paraId="1C83D4B7" w14:textId="77777777" w:rsidR="00424D92" w:rsidRPr="001F42D3" w:rsidRDefault="00424D92" w:rsidP="001060A2">
            <w:pPr>
              <w:pStyle w:val="TableEntry"/>
              <w:rPr>
                <w:rFonts w:ascii="Arial" w:hAnsi="Arial" w:cs="Courier New"/>
                <w:color w:val="000000"/>
              </w:rPr>
            </w:pPr>
          </w:p>
        </w:tc>
        <w:tc>
          <w:tcPr>
            <w:tcW w:w="1860" w:type="dxa"/>
          </w:tcPr>
          <w:p w14:paraId="08843A70" w14:textId="77777777" w:rsidR="00424D92" w:rsidRPr="001F42D3" w:rsidRDefault="00424D92" w:rsidP="001060A2">
            <w:pPr>
              <w:pStyle w:val="TableEntry"/>
              <w:rPr>
                <w:rFonts w:ascii="Arial" w:hAnsi="Arial" w:cs="Courier New"/>
                <w:color w:val="000000"/>
              </w:rPr>
            </w:pPr>
          </w:p>
        </w:tc>
        <w:tc>
          <w:tcPr>
            <w:tcW w:w="1860" w:type="dxa"/>
          </w:tcPr>
          <w:p w14:paraId="53C298E1" w14:textId="77777777" w:rsidR="00424D92" w:rsidRPr="001F42D3" w:rsidRDefault="00424D92" w:rsidP="001060A2">
            <w:pPr>
              <w:pStyle w:val="TableEntry"/>
              <w:rPr>
                <w:rFonts w:ascii="Arial" w:hAnsi="Arial" w:cs="Courier New"/>
                <w:color w:val="000000"/>
              </w:rPr>
            </w:pPr>
          </w:p>
        </w:tc>
      </w:tr>
      <w:tr w:rsidR="00C40FD5" w:rsidRPr="001F42D3" w14:paraId="5C1338A3" w14:textId="77777777" w:rsidTr="009B6563">
        <w:trPr>
          <w:cantSplit/>
          <w:jc w:val="center"/>
        </w:trPr>
        <w:tc>
          <w:tcPr>
            <w:tcW w:w="1860" w:type="dxa"/>
          </w:tcPr>
          <w:p w14:paraId="39365437" w14:textId="77777777" w:rsidR="00424D92" w:rsidRPr="001F42D3" w:rsidRDefault="00424D92" w:rsidP="001060A2">
            <w:pPr>
              <w:pStyle w:val="TableEntry"/>
            </w:pPr>
            <w:r w:rsidRPr="001F42D3">
              <w:t xml:space="preserve">         RXE</w:t>
            </w:r>
          </w:p>
        </w:tc>
        <w:tc>
          <w:tcPr>
            <w:tcW w:w="1860" w:type="dxa"/>
          </w:tcPr>
          <w:p w14:paraId="74499F6A" w14:textId="77777777" w:rsidR="00424D92" w:rsidRPr="001F42D3" w:rsidRDefault="00424D92" w:rsidP="001060A2">
            <w:pPr>
              <w:pStyle w:val="TableEntry"/>
            </w:pPr>
            <w:r w:rsidRPr="001F42D3">
              <w:t xml:space="preserve">Pharmacy/Treatment Encoded Order </w:t>
            </w:r>
          </w:p>
        </w:tc>
        <w:tc>
          <w:tcPr>
            <w:tcW w:w="1860" w:type="dxa"/>
          </w:tcPr>
          <w:p w14:paraId="477592C1" w14:textId="77777777" w:rsidR="00424D92" w:rsidRPr="001F42D3" w:rsidRDefault="00424D92" w:rsidP="001060A2">
            <w:pPr>
              <w:pStyle w:val="TableEntry"/>
            </w:pPr>
            <w:r w:rsidRPr="001F42D3">
              <w:t>X</w:t>
            </w:r>
          </w:p>
        </w:tc>
        <w:tc>
          <w:tcPr>
            <w:tcW w:w="1860" w:type="dxa"/>
          </w:tcPr>
          <w:p w14:paraId="048BC9AA" w14:textId="77777777" w:rsidR="00424D92" w:rsidRPr="001F42D3" w:rsidRDefault="00424D92" w:rsidP="001060A2">
            <w:pPr>
              <w:pStyle w:val="TableEntry"/>
              <w:rPr>
                <w:rFonts w:ascii="Arial" w:hAnsi="Arial" w:cs="Courier New"/>
                <w:color w:val="000000"/>
              </w:rPr>
            </w:pPr>
          </w:p>
        </w:tc>
        <w:tc>
          <w:tcPr>
            <w:tcW w:w="1860" w:type="dxa"/>
          </w:tcPr>
          <w:p w14:paraId="01C4202E" w14:textId="77777777" w:rsidR="00424D92" w:rsidRPr="001F42D3" w:rsidRDefault="00424D92" w:rsidP="001060A2">
            <w:pPr>
              <w:pStyle w:val="TableEntry"/>
            </w:pPr>
            <w:r w:rsidRPr="001F42D3">
              <w:t>4</w:t>
            </w:r>
          </w:p>
        </w:tc>
      </w:tr>
      <w:tr w:rsidR="00C40FD5" w:rsidRPr="001F42D3" w14:paraId="0DA94C25" w14:textId="77777777" w:rsidTr="009B6563">
        <w:trPr>
          <w:cantSplit/>
          <w:jc w:val="center"/>
        </w:trPr>
        <w:tc>
          <w:tcPr>
            <w:tcW w:w="1860" w:type="dxa"/>
          </w:tcPr>
          <w:p w14:paraId="68709A55" w14:textId="77777777" w:rsidR="00424D92" w:rsidRPr="001F42D3" w:rsidRDefault="00424D92" w:rsidP="001060A2">
            <w:pPr>
              <w:pStyle w:val="TableEntry"/>
            </w:pPr>
            <w:r w:rsidRPr="001F42D3">
              <w:t xml:space="preserve">      {  </w:t>
            </w:r>
          </w:p>
        </w:tc>
        <w:tc>
          <w:tcPr>
            <w:tcW w:w="1860" w:type="dxa"/>
          </w:tcPr>
          <w:p w14:paraId="42DDACE9" w14:textId="77777777" w:rsidR="00424D92" w:rsidRPr="001F42D3" w:rsidRDefault="00424D92" w:rsidP="001060A2">
            <w:pPr>
              <w:pStyle w:val="TableEntry"/>
            </w:pPr>
            <w:r w:rsidRPr="001F42D3">
              <w:t>--- TIMING_ENCODED begin</w:t>
            </w:r>
          </w:p>
        </w:tc>
        <w:tc>
          <w:tcPr>
            <w:tcW w:w="1860" w:type="dxa"/>
          </w:tcPr>
          <w:p w14:paraId="4D3F2E0D" w14:textId="77777777" w:rsidR="00424D92" w:rsidRPr="001F42D3" w:rsidRDefault="00424D92" w:rsidP="001060A2">
            <w:pPr>
              <w:pStyle w:val="TableEntry"/>
              <w:rPr>
                <w:rFonts w:ascii="Arial" w:hAnsi="Arial" w:cs="Courier New"/>
                <w:color w:val="000000"/>
              </w:rPr>
            </w:pPr>
          </w:p>
        </w:tc>
        <w:tc>
          <w:tcPr>
            <w:tcW w:w="1860" w:type="dxa"/>
          </w:tcPr>
          <w:p w14:paraId="0BD68689" w14:textId="77777777" w:rsidR="00424D92" w:rsidRPr="001F42D3" w:rsidRDefault="00424D92" w:rsidP="001060A2">
            <w:pPr>
              <w:pStyle w:val="TableEntry"/>
              <w:rPr>
                <w:rFonts w:ascii="Arial" w:hAnsi="Arial" w:cs="Courier New"/>
                <w:color w:val="000000"/>
              </w:rPr>
            </w:pPr>
          </w:p>
        </w:tc>
        <w:tc>
          <w:tcPr>
            <w:tcW w:w="1860" w:type="dxa"/>
          </w:tcPr>
          <w:p w14:paraId="3FF3F921" w14:textId="77777777" w:rsidR="00424D92" w:rsidRPr="001F42D3" w:rsidRDefault="00424D92" w:rsidP="001060A2">
            <w:pPr>
              <w:pStyle w:val="TableEntry"/>
              <w:rPr>
                <w:rFonts w:ascii="Arial" w:hAnsi="Arial" w:cs="Courier New"/>
                <w:color w:val="000000"/>
              </w:rPr>
            </w:pPr>
          </w:p>
        </w:tc>
      </w:tr>
      <w:tr w:rsidR="00C40FD5" w:rsidRPr="001F42D3" w14:paraId="3D67F446" w14:textId="77777777" w:rsidTr="009B6563">
        <w:trPr>
          <w:cantSplit/>
          <w:jc w:val="center"/>
        </w:trPr>
        <w:tc>
          <w:tcPr>
            <w:tcW w:w="1860" w:type="dxa"/>
          </w:tcPr>
          <w:p w14:paraId="32DAE329" w14:textId="77777777" w:rsidR="00424D92" w:rsidRPr="001F42D3" w:rsidRDefault="00424D92" w:rsidP="001060A2">
            <w:pPr>
              <w:pStyle w:val="TableEntry"/>
            </w:pPr>
            <w:r w:rsidRPr="001F42D3">
              <w:t xml:space="preserve">            TQ1</w:t>
            </w:r>
          </w:p>
        </w:tc>
        <w:tc>
          <w:tcPr>
            <w:tcW w:w="1860" w:type="dxa"/>
          </w:tcPr>
          <w:p w14:paraId="12496CD2" w14:textId="77777777" w:rsidR="00424D92" w:rsidRPr="001F42D3" w:rsidRDefault="00424D92" w:rsidP="001060A2">
            <w:pPr>
              <w:pStyle w:val="TableEntry"/>
            </w:pPr>
            <w:r w:rsidRPr="001F42D3">
              <w:t>Timing/Quantity</w:t>
            </w:r>
          </w:p>
        </w:tc>
        <w:tc>
          <w:tcPr>
            <w:tcW w:w="1860" w:type="dxa"/>
          </w:tcPr>
          <w:p w14:paraId="25E06E5C" w14:textId="77777777" w:rsidR="00424D92" w:rsidRPr="001F42D3" w:rsidRDefault="00424D92" w:rsidP="001060A2">
            <w:pPr>
              <w:pStyle w:val="TableEntry"/>
            </w:pPr>
            <w:r w:rsidRPr="001F42D3">
              <w:t>X</w:t>
            </w:r>
          </w:p>
        </w:tc>
        <w:tc>
          <w:tcPr>
            <w:tcW w:w="1860" w:type="dxa"/>
          </w:tcPr>
          <w:p w14:paraId="2DF6907F" w14:textId="77777777" w:rsidR="00424D92" w:rsidRPr="001F42D3" w:rsidRDefault="00424D92" w:rsidP="001060A2">
            <w:pPr>
              <w:pStyle w:val="TableEntry"/>
              <w:rPr>
                <w:rFonts w:ascii="Arial" w:hAnsi="Arial" w:cs="Courier New"/>
                <w:color w:val="000000"/>
              </w:rPr>
            </w:pPr>
          </w:p>
        </w:tc>
        <w:tc>
          <w:tcPr>
            <w:tcW w:w="1860" w:type="dxa"/>
          </w:tcPr>
          <w:p w14:paraId="67122024" w14:textId="77777777" w:rsidR="00424D92" w:rsidRPr="001F42D3" w:rsidRDefault="00424D92" w:rsidP="001060A2">
            <w:pPr>
              <w:pStyle w:val="TableEntry"/>
            </w:pPr>
            <w:r w:rsidRPr="001F42D3">
              <w:t>4</w:t>
            </w:r>
          </w:p>
        </w:tc>
      </w:tr>
      <w:tr w:rsidR="00C40FD5" w:rsidRPr="001F42D3" w14:paraId="2A47A937" w14:textId="77777777" w:rsidTr="009B6563">
        <w:trPr>
          <w:cantSplit/>
          <w:jc w:val="center"/>
        </w:trPr>
        <w:tc>
          <w:tcPr>
            <w:tcW w:w="1860" w:type="dxa"/>
          </w:tcPr>
          <w:p w14:paraId="5812EA2F" w14:textId="77777777" w:rsidR="00424D92" w:rsidRPr="001F42D3" w:rsidRDefault="00424D92" w:rsidP="001060A2">
            <w:pPr>
              <w:pStyle w:val="TableEntry"/>
            </w:pPr>
            <w:r w:rsidRPr="001F42D3">
              <w:t xml:space="preserve">         [{ TQ2 }]</w:t>
            </w:r>
          </w:p>
        </w:tc>
        <w:tc>
          <w:tcPr>
            <w:tcW w:w="1860" w:type="dxa"/>
          </w:tcPr>
          <w:p w14:paraId="68AEF539" w14:textId="77777777" w:rsidR="00424D92" w:rsidRPr="001F42D3" w:rsidRDefault="00424D92" w:rsidP="001060A2">
            <w:pPr>
              <w:pStyle w:val="TableEntry"/>
            </w:pPr>
            <w:r w:rsidRPr="001F42D3">
              <w:t>Timing/Quantity Order Sequence</w:t>
            </w:r>
          </w:p>
        </w:tc>
        <w:tc>
          <w:tcPr>
            <w:tcW w:w="1860" w:type="dxa"/>
          </w:tcPr>
          <w:p w14:paraId="1B0277FB" w14:textId="77777777" w:rsidR="00424D92" w:rsidRPr="001F42D3" w:rsidRDefault="00424D92" w:rsidP="001060A2">
            <w:pPr>
              <w:pStyle w:val="TableEntry"/>
            </w:pPr>
            <w:r w:rsidRPr="001F42D3">
              <w:t>X</w:t>
            </w:r>
          </w:p>
        </w:tc>
        <w:tc>
          <w:tcPr>
            <w:tcW w:w="1860" w:type="dxa"/>
          </w:tcPr>
          <w:p w14:paraId="48C19DB8" w14:textId="77777777" w:rsidR="00424D92" w:rsidRPr="001F42D3" w:rsidRDefault="00424D92" w:rsidP="001060A2">
            <w:pPr>
              <w:pStyle w:val="TableEntry"/>
              <w:rPr>
                <w:rFonts w:ascii="Arial" w:hAnsi="Arial" w:cs="Courier New"/>
                <w:color w:val="000000"/>
              </w:rPr>
            </w:pPr>
          </w:p>
        </w:tc>
        <w:tc>
          <w:tcPr>
            <w:tcW w:w="1860" w:type="dxa"/>
          </w:tcPr>
          <w:p w14:paraId="46CC64E6" w14:textId="77777777" w:rsidR="00424D92" w:rsidRPr="001F42D3" w:rsidRDefault="00424D92" w:rsidP="001060A2">
            <w:pPr>
              <w:pStyle w:val="TableEntry"/>
            </w:pPr>
            <w:r w:rsidRPr="001F42D3">
              <w:t>4</w:t>
            </w:r>
          </w:p>
        </w:tc>
      </w:tr>
      <w:tr w:rsidR="00C40FD5" w:rsidRPr="001F42D3" w14:paraId="71CF86FC" w14:textId="77777777" w:rsidTr="009B6563">
        <w:trPr>
          <w:cantSplit/>
          <w:jc w:val="center"/>
        </w:trPr>
        <w:tc>
          <w:tcPr>
            <w:tcW w:w="1860" w:type="dxa"/>
          </w:tcPr>
          <w:p w14:paraId="1A337EC5" w14:textId="77777777" w:rsidR="00424D92" w:rsidRPr="001F42D3" w:rsidRDefault="00424D92" w:rsidP="001060A2">
            <w:pPr>
              <w:pStyle w:val="TableEntry"/>
            </w:pPr>
            <w:r w:rsidRPr="001F42D3">
              <w:t xml:space="preserve">      }</w:t>
            </w:r>
          </w:p>
        </w:tc>
        <w:tc>
          <w:tcPr>
            <w:tcW w:w="1860" w:type="dxa"/>
          </w:tcPr>
          <w:p w14:paraId="44931299" w14:textId="77777777" w:rsidR="00424D92" w:rsidRPr="001F42D3" w:rsidRDefault="00424D92" w:rsidP="001060A2">
            <w:pPr>
              <w:pStyle w:val="TableEntry"/>
            </w:pPr>
            <w:r w:rsidRPr="001F42D3">
              <w:t>--- TIMING_ENCODED end</w:t>
            </w:r>
          </w:p>
        </w:tc>
        <w:tc>
          <w:tcPr>
            <w:tcW w:w="1860" w:type="dxa"/>
          </w:tcPr>
          <w:p w14:paraId="593D58EA" w14:textId="77777777" w:rsidR="00424D92" w:rsidRPr="001F42D3" w:rsidRDefault="00424D92" w:rsidP="001060A2">
            <w:pPr>
              <w:pStyle w:val="TableEntry"/>
              <w:rPr>
                <w:rFonts w:ascii="Arial" w:hAnsi="Arial" w:cs="Courier New"/>
                <w:color w:val="000000"/>
              </w:rPr>
            </w:pPr>
          </w:p>
        </w:tc>
        <w:tc>
          <w:tcPr>
            <w:tcW w:w="1860" w:type="dxa"/>
          </w:tcPr>
          <w:p w14:paraId="2188E0FA" w14:textId="77777777" w:rsidR="00424D92" w:rsidRPr="001F42D3" w:rsidRDefault="00424D92" w:rsidP="001060A2">
            <w:pPr>
              <w:pStyle w:val="TableEntry"/>
              <w:rPr>
                <w:rFonts w:ascii="Arial" w:hAnsi="Arial" w:cs="Courier New"/>
                <w:color w:val="000000"/>
              </w:rPr>
            </w:pPr>
          </w:p>
        </w:tc>
        <w:tc>
          <w:tcPr>
            <w:tcW w:w="1860" w:type="dxa"/>
          </w:tcPr>
          <w:p w14:paraId="1B2B93BD" w14:textId="77777777" w:rsidR="00424D92" w:rsidRPr="001F42D3" w:rsidRDefault="00424D92" w:rsidP="001060A2">
            <w:pPr>
              <w:pStyle w:val="TableEntry"/>
              <w:rPr>
                <w:rFonts w:ascii="Arial" w:hAnsi="Arial" w:cs="Courier New"/>
                <w:color w:val="000000"/>
              </w:rPr>
            </w:pPr>
          </w:p>
        </w:tc>
      </w:tr>
      <w:tr w:rsidR="00C40FD5" w:rsidRPr="001F42D3" w14:paraId="4E87ED52" w14:textId="77777777" w:rsidTr="009B6563">
        <w:trPr>
          <w:cantSplit/>
          <w:jc w:val="center"/>
        </w:trPr>
        <w:tc>
          <w:tcPr>
            <w:tcW w:w="1860" w:type="dxa"/>
          </w:tcPr>
          <w:p w14:paraId="417A5CC5" w14:textId="77777777" w:rsidR="00424D92" w:rsidRPr="001F42D3" w:rsidRDefault="00424D92" w:rsidP="001060A2">
            <w:pPr>
              <w:pStyle w:val="TableEntry"/>
            </w:pPr>
            <w:r w:rsidRPr="001F42D3">
              <w:t xml:space="preserve">      {  RXR  }</w:t>
            </w:r>
          </w:p>
        </w:tc>
        <w:tc>
          <w:tcPr>
            <w:tcW w:w="1860" w:type="dxa"/>
          </w:tcPr>
          <w:p w14:paraId="0E45C8B6" w14:textId="77777777" w:rsidR="00424D92" w:rsidRPr="001F42D3" w:rsidRDefault="00424D92" w:rsidP="001060A2">
            <w:pPr>
              <w:pStyle w:val="TableEntry"/>
            </w:pPr>
            <w:r w:rsidRPr="001F42D3">
              <w:t>Pharmacy/Treatment Route</w:t>
            </w:r>
          </w:p>
        </w:tc>
        <w:tc>
          <w:tcPr>
            <w:tcW w:w="1860" w:type="dxa"/>
          </w:tcPr>
          <w:p w14:paraId="2631AB1C" w14:textId="77777777" w:rsidR="00424D92" w:rsidRPr="001F42D3" w:rsidRDefault="00424D92" w:rsidP="001060A2">
            <w:pPr>
              <w:pStyle w:val="TableEntry"/>
            </w:pPr>
            <w:r w:rsidRPr="001F42D3">
              <w:t>X</w:t>
            </w:r>
          </w:p>
        </w:tc>
        <w:tc>
          <w:tcPr>
            <w:tcW w:w="1860" w:type="dxa"/>
          </w:tcPr>
          <w:p w14:paraId="5A7E2577" w14:textId="77777777" w:rsidR="00424D92" w:rsidRPr="001F42D3" w:rsidRDefault="00424D92" w:rsidP="001060A2">
            <w:pPr>
              <w:pStyle w:val="TableEntry"/>
              <w:rPr>
                <w:rFonts w:ascii="Arial" w:hAnsi="Arial" w:cs="Courier New"/>
                <w:color w:val="000000"/>
              </w:rPr>
            </w:pPr>
          </w:p>
        </w:tc>
        <w:tc>
          <w:tcPr>
            <w:tcW w:w="1860" w:type="dxa"/>
          </w:tcPr>
          <w:p w14:paraId="34702D55" w14:textId="77777777" w:rsidR="00424D92" w:rsidRPr="001F42D3" w:rsidRDefault="00424D92" w:rsidP="001060A2">
            <w:pPr>
              <w:pStyle w:val="TableEntry"/>
            </w:pPr>
            <w:r w:rsidRPr="001F42D3">
              <w:t>4</w:t>
            </w:r>
          </w:p>
        </w:tc>
      </w:tr>
      <w:tr w:rsidR="00C40FD5" w:rsidRPr="001F42D3" w14:paraId="11DEEC46" w14:textId="77777777" w:rsidTr="009B6563">
        <w:trPr>
          <w:cantSplit/>
          <w:jc w:val="center"/>
        </w:trPr>
        <w:tc>
          <w:tcPr>
            <w:tcW w:w="1860" w:type="dxa"/>
          </w:tcPr>
          <w:p w14:paraId="4FA83BA7" w14:textId="77777777" w:rsidR="00424D92" w:rsidRPr="001F42D3" w:rsidRDefault="00424D92" w:rsidP="001060A2">
            <w:pPr>
              <w:pStyle w:val="TableEntry"/>
            </w:pPr>
            <w:r w:rsidRPr="001F42D3">
              <w:t xml:space="preserve">      [{ RXC }]</w:t>
            </w:r>
          </w:p>
        </w:tc>
        <w:tc>
          <w:tcPr>
            <w:tcW w:w="1860" w:type="dxa"/>
          </w:tcPr>
          <w:p w14:paraId="04055FD8" w14:textId="77777777" w:rsidR="00424D92" w:rsidRPr="001F42D3" w:rsidRDefault="00424D92" w:rsidP="001060A2">
            <w:pPr>
              <w:pStyle w:val="TableEntry"/>
            </w:pPr>
            <w:r w:rsidRPr="001F42D3">
              <w:t>Pharmacy/Treatment Component</w:t>
            </w:r>
          </w:p>
        </w:tc>
        <w:tc>
          <w:tcPr>
            <w:tcW w:w="1860" w:type="dxa"/>
          </w:tcPr>
          <w:p w14:paraId="5D3AA3B4" w14:textId="77777777" w:rsidR="00424D92" w:rsidRPr="001F42D3" w:rsidRDefault="00424D92" w:rsidP="001060A2">
            <w:pPr>
              <w:pStyle w:val="TableEntry"/>
            </w:pPr>
            <w:r w:rsidRPr="001F42D3">
              <w:t>X</w:t>
            </w:r>
          </w:p>
        </w:tc>
        <w:tc>
          <w:tcPr>
            <w:tcW w:w="1860" w:type="dxa"/>
          </w:tcPr>
          <w:p w14:paraId="2DA7201C" w14:textId="77777777" w:rsidR="00424D92" w:rsidRPr="001F42D3" w:rsidRDefault="00424D92" w:rsidP="001060A2">
            <w:pPr>
              <w:pStyle w:val="TableEntry"/>
              <w:rPr>
                <w:rFonts w:ascii="Arial" w:hAnsi="Arial" w:cs="Courier New"/>
                <w:color w:val="000000"/>
              </w:rPr>
            </w:pPr>
          </w:p>
        </w:tc>
        <w:tc>
          <w:tcPr>
            <w:tcW w:w="1860" w:type="dxa"/>
          </w:tcPr>
          <w:p w14:paraId="7F87A557" w14:textId="77777777" w:rsidR="00424D92" w:rsidRPr="001F42D3" w:rsidRDefault="00424D92" w:rsidP="001060A2">
            <w:pPr>
              <w:pStyle w:val="TableEntry"/>
            </w:pPr>
            <w:r w:rsidRPr="001F42D3">
              <w:t>4</w:t>
            </w:r>
          </w:p>
        </w:tc>
      </w:tr>
      <w:tr w:rsidR="00C40FD5" w:rsidRPr="001F42D3" w14:paraId="5A995B67" w14:textId="77777777" w:rsidTr="009B6563">
        <w:trPr>
          <w:cantSplit/>
          <w:jc w:val="center"/>
        </w:trPr>
        <w:tc>
          <w:tcPr>
            <w:tcW w:w="1860" w:type="dxa"/>
          </w:tcPr>
          <w:p w14:paraId="301B0209" w14:textId="77777777" w:rsidR="00424D92" w:rsidRPr="001F42D3" w:rsidRDefault="00424D92" w:rsidP="001060A2">
            <w:pPr>
              <w:pStyle w:val="TableEntry"/>
            </w:pPr>
            <w:r w:rsidRPr="001F42D3">
              <w:t xml:space="preserve">   ]</w:t>
            </w:r>
          </w:p>
        </w:tc>
        <w:tc>
          <w:tcPr>
            <w:tcW w:w="1860" w:type="dxa"/>
          </w:tcPr>
          <w:p w14:paraId="1729ED7C" w14:textId="77777777" w:rsidR="00424D92" w:rsidRPr="001F42D3" w:rsidRDefault="00424D92" w:rsidP="001060A2">
            <w:pPr>
              <w:pStyle w:val="TableEntry"/>
            </w:pPr>
            <w:r w:rsidRPr="001F42D3">
              <w:t>--- ENCODING end</w:t>
            </w:r>
          </w:p>
        </w:tc>
        <w:tc>
          <w:tcPr>
            <w:tcW w:w="1860" w:type="dxa"/>
          </w:tcPr>
          <w:p w14:paraId="3E887C33" w14:textId="77777777" w:rsidR="00424D92" w:rsidRPr="001F42D3" w:rsidRDefault="00424D92" w:rsidP="001060A2">
            <w:pPr>
              <w:pStyle w:val="TableEntry"/>
              <w:rPr>
                <w:rFonts w:ascii="Arial" w:hAnsi="Arial" w:cs="Courier New"/>
                <w:color w:val="000000"/>
              </w:rPr>
            </w:pPr>
          </w:p>
        </w:tc>
        <w:tc>
          <w:tcPr>
            <w:tcW w:w="1860" w:type="dxa"/>
          </w:tcPr>
          <w:p w14:paraId="15117551" w14:textId="77777777" w:rsidR="00424D92" w:rsidRPr="001F42D3" w:rsidRDefault="00424D92" w:rsidP="001060A2">
            <w:pPr>
              <w:pStyle w:val="TableEntry"/>
              <w:rPr>
                <w:rFonts w:ascii="Arial" w:hAnsi="Arial" w:cs="Courier New"/>
                <w:color w:val="000000"/>
              </w:rPr>
            </w:pPr>
          </w:p>
        </w:tc>
        <w:tc>
          <w:tcPr>
            <w:tcW w:w="1860" w:type="dxa"/>
          </w:tcPr>
          <w:p w14:paraId="59CE4E29" w14:textId="77777777" w:rsidR="00424D92" w:rsidRPr="001F42D3" w:rsidRDefault="00424D92" w:rsidP="001060A2">
            <w:pPr>
              <w:pStyle w:val="TableEntry"/>
              <w:rPr>
                <w:rFonts w:ascii="Arial" w:hAnsi="Arial" w:cs="Courier New"/>
                <w:color w:val="000000"/>
              </w:rPr>
            </w:pPr>
          </w:p>
        </w:tc>
      </w:tr>
      <w:tr w:rsidR="00C40FD5" w:rsidRPr="001F42D3" w14:paraId="3987DC5A" w14:textId="77777777" w:rsidTr="009B6563">
        <w:trPr>
          <w:cantSplit/>
          <w:jc w:val="center"/>
        </w:trPr>
        <w:tc>
          <w:tcPr>
            <w:tcW w:w="1860" w:type="dxa"/>
          </w:tcPr>
          <w:p w14:paraId="48545675" w14:textId="77777777" w:rsidR="00424D92" w:rsidRPr="001F42D3" w:rsidRDefault="00424D92" w:rsidP="001060A2">
            <w:pPr>
              <w:pStyle w:val="TableEntry"/>
            </w:pPr>
            <w:r w:rsidRPr="001F42D3">
              <w:t xml:space="preserve">   {  </w:t>
            </w:r>
          </w:p>
        </w:tc>
        <w:tc>
          <w:tcPr>
            <w:tcW w:w="1860" w:type="dxa"/>
          </w:tcPr>
          <w:p w14:paraId="6685B0C0" w14:textId="77777777" w:rsidR="00424D92" w:rsidRPr="001F42D3" w:rsidRDefault="00424D92" w:rsidP="001060A2">
            <w:pPr>
              <w:pStyle w:val="TableEntry"/>
            </w:pPr>
            <w:r w:rsidRPr="001F42D3">
              <w:t>--- GIVE begin</w:t>
            </w:r>
          </w:p>
        </w:tc>
        <w:tc>
          <w:tcPr>
            <w:tcW w:w="1860" w:type="dxa"/>
          </w:tcPr>
          <w:p w14:paraId="31DAA552" w14:textId="77777777" w:rsidR="00424D92" w:rsidRPr="001F42D3" w:rsidRDefault="00424D92" w:rsidP="001060A2">
            <w:pPr>
              <w:pStyle w:val="TableEntry"/>
              <w:rPr>
                <w:rFonts w:ascii="Arial" w:hAnsi="Arial" w:cs="Courier New"/>
                <w:color w:val="000000"/>
              </w:rPr>
            </w:pPr>
          </w:p>
        </w:tc>
        <w:tc>
          <w:tcPr>
            <w:tcW w:w="1860" w:type="dxa"/>
          </w:tcPr>
          <w:p w14:paraId="2C050006" w14:textId="77777777" w:rsidR="00424D92" w:rsidRPr="001F42D3" w:rsidRDefault="00424D92" w:rsidP="001060A2">
            <w:pPr>
              <w:pStyle w:val="TableEntry"/>
              <w:rPr>
                <w:rFonts w:ascii="Arial" w:hAnsi="Arial" w:cs="Courier New"/>
                <w:color w:val="000000"/>
              </w:rPr>
            </w:pPr>
          </w:p>
        </w:tc>
        <w:tc>
          <w:tcPr>
            <w:tcW w:w="1860" w:type="dxa"/>
          </w:tcPr>
          <w:p w14:paraId="56DEB9B9" w14:textId="77777777" w:rsidR="00424D92" w:rsidRPr="001F42D3" w:rsidRDefault="00424D92" w:rsidP="001060A2">
            <w:pPr>
              <w:pStyle w:val="TableEntry"/>
              <w:rPr>
                <w:rFonts w:ascii="Arial" w:hAnsi="Arial" w:cs="Courier New"/>
                <w:color w:val="000000"/>
              </w:rPr>
            </w:pPr>
          </w:p>
        </w:tc>
      </w:tr>
      <w:tr w:rsidR="00C40FD5" w:rsidRPr="001F42D3" w14:paraId="541C0509" w14:textId="77777777" w:rsidTr="009B6563">
        <w:trPr>
          <w:cantSplit/>
          <w:jc w:val="center"/>
        </w:trPr>
        <w:tc>
          <w:tcPr>
            <w:tcW w:w="1860" w:type="dxa"/>
          </w:tcPr>
          <w:p w14:paraId="2C1D42FC" w14:textId="77777777" w:rsidR="00424D92" w:rsidRPr="001F42D3" w:rsidRDefault="00424D92" w:rsidP="001060A2">
            <w:pPr>
              <w:pStyle w:val="TableEntry"/>
            </w:pPr>
            <w:r w:rsidRPr="001F42D3">
              <w:t xml:space="preserve">         RXG</w:t>
            </w:r>
          </w:p>
        </w:tc>
        <w:tc>
          <w:tcPr>
            <w:tcW w:w="1860" w:type="dxa"/>
          </w:tcPr>
          <w:p w14:paraId="799F92AA" w14:textId="77777777" w:rsidR="00424D92" w:rsidRPr="001F42D3" w:rsidRDefault="00424D92" w:rsidP="001060A2">
            <w:pPr>
              <w:pStyle w:val="TableEntry"/>
            </w:pPr>
            <w:r w:rsidRPr="001F42D3">
              <w:t>Pharmacy/Treatment Give</w:t>
            </w:r>
          </w:p>
        </w:tc>
        <w:tc>
          <w:tcPr>
            <w:tcW w:w="1860" w:type="dxa"/>
          </w:tcPr>
          <w:p w14:paraId="79CA6AC8" w14:textId="77777777" w:rsidR="00424D92" w:rsidRPr="001F42D3" w:rsidRDefault="00424D92" w:rsidP="001060A2">
            <w:pPr>
              <w:pStyle w:val="TableEntry"/>
            </w:pPr>
            <w:r w:rsidRPr="001F42D3">
              <w:t>R</w:t>
            </w:r>
          </w:p>
        </w:tc>
        <w:tc>
          <w:tcPr>
            <w:tcW w:w="1860" w:type="dxa"/>
          </w:tcPr>
          <w:p w14:paraId="656F7191" w14:textId="77777777" w:rsidR="00424D92" w:rsidRPr="001F42D3" w:rsidRDefault="00424D92" w:rsidP="001060A2">
            <w:pPr>
              <w:pStyle w:val="TableEntry"/>
            </w:pPr>
            <w:r w:rsidRPr="001F42D3">
              <w:t>[1..1]</w:t>
            </w:r>
          </w:p>
        </w:tc>
        <w:tc>
          <w:tcPr>
            <w:tcW w:w="1860" w:type="dxa"/>
          </w:tcPr>
          <w:p w14:paraId="7F64ABB4" w14:textId="77777777" w:rsidR="00424D92" w:rsidRPr="001F42D3" w:rsidRDefault="00424D92" w:rsidP="001060A2">
            <w:pPr>
              <w:pStyle w:val="TableEntry"/>
            </w:pPr>
            <w:r w:rsidRPr="001F42D3">
              <w:t>4</w:t>
            </w:r>
          </w:p>
        </w:tc>
      </w:tr>
      <w:tr w:rsidR="00C40FD5" w:rsidRPr="001F42D3" w14:paraId="359C0509" w14:textId="77777777" w:rsidTr="009B6563">
        <w:trPr>
          <w:cantSplit/>
          <w:jc w:val="center"/>
        </w:trPr>
        <w:tc>
          <w:tcPr>
            <w:tcW w:w="1860" w:type="dxa"/>
          </w:tcPr>
          <w:p w14:paraId="51FA12CB" w14:textId="77777777" w:rsidR="00424D92" w:rsidRPr="001F42D3" w:rsidRDefault="00424D92" w:rsidP="001060A2">
            <w:pPr>
              <w:pStyle w:val="TableEntry"/>
            </w:pPr>
            <w:r w:rsidRPr="001F42D3">
              <w:t xml:space="preserve">      {  </w:t>
            </w:r>
          </w:p>
        </w:tc>
        <w:tc>
          <w:tcPr>
            <w:tcW w:w="1860" w:type="dxa"/>
          </w:tcPr>
          <w:p w14:paraId="01AFDE80" w14:textId="77777777" w:rsidR="00424D92" w:rsidRPr="001F42D3" w:rsidRDefault="00424D92" w:rsidP="001060A2">
            <w:pPr>
              <w:pStyle w:val="TableEntry"/>
            </w:pPr>
            <w:r w:rsidRPr="001F42D3">
              <w:t>--- TIMING_GIVE begin</w:t>
            </w:r>
          </w:p>
        </w:tc>
        <w:tc>
          <w:tcPr>
            <w:tcW w:w="1860" w:type="dxa"/>
          </w:tcPr>
          <w:p w14:paraId="52F7856D" w14:textId="77777777" w:rsidR="00424D92" w:rsidRPr="001F42D3" w:rsidRDefault="00424D92" w:rsidP="001060A2">
            <w:pPr>
              <w:pStyle w:val="TableEntry"/>
              <w:rPr>
                <w:rFonts w:ascii="Arial" w:hAnsi="Arial" w:cs="Courier New"/>
                <w:color w:val="000000"/>
              </w:rPr>
            </w:pPr>
          </w:p>
        </w:tc>
        <w:tc>
          <w:tcPr>
            <w:tcW w:w="1860" w:type="dxa"/>
          </w:tcPr>
          <w:p w14:paraId="7CC697E3" w14:textId="77777777" w:rsidR="00424D92" w:rsidRPr="001F42D3" w:rsidRDefault="00424D92" w:rsidP="001060A2">
            <w:pPr>
              <w:pStyle w:val="TableEntry"/>
              <w:rPr>
                <w:rFonts w:ascii="Arial" w:hAnsi="Arial" w:cs="Courier New"/>
                <w:color w:val="000000"/>
              </w:rPr>
            </w:pPr>
          </w:p>
        </w:tc>
        <w:tc>
          <w:tcPr>
            <w:tcW w:w="1860" w:type="dxa"/>
          </w:tcPr>
          <w:p w14:paraId="69BDE8E2" w14:textId="77777777" w:rsidR="00424D92" w:rsidRPr="001F42D3" w:rsidRDefault="00424D92" w:rsidP="001060A2">
            <w:pPr>
              <w:pStyle w:val="TableEntry"/>
              <w:rPr>
                <w:rFonts w:ascii="Arial" w:hAnsi="Arial" w:cs="Courier New"/>
                <w:color w:val="000000"/>
              </w:rPr>
            </w:pPr>
          </w:p>
        </w:tc>
      </w:tr>
      <w:tr w:rsidR="00C40FD5" w:rsidRPr="001F42D3" w14:paraId="5DBAE16F" w14:textId="77777777" w:rsidTr="009B6563">
        <w:trPr>
          <w:cantSplit/>
          <w:jc w:val="center"/>
        </w:trPr>
        <w:tc>
          <w:tcPr>
            <w:tcW w:w="1860" w:type="dxa"/>
          </w:tcPr>
          <w:p w14:paraId="3D7A096E" w14:textId="77777777" w:rsidR="00424D92" w:rsidRPr="001F42D3" w:rsidRDefault="00424D92" w:rsidP="001060A2">
            <w:pPr>
              <w:pStyle w:val="TableEntry"/>
            </w:pPr>
            <w:r w:rsidRPr="001F42D3">
              <w:t xml:space="preserve">            TQ1</w:t>
            </w:r>
          </w:p>
        </w:tc>
        <w:tc>
          <w:tcPr>
            <w:tcW w:w="1860" w:type="dxa"/>
          </w:tcPr>
          <w:p w14:paraId="0DC88EAA" w14:textId="77777777" w:rsidR="00424D92" w:rsidRPr="001F42D3" w:rsidRDefault="00424D92" w:rsidP="001060A2">
            <w:pPr>
              <w:pStyle w:val="TableEntry"/>
            </w:pPr>
            <w:r w:rsidRPr="001F42D3">
              <w:t>Timing/Quantity</w:t>
            </w:r>
          </w:p>
        </w:tc>
        <w:tc>
          <w:tcPr>
            <w:tcW w:w="1860" w:type="dxa"/>
          </w:tcPr>
          <w:p w14:paraId="6215D118" w14:textId="77777777" w:rsidR="00424D92" w:rsidRPr="001F42D3" w:rsidRDefault="00424D92" w:rsidP="001060A2">
            <w:pPr>
              <w:pStyle w:val="TableEntry"/>
            </w:pPr>
            <w:r w:rsidRPr="001F42D3">
              <w:t>O</w:t>
            </w:r>
          </w:p>
        </w:tc>
        <w:tc>
          <w:tcPr>
            <w:tcW w:w="1860" w:type="dxa"/>
          </w:tcPr>
          <w:p w14:paraId="7A036E8A" w14:textId="77777777" w:rsidR="00424D92" w:rsidRPr="001F42D3" w:rsidRDefault="00424D92" w:rsidP="001060A2">
            <w:pPr>
              <w:pStyle w:val="TableEntry"/>
            </w:pPr>
            <w:r w:rsidRPr="001F42D3">
              <w:t>[0..1]</w:t>
            </w:r>
          </w:p>
        </w:tc>
        <w:tc>
          <w:tcPr>
            <w:tcW w:w="1860" w:type="dxa"/>
          </w:tcPr>
          <w:p w14:paraId="70B4A8C1" w14:textId="77777777" w:rsidR="00424D92" w:rsidRPr="001F42D3" w:rsidRDefault="00424D92" w:rsidP="001060A2">
            <w:pPr>
              <w:pStyle w:val="TableEntry"/>
            </w:pPr>
            <w:r w:rsidRPr="001F42D3">
              <w:t>4</w:t>
            </w:r>
          </w:p>
        </w:tc>
      </w:tr>
      <w:tr w:rsidR="00C40FD5" w:rsidRPr="001F42D3" w14:paraId="53A4D023" w14:textId="77777777" w:rsidTr="009B6563">
        <w:trPr>
          <w:cantSplit/>
          <w:jc w:val="center"/>
        </w:trPr>
        <w:tc>
          <w:tcPr>
            <w:tcW w:w="1860" w:type="dxa"/>
          </w:tcPr>
          <w:p w14:paraId="656739C3" w14:textId="77777777" w:rsidR="00424D92" w:rsidRPr="001F42D3" w:rsidRDefault="00424D92" w:rsidP="001060A2">
            <w:pPr>
              <w:pStyle w:val="TableEntry"/>
            </w:pPr>
            <w:r w:rsidRPr="001F42D3">
              <w:t xml:space="preserve">         [{ TQ2 }]</w:t>
            </w:r>
          </w:p>
        </w:tc>
        <w:tc>
          <w:tcPr>
            <w:tcW w:w="1860" w:type="dxa"/>
          </w:tcPr>
          <w:p w14:paraId="441FD0E5" w14:textId="77777777" w:rsidR="00424D92" w:rsidRPr="001F42D3" w:rsidRDefault="00424D92" w:rsidP="001060A2">
            <w:pPr>
              <w:pStyle w:val="TableEntry"/>
            </w:pPr>
            <w:r w:rsidRPr="001F42D3">
              <w:t>Timing/Quantity Order Sequence</w:t>
            </w:r>
          </w:p>
        </w:tc>
        <w:tc>
          <w:tcPr>
            <w:tcW w:w="1860" w:type="dxa"/>
          </w:tcPr>
          <w:p w14:paraId="139DBFFB" w14:textId="77777777" w:rsidR="00424D92" w:rsidRPr="001F42D3" w:rsidRDefault="00424D92" w:rsidP="001060A2">
            <w:pPr>
              <w:pStyle w:val="TableEntry"/>
            </w:pPr>
            <w:r w:rsidRPr="001F42D3">
              <w:t>X</w:t>
            </w:r>
          </w:p>
        </w:tc>
        <w:tc>
          <w:tcPr>
            <w:tcW w:w="1860" w:type="dxa"/>
          </w:tcPr>
          <w:p w14:paraId="25DAAB0B" w14:textId="77777777" w:rsidR="00424D92" w:rsidRPr="001F42D3" w:rsidRDefault="00424D92" w:rsidP="001060A2">
            <w:pPr>
              <w:pStyle w:val="TableEntry"/>
              <w:rPr>
                <w:rFonts w:ascii="Arial" w:hAnsi="Arial" w:cs="Courier New"/>
                <w:color w:val="000000"/>
              </w:rPr>
            </w:pPr>
          </w:p>
        </w:tc>
        <w:tc>
          <w:tcPr>
            <w:tcW w:w="1860" w:type="dxa"/>
          </w:tcPr>
          <w:p w14:paraId="50E09AF0" w14:textId="77777777" w:rsidR="00424D92" w:rsidRPr="001F42D3" w:rsidRDefault="00424D92" w:rsidP="001060A2">
            <w:pPr>
              <w:pStyle w:val="TableEntry"/>
            </w:pPr>
            <w:r w:rsidRPr="001F42D3">
              <w:t>4</w:t>
            </w:r>
          </w:p>
        </w:tc>
      </w:tr>
      <w:tr w:rsidR="00C40FD5" w:rsidRPr="001F42D3" w14:paraId="3F321EF6" w14:textId="77777777" w:rsidTr="009B6563">
        <w:trPr>
          <w:cantSplit/>
          <w:jc w:val="center"/>
        </w:trPr>
        <w:tc>
          <w:tcPr>
            <w:tcW w:w="1860" w:type="dxa"/>
          </w:tcPr>
          <w:p w14:paraId="74D1BE94" w14:textId="77777777" w:rsidR="00424D92" w:rsidRPr="001F42D3" w:rsidRDefault="00424D92" w:rsidP="001060A2">
            <w:pPr>
              <w:pStyle w:val="TableEntry"/>
            </w:pPr>
            <w:r w:rsidRPr="001F42D3">
              <w:t xml:space="preserve">      }</w:t>
            </w:r>
          </w:p>
        </w:tc>
        <w:tc>
          <w:tcPr>
            <w:tcW w:w="1860" w:type="dxa"/>
          </w:tcPr>
          <w:p w14:paraId="2D893B3D" w14:textId="77777777" w:rsidR="00424D92" w:rsidRPr="001F42D3" w:rsidRDefault="00424D92" w:rsidP="001060A2">
            <w:pPr>
              <w:pStyle w:val="TableEntry"/>
            </w:pPr>
            <w:r w:rsidRPr="001F42D3">
              <w:t>--- TIMING_GIVE end</w:t>
            </w:r>
          </w:p>
        </w:tc>
        <w:tc>
          <w:tcPr>
            <w:tcW w:w="1860" w:type="dxa"/>
          </w:tcPr>
          <w:p w14:paraId="04B2563A" w14:textId="77777777" w:rsidR="00424D92" w:rsidRPr="001F42D3" w:rsidRDefault="00424D92" w:rsidP="001060A2">
            <w:pPr>
              <w:pStyle w:val="TableEntry"/>
              <w:rPr>
                <w:rFonts w:ascii="Arial" w:hAnsi="Arial" w:cs="Courier New"/>
                <w:color w:val="000000"/>
              </w:rPr>
            </w:pPr>
          </w:p>
        </w:tc>
        <w:tc>
          <w:tcPr>
            <w:tcW w:w="1860" w:type="dxa"/>
          </w:tcPr>
          <w:p w14:paraId="48A291FD" w14:textId="77777777" w:rsidR="00424D92" w:rsidRPr="001F42D3" w:rsidRDefault="00424D92" w:rsidP="001060A2">
            <w:pPr>
              <w:pStyle w:val="TableEntry"/>
              <w:rPr>
                <w:rFonts w:ascii="Arial" w:hAnsi="Arial" w:cs="Courier New"/>
                <w:color w:val="000000"/>
              </w:rPr>
            </w:pPr>
          </w:p>
        </w:tc>
        <w:tc>
          <w:tcPr>
            <w:tcW w:w="1860" w:type="dxa"/>
          </w:tcPr>
          <w:p w14:paraId="1FC7631D" w14:textId="77777777" w:rsidR="00424D92" w:rsidRPr="001F42D3" w:rsidRDefault="00424D92" w:rsidP="001060A2">
            <w:pPr>
              <w:pStyle w:val="TableEntry"/>
              <w:rPr>
                <w:rFonts w:ascii="Arial" w:hAnsi="Arial" w:cs="Courier New"/>
                <w:color w:val="000000"/>
              </w:rPr>
            </w:pPr>
          </w:p>
        </w:tc>
      </w:tr>
      <w:tr w:rsidR="00C40FD5" w:rsidRPr="001F42D3" w14:paraId="2C08066D" w14:textId="77777777" w:rsidTr="009B6563">
        <w:trPr>
          <w:cantSplit/>
          <w:jc w:val="center"/>
        </w:trPr>
        <w:tc>
          <w:tcPr>
            <w:tcW w:w="1860" w:type="dxa"/>
          </w:tcPr>
          <w:p w14:paraId="00DA8B87" w14:textId="77777777" w:rsidR="00424D92" w:rsidRPr="001F42D3" w:rsidRDefault="00424D92" w:rsidP="001060A2">
            <w:pPr>
              <w:pStyle w:val="TableEntry"/>
            </w:pPr>
            <w:r w:rsidRPr="001F42D3">
              <w:t xml:space="preserve">      {  RXR  }</w:t>
            </w:r>
          </w:p>
        </w:tc>
        <w:tc>
          <w:tcPr>
            <w:tcW w:w="1860" w:type="dxa"/>
          </w:tcPr>
          <w:p w14:paraId="5B276A72" w14:textId="77777777" w:rsidR="00424D92" w:rsidRPr="001F42D3" w:rsidRDefault="00424D92" w:rsidP="001060A2">
            <w:pPr>
              <w:pStyle w:val="TableEntry"/>
            </w:pPr>
            <w:r w:rsidRPr="001F42D3">
              <w:t>Pharmacy/Treatment Route</w:t>
            </w:r>
          </w:p>
        </w:tc>
        <w:tc>
          <w:tcPr>
            <w:tcW w:w="1860" w:type="dxa"/>
          </w:tcPr>
          <w:p w14:paraId="122B7E4B" w14:textId="77777777" w:rsidR="00424D92" w:rsidRPr="001F42D3" w:rsidRDefault="00424D92" w:rsidP="001060A2">
            <w:pPr>
              <w:pStyle w:val="TableEntry"/>
            </w:pPr>
            <w:r w:rsidRPr="001F42D3">
              <w:t>R</w:t>
            </w:r>
          </w:p>
        </w:tc>
        <w:tc>
          <w:tcPr>
            <w:tcW w:w="1860" w:type="dxa"/>
          </w:tcPr>
          <w:p w14:paraId="2998D140" w14:textId="77777777" w:rsidR="00424D92" w:rsidRPr="001F42D3" w:rsidRDefault="00424D92" w:rsidP="001060A2">
            <w:pPr>
              <w:pStyle w:val="TableEntry"/>
            </w:pPr>
            <w:r w:rsidRPr="001F42D3">
              <w:t>[1..1]</w:t>
            </w:r>
          </w:p>
        </w:tc>
        <w:tc>
          <w:tcPr>
            <w:tcW w:w="1860" w:type="dxa"/>
          </w:tcPr>
          <w:p w14:paraId="66A03B18" w14:textId="77777777" w:rsidR="00424D92" w:rsidRPr="001F42D3" w:rsidRDefault="00424D92" w:rsidP="001060A2">
            <w:pPr>
              <w:pStyle w:val="TableEntry"/>
            </w:pPr>
            <w:r w:rsidRPr="001F42D3">
              <w:t>4</w:t>
            </w:r>
          </w:p>
        </w:tc>
      </w:tr>
      <w:tr w:rsidR="00C40FD5" w:rsidRPr="001F42D3" w14:paraId="0F088B35" w14:textId="77777777" w:rsidTr="009B6563">
        <w:trPr>
          <w:cantSplit/>
          <w:jc w:val="center"/>
        </w:trPr>
        <w:tc>
          <w:tcPr>
            <w:tcW w:w="1860" w:type="dxa"/>
          </w:tcPr>
          <w:p w14:paraId="4AEB3CFE" w14:textId="77777777" w:rsidR="00424D92" w:rsidRPr="001F42D3" w:rsidRDefault="00424D92" w:rsidP="001060A2">
            <w:pPr>
              <w:pStyle w:val="TableEntry"/>
            </w:pPr>
            <w:r w:rsidRPr="001F42D3">
              <w:t xml:space="preserve">      [{ RXC }]</w:t>
            </w:r>
          </w:p>
        </w:tc>
        <w:tc>
          <w:tcPr>
            <w:tcW w:w="1860" w:type="dxa"/>
          </w:tcPr>
          <w:p w14:paraId="3D8FBB5C" w14:textId="77777777" w:rsidR="00424D92" w:rsidRPr="001F42D3" w:rsidRDefault="00424D92" w:rsidP="001060A2">
            <w:pPr>
              <w:pStyle w:val="TableEntry"/>
            </w:pPr>
            <w:r w:rsidRPr="001F42D3">
              <w:t>Pharmacy/Treatment Component</w:t>
            </w:r>
          </w:p>
        </w:tc>
        <w:tc>
          <w:tcPr>
            <w:tcW w:w="1860" w:type="dxa"/>
          </w:tcPr>
          <w:p w14:paraId="4E137F27" w14:textId="77777777" w:rsidR="00424D92" w:rsidRPr="001F42D3" w:rsidRDefault="00424D92" w:rsidP="001060A2">
            <w:pPr>
              <w:pStyle w:val="TableEntry"/>
            </w:pPr>
            <w:r w:rsidRPr="001F42D3">
              <w:t>X</w:t>
            </w:r>
          </w:p>
        </w:tc>
        <w:tc>
          <w:tcPr>
            <w:tcW w:w="1860" w:type="dxa"/>
          </w:tcPr>
          <w:p w14:paraId="5D01E6FD" w14:textId="77777777" w:rsidR="00424D92" w:rsidRPr="001F42D3" w:rsidRDefault="00424D92" w:rsidP="001060A2">
            <w:pPr>
              <w:pStyle w:val="TableEntry"/>
              <w:rPr>
                <w:rFonts w:ascii="Arial" w:hAnsi="Arial" w:cs="Courier New"/>
                <w:color w:val="000000"/>
              </w:rPr>
            </w:pPr>
          </w:p>
        </w:tc>
        <w:tc>
          <w:tcPr>
            <w:tcW w:w="1860" w:type="dxa"/>
          </w:tcPr>
          <w:p w14:paraId="2D07605D" w14:textId="77777777" w:rsidR="00424D92" w:rsidRPr="001F42D3" w:rsidRDefault="00424D92" w:rsidP="001060A2">
            <w:pPr>
              <w:pStyle w:val="TableEntry"/>
            </w:pPr>
            <w:r w:rsidRPr="001F42D3">
              <w:t>4</w:t>
            </w:r>
          </w:p>
        </w:tc>
      </w:tr>
      <w:tr w:rsidR="00C40FD5" w:rsidRPr="001F42D3" w14:paraId="1AB7BA09" w14:textId="77777777" w:rsidTr="009B6563">
        <w:trPr>
          <w:cantSplit/>
          <w:jc w:val="center"/>
        </w:trPr>
        <w:tc>
          <w:tcPr>
            <w:tcW w:w="1860" w:type="dxa"/>
          </w:tcPr>
          <w:p w14:paraId="55D1254D" w14:textId="77777777" w:rsidR="00424D92" w:rsidRPr="001F42D3" w:rsidRDefault="00424D92" w:rsidP="001060A2">
            <w:pPr>
              <w:pStyle w:val="TableEntry"/>
            </w:pPr>
            <w:r w:rsidRPr="001F42D3">
              <w:t xml:space="preserve">      {  </w:t>
            </w:r>
          </w:p>
        </w:tc>
        <w:tc>
          <w:tcPr>
            <w:tcW w:w="1860" w:type="dxa"/>
          </w:tcPr>
          <w:p w14:paraId="5390EBE4" w14:textId="77777777" w:rsidR="00424D92" w:rsidRPr="001F42D3" w:rsidRDefault="00424D92" w:rsidP="001060A2">
            <w:pPr>
              <w:pStyle w:val="TableEntry"/>
            </w:pPr>
            <w:r w:rsidRPr="001F42D3">
              <w:t>--- OBSERVATION begin</w:t>
            </w:r>
          </w:p>
        </w:tc>
        <w:tc>
          <w:tcPr>
            <w:tcW w:w="1860" w:type="dxa"/>
          </w:tcPr>
          <w:p w14:paraId="79B65966" w14:textId="77777777" w:rsidR="00424D92" w:rsidRPr="001F42D3" w:rsidRDefault="00424D92" w:rsidP="001060A2">
            <w:pPr>
              <w:pStyle w:val="TableEntry"/>
              <w:rPr>
                <w:rFonts w:ascii="Arial" w:hAnsi="Arial" w:cs="Courier New"/>
                <w:color w:val="000000"/>
              </w:rPr>
            </w:pPr>
          </w:p>
        </w:tc>
        <w:tc>
          <w:tcPr>
            <w:tcW w:w="1860" w:type="dxa"/>
          </w:tcPr>
          <w:p w14:paraId="63909A82" w14:textId="77777777" w:rsidR="00424D92" w:rsidRPr="001F42D3" w:rsidRDefault="00424D92" w:rsidP="001060A2">
            <w:pPr>
              <w:pStyle w:val="TableEntry"/>
              <w:rPr>
                <w:rFonts w:ascii="Arial" w:hAnsi="Arial" w:cs="Courier New"/>
                <w:color w:val="000000"/>
              </w:rPr>
            </w:pPr>
          </w:p>
        </w:tc>
        <w:tc>
          <w:tcPr>
            <w:tcW w:w="1860" w:type="dxa"/>
          </w:tcPr>
          <w:p w14:paraId="3D846231" w14:textId="77777777" w:rsidR="00424D92" w:rsidRPr="001F42D3" w:rsidRDefault="00424D92" w:rsidP="001060A2">
            <w:pPr>
              <w:pStyle w:val="TableEntry"/>
              <w:rPr>
                <w:rFonts w:ascii="Arial" w:hAnsi="Arial" w:cs="Courier New"/>
                <w:color w:val="000000"/>
              </w:rPr>
            </w:pPr>
          </w:p>
        </w:tc>
      </w:tr>
      <w:tr w:rsidR="00C40FD5" w:rsidRPr="001F42D3" w14:paraId="1D62C70B" w14:textId="77777777" w:rsidTr="006C0E8E">
        <w:trPr>
          <w:cantSplit/>
          <w:jc w:val="center"/>
        </w:trPr>
        <w:tc>
          <w:tcPr>
            <w:tcW w:w="1860" w:type="dxa"/>
          </w:tcPr>
          <w:p w14:paraId="1568A2A5" w14:textId="77777777" w:rsidR="00424D92" w:rsidRPr="001F42D3" w:rsidRDefault="00424D92" w:rsidP="001060A2">
            <w:pPr>
              <w:pStyle w:val="TableEntry"/>
            </w:pPr>
            <w:r w:rsidRPr="001F42D3">
              <w:lastRenderedPageBreak/>
              <w:t xml:space="preserve">         [  OBX  ]</w:t>
            </w:r>
          </w:p>
        </w:tc>
        <w:tc>
          <w:tcPr>
            <w:tcW w:w="1860" w:type="dxa"/>
          </w:tcPr>
          <w:p w14:paraId="6A345055" w14:textId="77777777" w:rsidR="00424D92" w:rsidRPr="001F42D3" w:rsidRDefault="00424D92" w:rsidP="001060A2">
            <w:pPr>
              <w:pStyle w:val="TableEntry"/>
            </w:pPr>
            <w:r w:rsidRPr="001F42D3">
              <w:t>Observation/Results</w:t>
            </w:r>
          </w:p>
        </w:tc>
        <w:tc>
          <w:tcPr>
            <w:tcW w:w="1860" w:type="dxa"/>
          </w:tcPr>
          <w:p w14:paraId="73FAB626" w14:textId="77777777" w:rsidR="00424D92" w:rsidRPr="001F42D3" w:rsidRDefault="00424D92" w:rsidP="001060A2">
            <w:pPr>
              <w:pStyle w:val="TableEntry"/>
            </w:pPr>
            <w:r w:rsidRPr="001F42D3">
              <w:t>R</w:t>
            </w:r>
          </w:p>
        </w:tc>
        <w:tc>
          <w:tcPr>
            <w:tcW w:w="1860" w:type="dxa"/>
          </w:tcPr>
          <w:p w14:paraId="742AD7DF" w14:textId="77777777" w:rsidR="00424D92" w:rsidRPr="001F42D3" w:rsidRDefault="00424D92" w:rsidP="00E86B15">
            <w:pPr>
              <w:pStyle w:val="TableEntry"/>
              <w:rPr>
                <w:rFonts w:ascii="Courier New" w:hAnsi="Courier New" w:cs="Courier New"/>
                <w:sz w:val="24"/>
              </w:rPr>
            </w:pPr>
            <w:r w:rsidRPr="001F42D3">
              <w:t xml:space="preserve"> </w:t>
            </w:r>
            <w:r w:rsidRPr="001F42D3">
              <w:rPr>
                <w:rFonts w:cs="Courier New"/>
              </w:rPr>
              <w:t>[1..n]</w:t>
            </w:r>
          </w:p>
        </w:tc>
        <w:tc>
          <w:tcPr>
            <w:tcW w:w="1860" w:type="dxa"/>
          </w:tcPr>
          <w:p w14:paraId="2AA880D2" w14:textId="77777777" w:rsidR="00424D92" w:rsidRPr="001F42D3" w:rsidRDefault="00424D92" w:rsidP="001060A2">
            <w:pPr>
              <w:pStyle w:val="TableEntry"/>
            </w:pPr>
            <w:r w:rsidRPr="001F42D3">
              <w:t>7</w:t>
            </w:r>
          </w:p>
        </w:tc>
      </w:tr>
      <w:tr w:rsidR="00C40FD5" w:rsidRPr="001F42D3" w14:paraId="27A696E3" w14:textId="77777777" w:rsidTr="009B6563">
        <w:trPr>
          <w:cantSplit/>
          <w:jc w:val="center"/>
        </w:trPr>
        <w:tc>
          <w:tcPr>
            <w:tcW w:w="1860" w:type="dxa"/>
          </w:tcPr>
          <w:p w14:paraId="717AA0CC" w14:textId="77777777" w:rsidR="00424D92" w:rsidRPr="001F42D3" w:rsidRDefault="00424D92" w:rsidP="001060A2">
            <w:pPr>
              <w:pStyle w:val="TableEntry"/>
            </w:pPr>
            <w:r w:rsidRPr="001F42D3">
              <w:t xml:space="preserve">         [{ NTE }]</w:t>
            </w:r>
          </w:p>
        </w:tc>
        <w:tc>
          <w:tcPr>
            <w:tcW w:w="1860" w:type="dxa"/>
          </w:tcPr>
          <w:p w14:paraId="0877ADF8" w14:textId="77777777" w:rsidR="00424D92" w:rsidRPr="001F42D3" w:rsidRDefault="00424D92" w:rsidP="001060A2">
            <w:pPr>
              <w:pStyle w:val="TableEntry"/>
            </w:pPr>
            <w:r w:rsidRPr="001F42D3">
              <w:t>Notes and Comments (for OBX)</w:t>
            </w:r>
          </w:p>
        </w:tc>
        <w:tc>
          <w:tcPr>
            <w:tcW w:w="1860" w:type="dxa"/>
          </w:tcPr>
          <w:p w14:paraId="7259C04F" w14:textId="77777777" w:rsidR="00424D92" w:rsidRPr="001F42D3" w:rsidRDefault="00424D92" w:rsidP="001060A2">
            <w:pPr>
              <w:pStyle w:val="TableEntry"/>
            </w:pPr>
            <w:r w:rsidRPr="001F42D3">
              <w:t>X</w:t>
            </w:r>
          </w:p>
        </w:tc>
        <w:tc>
          <w:tcPr>
            <w:tcW w:w="1860" w:type="dxa"/>
          </w:tcPr>
          <w:p w14:paraId="78337FE5" w14:textId="77777777" w:rsidR="00424D92" w:rsidRPr="001F42D3" w:rsidRDefault="00424D92" w:rsidP="001060A2">
            <w:pPr>
              <w:pStyle w:val="TableEntry"/>
              <w:rPr>
                <w:rFonts w:ascii="Arial" w:hAnsi="Arial" w:cs="Courier New"/>
                <w:color w:val="000000"/>
              </w:rPr>
            </w:pPr>
          </w:p>
        </w:tc>
        <w:tc>
          <w:tcPr>
            <w:tcW w:w="1860" w:type="dxa"/>
          </w:tcPr>
          <w:p w14:paraId="6ABE754A" w14:textId="77777777" w:rsidR="00424D92" w:rsidRPr="001F42D3" w:rsidRDefault="00424D92" w:rsidP="001060A2">
            <w:pPr>
              <w:pStyle w:val="TableEntry"/>
            </w:pPr>
            <w:r w:rsidRPr="001F42D3">
              <w:t>2</w:t>
            </w:r>
          </w:p>
        </w:tc>
      </w:tr>
      <w:tr w:rsidR="00C40FD5" w:rsidRPr="001F42D3" w14:paraId="40CE9FCB" w14:textId="77777777" w:rsidTr="009B6563">
        <w:trPr>
          <w:cantSplit/>
          <w:jc w:val="center"/>
        </w:trPr>
        <w:tc>
          <w:tcPr>
            <w:tcW w:w="1860" w:type="dxa"/>
          </w:tcPr>
          <w:p w14:paraId="3CF757BC" w14:textId="77777777" w:rsidR="00424D92" w:rsidRPr="001F42D3" w:rsidRDefault="00424D92" w:rsidP="001060A2">
            <w:pPr>
              <w:pStyle w:val="TableEntry"/>
            </w:pPr>
            <w:r w:rsidRPr="001F42D3">
              <w:t xml:space="preserve">      }</w:t>
            </w:r>
          </w:p>
        </w:tc>
        <w:tc>
          <w:tcPr>
            <w:tcW w:w="1860" w:type="dxa"/>
          </w:tcPr>
          <w:p w14:paraId="77ED95E5" w14:textId="77777777" w:rsidR="00424D92" w:rsidRPr="001F42D3" w:rsidRDefault="00424D92" w:rsidP="001060A2">
            <w:pPr>
              <w:pStyle w:val="TableEntry"/>
            </w:pPr>
            <w:r w:rsidRPr="001F42D3">
              <w:t>--- OBSERVATION end</w:t>
            </w:r>
          </w:p>
        </w:tc>
        <w:tc>
          <w:tcPr>
            <w:tcW w:w="1860" w:type="dxa"/>
          </w:tcPr>
          <w:p w14:paraId="709C60C8" w14:textId="77777777" w:rsidR="00424D92" w:rsidRPr="001F42D3" w:rsidRDefault="00424D92" w:rsidP="001060A2">
            <w:pPr>
              <w:pStyle w:val="TableEntry"/>
              <w:rPr>
                <w:rFonts w:ascii="Arial" w:hAnsi="Arial" w:cs="Courier New"/>
                <w:color w:val="000000"/>
              </w:rPr>
            </w:pPr>
          </w:p>
        </w:tc>
        <w:tc>
          <w:tcPr>
            <w:tcW w:w="1860" w:type="dxa"/>
          </w:tcPr>
          <w:p w14:paraId="3A39DCC1" w14:textId="77777777" w:rsidR="00424D92" w:rsidRPr="001F42D3" w:rsidRDefault="00424D92" w:rsidP="001060A2">
            <w:pPr>
              <w:pStyle w:val="TableEntry"/>
              <w:rPr>
                <w:rFonts w:ascii="Arial" w:hAnsi="Arial" w:cs="Courier New"/>
                <w:color w:val="000000"/>
              </w:rPr>
            </w:pPr>
          </w:p>
        </w:tc>
        <w:tc>
          <w:tcPr>
            <w:tcW w:w="1860" w:type="dxa"/>
          </w:tcPr>
          <w:p w14:paraId="58D6BAF1" w14:textId="77777777" w:rsidR="00424D92" w:rsidRPr="001F42D3" w:rsidRDefault="00424D92" w:rsidP="001060A2">
            <w:pPr>
              <w:pStyle w:val="TableEntry"/>
              <w:rPr>
                <w:rFonts w:ascii="Arial" w:hAnsi="Arial" w:cs="Courier New"/>
                <w:color w:val="000000"/>
              </w:rPr>
            </w:pPr>
          </w:p>
        </w:tc>
      </w:tr>
      <w:tr w:rsidR="00C40FD5" w:rsidRPr="001F42D3" w14:paraId="10168B16" w14:textId="77777777" w:rsidTr="009B6563">
        <w:trPr>
          <w:cantSplit/>
          <w:jc w:val="center"/>
        </w:trPr>
        <w:tc>
          <w:tcPr>
            <w:tcW w:w="1860" w:type="dxa"/>
          </w:tcPr>
          <w:p w14:paraId="51D50C55" w14:textId="77777777" w:rsidR="00424D92" w:rsidRPr="001F42D3" w:rsidRDefault="00424D92" w:rsidP="001060A2">
            <w:pPr>
              <w:pStyle w:val="TableEntry"/>
            </w:pPr>
            <w:r w:rsidRPr="001F42D3">
              <w:t xml:space="preserve">   }</w:t>
            </w:r>
          </w:p>
        </w:tc>
        <w:tc>
          <w:tcPr>
            <w:tcW w:w="1860" w:type="dxa"/>
          </w:tcPr>
          <w:p w14:paraId="7546EDB2" w14:textId="77777777" w:rsidR="00424D92" w:rsidRPr="001F42D3" w:rsidRDefault="00424D92" w:rsidP="001060A2">
            <w:pPr>
              <w:pStyle w:val="TableEntry"/>
            </w:pPr>
            <w:r w:rsidRPr="001F42D3">
              <w:t>--- GIVE end</w:t>
            </w:r>
          </w:p>
        </w:tc>
        <w:tc>
          <w:tcPr>
            <w:tcW w:w="1860" w:type="dxa"/>
          </w:tcPr>
          <w:p w14:paraId="3D19B72E" w14:textId="77777777" w:rsidR="00424D92" w:rsidRPr="001F42D3" w:rsidRDefault="00424D92" w:rsidP="001060A2">
            <w:pPr>
              <w:pStyle w:val="TableEntry"/>
              <w:rPr>
                <w:rFonts w:ascii="Arial" w:hAnsi="Arial" w:cs="Courier New"/>
                <w:color w:val="000000"/>
              </w:rPr>
            </w:pPr>
          </w:p>
        </w:tc>
        <w:tc>
          <w:tcPr>
            <w:tcW w:w="1860" w:type="dxa"/>
          </w:tcPr>
          <w:p w14:paraId="1E9540BF" w14:textId="77777777" w:rsidR="00424D92" w:rsidRPr="001F42D3" w:rsidRDefault="00424D92" w:rsidP="001060A2">
            <w:pPr>
              <w:pStyle w:val="TableEntry"/>
              <w:rPr>
                <w:rFonts w:ascii="Arial" w:hAnsi="Arial" w:cs="Courier New"/>
                <w:color w:val="000000"/>
              </w:rPr>
            </w:pPr>
          </w:p>
        </w:tc>
        <w:tc>
          <w:tcPr>
            <w:tcW w:w="1860" w:type="dxa"/>
          </w:tcPr>
          <w:p w14:paraId="5EE19B7A" w14:textId="77777777" w:rsidR="00424D92" w:rsidRPr="001F42D3" w:rsidRDefault="00424D92" w:rsidP="001060A2">
            <w:pPr>
              <w:pStyle w:val="TableEntry"/>
              <w:rPr>
                <w:rFonts w:ascii="Arial" w:hAnsi="Arial" w:cs="Courier New"/>
                <w:color w:val="000000"/>
              </w:rPr>
            </w:pPr>
          </w:p>
        </w:tc>
      </w:tr>
      <w:tr w:rsidR="00C40FD5" w:rsidRPr="001F42D3" w14:paraId="4A4E1AB1" w14:textId="77777777" w:rsidTr="009B6563">
        <w:trPr>
          <w:cantSplit/>
          <w:jc w:val="center"/>
        </w:trPr>
        <w:tc>
          <w:tcPr>
            <w:tcW w:w="1860" w:type="dxa"/>
          </w:tcPr>
          <w:p w14:paraId="4BE296D2" w14:textId="77777777" w:rsidR="00424D92" w:rsidRPr="001F42D3" w:rsidRDefault="00424D92" w:rsidP="001060A2">
            <w:pPr>
              <w:pStyle w:val="TableEntry"/>
            </w:pPr>
            <w:r w:rsidRPr="001F42D3">
              <w:t>}</w:t>
            </w:r>
          </w:p>
        </w:tc>
        <w:tc>
          <w:tcPr>
            <w:tcW w:w="1860" w:type="dxa"/>
          </w:tcPr>
          <w:p w14:paraId="4EC0C93C" w14:textId="77777777" w:rsidR="00424D92" w:rsidRPr="001F42D3" w:rsidRDefault="00424D92" w:rsidP="001060A2">
            <w:pPr>
              <w:pStyle w:val="TableEntry"/>
            </w:pPr>
            <w:r w:rsidRPr="001F42D3">
              <w:t>--- ORDER end</w:t>
            </w:r>
          </w:p>
        </w:tc>
        <w:tc>
          <w:tcPr>
            <w:tcW w:w="1860" w:type="dxa"/>
          </w:tcPr>
          <w:p w14:paraId="54F4DF8F" w14:textId="77777777" w:rsidR="00424D92" w:rsidRPr="001F42D3" w:rsidRDefault="00424D92" w:rsidP="001060A2">
            <w:pPr>
              <w:pStyle w:val="TableEntry"/>
              <w:rPr>
                <w:rFonts w:ascii="Arial" w:hAnsi="Arial" w:cs="Courier New"/>
                <w:color w:val="000000"/>
              </w:rPr>
            </w:pPr>
          </w:p>
        </w:tc>
        <w:tc>
          <w:tcPr>
            <w:tcW w:w="1860" w:type="dxa"/>
          </w:tcPr>
          <w:p w14:paraId="513145D8" w14:textId="77777777" w:rsidR="00424D92" w:rsidRPr="001F42D3" w:rsidRDefault="00424D92" w:rsidP="001060A2">
            <w:pPr>
              <w:pStyle w:val="TableEntry"/>
              <w:rPr>
                <w:rFonts w:ascii="Arial" w:hAnsi="Arial" w:cs="Courier New"/>
                <w:color w:val="000000"/>
              </w:rPr>
            </w:pPr>
          </w:p>
        </w:tc>
        <w:tc>
          <w:tcPr>
            <w:tcW w:w="1860" w:type="dxa"/>
          </w:tcPr>
          <w:p w14:paraId="6A514197" w14:textId="77777777" w:rsidR="00424D92" w:rsidRPr="001F42D3" w:rsidRDefault="00424D92" w:rsidP="001060A2">
            <w:pPr>
              <w:pStyle w:val="TableEntry"/>
              <w:rPr>
                <w:rFonts w:ascii="Arial" w:hAnsi="Arial" w:cs="Courier New"/>
                <w:color w:val="000000"/>
              </w:rPr>
            </w:pPr>
          </w:p>
        </w:tc>
      </w:tr>
    </w:tbl>
    <w:p w14:paraId="3162D42A" w14:textId="77777777" w:rsidR="00424D92" w:rsidRPr="001F42D3" w:rsidRDefault="00424D92" w:rsidP="001501FA">
      <w:pPr>
        <w:pStyle w:val="BodyText"/>
      </w:pPr>
    </w:p>
    <w:p w14:paraId="37721D42" w14:textId="173D81EB" w:rsidR="00424D92" w:rsidRPr="001F42D3" w:rsidRDefault="00424D92" w:rsidP="00B74AE3">
      <w:pPr>
        <w:pStyle w:val="Heading4"/>
        <w:rPr>
          <w:noProof w:val="0"/>
        </w:rPr>
      </w:pPr>
      <w:bookmarkStart w:id="178" w:name="3343_Trigger_Events"/>
      <w:bookmarkStart w:id="179" w:name="_Toc401769773"/>
      <w:bookmarkStart w:id="180" w:name="_Toc214889662"/>
      <w:bookmarkEnd w:id="178"/>
      <w:r w:rsidRPr="001F42D3">
        <w:rPr>
          <w:noProof w:val="0"/>
        </w:rPr>
        <w:t>Trigger Events</w:t>
      </w:r>
      <w:bookmarkEnd w:id="179"/>
      <w:bookmarkEnd w:id="180"/>
    </w:p>
    <w:p w14:paraId="2FD94A30" w14:textId="77777777" w:rsidR="00424D92" w:rsidRPr="001F42D3" w:rsidRDefault="00424D92" w:rsidP="001060A2">
      <w:pPr>
        <w:pStyle w:val="BodyText"/>
      </w:pPr>
      <w:r w:rsidRPr="001F42D3">
        <w:t>The RGV^O15^RGV_O15 message is generated by the Infusion Order Programmer when the caregiver initiates an action to administer a medication using an IV pump.</w:t>
      </w:r>
    </w:p>
    <w:p w14:paraId="3DFFEBC7" w14:textId="7B501330" w:rsidR="00424D92" w:rsidRPr="001F42D3" w:rsidRDefault="00424D92" w:rsidP="00B74AE3">
      <w:pPr>
        <w:pStyle w:val="Heading4"/>
        <w:rPr>
          <w:noProof w:val="0"/>
        </w:rPr>
      </w:pPr>
      <w:bookmarkStart w:id="181" w:name="3344_Message_Semantics"/>
      <w:bookmarkStart w:id="182" w:name="_Toc401769774"/>
      <w:bookmarkStart w:id="183" w:name="_Toc214889663"/>
      <w:bookmarkEnd w:id="181"/>
      <w:r w:rsidRPr="001F42D3">
        <w:rPr>
          <w:noProof w:val="0"/>
        </w:rPr>
        <w:t>Message Semantics</w:t>
      </w:r>
      <w:bookmarkEnd w:id="182"/>
      <w:bookmarkEnd w:id="183"/>
    </w:p>
    <w:p w14:paraId="1E05110E" w14:textId="6C7BA89B" w:rsidR="00424D92" w:rsidRPr="001F42D3" w:rsidRDefault="00424D92" w:rsidP="001060A2">
      <w:pPr>
        <w:pStyle w:val="BodyText"/>
      </w:pPr>
      <w:r w:rsidRPr="001F42D3">
        <w:t xml:space="preserve">Refer to the </w:t>
      </w:r>
      <w:r w:rsidR="006D613E" w:rsidRPr="001F42D3">
        <w:t>HL7</w:t>
      </w:r>
      <w:r w:rsidR="00995105" w:rsidRPr="001F42D3">
        <w:t xml:space="preserve"> </w:t>
      </w:r>
      <w:r w:rsidRPr="001F42D3">
        <w:t xml:space="preserve">standard for the RGV message in </w:t>
      </w:r>
      <w:r w:rsidR="006D613E" w:rsidRPr="001F42D3">
        <w:t>HL7</w:t>
      </w:r>
      <w:r w:rsidR="00995105" w:rsidRPr="001F42D3">
        <w:t xml:space="preserve"> </w:t>
      </w:r>
      <w:r w:rsidRPr="001F42D3">
        <w:t>2.</w:t>
      </w:r>
      <w:r w:rsidR="001E5ED3">
        <w:t>8.1</w:t>
      </w:r>
      <w:r w:rsidR="001E5ED3" w:rsidRPr="001F42D3">
        <w:t xml:space="preserve"> </w:t>
      </w:r>
      <w:r w:rsidRPr="001F42D3">
        <w:t>Chapter 4</w:t>
      </w:r>
      <w:r w:rsidR="001E5ED3">
        <w:t>A</w:t>
      </w:r>
      <w:r w:rsidRPr="001F42D3">
        <w:t xml:space="preserve"> for the general message semantics.</w:t>
      </w:r>
    </w:p>
    <w:p w14:paraId="436BFECF" w14:textId="036A8CC1" w:rsidR="00424D92" w:rsidRPr="001F42D3" w:rsidRDefault="00424D92" w:rsidP="00123C7B">
      <w:pPr>
        <w:pStyle w:val="Heading5"/>
        <w:rPr>
          <w:noProof w:val="0"/>
        </w:rPr>
      </w:pPr>
      <w:bookmarkStart w:id="184" w:name="33441_MSH_Message_Header_Segme"/>
      <w:bookmarkStart w:id="185" w:name="_Toc401769775"/>
      <w:bookmarkStart w:id="186" w:name="_Toc214889664"/>
      <w:bookmarkEnd w:id="184"/>
      <w:r w:rsidRPr="001F42D3">
        <w:rPr>
          <w:noProof w:val="0"/>
        </w:rPr>
        <w:t>MSH – Message Header Segment</w:t>
      </w:r>
      <w:bookmarkEnd w:id="185"/>
      <w:bookmarkEnd w:id="186"/>
    </w:p>
    <w:p w14:paraId="211B11EF" w14:textId="5F004641" w:rsidR="00424D92" w:rsidRPr="001F42D3" w:rsidRDefault="00424D92" w:rsidP="001060A2">
      <w:pPr>
        <w:pStyle w:val="BodyText"/>
      </w:pPr>
      <w:r w:rsidRPr="001F42D3">
        <w:t xml:space="preserve">This segment defines the intent, source, destination, and some specifics of the syntax of a message. See </w:t>
      </w:r>
      <w:r w:rsidR="006D613E" w:rsidRPr="001F42D3">
        <w:t>HL7</w:t>
      </w:r>
      <w:r w:rsidR="00995105" w:rsidRPr="001F42D3">
        <w:t xml:space="preserve"> </w:t>
      </w:r>
      <w:r w:rsidRPr="001F42D3">
        <w:t>v2.</w:t>
      </w:r>
      <w:r w:rsidR="001E5ED3">
        <w:t>8.1</w:t>
      </w:r>
      <w:r w:rsidRPr="001F42D3">
        <w:t xml:space="preserve">: chapter 2 Message control. For MSH usage in </w:t>
      </w:r>
      <w:r w:rsidR="006E73C1" w:rsidRPr="001F42D3">
        <w:t>IHE Devices Technical Framework</w:t>
      </w:r>
      <w:r w:rsidRPr="001F42D3">
        <w:t xml:space="preserve"> profiles, refer to Appendix B.1 of this volume. MSH-15 and MSH-16 fields have special considerations in PCD 03:</w:t>
      </w:r>
    </w:p>
    <w:p w14:paraId="268BC349" w14:textId="77777777" w:rsidR="00424D92" w:rsidRPr="001F42D3" w:rsidRDefault="00424D92" w:rsidP="00CF5627">
      <w:pPr>
        <w:pStyle w:val="BodyText"/>
      </w:pPr>
      <w:r w:rsidRPr="001F42D3">
        <w:rPr>
          <w:b/>
          <w:bCs/>
        </w:rPr>
        <w:t xml:space="preserve">MSH-15 Accept Acknowledgement Type (ID), required: </w:t>
      </w:r>
    </w:p>
    <w:p w14:paraId="5ACF899B" w14:textId="0DB4A95E" w:rsidR="00424D92" w:rsidRPr="001F42D3" w:rsidRDefault="00424D92" w:rsidP="00CF5627">
      <w:pPr>
        <w:pStyle w:val="BodyText"/>
        <w:ind w:left="720"/>
      </w:pPr>
      <w:r w:rsidRPr="001F42D3">
        <w:t xml:space="preserve">This is required for all messages. The Accept Acknowledgement Type field </w:t>
      </w:r>
      <w:r w:rsidR="00B540F7" w:rsidRPr="001F42D3">
        <w:t xml:space="preserve">shall </w:t>
      </w:r>
      <w:r w:rsidRPr="001F42D3">
        <w:t xml:space="preserve">be valued with “AL” (always) by the IOP in </w:t>
      </w:r>
      <w:del w:id="187" w:author="Kurt Elliason" w:date="2026-06-09T10:51:00Z" w16du:dateUtc="2026-06-09T15:51:00Z">
        <w:r w:rsidRPr="001F42D3" w:rsidDel="00B026C4">
          <w:delText>a</w:delText>
        </w:r>
      </w:del>
      <w:ins w:id="188" w:author="Kurt Elliason" w:date="2026-06-09T10:51:00Z" w16du:dateUtc="2026-06-09T15:51:00Z">
        <w:r w:rsidR="00B026C4" w:rsidRPr="001F42D3">
          <w:t>an</w:t>
        </w:r>
      </w:ins>
      <w:r w:rsidRPr="001F42D3">
        <w:t xml:space="preserve"> RGV^O15 message and by the IOC in a</w:t>
      </w:r>
      <w:ins w:id="189" w:author="Kurt Elliason" w:date="2026-06-09T10:51:00Z" w16du:dateUtc="2026-06-09T15:51:00Z">
        <w:r w:rsidR="00B026C4">
          <w:t>n</w:t>
        </w:r>
      </w:ins>
      <w:r w:rsidRPr="001F42D3">
        <w:t xml:space="preserve"> RRG^O16 message.</w:t>
      </w:r>
    </w:p>
    <w:p w14:paraId="66DEE117" w14:textId="3D4799BE" w:rsidR="00424D92" w:rsidRPr="001F42D3" w:rsidRDefault="00424D92" w:rsidP="00CF5627">
      <w:pPr>
        <w:pStyle w:val="BodyText"/>
        <w:ind w:left="720"/>
      </w:pPr>
      <w:r w:rsidRPr="001F42D3">
        <w:t>The receiving application must transmit the accept acknowledgement on the same network connection as the initiating RGV^</w:t>
      </w:r>
      <w:r w:rsidR="00861B79" w:rsidRPr="001F42D3">
        <w:t xml:space="preserve"> O</w:t>
      </w:r>
      <w:r w:rsidRPr="001F42D3">
        <w:t>15 or RRG^O16 message</w:t>
      </w:r>
    </w:p>
    <w:p w14:paraId="0F6E0AC5" w14:textId="77777777" w:rsidR="00424D92" w:rsidRPr="001F42D3" w:rsidRDefault="00424D92" w:rsidP="00CF5627">
      <w:pPr>
        <w:pStyle w:val="BodyText"/>
      </w:pPr>
      <w:r w:rsidRPr="001F42D3">
        <w:rPr>
          <w:b/>
          <w:bCs/>
        </w:rPr>
        <w:t xml:space="preserve">MSH-16 Application Acknowledgement Type (ID), required: </w:t>
      </w:r>
    </w:p>
    <w:p w14:paraId="0B9FF220" w14:textId="25562B9A" w:rsidR="00424D92" w:rsidRPr="001F42D3" w:rsidRDefault="00424D92" w:rsidP="00CF5627">
      <w:pPr>
        <w:pStyle w:val="BodyText"/>
        <w:ind w:left="720"/>
      </w:pPr>
      <w:r w:rsidRPr="001F42D3">
        <w:t xml:space="preserve">This is required for all messages. The application acknowledgement field informs the receiver whether the sender can process application acknowledgements and under what conditions to send the additional acknowledgement. </w:t>
      </w:r>
      <w:r w:rsidR="005420DB" w:rsidRPr="001F42D3">
        <w:t xml:space="preserve">For RGV^O15 messages, the value shall be “AL”, and for RRG^O16 the value shall be “NE”. </w:t>
      </w:r>
      <w:r w:rsidRPr="001F42D3">
        <w:t xml:space="preserve">The receiving system must send (or not send) </w:t>
      </w:r>
      <w:r w:rsidR="005420DB" w:rsidRPr="001F42D3">
        <w:t xml:space="preserve">application </w:t>
      </w:r>
      <w:r w:rsidRPr="001F42D3">
        <w:t>acknowledgements as specified by this field.</w:t>
      </w:r>
    </w:p>
    <w:p w14:paraId="12185ED7" w14:textId="23326B2A" w:rsidR="00424D92" w:rsidRPr="001F42D3" w:rsidRDefault="00424D92" w:rsidP="00CF5627">
      <w:pPr>
        <w:pStyle w:val="BodyText"/>
        <w:ind w:left="720"/>
      </w:pPr>
      <w:r w:rsidRPr="001F42D3">
        <w:t>When the sending an application acknowledgement, the receiving application must initiate a new network connection for the transaction. Here is an example of an IOP to IOC transaction:</w:t>
      </w:r>
    </w:p>
    <w:p w14:paraId="4BFB0DD6" w14:textId="77777777" w:rsidR="00B758AA" w:rsidRPr="001F42D3" w:rsidRDefault="00B758AA" w:rsidP="00DE39CA">
      <w:pPr>
        <w:pStyle w:val="BodyText"/>
      </w:pPr>
    </w:p>
    <w:p w14:paraId="794E9944" w14:textId="77777777" w:rsidR="00424D92" w:rsidRPr="001F42D3" w:rsidRDefault="00F73333" w:rsidP="005C1693">
      <w:pPr>
        <w:pStyle w:val="ListNumber2"/>
      </w:pPr>
      <w:r w:rsidRPr="001F42D3">
        <w:rPr>
          <w:noProof/>
        </w:rPr>
        <w:lastRenderedPageBreak/>
        <w:drawing>
          <wp:anchor distT="91440" distB="91440" distL="114300" distR="114300" simplePos="0" relativeHeight="251497984" behindDoc="0" locked="0" layoutInCell="0" allowOverlap="0" wp14:anchorId="4EDEA274" wp14:editId="4E0B2125">
            <wp:simplePos x="0" y="0"/>
            <wp:positionH relativeFrom="page">
              <wp:posOffset>1796415</wp:posOffset>
            </wp:positionH>
            <wp:positionV relativeFrom="paragraph">
              <wp:posOffset>0</wp:posOffset>
            </wp:positionV>
            <wp:extent cx="4208780" cy="2618105"/>
            <wp:effectExtent l="0" t="0" r="1270" b="0"/>
            <wp:wrapTopAndBottom/>
            <wp:docPr id="41" name="Picture 163" descr="Description: visio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Description: visio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08780" cy="2618105"/>
                    </a:xfrm>
                    <a:prstGeom prst="rect">
                      <a:avLst/>
                    </a:prstGeom>
                    <a:noFill/>
                  </pic:spPr>
                </pic:pic>
              </a:graphicData>
            </a:graphic>
            <wp14:sizeRelH relativeFrom="page">
              <wp14:pctWidth>0</wp14:pctWidth>
            </wp14:sizeRelH>
            <wp14:sizeRelV relativeFrom="page">
              <wp14:pctHeight>0</wp14:pctHeight>
            </wp14:sizeRelV>
          </wp:anchor>
        </w:drawing>
      </w:r>
      <w:r w:rsidR="00F82FDF" w:rsidRPr="001F42D3">
        <w:t>T</w:t>
      </w:r>
      <w:r w:rsidR="00424D92" w:rsidRPr="001F42D3">
        <w:t>he IOP sends a RGV^O15 message on the IOC’s port 3000 with MSH-15=”AL” and MSH-16=”AL”.</w:t>
      </w:r>
    </w:p>
    <w:p w14:paraId="575AAD54" w14:textId="7A76B65F" w:rsidR="00424D92" w:rsidRPr="001F42D3" w:rsidRDefault="00424D92" w:rsidP="005C1693">
      <w:pPr>
        <w:pStyle w:val="ListNumber2"/>
      </w:pPr>
      <w:r w:rsidRPr="001F42D3">
        <w:t>The IOC receives the message on port 3000 and transmits an ACK^O15 to the IOP on the same network connection</w:t>
      </w:r>
      <w:r w:rsidR="00FF5498" w:rsidRPr="001F42D3">
        <w:t xml:space="preserve"> with MSH-15=’NE’ and MSH-16=’NE’, since the sender does not need to reply to an Accept Acknowledgement </w:t>
      </w:r>
      <w:r w:rsidRPr="001F42D3">
        <w:t>.</w:t>
      </w:r>
    </w:p>
    <w:p w14:paraId="4CB85172" w14:textId="77777777" w:rsidR="00424D92" w:rsidRPr="001F42D3" w:rsidRDefault="00424D92" w:rsidP="00DE39CA">
      <w:pPr>
        <w:pStyle w:val="BodyText"/>
      </w:pPr>
    </w:p>
    <w:p w14:paraId="56196BC3" w14:textId="77777777" w:rsidR="004C49BE" w:rsidRPr="001F42D3" w:rsidRDefault="00F73333" w:rsidP="00DE39CA">
      <w:pPr>
        <w:pStyle w:val="BodyText"/>
      </w:pPr>
      <w:r w:rsidRPr="001F42D3">
        <w:rPr>
          <w:noProof/>
        </w:rPr>
        <w:drawing>
          <wp:anchor distT="0" distB="0" distL="114300" distR="114300" simplePos="0" relativeHeight="251853312" behindDoc="0" locked="0" layoutInCell="1" allowOverlap="1" wp14:anchorId="1C035C97" wp14:editId="4803BFA8">
            <wp:simplePos x="0" y="0"/>
            <wp:positionH relativeFrom="column">
              <wp:posOffset>1113790</wp:posOffset>
            </wp:positionH>
            <wp:positionV relativeFrom="paragraph">
              <wp:posOffset>58420</wp:posOffset>
            </wp:positionV>
            <wp:extent cx="4356735" cy="2706370"/>
            <wp:effectExtent l="0" t="0" r="5715" b="0"/>
            <wp:wrapTopAndBottom/>
            <wp:docPr id="178" name="Picture 169" descr="Description: EnhAc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Description: EnhAck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56735" cy="2706370"/>
                    </a:xfrm>
                    <a:prstGeom prst="rect">
                      <a:avLst/>
                    </a:prstGeom>
                    <a:noFill/>
                  </pic:spPr>
                </pic:pic>
              </a:graphicData>
            </a:graphic>
            <wp14:sizeRelH relativeFrom="page">
              <wp14:pctWidth>0</wp14:pctWidth>
            </wp14:sizeRelH>
            <wp14:sizeRelV relativeFrom="page">
              <wp14:pctHeight>0</wp14:pctHeight>
            </wp14:sizeRelV>
          </wp:anchor>
        </w:drawing>
      </w:r>
    </w:p>
    <w:p w14:paraId="28480084" w14:textId="1CBC18F1" w:rsidR="00424D92" w:rsidRPr="001F42D3" w:rsidRDefault="00424D92" w:rsidP="005C1693">
      <w:pPr>
        <w:pStyle w:val="ListNumber2"/>
      </w:pPr>
      <w:r w:rsidRPr="001F42D3">
        <w:t>After completing application processing, the IOC transmits a RRG^</w:t>
      </w:r>
      <w:r w:rsidR="00687E46" w:rsidRPr="001F42D3">
        <w:t>O</w:t>
      </w:r>
      <w:r w:rsidRPr="001F42D3">
        <w:t>16 on a different network connection (e.g., the IOP’s port 3001) with MSH-15=”AL” and MSH-16=”NE”.</w:t>
      </w:r>
    </w:p>
    <w:p w14:paraId="6D489846" w14:textId="057CCF29" w:rsidR="00424D92" w:rsidRPr="001F42D3" w:rsidRDefault="00424D92" w:rsidP="005C1693">
      <w:pPr>
        <w:pStyle w:val="ListNumber2"/>
      </w:pPr>
      <w:r w:rsidRPr="001F42D3">
        <w:lastRenderedPageBreak/>
        <w:t>The IOP receives the message on port 3001 and sends an ACK^</w:t>
      </w:r>
      <w:r w:rsidR="003A66AE" w:rsidRPr="001F42D3">
        <w:t xml:space="preserve">O16 </w:t>
      </w:r>
      <w:r w:rsidRPr="001F42D3">
        <w:t>to the IOC on the same network connection</w:t>
      </w:r>
      <w:r w:rsidR="00360829" w:rsidRPr="001F42D3">
        <w:t xml:space="preserve"> with MSH-15=’NE’ and MSH-16=’NE’, since the sender does not need to reply to an Accept Acknowledgement</w:t>
      </w:r>
      <w:r w:rsidRPr="001F42D3">
        <w:t>.</w:t>
      </w:r>
    </w:p>
    <w:p w14:paraId="5D14A474" w14:textId="363C596E" w:rsidR="00805FC3" w:rsidRPr="001F42D3" w:rsidRDefault="00424D92" w:rsidP="001060A2">
      <w:pPr>
        <w:pStyle w:val="BodyText"/>
      </w:pPr>
      <w:r w:rsidRPr="001F42D3">
        <w:t>The table below identifies the possible values for MSH-16:</w:t>
      </w:r>
    </w:p>
    <w:p w14:paraId="7BF5F118" w14:textId="0E370C87" w:rsidR="00424D92" w:rsidRPr="001F42D3" w:rsidRDefault="00424D92" w:rsidP="00CF5627">
      <w:pPr>
        <w:pStyle w:val="TableTitle"/>
      </w:pPr>
      <w:r w:rsidRPr="001F42D3">
        <w:t xml:space="preserve">Table 3.3.4.4.1-1: Possible Values for MSH-16 in </w:t>
      </w:r>
      <w:r w:rsidR="00647994" w:rsidRPr="001F42D3">
        <w:t>PCD-03</w:t>
      </w:r>
      <w:r w:rsidRPr="001F42D3">
        <w:t xml:space="preserve"> </w:t>
      </w:r>
      <w:r w:rsidR="009E2AFA" w:rsidRPr="001F42D3">
        <w:t xml:space="preserve">RGV^O15 and RRG^O16 </w:t>
      </w:r>
      <w:r w:rsidRPr="001F42D3">
        <w:t>Message</w:t>
      </w:r>
      <w:r w:rsidR="00F4205E" w:rsidRPr="001F42D3">
        <w: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0"/>
        <w:gridCol w:w="2700"/>
        <w:gridCol w:w="4830"/>
      </w:tblGrid>
      <w:tr w:rsidR="00C40FD5" w:rsidRPr="001F42D3" w14:paraId="3144F0B7" w14:textId="77777777" w:rsidTr="00DE39CA">
        <w:trPr>
          <w:cantSplit/>
          <w:jc w:val="center"/>
        </w:trPr>
        <w:tc>
          <w:tcPr>
            <w:tcW w:w="1770" w:type="dxa"/>
            <w:shd w:val="clear" w:color="auto" w:fill="D9D9D9"/>
          </w:tcPr>
          <w:p w14:paraId="252F28B2" w14:textId="77777777" w:rsidR="00424D92" w:rsidRPr="001F42D3" w:rsidRDefault="00424D92" w:rsidP="00947B25">
            <w:pPr>
              <w:pStyle w:val="TableEntryHeader"/>
              <w:keepLines/>
              <w:rPr>
                <w:rFonts w:ascii="Courier New" w:hAnsi="Courier New"/>
                <w:sz w:val="24"/>
              </w:rPr>
            </w:pPr>
            <w:r w:rsidRPr="001F42D3">
              <w:t xml:space="preserve">Value </w:t>
            </w:r>
          </w:p>
        </w:tc>
        <w:tc>
          <w:tcPr>
            <w:tcW w:w="2700" w:type="dxa"/>
            <w:shd w:val="clear" w:color="auto" w:fill="D9D9D9"/>
          </w:tcPr>
          <w:p w14:paraId="1D38FBA0" w14:textId="77777777" w:rsidR="00424D92" w:rsidRPr="001F42D3" w:rsidRDefault="00424D92" w:rsidP="00947B25">
            <w:pPr>
              <w:pStyle w:val="TableEntryHeader"/>
              <w:keepLines/>
              <w:rPr>
                <w:rFonts w:ascii="Courier New" w:hAnsi="Courier New"/>
                <w:sz w:val="24"/>
              </w:rPr>
            </w:pPr>
            <w:r w:rsidRPr="001F42D3">
              <w:t xml:space="preserve">Description </w:t>
            </w:r>
          </w:p>
        </w:tc>
        <w:tc>
          <w:tcPr>
            <w:tcW w:w="4830" w:type="dxa"/>
            <w:shd w:val="clear" w:color="auto" w:fill="D9D9D9"/>
          </w:tcPr>
          <w:p w14:paraId="2E19DD20" w14:textId="77777777" w:rsidR="00424D92" w:rsidRPr="001F42D3" w:rsidRDefault="00424D92" w:rsidP="00947B25">
            <w:pPr>
              <w:pStyle w:val="TableEntryHeader"/>
              <w:keepLines/>
              <w:rPr>
                <w:rFonts w:ascii="Courier New" w:hAnsi="Courier New"/>
                <w:sz w:val="24"/>
              </w:rPr>
            </w:pPr>
            <w:r w:rsidRPr="001F42D3">
              <w:t xml:space="preserve">Comments </w:t>
            </w:r>
          </w:p>
        </w:tc>
      </w:tr>
      <w:tr w:rsidR="00424D92" w:rsidRPr="001F42D3" w14:paraId="0EC61BEC" w14:textId="77777777" w:rsidTr="00DE39CA">
        <w:trPr>
          <w:cantSplit/>
          <w:jc w:val="center"/>
        </w:trPr>
        <w:tc>
          <w:tcPr>
            <w:tcW w:w="1770" w:type="dxa"/>
          </w:tcPr>
          <w:p w14:paraId="3CD35906" w14:textId="77777777" w:rsidR="00424D92" w:rsidRPr="001F42D3" w:rsidRDefault="00424D92" w:rsidP="00947B25">
            <w:pPr>
              <w:pStyle w:val="TableEntry"/>
              <w:keepNext/>
              <w:keepLines/>
            </w:pPr>
            <w:r w:rsidRPr="001F42D3">
              <w:t>AL</w:t>
            </w:r>
          </w:p>
        </w:tc>
        <w:tc>
          <w:tcPr>
            <w:tcW w:w="2700" w:type="dxa"/>
          </w:tcPr>
          <w:p w14:paraId="130B0C08" w14:textId="77777777" w:rsidR="00424D92" w:rsidRPr="001F42D3" w:rsidRDefault="00424D92" w:rsidP="00947B25">
            <w:pPr>
              <w:pStyle w:val="TableEntry"/>
              <w:keepNext/>
              <w:keepLines/>
            </w:pPr>
            <w:r w:rsidRPr="001F42D3">
              <w:t>Always</w:t>
            </w:r>
          </w:p>
        </w:tc>
        <w:tc>
          <w:tcPr>
            <w:tcW w:w="4830" w:type="dxa"/>
          </w:tcPr>
          <w:p w14:paraId="29D94202" w14:textId="269419D2" w:rsidR="00424D92" w:rsidRPr="001F42D3" w:rsidRDefault="00424D92" w:rsidP="00947B25">
            <w:pPr>
              <w:pStyle w:val="TableEntry"/>
              <w:keepNext/>
              <w:keepLines/>
            </w:pPr>
            <w:r w:rsidRPr="001F42D3">
              <w:t xml:space="preserve">The sender </w:t>
            </w:r>
            <w:r w:rsidR="00F4205E" w:rsidRPr="001F42D3">
              <w:t>expects</w:t>
            </w:r>
            <w:r w:rsidRPr="001F42D3">
              <w:t xml:space="preserve"> to receive an application acknowledgement in addition to the accept acknowledgement.</w:t>
            </w:r>
            <w:r w:rsidR="009E470E" w:rsidRPr="001F42D3">
              <w:t xml:space="preserve"> This value shall be used in RGV^O15 messages.</w:t>
            </w:r>
          </w:p>
        </w:tc>
      </w:tr>
      <w:tr w:rsidR="00424D92" w:rsidRPr="001F42D3" w14:paraId="3EDB1333" w14:textId="77777777" w:rsidTr="00DE39CA">
        <w:trPr>
          <w:cantSplit/>
          <w:jc w:val="center"/>
        </w:trPr>
        <w:tc>
          <w:tcPr>
            <w:tcW w:w="1770" w:type="dxa"/>
          </w:tcPr>
          <w:p w14:paraId="6129F45D" w14:textId="77777777" w:rsidR="00424D92" w:rsidRPr="001F42D3" w:rsidRDefault="00424D92" w:rsidP="00947B25">
            <w:pPr>
              <w:pStyle w:val="TableEntry"/>
              <w:keepNext/>
              <w:keepLines/>
            </w:pPr>
            <w:r w:rsidRPr="001F42D3">
              <w:t xml:space="preserve">NE </w:t>
            </w:r>
          </w:p>
        </w:tc>
        <w:tc>
          <w:tcPr>
            <w:tcW w:w="2700" w:type="dxa"/>
          </w:tcPr>
          <w:p w14:paraId="21908681" w14:textId="77777777" w:rsidR="00424D92" w:rsidRPr="001F42D3" w:rsidRDefault="00424D92" w:rsidP="00947B25">
            <w:pPr>
              <w:pStyle w:val="TableEntry"/>
              <w:keepNext/>
              <w:keepLines/>
            </w:pPr>
            <w:r w:rsidRPr="001F42D3">
              <w:t xml:space="preserve">Never </w:t>
            </w:r>
          </w:p>
        </w:tc>
        <w:tc>
          <w:tcPr>
            <w:tcW w:w="4830" w:type="dxa"/>
          </w:tcPr>
          <w:p w14:paraId="4084B9DC" w14:textId="0F4110FB" w:rsidR="00424D92" w:rsidRPr="001F42D3" w:rsidRDefault="009E470E" w:rsidP="00947B25">
            <w:pPr>
              <w:pStyle w:val="TableEntry"/>
              <w:keepNext/>
              <w:keepLines/>
            </w:pPr>
            <w:r w:rsidRPr="001F42D3">
              <w:t>The sender does not expect to receive an application acknowledgement. This value shall be used in RRG^O16 messages.</w:t>
            </w:r>
          </w:p>
        </w:tc>
      </w:tr>
    </w:tbl>
    <w:p w14:paraId="633837E4" w14:textId="77777777" w:rsidR="00424D92" w:rsidRPr="001F42D3" w:rsidRDefault="00424D92" w:rsidP="001060A2">
      <w:pPr>
        <w:pStyle w:val="BodyText"/>
      </w:pPr>
    </w:p>
    <w:p w14:paraId="4EECD27B" w14:textId="50F1998F" w:rsidR="00424D92" w:rsidRPr="001F42D3" w:rsidRDefault="00424D92" w:rsidP="00123C7B">
      <w:pPr>
        <w:pStyle w:val="Heading5"/>
        <w:rPr>
          <w:noProof w:val="0"/>
        </w:rPr>
      </w:pPr>
      <w:bookmarkStart w:id="190" w:name="33442_PID_Patient_Identificati"/>
      <w:bookmarkStart w:id="191" w:name="_Toc401769776"/>
      <w:bookmarkStart w:id="192" w:name="_Toc214889665"/>
      <w:bookmarkEnd w:id="190"/>
      <w:r w:rsidRPr="001F42D3">
        <w:rPr>
          <w:noProof w:val="0"/>
        </w:rPr>
        <w:t>PID - Patient Identification Segment</w:t>
      </w:r>
      <w:bookmarkEnd w:id="191"/>
      <w:bookmarkEnd w:id="192"/>
    </w:p>
    <w:p w14:paraId="6E53A0D5" w14:textId="289426DF" w:rsidR="00424D92" w:rsidRPr="001F42D3" w:rsidRDefault="00424D92" w:rsidP="001060A2">
      <w:pPr>
        <w:pStyle w:val="BodyText"/>
      </w:pPr>
      <w:r w:rsidRPr="001F42D3">
        <w:t xml:space="preserve">The PID segment is used by all applications as the primary means of communicating patient identification information. This segment contains permanent patient identifying and demographic information that, for the most part, is not likely to change frequently. See </w:t>
      </w:r>
      <w:r w:rsidR="006D613E" w:rsidRPr="001F42D3">
        <w:t>HL7</w:t>
      </w:r>
      <w:r w:rsidR="00995105" w:rsidRPr="001F42D3">
        <w:t xml:space="preserve"> </w:t>
      </w:r>
      <w:r w:rsidRPr="001F42D3">
        <w:t>v2.</w:t>
      </w:r>
      <w:r w:rsidR="00B4782C">
        <w:t>8</w:t>
      </w:r>
      <w:r w:rsidR="00150927">
        <w:t>.1</w:t>
      </w:r>
      <w:r w:rsidRPr="001F42D3">
        <w:t xml:space="preserve">: chapter 3 (3.4.2). For PID usage in </w:t>
      </w:r>
      <w:r w:rsidR="006E73C1" w:rsidRPr="001F42D3">
        <w:t>IHE Devices Technical Framework</w:t>
      </w:r>
      <w:r w:rsidRPr="001F42D3">
        <w:t xml:space="preserve"> profiles, refer to Appendix B.5 of this volume.</w:t>
      </w:r>
    </w:p>
    <w:p w14:paraId="194DF7A7" w14:textId="00A2908C" w:rsidR="00424D92" w:rsidRPr="001F42D3" w:rsidRDefault="00424D92" w:rsidP="00123C7B">
      <w:pPr>
        <w:pStyle w:val="Heading5"/>
        <w:rPr>
          <w:noProof w:val="0"/>
        </w:rPr>
      </w:pPr>
      <w:bookmarkStart w:id="193" w:name="33443_PV1_Patient_Visit_Segmen"/>
      <w:bookmarkStart w:id="194" w:name="_Toc401769777"/>
      <w:bookmarkStart w:id="195" w:name="_Toc214889666"/>
      <w:bookmarkEnd w:id="193"/>
      <w:r w:rsidRPr="001F42D3">
        <w:rPr>
          <w:noProof w:val="0"/>
        </w:rPr>
        <w:t>PV1 Patient Visit Segment</w:t>
      </w:r>
      <w:bookmarkEnd w:id="194"/>
      <w:bookmarkEnd w:id="195"/>
    </w:p>
    <w:p w14:paraId="5F228746" w14:textId="77777777" w:rsidR="00424D92" w:rsidRPr="001F42D3" w:rsidRDefault="00424D92" w:rsidP="001060A2">
      <w:pPr>
        <w:pStyle w:val="BodyText"/>
      </w:pPr>
      <w:r w:rsidRPr="001F42D3">
        <w:t>The PV1 segment is used by Registration/Patient Administration applications to communicate information on an account or visit-specific basis. See Appendix B.6 for details.</w:t>
      </w:r>
    </w:p>
    <w:p w14:paraId="4AAC7ED1" w14:textId="0AA643ED" w:rsidR="00424D92" w:rsidRPr="001F42D3" w:rsidRDefault="00424D92" w:rsidP="00123C7B">
      <w:pPr>
        <w:pStyle w:val="Heading5"/>
        <w:rPr>
          <w:noProof w:val="0"/>
        </w:rPr>
      </w:pPr>
      <w:bookmarkStart w:id="196" w:name="33444_ORC_Common_Order_Segment"/>
      <w:bookmarkStart w:id="197" w:name="_Toc401769778"/>
      <w:bookmarkStart w:id="198" w:name="_Toc214889667"/>
      <w:bookmarkEnd w:id="196"/>
      <w:r w:rsidRPr="001F42D3">
        <w:rPr>
          <w:noProof w:val="0"/>
        </w:rPr>
        <w:t xml:space="preserve">ORC </w:t>
      </w:r>
      <w:r w:rsidR="00F76540" w:rsidRPr="001F42D3">
        <w:rPr>
          <w:rFonts w:eastAsia="MS Gothic"/>
          <w:noProof w:val="0"/>
        </w:rPr>
        <w:t>-</w:t>
      </w:r>
      <w:r w:rsidRPr="001F42D3">
        <w:rPr>
          <w:noProof w:val="0"/>
        </w:rPr>
        <w:t xml:space="preserve"> Common Order Segment</w:t>
      </w:r>
      <w:bookmarkEnd w:id="197"/>
      <w:bookmarkEnd w:id="198"/>
    </w:p>
    <w:p w14:paraId="5689F177" w14:textId="77777777" w:rsidR="00424D92" w:rsidRPr="001F42D3" w:rsidRDefault="00424D92" w:rsidP="001060A2">
      <w:pPr>
        <w:pStyle w:val="BodyText"/>
      </w:pPr>
      <w:r w:rsidRPr="001F42D3">
        <w:t>The Common Order segment (ORC) is used to transmit fields that are common to all orders (all types of services that are requested). See Appendix B.9 for details of usage in IHE PCD profiles.</w:t>
      </w:r>
    </w:p>
    <w:p w14:paraId="05013E65" w14:textId="0FA741C6" w:rsidR="00B11855" w:rsidRPr="001F42D3" w:rsidRDefault="003D003E" w:rsidP="00123C7B">
      <w:pPr>
        <w:pStyle w:val="Heading5"/>
        <w:rPr>
          <w:noProof w:val="0"/>
        </w:rPr>
      </w:pPr>
      <w:bookmarkStart w:id="199" w:name="33445_RXG_PharmacyTreatment_Gi"/>
      <w:bookmarkStart w:id="200" w:name="_Toc401769779"/>
      <w:bookmarkStart w:id="201" w:name="_Toc214889668"/>
      <w:bookmarkEnd w:id="199"/>
      <w:r w:rsidRPr="001F42D3">
        <w:rPr>
          <w:noProof w:val="0"/>
        </w:rPr>
        <w:t>RXG - Pharmacy/Treatment Give Segment</w:t>
      </w:r>
      <w:bookmarkEnd w:id="200"/>
      <w:bookmarkEnd w:id="201"/>
    </w:p>
    <w:p w14:paraId="331AD39E" w14:textId="0475634C" w:rsidR="00B11855" w:rsidRPr="001F42D3" w:rsidRDefault="003D003E" w:rsidP="00CF5627">
      <w:pPr>
        <w:pStyle w:val="TableTitle"/>
      </w:pPr>
      <w:r w:rsidRPr="001F42D3">
        <w:t>Table 3.3.4.4.</w:t>
      </w:r>
      <w:r w:rsidR="00805FC3" w:rsidRPr="001F42D3">
        <w:t>5</w:t>
      </w:r>
      <w:r w:rsidRPr="001F42D3">
        <w:t xml:space="preserve">-1: </w:t>
      </w:r>
      <w:r w:rsidR="006D613E" w:rsidRPr="001F42D3">
        <w:t>HL7</w:t>
      </w:r>
      <w:r w:rsidR="00995105" w:rsidRPr="001F42D3">
        <w:t xml:space="preserve"> </w:t>
      </w:r>
      <w:r w:rsidRPr="001F42D3">
        <w:t>Attribute Table – RXG – Pharmacy/Treatment Give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1"/>
        <w:gridCol w:w="908"/>
        <w:gridCol w:w="806"/>
        <w:gridCol w:w="990"/>
        <w:gridCol w:w="1168"/>
        <w:gridCol w:w="974"/>
        <w:gridCol w:w="1046"/>
        <w:gridCol w:w="2916"/>
      </w:tblGrid>
      <w:tr w:rsidR="003019C5" w:rsidRPr="001F42D3" w14:paraId="6BB550C9" w14:textId="77777777" w:rsidTr="00DE39CA">
        <w:trPr>
          <w:cantSplit/>
          <w:tblHeader/>
          <w:jc w:val="center"/>
        </w:trPr>
        <w:tc>
          <w:tcPr>
            <w:tcW w:w="811" w:type="dxa"/>
            <w:shd w:val="clear" w:color="auto" w:fill="D9D9D9"/>
          </w:tcPr>
          <w:p w14:paraId="27352E3D" w14:textId="77777777" w:rsidR="00B11855" w:rsidRPr="001F42D3" w:rsidRDefault="003D003E" w:rsidP="001E1150">
            <w:pPr>
              <w:pStyle w:val="TableEntryHeader"/>
            </w:pPr>
            <w:r w:rsidRPr="001F42D3">
              <w:t>SEQ</w:t>
            </w:r>
          </w:p>
        </w:tc>
        <w:tc>
          <w:tcPr>
            <w:tcW w:w="908" w:type="dxa"/>
            <w:shd w:val="clear" w:color="auto" w:fill="D9D9D9"/>
          </w:tcPr>
          <w:p w14:paraId="3E3BABD5" w14:textId="77777777" w:rsidR="00B11855" w:rsidRPr="001F42D3" w:rsidRDefault="003D003E" w:rsidP="001E1150">
            <w:pPr>
              <w:pStyle w:val="TableEntryHeader"/>
            </w:pPr>
            <w:r w:rsidRPr="001F42D3">
              <w:t>LEN</w:t>
            </w:r>
          </w:p>
        </w:tc>
        <w:tc>
          <w:tcPr>
            <w:tcW w:w="806" w:type="dxa"/>
            <w:shd w:val="clear" w:color="auto" w:fill="D9D9D9"/>
          </w:tcPr>
          <w:p w14:paraId="123BE3C5" w14:textId="77777777" w:rsidR="00B11855" w:rsidRPr="001F42D3" w:rsidRDefault="003D003E" w:rsidP="001E1150">
            <w:pPr>
              <w:pStyle w:val="TableEntryHeader"/>
            </w:pPr>
            <w:r w:rsidRPr="001F42D3">
              <w:t>DT</w:t>
            </w:r>
          </w:p>
        </w:tc>
        <w:tc>
          <w:tcPr>
            <w:tcW w:w="990" w:type="dxa"/>
            <w:shd w:val="clear" w:color="auto" w:fill="D9D9D9"/>
          </w:tcPr>
          <w:p w14:paraId="1E9DCACB" w14:textId="77777777" w:rsidR="00B11855" w:rsidRPr="001F42D3" w:rsidRDefault="003D003E" w:rsidP="001E1150">
            <w:pPr>
              <w:pStyle w:val="TableEntryHeader"/>
            </w:pPr>
            <w:r w:rsidRPr="001F42D3">
              <w:t>Usage</w:t>
            </w:r>
          </w:p>
        </w:tc>
        <w:tc>
          <w:tcPr>
            <w:tcW w:w="1168" w:type="dxa"/>
            <w:shd w:val="clear" w:color="auto" w:fill="D9D9D9"/>
          </w:tcPr>
          <w:p w14:paraId="26799980" w14:textId="77777777" w:rsidR="00B11855" w:rsidRPr="001F42D3" w:rsidRDefault="003D003E" w:rsidP="001E1150">
            <w:pPr>
              <w:pStyle w:val="TableEntryHeader"/>
            </w:pPr>
            <w:r w:rsidRPr="001F42D3">
              <w:t>Card.</w:t>
            </w:r>
          </w:p>
        </w:tc>
        <w:tc>
          <w:tcPr>
            <w:tcW w:w="974" w:type="dxa"/>
            <w:shd w:val="clear" w:color="auto" w:fill="D9D9D9"/>
          </w:tcPr>
          <w:p w14:paraId="22028F7B" w14:textId="77777777" w:rsidR="00B11855" w:rsidRPr="001F42D3" w:rsidRDefault="003D003E" w:rsidP="001E1150">
            <w:pPr>
              <w:pStyle w:val="TableEntryHeader"/>
            </w:pPr>
            <w:r w:rsidRPr="001F42D3">
              <w:t>TBL#</w:t>
            </w:r>
          </w:p>
        </w:tc>
        <w:tc>
          <w:tcPr>
            <w:tcW w:w="1046" w:type="dxa"/>
            <w:shd w:val="clear" w:color="auto" w:fill="D9D9D9"/>
          </w:tcPr>
          <w:p w14:paraId="57471C34" w14:textId="77777777" w:rsidR="00B11855" w:rsidRPr="001F42D3" w:rsidRDefault="003D003E" w:rsidP="001E1150">
            <w:pPr>
              <w:pStyle w:val="TableEntryHeader"/>
            </w:pPr>
            <w:r w:rsidRPr="001F42D3">
              <w:t>ITEM #</w:t>
            </w:r>
          </w:p>
        </w:tc>
        <w:tc>
          <w:tcPr>
            <w:tcW w:w="2916" w:type="dxa"/>
            <w:shd w:val="clear" w:color="auto" w:fill="D9D9D9"/>
          </w:tcPr>
          <w:p w14:paraId="5E11CB69" w14:textId="77777777" w:rsidR="00B11855" w:rsidRPr="001F42D3" w:rsidRDefault="003D003E" w:rsidP="001E1150">
            <w:pPr>
              <w:pStyle w:val="TableEntryHeader"/>
            </w:pPr>
            <w:r w:rsidRPr="001F42D3">
              <w:t>ELEMENT NAME</w:t>
            </w:r>
          </w:p>
        </w:tc>
      </w:tr>
      <w:tr w:rsidR="00C40FD5" w:rsidRPr="001F42D3" w14:paraId="3EC998C2" w14:textId="77777777" w:rsidTr="006C0E8E">
        <w:trPr>
          <w:cantSplit/>
          <w:jc w:val="center"/>
        </w:trPr>
        <w:tc>
          <w:tcPr>
            <w:tcW w:w="811" w:type="dxa"/>
          </w:tcPr>
          <w:p w14:paraId="25E92077" w14:textId="77777777" w:rsidR="00B11855" w:rsidRPr="001F42D3" w:rsidRDefault="003D003E" w:rsidP="001E1150">
            <w:pPr>
              <w:pStyle w:val="TableEntry"/>
            </w:pPr>
            <w:r w:rsidRPr="001F42D3">
              <w:t>1</w:t>
            </w:r>
          </w:p>
        </w:tc>
        <w:tc>
          <w:tcPr>
            <w:tcW w:w="908" w:type="dxa"/>
          </w:tcPr>
          <w:p w14:paraId="7B8F2901" w14:textId="77777777" w:rsidR="00B11855" w:rsidRPr="001F42D3" w:rsidRDefault="003D003E" w:rsidP="001E1150">
            <w:pPr>
              <w:pStyle w:val="TableEntry"/>
            </w:pPr>
            <w:r w:rsidRPr="001F42D3">
              <w:t>4</w:t>
            </w:r>
          </w:p>
        </w:tc>
        <w:tc>
          <w:tcPr>
            <w:tcW w:w="806" w:type="dxa"/>
          </w:tcPr>
          <w:p w14:paraId="3E24F8E9" w14:textId="77777777" w:rsidR="00B11855" w:rsidRPr="001F42D3" w:rsidRDefault="003D003E" w:rsidP="001E1150">
            <w:pPr>
              <w:pStyle w:val="TableEntry"/>
            </w:pPr>
            <w:r w:rsidRPr="001F42D3">
              <w:t>NM</w:t>
            </w:r>
          </w:p>
        </w:tc>
        <w:tc>
          <w:tcPr>
            <w:tcW w:w="990" w:type="dxa"/>
          </w:tcPr>
          <w:p w14:paraId="2B6DCBB4" w14:textId="77777777" w:rsidR="00B11855" w:rsidRPr="001F42D3" w:rsidRDefault="003D003E" w:rsidP="001E1150">
            <w:pPr>
              <w:pStyle w:val="TableEntry"/>
            </w:pPr>
            <w:r w:rsidRPr="001F42D3">
              <w:t>R</w:t>
            </w:r>
          </w:p>
        </w:tc>
        <w:tc>
          <w:tcPr>
            <w:tcW w:w="1168" w:type="dxa"/>
          </w:tcPr>
          <w:p w14:paraId="2E2C6FB0" w14:textId="77777777" w:rsidR="00B11855" w:rsidRPr="001F42D3" w:rsidRDefault="003D003E" w:rsidP="001E1150">
            <w:pPr>
              <w:pStyle w:val="TableEntry"/>
            </w:pPr>
            <w:r w:rsidRPr="001F42D3">
              <w:t>[1..1]</w:t>
            </w:r>
          </w:p>
        </w:tc>
        <w:tc>
          <w:tcPr>
            <w:tcW w:w="974" w:type="dxa"/>
          </w:tcPr>
          <w:p w14:paraId="79C58EB9" w14:textId="77777777" w:rsidR="00B11855" w:rsidRPr="001F42D3" w:rsidRDefault="00B11855" w:rsidP="00DF61EC">
            <w:pPr>
              <w:pStyle w:val="TableEntry"/>
            </w:pPr>
          </w:p>
        </w:tc>
        <w:tc>
          <w:tcPr>
            <w:tcW w:w="1046" w:type="dxa"/>
          </w:tcPr>
          <w:p w14:paraId="2B013C9B" w14:textId="77777777" w:rsidR="00B11855" w:rsidRPr="001F42D3" w:rsidRDefault="003D003E" w:rsidP="001E1150">
            <w:pPr>
              <w:pStyle w:val="TableEntry"/>
            </w:pPr>
            <w:r w:rsidRPr="001F42D3">
              <w:t>00342</w:t>
            </w:r>
          </w:p>
        </w:tc>
        <w:tc>
          <w:tcPr>
            <w:tcW w:w="2916" w:type="dxa"/>
          </w:tcPr>
          <w:p w14:paraId="697EC146" w14:textId="77777777" w:rsidR="00B11855" w:rsidRPr="001F42D3" w:rsidRDefault="003D003E" w:rsidP="001E1150">
            <w:pPr>
              <w:pStyle w:val="TableEntry"/>
            </w:pPr>
            <w:r w:rsidRPr="001F42D3">
              <w:t>Give Sub-ID Counter</w:t>
            </w:r>
          </w:p>
        </w:tc>
      </w:tr>
      <w:tr w:rsidR="00C40FD5" w:rsidRPr="001F42D3" w14:paraId="3A5E0DE5" w14:textId="77777777" w:rsidTr="006C0E8E">
        <w:trPr>
          <w:cantSplit/>
          <w:jc w:val="center"/>
        </w:trPr>
        <w:tc>
          <w:tcPr>
            <w:tcW w:w="811" w:type="dxa"/>
          </w:tcPr>
          <w:p w14:paraId="56F62DC1" w14:textId="77777777" w:rsidR="00B11855" w:rsidRPr="001F42D3" w:rsidRDefault="003D003E" w:rsidP="001E1150">
            <w:pPr>
              <w:pStyle w:val="TableEntry"/>
            </w:pPr>
            <w:r w:rsidRPr="001F42D3">
              <w:t>2</w:t>
            </w:r>
          </w:p>
        </w:tc>
        <w:tc>
          <w:tcPr>
            <w:tcW w:w="908" w:type="dxa"/>
          </w:tcPr>
          <w:p w14:paraId="3D4638CE" w14:textId="77777777" w:rsidR="00B11855" w:rsidRPr="001F42D3" w:rsidRDefault="003D003E" w:rsidP="001E1150">
            <w:pPr>
              <w:pStyle w:val="TableEntry"/>
            </w:pPr>
            <w:r w:rsidRPr="001F42D3">
              <w:t>4</w:t>
            </w:r>
          </w:p>
        </w:tc>
        <w:tc>
          <w:tcPr>
            <w:tcW w:w="806" w:type="dxa"/>
          </w:tcPr>
          <w:p w14:paraId="49FDFBB2" w14:textId="77777777" w:rsidR="00B11855" w:rsidRPr="001F42D3" w:rsidRDefault="003D003E" w:rsidP="001E1150">
            <w:pPr>
              <w:pStyle w:val="TableEntry"/>
            </w:pPr>
            <w:r w:rsidRPr="001F42D3">
              <w:t>NM</w:t>
            </w:r>
          </w:p>
        </w:tc>
        <w:tc>
          <w:tcPr>
            <w:tcW w:w="990" w:type="dxa"/>
          </w:tcPr>
          <w:p w14:paraId="2FADB2BB" w14:textId="77777777" w:rsidR="00B11855" w:rsidRPr="001F42D3" w:rsidRDefault="003D003E" w:rsidP="001E1150">
            <w:pPr>
              <w:pStyle w:val="TableEntry"/>
            </w:pPr>
            <w:r w:rsidRPr="001F42D3">
              <w:t>RE</w:t>
            </w:r>
          </w:p>
        </w:tc>
        <w:tc>
          <w:tcPr>
            <w:tcW w:w="1168" w:type="dxa"/>
          </w:tcPr>
          <w:p w14:paraId="35AE8C52" w14:textId="77777777" w:rsidR="00B11855" w:rsidRPr="001F42D3" w:rsidRDefault="003D003E" w:rsidP="001E1150">
            <w:pPr>
              <w:pStyle w:val="TableEntry"/>
            </w:pPr>
            <w:r w:rsidRPr="001F42D3">
              <w:t>[0..1]</w:t>
            </w:r>
          </w:p>
        </w:tc>
        <w:tc>
          <w:tcPr>
            <w:tcW w:w="974" w:type="dxa"/>
          </w:tcPr>
          <w:p w14:paraId="0449FE35" w14:textId="77777777" w:rsidR="00B11855" w:rsidRPr="001F42D3" w:rsidRDefault="00B11855" w:rsidP="00DF61EC">
            <w:pPr>
              <w:pStyle w:val="TableEntry"/>
            </w:pPr>
          </w:p>
        </w:tc>
        <w:tc>
          <w:tcPr>
            <w:tcW w:w="1046" w:type="dxa"/>
          </w:tcPr>
          <w:p w14:paraId="25A9F79F" w14:textId="77777777" w:rsidR="00B11855" w:rsidRPr="001F42D3" w:rsidRDefault="003D003E" w:rsidP="001E1150">
            <w:pPr>
              <w:pStyle w:val="TableEntry"/>
            </w:pPr>
            <w:r w:rsidRPr="001F42D3">
              <w:t>00334</w:t>
            </w:r>
          </w:p>
        </w:tc>
        <w:tc>
          <w:tcPr>
            <w:tcW w:w="2916" w:type="dxa"/>
          </w:tcPr>
          <w:p w14:paraId="048D435E" w14:textId="77777777" w:rsidR="00B11855" w:rsidRPr="001F42D3" w:rsidRDefault="003D003E" w:rsidP="001E1150">
            <w:pPr>
              <w:pStyle w:val="TableEntry"/>
            </w:pPr>
            <w:r w:rsidRPr="001F42D3">
              <w:t>Dispense Sub-ID Counter</w:t>
            </w:r>
          </w:p>
        </w:tc>
      </w:tr>
      <w:tr w:rsidR="00C40FD5" w:rsidRPr="001F42D3" w14:paraId="1C7A19C3" w14:textId="77777777" w:rsidTr="00D62951">
        <w:trPr>
          <w:cantSplit/>
          <w:jc w:val="center"/>
        </w:trPr>
        <w:tc>
          <w:tcPr>
            <w:tcW w:w="811" w:type="dxa"/>
          </w:tcPr>
          <w:p w14:paraId="4547CC21" w14:textId="77777777" w:rsidR="00B11855" w:rsidRPr="001F42D3" w:rsidRDefault="003D003E" w:rsidP="001E1150">
            <w:pPr>
              <w:pStyle w:val="TableEntry"/>
            </w:pPr>
            <w:r w:rsidRPr="001F42D3">
              <w:t>3</w:t>
            </w:r>
          </w:p>
        </w:tc>
        <w:tc>
          <w:tcPr>
            <w:tcW w:w="908" w:type="dxa"/>
          </w:tcPr>
          <w:p w14:paraId="6E6EE1D5" w14:textId="77777777" w:rsidR="00B11855" w:rsidRPr="001F42D3" w:rsidRDefault="003D003E" w:rsidP="001E1150">
            <w:pPr>
              <w:pStyle w:val="TableEntry"/>
            </w:pPr>
            <w:r w:rsidRPr="001F42D3">
              <w:t>705</w:t>
            </w:r>
          </w:p>
        </w:tc>
        <w:tc>
          <w:tcPr>
            <w:tcW w:w="806" w:type="dxa"/>
          </w:tcPr>
          <w:p w14:paraId="2EDA8C09" w14:textId="77777777" w:rsidR="00B11855" w:rsidRPr="001F42D3" w:rsidRDefault="003D003E" w:rsidP="001E1150">
            <w:pPr>
              <w:pStyle w:val="TableEntry"/>
            </w:pPr>
            <w:r w:rsidRPr="001F42D3">
              <w:t>TQ</w:t>
            </w:r>
          </w:p>
        </w:tc>
        <w:tc>
          <w:tcPr>
            <w:tcW w:w="990" w:type="dxa"/>
          </w:tcPr>
          <w:p w14:paraId="113AFF3A" w14:textId="77777777" w:rsidR="00B11855" w:rsidRPr="001F42D3" w:rsidRDefault="003D003E" w:rsidP="001E1150">
            <w:pPr>
              <w:pStyle w:val="TableEntry"/>
            </w:pPr>
            <w:r w:rsidRPr="001F42D3">
              <w:t>X</w:t>
            </w:r>
          </w:p>
        </w:tc>
        <w:tc>
          <w:tcPr>
            <w:tcW w:w="1168" w:type="dxa"/>
          </w:tcPr>
          <w:p w14:paraId="1F5E1243" w14:textId="77777777" w:rsidR="00B11855" w:rsidRPr="001F42D3" w:rsidRDefault="003D003E" w:rsidP="001E1150">
            <w:pPr>
              <w:pStyle w:val="TableEntry"/>
            </w:pPr>
            <w:r w:rsidRPr="001F42D3">
              <w:t>[0..0]</w:t>
            </w:r>
          </w:p>
        </w:tc>
        <w:tc>
          <w:tcPr>
            <w:tcW w:w="974" w:type="dxa"/>
          </w:tcPr>
          <w:p w14:paraId="76EF6509" w14:textId="77777777" w:rsidR="00B11855" w:rsidRPr="001F42D3" w:rsidRDefault="00B11855" w:rsidP="00DF61EC">
            <w:pPr>
              <w:pStyle w:val="TableEntry"/>
            </w:pPr>
          </w:p>
        </w:tc>
        <w:tc>
          <w:tcPr>
            <w:tcW w:w="1046" w:type="dxa"/>
          </w:tcPr>
          <w:p w14:paraId="5903FC29" w14:textId="77777777" w:rsidR="00B11855" w:rsidRPr="001F42D3" w:rsidRDefault="003D003E" w:rsidP="001E1150">
            <w:pPr>
              <w:pStyle w:val="TableEntry"/>
            </w:pPr>
            <w:r w:rsidRPr="001F42D3">
              <w:t>00221</w:t>
            </w:r>
          </w:p>
        </w:tc>
        <w:tc>
          <w:tcPr>
            <w:tcW w:w="2916" w:type="dxa"/>
          </w:tcPr>
          <w:p w14:paraId="08ED8E55" w14:textId="77777777" w:rsidR="00B11855" w:rsidRPr="001F42D3" w:rsidRDefault="003D003E" w:rsidP="001E1150">
            <w:pPr>
              <w:pStyle w:val="TableEntry"/>
            </w:pPr>
            <w:r w:rsidRPr="001F42D3">
              <w:t>Quantity/Timing</w:t>
            </w:r>
          </w:p>
        </w:tc>
      </w:tr>
      <w:tr w:rsidR="00C40FD5" w:rsidRPr="001F42D3" w14:paraId="2174CE8A" w14:textId="77777777" w:rsidTr="006C0E8E">
        <w:trPr>
          <w:cantSplit/>
          <w:jc w:val="center"/>
        </w:trPr>
        <w:tc>
          <w:tcPr>
            <w:tcW w:w="811" w:type="dxa"/>
          </w:tcPr>
          <w:p w14:paraId="133B213D" w14:textId="77777777" w:rsidR="00B11855" w:rsidRPr="001F42D3" w:rsidRDefault="003D003E" w:rsidP="001E1150">
            <w:pPr>
              <w:pStyle w:val="TableEntry"/>
            </w:pPr>
            <w:r w:rsidRPr="001F42D3">
              <w:t>4</w:t>
            </w:r>
          </w:p>
        </w:tc>
        <w:tc>
          <w:tcPr>
            <w:tcW w:w="908" w:type="dxa"/>
          </w:tcPr>
          <w:p w14:paraId="5E76DB01" w14:textId="52CF2BAB" w:rsidR="00B11855" w:rsidRPr="001F42D3" w:rsidRDefault="003D003E" w:rsidP="001E1150">
            <w:pPr>
              <w:pStyle w:val="TableEntry"/>
            </w:pPr>
            <w:r w:rsidRPr="001F42D3">
              <w:t>705</w:t>
            </w:r>
          </w:p>
        </w:tc>
        <w:tc>
          <w:tcPr>
            <w:tcW w:w="806" w:type="dxa"/>
          </w:tcPr>
          <w:p w14:paraId="10BC97E6" w14:textId="77777777" w:rsidR="00B11855" w:rsidRPr="001F42D3" w:rsidRDefault="003D003E" w:rsidP="001E1150">
            <w:pPr>
              <w:pStyle w:val="TableEntry"/>
            </w:pPr>
            <w:r w:rsidRPr="001F42D3">
              <w:t>CWE</w:t>
            </w:r>
          </w:p>
        </w:tc>
        <w:tc>
          <w:tcPr>
            <w:tcW w:w="990" w:type="dxa"/>
          </w:tcPr>
          <w:p w14:paraId="2E1C0090" w14:textId="77777777" w:rsidR="00B11855" w:rsidRPr="001F42D3" w:rsidRDefault="003D003E" w:rsidP="001E1150">
            <w:pPr>
              <w:pStyle w:val="TableEntry"/>
            </w:pPr>
            <w:r w:rsidRPr="001F42D3">
              <w:t>R</w:t>
            </w:r>
          </w:p>
        </w:tc>
        <w:tc>
          <w:tcPr>
            <w:tcW w:w="1168" w:type="dxa"/>
          </w:tcPr>
          <w:p w14:paraId="034E5C06" w14:textId="77777777" w:rsidR="00B11855" w:rsidRPr="001F42D3" w:rsidRDefault="003D003E" w:rsidP="001E1150">
            <w:pPr>
              <w:pStyle w:val="TableEntry"/>
            </w:pPr>
            <w:r w:rsidRPr="001F42D3">
              <w:t>[1..1]</w:t>
            </w:r>
          </w:p>
        </w:tc>
        <w:tc>
          <w:tcPr>
            <w:tcW w:w="974" w:type="dxa"/>
          </w:tcPr>
          <w:p w14:paraId="702CFF22" w14:textId="77777777" w:rsidR="00B11855" w:rsidRPr="001F42D3" w:rsidRDefault="003D003E" w:rsidP="00DF61EC">
            <w:pPr>
              <w:pStyle w:val="TableEntry"/>
            </w:pPr>
            <w:r w:rsidRPr="001F42D3">
              <w:t>0292</w:t>
            </w:r>
          </w:p>
        </w:tc>
        <w:tc>
          <w:tcPr>
            <w:tcW w:w="1046" w:type="dxa"/>
          </w:tcPr>
          <w:p w14:paraId="0944BAF6" w14:textId="77777777" w:rsidR="00B11855" w:rsidRPr="001F42D3" w:rsidRDefault="003D003E" w:rsidP="001E1150">
            <w:pPr>
              <w:pStyle w:val="TableEntry"/>
            </w:pPr>
            <w:r w:rsidRPr="001F42D3">
              <w:t>00317</w:t>
            </w:r>
          </w:p>
        </w:tc>
        <w:tc>
          <w:tcPr>
            <w:tcW w:w="2916" w:type="dxa"/>
          </w:tcPr>
          <w:p w14:paraId="2CC5204C" w14:textId="77777777" w:rsidR="00B11855" w:rsidRPr="001F42D3" w:rsidRDefault="003D003E" w:rsidP="001E1150">
            <w:pPr>
              <w:pStyle w:val="TableEntry"/>
            </w:pPr>
            <w:r w:rsidRPr="001F42D3">
              <w:t>Give Code</w:t>
            </w:r>
          </w:p>
        </w:tc>
      </w:tr>
      <w:tr w:rsidR="00C40FD5" w:rsidRPr="001F42D3" w14:paraId="404C1B80" w14:textId="77777777" w:rsidTr="006C0E8E">
        <w:trPr>
          <w:cantSplit/>
          <w:jc w:val="center"/>
        </w:trPr>
        <w:tc>
          <w:tcPr>
            <w:tcW w:w="811" w:type="dxa"/>
          </w:tcPr>
          <w:p w14:paraId="19245030" w14:textId="77777777" w:rsidR="00B11855" w:rsidRPr="001F42D3" w:rsidRDefault="003D003E" w:rsidP="001E1150">
            <w:pPr>
              <w:pStyle w:val="TableEntry"/>
            </w:pPr>
            <w:r w:rsidRPr="001F42D3">
              <w:t>5</w:t>
            </w:r>
          </w:p>
        </w:tc>
        <w:tc>
          <w:tcPr>
            <w:tcW w:w="908" w:type="dxa"/>
          </w:tcPr>
          <w:p w14:paraId="212502ED" w14:textId="77777777" w:rsidR="00B11855" w:rsidRPr="001F42D3" w:rsidRDefault="003D003E" w:rsidP="001E1150">
            <w:pPr>
              <w:pStyle w:val="TableEntry"/>
            </w:pPr>
            <w:r w:rsidRPr="001F42D3">
              <w:t>20</w:t>
            </w:r>
          </w:p>
        </w:tc>
        <w:tc>
          <w:tcPr>
            <w:tcW w:w="806" w:type="dxa"/>
          </w:tcPr>
          <w:p w14:paraId="23EE0E7F" w14:textId="77777777" w:rsidR="00B11855" w:rsidRPr="001F42D3" w:rsidRDefault="003D003E" w:rsidP="001E1150">
            <w:pPr>
              <w:pStyle w:val="TableEntry"/>
            </w:pPr>
            <w:r w:rsidRPr="001F42D3">
              <w:t>NM</w:t>
            </w:r>
          </w:p>
        </w:tc>
        <w:tc>
          <w:tcPr>
            <w:tcW w:w="990" w:type="dxa"/>
          </w:tcPr>
          <w:p w14:paraId="7EAEF427" w14:textId="77777777" w:rsidR="00B11855" w:rsidRPr="001F42D3" w:rsidRDefault="003D003E" w:rsidP="001E1150">
            <w:pPr>
              <w:pStyle w:val="TableEntry"/>
            </w:pPr>
            <w:r w:rsidRPr="001F42D3">
              <w:t>CE</w:t>
            </w:r>
          </w:p>
        </w:tc>
        <w:tc>
          <w:tcPr>
            <w:tcW w:w="1168" w:type="dxa"/>
          </w:tcPr>
          <w:p w14:paraId="18D96A17" w14:textId="77777777" w:rsidR="00B11855" w:rsidRPr="001F42D3" w:rsidRDefault="00947B25" w:rsidP="00DE39CA">
            <w:pPr>
              <w:pStyle w:val="TableEntry"/>
            </w:pPr>
            <w:r w:rsidRPr="001F42D3">
              <w:t xml:space="preserve">  [</w:t>
            </w:r>
            <w:r w:rsidR="003D003E" w:rsidRPr="001F42D3">
              <w:t>0..1]</w:t>
            </w:r>
          </w:p>
        </w:tc>
        <w:tc>
          <w:tcPr>
            <w:tcW w:w="974" w:type="dxa"/>
          </w:tcPr>
          <w:p w14:paraId="67C7B9D0" w14:textId="77777777" w:rsidR="00B11855" w:rsidRPr="001F42D3" w:rsidRDefault="00B11855" w:rsidP="00DF61EC">
            <w:pPr>
              <w:pStyle w:val="TableEntry"/>
            </w:pPr>
          </w:p>
        </w:tc>
        <w:tc>
          <w:tcPr>
            <w:tcW w:w="1046" w:type="dxa"/>
          </w:tcPr>
          <w:p w14:paraId="74304902" w14:textId="77777777" w:rsidR="00B11855" w:rsidRPr="001F42D3" w:rsidRDefault="003D003E" w:rsidP="001E1150">
            <w:pPr>
              <w:pStyle w:val="TableEntry"/>
            </w:pPr>
            <w:r w:rsidRPr="001F42D3">
              <w:t>00318</w:t>
            </w:r>
          </w:p>
        </w:tc>
        <w:tc>
          <w:tcPr>
            <w:tcW w:w="2916" w:type="dxa"/>
          </w:tcPr>
          <w:p w14:paraId="7B6DD9DE" w14:textId="77777777" w:rsidR="00B11855" w:rsidRPr="001F42D3" w:rsidRDefault="003D003E" w:rsidP="001E1150">
            <w:pPr>
              <w:pStyle w:val="TableEntry"/>
            </w:pPr>
            <w:r w:rsidRPr="001F42D3">
              <w:t>Give Amount - Minimum</w:t>
            </w:r>
          </w:p>
        </w:tc>
      </w:tr>
      <w:tr w:rsidR="00C40FD5" w:rsidRPr="001F42D3" w14:paraId="79BEDC60" w14:textId="77777777" w:rsidTr="006C0E8E">
        <w:trPr>
          <w:cantSplit/>
          <w:jc w:val="center"/>
        </w:trPr>
        <w:tc>
          <w:tcPr>
            <w:tcW w:w="811" w:type="dxa"/>
          </w:tcPr>
          <w:p w14:paraId="42C7CF19" w14:textId="77777777" w:rsidR="00B11855" w:rsidRPr="001F42D3" w:rsidRDefault="003D003E" w:rsidP="001E1150">
            <w:pPr>
              <w:pStyle w:val="TableEntry"/>
            </w:pPr>
            <w:r w:rsidRPr="001F42D3">
              <w:t>6</w:t>
            </w:r>
          </w:p>
        </w:tc>
        <w:tc>
          <w:tcPr>
            <w:tcW w:w="908" w:type="dxa"/>
          </w:tcPr>
          <w:p w14:paraId="0660C482" w14:textId="77777777" w:rsidR="00B11855" w:rsidRPr="001F42D3" w:rsidRDefault="003D003E" w:rsidP="001E1150">
            <w:pPr>
              <w:pStyle w:val="TableEntry"/>
            </w:pPr>
            <w:r w:rsidRPr="001F42D3">
              <w:t>20</w:t>
            </w:r>
          </w:p>
        </w:tc>
        <w:tc>
          <w:tcPr>
            <w:tcW w:w="806" w:type="dxa"/>
          </w:tcPr>
          <w:p w14:paraId="495F5B36" w14:textId="77777777" w:rsidR="00B11855" w:rsidRPr="001F42D3" w:rsidRDefault="003D003E" w:rsidP="001E1150">
            <w:pPr>
              <w:pStyle w:val="TableEntry"/>
            </w:pPr>
            <w:r w:rsidRPr="001F42D3">
              <w:t>NM</w:t>
            </w:r>
          </w:p>
        </w:tc>
        <w:tc>
          <w:tcPr>
            <w:tcW w:w="990" w:type="dxa"/>
          </w:tcPr>
          <w:p w14:paraId="6A3AF1FE" w14:textId="77777777" w:rsidR="00B11855" w:rsidRPr="001F42D3" w:rsidRDefault="003D003E" w:rsidP="001E1150">
            <w:pPr>
              <w:pStyle w:val="TableEntry"/>
            </w:pPr>
            <w:r w:rsidRPr="001F42D3">
              <w:t>RE</w:t>
            </w:r>
          </w:p>
        </w:tc>
        <w:tc>
          <w:tcPr>
            <w:tcW w:w="1168" w:type="dxa"/>
          </w:tcPr>
          <w:p w14:paraId="72629322" w14:textId="77777777" w:rsidR="00B11855" w:rsidRPr="001F42D3" w:rsidRDefault="003D003E" w:rsidP="001E1150">
            <w:pPr>
              <w:pStyle w:val="TableEntry"/>
            </w:pPr>
            <w:r w:rsidRPr="001F42D3">
              <w:t>[0..1]</w:t>
            </w:r>
          </w:p>
        </w:tc>
        <w:tc>
          <w:tcPr>
            <w:tcW w:w="974" w:type="dxa"/>
          </w:tcPr>
          <w:p w14:paraId="4AB374D7" w14:textId="77777777" w:rsidR="00B11855" w:rsidRPr="001F42D3" w:rsidRDefault="00B11855" w:rsidP="00DF61EC">
            <w:pPr>
              <w:pStyle w:val="TableEntry"/>
            </w:pPr>
          </w:p>
        </w:tc>
        <w:tc>
          <w:tcPr>
            <w:tcW w:w="1046" w:type="dxa"/>
          </w:tcPr>
          <w:p w14:paraId="61962EC0" w14:textId="77777777" w:rsidR="00B11855" w:rsidRPr="001F42D3" w:rsidRDefault="003D003E" w:rsidP="001E1150">
            <w:pPr>
              <w:pStyle w:val="TableEntry"/>
            </w:pPr>
            <w:r w:rsidRPr="001F42D3">
              <w:t>00319</w:t>
            </w:r>
          </w:p>
        </w:tc>
        <w:tc>
          <w:tcPr>
            <w:tcW w:w="2916" w:type="dxa"/>
          </w:tcPr>
          <w:p w14:paraId="598C6300" w14:textId="77777777" w:rsidR="00B11855" w:rsidRPr="001F42D3" w:rsidRDefault="003D003E" w:rsidP="001E1150">
            <w:pPr>
              <w:pStyle w:val="TableEntry"/>
            </w:pPr>
            <w:r w:rsidRPr="001F42D3">
              <w:t>Give Amount - Maximum</w:t>
            </w:r>
          </w:p>
        </w:tc>
      </w:tr>
      <w:tr w:rsidR="00C40FD5" w:rsidRPr="001F42D3" w14:paraId="01ED1E72" w14:textId="77777777" w:rsidTr="006C0E8E">
        <w:trPr>
          <w:cantSplit/>
          <w:jc w:val="center"/>
        </w:trPr>
        <w:tc>
          <w:tcPr>
            <w:tcW w:w="811" w:type="dxa"/>
          </w:tcPr>
          <w:p w14:paraId="2A1945DD" w14:textId="77777777" w:rsidR="00B11855" w:rsidRPr="001F42D3" w:rsidRDefault="003D003E" w:rsidP="001E1150">
            <w:pPr>
              <w:pStyle w:val="TableEntry"/>
            </w:pPr>
            <w:r w:rsidRPr="001F42D3">
              <w:lastRenderedPageBreak/>
              <w:t>7</w:t>
            </w:r>
          </w:p>
        </w:tc>
        <w:tc>
          <w:tcPr>
            <w:tcW w:w="908" w:type="dxa"/>
          </w:tcPr>
          <w:p w14:paraId="2699F3D9" w14:textId="77777777" w:rsidR="00B11855" w:rsidRPr="001F42D3" w:rsidRDefault="003D003E" w:rsidP="001E1150">
            <w:pPr>
              <w:pStyle w:val="TableEntry"/>
            </w:pPr>
            <w:r w:rsidRPr="001F42D3">
              <w:t>705</w:t>
            </w:r>
          </w:p>
        </w:tc>
        <w:tc>
          <w:tcPr>
            <w:tcW w:w="806" w:type="dxa"/>
          </w:tcPr>
          <w:p w14:paraId="7B2C8706" w14:textId="77777777" w:rsidR="00B11855" w:rsidRPr="001F42D3" w:rsidRDefault="003D003E" w:rsidP="001E1150">
            <w:pPr>
              <w:pStyle w:val="TableEntry"/>
            </w:pPr>
            <w:r w:rsidRPr="001F42D3">
              <w:t>CWE</w:t>
            </w:r>
          </w:p>
        </w:tc>
        <w:tc>
          <w:tcPr>
            <w:tcW w:w="990" w:type="dxa"/>
          </w:tcPr>
          <w:p w14:paraId="7644DE0C" w14:textId="77777777" w:rsidR="00B11855" w:rsidRPr="001F42D3" w:rsidRDefault="003D003E" w:rsidP="001E1150">
            <w:pPr>
              <w:pStyle w:val="TableEntry"/>
            </w:pPr>
            <w:r w:rsidRPr="001F42D3">
              <w:t>CE</w:t>
            </w:r>
          </w:p>
        </w:tc>
        <w:tc>
          <w:tcPr>
            <w:tcW w:w="1168" w:type="dxa"/>
          </w:tcPr>
          <w:p w14:paraId="4B076FB7" w14:textId="77777777" w:rsidR="00B11855" w:rsidRPr="001F42D3" w:rsidRDefault="003D003E" w:rsidP="001E1150">
            <w:pPr>
              <w:pStyle w:val="TableEntry"/>
            </w:pPr>
            <w:r w:rsidRPr="001F42D3">
              <w:t>[0..1]</w:t>
            </w:r>
          </w:p>
        </w:tc>
        <w:tc>
          <w:tcPr>
            <w:tcW w:w="974" w:type="dxa"/>
          </w:tcPr>
          <w:p w14:paraId="775594F8" w14:textId="77777777" w:rsidR="00B11855" w:rsidRPr="001F42D3" w:rsidRDefault="00B11855" w:rsidP="00DF61EC">
            <w:pPr>
              <w:pStyle w:val="TableEntry"/>
            </w:pPr>
          </w:p>
        </w:tc>
        <w:tc>
          <w:tcPr>
            <w:tcW w:w="1046" w:type="dxa"/>
          </w:tcPr>
          <w:p w14:paraId="2940F7F7" w14:textId="77777777" w:rsidR="00B11855" w:rsidRPr="001F42D3" w:rsidRDefault="003D003E" w:rsidP="001E1150">
            <w:pPr>
              <w:pStyle w:val="TableEntry"/>
            </w:pPr>
            <w:r w:rsidRPr="001F42D3">
              <w:t>00320</w:t>
            </w:r>
          </w:p>
        </w:tc>
        <w:tc>
          <w:tcPr>
            <w:tcW w:w="2916" w:type="dxa"/>
          </w:tcPr>
          <w:p w14:paraId="3C757A99" w14:textId="77777777" w:rsidR="00B11855" w:rsidRPr="001F42D3" w:rsidRDefault="003D003E" w:rsidP="001E1150">
            <w:pPr>
              <w:pStyle w:val="TableEntry"/>
            </w:pPr>
            <w:r w:rsidRPr="001F42D3">
              <w:t>Give Units</w:t>
            </w:r>
          </w:p>
        </w:tc>
      </w:tr>
      <w:tr w:rsidR="00C40FD5" w:rsidRPr="001F42D3" w14:paraId="39E80B2E" w14:textId="77777777" w:rsidTr="006C0E8E">
        <w:trPr>
          <w:cantSplit/>
          <w:jc w:val="center"/>
        </w:trPr>
        <w:tc>
          <w:tcPr>
            <w:tcW w:w="811" w:type="dxa"/>
          </w:tcPr>
          <w:p w14:paraId="00B5AD3F" w14:textId="77777777" w:rsidR="00B11855" w:rsidRPr="001F42D3" w:rsidRDefault="003D003E" w:rsidP="001E1150">
            <w:pPr>
              <w:pStyle w:val="TableEntry"/>
            </w:pPr>
            <w:r w:rsidRPr="001F42D3">
              <w:t>8</w:t>
            </w:r>
          </w:p>
        </w:tc>
        <w:tc>
          <w:tcPr>
            <w:tcW w:w="908" w:type="dxa"/>
          </w:tcPr>
          <w:p w14:paraId="54C3F559" w14:textId="77777777" w:rsidR="00B11855" w:rsidRPr="001F42D3" w:rsidRDefault="003D003E" w:rsidP="001E1150">
            <w:pPr>
              <w:pStyle w:val="TableEntry"/>
            </w:pPr>
            <w:r w:rsidRPr="001F42D3">
              <w:t>705</w:t>
            </w:r>
          </w:p>
        </w:tc>
        <w:tc>
          <w:tcPr>
            <w:tcW w:w="806" w:type="dxa"/>
          </w:tcPr>
          <w:p w14:paraId="7CA82F4A" w14:textId="77777777" w:rsidR="00B11855" w:rsidRPr="001F42D3" w:rsidRDefault="003D003E" w:rsidP="001E1150">
            <w:pPr>
              <w:pStyle w:val="TableEntry"/>
            </w:pPr>
            <w:r w:rsidRPr="001F42D3">
              <w:t>CWE</w:t>
            </w:r>
          </w:p>
        </w:tc>
        <w:tc>
          <w:tcPr>
            <w:tcW w:w="990" w:type="dxa"/>
          </w:tcPr>
          <w:p w14:paraId="5B2B206B" w14:textId="77777777" w:rsidR="00B11855" w:rsidRPr="001F42D3" w:rsidRDefault="003D003E" w:rsidP="001E1150">
            <w:pPr>
              <w:pStyle w:val="TableEntry"/>
            </w:pPr>
            <w:r w:rsidRPr="001F42D3">
              <w:t>RE</w:t>
            </w:r>
          </w:p>
        </w:tc>
        <w:tc>
          <w:tcPr>
            <w:tcW w:w="1168" w:type="dxa"/>
          </w:tcPr>
          <w:p w14:paraId="20879080" w14:textId="77777777" w:rsidR="00B11855" w:rsidRPr="001F42D3" w:rsidRDefault="003D003E" w:rsidP="001E1150">
            <w:pPr>
              <w:pStyle w:val="TableEntry"/>
            </w:pPr>
            <w:r w:rsidRPr="001F42D3">
              <w:t>[0..1]</w:t>
            </w:r>
          </w:p>
        </w:tc>
        <w:tc>
          <w:tcPr>
            <w:tcW w:w="974" w:type="dxa"/>
          </w:tcPr>
          <w:p w14:paraId="0BBF39FF" w14:textId="77777777" w:rsidR="00B11855" w:rsidRPr="001F42D3" w:rsidRDefault="00B11855" w:rsidP="00DF61EC">
            <w:pPr>
              <w:pStyle w:val="TableEntry"/>
            </w:pPr>
          </w:p>
        </w:tc>
        <w:tc>
          <w:tcPr>
            <w:tcW w:w="1046" w:type="dxa"/>
          </w:tcPr>
          <w:p w14:paraId="4220A7A8" w14:textId="77777777" w:rsidR="00B11855" w:rsidRPr="001F42D3" w:rsidRDefault="003D003E" w:rsidP="001E1150">
            <w:pPr>
              <w:pStyle w:val="TableEntry"/>
            </w:pPr>
            <w:r w:rsidRPr="001F42D3">
              <w:t>00321</w:t>
            </w:r>
          </w:p>
        </w:tc>
        <w:tc>
          <w:tcPr>
            <w:tcW w:w="2916" w:type="dxa"/>
          </w:tcPr>
          <w:p w14:paraId="79CC9E76" w14:textId="77777777" w:rsidR="00B11855" w:rsidRPr="001F42D3" w:rsidRDefault="003D003E" w:rsidP="001E1150">
            <w:pPr>
              <w:pStyle w:val="TableEntry"/>
            </w:pPr>
            <w:r w:rsidRPr="001F42D3">
              <w:t>Give Dosage Form</w:t>
            </w:r>
          </w:p>
        </w:tc>
      </w:tr>
      <w:tr w:rsidR="00C40FD5" w:rsidRPr="001F42D3" w14:paraId="6FCDA4C0" w14:textId="77777777" w:rsidTr="006C0E8E">
        <w:trPr>
          <w:cantSplit/>
          <w:jc w:val="center"/>
        </w:trPr>
        <w:tc>
          <w:tcPr>
            <w:tcW w:w="811" w:type="dxa"/>
          </w:tcPr>
          <w:p w14:paraId="1601B65C" w14:textId="77777777" w:rsidR="00B11855" w:rsidRPr="001F42D3" w:rsidRDefault="003D003E" w:rsidP="001E1150">
            <w:pPr>
              <w:pStyle w:val="TableEntry"/>
            </w:pPr>
            <w:r w:rsidRPr="001F42D3">
              <w:t>9</w:t>
            </w:r>
          </w:p>
        </w:tc>
        <w:tc>
          <w:tcPr>
            <w:tcW w:w="908" w:type="dxa"/>
          </w:tcPr>
          <w:p w14:paraId="5ABDA84F" w14:textId="77777777" w:rsidR="00B11855" w:rsidRPr="001F42D3" w:rsidRDefault="003D003E" w:rsidP="001E1150">
            <w:pPr>
              <w:pStyle w:val="TableEntry"/>
            </w:pPr>
            <w:r w:rsidRPr="001F42D3">
              <w:t>705</w:t>
            </w:r>
          </w:p>
        </w:tc>
        <w:tc>
          <w:tcPr>
            <w:tcW w:w="806" w:type="dxa"/>
          </w:tcPr>
          <w:p w14:paraId="38EEC414" w14:textId="77777777" w:rsidR="00B11855" w:rsidRPr="001F42D3" w:rsidRDefault="003D003E" w:rsidP="001E1150">
            <w:pPr>
              <w:pStyle w:val="TableEntry"/>
            </w:pPr>
            <w:r w:rsidRPr="001F42D3">
              <w:t>CWE</w:t>
            </w:r>
          </w:p>
        </w:tc>
        <w:tc>
          <w:tcPr>
            <w:tcW w:w="990" w:type="dxa"/>
          </w:tcPr>
          <w:p w14:paraId="3AE503E4" w14:textId="77777777" w:rsidR="00B11855" w:rsidRPr="001F42D3" w:rsidRDefault="003D003E" w:rsidP="001E1150">
            <w:pPr>
              <w:pStyle w:val="TableEntry"/>
            </w:pPr>
            <w:r w:rsidRPr="001F42D3">
              <w:t>RE</w:t>
            </w:r>
          </w:p>
        </w:tc>
        <w:tc>
          <w:tcPr>
            <w:tcW w:w="1168" w:type="dxa"/>
          </w:tcPr>
          <w:p w14:paraId="7ED30662" w14:textId="77777777" w:rsidR="00B11855" w:rsidRPr="001F42D3" w:rsidRDefault="003D003E" w:rsidP="001E1150">
            <w:pPr>
              <w:pStyle w:val="TableEntry"/>
            </w:pPr>
            <w:r w:rsidRPr="001F42D3">
              <w:t>[0..*]</w:t>
            </w:r>
          </w:p>
        </w:tc>
        <w:tc>
          <w:tcPr>
            <w:tcW w:w="974" w:type="dxa"/>
          </w:tcPr>
          <w:p w14:paraId="00A8E587" w14:textId="77777777" w:rsidR="00B11855" w:rsidRPr="001F42D3" w:rsidRDefault="00B11855" w:rsidP="00DF61EC">
            <w:pPr>
              <w:pStyle w:val="TableEntry"/>
            </w:pPr>
          </w:p>
        </w:tc>
        <w:tc>
          <w:tcPr>
            <w:tcW w:w="1046" w:type="dxa"/>
          </w:tcPr>
          <w:p w14:paraId="6A7A0C56" w14:textId="77777777" w:rsidR="00B11855" w:rsidRPr="001F42D3" w:rsidRDefault="003D003E" w:rsidP="001E1150">
            <w:pPr>
              <w:pStyle w:val="TableEntry"/>
            </w:pPr>
            <w:r w:rsidRPr="001F42D3">
              <w:t>00351</w:t>
            </w:r>
          </w:p>
        </w:tc>
        <w:tc>
          <w:tcPr>
            <w:tcW w:w="2916" w:type="dxa"/>
          </w:tcPr>
          <w:p w14:paraId="67382418" w14:textId="77777777" w:rsidR="00B11855" w:rsidRPr="001F42D3" w:rsidRDefault="003D003E" w:rsidP="001E1150">
            <w:pPr>
              <w:pStyle w:val="TableEntry"/>
            </w:pPr>
            <w:r w:rsidRPr="001F42D3">
              <w:t>Administration Notes</w:t>
            </w:r>
          </w:p>
        </w:tc>
      </w:tr>
      <w:tr w:rsidR="00C40FD5" w:rsidRPr="001F42D3" w14:paraId="1C6E216C" w14:textId="77777777" w:rsidTr="006C0E8E">
        <w:trPr>
          <w:cantSplit/>
          <w:jc w:val="center"/>
        </w:trPr>
        <w:tc>
          <w:tcPr>
            <w:tcW w:w="811" w:type="dxa"/>
          </w:tcPr>
          <w:p w14:paraId="3F365981" w14:textId="77777777" w:rsidR="00B11855" w:rsidRPr="001F42D3" w:rsidRDefault="003D003E" w:rsidP="001E1150">
            <w:pPr>
              <w:pStyle w:val="TableEntry"/>
            </w:pPr>
            <w:r w:rsidRPr="001F42D3">
              <w:t>10</w:t>
            </w:r>
          </w:p>
        </w:tc>
        <w:tc>
          <w:tcPr>
            <w:tcW w:w="908" w:type="dxa"/>
          </w:tcPr>
          <w:p w14:paraId="2314782A" w14:textId="77777777" w:rsidR="00B11855" w:rsidRPr="001F42D3" w:rsidRDefault="003D003E" w:rsidP="001E1150">
            <w:pPr>
              <w:pStyle w:val="TableEntry"/>
            </w:pPr>
            <w:r w:rsidRPr="001F42D3">
              <w:t>1</w:t>
            </w:r>
          </w:p>
        </w:tc>
        <w:tc>
          <w:tcPr>
            <w:tcW w:w="806" w:type="dxa"/>
          </w:tcPr>
          <w:p w14:paraId="6352B5FA" w14:textId="77777777" w:rsidR="00B11855" w:rsidRPr="001F42D3" w:rsidRDefault="003D003E" w:rsidP="001E1150">
            <w:pPr>
              <w:pStyle w:val="TableEntry"/>
            </w:pPr>
            <w:r w:rsidRPr="001F42D3">
              <w:t>ID</w:t>
            </w:r>
          </w:p>
        </w:tc>
        <w:tc>
          <w:tcPr>
            <w:tcW w:w="990" w:type="dxa"/>
          </w:tcPr>
          <w:p w14:paraId="771C2609" w14:textId="77777777" w:rsidR="00B11855" w:rsidRPr="001F42D3" w:rsidRDefault="003D003E" w:rsidP="001E1150">
            <w:pPr>
              <w:pStyle w:val="TableEntry"/>
            </w:pPr>
            <w:r w:rsidRPr="001F42D3">
              <w:t>RE</w:t>
            </w:r>
          </w:p>
        </w:tc>
        <w:tc>
          <w:tcPr>
            <w:tcW w:w="1168" w:type="dxa"/>
          </w:tcPr>
          <w:p w14:paraId="0DEC2EE5" w14:textId="77777777" w:rsidR="00B11855" w:rsidRPr="001F42D3" w:rsidRDefault="003D003E" w:rsidP="001E1150">
            <w:pPr>
              <w:pStyle w:val="TableEntry"/>
            </w:pPr>
            <w:r w:rsidRPr="001F42D3">
              <w:t>[0..1]</w:t>
            </w:r>
          </w:p>
        </w:tc>
        <w:tc>
          <w:tcPr>
            <w:tcW w:w="974" w:type="dxa"/>
          </w:tcPr>
          <w:p w14:paraId="38CFB1FA" w14:textId="77777777" w:rsidR="00B11855" w:rsidRPr="001F42D3" w:rsidRDefault="003D003E" w:rsidP="00DF61EC">
            <w:pPr>
              <w:pStyle w:val="TableEntry"/>
            </w:pPr>
            <w:r w:rsidRPr="001F42D3">
              <w:t>0167</w:t>
            </w:r>
          </w:p>
        </w:tc>
        <w:tc>
          <w:tcPr>
            <w:tcW w:w="1046" w:type="dxa"/>
          </w:tcPr>
          <w:p w14:paraId="12EB92CC" w14:textId="77777777" w:rsidR="00B11855" w:rsidRPr="001F42D3" w:rsidRDefault="003D003E" w:rsidP="001E1150">
            <w:pPr>
              <w:pStyle w:val="TableEntry"/>
            </w:pPr>
            <w:r w:rsidRPr="001F42D3">
              <w:t>00322</w:t>
            </w:r>
          </w:p>
        </w:tc>
        <w:tc>
          <w:tcPr>
            <w:tcW w:w="2916" w:type="dxa"/>
          </w:tcPr>
          <w:p w14:paraId="726B60D1" w14:textId="77777777" w:rsidR="00B11855" w:rsidRPr="001F42D3" w:rsidRDefault="003D003E" w:rsidP="001E1150">
            <w:pPr>
              <w:pStyle w:val="TableEntry"/>
            </w:pPr>
            <w:r w:rsidRPr="001F42D3">
              <w:t>Substitution Status</w:t>
            </w:r>
          </w:p>
        </w:tc>
      </w:tr>
      <w:tr w:rsidR="00C40FD5" w:rsidRPr="001F42D3" w14:paraId="296B630D" w14:textId="77777777" w:rsidTr="006C0E8E">
        <w:trPr>
          <w:cantSplit/>
          <w:jc w:val="center"/>
        </w:trPr>
        <w:tc>
          <w:tcPr>
            <w:tcW w:w="811" w:type="dxa"/>
          </w:tcPr>
          <w:p w14:paraId="4804EA80" w14:textId="77777777" w:rsidR="00B11855" w:rsidRPr="001F42D3" w:rsidRDefault="003D003E" w:rsidP="001E1150">
            <w:pPr>
              <w:pStyle w:val="TableEntry"/>
            </w:pPr>
            <w:r w:rsidRPr="001F42D3">
              <w:t>11</w:t>
            </w:r>
          </w:p>
        </w:tc>
        <w:tc>
          <w:tcPr>
            <w:tcW w:w="908" w:type="dxa"/>
          </w:tcPr>
          <w:p w14:paraId="7FA5082A" w14:textId="77777777" w:rsidR="00B11855" w:rsidRPr="001F42D3" w:rsidRDefault="003D003E" w:rsidP="001E1150">
            <w:pPr>
              <w:pStyle w:val="TableEntry"/>
            </w:pPr>
            <w:r w:rsidRPr="001F42D3">
              <w:t>200</w:t>
            </w:r>
          </w:p>
        </w:tc>
        <w:tc>
          <w:tcPr>
            <w:tcW w:w="806" w:type="dxa"/>
          </w:tcPr>
          <w:p w14:paraId="79372106" w14:textId="77777777" w:rsidR="00B11855" w:rsidRPr="001F42D3" w:rsidRDefault="003D003E" w:rsidP="001E1150">
            <w:pPr>
              <w:pStyle w:val="TableEntry"/>
            </w:pPr>
            <w:r w:rsidRPr="001F42D3">
              <w:t>LA2</w:t>
            </w:r>
          </w:p>
        </w:tc>
        <w:tc>
          <w:tcPr>
            <w:tcW w:w="990" w:type="dxa"/>
          </w:tcPr>
          <w:p w14:paraId="52FAE76D" w14:textId="77777777" w:rsidR="00B11855" w:rsidRPr="001F42D3" w:rsidRDefault="003D003E" w:rsidP="001E1150">
            <w:pPr>
              <w:pStyle w:val="TableEntry"/>
            </w:pPr>
            <w:r w:rsidRPr="001F42D3">
              <w:t>RE</w:t>
            </w:r>
          </w:p>
        </w:tc>
        <w:tc>
          <w:tcPr>
            <w:tcW w:w="1168" w:type="dxa"/>
          </w:tcPr>
          <w:p w14:paraId="7E8D315C" w14:textId="77777777" w:rsidR="00B11855" w:rsidRPr="001F42D3" w:rsidRDefault="003D003E" w:rsidP="001E1150">
            <w:pPr>
              <w:pStyle w:val="TableEntry"/>
            </w:pPr>
            <w:r w:rsidRPr="001F42D3">
              <w:t>[0..1]</w:t>
            </w:r>
          </w:p>
        </w:tc>
        <w:tc>
          <w:tcPr>
            <w:tcW w:w="974" w:type="dxa"/>
          </w:tcPr>
          <w:p w14:paraId="09ABA4CA" w14:textId="77777777" w:rsidR="00B11855" w:rsidRPr="001F42D3" w:rsidRDefault="00B11855" w:rsidP="00DF61EC">
            <w:pPr>
              <w:pStyle w:val="TableEntry"/>
            </w:pPr>
          </w:p>
        </w:tc>
        <w:tc>
          <w:tcPr>
            <w:tcW w:w="1046" w:type="dxa"/>
          </w:tcPr>
          <w:p w14:paraId="18DD915B" w14:textId="77777777" w:rsidR="00B11855" w:rsidRPr="001F42D3" w:rsidRDefault="003D003E" w:rsidP="001E1150">
            <w:pPr>
              <w:pStyle w:val="TableEntry"/>
            </w:pPr>
            <w:r w:rsidRPr="001F42D3">
              <w:t>01303</w:t>
            </w:r>
          </w:p>
        </w:tc>
        <w:tc>
          <w:tcPr>
            <w:tcW w:w="2916" w:type="dxa"/>
          </w:tcPr>
          <w:p w14:paraId="071E1DD7" w14:textId="77777777" w:rsidR="00B11855" w:rsidRPr="001F42D3" w:rsidRDefault="003D003E" w:rsidP="001E1150">
            <w:pPr>
              <w:pStyle w:val="TableEntry"/>
            </w:pPr>
            <w:r w:rsidRPr="001F42D3">
              <w:t>Dispense-To Location</w:t>
            </w:r>
          </w:p>
        </w:tc>
      </w:tr>
      <w:tr w:rsidR="00C40FD5" w:rsidRPr="001F42D3" w14:paraId="0D0CD243" w14:textId="77777777" w:rsidTr="006C0E8E">
        <w:trPr>
          <w:cantSplit/>
          <w:jc w:val="center"/>
        </w:trPr>
        <w:tc>
          <w:tcPr>
            <w:tcW w:w="811" w:type="dxa"/>
          </w:tcPr>
          <w:p w14:paraId="17C3A811" w14:textId="77777777" w:rsidR="00B11855" w:rsidRPr="001F42D3" w:rsidRDefault="003D003E" w:rsidP="001E1150">
            <w:pPr>
              <w:pStyle w:val="TableEntry"/>
            </w:pPr>
            <w:r w:rsidRPr="001F42D3">
              <w:t>12</w:t>
            </w:r>
          </w:p>
        </w:tc>
        <w:tc>
          <w:tcPr>
            <w:tcW w:w="908" w:type="dxa"/>
          </w:tcPr>
          <w:p w14:paraId="48134C72" w14:textId="77777777" w:rsidR="00B11855" w:rsidRPr="001F42D3" w:rsidRDefault="003D003E" w:rsidP="001E1150">
            <w:pPr>
              <w:pStyle w:val="TableEntry"/>
            </w:pPr>
            <w:r w:rsidRPr="001F42D3">
              <w:t>1</w:t>
            </w:r>
          </w:p>
        </w:tc>
        <w:tc>
          <w:tcPr>
            <w:tcW w:w="806" w:type="dxa"/>
          </w:tcPr>
          <w:p w14:paraId="27689B11" w14:textId="77777777" w:rsidR="00B11855" w:rsidRPr="001F42D3" w:rsidRDefault="003D003E" w:rsidP="001E1150">
            <w:pPr>
              <w:pStyle w:val="TableEntry"/>
            </w:pPr>
            <w:r w:rsidRPr="001F42D3">
              <w:t>ID</w:t>
            </w:r>
          </w:p>
        </w:tc>
        <w:tc>
          <w:tcPr>
            <w:tcW w:w="990" w:type="dxa"/>
          </w:tcPr>
          <w:p w14:paraId="731192FF" w14:textId="77777777" w:rsidR="00B11855" w:rsidRPr="001F42D3" w:rsidRDefault="003D003E" w:rsidP="001E1150">
            <w:pPr>
              <w:pStyle w:val="TableEntry"/>
            </w:pPr>
            <w:r w:rsidRPr="001F42D3">
              <w:t>RE</w:t>
            </w:r>
          </w:p>
        </w:tc>
        <w:tc>
          <w:tcPr>
            <w:tcW w:w="1168" w:type="dxa"/>
          </w:tcPr>
          <w:p w14:paraId="044126D8" w14:textId="77777777" w:rsidR="00B11855" w:rsidRPr="001F42D3" w:rsidRDefault="003D003E" w:rsidP="001E1150">
            <w:pPr>
              <w:pStyle w:val="TableEntry"/>
            </w:pPr>
            <w:r w:rsidRPr="001F42D3">
              <w:t>[0..1]</w:t>
            </w:r>
          </w:p>
        </w:tc>
        <w:tc>
          <w:tcPr>
            <w:tcW w:w="974" w:type="dxa"/>
          </w:tcPr>
          <w:p w14:paraId="527BD6A7" w14:textId="77777777" w:rsidR="00B11855" w:rsidRPr="001F42D3" w:rsidRDefault="003D003E" w:rsidP="00DF61EC">
            <w:pPr>
              <w:pStyle w:val="TableEntry"/>
            </w:pPr>
            <w:r w:rsidRPr="001F42D3">
              <w:t>0136</w:t>
            </w:r>
          </w:p>
        </w:tc>
        <w:tc>
          <w:tcPr>
            <w:tcW w:w="1046" w:type="dxa"/>
          </w:tcPr>
          <w:p w14:paraId="73E6A89F" w14:textId="77777777" w:rsidR="00B11855" w:rsidRPr="001F42D3" w:rsidRDefault="003D003E" w:rsidP="001E1150">
            <w:pPr>
              <w:pStyle w:val="TableEntry"/>
            </w:pPr>
            <w:r w:rsidRPr="001F42D3">
              <w:t>00307</w:t>
            </w:r>
          </w:p>
        </w:tc>
        <w:tc>
          <w:tcPr>
            <w:tcW w:w="2916" w:type="dxa"/>
          </w:tcPr>
          <w:p w14:paraId="72DFC170" w14:textId="77777777" w:rsidR="00B11855" w:rsidRPr="001F42D3" w:rsidRDefault="003D003E" w:rsidP="001E1150">
            <w:pPr>
              <w:pStyle w:val="TableEntry"/>
            </w:pPr>
            <w:r w:rsidRPr="001F42D3">
              <w:t>Needs Human Review</w:t>
            </w:r>
          </w:p>
        </w:tc>
      </w:tr>
      <w:tr w:rsidR="00C40FD5" w:rsidRPr="001F42D3" w14:paraId="2B1F963F" w14:textId="77777777" w:rsidTr="006C0E8E">
        <w:trPr>
          <w:cantSplit/>
          <w:jc w:val="center"/>
        </w:trPr>
        <w:tc>
          <w:tcPr>
            <w:tcW w:w="811" w:type="dxa"/>
          </w:tcPr>
          <w:p w14:paraId="3FEB0F75" w14:textId="77777777" w:rsidR="00B11855" w:rsidRPr="001F42D3" w:rsidRDefault="003D003E" w:rsidP="001E1150">
            <w:pPr>
              <w:pStyle w:val="TableEntry"/>
            </w:pPr>
            <w:r w:rsidRPr="001F42D3">
              <w:t>13</w:t>
            </w:r>
          </w:p>
        </w:tc>
        <w:tc>
          <w:tcPr>
            <w:tcW w:w="908" w:type="dxa"/>
          </w:tcPr>
          <w:p w14:paraId="37BCE168" w14:textId="77777777" w:rsidR="00B11855" w:rsidRPr="001F42D3" w:rsidRDefault="003D003E" w:rsidP="001E1150">
            <w:pPr>
              <w:pStyle w:val="TableEntry"/>
            </w:pPr>
            <w:r w:rsidRPr="001F42D3">
              <w:t>705</w:t>
            </w:r>
          </w:p>
        </w:tc>
        <w:tc>
          <w:tcPr>
            <w:tcW w:w="806" w:type="dxa"/>
          </w:tcPr>
          <w:p w14:paraId="64202DD1" w14:textId="77777777" w:rsidR="00B11855" w:rsidRPr="001F42D3" w:rsidRDefault="003D003E" w:rsidP="001E1150">
            <w:pPr>
              <w:pStyle w:val="TableEntry"/>
            </w:pPr>
            <w:r w:rsidRPr="001F42D3">
              <w:t>CWE</w:t>
            </w:r>
          </w:p>
        </w:tc>
        <w:tc>
          <w:tcPr>
            <w:tcW w:w="990" w:type="dxa"/>
          </w:tcPr>
          <w:p w14:paraId="418A9F5D" w14:textId="77777777" w:rsidR="00B11855" w:rsidRPr="001F42D3" w:rsidRDefault="003D003E" w:rsidP="001E1150">
            <w:pPr>
              <w:pStyle w:val="TableEntry"/>
            </w:pPr>
            <w:r w:rsidRPr="001F42D3">
              <w:t>RE</w:t>
            </w:r>
          </w:p>
        </w:tc>
        <w:tc>
          <w:tcPr>
            <w:tcW w:w="1168" w:type="dxa"/>
          </w:tcPr>
          <w:p w14:paraId="7E1096F6" w14:textId="77777777" w:rsidR="00B11855" w:rsidRPr="001F42D3" w:rsidRDefault="003D003E" w:rsidP="001E1150">
            <w:pPr>
              <w:pStyle w:val="TableEntry"/>
            </w:pPr>
            <w:r w:rsidRPr="001F42D3">
              <w:t>[0..*]</w:t>
            </w:r>
          </w:p>
        </w:tc>
        <w:tc>
          <w:tcPr>
            <w:tcW w:w="974" w:type="dxa"/>
          </w:tcPr>
          <w:p w14:paraId="5D7C55F3" w14:textId="77777777" w:rsidR="00B11855" w:rsidRPr="001F42D3" w:rsidRDefault="00B11855" w:rsidP="00DF61EC">
            <w:pPr>
              <w:pStyle w:val="TableEntry"/>
            </w:pPr>
          </w:p>
        </w:tc>
        <w:tc>
          <w:tcPr>
            <w:tcW w:w="1046" w:type="dxa"/>
          </w:tcPr>
          <w:p w14:paraId="05FA2B6A" w14:textId="77777777" w:rsidR="00B11855" w:rsidRPr="001F42D3" w:rsidRDefault="003D003E" w:rsidP="001E1150">
            <w:pPr>
              <w:pStyle w:val="TableEntry"/>
            </w:pPr>
            <w:r w:rsidRPr="001F42D3">
              <w:t>00343</w:t>
            </w:r>
          </w:p>
        </w:tc>
        <w:tc>
          <w:tcPr>
            <w:tcW w:w="2916" w:type="dxa"/>
          </w:tcPr>
          <w:p w14:paraId="696036B4" w14:textId="77777777" w:rsidR="00B11855" w:rsidRPr="001F42D3" w:rsidRDefault="003D003E" w:rsidP="001E1150">
            <w:pPr>
              <w:pStyle w:val="TableEntry"/>
            </w:pPr>
            <w:r w:rsidRPr="001F42D3">
              <w:t>Pharmacy/Treatment Supplier's Special Administration Instructions</w:t>
            </w:r>
          </w:p>
        </w:tc>
      </w:tr>
      <w:tr w:rsidR="00C40FD5" w:rsidRPr="001F42D3" w14:paraId="01B5F97F" w14:textId="77777777" w:rsidTr="006C0E8E">
        <w:trPr>
          <w:cantSplit/>
          <w:jc w:val="center"/>
        </w:trPr>
        <w:tc>
          <w:tcPr>
            <w:tcW w:w="811" w:type="dxa"/>
          </w:tcPr>
          <w:p w14:paraId="75D3B637" w14:textId="77777777" w:rsidR="00B11855" w:rsidRPr="001F42D3" w:rsidRDefault="003D003E" w:rsidP="001E1150">
            <w:pPr>
              <w:pStyle w:val="TableEntry"/>
            </w:pPr>
            <w:r w:rsidRPr="001F42D3">
              <w:t>14</w:t>
            </w:r>
          </w:p>
        </w:tc>
        <w:tc>
          <w:tcPr>
            <w:tcW w:w="908" w:type="dxa"/>
          </w:tcPr>
          <w:p w14:paraId="5602592F" w14:textId="77777777" w:rsidR="00B11855" w:rsidRPr="001F42D3" w:rsidRDefault="003D003E" w:rsidP="001E1150">
            <w:pPr>
              <w:pStyle w:val="TableEntry"/>
            </w:pPr>
            <w:r w:rsidRPr="001F42D3">
              <w:t>20</w:t>
            </w:r>
          </w:p>
        </w:tc>
        <w:tc>
          <w:tcPr>
            <w:tcW w:w="806" w:type="dxa"/>
          </w:tcPr>
          <w:p w14:paraId="33244DFF" w14:textId="77777777" w:rsidR="00B11855" w:rsidRPr="001F42D3" w:rsidRDefault="003D003E" w:rsidP="001E1150">
            <w:pPr>
              <w:pStyle w:val="TableEntry"/>
            </w:pPr>
            <w:r w:rsidRPr="001F42D3">
              <w:t>ST</w:t>
            </w:r>
          </w:p>
        </w:tc>
        <w:tc>
          <w:tcPr>
            <w:tcW w:w="990" w:type="dxa"/>
          </w:tcPr>
          <w:p w14:paraId="12D0F506" w14:textId="77777777" w:rsidR="00B11855" w:rsidRPr="001F42D3" w:rsidRDefault="003D003E" w:rsidP="001E1150">
            <w:pPr>
              <w:pStyle w:val="TableEntry"/>
            </w:pPr>
            <w:r w:rsidRPr="001F42D3">
              <w:t>RE</w:t>
            </w:r>
          </w:p>
        </w:tc>
        <w:tc>
          <w:tcPr>
            <w:tcW w:w="1168" w:type="dxa"/>
          </w:tcPr>
          <w:p w14:paraId="7554A24C" w14:textId="77777777" w:rsidR="00B11855" w:rsidRPr="001F42D3" w:rsidRDefault="00947B25" w:rsidP="00DE39CA">
            <w:pPr>
              <w:pStyle w:val="TableEntry"/>
            </w:pPr>
            <w:r w:rsidRPr="001F42D3">
              <w:t xml:space="preserve">  </w:t>
            </w:r>
            <w:r w:rsidR="003D003E" w:rsidRPr="001F42D3">
              <w:t>[0..1]</w:t>
            </w:r>
          </w:p>
        </w:tc>
        <w:tc>
          <w:tcPr>
            <w:tcW w:w="974" w:type="dxa"/>
          </w:tcPr>
          <w:p w14:paraId="4AE32383" w14:textId="77777777" w:rsidR="00B11855" w:rsidRPr="001F42D3" w:rsidRDefault="00B11855" w:rsidP="00DF61EC">
            <w:pPr>
              <w:pStyle w:val="TableEntry"/>
            </w:pPr>
          </w:p>
        </w:tc>
        <w:tc>
          <w:tcPr>
            <w:tcW w:w="1046" w:type="dxa"/>
          </w:tcPr>
          <w:p w14:paraId="06D633A2" w14:textId="77777777" w:rsidR="00B11855" w:rsidRPr="001F42D3" w:rsidRDefault="003D003E" w:rsidP="001E1150">
            <w:pPr>
              <w:pStyle w:val="TableEntry"/>
            </w:pPr>
            <w:r w:rsidRPr="001F42D3">
              <w:t>00331</w:t>
            </w:r>
          </w:p>
        </w:tc>
        <w:tc>
          <w:tcPr>
            <w:tcW w:w="2916" w:type="dxa"/>
          </w:tcPr>
          <w:p w14:paraId="62877590" w14:textId="77777777" w:rsidR="00B11855" w:rsidRPr="001F42D3" w:rsidRDefault="003D003E" w:rsidP="001E1150">
            <w:pPr>
              <w:pStyle w:val="TableEntry"/>
            </w:pPr>
            <w:r w:rsidRPr="001F42D3">
              <w:t>Give Per (Time Unit)</w:t>
            </w:r>
          </w:p>
        </w:tc>
      </w:tr>
      <w:tr w:rsidR="00C40FD5" w:rsidRPr="001F42D3" w14:paraId="4E8B3BF2" w14:textId="77777777" w:rsidTr="006C0E8E">
        <w:trPr>
          <w:cantSplit/>
          <w:jc w:val="center"/>
        </w:trPr>
        <w:tc>
          <w:tcPr>
            <w:tcW w:w="811" w:type="dxa"/>
          </w:tcPr>
          <w:p w14:paraId="3D312AFE" w14:textId="77777777" w:rsidR="00B11855" w:rsidRPr="001F42D3" w:rsidRDefault="003D003E" w:rsidP="001E1150">
            <w:pPr>
              <w:pStyle w:val="TableEntry"/>
            </w:pPr>
            <w:r w:rsidRPr="001F42D3">
              <w:t>15</w:t>
            </w:r>
          </w:p>
        </w:tc>
        <w:tc>
          <w:tcPr>
            <w:tcW w:w="908" w:type="dxa"/>
          </w:tcPr>
          <w:p w14:paraId="224B3269" w14:textId="77777777" w:rsidR="00B11855" w:rsidRPr="001F42D3" w:rsidRDefault="003D003E" w:rsidP="001E1150">
            <w:pPr>
              <w:pStyle w:val="TableEntry"/>
            </w:pPr>
            <w:r w:rsidRPr="001F42D3">
              <w:t>6</w:t>
            </w:r>
          </w:p>
        </w:tc>
        <w:tc>
          <w:tcPr>
            <w:tcW w:w="806" w:type="dxa"/>
          </w:tcPr>
          <w:p w14:paraId="39D9B259" w14:textId="77777777" w:rsidR="00B11855" w:rsidRPr="001F42D3" w:rsidRDefault="003D003E" w:rsidP="001E1150">
            <w:pPr>
              <w:pStyle w:val="TableEntry"/>
            </w:pPr>
            <w:r w:rsidRPr="001F42D3">
              <w:t>ST</w:t>
            </w:r>
          </w:p>
        </w:tc>
        <w:tc>
          <w:tcPr>
            <w:tcW w:w="990" w:type="dxa"/>
          </w:tcPr>
          <w:p w14:paraId="6F9BCFC1" w14:textId="77777777" w:rsidR="00B11855" w:rsidRPr="001F42D3" w:rsidRDefault="003D003E" w:rsidP="001E1150">
            <w:pPr>
              <w:pStyle w:val="TableEntry"/>
            </w:pPr>
            <w:r w:rsidRPr="001F42D3">
              <w:t>CE</w:t>
            </w:r>
          </w:p>
        </w:tc>
        <w:tc>
          <w:tcPr>
            <w:tcW w:w="1168" w:type="dxa"/>
          </w:tcPr>
          <w:p w14:paraId="477E0DA2" w14:textId="77777777" w:rsidR="00B11855" w:rsidRPr="001F42D3" w:rsidRDefault="00185E26" w:rsidP="00DE39CA">
            <w:pPr>
              <w:pStyle w:val="TableEntry"/>
            </w:pPr>
            <w:r w:rsidRPr="001F42D3">
              <w:t xml:space="preserve"> </w:t>
            </w:r>
            <w:r w:rsidR="00947B25" w:rsidRPr="001F42D3">
              <w:t xml:space="preserve"> </w:t>
            </w:r>
            <w:r w:rsidR="003D003E" w:rsidRPr="001F42D3">
              <w:t>[0..1]</w:t>
            </w:r>
          </w:p>
        </w:tc>
        <w:tc>
          <w:tcPr>
            <w:tcW w:w="974" w:type="dxa"/>
          </w:tcPr>
          <w:p w14:paraId="49DDD6B1" w14:textId="77777777" w:rsidR="00B11855" w:rsidRPr="001F42D3" w:rsidRDefault="00B11855" w:rsidP="00DF61EC">
            <w:pPr>
              <w:pStyle w:val="TableEntry"/>
            </w:pPr>
          </w:p>
        </w:tc>
        <w:tc>
          <w:tcPr>
            <w:tcW w:w="1046" w:type="dxa"/>
          </w:tcPr>
          <w:p w14:paraId="5E823225" w14:textId="77777777" w:rsidR="00B11855" w:rsidRPr="001F42D3" w:rsidRDefault="003D003E" w:rsidP="001E1150">
            <w:pPr>
              <w:pStyle w:val="TableEntry"/>
            </w:pPr>
            <w:r w:rsidRPr="001F42D3">
              <w:t>00332</w:t>
            </w:r>
          </w:p>
        </w:tc>
        <w:tc>
          <w:tcPr>
            <w:tcW w:w="2916" w:type="dxa"/>
          </w:tcPr>
          <w:p w14:paraId="43CA9A38" w14:textId="77777777" w:rsidR="00B11855" w:rsidRPr="001F42D3" w:rsidRDefault="003D003E" w:rsidP="001E1150">
            <w:pPr>
              <w:pStyle w:val="TableEntry"/>
            </w:pPr>
            <w:r w:rsidRPr="001F42D3">
              <w:t>Give Rate Amount</w:t>
            </w:r>
          </w:p>
        </w:tc>
      </w:tr>
      <w:tr w:rsidR="00C40FD5" w:rsidRPr="001F42D3" w14:paraId="56C22A43" w14:textId="77777777" w:rsidTr="006C0E8E">
        <w:trPr>
          <w:cantSplit/>
          <w:jc w:val="center"/>
        </w:trPr>
        <w:tc>
          <w:tcPr>
            <w:tcW w:w="811" w:type="dxa"/>
          </w:tcPr>
          <w:p w14:paraId="4E879871" w14:textId="77777777" w:rsidR="00B11855" w:rsidRPr="001F42D3" w:rsidRDefault="003D003E" w:rsidP="001E1150">
            <w:pPr>
              <w:pStyle w:val="TableEntry"/>
            </w:pPr>
            <w:r w:rsidRPr="001F42D3">
              <w:t>16</w:t>
            </w:r>
          </w:p>
        </w:tc>
        <w:tc>
          <w:tcPr>
            <w:tcW w:w="908" w:type="dxa"/>
          </w:tcPr>
          <w:p w14:paraId="42F0059C" w14:textId="77777777" w:rsidR="00B11855" w:rsidRPr="001F42D3" w:rsidRDefault="003D003E" w:rsidP="001E1150">
            <w:pPr>
              <w:pStyle w:val="TableEntry"/>
            </w:pPr>
            <w:r w:rsidRPr="001F42D3">
              <w:t>705</w:t>
            </w:r>
          </w:p>
        </w:tc>
        <w:tc>
          <w:tcPr>
            <w:tcW w:w="806" w:type="dxa"/>
          </w:tcPr>
          <w:p w14:paraId="0D14145B" w14:textId="77777777" w:rsidR="00B11855" w:rsidRPr="001F42D3" w:rsidRDefault="003D003E" w:rsidP="001E1150">
            <w:pPr>
              <w:pStyle w:val="TableEntry"/>
            </w:pPr>
            <w:r w:rsidRPr="001F42D3">
              <w:t>CWE</w:t>
            </w:r>
          </w:p>
        </w:tc>
        <w:tc>
          <w:tcPr>
            <w:tcW w:w="990" w:type="dxa"/>
          </w:tcPr>
          <w:p w14:paraId="565DA300" w14:textId="77777777" w:rsidR="00B11855" w:rsidRPr="001F42D3" w:rsidRDefault="003D003E" w:rsidP="001E1150">
            <w:pPr>
              <w:pStyle w:val="TableEntry"/>
            </w:pPr>
            <w:r w:rsidRPr="001F42D3">
              <w:t>CE</w:t>
            </w:r>
          </w:p>
        </w:tc>
        <w:tc>
          <w:tcPr>
            <w:tcW w:w="1168" w:type="dxa"/>
          </w:tcPr>
          <w:p w14:paraId="61431CD3" w14:textId="77777777" w:rsidR="00B11855" w:rsidRPr="001F42D3" w:rsidRDefault="003D003E" w:rsidP="001E1150">
            <w:pPr>
              <w:pStyle w:val="TableEntry"/>
            </w:pPr>
            <w:r w:rsidRPr="001F42D3">
              <w:t>[0..1]</w:t>
            </w:r>
          </w:p>
        </w:tc>
        <w:tc>
          <w:tcPr>
            <w:tcW w:w="974" w:type="dxa"/>
          </w:tcPr>
          <w:p w14:paraId="66B5C515" w14:textId="77777777" w:rsidR="00B11855" w:rsidRPr="001F42D3" w:rsidRDefault="00B11855" w:rsidP="00DF61EC">
            <w:pPr>
              <w:pStyle w:val="TableEntry"/>
            </w:pPr>
          </w:p>
        </w:tc>
        <w:tc>
          <w:tcPr>
            <w:tcW w:w="1046" w:type="dxa"/>
          </w:tcPr>
          <w:p w14:paraId="6656AF30" w14:textId="77777777" w:rsidR="00B11855" w:rsidRPr="001F42D3" w:rsidRDefault="003D003E" w:rsidP="001E1150">
            <w:pPr>
              <w:pStyle w:val="TableEntry"/>
            </w:pPr>
            <w:r w:rsidRPr="001F42D3">
              <w:t>00333</w:t>
            </w:r>
          </w:p>
        </w:tc>
        <w:tc>
          <w:tcPr>
            <w:tcW w:w="2916" w:type="dxa"/>
          </w:tcPr>
          <w:p w14:paraId="268BA83E" w14:textId="77777777" w:rsidR="00B11855" w:rsidRPr="001F42D3" w:rsidRDefault="003D003E" w:rsidP="001E1150">
            <w:pPr>
              <w:pStyle w:val="TableEntry"/>
            </w:pPr>
            <w:r w:rsidRPr="001F42D3">
              <w:t>Give Rate Units</w:t>
            </w:r>
          </w:p>
        </w:tc>
      </w:tr>
      <w:tr w:rsidR="00C40FD5" w:rsidRPr="001F42D3" w14:paraId="470E98EE" w14:textId="77777777" w:rsidTr="006C0E8E">
        <w:trPr>
          <w:cantSplit/>
          <w:jc w:val="center"/>
        </w:trPr>
        <w:tc>
          <w:tcPr>
            <w:tcW w:w="811" w:type="dxa"/>
          </w:tcPr>
          <w:p w14:paraId="71DC4113" w14:textId="77777777" w:rsidR="00B11855" w:rsidRPr="001F42D3" w:rsidRDefault="003D003E" w:rsidP="001E1150">
            <w:pPr>
              <w:pStyle w:val="TableEntry"/>
            </w:pPr>
            <w:r w:rsidRPr="001F42D3">
              <w:t>17</w:t>
            </w:r>
          </w:p>
        </w:tc>
        <w:tc>
          <w:tcPr>
            <w:tcW w:w="908" w:type="dxa"/>
          </w:tcPr>
          <w:p w14:paraId="29B975F5" w14:textId="77777777" w:rsidR="00B11855" w:rsidRPr="001F42D3" w:rsidRDefault="003D003E" w:rsidP="001E1150">
            <w:pPr>
              <w:pStyle w:val="TableEntry"/>
            </w:pPr>
            <w:r w:rsidRPr="001F42D3">
              <w:t>20</w:t>
            </w:r>
          </w:p>
        </w:tc>
        <w:tc>
          <w:tcPr>
            <w:tcW w:w="806" w:type="dxa"/>
          </w:tcPr>
          <w:p w14:paraId="4AEEFBD0" w14:textId="77777777" w:rsidR="00B11855" w:rsidRPr="001F42D3" w:rsidRDefault="003D003E" w:rsidP="001E1150">
            <w:pPr>
              <w:pStyle w:val="TableEntry"/>
            </w:pPr>
            <w:r w:rsidRPr="001F42D3">
              <w:t>NM</w:t>
            </w:r>
          </w:p>
        </w:tc>
        <w:tc>
          <w:tcPr>
            <w:tcW w:w="990" w:type="dxa"/>
          </w:tcPr>
          <w:p w14:paraId="4D3F4329" w14:textId="77777777" w:rsidR="00B11855" w:rsidRPr="001F42D3" w:rsidRDefault="003D003E" w:rsidP="001E1150">
            <w:pPr>
              <w:pStyle w:val="TableEntry"/>
            </w:pPr>
            <w:r w:rsidRPr="001F42D3">
              <w:t>RE</w:t>
            </w:r>
          </w:p>
        </w:tc>
        <w:tc>
          <w:tcPr>
            <w:tcW w:w="1168" w:type="dxa"/>
          </w:tcPr>
          <w:p w14:paraId="0F006B9E" w14:textId="77777777" w:rsidR="00B11855" w:rsidRPr="001F42D3" w:rsidRDefault="003D003E" w:rsidP="001E1150">
            <w:pPr>
              <w:pStyle w:val="TableEntry"/>
            </w:pPr>
            <w:r w:rsidRPr="001F42D3">
              <w:t>[0..1]</w:t>
            </w:r>
          </w:p>
        </w:tc>
        <w:tc>
          <w:tcPr>
            <w:tcW w:w="974" w:type="dxa"/>
          </w:tcPr>
          <w:p w14:paraId="1E2D3935" w14:textId="77777777" w:rsidR="00B11855" w:rsidRPr="001F42D3" w:rsidRDefault="00B11855" w:rsidP="00DF61EC">
            <w:pPr>
              <w:pStyle w:val="TableEntry"/>
            </w:pPr>
          </w:p>
        </w:tc>
        <w:tc>
          <w:tcPr>
            <w:tcW w:w="1046" w:type="dxa"/>
          </w:tcPr>
          <w:p w14:paraId="47F8718F" w14:textId="77777777" w:rsidR="00B11855" w:rsidRPr="001F42D3" w:rsidRDefault="003D003E" w:rsidP="001E1150">
            <w:pPr>
              <w:pStyle w:val="TableEntry"/>
            </w:pPr>
            <w:r w:rsidRPr="001F42D3">
              <w:t>01126</w:t>
            </w:r>
          </w:p>
        </w:tc>
        <w:tc>
          <w:tcPr>
            <w:tcW w:w="2916" w:type="dxa"/>
          </w:tcPr>
          <w:p w14:paraId="2129437B" w14:textId="77777777" w:rsidR="00B11855" w:rsidRPr="001F42D3" w:rsidRDefault="003D003E" w:rsidP="001E1150">
            <w:pPr>
              <w:pStyle w:val="TableEntry"/>
            </w:pPr>
            <w:r w:rsidRPr="001F42D3">
              <w:t>Give Strength</w:t>
            </w:r>
          </w:p>
        </w:tc>
      </w:tr>
      <w:tr w:rsidR="00C40FD5" w:rsidRPr="001F42D3" w14:paraId="4F1E7BB4" w14:textId="77777777" w:rsidTr="006C0E8E">
        <w:trPr>
          <w:cantSplit/>
          <w:jc w:val="center"/>
        </w:trPr>
        <w:tc>
          <w:tcPr>
            <w:tcW w:w="811" w:type="dxa"/>
          </w:tcPr>
          <w:p w14:paraId="160DB4BC" w14:textId="77777777" w:rsidR="00B11855" w:rsidRPr="001F42D3" w:rsidRDefault="003D003E" w:rsidP="001E1150">
            <w:pPr>
              <w:pStyle w:val="TableEntry"/>
            </w:pPr>
            <w:r w:rsidRPr="001F42D3">
              <w:t>18</w:t>
            </w:r>
          </w:p>
        </w:tc>
        <w:tc>
          <w:tcPr>
            <w:tcW w:w="908" w:type="dxa"/>
          </w:tcPr>
          <w:p w14:paraId="26DB54B5" w14:textId="77777777" w:rsidR="00B11855" w:rsidRPr="001F42D3" w:rsidRDefault="003D003E" w:rsidP="001E1150">
            <w:pPr>
              <w:pStyle w:val="TableEntry"/>
            </w:pPr>
            <w:r w:rsidRPr="001F42D3">
              <w:t>705</w:t>
            </w:r>
          </w:p>
        </w:tc>
        <w:tc>
          <w:tcPr>
            <w:tcW w:w="806" w:type="dxa"/>
          </w:tcPr>
          <w:p w14:paraId="474D7760" w14:textId="77777777" w:rsidR="00B11855" w:rsidRPr="001F42D3" w:rsidRDefault="003D003E" w:rsidP="001E1150">
            <w:pPr>
              <w:pStyle w:val="TableEntry"/>
            </w:pPr>
            <w:r w:rsidRPr="001F42D3">
              <w:t>CWE</w:t>
            </w:r>
          </w:p>
        </w:tc>
        <w:tc>
          <w:tcPr>
            <w:tcW w:w="990" w:type="dxa"/>
          </w:tcPr>
          <w:p w14:paraId="01E96CA1" w14:textId="77777777" w:rsidR="00B11855" w:rsidRPr="001F42D3" w:rsidRDefault="003D003E" w:rsidP="001E1150">
            <w:pPr>
              <w:pStyle w:val="TableEntry"/>
            </w:pPr>
            <w:r w:rsidRPr="001F42D3">
              <w:t>RE</w:t>
            </w:r>
          </w:p>
        </w:tc>
        <w:tc>
          <w:tcPr>
            <w:tcW w:w="1168" w:type="dxa"/>
          </w:tcPr>
          <w:p w14:paraId="72F90C4A" w14:textId="77777777" w:rsidR="00B11855" w:rsidRPr="001F42D3" w:rsidRDefault="003D003E" w:rsidP="001E1150">
            <w:pPr>
              <w:pStyle w:val="TableEntry"/>
            </w:pPr>
            <w:r w:rsidRPr="001F42D3">
              <w:t>[0..1]</w:t>
            </w:r>
          </w:p>
        </w:tc>
        <w:tc>
          <w:tcPr>
            <w:tcW w:w="974" w:type="dxa"/>
          </w:tcPr>
          <w:p w14:paraId="57596EBE" w14:textId="77777777" w:rsidR="00B11855" w:rsidRPr="001F42D3" w:rsidRDefault="00B11855" w:rsidP="00DF61EC">
            <w:pPr>
              <w:pStyle w:val="TableEntry"/>
            </w:pPr>
          </w:p>
        </w:tc>
        <w:tc>
          <w:tcPr>
            <w:tcW w:w="1046" w:type="dxa"/>
          </w:tcPr>
          <w:p w14:paraId="1CFA432C" w14:textId="77777777" w:rsidR="00B11855" w:rsidRPr="001F42D3" w:rsidRDefault="003D003E" w:rsidP="001E1150">
            <w:pPr>
              <w:pStyle w:val="TableEntry"/>
            </w:pPr>
            <w:r w:rsidRPr="001F42D3">
              <w:t>01127</w:t>
            </w:r>
          </w:p>
        </w:tc>
        <w:tc>
          <w:tcPr>
            <w:tcW w:w="2916" w:type="dxa"/>
          </w:tcPr>
          <w:p w14:paraId="47EFA1C9" w14:textId="77777777" w:rsidR="00B11855" w:rsidRPr="001F42D3" w:rsidRDefault="003D003E" w:rsidP="001E1150">
            <w:pPr>
              <w:pStyle w:val="TableEntry"/>
            </w:pPr>
            <w:r w:rsidRPr="001F42D3">
              <w:t>Give Strength Units</w:t>
            </w:r>
          </w:p>
        </w:tc>
      </w:tr>
      <w:tr w:rsidR="00C40FD5" w:rsidRPr="001F42D3" w14:paraId="47D7467A" w14:textId="77777777" w:rsidTr="006C0E8E">
        <w:trPr>
          <w:cantSplit/>
          <w:jc w:val="center"/>
        </w:trPr>
        <w:tc>
          <w:tcPr>
            <w:tcW w:w="811" w:type="dxa"/>
          </w:tcPr>
          <w:p w14:paraId="5F7C8081" w14:textId="77777777" w:rsidR="00B11855" w:rsidRPr="001F42D3" w:rsidRDefault="003D003E" w:rsidP="001E1150">
            <w:pPr>
              <w:pStyle w:val="TableEntry"/>
            </w:pPr>
            <w:r w:rsidRPr="001F42D3">
              <w:t>19</w:t>
            </w:r>
          </w:p>
        </w:tc>
        <w:tc>
          <w:tcPr>
            <w:tcW w:w="908" w:type="dxa"/>
          </w:tcPr>
          <w:p w14:paraId="465AC614" w14:textId="77777777" w:rsidR="00B11855" w:rsidRPr="001F42D3" w:rsidRDefault="003D003E" w:rsidP="001E1150">
            <w:pPr>
              <w:pStyle w:val="TableEntry"/>
            </w:pPr>
            <w:r w:rsidRPr="001F42D3">
              <w:t>20</w:t>
            </w:r>
          </w:p>
        </w:tc>
        <w:tc>
          <w:tcPr>
            <w:tcW w:w="806" w:type="dxa"/>
          </w:tcPr>
          <w:p w14:paraId="236DD8B7" w14:textId="77777777" w:rsidR="00B11855" w:rsidRPr="001F42D3" w:rsidRDefault="003D003E" w:rsidP="001E1150">
            <w:pPr>
              <w:pStyle w:val="TableEntry"/>
            </w:pPr>
            <w:r w:rsidRPr="001F42D3">
              <w:t>ST</w:t>
            </w:r>
          </w:p>
        </w:tc>
        <w:tc>
          <w:tcPr>
            <w:tcW w:w="990" w:type="dxa"/>
          </w:tcPr>
          <w:p w14:paraId="481FAA17" w14:textId="77777777" w:rsidR="00B11855" w:rsidRPr="001F42D3" w:rsidRDefault="003D003E" w:rsidP="001E1150">
            <w:pPr>
              <w:pStyle w:val="TableEntry"/>
            </w:pPr>
            <w:r w:rsidRPr="001F42D3">
              <w:t>RE</w:t>
            </w:r>
          </w:p>
        </w:tc>
        <w:tc>
          <w:tcPr>
            <w:tcW w:w="1168" w:type="dxa"/>
          </w:tcPr>
          <w:p w14:paraId="01CD0462" w14:textId="77777777" w:rsidR="00B11855" w:rsidRPr="001F42D3" w:rsidRDefault="003D003E" w:rsidP="001E1150">
            <w:pPr>
              <w:pStyle w:val="TableEntry"/>
            </w:pPr>
            <w:r w:rsidRPr="001F42D3">
              <w:t>[0..*]</w:t>
            </w:r>
          </w:p>
        </w:tc>
        <w:tc>
          <w:tcPr>
            <w:tcW w:w="974" w:type="dxa"/>
          </w:tcPr>
          <w:p w14:paraId="312DD6C7" w14:textId="77777777" w:rsidR="00B11855" w:rsidRPr="001F42D3" w:rsidRDefault="00B11855" w:rsidP="00DF61EC">
            <w:pPr>
              <w:pStyle w:val="TableEntry"/>
            </w:pPr>
          </w:p>
        </w:tc>
        <w:tc>
          <w:tcPr>
            <w:tcW w:w="1046" w:type="dxa"/>
          </w:tcPr>
          <w:p w14:paraId="46956C75" w14:textId="77777777" w:rsidR="00B11855" w:rsidRPr="001F42D3" w:rsidRDefault="003D003E" w:rsidP="001E1150">
            <w:pPr>
              <w:pStyle w:val="TableEntry"/>
            </w:pPr>
            <w:r w:rsidRPr="001F42D3">
              <w:t>01129</w:t>
            </w:r>
          </w:p>
        </w:tc>
        <w:tc>
          <w:tcPr>
            <w:tcW w:w="2916" w:type="dxa"/>
          </w:tcPr>
          <w:p w14:paraId="6D6E9F04" w14:textId="77777777" w:rsidR="00B11855" w:rsidRPr="001F42D3" w:rsidRDefault="003D003E" w:rsidP="001E1150">
            <w:pPr>
              <w:pStyle w:val="TableEntry"/>
            </w:pPr>
            <w:r w:rsidRPr="001F42D3">
              <w:t>Substance Lot Number</w:t>
            </w:r>
          </w:p>
        </w:tc>
      </w:tr>
      <w:tr w:rsidR="00C40FD5" w:rsidRPr="001F42D3" w14:paraId="164D85E1" w14:textId="77777777" w:rsidTr="006C0E8E">
        <w:trPr>
          <w:cantSplit/>
          <w:jc w:val="center"/>
        </w:trPr>
        <w:tc>
          <w:tcPr>
            <w:tcW w:w="811" w:type="dxa"/>
          </w:tcPr>
          <w:p w14:paraId="28B7910F" w14:textId="77777777" w:rsidR="00B11855" w:rsidRPr="001F42D3" w:rsidRDefault="003D003E" w:rsidP="001E1150">
            <w:pPr>
              <w:pStyle w:val="TableEntry"/>
            </w:pPr>
            <w:r w:rsidRPr="001F42D3">
              <w:t>20</w:t>
            </w:r>
          </w:p>
        </w:tc>
        <w:tc>
          <w:tcPr>
            <w:tcW w:w="908" w:type="dxa"/>
          </w:tcPr>
          <w:p w14:paraId="2544C504" w14:textId="77777777" w:rsidR="00B11855" w:rsidRPr="001F42D3" w:rsidRDefault="003D003E" w:rsidP="001E1150">
            <w:pPr>
              <w:pStyle w:val="TableEntry"/>
            </w:pPr>
            <w:r w:rsidRPr="001F42D3">
              <w:t>24</w:t>
            </w:r>
          </w:p>
        </w:tc>
        <w:tc>
          <w:tcPr>
            <w:tcW w:w="806" w:type="dxa"/>
          </w:tcPr>
          <w:p w14:paraId="5A46F8C0" w14:textId="77777777" w:rsidR="00B11855" w:rsidRPr="001F42D3" w:rsidRDefault="003D003E" w:rsidP="001E1150">
            <w:pPr>
              <w:pStyle w:val="TableEntry"/>
            </w:pPr>
            <w:r w:rsidRPr="001F42D3">
              <w:t>DTM</w:t>
            </w:r>
          </w:p>
        </w:tc>
        <w:tc>
          <w:tcPr>
            <w:tcW w:w="990" w:type="dxa"/>
          </w:tcPr>
          <w:p w14:paraId="6FC1D6D5" w14:textId="77777777" w:rsidR="00B11855" w:rsidRPr="001F42D3" w:rsidRDefault="003D003E" w:rsidP="001E1150">
            <w:pPr>
              <w:pStyle w:val="TableEntry"/>
            </w:pPr>
            <w:r w:rsidRPr="001F42D3">
              <w:t>RE</w:t>
            </w:r>
          </w:p>
        </w:tc>
        <w:tc>
          <w:tcPr>
            <w:tcW w:w="1168" w:type="dxa"/>
          </w:tcPr>
          <w:p w14:paraId="7A5B9798" w14:textId="77777777" w:rsidR="00B11855" w:rsidRPr="001F42D3" w:rsidRDefault="003D003E" w:rsidP="001E1150">
            <w:pPr>
              <w:pStyle w:val="TableEntry"/>
            </w:pPr>
            <w:r w:rsidRPr="001F42D3">
              <w:t>[0..*]</w:t>
            </w:r>
          </w:p>
        </w:tc>
        <w:tc>
          <w:tcPr>
            <w:tcW w:w="974" w:type="dxa"/>
          </w:tcPr>
          <w:p w14:paraId="26D3A9EA" w14:textId="77777777" w:rsidR="00B11855" w:rsidRPr="001F42D3" w:rsidRDefault="00B11855" w:rsidP="00DF61EC">
            <w:pPr>
              <w:pStyle w:val="TableEntry"/>
            </w:pPr>
          </w:p>
        </w:tc>
        <w:tc>
          <w:tcPr>
            <w:tcW w:w="1046" w:type="dxa"/>
          </w:tcPr>
          <w:p w14:paraId="212A4E0D" w14:textId="77777777" w:rsidR="00B11855" w:rsidRPr="001F42D3" w:rsidRDefault="003D003E" w:rsidP="001E1150">
            <w:pPr>
              <w:pStyle w:val="TableEntry"/>
            </w:pPr>
            <w:r w:rsidRPr="001F42D3">
              <w:t>01130</w:t>
            </w:r>
          </w:p>
        </w:tc>
        <w:tc>
          <w:tcPr>
            <w:tcW w:w="2916" w:type="dxa"/>
          </w:tcPr>
          <w:p w14:paraId="6F010C9B" w14:textId="77777777" w:rsidR="00B11855" w:rsidRPr="001F42D3" w:rsidRDefault="003D003E" w:rsidP="001E1150">
            <w:pPr>
              <w:pStyle w:val="TableEntry"/>
            </w:pPr>
            <w:r w:rsidRPr="001F42D3">
              <w:t>Substance Expiration Date</w:t>
            </w:r>
          </w:p>
        </w:tc>
      </w:tr>
      <w:tr w:rsidR="00C40FD5" w:rsidRPr="001F42D3" w14:paraId="28012EE6" w14:textId="77777777" w:rsidTr="006C0E8E">
        <w:trPr>
          <w:cantSplit/>
          <w:jc w:val="center"/>
        </w:trPr>
        <w:tc>
          <w:tcPr>
            <w:tcW w:w="811" w:type="dxa"/>
          </w:tcPr>
          <w:p w14:paraId="3715CE0C" w14:textId="77777777" w:rsidR="00B11855" w:rsidRPr="001F42D3" w:rsidRDefault="003D003E" w:rsidP="001E1150">
            <w:pPr>
              <w:pStyle w:val="TableEntry"/>
            </w:pPr>
            <w:r w:rsidRPr="001F42D3">
              <w:t>21</w:t>
            </w:r>
          </w:p>
        </w:tc>
        <w:tc>
          <w:tcPr>
            <w:tcW w:w="908" w:type="dxa"/>
          </w:tcPr>
          <w:p w14:paraId="5A8E7CDF" w14:textId="77777777" w:rsidR="00B11855" w:rsidRPr="001F42D3" w:rsidRDefault="003D003E" w:rsidP="001E1150">
            <w:pPr>
              <w:pStyle w:val="TableEntry"/>
            </w:pPr>
            <w:r w:rsidRPr="001F42D3">
              <w:t>705</w:t>
            </w:r>
          </w:p>
        </w:tc>
        <w:tc>
          <w:tcPr>
            <w:tcW w:w="806" w:type="dxa"/>
          </w:tcPr>
          <w:p w14:paraId="27596109" w14:textId="77777777" w:rsidR="00B11855" w:rsidRPr="001F42D3" w:rsidRDefault="003D003E" w:rsidP="001E1150">
            <w:pPr>
              <w:pStyle w:val="TableEntry"/>
            </w:pPr>
            <w:r w:rsidRPr="001F42D3">
              <w:t>CWE</w:t>
            </w:r>
          </w:p>
        </w:tc>
        <w:tc>
          <w:tcPr>
            <w:tcW w:w="990" w:type="dxa"/>
          </w:tcPr>
          <w:p w14:paraId="2AEC70EF" w14:textId="77777777" w:rsidR="00B11855" w:rsidRPr="001F42D3" w:rsidRDefault="003D003E" w:rsidP="001E1150">
            <w:pPr>
              <w:pStyle w:val="TableEntry"/>
            </w:pPr>
            <w:r w:rsidRPr="001F42D3">
              <w:t>RE</w:t>
            </w:r>
          </w:p>
        </w:tc>
        <w:tc>
          <w:tcPr>
            <w:tcW w:w="1168" w:type="dxa"/>
          </w:tcPr>
          <w:p w14:paraId="4BB5526C" w14:textId="77777777" w:rsidR="00B11855" w:rsidRPr="001F42D3" w:rsidRDefault="003D003E" w:rsidP="001E1150">
            <w:pPr>
              <w:pStyle w:val="TableEntry"/>
            </w:pPr>
            <w:r w:rsidRPr="001F42D3">
              <w:t>[0..*]</w:t>
            </w:r>
          </w:p>
        </w:tc>
        <w:tc>
          <w:tcPr>
            <w:tcW w:w="974" w:type="dxa"/>
          </w:tcPr>
          <w:p w14:paraId="0627CBA9" w14:textId="77777777" w:rsidR="00B11855" w:rsidRPr="001F42D3" w:rsidRDefault="003D003E" w:rsidP="00DF61EC">
            <w:pPr>
              <w:pStyle w:val="TableEntry"/>
            </w:pPr>
            <w:r w:rsidRPr="001F42D3">
              <w:t>0227</w:t>
            </w:r>
          </w:p>
        </w:tc>
        <w:tc>
          <w:tcPr>
            <w:tcW w:w="1046" w:type="dxa"/>
          </w:tcPr>
          <w:p w14:paraId="3FBCBE61" w14:textId="77777777" w:rsidR="00B11855" w:rsidRPr="001F42D3" w:rsidRDefault="003D003E" w:rsidP="001E1150">
            <w:pPr>
              <w:pStyle w:val="TableEntry"/>
            </w:pPr>
            <w:r w:rsidRPr="001F42D3">
              <w:t>01131</w:t>
            </w:r>
          </w:p>
        </w:tc>
        <w:tc>
          <w:tcPr>
            <w:tcW w:w="2916" w:type="dxa"/>
          </w:tcPr>
          <w:p w14:paraId="46E05A9E" w14:textId="77777777" w:rsidR="00B11855" w:rsidRPr="001F42D3" w:rsidRDefault="003D003E" w:rsidP="001E1150">
            <w:pPr>
              <w:pStyle w:val="TableEntry"/>
            </w:pPr>
            <w:r w:rsidRPr="001F42D3">
              <w:t>Substance Manufacturer Name</w:t>
            </w:r>
          </w:p>
        </w:tc>
      </w:tr>
      <w:tr w:rsidR="00C40FD5" w:rsidRPr="001F42D3" w14:paraId="149645EF" w14:textId="77777777" w:rsidTr="006C0E8E">
        <w:trPr>
          <w:cantSplit/>
          <w:jc w:val="center"/>
        </w:trPr>
        <w:tc>
          <w:tcPr>
            <w:tcW w:w="811" w:type="dxa"/>
          </w:tcPr>
          <w:p w14:paraId="5070FCAE" w14:textId="77777777" w:rsidR="00B11855" w:rsidRPr="001F42D3" w:rsidRDefault="003D003E" w:rsidP="001E1150">
            <w:pPr>
              <w:pStyle w:val="TableEntry"/>
            </w:pPr>
            <w:r w:rsidRPr="001F42D3">
              <w:t>22</w:t>
            </w:r>
          </w:p>
        </w:tc>
        <w:tc>
          <w:tcPr>
            <w:tcW w:w="908" w:type="dxa"/>
          </w:tcPr>
          <w:p w14:paraId="199A71DC" w14:textId="77777777" w:rsidR="00B11855" w:rsidRPr="001F42D3" w:rsidRDefault="003D003E" w:rsidP="001E1150">
            <w:pPr>
              <w:pStyle w:val="TableEntry"/>
            </w:pPr>
            <w:r w:rsidRPr="001F42D3">
              <w:t>705</w:t>
            </w:r>
          </w:p>
        </w:tc>
        <w:tc>
          <w:tcPr>
            <w:tcW w:w="806" w:type="dxa"/>
          </w:tcPr>
          <w:p w14:paraId="550EC5CF" w14:textId="77777777" w:rsidR="00B11855" w:rsidRPr="001F42D3" w:rsidRDefault="003D003E" w:rsidP="001E1150">
            <w:pPr>
              <w:pStyle w:val="TableEntry"/>
            </w:pPr>
            <w:r w:rsidRPr="001F42D3">
              <w:t>CWE</w:t>
            </w:r>
          </w:p>
        </w:tc>
        <w:tc>
          <w:tcPr>
            <w:tcW w:w="990" w:type="dxa"/>
          </w:tcPr>
          <w:p w14:paraId="32C77B94" w14:textId="77777777" w:rsidR="00B11855" w:rsidRPr="001F42D3" w:rsidRDefault="003D003E" w:rsidP="001E1150">
            <w:pPr>
              <w:pStyle w:val="TableEntry"/>
            </w:pPr>
            <w:r w:rsidRPr="001F42D3">
              <w:t>RE</w:t>
            </w:r>
          </w:p>
        </w:tc>
        <w:tc>
          <w:tcPr>
            <w:tcW w:w="1168" w:type="dxa"/>
          </w:tcPr>
          <w:p w14:paraId="29DCAD64" w14:textId="77777777" w:rsidR="00B11855" w:rsidRPr="001F42D3" w:rsidRDefault="003D003E" w:rsidP="001E1150">
            <w:pPr>
              <w:pStyle w:val="TableEntry"/>
            </w:pPr>
            <w:r w:rsidRPr="001F42D3">
              <w:t>[0..*]</w:t>
            </w:r>
          </w:p>
        </w:tc>
        <w:tc>
          <w:tcPr>
            <w:tcW w:w="974" w:type="dxa"/>
          </w:tcPr>
          <w:p w14:paraId="11F499E4" w14:textId="77777777" w:rsidR="00B11855" w:rsidRPr="001F42D3" w:rsidRDefault="00B11855" w:rsidP="00DF61EC">
            <w:pPr>
              <w:pStyle w:val="TableEntry"/>
            </w:pPr>
          </w:p>
        </w:tc>
        <w:tc>
          <w:tcPr>
            <w:tcW w:w="1046" w:type="dxa"/>
          </w:tcPr>
          <w:p w14:paraId="6FC07B05" w14:textId="77777777" w:rsidR="00B11855" w:rsidRPr="001F42D3" w:rsidRDefault="003D003E" w:rsidP="001E1150">
            <w:pPr>
              <w:pStyle w:val="TableEntry"/>
            </w:pPr>
            <w:r w:rsidRPr="001F42D3">
              <w:t>01123</w:t>
            </w:r>
          </w:p>
        </w:tc>
        <w:tc>
          <w:tcPr>
            <w:tcW w:w="2916" w:type="dxa"/>
          </w:tcPr>
          <w:p w14:paraId="463C5BB0" w14:textId="77777777" w:rsidR="00B11855" w:rsidRPr="001F42D3" w:rsidRDefault="003D003E" w:rsidP="001E1150">
            <w:pPr>
              <w:pStyle w:val="TableEntry"/>
            </w:pPr>
            <w:r w:rsidRPr="001F42D3">
              <w:t>Indication</w:t>
            </w:r>
          </w:p>
        </w:tc>
      </w:tr>
      <w:tr w:rsidR="00C40FD5" w:rsidRPr="001F42D3" w14:paraId="2F83834C" w14:textId="77777777" w:rsidTr="006C0E8E">
        <w:trPr>
          <w:cantSplit/>
          <w:jc w:val="center"/>
        </w:trPr>
        <w:tc>
          <w:tcPr>
            <w:tcW w:w="811" w:type="dxa"/>
          </w:tcPr>
          <w:p w14:paraId="640590E1" w14:textId="77777777" w:rsidR="00B11855" w:rsidRPr="001F42D3" w:rsidRDefault="003D003E" w:rsidP="001E1150">
            <w:pPr>
              <w:pStyle w:val="TableEntry"/>
            </w:pPr>
            <w:r w:rsidRPr="001F42D3">
              <w:t>23</w:t>
            </w:r>
          </w:p>
        </w:tc>
        <w:tc>
          <w:tcPr>
            <w:tcW w:w="908" w:type="dxa"/>
          </w:tcPr>
          <w:p w14:paraId="4493E446" w14:textId="77777777" w:rsidR="00B11855" w:rsidRPr="001F42D3" w:rsidRDefault="003D003E" w:rsidP="001E1150">
            <w:pPr>
              <w:pStyle w:val="TableEntry"/>
            </w:pPr>
            <w:r w:rsidRPr="001F42D3">
              <w:t>5</w:t>
            </w:r>
          </w:p>
        </w:tc>
        <w:tc>
          <w:tcPr>
            <w:tcW w:w="806" w:type="dxa"/>
          </w:tcPr>
          <w:p w14:paraId="78A937C7" w14:textId="77777777" w:rsidR="00B11855" w:rsidRPr="001F42D3" w:rsidRDefault="003D003E" w:rsidP="001E1150">
            <w:pPr>
              <w:pStyle w:val="TableEntry"/>
            </w:pPr>
            <w:r w:rsidRPr="001F42D3">
              <w:t>NM</w:t>
            </w:r>
          </w:p>
        </w:tc>
        <w:tc>
          <w:tcPr>
            <w:tcW w:w="990" w:type="dxa"/>
          </w:tcPr>
          <w:p w14:paraId="0ECDD225" w14:textId="77777777" w:rsidR="00B11855" w:rsidRPr="001F42D3" w:rsidRDefault="003D003E" w:rsidP="001E1150">
            <w:pPr>
              <w:pStyle w:val="TableEntry"/>
            </w:pPr>
            <w:r w:rsidRPr="001F42D3">
              <w:t>RE</w:t>
            </w:r>
          </w:p>
        </w:tc>
        <w:tc>
          <w:tcPr>
            <w:tcW w:w="1168" w:type="dxa"/>
          </w:tcPr>
          <w:p w14:paraId="09038ADE" w14:textId="77777777" w:rsidR="00B11855" w:rsidRPr="001F42D3" w:rsidRDefault="003D003E" w:rsidP="001E1150">
            <w:pPr>
              <w:pStyle w:val="TableEntry"/>
            </w:pPr>
            <w:r w:rsidRPr="001F42D3">
              <w:t>[0..1]</w:t>
            </w:r>
          </w:p>
        </w:tc>
        <w:tc>
          <w:tcPr>
            <w:tcW w:w="974" w:type="dxa"/>
          </w:tcPr>
          <w:p w14:paraId="67F32DAE" w14:textId="77777777" w:rsidR="00B11855" w:rsidRPr="001F42D3" w:rsidRDefault="00B11855" w:rsidP="001E1150">
            <w:pPr>
              <w:pStyle w:val="TableEntry"/>
            </w:pPr>
          </w:p>
        </w:tc>
        <w:tc>
          <w:tcPr>
            <w:tcW w:w="1046" w:type="dxa"/>
          </w:tcPr>
          <w:p w14:paraId="772C4D8A" w14:textId="77777777" w:rsidR="00B11855" w:rsidRPr="001F42D3" w:rsidRDefault="003D003E" w:rsidP="001E1150">
            <w:pPr>
              <w:pStyle w:val="TableEntry"/>
            </w:pPr>
            <w:r w:rsidRPr="001F42D3">
              <w:t>01692</w:t>
            </w:r>
          </w:p>
        </w:tc>
        <w:tc>
          <w:tcPr>
            <w:tcW w:w="2916" w:type="dxa"/>
          </w:tcPr>
          <w:p w14:paraId="79A7A575" w14:textId="77777777" w:rsidR="00B11855" w:rsidRPr="001F42D3" w:rsidRDefault="003D003E" w:rsidP="001E1150">
            <w:pPr>
              <w:pStyle w:val="TableEntry"/>
            </w:pPr>
            <w:r w:rsidRPr="001F42D3">
              <w:t>Give Drug Strength Volume</w:t>
            </w:r>
          </w:p>
        </w:tc>
      </w:tr>
      <w:tr w:rsidR="00C40FD5" w:rsidRPr="001F42D3" w14:paraId="47613C93" w14:textId="77777777" w:rsidTr="006C0E8E">
        <w:trPr>
          <w:cantSplit/>
          <w:jc w:val="center"/>
        </w:trPr>
        <w:tc>
          <w:tcPr>
            <w:tcW w:w="811" w:type="dxa"/>
          </w:tcPr>
          <w:p w14:paraId="6350D5F2" w14:textId="77777777" w:rsidR="00B11855" w:rsidRPr="001F42D3" w:rsidRDefault="003D003E" w:rsidP="001E1150">
            <w:pPr>
              <w:pStyle w:val="TableEntry"/>
            </w:pPr>
            <w:r w:rsidRPr="001F42D3">
              <w:t>24</w:t>
            </w:r>
          </w:p>
        </w:tc>
        <w:tc>
          <w:tcPr>
            <w:tcW w:w="908" w:type="dxa"/>
          </w:tcPr>
          <w:p w14:paraId="2F2C8EDD" w14:textId="77777777" w:rsidR="00B11855" w:rsidRPr="001F42D3" w:rsidRDefault="003D003E" w:rsidP="001E1150">
            <w:pPr>
              <w:pStyle w:val="TableEntry"/>
            </w:pPr>
            <w:r w:rsidRPr="001F42D3">
              <w:t>705</w:t>
            </w:r>
          </w:p>
        </w:tc>
        <w:tc>
          <w:tcPr>
            <w:tcW w:w="806" w:type="dxa"/>
          </w:tcPr>
          <w:p w14:paraId="5B7187FB" w14:textId="77777777" w:rsidR="00B11855" w:rsidRPr="001F42D3" w:rsidRDefault="003D003E" w:rsidP="001E1150">
            <w:pPr>
              <w:pStyle w:val="TableEntry"/>
            </w:pPr>
            <w:r w:rsidRPr="001F42D3">
              <w:t>CWE</w:t>
            </w:r>
          </w:p>
        </w:tc>
        <w:tc>
          <w:tcPr>
            <w:tcW w:w="990" w:type="dxa"/>
          </w:tcPr>
          <w:p w14:paraId="2D7A7DE7" w14:textId="77777777" w:rsidR="00B11855" w:rsidRPr="001F42D3" w:rsidRDefault="003D003E" w:rsidP="001E1150">
            <w:pPr>
              <w:pStyle w:val="TableEntry"/>
            </w:pPr>
            <w:r w:rsidRPr="001F42D3">
              <w:t>RE</w:t>
            </w:r>
          </w:p>
        </w:tc>
        <w:tc>
          <w:tcPr>
            <w:tcW w:w="1168" w:type="dxa"/>
          </w:tcPr>
          <w:p w14:paraId="4F3CD8F7" w14:textId="77777777" w:rsidR="00B11855" w:rsidRPr="001F42D3" w:rsidRDefault="003D003E" w:rsidP="001E1150">
            <w:pPr>
              <w:pStyle w:val="TableEntry"/>
            </w:pPr>
            <w:r w:rsidRPr="001F42D3">
              <w:t>[0..1]</w:t>
            </w:r>
          </w:p>
        </w:tc>
        <w:tc>
          <w:tcPr>
            <w:tcW w:w="974" w:type="dxa"/>
          </w:tcPr>
          <w:p w14:paraId="6C5C5199" w14:textId="77777777" w:rsidR="00B11855" w:rsidRPr="001F42D3" w:rsidRDefault="00B11855" w:rsidP="001E1150">
            <w:pPr>
              <w:pStyle w:val="TableEntry"/>
            </w:pPr>
          </w:p>
        </w:tc>
        <w:tc>
          <w:tcPr>
            <w:tcW w:w="1046" w:type="dxa"/>
          </w:tcPr>
          <w:p w14:paraId="2CB33A91" w14:textId="77777777" w:rsidR="00B11855" w:rsidRPr="001F42D3" w:rsidRDefault="003D003E" w:rsidP="001E1150">
            <w:pPr>
              <w:pStyle w:val="TableEntry"/>
            </w:pPr>
            <w:r w:rsidRPr="001F42D3">
              <w:t>01693</w:t>
            </w:r>
          </w:p>
        </w:tc>
        <w:tc>
          <w:tcPr>
            <w:tcW w:w="2916" w:type="dxa"/>
          </w:tcPr>
          <w:p w14:paraId="72DA9A60" w14:textId="77777777" w:rsidR="00B11855" w:rsidRPr="001F42D3" w:rsidRDefault="003D003E" w:rsidP="001E1150">
            <w:pPr>
              <w:pStyle w:val="TableEntry"/>
            </w:pPr>
            <w:r w:rsidRPr="001F42D3">
              <w:t>Give Drug Strength Volume Units</w:t>
            </w:r>
          </w:p>
        </w:tc>
      </w:tr>
      <w:tr w:rsidR="00C40FD5" w:rsidRPr="001F42D3" w14:paraId="666C104A" w14:textId="77777777" w:rsidTr="006C0E8E">
        <w:trPr>
          <w:cantSplit/>
          <w:jc w:val="center"/>
        </w:trPr>
        <w:tc>
          <w:tcPr>
            <w:tcW w:w="811" w:type="dxa"/>
          </w:tcPr>
          <w:p w14:paraId="785DBC39" w14:textId="77777777" w:rsidR="00B11855" w:rsidRPr="001F42D3" w:rsidRDefault="003D003E" w:rsidP="001E1150">
            <w:pPr>
              <w:pStyle w:val="TableEntry"/>
            </w:pPr>
            <w:r w:rsidRPr="001F42D3">
              <w:t>25</w:t>
            </w:r>
          </w:p>
        </w:tc>
        <w:tc>
          <w:tcPr>
            <w:tcW w:w="908" w:type="dxa"/>
          </w:tcPr>
          <w:p w14:paraId="3F0ADB55" w14:textId="77777777" w:rsidR="00B11855" w:rsidRPr="001F42D3" w:rsidRDefault="003D003E" w:rsidP="001E1150">
            <w:pPr>
              <w:pStyle w:val="TableEntry"/>
            </w:pPr>
            <w:r w:rsidRPr="001F42D3">
              <w:t>60</w:t>
            </w:r>
          </w:p>
        </w:tc>
        <w:tc>
          <w:tcPr>
            <w:tcW w:w="806" w:type="dxa"/>
          </w:tcPr>
          <w:p w14:paraId="1E8D12D7" w14:textId="77777777" w:rsidR="00B11855" w:rsidRPr="001F42D3" w:rsidRDefault="003D003E" w:rsidP="001E1150">
            <w:pPr>
              <w:pStyle w:val="TableEntry"/>
            </w:pPr>
            <w:r w:rsidRPr="001F42D3">
              <w:t>CWE</w:t>
            </w:r>
          </w:p>
        </w:tc>
        <w:tc>
          <w:tcPr>
            <w:tcW w:w="990" w:type="dxa"/>
          </w:tcPr>
          <w:p w14:paraId="2518761C" w14:textId="77777777" w:rsidR="00B11855" w:rsidRPr="001F42D3" w:rsidRDefault="003D003E" w:rsidP="001E1150">
            <w:pPr>
              <w:pStyle w:val="TableEntry"/>
            </w:pPr>
            <w:r w:rsidRPr="001F42D3">
              <w:t>RE</w:t>
            </w:r>
          </w:p>
        </w:tc>
        <w:tc>
          <w:tcPr>
            <w:tcW w:w="1168" w:type="dxa"/>
          </w:tcPr>
          <w:p w14:paraId="3677C5E5" w14:textId="77777777" w:rsidR="00B11855" w:rsidRPr="001F42D3" w:rsidRDefault="003D003E" w:rsidP="001E1150">
            <w:pPr>
              <w:pStyle w:val="TableEntry"/>
            </w:pPr>
            <w:r w:rsidRPr="001F42D3">
              <w:t>[0..1]</w:t>
            </w:r>
          </w:p>
        </w:tc>
        <w:tc>
          <w:tcPr>
            <w:tcW w:w="974" w:type="dxa"/>
          </w:tcPr>
          <w:p w14:paraId="2BEFC519" w14:textId="77777777" w:rsidR="00B11855" w:rsidRPr="001F42D3" w:rsidRDefault="00B11855" w:rsidP="001E1150">
            <w:pPr>
              <w:pStyle w:val="TableEntry"/>
            </w:pPr>
          </w:p>
        </w:tc>
        <w:tc>
          <w:tcPr>
            <w:tcW w:w="1046" w:type="dxa"/>
          </w:tcPr>
          <w:p w14:paraId="286920EE" w14:textId="77777777" w:rsidR="00B11855" w:rsidRPr="001F42D3" w:rsidRDefault="003D003E" w:rsidP="001E1150">
            <w:pPr>
              <w:pStyle w:val="TableEntry"/>
            </w:pPr>
            <w:r w:rsidRPr="001F42D3">
              <w:t>01694</w:t>
            </w:r>
          </w:p>
        </w:tc>
        <w:tc>
          <w:tcPr>
            <w:tcW w:w="2916" w:type="dxa"/>
          </w:tcPr>
          <w:p w14:paraId="642123EC" w14:textId="77777777" w:rsidR="00B11855" w:rsidRPr="001F42D3" w:rsidRDefault="003D003E" w:rsidP="001E1150">
            <w:pPr>
              <w:pStyle w:val="TableEntry"/>
            </w:pPr>
            <w:r w:rsidRPr="001F42D3">
              <w:t>Give Barcode Identifier</w:t>
            </w:r>
          </w:p>
        </w:tc>
      </w:tr>
      <w:tr w:rsidR="00C40FD5" w:rsidRPr="001F42D3" w14:paraId="3F085FC2" w14:textId="77777777" w:rsidTr="006C0E8E">
        <w:trPr>
          <w:cantSplit/>
          <w:jc w:val="center"/>
        </w:trPr>
        <w:tc>
          <w:tcPr>
            <w:tcW w:w="811" w:type="dxa"/>
          </w:tcPr>
          <w:p w14:paraId="5AB9D4E0" w14:textId="77777777" w:rsidR="00B11855" w:rsidRPr="001F42D3" w:rsidRDefault="003D003E" w:rsidP="001E1150">
            <w:pPr>
              <w:pStyle w:val="TableEntry"/>
            </w:pPr>
            <w:r w:rsidRPr="001F42D3">
              <w:t>26</w:t>
            </w:r>
          </w:p>
        </w:tc>
        <w:tc>
          <w:tcPr>
            <w:tcW w:w="908" w:type="dxa"/>
          </w:tcPr>
          <w:p w14:paraId="26288818" w14:textId="77777777" w:rsidR="00B11855" w:rsidRPr="001F42D3" w:rsidRDefault="003D003E" w:rsidP="001E1150">
            <w:pPr>
              <w:pStyle w:val="TableEntry"/>
            </w:pPr>
            <w:r w:rsidRPr="001F42D3">
              <w:t>1</w:t>
            </w:r>
          </w:p>
        </w:tc>
        <w:tc>
          <w:tcPr>
            <w:tcW w:w="806" w:type="dxa"/>
          </w:tcPr>
          <w:p w14:paraId="7BF9B7B6" w14:textId="77777777" w:rsidR="00B11855" w:rsidRPr="001F42D3" w:rsidRDefault="003D003E" w:rsidP="001E1150">
            <w:pPr>
              <w:pStyle w:val="TableEntry"/>
            </w:pPr>
            <w:r w:rsidRPr="001F42D3">
              <w:t>ID</w:t>
            </w:r>
          </w:p>
        </w:tc>
        <w:tc>
          <w:tcPr>
            <w:tcW w:w="990" w:type="dxa"/>
          </w:tcPr>
          <w:p w14:paraId="3609CDC2" w14:textId="77777777" w:rsidR="00B11855" w:rsidRPr="001F42D3" w:rsidRDefault="003D003E" w:rsidP="001E1150">
            <w:pPr>
              <w:pStyle w:val="TableEntry"/>
            </w:pPr>
            <w:r w:rsidRPr="001F42D3">
              <w:t>RE</w:t>
            </w:r>
          </w:p>
        </w:tc>
        <w:tc>
          <w:tcPr>
            <w:tcW w:w="1168" w:type="dxa"/>
          </w:tcPr>
          <w:p w14:paraId="31276312" w14:textId="77777777" w:rsidR="00B11855" w:rsidRPr="001F42D3" w:rsidRDefault="003D003E" w:rsidP="001E1150">
            <w:pPr>
              <w:pStyle w:val="TableEntry"/>
            </w:pPr>
            <w:r w:rsidRPr="001F42D3">
              <w:t>[0..1]</w:t>
            </w:r>
          </w:p>
        </w:tc>
        <w:tc>
          <w:tcPr>
            <w:tcW w:w="974" w:type="dxa"/>
          </w:tcPr>
          <w:p w14:paraId="4F1069FA" w14:textId="77777777" w:rsidR="00B11855" w:rsidRPr="001F42D3" w:rsidRDefault="003D003E" w:rsidP="001E1150">
            <w:pPr>
              <w:pStyle w:val="TableEntry"/>
            </w:pPr>
            <w:r w:rsidRPr="001F42D3">
              <w:t>0480</w:t>
            </w:r>
          </w:p>
        </w:tc>
        <w:tc>
          <w:tcPr>
            <w:tcW w:w="1046" w:type="dxa"/>
          </w:tcPr>
          <w:p w14:paraId="43BE7DC0" w14:textId="77777777" w:rsidR="00B11855" w:rsidRPr="001F42D3" w:rsidRDefault="003D003E" w:rsidP="001E1150">
            <w:pPr>
              <w:pStyle w:val="TableEntry"/>
            </w:pPr>
            <w:r w:rsidRPr="001F42D3">
              <w:t>01695</w:t>
            </w:r>
          </w:p>
        </w:tc>
        <w:tc>
          <w:tcPr>
            <w:tcW w:w="2916" w:type="dxa"/>
          </w:tcPr>
          <w:p w14:paraId="7DEB1819" w14:textId="77777777" w:rsidR="00B11855" w:rsidRPr="001F42D3" w:rsidRDefault="003D003E" w:rsidP="001E1150">
            <w:pPr>
              <w:pStyle w:val="TableEntry"/>
            </w:pPr>
            <w:r w:rsidRPr="001F42D3">
              <w:t>Pharmacy Order Type</w:t>
            </w:r>
          </w:p>
        </w:tc>
      </w:tr>
      <w:tr w:rsidR="00C40FD5" w:rsidRPr="001F42D3" w14:paraId="70BB03D6" w14:textId="77777777" w:rsidTr="006C0E8E">
        <w:trPr>
          <w:cantSplit/>
          <w:jc w:val="center"/>
        </w:trPr>
        <w:tc>
          <w:tcPr>
            <w:tcW w:w="811" w:type="dxa"/>
          </w:tcPr>
          <w:p w14:paraId="3F4E65E0" w14:textId="77777777" w:rsidR="00B11855" w:rsidRPr="001F42D3" w:rsidRDefault="003D003E" w:rsidP="001E1150">
            <w:pPr>
              <w:pStyle w:val="TableEntry"/>
            </w:pPr>
            <w:r w:rsidRPr="001F42D3">
              <w:t>27</w:t>
            </w:r>
          </w:p>
        </w:tc>
        <w:tc>
          <w:tcPr>
            <w:tcW w:w="908" w:type="dxa"/>
          </w:tcPr>
          <w:p w14:paraId="3DA71865" w14:textId="77777777" w:rsidR="00B11855" w:rsidRPr="001F42D3" w:rsidRDefault="003D003E" w:rsidP="001E1150">
            <w:pPr>
              <w:pStyle w:val="TableEntry"/>
            </w:pPr>
            <w:r w:rsidRPr="001F42D3">
              <w:t>705</w:t>
            </w:r>
          </w:p>
        </w:tc>
        <w:tc>
          <w:tcPr>
            <w:tcW w:w="806" w:type="dxa"/>
          </w:tcPr>
          <w:p w14:paraId="4E5FA23F" w14:textId="77777777" w:rsidR="00B11855" w:rsidRPr="001F42D3" w:rsidRDefault="003D003E" w:rsidP="001E1150">
            <w:pPr>
              <w:pStyle w:val="TableEntry"/>
            </w:pPr>
            <w:r w:rsidRPr="001F42D3">
              <w:t>CWE</w:t>
            </w:r>
          </w:p>
        </w:tc>
        <w:tc>
          <w:tcPr>
            <w:tcW w:w="990" w:type="dxa"/>
          </w:tcPr>
          <w:p w14:paraId="45E036A2" w14:textId="77777777" w:rsidR="00B11855" w:rsidRPr="001F42D3" w:rsidRDefault="003D003E" w:rsidP="001E1150">
            <w:pPr>
              <w:pStyle w:val="TableEntry"/>
            </w:pPr>
            <w:r w:rsidRPr="001F42D3">
              <w:t>X</w:t>
            </w:r>
          </w:p>
        </w:tc>
        <w:tc>
          <w:tcPr>
            <w:tcW w:w="1168" w:type="dxa"/>
          </w:tcPr>
          <w:p w14:paraId="459CC655" w14:textId="77777777" w:rsidR="00B11855" w:rsidRPr="001F42D3" w:rsidRDefault="003D003E" w:rsidP="001E1150">
            <w:pPr>
              <w:pStyle w:val="TableEntry"/>
            </w:pPr>
            <w:r w:rsidRPr="001F42D3">
              <w:t>[0..0]</w:t>
            </w:r>
          </w:p>
        </w:tc>
        <w:tc>
          <w:tcPr>
            <w:tcW w:w="974" w:type="dxa"/>
          </w:tcPr>
          <w:p w14:paraId="2A7190C8" w14:textId="77777777" w:rsidR="00B11855" w:rsidRPr="001F42D3" w:rsidRDefault="00B11855" w:rsidP="001E1150">
            <w:pPr>
              <w:pStyle w:val="TableEntry"/>
            </w:pPr>
          </w:p>
        </w:tc>
        <w:tc>
          <w:tcPr>
            <w:tcW w:w="1046" w:type="dxa"/>
          </w:tcPr>
          <w:p w14:paraId="61CC23B1" w14:textId="77777777" w:rsidR="00B11855" w:rsidRPr="001F42D3" w:rsidRDefault="003D003E" w:rsidP="001E1150">
            <w:pPr>
              <w:pStyle w:val="TableEntry"/>
            </w:pPr>
            <w:r w:rsidRPr="001F42D3">
              <w:t>01688</w:t>
            </w:r>
          </w:p>
        </w:tc>
        <w:tc>
          <w:tcPr>
            <w:tcW w:w="2916" w:type="dxa"/>
          </w:tcPr>
          <w:p w14:paraId="6F8231BD" w14:textId="77777777" w:rsidR="00B11855" w:rsidRPr="001F42D3" w:rsidRDefault="003D003E" w:rsidP="001E1150">
            <w:pPr>
              <w:pStyle w:val="TableEntry"/>
            </w:pPr>
            <w:r w:rsidRPr="001F42D3">
              <w:t>Dispense to Pharmacy</w:t>
            </w:r>
          </w:p>
        </w:tc>
      </w:tr>
      <w:tr w:rsidR="00C40FD5" w:rsidRPr="001F42D3" w14:paraId="5497CBDF" w14:textId="77777777" w:rsidTr="006C0E8E">
        <w:trPr>
          <w:cantSplit/>
          <w:jc w:val="center"/>
        </w:trPr>
        <w:tc>
          <w:tcPr>
            <w:tcW w:w="811" w:type="dxa"/>
          </w:tcPr>
          <w:p w14:paraId="518F2366" w14:textId="77777777" w:rsidR="00B11855" w:rsidRPr="001F42D3" w:rsidRDefault="003D003E" w:rsidP="001E1150">
            <w:pPr>
              <w:pStyle w:val="TableEntry"/>
            </w:pPr>
            <w:r w:rsidRPr="001F42D3">
              <w:t>28</w:t>
            </w:r>
          </w:p>
        </w:tc>
        <w:tc>
          <w:tcPr>
            <w:tcW w:w="908" w:type="dxa"/>
          </w:tcPr>
          <w:p w14:paraId="7B4DE73A" w14:textId="77777777" w:rsidR="00B11855" w:rsidRPr="001F42D3" w:rsidRDefault="003D003E" w:rsidP="001E1150">
            <w:pPr>
              <w:pStyle w:val="TableEntry"/>
            </w:pPr>
            <w:r w:rsidRPr="001F42D3">
              <w:t>106</w:t>
            </w:r>
          </w:p>
        </w:tc>
        <w:tc>
          <w:tcPr>
            <w:tcW w:w="806" w:type="dxa"/>
          </w:tcPr>
          <w:p w14:paraId="76ACA0D7" w14:textId="77777777" w:rsidR="00B11855" w:rsidRPr="001F42D3" w:rsidRDefault="003D003E" w:rsidP="001E1150">
            <w:pPr>
              <w:pStyle w:val="TableEntry"/>
            </w:pPr>
            <w:r w:rsidRPr="001F42D3">
              <w:t>XAD</w:t>
            </w:r>
          </w:p>
        </w:tc>
        <w:tc>
          <w:tcPr>
            <w:tcW w:w="990" w:type="dxa"/>
          </w:tcPr>
          <w:p w14:paraId="57A35336" w14:textId="77777777" w:rsidR="00B11855" w:rsidRPr="001F42D3" w:rsidRDefault="003D003E" w:rsidP="001E1150">
            <w:pPr>
              <w:pStyle w:val="TableEntry"/>
            </w:pPr>
            <w:r w:rsidRPr="001F42D3">
              <w:t>X</w:t>
            </w:r>
          </w:p>
        </w:tc>
        <w:tc>
          <w:tcPr>
            <w:tcW w:w="1168" w:type="dxa"/>
          </w:tcPr>
          <w:p w14:paraId="2FBC293E" w14:textId="77777777" w:rsidR="00B11855" w:rsidRPr="001F42D3" w:rsidRDefault="003D003E" w:rsidP="001E1150">
            <w:pPr>
              <w:pStyle w:val="TableEntry"/>
            </w:pPr>
            <w:r w:rsidRPr="001F42D3">
              <w:t>[0..0]</w:t>
            </w:r>
          </w:p>
        </w:tc>
        <w:tc>
          <w:tcPr>
            <w:tcW w:w="974" w:type="dxa"/>
          </w:tcPr>
          <w:p w14:paraId="6086F535" w14:textId="77777777" w:rsidR="00B11855" w:rsidRPr="001F42D3" w:rsidRDefault="00B11855" w:rsidP="001E1150">
            <w:pPr>
              <w:pStyle w:val="TableEntry"/>
            </w:pPr>
          </w:p>
        </w:tc>
        <w:tc>
          <w:tcPr>
            <w:tcW w:w="1046" w:type="dxa"/>
          </w:tcPr>
          <w:p w14:paraId="3479C93F" w14:textId="77777777" w:rsidR="00B11855" w:rsidRPr="001F42D3" w:rsidRDefault="003D003E" w:rsidP="001E1150">
            <w:pPr>
              <w:pStyle w:val="TableEntry"/>
            </w:pPr>
            <w:r w:rsidRPr="001F42D3">
              <w:t>01689</w:t>
            </w:r>
          </w:p>
        </w:tc>
        <w:tc>
          <w:tcPr>
            <w:tcW w:w="2916" w:type="dxa"/>
          </w:tcPr>
          <w:p w14:paraId="3F2A4B4E" w14:textId="77777777" w:rsidR="00B11855" w:rsidRPr="001F42D3" w:rsidRDefault="003D003E" w:rsidP="001E1150">
            <w:pPr>
              <w:pStyle w:val="TableEntry"/>
            </w:pPr>
            <w:r w:rsidRPr="001F42D3">
              <w:t>Dispense to Pharmacy Address</w:t>
            </w:r>
          </w:p>
        </w:tc>
      </w:tr>
      <w:tr w:rsidR="00C40FD5" w:rsidRPr="001F42D3" w14:paraId="157693CA" w14:textId="77777777" w:rsidTr="006C0E8E">
        <w:trPr>
          <w:cantSplit/>
          <w:jc w:val="center"/>
        </w:trPr>
        <w:tc>
          <w:tcPr>
            <w:tcW w:w="811" w:type="dxa"/>
          </w:tcPr>
          <w:p w14:paraId="5E75105D" w14:textId="77777777" w:rsidR="00B11855" w:rsidRPr="001F42D3" w:rsidRDefault="003D003E" w:rsidP="001E1150">
            <w:pPr>
              <w:pStyle w:val="TableEntry"/>
            </w:pPr>
            <w:r w:rsidRPr="001F42D3">
              <w:t>29</w:t>
            </w:r>
          </w:p>
        </w:tc>
        <w:tc>
          <w:tcPr>
            <w:tcW w:w="908" w:type="dxa"/>
          </w:tcPr>
          <w:p w14:paraId="4C019E45" w14:textId="77777777" w:rsidR="00B11855" w:rsidRPr="001F42D3" w:rsidRDefault="003D003E" w:rsidP="001E1150">
            <w:pPr>
              <w:pStyle w:val="TableEntry"/>
            </w:pPr>
            <w:r w:rsidRPr="001F42D3">
              <w:t>80</w:t>
            </w:r>
          </w:p>
        </w:tc>
        <w:tc>
          <w:tcPr>
            <w:tcW w:w="806" w:type="dxa"/>
          </w:tcPr>
          <w:p w14:paraId="752198C7" w14:textId="77777777" w:rsidR="00B11855" w:rsidRPr="001F42D3" w:rsidRDefault="003D003E" w:rsidP="001E1150">
            <w:pPr>
              <w:pStyle w:val="TableEntry"/>
            </w:pPr>
            <w:r w:rsidRPr="001F42D3">
              <w:t>PL</w:t>
            </w:r>
          </w:p>
        </w:tc>
        <w:tc>
          <w:tcPr>
            <w:tcW w:w="990" w:type="dxa"/>
          </w:tcPr>
          <w:p w14:paraId="24EEF0B9" w14:textId="77777777" w:rsidR="00B11855" w:rsidRPr="001F42D3" w:rsidRDefault="003D003E" w:rsidP="001E1150">
            <w:pPr>
              <w:pStyle w:val="TableEntry"/>
            </w:pPr>
            <w:r w:rsidRPr="001F42D3">
              <w:t>X</w:t>
            </w:r>
          </w:p>
        </w:tc>
        <w:tc>
          <w:tcPr>
            <w:tcW w:w="1168" w:type="dxa"/>
          </w:tcPr>
          <w:p w14:paraId="7D95A85E" w14:textId="77777777" w:rsidR="00B11855" w:rsidRPr="001F42D3" w:rsidRDefault="003D003E" w:rsidP="001E1150">
            <w:pPr>
              <w:pStyle w:val="TableEntry"/>
            </w:pPr>
            <w:r w:rsidRPr="001F42D3">
              <w:t>[0..0]</w:t>
            </w:r>
          </w:p>
        </w:tc>
        <w:tc>
          <w:tcPr>
            <w:tcW w:w="974" w:type="dxa"/>
          </w:tcPr>
          <w:p w14:paraId="71692312" w14:textId="77777777" w:rsidR="00B11855" w:rsidRPr="001F42D3" w:rsidRDefault="00B11855" w:rsidP="001E1150">
            <w:pPr>
              <w:pStyle w:val="TableEntry"/>
            </w:pPr>
          </w:p>
        </w:tc>
        <w:tc>
          <w:tcPr>
            <w:tcW w:w="1046" w:type="dxa"/>
          </w:tcPr>
          <w:p w14:paraId="69734C5E" w14:textId="77777777" w:rsidR="00B11855" w:rsidRPr="001F42D3" w:rsidRDefault="003D003E" w:rsidP="001E1150">
            <w:pPr>
              <w:pStyle w:val="TableEntry"/>
            </w:pPr>
            <w:r w:rsidRPr="001F42D3">
              <w:t>01683</w:t>
            </w:r>
          </w:p>
        </w:tc>
        <w:tc>
          <w:tcPr>
            <w:tcW w:w="2916" w:type="dxa"/>
          </w:tcPr>
          <w:p w14:paraId="0745A278" w14:textId="77777777" w:rsidR="00B11855" w:rsidRPr="001F42D3" w:rsidRDefault="003D003E" w:rsidP="001E1150">
            <w:pPr>
              <w:pStyle w:val="TableEntry"/>
            </w:pPr>
            <w:r w:rsidRPr="001F42D3">
              <w:t>Deliver-to Patient Location</w:t>
            </w:r>
          </w:p>
        </w:tc>
      </w:tr>
      <w:tr w:rsidR="00C40FD5" w:rsidRPr="001F42D3" w14:paraId="09A016D7" w14:textId="77777777" w:rsidTr="006C0E8E">
        <w:trPr>
          <w:cantSplit/>
          <w:jc w:val="center"/>
        </w:trPr>
        <w:tc>
          <w:tcPr>
            <w:tcW w:w="811" w:type="dxa"/>
          </w:tcPr>
          <w:p w14:paraId="011056B9" w14:textId="77777777" w:rsidR="00B11855" w:rsidRPr="001F42D3" w:rsidRDefault="003D003E" w:rsidP="001E1150">
            <w:pPr>
              <w:pStyle w:val="TableEntry"/>
            </w:pPr>
            <w:r w:rsidRPr="001F42D3">
              <w:t>30</w:t>
            </w:r>
          </w:p>
        </w:tc>
        <w:tc>
          <w:tcPr>
            <w:tcW w:w="908" w:type="dxa"/>
          </w:tcPr>
          <w:p w14:paraId="6ADB9C5F" w14:textId="77777777" w:rsidR="00B11855" w:rsidRPr="001F42D3" w:rsidRDefault="003D003E" w:rsidP="001E1150">
            <w:pPr>
              <w:pStyle w:val="TableEntry"/>
            </w:pPr>
            <w:r w:rsidRPr="001F42D3">
              <w:t>250</w:t>
            </w:r>
          </w:p>
        </w:tc>
        <w:tc>
          <w:tcPr>
            <w:tcW w:w="806" w:type="dxa"/>
          </w:tcPr>
          <w:p w14:paraId="060AC5F4" w14:textId="77777777" w:rsidR="00B11855" w:rsidRPr="001F42D3" w:rsidRDefault="003D003E" w:rsidP="001E1150">
            <w:pPr>
              <w:pStyle w:val="TableEntry"/>
            </w:pPr>
            <w:r w:rsidRPr="001F42D3">
              <w:t>XAD</w:t>
            </w:r>
          </w:p>
        </w:tc>
        <w:tc>
          <w:tcPr>
            <w:tcW w:w="990" w:type="dxa"/>
          </w:tcPr>
          <w:p w14:paraId="6658CDC5" w14:textId="77777777" w:rsidR="00B11855" w:rsidRPr="001F42D3" w:rsidRDefault="003D003E" w:rsidP="001E1150">
            <w:pPr>
              <w:pStyle w:val="TableEntry"/>
            </w:pPr>
            <w:r w:rsidRPr="001F42D3">
              <w:t>X</w:t>
            </w:r>
          </w:p>
        </w:tc>
        <w:tc>
          <w:tcPr>
            <w:tcW w:w="1168" w:type="dxa"/>
          </w:tcPr>
          <w:p w14:paraId="77DAFE3E" w14:textId="77777777" w:rsidR="00B11855" w:rsidRPr="001F42D3" w:rsidRDefault="003D003E" w:rsidP="001E1150">
            <w:pPr>
              <w:pStyle w:val="TableEntry"/>
            </w:pPr>
            <w:r w:rsidRPr="001F42D3">
              <w:t>[0..0]</w:t>
            </w:r>
          </w:p>
        </w:tc>
        <w:tc>
          <w:tcPr>
            <w:tcW w:w="974" w:type="dxa"/>
          </w:tcPr>
          <w:p w14:paraId="27587E25" w14:textId="77777777" w:rsidR="00B11855" w:rsidRPr="001F42D3" w:rsidRDefault="00B11855" w:rsidP="001E1150">
            <w:pPr>
              <w:pStyle w:val="TableEntry"/>
            </w:pPr>
          </w:p>
        </w:tc>
        <w:tc>
          <w:tcPr>
            <w:tcW w:w="1046" w:type="dxa"/>
          </w:tcPr>
          <w:p w14:paraId="08EC2165" w14:textId="77777777" w:rsidR="00B11855" w:rsidRPr="001F42D3" w:rsidRDefault="003D003E" w:rsidP="001E1150">
            <w:pPr>
              <w:pStyle w:val="TableEntry"/>
            </w:pPr>
            <w:r w:rsidRPr="001F42D3">
              <w:t>01684</w:t>
            </w:r>
          </w:p>
        </w:tc>
        <w:tc>
          <w:tcPr>
            <w:tcW w:w="2916" w:type="dxa"/>
          </w:tcPr>
          <w:p w14:paraId="65C9CBE6" w14:textId="77777777" w:rsidR="00B11855" w:rsidRPr="001F42D3" w:rsidRDefault="003D003E" w:rsidP="001E1150">
            <w:pPr>
              <w:pStyle w:val="TableEntry"/>
            </w:pPr>
            <w:r w:rsidRPr="001F42D3">
              <w:t>Deliver-to Address</w:t>
            </w:r>
          </w:p>
        </w:tc>
      </w:tr>
    </w:tbl>
    <w:p w14:paraId="5D98F93D" w14:textId="77777777" w:rsidR="00B11855" w:rsidRPr="001F42D3" w:rsidRDefault="00B11855" w:rsidP="006E20D6">
      <w:pPr>
        <w:pStyle w:val="BodyText"/>
      </w:pPr>
    </w:p>
    <w:p w14:paraId="509E8FC5" w14:textId="77777777" w:rsidR="00B11855" w:rsidRPr="001F42D3" w:rsidRDefault="003D003E" w:rsidP="00B278C4">
      <w:pPr>
        <w:pStyle w:val="BodyText"/>
      </w:pPr>
      <w:r w:rsidRPr="001F42D3">
        <w:t>The following describes the IHE PCD usage of those fields which have a usage other than X in the above table.</w:t>
      </w:r>
    </w:p>
    <w:p w14:paraId="6DFE6702" w14:textId="77777777" w:rsidR="00B11855" w:rsidRPr="001F42D3" w:rsidRDefault="003D003E" w:rsidP="00BB3E0D">
      <w:pPr>
        <w:pStyle w:val="HL7Field"/>
        <w:ind w:hanging="2"/>
      </w:pPr>
      <w:r w:rsidRPr="001F42D3">
        <w:t>RXG-1   Give Sub-ID Counter</w:t>
      </w:r>
    </w:p>
    <w:p w14:paraId="76347702" w14:textId="77777777" w:rsidR="00171618" w:rsidRPr="001F42D3" w:rsidRDefault="00171618" w:rsidP="00171618">
      <w:pPr>
        <w:pStyle w:val="HL7FieldIndent2"/>
        <w:ind w:left="0" w:hanging="2"/>
        <w:rPr>
          <w:noProof w:val="0"/>
        </w:rPr>
      </w:pPr>
      <w:r w:rsidRPr="001F42D3">
        <w:rPr>
          <w:noProof w:val="0"/>
        </w:rPr>
        <w:t>When used for a multistep infusion this field contains the step number (1..n).</w:t>
      </w:r>
    </w:p>
    <w:p w14:paraId="55C67472" w14:textId="2415A520" w:rsidR="00171618" w:rsidRPr="001F42D3" w:rsidRDefault="00171618" w:rsidP="00171618">
      <w:pPr>
        <w:pStyle w:val="HL7FieldIndent2"/>
        <w:ind w:left="0" w:hanging="2"/>
        <w:rPr>
          <w:noProof w:val="0"/>
        </w:rPr>
      </w:pPr>
      <w:r w:rsidRPr="001F42D3">
        <w:rPr>
          <w:noProof w:val="0"/>
        </w:rPr>
        <w:t>For other uses see HL7 V2.</w:t>
      </w:r>
      <w:r w:rsidR="00B4782C">
        <w:rPr>
          <w:noProof w:val="0"/>
        </w:rPr>
        <w:t>8.</w:t>
      </w:r>
      <w:r w:rsidR="00150927">
        <w:rPr>
          <w:noProof w:val="0"/>
        </w:rPr>
        <w:t>1</w:t>
      </w:r>
      <w:r w:rsidR="00B4782C" w:rsidRPr="001F42D3">
        <w:rPr>
          <w:noProof w:val="0"/>
        </w:rPr>
        <w:t xml:space="preserve"> </w:t>
      </w:r>
      <w:r w:rsidRPr="001F42D3">
        <w:rPr>
          <w:noProof w:val="0"/>
        </w:rPr>
        <w:t>Section 4</w:t>
      </w:r>
      <w:r w:rsidR="00B4782C">
        <w:rPr>
          <w:noProof w:val="0"/>
        </w:rPr>
        <w:t>A</w:t>
      </w:r>
      <w:r w:rsidRPr="001F42D3">
        <w:rPr>
          <w:noProof w:val="0"/>
        </w:rPr>
        <w:t>.</w:t>
      </w:r>
      <w:r w:rsidR="00B4782C" w:rsidRPr="001F42D3" w:rsidDel="00B4782C">
        <w:rPr>
          <w:noProof w:val="0"/>
        </w:rPr>
        <w:t xml:space="preserve"> </w:t>
      </w:r>
      <w:r w:rsidRPr="001F42D3">
        <w:rPr>
          <w:noProof w:val="0"/>
        </w:rPr>
        <w:t>4.6.</w:t>
      </w:r>
      <w:r w:rsidR="00B4782C">
        <w:rPr>
          <w:noProof w:val="0"/>
        </w:rPr>
        <w:t>x</w:t>
      </w:r>
      <w:r w:rsidR="00B4782C" w:rsidRPr="001F42D3">
        <w:rPr>
          <w:noProof w:val="0"/>
        </w:rPr>
        <w:t xml:space="preserve"> </w:t>
      </w:r>
      <w:r w:rsidRPr="001F42D3">
        <w:rPr>
          <w:noProof w:val="0"/>
        </w:rPr>
        <w:t xml:space="preserve">for details. The </w:t>
      </w:r>
      <w:r w:rsidR="007E67D4" w:rsidRPr="001F42D3">
        <w:rPr>
          <w:noProof w:val="0"/>
        </w:rPr>
        <w:t>DEV TF</w:t>
      </w:r>
      <w:r w:rsidRPr="001F42D3">
        <w:rPr>
          <w:noProof w:val="0"/>
        </w:rPr>
        <w:t xml:space="preserve"> does not further constrain this field.</w:t>
      </w:r>
    </w:p>
    <w:p w14:paraId="033B1F44" w14:textId="77777777" w:rsidR="00B11855" w:rsidRPr="001F42D3" w:rsidRDefault="003D003E" w:rsidP="001422D4">
      <w:pPr>
        <w:pStyle w:val="HL7Field"/>
        <w:ind w:hanging="2"/>
      </w:pPr>
      <w:r w:rsidRPr="001F42D3">
        <w:t>RXG-2   Dispense Sub-ID Counter</w:t>
      </w:r>
    </w:p>
    <w:p w14:paraId="0E2B31F9" w14:textId="76B0491C"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 for details. The </w:t>
      </w:r>
      <w:r w:rsidR="007E67D4" w:rsidRPr="001F42D3">
        <w:rPr>
          <w:noProof w:val="0"/>
        </w:rPr>
        <w:t>DEV TF</w:t>
      </w:r>
      <w:r w:rsidRPr="001F42D3">
        <w:rPr>
          <w:noProof w:val="0"/>
        </w:rPr>
        <w:t xml:space="preserve"> does not further constrain this field.</w:t>
      </w:r>
    </w:p>
    <w:p w14:paraId="2A28CEC4" w14:textId="77777777" w:rsidR="00B11855" w:rsidRPr="001F42D3" w:rsidRDefault="003D003E" w:rsidP="001422D4">
      <w:pPr>
        <w:pStyle w:val="HL7Field"/>
        <w:ind w:hanging="2"/>
      </w:pPr>
      <w:r w:rsidRPr="001F42D3">
        <w:lastRenderedPageBreak/>
        <w:t>RXG-4   Give Code</w:t>
      </w:r>
    </w:p>
    <w:p w14:paraId="7A90ED3F" w14:textId="77777777" w:rsidR="00B11855" w:rsidRPr="001F42D3" w:rsidRDefault="003D003E" w:rsidP="0034511D">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24EA84FF" w14:textId="77777777" w:rsidR="00B11855" w:rsidRPr="001F42D3" w:rsidRDefault="003D003E" w:rsidP="002E3ED0">
      <w:pPr>
        <w:pStyle w:val="HL7FieldIndent2"/>
        <w:ind w:left="0" w:hanging="2"/>
        <w:rPr>
          <w:noProof w:val="0"/>
        </w:rPr>
      </w:pPr>
      <w:r w:rsidRPr="001F42D3">
        <w:rPr>
          <w:noProof w:val="0"/>
        </w:rPr>
        <w:t>Definition: This field is the identifier of the primary additive or principal ingredient of the IV medication to be administered to the patient.</w:t>
      </w:r>
    </w:p>
    <w:p w14:paraId="53FCEEE5" w14:textId="630A2945" w:rsidR="00B11855" w:rsidRPr="001F42D3" w:rsidRDefault="003D003E" w:rsidP="002E3ED0">
      <w:pPr>
        <w:pStyle w:val="HL7FieldIndent2"/>
        <w:ind w:left="0" w:hanging="2"/>
        <w:rPr>
          <w:noProof w:val="0"/>
        </w:rPr>
      </w:pPr>
      <w:r w:rsidRPr="001F42D3">
        <w:rPr>
          <w:noProof w:val="0"/>
        </w:rPr>
        <w:t xml:space="preserve">Subfields CWE-1 "Identifier" and CWE-2 "Text" are required for each identifier. </w:t>
      </w:r>
      <w:r w:rsidR="00044885" w:rsidRPr="001F42D3">
        <w:rPr>
          <w:noProof w:val="0"/>
        </w:rPr>
        <w:t>Typically,</w:t>
      </w:r>
      <w:r w:rsidRPr="001F42D3">
        <w:rPr>
          <w:noProof w:val="0"/>
        </w:rPr>
        <w:t xml:space="preserve"> "Identifier" would be populated with a value such as an NDC or another value known to both the Infusion Order Programmer and the Infusion Order Consumer. "Text" would typically be populated with the generic name of the medication. The information provided in either Identifier or Text is used to match the ordered medication to the onboard drug library.</w:t>
      </w:r>
    </w:p>
    <w:p w14:paraId="2965B33D" w14:textId="77777777" w:rsidR="00B11855" w:rsidRPr="001F42D3" w:rsidRDefault="003D003E" w:rsidP="001422D4">
      <w:pPr>
        <w:pStyle w:val="HL7Field"/>
        <w:ind w:hanging="2"/>
      </w:pPr>
      <w:r w:rsidRPr="001F42D3">
        <w:t>RXG-5   Give Amount – Minimum</w:t>
      </w:r>
    </w:p>
    <w:p w14:paraId="3D9A0227" w14:textId="77777777" w:rsidR="00B11855" w:rsidRPr="001F42D3" w:rsidRDefault="003D003E" w:rsidP="002E3ED0">
      <w:pPr>
        <w:pStyle w:val="HL7FieldIndent2"/>
        <w:ind w:left="0" w:hanging="2"/>
        <w:rPr>
          <w:noProof w:val="0"/>
        </w:rPr>
      </w:pPr>
      <w:r w:rsidRPr="001F42D3">
        <w:rPr>
          <w:noProof w:val="0"/>
        </w:rPr>
        <w:t>Definition: This field contains the volume of fluid to be administered (VTBI). This volume is the actual fluid volume that the clinician intends to administer (not necessarily the volume contained in the bag, bottle, syringe, or other fluid container).</w:t>
      </w:r>
    </w:p>
    <w:p w14:paraId="58516796" w14:textId="77777777" w:rsidR="00B11855" w:rsidRPr="001F42D3" w:rsidRDefault="003D003E" w:rsidP="002E3ED0">
      <w:pPr>
        <w:pStyle w:val="HL7FieldIndent2"/>
        <w:ind w:left="0" w:hanging="2"/>
        <w:rPr>
          <w:noProof w:val="0"/>
        </w:rPr>
      </w:pPr>
      <w:r w:rsidRPr="001F42D3">
        <w:rPr>
          <w:noProof w:val="0"/>
        </w:rPr>
        <w:t>Required for LVP when TQ1 segment is not present</w:t>
      </w:r>
      <w:r w:rsidR="00947B25" w:rsidRPr="001F42D3">
        <w:rPr>
          <w:noProof w:val="0"/>
        </w:rPr>
        <w:t>.</w:t>
      </w:r>
      <w:r w:rsidRPr="001F42D3">
        <w:rPr>
          <w:noProof w:val="0"/>
        </w:rPr>
        <w:t xml:space="preserve"> Optional for PCA and Syringe.</w:t>
      </w:r>
    </w:p>
    <w:p w14:paraId="45FFC207" w14:textId="77777777" w:rsidR="00B11855" w:rsidRPr="001F42D3" w:rsidRDefault="003D003E" w:rsidP="002E3ED0">
      <w:pPr>
        <w:pStyle w:val="HL7FieldIndent2"/>
        <w:ind w:left="0" w:hanging="2"/>
        <w:rPr>
          <w:noProof w:val="0"/>
        </w:rPr>
      </w:pPr>
      <w:r w:rsidRPr="001F42D3">
        <w:rPr>
          <w:noProof w:val="0"/>
        </w:rPr>
        <w:t>Must be empty when ORC-1 = “XO”.</w:t>
      </w:r>
    </w:p>
    <w:p w14:paraId="7FC36CE4" w14:textId="77777777" w:rsidR="00B11855" w:rsidRPr="001F42D3" w:rsidRDefault="003D003E" w:rsidP="002E3ED0">
      <w:pPr>
        <w:pStyle w:val="HL7FieldIndent2"/>
        <w:ind w:left="0" w:hanging="2"/>
        <w:rPr>
          <w:noProof w:val="0"/>
        </w:rPr>
      </w:pPr>
      <w:r w:rsidRPr="001F42D3">
        <w:rPr>
          <w:noProof w:val="0"/>
        </w:rPr>
        <w:t>When this field is empty, there should be no implication made about the volume of fluid to be administered.</w:t>
      </w:r>
    </w:p>
    <w:p w14:paraId="07356BAE" w14:textId="77777777" w:rsidR="00B11855" w:rsidRPr="001F42D3" w:rsidRDefault="003D003E" w:rsidP="001422D4">
      <w:pPr>
        <w:pStyle w:val="HL7Field"/>
        <w:ind w:hanging="2"/>
      </w:pPr>
      <w:r w:rsidRPr="001F42D3">
        <w:t>RXG-6   Give Amount - Maximum</w:t>
      </w:r>
    </w:p>
    <w:p w14:paraId="2770A7A3" w14:textId="4B7C2AF7"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.6.6 for details. The </w:t>
      </w:r>
      <w:r w:rsidR="007E67D4" w:rsidRPr="001F42D3">
        <w:rPr>
          <w:noProof w:val="0"/>
        </w:rPr>
        <w:t>DEV TF</w:t>
      </w:r>
      <w:r w:rsidRPr="001F42D3">
        <w:rPr>
          <w:noProof w:val="0"/>
        </w:rPr>
        <w:t xml:space="preserve"> does not further constrain this field.</w:t>
      </w:r>
    </w:p>
    <w:p w14:paraId="27DBDF40" w14:textId="77777777" w:rsidR="00B11855" w:rsidRPr="001F42D3" w:rsidRDefault="003D003E" w:rsidP="001422D4">
      <w:pPr>
        <w:pStyle w:val="HL7Field"/>
        <w:ind w:hanging="2"/>
      </w:pPr>
      <w:r w:rsidRPr="001F42D3">
        <w:t>RXG-7   Give Units</w:t>
      </w:r>
    </w:p>
    <w:p w14:paraId="39105538" w14:textId="77777777" w:rsidR="00B11855" w:rsidRPr="001F42D3" w:rsidRDefault="003D003E" w:rsidP="0034511D">
      <w:pPr>
        <w:pStyle w:val="Components"/>
        <w:ind w:left="0" w:hanging="2"/>
      </w:pPr>
      <w:r w:rsidRPr="001F42D3">
        <w:t>Components: &lt;Identifier (ST)&gt; ^ &lt;Text (ST)&gt; ^ &lt;Name of Coding System (ID)&gt; ^</w:t>
      </w:r>
      <w:r w:rsidR="001E1AC6" w:rsidRPr="001F42D3">
        <w:t xml:space="preserve"> </w:t>
      </w:r>
      <w:r w:rsidRPr="001F42D3">
        <w:t>&lt;Alternate Identifier (ST)&gt; ^ &lt;Alternate Text (ST)&gt; ^ &lt;Name of Alternate</w:t>
      </w:r>
      <w:r w:rsidR="001E1AC6" w:rsidRPr="001F42D3">
        <w:t xml:space="preserve"> </w:t>
      </w:r>
      <w:r w:rsidRPr="001F42D3">
        <w:t>Coding System (ID)&gt; ^ &lt;Coding System Version ID (ST)&gt; ^ &lt;Alternate Coding</w:t>
      </w:r>
      <w:r w:rsidR="001E1AC6" w:rsidRPr="001F42D3">
        <w:t xml:space="preserve"> </w:t>
      </w:r>
      <w:r w:rsidRPr="001F42D3">
        <w:t>System Version ID (ST)&gt; ^ &lt;Original Text (ST)&gt;</w:t>
      </w:r>
    </w:p>
    <w:p w14:paraId="42A21D4F" w14:textId="77777777" w:rsidR="00B11855" w:rsidRPr="001F42D3" w:rsidRDefault="003D003E" w:rsidP="002E3ED0">
      <w:pPr>
        <w:pStyle w:val="HL7FieldIndent2"/>
        <w:ind w:left="0" w:hanging="2"/>
        <w:rPr>
          <w:noProof w:val="0"/>
        </w:rPr>
      </w:pPr>
      <w:r w:rsidRPr="001F42D3">
        <w:rPr>
          <w:noProof w:val="0"/>
        </w:rPr>
        <w:t>Definition: This field contains the coded units for the Give Amount. The preferred format is an MDC value; UCUM values are also acceptable.</w:t>
      </w:r>
    </w:p>
    <w:p w14:paraId="604B42FA" w14:textId="77777777" w:rsidR="00B11855" w:rsidRPr="001F42D3" w:rsidRDefault="003D003E" w:rsidP="002E3ED0">
      <w:pPr>
        <w:pStyle w:val="HL7FieldIndent2"/>
        <w:ind w:left="0" w:hanging="2"/>
        <w:rPr>
          <w:noProof w:val="0"/>
        </w:rPr>
      </w:pPr>
      <w:r w:rsidRPr="001F42D3">
        <w:rPr>
          <w:noProof w:val="0"/>
        </w:rPr>
        <w:t>Required for LVP when TQ1 segment is not present; Optional for PCA and Syringe.</w:t>
      </w:r>
    </w:p>
    <w:p w14:paraId="42556483" w14:textId="77777777" w:rsidR="00B11855" w:rsidRPr="001F42D3" w:rsidRDefault="003D003E" w:rsidP="002E3ED0">
      <w:pPr>
        <w:pStyle w:val="HL7FieldIndent2"/>
        <w:ind w:left="0" w:hanging="2"/>
        <w:rPr>
          <w:noProof w:val="0"/>
        </w:rPr>
      </w:pPr>
      <w:r w:rsidRPr="001F42D3">
        <w:rPr>
          <w:noProof w:val="0"/>
        </w:rPr>
        <w:t>Must be empty when ORC-1 = “XO”.</w:t>
      </w:r>
    </w:p>
    <w:p w14:paraId="60FDBA72" w14:textId="47BDB5BD" w:rsidR="00B11855" w:rsidRPr="001F42D3" w:rsidRDefault="003D003E" w:rsidP="002E3ED0">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that the first three components of RXG-7 contain one of the following sets</w:t>
      </w:r>
      <w:r w:rsidR="001E1AC6" w:rsidRPr="001F42D3">
        <w:rPr>
          <w:noProof w:val="0"/>
        </w:rPr>
        <w:t xml:space="preserve"> </w:t>
      </w:r>
      <w:r w:rsidRPr="001F42D3">
        <w:rPr>
          <w:noProof w:val="0"/>
        </w:rPr>
        <w:t>of values:</w:t>
      </w:r>
    </w:p>
    <w:p w14:paraId="00E6A4D9" w14:textId="77777777" w:rsidR="00B11855" w:rsidRPr="005C1693" w:rsidRDefault="003D003E" w:rsidP="005C1693">
      <w:pPr>
        <w:pStyle w:val="ListBullet2"/>
      </w:pPr>
      <w:r w:rsidRPr="005C1693">
        <w:t>263762^MDC_DIM_MILLI_L^MDC</w:t>
      </w:r>
    </w:p>
    <w:p w14:paraId="2B4ECEDB" w14:textId="77777777" w:rsidR="00B11855" w:rsidRPr="005C1693" w:rsidRDefault="003D003E" w:rsidP="005C1693">
      <w:pPr>
        <w:pStyle w:val="ListBullet2"/>
      </w:pPr>
      <w:r w:rsidRPr="005C1693">
        <w:t xml:space="preserve"> mL^mL^UCUM</w:t>
      </w:r>
    </w:p>
    <w:p w14:paraId="09627FFB" w14:textId="77777777" w:rsidR="00B11855" w:rsidRPr="001F42D3" w:rsidRDefault="003D003E" w:rsidP="001422D4">
      <w:pPr>
        <w:pStyle w:val="HL7Field"/>
        <w:ind w:hanging="2"/>
      </w:pPr>
      <w:r w:rsidRPr="001F42D3">
        <w:t>RXG-8   Give Dosage Form</w:t>
      </w:r>
    </w:p>
    <w:p w14:paraId="22D465B0" w14:textId="2A4A81A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.6.8 for details. The </w:t>
      </w:r>
      <w:r w:rsidR="007E67D4" w:rsidRPr="001F42D3">
        <w:rPr>
          <w:noProof w:val="0"/>
        </w:rPr>
        <w:t>DEV TF</w:t>
      </w:r>
      <w:r w:rsidRPr="001F42D3">
        <w:rPr>
          <w:noProof w:val="0"/>
        </w:rPr>
        <w:t xml:space="preserve"> does not further constrain this field.</w:t>
      </w:r>
    </w:p>
    <w:p w14:paraId="494DD42F" w14:textId="77777777" w:rsidR="00B11855" w:rsidRPr="001F42D3" w:rsidRDefault="003D003E" w:rsidP="001422D4">
      <w:pPr>
        <w:pStyle w:val="HL7Field"/>
        <w:ind w:hanging="2"/>
      </w:pPr>
      <w:r w:rsidRPr="001F42D3">
        <w:lastRenderedPageBreak/>
        <w:t>RXG-9   Administration Notes</w:t>
      </w:r>
    </w:p>
    <w:p w14:paraId="49D1FCF5" w14:textId="1F1258C1"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.6.9 for details. The </w:t>
      </w:r>
      <w:r w:rsidR="007E67D4" w:rsidRPr="001F42D3">
        <w:rPr>
          <w:noProof w:val="0"/>
        </w:rPr>
        <w:t>DEV TF</w:t>
      </w:r>
      <w:r w:rsidRPr="001F42D3">
        <w:rPr>
          <w:noProof w:val="0"/>
        </w:rPr>
        <w:t xml:space="preserve"> does not further constrain this field.</w:t>
      </w:r>
    </w:p>
    <w:p w14:paraId="17E21820" w14:textId="77777777" w:rsidR="00B11855" w:rsidRPr="001F42D3" w:rsidRDefault="003D003E" w:rsidP="001422D4">
      <w:pPr>
        <w:pStyle w:val="HL7Field"/>
        <w:ind w:hanging="2"/>
      </w:pPr>
      <w:r w:rsidRPr="001F42D3">
        <w:t>RXG-10   Substitution Status</w:t>
      </w:r>
    </w:p>
    <w:p w14:paraId="57C44449" w14:textId="40F039DF"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.6.10 for details. The </w:t>
      </w:r>
      <w:r w:rsidR="007E67D4" w:rsidRPr="001F42D3">
        <w:rPr>
          <w:noProof w:val="0"/>
        </w:rPr>
        <w:t>DEV TF</w:t>
      </w:r>
      <w:r w:rsidRPr="001F42D3">
        <w:rPr>
          <w:noProof w:val="0"/>
        </w:rPr>
        <w:t xml:space="preserve"> does not further constrain this field.</w:t>
      </w:r>
    </w:p>
    <w:p w14:paraId="1F7C9B5C" w14:textId="77777777" w:rsidR="00B11855" w:rsidRPr="001F42D3" w:rsidRDefault="003D003E" w:rsidP="001422D4">
      <w:pPr>
        <w:pStyle w:val="HL7Field"/>
        <w:ind w:hanging="2"/>
      </w:pPr>
      <w:r w:rsidRPr="001F42D3">
        <w:t>RXG-11   Dispense-to Location</w:t>
      </w:r>
    </w:p>
    <w:p w14:paraId="0A60CF0C" w14:textId="34D1C85F"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.6.11 for details. The </w:t>
      </w:r>
      <w:r w:rsidR="007E67D4" w:rsidRPr="001F42D3">
        <w:rPr>
          <w:noProof w:val="0"/>
        </w:rPr>
        <w:t>DEV TF</w:t>
      </w:r>
      <w:r w:rsidRPr="001F42D3">
        <w:rPr>
          <w:noProof w:val="0"/>
        </w:rPr>
        <w:t xml:space="preserve"> does not further constrain this field.</w:t>
      </w:r>
    </w:p>
    <w:p w14:paraId="3EF3C2CC" w14:textId="77777777" w:rsidR="00B11855" w:rsidRPr="001F42D3" w:rsidRDefault="003D003E" w:rsidP="001422D4">
      <w:pPr>
        <w:pStyle w:val="HL7Field"/>
        <w:ind w:hanging="2"/>
      </w:pPr>
      <w:r w:rsidRPr="001F42D3">
        <w:t>RXG-12   Needs Human Review</w:t>
      </w:r>
    </w:p>
    <w:p w14:paraId="2884D1DF" w14:textId="08BBE995"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.6.12 for details. The </w:t>
      </w:r>
      <w:r w:rsidR="007E67D4" w:rsidRPr="001F42D3">
        <w:rPr>
          <w:noProof w:val="0"/>
        </w:rPr>
        <w:t>DEV TF</w:t>
      </w:r>
      <w:r w:rsidRPr="001F42D3">
        <w:rPr>
          <w:noProof w:val="0"/>
        </w:rPr>
        <w:t xml:space="preserve"> does not further constrain this field.</w:t>
      </w:r>
    </w:p>
    <w:p w14:paraId="0A740F9D" w14:textId="77777777" w:rsidR="00B11855" w:rsidRPr="001F42D3" w:rsidRDefault="003D003E" w:rsidP="001422D4">
      <w:pPr>
        <w:pStyle w:val="HL7Field"/>
        <w:ind w:hanging="2"/>
      </w:pPr>
      <w:r w:rsidRPr="001F42D3">
        <w:t>RXG-13   Pharmacy/Treatment Supplier's Special Administration Instructions</w:t>
      </w:r>
    </w:p>
    <w:p w14:paraId="2187A4F9" w14:textId="1537A1D9" w:rsidR="00B11855" w:rsidRPr="001F42D3" w:rsidRDefault="003D003E" w:rsidP="00C1054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.6.13 for details. The </w:t>
      </w:r>
      <w:r w:rsidR="007E67D4" w:rsidRPr="001F42D3">
        <w:rPr>
          <w:noProof w:val="0"/>
        </w:rPr>
        <w:t>DEV TF</w:t>
      </w:r>
      <w:r w:rsidRPr="001F42D3">
        <w:rPr>
          <w:noProof w:val="0"/>
        </w:rPr>
        <w:t xml:space="preserve"> does not further constrain this field.</w:t>
      </w:r>
    </w:p>
    <w:p w14:paraId="6BD09B01" w14:textId="77777777" w:rsidR="00B11855" w:rsidRPr="001F42D3" w:rsidRDefault="003D003E" w:rsidP="001422D4">
      <w:pPr>
        <w:pStyle w:val="HL7Field"/>
        <w:ind w:hanging="2"/>
      </w:pPr>
      <w:r w:rsidRPr="001F42D3">
        <w:t>RXG-14   Give Per (Time Unit)</w:t>
      </w:r>
    </w:p>
    <w:p w14:paraId="3CD75832" w14:textId="0D180A1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.6.14 for details. The </w:t>
      </w:r>
      <w:r w:rsidR="007E67D4" w:rsidRPr="001F42D3">
        <w:rPr>
          <w:noProof w:val="0"/>
        </w:rPr>
        <w:t>DEV TF</w:t>
      </w:r>
      <w:r w:rsidRPr="001F42D3">
        <w:rPr>
          <w:noProof w:val="0"/>
        </w:rPr>
        <w:t xml:space="preserve"> does not further constrain this field.</w:t>
      </w:r>
    </w:p>
    <w:p w14:paraId="2C5F401F" w14:textId="77777777" w:rsidR="00B11855" w:rsidRPr="001F42D3" w:rsidRDefault="003D003E" w:rsidP="001422D4">
      <w:pPr>
        <w:pStyle w:val="HL7Field"/>
        <w:ind w:hanging="2"/>
      </w:pPr>
      <w:r w:rsidRPr="001F42D3">
        <w:t xml:space="preserve">RXG-15   Give Rate Amount </w:t>
      </w:r>
    </w:p>
    <w:p w14:paraId="5D2BA373" w14:textId="77777777" w:rsidR="00B11855" w:rsidRPr="001F42D3" w:rsidRDefault="003D003E" w:rsidP="005C1693">
      <w:pPr>
        <w:pStyle w:val="BodyText"/>
      </w:pPr>
      <w:r w:rsidRPr="001F42D3">
        <w:t xml:space="preserve">Definition: This field contains the numeric portion of the rate, dose rate, or dose amount to be administered. </w:t>
      </w:r>
    </w:p>
    <w:p w14:paraId="6E2A69D6" w14:textId="77777777" w:rsidR="00B11855" w:rsidRPr="001F42D3" w:rsidRDefault="003D003E" w:rsidP="005C1693">
      <w:pPr>
        <w:pStyle w:val="BodyText"/>
      </w:pPr>
      <w:r w:rsidRPr="001F42D3">
        <w:t>If the infusion order specifies a rate, such as normal saline at 75 mL/hr, then this field contains the rate value amount (e.g., "75").</w:t>
      </w:r>
    </w:p>
    <w:p w14:paraId="6C2B28A1" w14:textId="77777777" w:rsidR="00B11855" w:rsidRPr="001F42D3" w:rsidRDefault="003D003E" w:rsidP="005C1693">
      <w:pPr>
        <w:pStyle w:val="BodyText"/>
      </w:pPr>
      <w:r w:rsidRPr="001F42D3">
        <w:t xml:space="preserve">If the infusion order specifies a dose rate, such as dopamine at 5 mcg/kg/min, this field contains the dose rate value amount (e.g., “5"). </w:t>
      </w:r>
    </w:p>
    <w:p w14:paraId="4EC2AC49" w14:textId="77777777" w:rsidR="00B11855" w:rsidRPr="001F42D3" w:rsidRDefault="003D003E" w:rsidP="005C1693">
      <w:pPr>
        <w:pStyle w:val="BodyText"/>
      </w:pPr>
      <w:r w:rsidRPr="001F42D3">
        <w:t>If the infusion order specifies a dose amount, such as 2 g, this field contains the dose value amount (</w:t>
      </w:r>
      <w:r w:rsidR="00CA3A2C" w:rsidRPr="001F42D3">
        <w:t>e.g.,</w:t>
      </w:r>
      <w:r w:rsidRPr="001F42D3">
        <w:t xml:space="preserve"> “2”). </w:t>
      </w:r>
    </w:p>
    <w:p w14:paraId="1D5859D8" w14:textId="77777777" w:rsidR="00B11855" w:rsidRPr="001F42D3" w:rsidRDefault="003D003E" w:rsidP="005C1693">
      <w:pPr>
        <w:pStyle w:val="BodyText"/>
      </w:pPr>
      <w:r w:rsidRPr="001F42D3">
        <w:t>Required for LVP and Syringe; Optional for PCA</w:t>
      </w:r>
      <w:r w:rsidR="00CA3A2C" w:rsidRPr="001F42D3">
        <w:t xml:space="preserve">. </w:t>
      </w:r>
      <w:r w:rsidRPr="001F42D3">
        <w:t xml:space="preserve">If present for PCA, contains the basal or continuous rate value. </w:t>
      </w:r>
    </w:p>
    <w:p w14:paraId="617B6778" w14:textId="77777777" w:rsidR="00B11855" w:rsidRPr="001F42D3" w:rsidRDefault="003D003E" w:rsidP="001422D4">
      <w:pPr>
        <w:pStyle w:val="HL7Field"/>
        <w:ind w:hanging="2"/>
      </w:pPr>
      <w:r w:rsidRPr="001F42D3">
        <w:t>RXG-16   Give Rate Units</w:t>
      </w:r>
    </w:p>
    <w:p w14:paraId="563D42AE" w14:textId="77777777" w:rsidR="00B11855" w:rsidRPr="001F42D3" w:rsidRDefault="003D003E" w:rsidP="002E3ED0">
      <w:pPr>
        <w:pStyle w:val="Components"/>
        <w:ind w:left="0" w:hanging="2"/>
      </w:pPr>
      <w:r w:rsidRPr="001F42D3">
        <w:t>Components: &lt;Identifier (ST)&gt; ^ &lt;Text (ST)&gt; ^ &lt;Name of Coding System (ID)&gt; ^</w:t>
      </w:r>
      <w:r w:rsidR="00AE6A47" w:rsidRPr="001F42D3">
        <w:t xml:space="preserve"> </w:t>
      </w:r>
      <w:r w:rsidRPr="001F42D3">
        <w:t>&lt;Alternate Identifier (ST)&gt; ^ &lt;Alternate Text (ST)&gt; ^ &lt;Name of Alternate</w:t>
      </w:r>
      <w:r w:rsidR="00AE6A47" w:rsidRPr="001F42D3">
        <w:t xml:space="preserve"> </w:t>
      </w:r>
      <w:r w:rsidRPr="001F42D3">
        <w:t>Coding System (ID)&gt; ^ &lt;Coding System Version ID (ST)&gt; ^ &lt;Alternate Coding</w:t>
      </w:r>
      <w:r w:rsidR="00AE6A47" w:rsidRPr="001F42D3">
        <w:t xml:space="preserve"> </w:t>
      </w:r>
      <w:r w:rsidRPr="001F42D3">
        <w:t>System Version ID (ST)&gt; ^ &lt;Original Text (ST)&gt;</w:t>
      </w:r>
    </w:p>
    <w:p w14:paraId="0733F01F" w14:textId="77777777" w:rsidR="00B11855" w:rsidRPr="001F42D3" w:rsidRDefault="003D003E" w:rsidP="005C1693">
      <w:pPr>
        <w:pStyle w:val="BodyText"/>
      </w:pPr>
      <w:r w:rsidRPr="001F42D3">
        <w:t xml:space="preserve">Definition: This field contains the coded version of the units portion of the rate, dose rate, or dose to be administered. </w:t>
      </w:r>
    </w:p>
    <w:p w14:paraId="6E8F7FBE" w14:textId="77777777" w:rsidR="00B11855" w:rsidRPr="001F42D3" w:rsidRDefault="003D003E" w:rsidP="005C1693">
      <w:pPr>
        <w:pStyle w:val="BodyText"/>
      </w:pPr>
      <w:r w:rsidRPr="001F42D3">
        <w:t xml:space="preserve">If the infusion order specifies a rate, such as normal saline to infuse at 75 mL/hr, this field represents the rate units (e.g., "mL/hr"). </w:t>
      </w:r>
    </w:p>
    <w:p w14:paraId="12249BDB" w14:textId="77777777" w:rsidR="00B11855" w:rsidRPr="001F42D3" w:rsidRDefault="003D003E" w:rsidP="005C1693">
      <w:pPr>
        <w:pStyle w:val="BodyText"/>
      </w:pPr>
      <w:r w:rsidRPr="001F42D3">
        <w:t xml:space="preserve">If the infusion order specifies a dose rate, such as dopamine to infuse at 5 mcg/kg/min, this field represents the dose rate units (e.g., "mcg/kg/min"). </w:t>
      </w:r>
    </w:p>
    <w:p w14:paraId="217BCF8A" w14:textId="77777777" w:rsidR="00B11855" w:rsidRPr="001F42D3" w:rsidRDefault="003D003E" w:rsidP="005C1693">
      <w:pPr>
        <w:pStyle w:val="BodyText"/>
      </w:pPr>
      <w:r w:rsidRPr="001F42D3">
        <w:lastRenderedPageBreak/>
        <w:t>If the infusion order specifies a dose, such as ceftriaxone 2 g, this field represents the dose units (</w:t>
      </w:r>
      <w:r w:rsidR="00CA3A2C" w:rsidRPr="001F42D3">
        <w:t>e.g.,</w:t>
      </w:r>
      <w:r w:rsidRPr="001F42D3">
        <w:t xml:space="preserve"> “g”).</w:t>
      </w:r>
    </w:p>
    <w:p w14:paraId="25D5B6B4" w14:textId="77777777" w:rsidR="00B11855" w:rsidRPr="001F42D3" w:rsidRDefault="003D003E" w:rsidP="005C1693">
      <w:pPr>
        <w:pStyle w:val="BodyText"/>
      </w:pPr>
      <w:r w:rsidRPr="001F42D3">
        <w:t>When a dose is specified the TQ1 segment must be present to indicate the time period that the dose is to be infused over.</w:t>
      </w:r>
    </w:p>
    <w:p w14:paraId="12CEDB81" w14:textId="77777777" w:rsidR="00B11855" w:rsidRPr="001F42D3" w:rsidRDefault="003D003E" w:rsidP="005C1693">
      <w:pPr>
        <w:pStyle w:val="BodyText"/>
      </w:pPr>
      <w:r w:rsidRPr="001F42D3">
        <w:t>The preferred format is an MDC value; UCUM values are also acceptable.</w:t>
      </w:r>
    </w:p>
    <w:p w14:paraId="24C79B9D" w14:textId="77777777" w:rsidR="00B11855" w:rsidRPr="001F42D3" w:rsidRDefault="003D003E" w:rsidP="005C1693">
      <w:pPr>
        <w:pStyle w:val="BodyText"/>
      </w:pPr>
      <w:r w:rsidRPr="001F42D3">
        <w:t>Required for LVP and Syringe; Optional for PCA</w:t>
      </w:r>
      <w:r w:rsidR="00CA3A2C" w:rsidRPr="001F42D3">
        <w:t xml:space="preserve">. </w:t>
      </w:r>
      <w:r w:rsidRPr="001F42D3">
        <w:t xml:space="preserve">If present for PCA, contains the basal or continuous rate units value. </w:t>
      </w:r>
    </w:p>
    <w:p w14:paraId="18A98EE9" w14:textId="77777777" w:rsidR="00B11855" w:rsidRPr="001F42D3" w:rsidRDefault="003D003E" w:rsidP="005C1693">
      <w:pPr>
        <w:pStyle w:val="BodyText"/>
      </w:pPr>
      <w:r w:rsidRPr="001F42D3">
        <w:t>Examples:</w:t>
      </w:r>
      <w:r w:rsidR="00AE6A47" w:rsidRPr="001F42D3">
        <w:t xml:space="preserve"> </w:t>
      </w:r>
    </w:p>
    <w:p w14:paraId="090203DC" w14:textId="77777777" w:rsidR="00B11855" w:rsidRPr="001F42D3" w:rsidRDefault="003D003E" w:rsidP="002E3ED0">
      <w:pPr>
        <w:pStyle w:val="XMLText"/>
        <w:ind w:hanging="2"/>
      </w:pPr>
      <w:r w:rsidRPr="001F42D3">
        <w:t>265266^MDC_DIM_MILLI_L_PER_HR^MDC</w:t>
      </w:r>
    </w:p>
    <w:p w14:paraId="2D5AD1C2" w14:textId="77777777" w:rsidR="00B11855" w:rsidRPr="001F42D3" w:rsidRDefault="003D003E" w:rsidP="002E3ED0">
      <w:pPr>
        <w:pStyle w:val="XMLText"/>
        <w:ind w:hanging="2"/>
      </w:pPr>
      <w:r w:rsidRPr="001F42D3">
        <w:t>265619^MDC_DIM_MICRO_G_PER_KG_PER_MIN^MDC</w:t>
      </w:r>
    </w:p>
    <w:p w14:paraId="102DDA38" w14:textId="77777777" w:rsidR="00B11855" w:rsidRPr="001F42D3" w:rsidRDefault="003D003E" w:rsidP="002E3ED0">
      <w:pPr>
        <w:pStyle w:val="XMLText"/>
        <w:ind w:hanging="2"/>
      </w:pPr>
      <w:r w:rsidRPr="001F42D3">
        <w:t>263872^MDC_DIM_X_G^MDC</w:t>
      </w:r>
    </w:p>
    <w:p w14:paraId="4A19488C" w14:textId="77777777" w:rsidR="00B11855" w:rsidRPr="001F42D3" w:rsidRDefault="003D003E" w:rsidP="002E3ED0">
      <w:pPr>
        <w:pStyle w:val="XMLText"/>
        <w:ind w:hanging="2"/>
      </w:pPr>
      <w:r w:rsidRPr="001F42D3">
        <w:t>ml/h^ml/h^UCUM</w:t>
      </w:r>
    </w:p>
    <w:p w14:paraId="4700F129" w14:textId="77777777" w:rsidR="00B11855" w:rsidRPr="001F42D3" w:rsidRDefault="003D003E" w:rsidP="002E3ED0">
      <w:pPr>
        <w:pStyle w:val="XMLText"/>
        <w:ind w:hanging="2"/>
      </w:pPr>
      <w:r w:rsidRPr="001F42D3">
        <w:t>ug/kg/min^ug/kg/min^UCUM</w:t>
      </w:r>
    </w:p>
    <w:p w14:paraId="0A30849E" w14:textId="77777777" w:rsidR="00B11855" w:rsidRPr="001F42D3" w:rsidRDefault="003D003E" w:rsidP="002E3ED0">
      <w:pPr>
        <w:pStyle w:val="XMLText"/>
        <w:ind w:hanging="2"/>
      </w:pPr>
      <w:r w:rsidRPr="001F42D3">
        <w:t>g^g^UCUM</w:t>
      </w:r>
    </w:p>
    <w:p w14:paraId="025C6942" w14:textId="77777777" w:rsidR="00B11855" w:rsidRPr="001F42D3" w:rsidRDefault="00B11855" w:rsidP="00576EDB">
      <w:pPr>
        <w:pStyle w:val="BodyText"/>
      </w:pPr>
    </w:p>
    <w:p w14:paraId="2E3EC3DF" w14:textId="77777777" w:rsidR="00B11855" w:rsidRPr="001F42D3" w:rsidRDefault="003D003E" w:rsidP="001422D4">
      <w:pPr>
        <w:pStyle w:val="HL7Field"/>
        <w:ind w:hanging="2"/>
      </w:pPr>
      <w:r w:rsidRPr="001F42D3">
        <w:t>RXG-17   Give Strength</w:t>
      </w:r>
    </w:p>
    <w:p w14:paraId="38ED1303" w14:textId="02019358" w:rsidR="00B11855" w:rsidRPr="001F42D3" w:rsidRDefault="003D003E" w:rsidP="002E3ED0">
      <w:pPr>
        <w:pStyle w:val="HL7FieldIndent2"/>
        <w:ind w:left="0" w:hanging="2"/>
        <w:rPr>
          <w:noProof w:val="0"/>
        </w:rPr>
      </w:pPr>
      <w:r w:rsidRPr="001F42D3">
        <w:rPr>
          <w:noProof w:val="0"/>
        </w:rPr>
        <w:t>Definition: This field contains the quantity of the main ingredient in the infusion</w:t>
      </w:r>
      <w:r w:rsidR="00E16AE5" w:rsidRPr="001F42D3">
        <w:rPr>
          <w:noProof w:val="0"/>
        </w:rPr>
        <w:t xml:space="preserve">, </w:t>
      </w:r>
      <w:r w:rsidRPr="001F42D3">
        <w:rPr>
          <w:noProof w:val="0"/>
        </w:rPr>
        <w:t>e.g., for dopamine 800 mg in 250 mL D5W, the field would contain the value "800".</w:t>
      </w:r>
    </w:p>
    <w:p w14:paraId="79FF3221" w14:textId="77777777" w:rsidR="00B11855" w:rsidRPr="001F42D3" w:rsidRDefault="003D003E" w:rsidP="001422D4">
      <w:pPr>
        <w:pStyle w:val="HL7Field"/>
        <w:ind w:hanging="2"/>
      </w:pPr>
      <w:r w:rsidRPr="001F42D3">
        <w:t>RXG-18   Give Strength Units</w:t>
      </w:r>
    </w:p>
    <w:p w14:paraId="4E33063C"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16831B85" w14:textId="77777777" w:rsidR="00B11855" w:rsidRPr="001F42D3" w:rsidRDefault="003D003E" w:rsidP="002E3ED0">
      <w:pPr>
        <w:pStyle w:val="HL7FieldIndent2"/>
        <w:ind w:left="0" w:hanging="2"/>
        <w:rPr>
          <w:noProof w:val="0"/>
        </w:rPr>
      </w:pPr>
      <w:r w:rsidRPr="001F42D3">
        <w:rPr>
          <w:noProof w:val="0"/>
        </w:rPr>
        <w:t>This field contains the coded version of the units portion of the main ingredient in the infusion; e.g., for dopamine 800 mg in 250 mL D5W, the field would represent ‘mg". The preferred format is an MDC value; UCUM values are also acceptable:</w:t>
      </w:r>
    </w:p>
    <w:p w14:paraId="3EC36A20" w14:textId="77777777" w:rsidR="00AE6A47" w:rsidRPr="001F42D3" w:rsidRDefault="003D003E" w:rsidP="002E3ED0">
      <w:pPr>
        <w:pStyle w:val="HL7FieldIndent2"/>
        <w:ind w:left="0" w:hanging="2"/>
        <w:rPr>
          <w:noProof w:val="0"/>
        </w:rPr>
      </w:pPr>
      <w:r w:rsidRPr="001F42D3">
        <w:rPr>
          <w:noProof w:val="0"/>
        </w:rPr>
        <w:t>Examples:</w:t>
      </w:r>
      <w:r w:rsidR="00AE6A47" w:rsidRPr="001F42D3">
        <w:rPr>
          <w:noProof w:val="0"/>
        </w:rPr>
        <w:t xml:space="preserve"> </w:t>
      </w:r>
    </w:p>
    <w:p w14:paraId="69CB18ED" w14:textId="77777777" w:rsidR="00B11855" w:rsidRPr="001F42D3" w:rsidRDefault="003D003E" w:rsidP="002E3ED0">
      <w:pPr>
        <w:pStyle w:val="XMLText"/>
        <w:ind w:hanging="2"/>
      </w:pPr>
      <w:r w:rsidRPr="001F42D3">
        <w:t xml:space="preserve">263890^MDC_DIM_MILLI_G^MDC </w:t>
      </w:r>
    </w:p>
    <w:p w14:paraId="2F882AFE" w14:textId="77777777" w:rsidR="00E3091E" w:rsidRPr="001F42D3" w:rsidRDefault="003D003E" w:rsidP="002E3ED0">
      <w:pPr>
        <w:pStyle w:val="XMLText"/>
        <w:ind w:hanging="2"/>
      </w:pPr>
      <w:r w:rsidRPr="001F42D3">
        <w:t>mg^mg^UCUM</w:t>
      </w:r>
    </w:p>
    <w:p w14:paraId="15E62586" w14:textId="443FAE3F" w:rsidR="00B11855" w:rsidRPr="001F42D3" w:rsidRDefault="003D003E" w:rsidP="001422D4">
      <w:pPr>
        <w:pStyle w:val="HL7Field"/>
        <w:ind w:hanging="2"/>
      </w:pPr>
      <w:r w:rsidRPr="001F42D3">
        <w:t>RXG-19   Substance Lot Number</w:t>
      </w:r>
    </w:p>
    <w:p w14:paraId="393A3197" w14:textId="417F4F36"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.6.19 for details. The </w:t>
      </w:r>
      <w:r w:rsidR="007E67D4" w:rsidRPr="001F42D3">
        <w:rPr>
          <w:noProof w:val="0"/>
        </w:rPr>
        <w:t>DEV TF</w:t>
      </w:r>
      <w:r w:rsidRPr="001F42D3">
        <w:rPr>
          <w:noProof w:val="0"/>
        </w:rPr>
        <w:t xml:space="preserve"> does not further constrain this field.</w:t>
      </w:r>
    </w:p>
    <w:p w14:paraId="088D3245" w14:textId="77777777" w:rsidR="00B11855" w:rsidRPr="001F42D3" w:rsidRDefault="003D003E" w:rsidP="001422D4">
      <w:pPr>
        <w:pStyle w:val="HL7Field"/>
        <w:ind w:hanging="2"/>
      </w:pPr>
      <w:r w:rsidRPr="001F42D3">
        <w:t>RXG-20   Substance Expiration Date</w:t>
      </w:r>
    </w:p>
    <w:p w14:paraId="2BCE2E53" w14:textId="6B34D23D"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.6.20 for details. The </w:t>
      </w:r>
      <w:r w:rsidR="007E67D4" w:rsidRPr="001F42D3">
        <w:rPr>
          <w:noProof w:val="0"/>
        </w:rPr>
        <w:t>DEV TF</w:t>
      </w:r>
      <w:r w:rsidRPr="001F42D3">
        <w:rPr>
          <w:noProof w:val="0"/>
        </w:rPr>
        <w:t xml:space="preserve"> does not further constrain this field.</w:t>
      </w:r>
    </w:p>
    <w:p w14:paraId="1FD3F4E7" w14:textId="77777777" w:rsidR="00B11855" w:rsidRPr="001F42D3" w:rsidRDefault="003D003E" w:rsidP="001422D4">
      <w:pPr>
        <w:pStyle w:val="HL7Field"/>
        <w:ind w:hanging="2"/>
      </w:pPr>
      <w:r w:rsidRPr="001F42D3">
        <w:t>RXG-21   Substance Manufacturer Name</w:t>
      </w:r>
    </w:p>
    <w:p w14:paraId="21671816" w14:textId="13C485C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.6.21 for details. The </w:t>
      </w:r>
      <w:r w:rsidR="007E67D4" w:rsidRPr="001F42D3">
        <w:rPr>
          <w:noProof w:val="0"/>
        </w:rPr>
        <w:t>DEV TF</w:t>
      </w:r>
      <w:r w:rsidRPr="001F42D3">
        <w:rPr>
          <w:noProof w:val="0"/>
        </w:rPr>
        <w:t xml:space="preserve"> does not further constrain this field.</w:t>
      </w:r>
    </w:p>
    <w:p w14:paraId="0B13D97D" w14:textId="77777777" w:rsidR="00B11855" w:rsidRPr="001F42D3" w:rsidRDefault="003D003E" w:rsidP="001422D4">
      <w:pPr>
        <w:pStyle w:val="HL7Field"/>
        <w:ind w:hanging="2"/>
      </w:pPr>
      <w:r w:rsidRPr="001F42D3">
        <w:lastRenderedPageBreak/>
        <w:t>RXG-22   Indication</w:t>
      </w:r>
    </w:p>
    <w:p w14:paraId="138B4D8E" w14:textId="08C4FF02"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Pr="001F42D3">
        <w:rPr>
          <w:noProof w:val="0"/>
        </w:rPr>
        <w:t>Section 4</w:t>
      </w:r>
      <w:r w:rsidR="00B4782C">
        <w:rPr>
          <w:noProof w:val="0"/>
        </w:rPr>
        <w:t>A</w:t>
      </w:r>
      <w:r w:rsidRPr="001F42D3">
        <w:rPr>
          <w:noProof w:val="0"/>
        </w:rPr>
        <w:t>.</w:t>
      </w:r>
      <w:r w:rsidR="00B4782C" w:rsidRPr="001F42D3" w:rsidDel="00B4782C">
        <w:rPr>
          <w:noProof w:val="0"/>
        </w:rPr>
        <w:t xml:space="preserve"> </w:t>
      </w:r>
      <w:r w:rsidRPr="001F42D3">
        <w:rPr>
          <w:noProof w:val="0"/>
        </w:rPr>
        <w:t xml:space="preserve">4.6.22 for details. The </w:t>
      </w:r>
      <w:r w:rsidR="007E67D4" w:rsidRPr="001F42D3">
        <w:rPr>
          <w:noProof w:val="0"/>
        </w:rPr>
        <w:t>DEV TF</w:t>
      </w:r>
      <w:r w:rsidRPr="001F42D3">
        <w:rPr>
          <w:noProof w:val="0"/>
        </w:rPr>
        <w:t xml:space="preserve"> does not further constrain this field.</w:t>
      </w:r>
    </w:p>
    <w:p w14:paraId="622AFC74" w14:textId="77777777" w:rsidR="00B11855" w:rsidRPr="001F42D3" w:rsidRDefault="003D003E" w:rsidP="001422D4">
      <w:pPr>
        <w:pStyle w:val="HL7Field"/>
        <w:ind w:hanging="2"/>
      </w:pPr>
      <w:r w:rsidRPr="001F42D3">
        <w:t>RXG-23   Give Drug Strength Volume</w:t>
      </w:r>
    </w:p>
    <w:p w14:paraId="2623CD00" w14:textId="523886E7" w:rsidR="00B11855" w:rsidRPr="001F42D3" w:rsidRDefault="003D003E" w:rsidP="002E3ED0">
      <w:pPr>
        <w:pStyle w:val="HL7FieldIndent2"/>
        <w:ind w:left="0" w:hanging="2"/>
        <w:rPr>
          <w:noProof w:val="0"/>
        </w:rPr>
      </w:pPr>
      <w:r w:rsidRPr="001F42D3">
        <w:rPr>
          <w:noProof w:val="0"/>
        </w:rPr>
        <w:t>Definition: This field contains the quantity of the diluent or base fluid ingredient(s) in the infusion</w:t>
      </w:r>
      <w:r w:rsidR="00FA22AE" w:rsidRPr="001F42D3">
        <w:rPr>
          <w:noProof w:val="0"/>
        </w:rPr>
        <w:t xml:space="preserve">, </w:t>
      </w:r>
      <w:r w:rsidRPr="001F42D3">
        <w:rPr>
          <w:noProof w:val="0"/>
        </w:rPr>
        <w:t>e.g., for dopamine 800 mg in 250 mL D5W, the field would contain the value "250".</w:t>
      </w:r>
    </w:p>
    <w:p w14:paraId="467C5131" w14:textId="77777777" w:rsidR="00B11855" w:rsidRPr="001F42D3" w:rsidRDefault="003D003E" w:rsidP="001422D4">
      <w:pPr>
        <w:pStyle w:val="HL7Field"/>
        <w:ind w:hanging="2"/>
      </w:pPr>
      <w:r w:rsidRPr="001F42D3">
        <w:t>RXG-24   Give Drug Strength Volume Units</w:t>
      </w:r>
    </w:p>
    <w:p w14:paraId="2A4396A0"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7DF63916" w14:textId="77777777" w:rsidR="00B11855" w:rsidRPr="001F42D3" w:rsidRDefault="003D003E" w:rsidP="002E3ED0">
      <w:pPr>
        <w:pStyle w:val="HL7FieldIndent2"/>
        <w:ind w:left="0" w:hanging="2"/>
        <w:rPr>
          <w:noProof w:val="0"/>
        </w:rPr>
      </w:pPr>
      <w:r w:rsidRPr="001F42D3">
        <w:rPr>
          <w:noProof w:val="0"/>
        </w:rPr>
        <w:t xml:space="preserve">Definition: This field contains the coded units for the Give Drug Strength Volume. The preferred format is an MDC value; UCUM values are also acceptable. </w:t>
      </w:r>
    </w:p>
    <w:p w14:paraId="0DB5EF43" w14:textId="64212116" w:rsidR="006E20D6" w:rsidRPr="001F42D3" w:rsidRDefault="003D003E" w:rsidP="005C1693">
      <w:pPr>
        <w:pStyle w:val="HL7FieldIndent2"/>
        <w:ind w:left="0" w:hanging="2"/>
      </w:pPr>
      <w:r w:rsidRPr="001F42D3">
        <w:rPr>
          <w:noProof w:val="0"/>
        </w:rPr>
        <w:t xml:space="preserve">The </w:t>
      </w:r>
      <w:r w:rsidR="007E67D4" w:rsidRPr="001F42D3">
        <w:rPr>
          <w:noProof w:val="0"/>
        </w:rPr>
        <w:t>DEV TF</w:t>
      </w:r>
      <w:r w:rsidRPr="001F42D3">
        <w:rPr>
          <w:noProof w:val="0"/>
        </w:rPr>
        <w:t xml:space="preserve"> requires that the first three components of RXG-24 contain one of the following sets of values: </w:t>
      </w:r>
    </w:p>
    <w:p w14:paraId="17A889DA" w14:textId="4BB408F5" w:rsidR="00B11855" w:rsidRPr="005C1693" w:rsidRDefault="003D003E" w:rsidP="005C1693">
      <w:pPr>
        <w:pStyle w:val="ListBullet2"/>
      </w:pPr>
      <w:r w:rsidRPr="005C1693">
        <w:t xml:space="preserve">263762^MDC_DIM_MILLI_L^MDC </w:t>
      </w:r>
    </w:p>
    <w:p w14:paraId="37BD1FA0" w14:textId="055948A9" w:rsidR="00B11855" w:rsidRPr="005C1693" w:rsidRDefault="003D003E" w:rsidP="005C1693">
      <w:pPr>
        <w:pStyle w:val="ListBullet2"/>
      </w:pPr>
      <w:r w:rsidRPr="005C1693">
        <w:t xml:space="preserve">mL^mL^UCUM </w:t>
      </w:r>
    </w:p>
    <w:p w14:paraId="732534D2" w14:textId="77777777" w:rsidR="00B11855" w:rsidRPr="001F42D3" w:rsidRDefault="003D003E" w:rsidP="001422D4">
      <w:pPr>
        <w:pStyle w:val="HL7Field"/>
        <w:ind w:hanging="2"/>
      </w:pPr>
      <w:r w:rsidRPr="001F42D3">
        <w:t>RXG-25   Give Barcode Identifier</w:t>
      </w:r>
    </w:p>
    <w:p w14:paraId="75686315" w14:textId="6F4164A2"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Pr="001F42D3">
        <w:rPr>
          <w:noProof w:val="0"/>
        </w:rPr>
        <w:t xml:space="preserve"> Section 4</w:t>
      </w:r>
      <w:r w:rsidR="00B4782C">
        <w:rPr>
          <w:noProof w:val="0"/>
        </w:rPr>
        <w:t>A</w:t>
      </w:r>
      <w:r w:rsidRPr="001F42D3">
        <w:rPr>
          <w:noProof w:val="0"/>
        </w:rPr>
        <w:t xml:space="preserve">.4.6.25 for details. The </w:t>
      </w:r>
      <w:r w:rsidR="007E67D4" w:rsidRPr="001F42D3">
        <w:rPr>
          <w:noProof w:val="0"/>
        </w:rPr>
        <w:t>DEV TF</w:t>
      </w:r>
      <w:r w:rsidRPr="001F42D3">
        <w:rPr>
          <w:noProof w:val="0"/>
        </w:rPr>
        <w:t xml:space="preserve"> does not further constrain this field.</w:t>
      </w:r>
    </w:p>
    <w:p w14:paraId="40AE1424" w14:textId="77777777" w:rsidR="00B11855" w:rsidRPr="001F42D3" w:rsidRDefault="003D003E" w:rsidP="001422D4">
      <w:pPr>
        <w:pStyle w:val="HL7Field"/>
        <w:ind w:hanging="2"/>
      </w:pPr>
      <w:r w:rsidRPr="001F42D3">
        <w:t>RXG-26   Pharmacy Order Type</w:t>
      </w:r>
    </w:p>
    <w:p w14:paraId="71477820" w14:textId="3886B0ED" w:rsidR="00B11855" w:rsidRPr="001F42D3" w:rsidRDefault="003D003E" w:rsidP="00AE3122">
      <w:pPr>
        <w:pStyle w:val="HL7FieldIndent2"/>
        <w:ind w:left="0"/>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w:t>
      </w:r>
      <w:r w:rsidR="00B4782C">
        <w:rPr>
          <w:noProof w:val="0"/>
        </w:rPr>
        <w:t>8.1</w:t>
      </w:r>
      <w:r w:rsidR="00B4782C" w:rsidRPr="001F42D3">
        <w:rPr>
          <w:noProof w:val="0"/>
        </w:rPr>
        <w:t xml:space="preserve"> </w:t>
      </w:r>
      <w:r w:rsidRPr="001F42D3">
        <w:rPr>
          <w:noProof w:val="0"/>
        </w:rPr>
        <w:t>Section 4</w:t>
      </w:r>
      <w:r w:rsidR="00B4782C">
        <w:rPr>
          <w:noProof w:val="0"/>
        </w:rPr>
        <w:t>A</w:t>
      </w:r>
      <w:r w:rsidRPr="001F42D3">
        <w:rPr>
          <w:noProof w:val="0"/>
        </w:rPr>
        <w:t xml:space="preserve">.4.6.26 for details. The </w:t>
      </w:r>
      <w:r w:rsidR="007E67D4" w:rsidRPr="001F42D3">
        <w:rPr>
          <w:noProof w:val="0"/>
        </w:rPr>
        <w:t>DEV TF</w:t>
      </w:r>
      <w:r w:rsidRPr="001F42D3">
        <w:rPr>
          <w:noProof w:val="0"/>
        </w:rPr>
        <w:t xml:space="preserve"> does not further constrain this field.</w:t>
      </w:r>
    </w:p>
    <w:p w14:paraId="5DD855AA" w14:textId="223E4B51" w:rsidR="00B11855" w:rsidRPr="001F42D3" w:rsidRDefault="003D003E" w:rsidP="00CF5627">
      <w:pPr>
        <w:pStyle w:val="HL7Field"/>
        <w:ind w:hanging="2"/>
      </w:pPr>
      <w:r w:rsidRPr="001F42D3">
        <w:t xml:space="preserve">RXG-27 to </w:t>
      </w:r>
      <w:r w:rsidR="00B4782C" w:rsidRPr="001F42D3">
        <w:t>3</w:t>
      </w:r>
      <w:r w:rsidR="00B4782C">
        <w:t>1</w:t>
      </w:r>
      <w:r w:rsidR="00B4782C" w:rsidRPr="001F42D3">
        <w:t xml:space="preserve"> </w:t>
      </w:r>
    </w:p>
    <w:p w14:paraId="4F5B4648" w14:textId="7039760A" w:rsidR="00B11855" w:rsidRDefault="003D003E" w:rsidP="002E3ED0">
      <w:pPr>
        <w:pStyle w:val="HL7FieldIndent2"/>
        <w:ind w:left="0" w:hanging="2"/>
        <w:rPr>
          <w:noProof w:val="0"/>
        </w:rPr>
      </w:pPr>
      <w:r w:rsidRPr="001F42D3">
        <w:rPr>
          <w:noProof w:val="0"/>
        </w:rPr>
        <w:t xml:space="preserve">These fields are not supported by the </w:t>
      </w:r>
      <w:r w:rsidR="007E67D4" w:rsidRPr="001F42D3">
        <w:rPr>
          <w:noProof w:val="0"/>
        </w:rPr>
        <w:t>DEV TF</w:t>
      </w:r>
      <w:r w:rsidRPr="001F42D3">
        <w:rPr>
          <w:noProof w:val="0"/>
        </w:rPr>
        <w:t>.</w:t>
      </w:r>
    </w:p>
    <w:p w14:paraId="5B88B9D9" w14:textId="77777777" w:rsidR="00B4782C" w:rsidRPr="00B4782C" w:rsidRDefault="00B4782C" w:rsidP="00AE3122">
      <w:pPr>
        <w:spacing w:after="120"/>
        <w:rPr>
          <w:szCs w:val="24"/>
        </w:rPr>
      </w:pPr>
      <w:r w:rsidRPr="00B4782C">
        <w:rPr>
          <w:b/>
          <w:bCs/>
          <w:color w:val="FF0000"/>
          <w:szCs w:val="24"/>
        </w:rPr>
        <w:t>RXG-32 Dispense Amount </w:t>
      </w:r>
    </w:p>
    <w:p w14:paraId="274E98B1" w14:textId="77777777" w:rsidR="00B4782C" w:rsidRDefault="00B4782C" w:rsidP="00AE3122">
      <w:pPr>
        <w:rPr>
          <w:color w:val="FF0000"/>
          <w:szCs w:val="24"/>
        </w:rPr>
      </w:pPr>
      <w:r w:rsidRPr="00B4782C">
        <w:rPr>
          <w:color w:val="FF0000"/>
          <w:szCs w:val="24"/>
        </w:rPr>
        <w:t>Definition: This field contains the amount to be dispensed as encoded by the pharmacy or treatment supplier. </w:t>
      </w:r>
    </w:p>
    <w:p w14:paraId="0D44967F" w14:textId="77777777" w:rsidR="00B4782C" w:rsidRPr="00B4782C" w:rsidRDefault="00B4782C" w:rsidP="00AE3122">
      <w:pPr>
        <w:spacing w:after="120"/>
        <w:rPr>
          <w:szCs w:val="24"/>
        </w:rPr>
      </w:pPr>
      <w:r w:rsidRPr="00B4782C">
        <w:rPr>
          <w:b/>
          <w:bCs/>
          <w:color w:val="FF0000"/>
          <w:szCs w:val="24"/>
        </w:rPr>
        <w:t>RXG-33 Dispense Units </w:t>
      </w:r>
    </w:p>
    <w:p w14:paraId="1B4E3199" w14:textId="77777777" w:rsidR="00B4782C" w:rsidRPr="00AE3122" w:rsidRDefault="00B4782C" w:rsidP="00AE3122">
      <w:pPr>
        <w:spacing w:after="120"/>
        <w:rPr>
          <w:rFonts w:ascii="Courier New" w:hAnsi="Courier New" w:cs="Courier New"/>
          <w:sz w:val="16"/>
          <w:szCs w:val="16"/>
        </w:rPr>
      </w:pPr>
      <w:r w:rsidRPr="00AE3122">
        <w:rPr>
          <w:rFonts w:ascii="Courier New" w:hAnsi="Courier New" w:cs="Courier New"/>
          <w:color w:val="FF0000"/>
          <w:sz w:val="16"/>
          <w:szCs w:val="16"/>
        </w:rPr>
        <w:t xml:space="preserve">Components: &lt;Identifier (ST)&gt; ^ &lt;Text (ST)&gt; ^ &lt;Name of Coding System (ID)&gt; ^ &lt;Alternate Identifier (ST)&gt; ^ &lt;Alternate Text (ST)&gt; ^ &lt;Name of Alternate Coding System (ID)&gt; ^ &lt;Coding System Version ID (ST)&gt; ^ &lt;Alternate Coding System Version ID (ST)&gt; ^ &lt;Original Text (ST)&gt; </w:t>
      </w:r>
    </w:p>
    <w:p w14:paraId="2117CA84" w14:textId="77777777" w:rsidR="0039288C" w:rsidRPr="0039288C" w:rsidRDefault="0039288C" w:rsidP="00AE3122">
      <w:pPr>
        <w:spacing w:before="0"/>
        <w:rPr>
          <w:szCs w:val="24"/>
        </w:rPr>
      </w:pPr>
      <w:r w:rsidRPr="00AE3122">
        <w:rPr>
          <w:color w:val="FF0000"/>
          <w:szCs w:val="24"/>
        </w:rPr>
        <w:t>Definition: This field contains the units for the dispense amount as encoded by the pharmacy or treatment supplier. This field is required if the units are not implied by the actual dispense code. This must be in simple units that reflect the actual quantity of the substance dispensed. It does not include compound units  The preferred format is an MDC value; UCUM values are also acceptable. </w:t>
      </w:r>
    </w:p>
    <w:p w14:paraId="28C0EA65" w14:textId="77777777" w:rsidR="0039288C" w:rsidRPr="0039288C" w:rsidRDefault="0039288C" w:rsidP="00AE3122">
      <w:pPr>
        <w:spacing w:before="0"/>
        <w:rPr>
          <w:szCs w:val="24"/>
        </w:rPr>
      </w:pPr>
      <w:r w:rsidRPr="00AE3122">
        <w:rPr>
          <w:color w:val="FF0000"/>
          <w:szCs w:val="24"/>
        </w:rPr>
        <w:t>The DEV TF requires that the first three components of RXG-33 contain one of the following sets of values: </w:t>
      </w:r>
    </w:p>
    <w:p w14:paraId="0BECE043" w14:textId="77777777" w:rsidR="0039288C" w:rsidRPr="0039288C" w:rsidRDefault="0039288C" w:rsidP="00AE3122">
      <w:pPr>
        <w:spacing w:before="0"/>
        <w:rPr>
          <w:szCs w:val="24"/>
        </w:rPr>
      </w:pPr>
      <w:r w:rsidRPr="00AE3122">
        <w:rPr>
          <w:color w:val="FF0000"/>
          <w:szCs w:val="24"/>
        </w:rPr>
        <w:t>• 263762^MDC_DIM_MILLI_L^MDC </w:t>
      </w:r>
    </w:p>
    <w:p w14:paraId="19642D54" w14:textId="77777777" w:rsidR="0039288C" w:rsidRPr="0039288C" w:rsidRDefault="0039288C" w:rsidP="00AE3122">
      <w:pPr>
        <w:spacing w:before="0"/>
        <w:rPr>
          <w:szCs w:val="24"/>
        </w:rPr>
      </w:pPr>
      <w:r w:rsidRPr="00AE3122">
        <w:rPr>
          <w:color w:val="FF0000"/>
          <w:szCs w:val="24"/>
        </w:rPr>
        <w:t>• mL^mL^UCUM </w:t>
      </w:r>
    </w:p>
    <w:p w14:paraId="332BB1D4" w14:textId="77777777" w:rsidR="0039288C" w:rsidRPr="0039288C" w:rsidRDefault="0039288C" w:rsidP="0039288C">
      <w:pPr>
        <w:spacing w:before="0"/>
        <w:rPr>
          <w:szCs w:val="24"/>
        </w:rPr>
      </w:pPr>
    </w:p>
    <w:p w14:paraId="2E51E257" w14:textId="77777777" w:rsidR="0039288C" w:rsidRPr="0039288C" w:rsidRDefault="0039288C" w:rsidP="0039288C">
      <w:pPr>
        <w:spacing w:before="0"/>
        <w:rPr>
          <w:szCs w:val="24"/>
        </w:rPr>
      </w:pPr>
      <w:r w:rsidRPr="00AE3122">
        <w:rPr>
          <w:color w:val="FF0000"/>
          <w:szCs w:val="24"/>
        </w:rPr>
        <w:t>See section 3.3.4.4.10.3 Multistep for more information on the use of RXG-32 and RXG-33</w:t>
      </w:r>
    </w:p>
    <w:p w14:paraId="78ECB7DC" w14:textId="77777777" w:rsidR="00B4782C" w:rsidRPr="001F42D3" w:rsidRDefault="00B4782C" w:rsidP="002E3ED0">
      <w:pPr>
        <w:pStyle w:val="HL7FieldIndent2"/>
        <w:ind w:left="0" w:hanging="2"/>
        <w:rPr>
          <w:noProof w:val="0"/>
        </w:rPr>
      </w:pPr>
    </w:p>
    <w:p w14:paraId="7428D096" w14:textId="65FF3F9A" w:rsidR="00B2751F" w:rsidRPr="001F42D3" w:rsidRDefault="00B2751F" w:rsidP="00B2751F">
      <w:pPr>
        <w:pStyle w:val="Heading5"/>
        <w:rPr>
          <w:noProof w:val="0"/>
        </w:rPr>
      </w:pPr>
      <w:bookmarkStart w:id="202" w:name="_Toc401769781"/>
      <w:bookmarkStart w:id="203" w:name="_Toc214889669"/>
      <w:bookmarkStart w:id="204" w:name="_Toc401769780"/>
      <w:r w:rsidRPr="001F42D3">
        <w:rPr>
          <w:noProof w:val="0"/>
        </w:rPr>
        <w:t>Usage notes for RXG 17, 18, 23, and 24</w:t>
      </w:r>
      <w:bookmarkEnd w:id="202"/>
      <w:bookmarkEnd w:id="203"/>
    </w:p>
    <w:p w14:paraId="5CD70DB1" w14:textId="77777777" w:rsidR="00B2751F" w:rsidRPr="001F42D3" w:rsidRDefault="00B2751F" w:rsidP="00B2751F">
      <w:pPr>
        <w:pStyle w:val="BodyText"/>
      </w:pPr>
      <w:r w:rsidRPr="001F42D3">
        <w:t>These fields are used by the pump or gateway to determine the concentration of the main ingredient in the infusion. Concentration is defined as:</w:t>
      </w:r>
    </w:p>
    <w:p w14:paraId="4135322B" w14:textId="77777777" w:rsidR="00B2751F" w:rsidRPr="001F42D3" w:rsidRDefault="00B2751F" w:rsidP="00B2751F">
      <w:pPr>
        <w:pStyle w:val="BodyText"/>
      </w:pPr>
      <w:r w:rsidRPr="001F42D3">
        <w:t>[Medication amount][units] / [Diluent amount][units]</w:t>
      </w:r>
    </w:p>
    <w:p w14:paraId="30D2608E" w14:textId="77777777" w:rsidR="00B2751F" w:rsidRPr="001F42D3" w:rsidRDefault="00B2751F" w:rsidP="00B2751F">
      <w:pPr>
        <w:pStyle w:val="BodyText"/>
      </w:pPr>
      <w:r w:rsidRPr="001F42D3">
        <w:t>Example: 800 mg / 250 mL</w:t>
      </w:r>
    </w:p>
    <w:p w14:paraId="11CF05A0" w14:textId="6AE574D4" w:rsidR="00B2751F" w:rsidRPr="001F42D3" w:rsidRDefault="00B2751F" w:rsidP="00B2751F">
      <w:pPr>
        <w:pStyle w:val="BodyText"/>
      </w:pPr>
      <w:r w:rsidRPr="001F42D3">
        <w:t>The pump’s onboard drug library may require this information in order to apply dosing limits to ensure the safe administration of a particular infusion. The "rules" contained in the drug library may be different for different concentrations of the same drug. For example, there may be two different rules for the medication "dopamine</w:t>
      </w:r>
      <w:r w:rsidR="00705976" w:rsidRPr="001F42D3">
        <w:t xml:space="preserve">": </w:t>
      </w:r>
      <w:r w:rsidRPr="001F42D3">
        <w:t>one specific for dopamine 800 mg in 250 mL, and another for any other concentration.</w:t>
      </w:r>
    </w:p>
    <w:p w14:paraId="4E177D07" w14:textId="77777777" w:rsidR="00B2751F" w:rsidRPr="001F42D3" w:rsidRDefault="00B2751F" w:rsidP="00B2751F">
      <w:pPr>
        <w:pStyle w:val="BodyText"/>
      </w:pPr>
      <w:r w:rsidRPr="001F42D3">
        <w:t>The BCMA system cannot know when the information is required since the drug library definition is internal to the pump system. BCMA systems may extract the information needed from the underlying order, from their formulary, or both. Basically, if the BCMA is able to determine these values, they should be supplied in the [PCD-03] transaction.</w:t>
      </w:r>
    </w:p>
    <w:p w14:paraId="76244E54" w14:textId="77777777" w:rsidR="00B2751F" w:rsidRPr="001F42D3" w:rsidRDefault="00B2751F" w:rsidP="00B2751F">
      <w:pPr>
        <w:pStyle w:val="BodyText"/>
      </w:pPr>
      <w:r w:rsidRPr="001F42D3">
        <w:t>An analogy to a pharmacy order for an IV fluid containing multiple components (RXC segments) may be helpful in determining how to populate these values. In [PCD-03], RXG-17 and 18 (Give Strength/Units) are analogous to the Component Strength and Units (RXC-5 and 6) for the additive component (i.e., RXC-1 = "A"). Similarly, RXG-23 and 24 (Give Drug Strength Volume/Units) are similar to Component Drug Strength Volume and Units (RXC-8 and 9) for the base component (RXC-1 = "B").</w:t>
      </w:r>
    </w:p>
    <w:p w14:paraId="69DDF615" w14:textId="77777777" w:rsidR="00B2751F" w:rsidRPr="001F42D3" w:rsidRDefault="00B2751F" w:rsidP="00B2751F">
      <w:pPr>
        <w:pStyle w:val="BodyText"/>
      </w:pPr>
      <w:r w:rsidRPr="001F42D3">
        <w:t>Example:</w:t>
      </w:r>
    </w:p>
    <w:p w14:paraId="0336705B" w14:textId="77777777" w:rsidR="00B2751F" w:rsidRPr="001F42D3" w:rsidRDefault="00B2751F" w:rsidP="00B2751F">
      <w:pPr>
        <w:pStyle w:val="BodyText"/>
      </w:pPr>
      <w:r w:rsidRPr="001F42D3">
        <w:t>Ampicillin 1 g/Sodium chloride 50 mL</w:t>
      </w:r>
    </w:p>
    <w:p w14:paraId="5A80F5AD" w14:textId="77777777" w:rsidR="00B2751F" w:rsidRPr="001F42D3" w:rsidRDefault="00B2751F" w:rsidP="00B2751F">
      <w:pPr>
        <w:pStyle w:val="BodyText"/>
      </w:pPr>
      <w:r w:rsidRPr="001F42D3">
        <w:t>RXC segments for Ampicillin (pharmacy order message):</w:t>
      </w:r>
    </w:p>
    <w:p w14:paraId="205DC48B"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961"/>
        <w:gridCol w:w="961"/>
        <w:gridCol w:w="961"/>
        <w:gridCol w:w="961"/>
        <w:gridCol w:w="961"/>
      </w:tblGrid>
      <w:tr w:rsidR="00B2751F" w:rsidRPr="001F42D3" w14:paraId="4393CF5D" w14:textId="77777777" w:rsidTr="00DE39CA">
        <w:trPr>
          <w:cantSplit/>
          <w:jc w:val="center"/>
        </w:trPr>
        <w:tc>
          <w:tcPr>
            <w:tcW w:w="0" w:type="auto"/>
            <w:shd w:val="clear" w:color="auto" w:fill="D9D9D9"/>
          </w:tcPr>
          <w:p w14:paraId="4849D90B" w14:textId="77777777" w:rsidR="00B2751F" w:rsidRPr="001F42D3" w:rsidRDefault="00B2751F" w:rsidP="003A7621">
            <w:pPr>
              <w:pStyle w:val="TableEntryHeader"/>
            </w:pPr>
            <w:r w:rsidRPr="001F42D3">
              <w:t>Component</w:t>
            </w:r>
          </w:p>
        </w:tc>
        <w:tc>
          <w:tcPr>
            <w:tcW w:w="0" w:type="auto"/>
            <w:shd w:val="clear" w:color="auto" w:fill="D9D9D9"/>
          </w:tcPr>
          <w:p w14:paraId="54185EF3" w14:textId="77777777" w:rsidR="00B2751F" w:rsidRPr="001F42D3" w:rsidRDefault="00B2751F" w:rsidP="003A7621">
            <w:pPr>
              <w:pStyle w:val="TableEntryHeader"/>
            </w:pPr>
            <w:r w:rsidRPr="001F42D3">
              <w:t>RXC-1</w:t>
            </w:r>
          </w:p>
        </w:tc>
        <w:tc>
          <w:tcPr>
            <w:tcW w:w="0" w:type="auto"/>
            <w:shd w:val="clear" w:color="auto" w:fill="D9D9D9"/>
          </w:tcPr>
          <w:p w14:paraId="45FF75F4" w14:textId="77777777" w:rsidR="00B2751F" w:rsidRPr="001F42D3" w:rsidRDefault="00B2751F" w:rsidP="003A7621">
            <w:pPr>
              <w:pStyle w:val="TableEntryHeader"/>
            </w:pPr>
            <w:r w:rsidRPr="001F42D3">
              <w:t>RXC-5</w:t>
            </w:r>
          </w:p>
        </w:tc>
        <w:tc>
          <w:tcPr>
            <w:tcW w:w="0" w:type="auto"/>
            <w:shd w:val="clear" w:color="auto" w:fill="D9D9D9"/>
          </w:tcPr>
          <w:p w14:paraId="745CFE22" w14:textId="77777777" w:rsidR="00B2751F" w:rsidRPr="001F42D3" w:rsidRDefault="00B2751F" w:rsidP="003A7621">
            <w:pPr>
              <w:pStyle w:val="TableEntryHeader"/>
            </w:pPr>
            <w:r w:rsidRPr="001F42D3">
              <w:t>RXC-6</w:t>
            </w:r>
          </w:p>
        </w:tc>
        <w:tc>
          <w:tcPr>
            <w:tcW w:w="0" w:type="auto"/>
            <w:shd w:val="clear" w:color="auto" w:fill="D9D9D9"/>
          </w:tcPr>
          <w:p w14:paraId="2E8E5F28" w14:textId="77777777" w:rsidR="00B2751F" w:rsidRPr="001F42D3" w:rsidRDefault="00B2751F" w:rsidP="003A7621">
            <w:pPr>
              <w:pStyle w:val="TableEntryHeader"/>
            </w:pPr>
            <w:r w:rsidRPr="001F42D3">
              <w:t>RXC-8</w:t>
            </w:r>
          </w:p>
        </w:tc>
        <w:tc>
          <w:tcPr>
            <w:tcW w:w="0" w:type="auto"/>
            <w:shd w:val="clear" w:color="auto" w:fill="D9D9D9"/>
          </w:tcPr>
          <w:p w14:paraId="26E53E4D" w14:textId="77777777" w:rsidR="00B2751F" w:rsidRPr="001F42D3" w:rsidRDefault="00B2751F" w:rsidP="003A7621">
            <w:pPr>
              <w:pStyle w:val="TableEntryHeader"/>
            </w:pPr>
            <w:r w:rsidRPr="001F42D3">
              <w:t>RXC-9</w:t>
            </w:r>
          </w:p>
        </w:tc>
      </w:tr>
      <w:tr w:rsidR="00B2751F" w:rsidRPr="001F42D3" w14:paraId="419C199D" w14:textId="77777777" w:rsidTr="006C0E8E">
        <w:trPr>
          <w:cantSplit/>
          <w:jc w:val="center"/>
        </w:trPr>
        <w:tc>
          <w:tcPr>
            <w:tcW w:w="0" w:type="auto"/>
          </w:tcPr>
          <w:p w14:paraId="1886EFE4" w14:textId="77777777" w:rsidR="00B2751F" w:rsidRPr="001F42D3" w:rsidRDefault="00B2751F" w:rsidP="003A7621">
            <w:pPr>
              <w:pStyle w:val="TableEntry"/>
            </w:pPr>
            <w:r w:rsidRPr="001F42D3">
              <w:t>Ampicillin</w:t>
            </w:r>
          </w:p>
        </w:tc>
        <w:tc>
          <w:tcPr>
            <w:tcW w:w="0" w:type="auto"/>
          </w:tcPr>
          <w:p w14:paraId="0BADADC9" w14:textId="77777777" w:rsidR="00B2751F" w:rsidRPr="001F42D3" w:rsidRDefault="00B2751F" w:rsidP="003A7621">
            <w:pPr>
              <w:pStyle w:val="TableEntry"/>
            </w:pPr>
            <w:r w:rsidRPr="001F42D3">
              <w:t>A</w:t>
            </w:r>
          </w:p>
        </w:tc>
        <w:tc>
          <w:tcPr>
            <w:tcW w:w="0" w:type="auto"/>
          </w:tcPr>
          <w:p w14:paraId="20F0B517" w14:textId="77777777" w:rsidR="00B2751F" w:rsidRPr="001F42D3" w:rsidRDefault="00B2751F" w:rsidP="003A7621">
            <w:pPr>
              <w:pStyle w:val="TableEntry"/>
            </w:pPr>
            <w:r w:rsidRPr="001F42D3">
              <w:t>1</w:t>
            </w:r>
          </w:p>
        </w:tc>
        <w:tc>
          <w:tcPr>
            <w:tcW w:w="0" w:type="auto"/>
          </w:tcPr>
          <w:p w14:paraId="4D5FE841" w14:textId="77777777" w:rsidR="00B2751F" w:rsidRPr="001F42D3" w:rsidRDefault="00B2751F" w:rsidP="003A7621">
            <w:pPr>
              <w:pStyle w:val="TableEntry"/>
            </w:pPr>
            <w:r w:rsidRPr="001F42D3">
              <w:t>G</w:t>
            </w:r>
          </w:p>
        </w:tc>
        <w:tc>
          <w:tcPr>
            <w:tcW w:w="0" w:type="auto"/>
          </w:tcPr>
          <w:p w14:paraId="735DE897" w14:textId="77777777" w:rsidR="00B2751F" w:rsidRPr="001F42D3" w:rsidRDefault="00B2751F" w:rsidP="003A7621">
            <w:pPr>
              <w:pStyle w:val="TableEntry"/>
            </w:pPr>
          </w:p>
        </w:tc>
        <w:tc>
          <w:tcPr>
            <w:tcW w:w="0" w:type="auto"/>
          </w:tcPr>
          <w:p w14:paraId="74B0E708" w14:textId="77777777" w:rsidR="00B2751F" w:rsidRPr="001F42D3" w:rsidRDefault="00B2751F" w:rsidP="003A7621">
            <w:pPr>
              <w:pStyle w:val="TableEntry"/>
            </w:pPr>
          </w:p>
        </w:tc>
      </w:tr>
      <w:tr w:rsidR="00B2751F" w:rsidRPr="001F42D3" w14:paraId="56718278" w14:textId="77777777" w:rsidTr="006C0E8E">
        <w:trPr>
          <w:cantSplit/>
          <w:jc w:val="center"/>
        </w:trPr>
        <w:tc>
          <w:tcPr>
            <w:tcW w:w="0" w:type="auto"/>
          </w:tcPr>
          <w:p w14:paraId="1C8F71AE" w14:textId="77777777" w:rsidR="00B2751F" w:rsidRPr="001F42D3" w:rsidRDefault="00B2751F" w:rsidP="003A7621">
            <w:pPr>
              <w:pStyle w:val="TableEntry"/>
            </w:pPr>
            <w:r w:rsidRPr="001F42D3">
              <w:t>Sodium chloride</w:t>
            </w:r>
          </w:p>
        </w:tc>
        <w:tc>
          <w:tcPr>
            <w:tcW w:w="0" w:type="auto"/>
          </w:tcPr>
          <w:p w14:paraId="4608EB4A" w14:textId="77777777" w:rsidR="00B2751F" w:rsidRPr="001F42D3" w:rsidRDefault="00B2751F" w:rsidP="003A7621">
            <w:pPr>
              <w:pStyle w:val="TableEntry"/>
            </w:pPr>
            <w:r w:rsidRPr="001F42D3">
              <w:t>B</w:t>
            </w:r>
          </w:p>
        </w:tc>
        <w:tc>
          <w:tcPr>
            <w:tcW w:w="0" w:type="auto"/>
          </w:tcPr>
          <w:p w14:paraId="5F374FDF" w14:textId="77777777" w:rsidR="00B2751F" w:rsidRPr="001F42D3" w:rsidRDefault="00B2751F" w:rsidP="003A7621">
            <w:pPr>
              <w:pStyle w:val="TableEntry"/>
            </w:pPr>
          </w:p>
        </w:tc>
        <w:tc>
          <w:tcPr>
            <w:tcW w:w="0" w:type="auto"/>
          </w:tcPr>
          <w:p w14:paraId="67FFFD9E" w14:textId="77777777" w:rsidR="00B2751F" w:rsidRPr="001F42D3" w:rsidRDefault="00B2751F" w:rsidP="003A7621">
            <w:pPr>
              <w:pStyle w:val="TableEntry"/>
            </w:pPr>
          </w:p>
        </w:tc>
        <w:tc>
          <w:tcPr>
            <w:tcW w:w="0" w:type="auto"/>
          </w:tcPr>
          <w:p w14:paraId="62B18DE8" w14:textId="77777777" w:rsidR="00B2751F" w:rsidRPr="001F42D3" w:rsidRDefault="00B2751F" w:rsidP="003A7621">
            <w:pPr>
              <w:pStyle w:val="TableEntry"/>
            </w:pPr>
            <w:r w:rsidRPr="001F42D3">
              <w:t>50</w:t>
            </w:r>
          </w:p>
        </w:tc>
        <w:tc>
          <w:tcPr>
            <w:tcW w:w="0" w:type="auto"/>
          </w:tcPr>
          <w:p w14:paraId="509DF29E" w14:textId="77777777" w:rsidR="00B2751F" w:rsidRPr="001F42D3" w:rsidRDefault="00B2751F" w:rsidP="003A7621">
            <w:pPr>
              <w:pStyle w:val="TableEntry"/>
            </w:pPr>
            <w:r w:rsidRPr="001F42D3">
              <w:t>ML</w:t>
            </w:r>
          </w:p>
        </w:tc>
      </w:tr>
    </w:tbl>
    <w:p w14:paraId="5BA72516" w14:textId="77777777" w:rsidR="00B2751F" w:rsidRPr="001F42D3" w:rsidRDefault="00B2751F" w:rsidP="00B2751F">
      <w:pPr>
        <w:pStyle w:val="BodyText"/>
      </w:pPr>
    </w:p>
    <w:p w14:paraId="3646A19F" w14:textId="77777777" w:rsidR="00B2751F" w:rsidRPr="001F42D3" w:rsidRDefault="00B2751F" w:rsidP="00B2751F">
      <w:pPr>
        <w:pStyle w:val="BodyText"/>
      </w:pPr>
      <w:r w:rsidRPr="001F42D3">
        <w:t>RXG segment population for Ampicillin:</w:t>
      </w:r>
    </w:p>
    <w:p w14:paraId="4EB3286D"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2770"/>
        <w:gridCol w:w="1190"/>
        <w:gridCol w:w="3443"/>
      </w:tblGrid>
      <w:tr w:rsidR="00B2751F" w:rsidRPr="001F42D3" w14:paraId="2799E94A" w14:textId="77777777" w:rsidTr="00DE39CA">
        <w:trPr>
          <w:cantSplit/>
          <w:jc w:val="center"/>
        </w:trPr>
        <w:tc>
          <w:tcPr>
            <w:tcW w:w="0" w:type="auto"/>
            <w:shd w:val="clear" w:color="auto" w:fill="D9D9D9"/>
          </w:tcPr>
          <w:p w14:paraId="4A22CB5E" w14:textId="77777777" w:rsidR="00B2751F" w:rsidRPr="001F42D3" w:rsidRDefault="00B2751F" w:rsidP="006E20D6">
            <w:pPr>
              <w:pStyle w:val="TableEntryHeader"/>
            </w:pPr>
            <w:r w:rsidRPr="001F42D3">
              <w:t>RXG-17</w:t>
            </w:r>
          </w:p>
        </w:tc>
        <w:tc>
          <w:tcPr>
            <w:tcW w:w="2601" w:type="dxa"/>
            <w:shd w:val="clear" w:color="auto" w:fill="D9D9D9"/>
          </w:tcPr>
          <w:p w14:paraId="33E0B2F6" w14:textId="77777777" w:rsidR="00B2751F" w:rsidRPr="001F42D3" w:rsidRDefault="00B2751F" w:rsidP="006E20D6">
            <w:pPr>
              <w:pStyle w:val="TableEntryHeader"/>
            </w:pPr>
            <w:r w:rsidRPr="001F42D3">
              <w:t>RXG-18</w:t>
            </w:r>
          </w:p>
        </w:tc>
        <w:tc>
          <w:tcPr>
            <w:tcW w:w="1190" w:type="dxa"/>
            <w:shd w:val="clear" w:color="auto" w:fill="D9D9D9"/>
          </w:tcPr>
          <w:p w14:paraId="4E3E4ABA" w14:textId="77777777" w:rsidR="00B2751F" w:rsidRPr="001F42D3" w:rsidRDefault="00B2751F" w:rsidP="006E20D6">
            <w:pPr>
              <w:pStyle w:val="TableEntryHeader"/>
            </w:pPr>
            <w:r w:rsidRPr="001F42D3">
              <w:t>RXG-23</w:t>
            </w:r>
          </w:p>
        </w:tc>
        <w:tc>
          <w:tcPr>
            <w:tcW w:w="3443" w:type="dxa"/>
            <w:shd w:val="clear" w:color="auto" w:fill="D9D9D9"/>
          </w:tcPr>
          <w:p w14:paraId="46C5A6B9" w14:textId="77777777" w:rsidR="00B2751F" w:rsidRPr="001F42D3" w:rsidRDefault="00B2751F" w:rsidP="006E20D6">
            <w:pPr>
              <w:pStyle w:val="TableEntryHeader"/>
            </w:pPr>
            <w:r w:rsidRPr="001F42D3">
              <w:t>RXG-24</w:t>
            </w:r>
          </w:p>
        </w:tc>
      </w:tr>
      <w:tr w:rsidR="00B2751F" w:rsidRPr="001F42D3" w14:paraId="262EDCD3" w14:textId="77777777" w:rsidTr="006C0E8E">
        <w:trPr>
          <w:cantSplit/>
          <w:jc w:val="center"/>
        </w:trPr>
        <w:tc>
          <w:tcPr>
            <w:tcW w:w="0" w:type="auto"/>
          </w:tcPr>
          <w:p w14:paraId="56978CCE" w14:textId="77777777" w:rsidR="00B2751F" w:rsidRPr="001F42D3" w:rsidRDefault="00B2751F" w:rsidP="006E20D6">
            <w:pPr>
              <w:pStyle w:val="TableEntry"/>
            </w:pPr>
            <w:r w:rsidRPr="001F42D3">
              <w:t>1</w:t>
            </w:r>
          </w:p>
        </w:tc>
        <w:tc>
          <w:tcPr>
            <w:tcW w:w="2601" w:type="dxa"/>
          </w:tcPr>
          <w:p w14:paraId="0F019B46" w14:textId="77777777" w:rsidR="00B2751F" w:rsidRPr="001F42D3" w:rsidRDefault="00B2751F" w:rsidP="006E20D6">
            <w:pPr>
              <w:pStyle w:val="TableEntry"/>
            </w:pPr>
            <w:r w:rsidRPr="001F42D3">
              <w:t>263872^MDC_DIM_X_G^MDC</w:t>
            </w:r>
          </w:p>
        </w:tc>
        <w:tc>
          <w:tcPr>
            <w:tcW w:w="1190" w:type="dxa"/>
          </w:tcPr>
          <w:p w14:paraId="4BAE7723" w14:textId="77777777" w:rsidR="00B2751F" w:rsidRPr="001F42D3" w:rsidRDefault="00B2751F" w:rsidP="006E20D6">
            <w:pPr>
              <w:pStyle w:val="TableEntry"/>
            </w:pPr>
            <w:r w:rsidRPr="001F42D3">
              <w:t>50</w:t>
            </w:r>
          </w:p>
        </w:tc>
        <w:tc>
          <w:tcPr>
            <w:tcW w:w="3443" w:type="dxa"/>
          </w:tcPr>
          <w:p w14:paraId="7F1D6815" w14:textId="77777777" w:rsidR="00B2751F" w:rsidRPr="001F42D3" w:rsidRDefault="00B2751F" w:rsidP="006E20D6">
            <w:pPr>
              <w:pStyle w:val="TableEntry"/>
            </w:pPr>
            <w:r w:rsidRPr="001F42D3">
              <w:t>263762^MDC_DIM_MILLI_L^MDC</w:t>
            </w:r>
          </w:p>
        </w:tc>
      </w:tr>
    </w:tbl>
    <w:p w14:paraId="6EDA5368" w14:textId="77777777" w:rsidR="00B2751F" w:rsidRPr="001F42D3" w:rsidRDefault="00B2751F" w:rsidP="00B2751F">
      <w:pPr>
        <w:pStyle w:val="BodyText"/>
        <w:rPr>
          <w:rStyle w:val="Strong"/>
          <w:b w:val="0"/>
          <w:bCs w:val="0"/>
        </w:rPr>
      </w:pPr>
    </w:p>
    <w:p w14:paraId="48BEA4EE" w14:textId="77777777" w:rsidR="00B2751F" w:rsidRPr="001F42D3" w:rsidRDefault="00B2751F" w:rsidP="00B34AEB">
      <w:pPr>
        <w:pStyle w:val="BodyText"/>
        <w:keepNext/>
        <w:rPr>
          <w:rStyle w:val="Strong"/>
        </w:rPr>
      </w:pPr>
      <w:r w:rsidRPr="001F42D3">
        <w:rPr>
          <w:rStyle w:val="Strong"/>
        </w:rPr>
        <w:t>Premixed medication orders</w:t>
      </w:r>
    </w:p>
    <w:p w14:paraId="54CA2AE2" w14:textId="77777777" w:rsidR="00B2751F" w:rsidRPr="001F42D3" w:rsidRDefault="00B2751F" w:rsidP="00B2751F">
      <w:pPr>
        <w:pStyle w:val="BodyText"/>
      </w:pPr>
      <w:r w:rsidRPr="001F42D3">
        <w:t>Certain marketed medication products are "premixed", containing both the additive and the base mixed together and sold as a single item.</w:t>
      </w:r>
    </w:p>
    <w:p w14:paraId="6ADBF392" w14:textId="77777777" w:rsidR="00B2751F" w:rsidRPr="001F42D3" w:rsidRDefault="00B2751F" w:rsidP="00B2751F">
      <w:pPr>
        <w:pStyle w:val="BodyText"/>
      </w:pPr>
      <w:r w:rsidRPr="001F42D3">
        <w:t>Examples:</w:t>
      </w:r>
    </w:p>
    <w:p w14:paraId="131C0F38" w14:textId="77777777" w:rsidR="00B2751F" w:rsidRPr="001F42D3" w:rsidRDefault="00B2751F" w:rsidP="00B2751F">
      <w:pPr>
        <w:pStyle w:val="BodyText"/>
      </w:pPr>
      <w:r w:rsidRPr="001F42D3">
        <w:t>Dopamine 800 mg / Dextrose 5% 250 mL</w:t>
      </w:r>
    </w:p>
    <w:p w14:paraId="36808F77" w14:textId="77777777" w:rsidR="00B2751F" w:rsidRPr="001F42D3" w:rsidRDefault="00B2751F" w:rsidP="00B2751F">
      <w:pPr>
        <w:pStyle w:val="BodyText"/>
      </w:pPr>
      <w:r w:rsidRPr="001F42D3">
        <w:t>Cefazolin 1 g / Dextrose 5% 50 mL</w:t>
      </w:r>
    </w:p>
    <w:p w14:paraId="7D0CA3F0" w14:textId="77777777" w:rsidR="00B2751F" w:rsidRPr="001F42D3" w:rsidRDefault="00B2751F" w:rsidP="00B2751F">
      <w:pPr>
        <w:pStyle w:val="BodyText"/>
      </w:pPr>
      <w:r w:rsidRPr="001F42D3">
        <w:t xml:space="preserve">RXG segment population for Dopamine: </w:t>
      </w:r>
    </w:p>
    <w:p w14:paraId="68FA3AFA" w14:textId="77777777" w:rsidR="00B2751F" w:rsidRPr="001F42D3" w:rsidRDefault="00B2751F" w:rsidP="00B2751F">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3"/>
        <w:gridCol w:w="3336"/>
        <w:gridCol w:w="1243"/>
        <w:gridCol w:w="3409"/>
      </w:tblGrid>
      <w:tr w:rsidR="00B2751F" w:rsidRPr="001F42D3" w14:paraId="3CBF173C" w14:textId="77777777" w:rsidTr="00DE39CA">
        <w:trPr>
          <w:cantSplit/>
          <w:jc w:val="center"/>
        </w:trPr>
        <w:tc>
          <w:tcPr>
            <w:tcW w:w="0" w:type="auto"/>
            <w:shd w:val="clear" w:color="auto" w:fill="D9D9D9"/>
          </w:tcPr>
          <w:p w14:paraId="62B56E59" w14:textId="77777777" w:rsidR="00B2751F" w:rsidRPr="001F42D3" w:rsidRDefault="00B2751F" w:rsidP="007C53A1">
            <w:pPr>
              <w:pStyle w:val="TableEntryHeader"/>
            </w:pPr>
            <w:r w:rsidRPr="001F42D3">
              <w:t>RXG-17</w:t>
            </w:r>
          </w:p>
        </w:tc>
        <w:tc>
          <w:tcPr>
            <w:tcW w:w="3336" w:type="dxa"/>
            <w:shd w:val="clear" w:color="auto" w:fill="D9D9D9"/>
          </w:tcPr>
          <w:p w14:paraId="65572AE4" w14:textId="77777777" w:rsidR="00B2751F" w:rsidRPr="001F42D3" w:rsidRDefault="00B2751F" w:rsidP="007C53A1">
            <w:pPr>
              <w:pStyle w:val="TableEntryHeader"/>
            </w:pPr>
            <w:r w:rsidRPr="001F42D3">
              <w:t>RXG-18</w:t>
            </w:r>
          </w:p>
        </w:tc>
        <w:tc>
          <w:tcPr>
            <w:tcW w:w="1243" w:type="dxa"/>
            <w:shd w:val="clear" w:color="auto" w:fill="D9D9D9"/>
          </w:tcPr>
          <w:p w14:paraId="5C154F82" w14:textId="77777777" w:rsidR="00B2751F" w:rsidRPr="001F42D3" w:rsidRDefault="00B2751F" w:rsidP="007C53A1">
            <w:pPr>
              <w:pStyle w:val="TableEntryHeader"/>
            </w:pPr>
            <w:r w:rsidRPr="001F42D3">
              <w:t>RXG-23</w:t>
            </w:r>
          </w:p>
        </w:tc>
        <w:tc>
          <w:tcPr>
            <w:tcW w:w="3409" w:type="dxa"/>
            <w:shd w:val="clear" w:color="auto" w:fill="D9D9D9"/>
          </w:tcPr>
          <w:p w14:paraId="38981089" w14:textId="77777777" w:rsidR="00B2751F" w:rsidRPr="001F42D3" w:rsidRDefault="00B2751F" w:rsidP="007C53A1">
            <w:pPr>
              <w:pStyle w:val="TableEntryHeader"/>
            </w:pPr>
            <w:r w:rsidRPr="001F42D3">
              <w:t>RXG-24</w:t>
            </w:r>
          </w:p>
        </w:tc>
      </w:tr>
      <w:tr w:rsidR="00B2751F" w:rsidRPr="001F42D3" w14:paraId="4A37735C" w14:textId="77777777" w:rsidTr="006C0E8E">
        <w:trPr>
          <w:cantSplit/>
          <w:jc w:val="center"/>
        </w:trPr>
        <w:tc>
          <w:tcPr>
            <w:tcW w:w="0" w:type="auto"/>
          </w:tcPr>
          <w:p w14:paraId="09EB2CDF" w14:textId="77777777" w:rsidR="00B2751F" w:rsidRPr="001F42D3" w:rsidRDefault="00B2751F" w:rsidP="006E20D6">
            <w:pPr>
              <w:pStyle w:val="TableEntry"/>
            </w:pPr>
            <w:r w:rsidRPr="001F42D3">
              <w:t>800</w:t>
            </w:r>
          </w:p>
        </w:tc>
        <w:tc>
          <w:tcPr>
            <w:tcW w:w="3336" w:type="dxa"/>
          </w:tcPr>
          <w:p w14:paraId="1E2512D9" w14:textId="77777777" w:rsidR="00B2751F" w:rsidRPr="001F42D3" w:rsidRDefault="00B2751F" w:rsidP="006E20D6">
            <w:pPr>
              <w:pStyle w:val="TableEntry"/>
            </w:pPr>
            <w:r w:rsidRPr="001F42D3">
              <w:t>263890^MDC_DIM_MILLI_G^MDC</w:t>
            </w:r>
          </w:p>
        </w:tc>
        <w:tc>
          <w:tcPr>
            <w:tcW w:w="1243" w:type="dxa"/>
          </w:tcPr>
          <w:p w14:paraId="0F50CC47" w14:textId="77777777" w:rsidR="00B2751F" w:rsidRPr="001F42D3" w:rsidRDefault="00B2751F" w:rsidP="006E20D6">
            <w:pPr>
              <w:pStyle w:val="TableEntry"/>
            </w:pPr>
            <w:r w:rsidRPr="001F42D3">
              <w:t>250</w:t>
            </w:r>
          </w:p>
        </w:tc>
        <w:tc>
          <w:tcPr>
            <w:tcW w:w="3409" w:type="dxa"/>
          </w:tcPr>
          <w:p w14:paraId="29B9712C" w14:textId="77777777" w:rsidR="00B2751F" w:rsidRPr="001F42D3" w:rsidRDefault="00B2751F" w:rsidP="006E20D6">
            <w:pPr>
              <w:pStyle w:val="TableEntry"/>
            </w:pPr>
            <w:r w:rsidRPr="001F42D3">
              <w:t>263762^MDC_DIM_MILLI_L^MDC</w:t>
            </w:r>
          </w:p>
        </w:tc>
      </w:tr>
    </w:tbl>
    <w:p w14:paraId="4C516A1C" w14:textId="77777777" w:rsidR="00B2751F" w:rsidRPr="001F42D3" w:rsidRDefault="00B2751F" w:rsidP="00B2751F">
      <w:pPr>
        <w:pStyle w:val="BodyText"/>
      </w:pPr>
    </w:p>
    <w:p w14:paraId="6A609E45" w14:textId="77777777" w:rsidR="00B2751F" w:rsidRPr="001F42D3" w:rsidRDefault="00B2751F" w:rsidP="00B2751F">
      <w:pPr>
        <w:pStyle w:val="BodyText"/>
        <w:rPr>
          <w:rStyle w:val="Strong"/>
        </w:rPr>
      </w:pPr>
      <w:r w:rsidRPr="001F42D3">
        <w:rPr>
          <w:rStyle w:val="Strong"/>
        </w:rPr>
        <w:t>Fluid orders</w:t>
      </w:r>
    </w:p>
    <w:p w14:paraId="17A49EB3" w14:textId="77777777" w:rsidR="00B2751F" w:rsidRPr="001F42D3" w:rsidRDefault="00B2751F" w:rsidP="00B2751F">
      <w:pPr>
        <w:pStyle w:val="BodyText"/>
      </w:pPr>
      <w:r w:rsidRPr="001F42D3">
        <w:t>"Plain" IV fluids do not contain an additive. The BCMA is not required to populate RXG-17, 18, 23, and 24 for these orders.</w:t>
      </w:r>
    </w:p>
    <w:p w14:paraId="21690681" w14:textId="77777777" w:rsidR="00B2751F" w:rsidRPr="001F42D3" w:rsidRDefault="00B2751F" w:rsidP="005C1693">
      <w:pPr>
        <w:pStyle w:val="BodyText"/>
        <w:keepNext/>
      </w:pPr>
      <w:r w:rsidRPr="001F42D3">
        <w:t>Examples:</w:t>
      </w:r>
    </w:p>
    <w:p w14:paraId="552B55A8" w14:textId="77777777" w:rsidR="00B2751F" w:rsidRPr="001F42D3" w:rsidRDefault="00B2751F" w:rsidP="00B2751F">
      <w:pPr>
        <w:pStyle w:val="BodyText"/>
      </w:pPr>
      <w:r w:rsidRPr="001F42D3">
        <w:t>Dextrose 5% 1000 mL</w:t>
      </w:r>
    </w:p>
    <w:p w14:paraId="7A820337" w14:textId="77777777" w:rsidR="00B2751F" w:rsidRPr="001F42D3" w:rsidRDefault="00B2751F" w:rsidP="00B2751F">
      <w:pPr>
        <w:pStyle w:val="BodyText"/>
      </w:pPr>
      <w:r w:rsidRPr="001F42D3">
        <w:t>Sodium Chloride 0.9% 250 mL</w:t>
      </w:r>
    </w:p>
    <w:p w14:paraId="68C2587A" w14:textId="77777777" w:rsidR="00B2751F" w:rsidRPr="001F42D3" w:rsidRDefault="00B2751F" w:rsidP="00B2751F">
      <w:pPr>
        <w:pStyle w:val="BodyText"/>
        <w:rPr>
          <w:rStyle w:val="Strong"/>
        </w:rPr>
      </w:pPr>
      <w:r w:rsidRPr="001F42D3">
        <w:rPr>
          <w:rStyle w:val="Strong"/>
        </w:rPr>
        <w:t>Orders with multiple additives</w:t>
      </w:r>
    </w:p>
    <w:p w14:paraId="02C93822" w14:textId="77777777" w:rsidR="00B2751F" w:rsidRPr="001F42D3" w:rsidRDefault="00B2751F" w:rsidP="00B2751F">
      <w:pPr>
        <w:pStyle w:val="BodyText"/>
      </w:pPr>
      <w:r w:rsidRPr="001F42D3">
        <w:t>Some infusion orders may contain multiple additives, for example, total parenteral nutrition (TPN) solutions are made up of one or more base solutions and as many as 10 or 12 additives. The BCMA is not required to populate RXG-17, 18, 23, and 24 for these orders.</w:t>
      </w:r>
    </w:p>
    <w:p w14:paraId="7BA404BB" w14:textId="0C37E565" w:rsidR="00B11855" w:rsidRPr="001F42D3" w:rsidRDefault="003D003E" w:rsidP="00123C7B">
      <w:pPr>
        <w:pStyle w:val="Heading5"/>
        <w:rPr>
          <w:noProof w:val="0"/>
        </w:rPr>
      </w:pPr>
      <w:bookmarkStart w:id="205" w:name="_Toc214889670"/>
      <w:r w:rsidRPr="001F42D3">
        <w:rPr>
          <w:noProof w:val="0"/>
        </w:rPr>
        <w:t>TQ1 Timing Quantity Segment</w:t>
      </w:r>
      <w:bookmarkEnd w:id="204"/>
      <w:bookmarkEnd w:id="205"/>
    </w:p>
    <w:p w14:paraId="3481BA84" w14:textId="4366E7BB" w:rsidR="00DF61EC" w:rsidRPr="001F42D3" w:rsidRDefault="003D003E" w:rsidP="00DE39CA">
      <w:pPr>
        <w:pStyle w:val="BodyText"/>
      </w:pPr>
      <w:r w:rsidRPr="001F42D3">
        <w:t xml:space="preserve">This segment is an optional segment which allows the IOP to specify the duration of the infusion order. Along with the ordered dose (RXG.18) the infuser can then calculate the rate at which the infusion should be run. Not all IOCs will be able to support </w:t>
      </w:r>
      <w:r w:rsidR="00705976" w:rsidRPr="001F42D3">
        <w:t>duration-</w:t>
      </w:r>
      <w:r w:rsidRPr="001F42D3">
        <w:t>based infusions</w:t>
      </w:r>
      <w:r w:rsidR="00E86B15" w:rsidRPr="001F42D3">
        <w:t>, and</w:t>
      </w:r>
      <w:r w:rsidRPr="001F42D3">
        <w:t xml:space="preserve"> even vendors that do support will have limits on the types of infusions which support duration</w:t>
      </w:r>
      <w:r w:rsidR="00E86B15" w:rsidRPr="001F42D3">
        <w:t>.</w:t>
      </w:r>
      <w:r w:rsidRPr="001F42D3">
        <w:t xml:space="preserve"> </w:t>
      </w:r>
      <w:r w:rsidR="00E86B15" w:rsidRPr="001F42D3">
        <w:t xml:space="preserve">See </w:t>
      </w:r>
      <w:r w:rsidRPr="001F42D3">
        <w:t xml:space="preserve">each </w:t>
      </w:r>
      <w:r w:rsidR="00FF2B2D" w:rsidRPr="001F42D3">
        <w:t>vendor’s</w:t>
      </w:r>
      <w:r w:rsidRPr="001F42D3">
        <w:t xml:space="preserve"> implementation guide for further details.</w:t>
      </w:r>
    </w:p>
    <w:p w14:paraId="6FDD398F" w14:textId="756B8770" w:rsidR="00B11855" w:rsidRPr="001F42D3" w:rsidRDefault="00185E26" w:rsidP="00CF5627">
      <w:pPr>
        <w:pStyle w:val="TableTitle"/>
      </w:pPr>
      <w:r w:rsidRPr="001F42D3">
        <w:t>Table 3.3.4.4.</w:t>
      </w:r>
      <w:r w:rsidR="00A96603">
        <w:t>7</w:t>
      </w:r>
      <w:r w:rsidRPr="001F42D3">
        <w:t>-1</w:t>
      </w:r>
      <w:r w:rsidR="00B054A1" w:rsidRPr="001F42D3">
        <w:t>:</w:t>
      </w:r>
      <w:r w:rsidRPr="001F42D3">
        <w:t xml:space="preserve"> TQ1 Timing Quantity Segment Attributes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810"/>
        <w:gridCol w:w="720"/>
        <w:gridCol w:w="990"/>
        <w:gridCol w:w="990"/>
        <w:gridCol w:w="900"/>
        <w:gridCol w:w="1080"/>
        <w:gridCol w:w="2965"/>
      </w:tblGrid>
      <w:tr w:rsidR="00C40FD5" w:rsidRPr="001F42D3" w14:paraId="7D065453" w14:textId="77777777" w:rsidTr="0034511D">
        <w:trPr>
          <w:cantSplit/>
          <w:tblHeader/>
          <w:jc w:val="center"/>
        </w:trPr>
        <w:tc>
          <w:tcPr>
            <w:tcW w:w="896" w:type="dxa"/>
            <w:shd w:val="clear" w:color="auto" w:fill="D9D9D9"/>
          </w:tcPr>
          <w:p w14:paraId="14F61A76" w14:textId="77777777" w:rsidR="00B11855" w:rsidRPr="001F42D3" w:rsidRDefault="003D003E" w:rsidP="003A7621">
            <w:pPr>
              <w:pStyle w:val="TableEntryHeader"/>
            </w:pPr>
            <w:r w:rsidRPr="001F42D3">
              <w:t>SEQ</w:t>
            </w:r>
          </w:p>
        </w:tc>
        <w:tc>
          <w:tcPr>
            <w:tcW w:w="810" w:type="dxa"/>
            <w:shd w:val="clear" w:color="auto" w:fill="D9D9D9"/>
          </w:tcPr>
          <w:p w14:paraId="4061EFEB" w14:textId="77777777" w:rsidR="00B11855" w:rsidRPr="001F42D3" w:rsidRDefault="003D003E" w:rsidP="003A7621">
            <w:pPr>
              <w:pStyle w:val="TableEntryHeader"/>
            </w:pPr>
            <w:r w:rsidRPr="001F42D3">
              <w:t>LEN</w:t>
            </w:r>
          </w:p>
        </w:tc>
        <w:tc>
          <w:tcPr>
            <w:tcW w:w="720" w:type="dxa"/>
            <w:shd w:val="clear" w:color="auto" w:fill="D9D9D9"/>
          </w:tcPr>
          <w:p w14:paraId="083DD60D" w14:textId="77777777" w:rsidR="00B11855" w:rsidRPr="001F42D3" w:rsidRDefault="003D003E" w:rsidP="003A7621">
            <w:pPr>
              <w:pStyle w:val="TableEntryHeader"/>
            </w:pPr>
            <w:r w:rsidRPr="001F42D3">
              <w:t>DT</w:t>
            </w:r>
          </w:p>
        </w:tc>
        <w:tc>
          <w:tcPr>
            <w:tcW w:w="990" w:type="dxa"/>
            <w:shd w:val="clear" w:color="auto" w:fill="D9D9D9"/>
          </w:tcPr>
          <w:p w14:paraId="474975BB" w14:textId="77777777" w:rsidR="00B11855" w:rsidRPr="001F42D3" w:rsidRDefault="003D003E" w:rsidP="003A7621">
            <w:pPr>
              <w:pStyle w:val="TableEntryHeader"/>
            </w:pPr>
            <w:r w:rsidRPr="001F42D3">
              <w:t>Usage</w:t>
            </w:r>
          </w:p>
        </w:tc>
        <w:tc>
          <w:tcPr>
            <w:tcW w:w="990" w:type="dxa"/>
            <w:shd w:val="clear" w:color="auto" w:fill="D9D9D9"/>
          </w:tcPr>
          <w:p w14:paraId="68366BEF" w14:textId="77777777" w:rsidR="00B11855" w:rsidRPr="001F42D3" w:rsidRDefault="003D003E" w:rsidP="003A7621">
            <w:pPr>
              <w:pStyle w:val="TableEntryHeader"/>
            </w:pPr>
            <w:r w:rsidRPr="001F42D3">
              <w:t>Card.</w:t>
            </w:r>
          </w:p>
        </w:tc>
        <w:tc>
          <w:tcPr>
            <w:tcW w:w="900" w:type="dxa"/>
            <w:shd w:val="clear" w:color="auto" w:fill="D9D9D9"/>
          </w:tcPr>
          <w:p w14:paraId="0AD7AA56" w14:textId="77777777" w:rsidR="00B11855" w:rsidRPr="001F42D3" w:rsidRDefault="003D003E" w:rsidP="003A7621">
            <w:pPr>
              <w:pStyle w:val="TableEntryHeader"/>
            </w:pPr>
            <w:r w:rsidRPr="001F42D3">
              <w:t>TBL#</w:t>
            </w:r>
          </w:p>
        </w:tc>
        <w:tc>
          <w:tcPr>
            <w:tcW w:w="1080" w:type="dxa"/>
            <w:shd w:val="clear" w:color="auto" w:fill="D9D9D9"/>
          </w:tcPr>
          <w:p w14:paraId="0EAE580C" w14:textId="77777777" w:rsidR="00B11855" w:rsidRPr="001F42D3" w:rsidRDefault="003D003E" w:rsidP="003A7621">
            <w:pPr>
              <w:pStyle w:val="TableEntryHeader"/>
            </w:pPr>
            <w:r w:rsidRPr="001F42D3">
              <w:t>ITEM #</w:t>
            </w:r>
          </w:p>
        </w:tc>
        <w:tc>
          <w:tcPr>
            <w:tcW w:w="2965" w:type="dxa"/>
            <w:shd w:val="clear" w:color="auto" w:fill="D9D9D9"/>
          </w:tcPr>
          <w:p w14:paraId="51747DAE" w14:textId="77777777" w:rsidR="00B11855" w:rsidRPr="001F42D3" w:rsidRDefault="003D003E" w:rsidP="003A7621">
            <w:pPr>
              <w:pStyle w:val="TableEntryHeader"/>
            </w:pPr>
            <w:r w:rsidRPr="001F42D3">
              <w:t>ELEMENT NAME</w:t>
            </w:r>
          </w:p>
        </w:tc>
      </w:tr>
      <w:tr w:rsidR="00C40FD5" w:rsidRPr="001F42D3" w14:paraId="15D0A1B0" w14:textId="77777777" w:rsidTr="0034511D">
        <w:trPr>
          <w:cantSplit/>
          <w:jc w:val="center"/>
        </w:trPr>
        <w:tc>
          <w:tcPr>
            <w:tcW w:w="896" w:type="dxa"/>
          </w:tcPr>
          <w:p w14:paraId="76DDE55E" w14:textId="77777777" w:rsidR="00B11855" w:rsidRPr="001F42D3" w:rsidRDefault="003D003E" w:rsidP="003A7621">
            <w:pPr>
              <w:pStyle w:val="TableEntry"/>
            </w:pPr>
            <w:r w:rsidRPr="001F42D3">
              <w:t>1</w:t>
            </w:r>
          </w:p>
        </w:tc>
        <w:tc>
          <w:tcPr>
            <w:tcW w:w="810" w:type="dxa"/>
          </w:tcPr>
          <w:p w14:paraId="39B532AC" w14:textId="77777777" w:rsidR="00B11855" w:rsidRPr="001F42D3" w:rsidRDefault="003D003E" w:rsidP="003A7621">
            <w:pPr>
              <w:pStyle w:val="TableEntry"/>
            </w:pPr>
            <w:r w:rsidRPr="001F42D3">
              <w:t>4</w:t>
            </w:r>
          </w:p>
        </w:tc>
        <w:tc>
          <w:tcPr>
            <w:tcW w:w="720" w:type="dxa"/>
          </w:tcPr>
          <w:p w14:paraId="7765BD22" w14:textId="77777777" w:rsidR="00B11855" w:rsidRPr="001F42D3" w:rsidRDefault="003D003E" w:rsidP="003A7621">
            <w:pPr>
              <w:pStyle w:val="TableEntry"/>
            </w:pPr>
            <w:r w:rsidRPr="001F42D3">
              <w:t>SI</w:t>
            </w:r>
          </w:p>
        </w:tc>
        <w:tc>
          <w:tcPr>
            <w:tcW w:w="990" w:type="dxa"/>
          </w:tcPr>
          <w:p w14:paraId="1515BA97" w14:textId="77777777" w:rsidR="00B11855" w:rsidRPr="001F42D3" w:rsidRDefault="003D003E" w:rsidP="003A7621">
            <w:pPr>
              <w:pStyle w:val="TableEntry"/>
            </w:pPr>
            <w:r w:rsidRPr="001F42D3">
              <w:t>O</w:t>
            </w:r>
          </w:p>
        </w:tc>
        <w:tc>
          <w:tcPr>
            <w:tcW w:w="990" w:type="dxa"/>
          </w:tcPr>
          <w:p w14:paraId="7DA3E26E" w14:textId="77777777" w:rsidR="00B11855" w:rsidRPr="001F42D3" w:rsidRDefault="003D003E" w:rsidP="003A7621">
            <w:pPr>
              <w:pStyle w:val="TableEntry"/>
            </w:pPr>
            <w:r w:rsidRPr="001F42D3">
              <w:t>[0..1]</w:t>
            </w:r>
          </w:p>
        </w:tc>
        <w:tc>
          <w:tcPr>
            <w:tcW w:w="900" w:type="dxa"/>
          </w:tcPr>
          <w:p w14:paraId="1332A347" w14:textId="77777777" w:rsidR="00B11855" w:rsidRPr="001F42D3" w:rsidRDefault="00B11855" w:rsidP="003A7621">
            <w:pPr>
              <w:pStyle w:val="TableEntry"/>
            </w:pPr>
          </w:p>
        </w:tc>
        <w:tc>
          <w:tcPr>
            <w:tcW w:w="1080" w:type="dxa"/>
          </w:tcPr>
          <w:p w14:paraId="18AEA473" w14:textId="77777777" w:rsidR="00B11855" w:rsidRPr="001F42D3" w:rsidRDefault="003D003E" w:rsidP="003A7621">
            <w:pPr>
              <w:pStyle w:val="TableEntry"/>
            </w:pPr>
            <w:r w:rsidRPr="001F42D3">
              <w:t>01627</w:t>
            </w:r>
          </w:p>
        </w:tc>
        <w:tc>
          <w:tcPr>
            <w:tcW w:w="2965" w:type="dxa"/>
          </w:tcPr>
          <w:p w14:paraId="7EE79874" w14:textId="77777777" w:rsidR="00B11855" w:rsidRPr="001F42D3" w:rsidRDefault="003D003E" w:rsidP="003A7621">
            <w:pPr>
              <w:pStyle w:val="TableEntry"/>
            </w:pPr>
            <w:r w:rsidRPr="001F42D3">
              <w:t>Set ID - TQ1</w:t>
            </w:r>
          </w:p>
        </w:tc>
      </w:tr>
      <w:tr w:rsidR="00C40FD5" w:rsidRPr="001F42D3" w14:paraId="7EE72991" w14:textId="77777777" w:rsidTr="0034511D">
        <w:trPr>
          <w:cantSplit/>
          <w:jc w:val="center"/>
        </w:trPr>
        <w:tc>
          <w:tcPr>
            <w:tcW w:w="896" w:type="dxa"/>
          </w:tcPr>
          <w:p w14:paraId="7FD7A70A" w14:textId="77777777" w:rsidR="00B11855" w:rsidRPr="001F42D3" w:rsidRDefault="003D003E" w:rsidP="003A7621">
            <w:pPr>
              <w:pStyle w:val="TableEntry"/>
            </w:pPr>
            <w:r w:rsidRPr="001F42D3">
              <w:t>2</w:t>
            </w:r>
          </w:p>
        </w:tc>
        <w:tc>
          <w:tcPr>
            <w:tcW w:w="810" w:type="dxa"/>
          </w:tcPr>
          <w:p w14:paraId="0F301D20" w14:textId="77777777" w:rsidR="00B11855" w:rsidRPr="001F42D3" w:rsidRDefault="003D003E" w:rsidP="003A7621">
            <w:pPr>
              <w:pStyle w:val="TableEntry"/>
            </w:pPr>
            <w:r w:rsidRPr="001F42D3">
              <w:t>20</w:t>
            </w:r>
          </w:p>
        </w:tc>
        <w:tc>
          <w:tcPr>
            <w:tcW w:w="720" w:type="dxa"/>
          </w:tcPr>
          <w:p w14:paraId="43DA1D15" w14:textId="77777777" w:rsidR="00B11855" w:rsidRPr="001F42D3" w:rsidRDefault="003D003E" w:rsidP="003A7621">
            <w:pPr>
              <w:pStyle w:val="TableEntry"/>
            </w:pPr>
            <w:r w:rsidRPr="001F42D3">
              <w:t>CQ</w:t>
            </w:r>
          </w:p>
        </w:tc>
        <w:tc>
          <w:tcPr>
            <w:tcW w:w="990" w:type="dxa"/>
          </w:tcPr>
          <w:p w14:paraId="219A7AE8" w14:textId="77777777" w:rsidR="00B11855" w:rsidRPr="001F42D3" w:rsidRDefault="003D003E" w:rsidP="003A7621">
            <w:pPr>
              <w:pStyle w:val="TableEntry"/>
            </w:pPr>
            <w:r w:rsidRPr="001F42D3">
              <w:t>X</w:t>
            </w:r>
          </w:p>
        </w:tc>
        <w:tc>
          <w:tcPr>
            <w:tcW w:w="990" w:type="dxa"/>
          </w:tcPr>
          <w:p w14:paraId="3E69ECAD" w14:textId="77777777" w:rsidR="00B11855" w:rsidRPr="001F42D3" w:rsidRDefault="003D003E" w:rsidP="003A7621">
            <w:pPr>
              <w:pStyle w:val="TableEntry"/>
            </w:pPr>
            <w:r w:rsidRPr="001F42D3">
              <w:t>[0..0]</w:t>
            </w:r>
          </w:p>
        </w:tc>
        <w:tc>
          <w:tcPr>
            <w:tcW w:w="900" w:type="dxa"/>
          </w:tcPr>
          <w:p w14:paraId="00A96CE3" w14:textId="77777777" w:rsidR="00B11855" w:rsidRPr="001F42D3" w:rsidRDefault="00B11855" w:rsidP="003A7621">
            <w:pPr>
              <w:pStyle w:val="TableEntry"/>
            </w:pPr>
          </w:p>
        </w:tc>
        <w:tc>
          <w:tcPr>
            <w:tcW w:w="1080" w:type="dxa"/>
          </w:tcPr>
          <w:p w14:paraId="7EC2F13D" w14:textId="77777777" w:rsidR="00B11855" w:rsidRPr="001F42D3" w:rsidRDefault="003D003E" w:rsidP="003A7621">
            <w:pPr>
              <w:pStyle w:val="TableEntry"/>
            </w:pPr>
            <w:r w:rsidRPr="001F42D3">
              <w:t>01628</w:t>
            </w:r>
          </w:p>
        </w:tc>
        <w:tc>
          <w:tcPr>
            <w:tcW w:w="2965" w:type="dxa"/>
          </w:tcPr>
          <w:p w14:paraId="17ADBAE2" w14:textId="77777777" w:rsidR="00B11855" w:rsidRPr="001F42D3" w:rsidRDefault="003D003E" w:rsidP="003A7621">
            <w:pPr>
              <w:pStyle w:val="TableEntry"/>
            </w:pPr>
            <w:r w:rsidRPr="001F42D3">
              <w:t>Quantity</w:t>
            </w:r>
          </w:p>
        </w:tc>
      </w:tr>
      <w:tr w:rsidR="00C40FD5" w:rsidRPr="001F42D3" w14:paraId="58FDA008" w14:textId="77777777" w:rsidTr="0034511D">
        <w:trPr>
          <w:cantSplit/>
          <w:jc w:val="center"/>
        </w:trPr>
        <w:tc>
          <w:tcPr>
            <w:tcW w:w="896" w:type="dxa"/>
          </w:tcPr>
          <w:p w14:paraId="0532AC18" w14:textId="77777777" w:rsidR="00B11855" w:rsidRPr="001F42D3" w:rsidRDefault="003D003E" w:rsidP="003A7621">
            <w:pPr>
              <w:pStyle w:val="TableEntry"/>
            </w:pPr>
            <w:r w:rsidRPr="001F42D3">
              <w:t>3</w:t>
            </w:r>
          </w:p>
        </w:tc>
        <w:tc>
          <w:tcPr>
            <w:tcW w:w="810" w:type="dxa"/>
          </w:tcPr>
          <w:p w14:paraId="0400D77C" w14:textId="77777777" w:rsidR="00B11855" w:rsidRPr="001F42D3" w:rsidRDefault="003D003E" w:rsidP="003A7621">
            <w:pPr>
              <w:pStyle w:val="TableEntry"/>
            </w:pPr>
            <w:r w:rsidRPr="001F42D3">
              <w:t>540</w:t>
            </w:r>
          </w:p>
        </w:tc>
        <w:tc>
          <w:tcPr>
            <w:tcW w:w="720" w:type="dxa"/>
          </w:tcPr>
          <w:p w14:paraId="2F575D74" w14:textId="77777777" w:rsidR="00B11855" w:rsidRPr="001F42D3" w:rsidRDefault="003D003E" w:rsidP="003A7621">
            <w:pPr>
              <w:pStyle w:val="TableEntry"/>
            </w:pPr>
            <w:r w:rsidRPr="001F42D3">
              <w:t>RPT</w:t>
            </w:r>
          </w:p>
        </w:tc>
        <w:tc>
          <w:tcPr>
            <w:tcW w:w="990" w:type="dxa"/>
          </w:tcPr>
          <w:p w14:paraId="45A907D4" w14:textId="77777777" w:rsidR="00B11855" w:rsidRPr="001F42D3" w:rsidRDefault="003D003E" w:rsidP="003A7621">
            <w:pPr>
              <w:pStyle w:val="TableEntry"/>
            </w:pPr>
            <w:r w:rsidRPr="001F42D3">
              <w:t>X</w:t>
            </w:r>
          </w:p>
        </w:tc>
        <w:tc>
          <w:tcPr>
            <w:tcW w:w="990" w:type="dxa"/>
          </w:tcPr>
          <w:p w14:paraId="009E1DF2" w14:textId="77777777" w:rsidR="00B11855" w:rsidRPr="001F42D3" w:rsidRDefault="003D003E" w:rsidP="003A7621">
            <w:pPr>
              <w:pStyle w:val="TableEntry"/>
            </w:pPr>
            <w:r w:rsidRPr="001F42D3">
              <w:t>[0..0]</w:t>
            </w:r>
          </w:p>
        </w:tc>
        <w:tc>
          <w:tcPr>
            <w:tcW w:w="900" w:type="dxa"/>
          </w:tcPr>
          <w:p w14:paraId="4CEF7CCB" w14:textId="77777777" w:rsidR="00B11855" w:rsidRPr="001F42D3" w:rsidRDefault="003D003E" w:rsidP="003A7621">
            <w:pPr>
              <w:pStyle w:val="TableEntry"/>
            </w:pPr>
            <w:r w:rsidRPr="001F42D3">
              <w:t>0335</w:t>
            </w:r>
          </w:p>
        </w:tc>
        <w:tc>
          <w:tcPr>
            <w:tcW w:w="1080" w:type="dxa"/>
          </w:tcPr>
          <w:p w14:paraId="1A935436" w14:textId="77777777" w:rsidR="00B11855" w:rsidRPr="001F42D3" w:rsidRDefault="003D003E" w:rsidP="003A7621">
            <w:pPr>
              <w:pStyle w:val="TableEntry"/>
            </w:pPr>
            <w:r w:rsidRPr="001F42D3">
              <w:t>01629</w:t>
            </w:r>
          </w:p>
        </w:tc>
        <w:tc>
          <w:tcPr>
            <w:tcW w:w="2965" w:type="dxa"/>
          </w:tcPr>
          <w:p w14:paraId="2112601B" w14:textId="77777777" w:rsidR="00B11855" w:rsidRPr="001F42D3" w:rsidRDefault="003D003E" w:rsidP="003A7621">
            <w:pPr>
              <w:pStyle w:val="TableEntry"/>
            </w:pPr>
            <w:r w:rsidRPr="001F42D3">
              <w:t>Repeat Pattern</w:t>
            </w:r>
          </w:p>
        </w:tc>
      </w:tr>
      <w:tr w:rsidR="00C40FD5" w:rsidRPr="001F42D3" w14:paraId="2F017013" w14:textId="77777777" w:rsidTr="0034511D">
        <w:trPr>
          <w:cantSplit/>
          <w:jc w:val="center"/>
        </w:trPr>
        <w:tc>
          <w:tcPr>
            <w:tcW w:w="896" w:type="dxa"/>
          </w:tcPr>
          <w:p w14:paraId="14F143E7" w14:textId="77777777" w:rsidR="00B11855" w:rsidRPr="001F42D3" w:rsidRDefault="003D003E" w:rsidP="003A7621">
            <w:pPr>
              <w:pStyle w:val="TableEntry"/>
            </w:pPr>
            <w:r w:rsidRPr="001F42D3">
              <w:t>4</w:t>
            </w:r>
          </w:p>
        </w:tc>
        <w:tc>
          <w:tcPr>
            <w:tcW w:w="810" w:type="dxa"/>
          </w:tcPr>
          <w:p w14:paraId="06C6A51A" w14:textId="77777777" w:rsidR="00B11855" w:rsidRPr="001F42D3" w:rsidRDefault="003D003E" w:rsidP="003A7621">
            <w:pPr>
              <w:pStyle w:val="TableEntry"/>
            </w:pPr>
            <w:r w:rsidRPr="001F42D3">
              <w:t>20</w:t>
            </w:r>
          </w:p>
        </w:tc>
        <w:tc>
          <w:tcPr>
            <w:tcW w:w="720" w:type="dxa"/>
          </w:tcPr>
          <w:p w14:paraId="0DB8820F" w14:textId="77777777" w:rsidR="00B11855" w:rsidRPr="001F42D3" w:rsidRDefault="003D003E" w:rsidP="003A7621">
            <w:pPr>
              <w:pStyle w:val="TableEntry"/>
            </w:pPr>
            <w:r w:rsidRPr="001F42D3">
              <w:t>TM</w:t>
            </w:r>
          </w:p>
        </w:tc>
        <w:tc>
          <w:tcPr>
            <w:tcW w:w="990" w:type="dxa"/>
          </w:tcPr>
          <w:p w14:paraId="7A6221FB" w14:textId="77777777" w:rsidR="00B11855" w:rsidRPr="001F42D3" w:rsidRDefault="003D003E" w:rsidP="003A7621">
            <w:pPr>
              <w:pStyle w:val="TableEntry"/>
            </w:pPr>
            <w:r w:rsidRPr="001F42D3">
              <w:t>X</w:t>
            </w:r>
          </w:p>
        </w:tc>
        <w:tc>
          <w:tcPr>
            <w:tcW w:w="990" w:type="dxa"/>
          </w:tcPr>
          <w:p w14:paraId="21BEA4A7" w14:textId="77777777" w:rsidR="00B11855" w:rsidRPr="001F42D3" w:rsidRDefault="003D003E" w:rsidP="003A7621">
            <w:pPr>
              <w:pStyle w:val="TableEntry"/>
            </w:pPr>
            <w:r w:rsidRPr="001F42D3">
              <w:t>[0..0]</w:t>
            </w:r>
          </w:p>
        </w:tc>
        <w:tc>
          <w:tcPr>
            <w:tcW w:w="900" w:type="dxa"/>
          </w:tcPr>
          <w:p w14:paraId="29BF67EC" w14:textId="77777777" w:rsidR="00B11855" w:rsidRPr="001F42D3" w:rsidRDefault="00B11855" w:rsidP="003A7621">
            <w:pPr>
              <w:pStyle w:val="TableEntry"/>
            </w:pPr>
          </w:p>
        </w:tc>
        <w:tc>
          <w:tcPr>
            <w:tcW w:w="1080" w:type="dxa"/>
          </w:tcPr>
          <w:p w14:paraId="2F0286A0" w14:textId="77777777" w:rsidR="00B11855" w:rsidRPr="001F42D3" w:rsidRDefault="003D003E" w:rsidP="003A7621">
            <w:pPr>
              <w:pStyle w:val="TableEntry"/>
            </w:pPr>
            <w:r w:rsidRPr="001F42D3">
              <w:t>01630</w:t>
            </w:r>
          </w:p>
        </w:tc>
        <w:tc>
          <w:tcPr>
            <w:tcW w:w="2965" w:type="dxa"/>
          </w:tcPr>
          <w:p w14:paraId="0EF38351" w14:textId="77777777" w:rsidR="00B11855" w:rsidRPr="001F42D3" w:rsidRDefault="003D003E" w:rsidP="003A7621">
            <w:pPr>
              <w:pStyle w:val="TableEntry"/>
            </w:pPr>
            <w:r w:rsidRPr="001F42D3">
              <w:t>Explicit Time</w:t>
            </w:r>
          </w:p>
        </w:tc>
      </w:tr>
      <w:tr w:rsidR="00C40FD5" w:rsidRPr="001F42D3" w14:paraId="7CB22409" w14:textId="77777777" w:rsidTr="0034511D">
        <w:trPr>
          <w:cantSplit/>
          <w:jc w:val="center"/>
        </w:trPr>
        <w:tc>
          <w:tcPr>
            <w:tcW w:w="896" w:type="dxa"/>
          </w:tcPr>
          <w:p w14:paraId="653564D6" w14:textId="77777777" w:rsidR="00B11855" w:rsidRPr="001F42D3" w:rsidRDefault="003D003E" w:rsidP="003A7621">
            <w:pPr>
              <w:pStyle w:val="TableEntry"/>
            </w:pPr>
            <w:r w:rsidRPr="001F42D3">
              <w:lastRenderedPageBreak/>
              <w:t>5</w:t>
            </w:r>
          </w:p>
        </w:tc>
        <w:tc>
          <w:tcPr>
            <w:tcW w:w="810" w:type="dxa"/>
          </w:tcPr>
          <w:p w14:paraId="4C6A6113" w14:textId="77777777" w:rsidR="00B11855" w:rsidRPr="001F42D3" w:rsidRDefault="003D003E" w:rsidP="003A7621">
            <w:pPr>
              <w:pStyle w:val="TableEntry"/>
            </w:pPr>
            <w:r w:rsidRPr="001F42D3">
              <w:t>20</w:t>
            </w:r>
          </w:p>
        </w:tc>
        <w:tc>
          <w:tcPr>
            <w:tcW w:w="720" w:type="dxa"/>
          </w:tcPr>
          <w:p w14:paraId="281AEEFE" w14:textId="77777777" w:rsidR="00B11855" w:rsidRPr="001F42D3" w:rsidRDefault="003D003E" w:rsidP="003A7621">
            <w:pPr>
              <w:pStyle w:val="TableEntry"/>
            </w:pPr>
            <w:r w:rsidRPr="001F42D3">
              <w:t>CQ</w:t>
            </w:r>
          </w:p>
        </w:tc>
        <w:tc>
          <w:tcPr>
            <w:tcW w:w="990" w:type="dxa"/>
          </w:tcPr>
          <w:p w14:paraId="2C4F5EFD" w14:textId="77777777" w:rsidR="00B11855" w:rsidRPr="001F42D3" w:rsidRDefault="003D003E" w:rsidP="003A7621">
            <w:pPr>
              <w:pStyle w:val="TableEntry"/>
            </w:pPr>
            <w:r w:rsidRPr="001F42D3">
              <w:t>X</w:t>
            </w:r>
          </w:p>
        </w:tc>
        <w:tc>
          <w:tcPr>
            <w:tcW w:w="990" w:type="dxa"/>
          </w:tcPr>
          <w:p w14:paraId="7BFBEC25" w14:textId="77777777" w:rsidR="00B11855" w:rsidRPr="001F42D3" w:rsidRDefault="003D003E" w:rsidP="003A7621">
            <w:pPr>
              <w:pStyle w:val="TableEntry"/>
            </w:pPr>
            <w:r w:rsidRPr="001F42D3">
              <w:t>[0..0]</w:t>
            </w:r>
          </w:p>
        </w:tc>
        <w:tc>
          <w:tcPr>
            <w:tcW w:w="900" w:type="dxa"/>
          </w:tcPr>
          <w:p w14:paraId="0A9F3849" w14:textId="77777777" w:rsidR="00B11855" w:rsidRPr="001F42D3" w:rsidRDefault="00B11855" w:rsidP="003A7621">
            <w:pPr>
              <w:pStyle w:val="TableEntry"/>
            </w:pPr>
          </w:p>
        </w:tc>
        <w:tc>
          <w:tcPr>
            <w:tcW w:w="1080" w:type="dxa"/>
          </w:tcPr>
          <w:p w14:paraId="193F1147" w14:textId="77777777" w:rsidR="00B11855" w:rsidRPr="001F42D3" w:rsidRDefault="003D003E" w:rsidP="003A7621">
            <w:pPr>
              <w:pStyle w:val="TableEntry"/>
            </w:pPr>
            <w:r w:rsidRPr="001F42D3">
              <w:t>01631</w:t>
            </w:r>
          </w:p>
        </w:tc>
        <w:tc>
          <w:tcPr>
            <w:tcW w:w="2965" w:type="dxa"/>
          </w:tcPr>
          <w:p w14:paraId="23869295" w14:textId="77777777" w:rsidR="00B11855" w:rsidRPr="001F42D3" w:rsidRDefault="003D003E" w:rsidP="003A7621">
            <w:pPr>
              <w:pStyle w:val="TableEntry"/>
            </w:pPr>
            <w:r w:rsidRPr="001F42D3">
              <w:t>Relative Time and Units</w:t>
            </w:r>
          </w:p>
        </w:tc>
      </w:tr>
      <w:tr w:rsidR="00C40FD5" w:rsidRPr="001F42D3" w14:paraId="27EDBC13" w14:textId="77777777" w:rsidTr="0034511D">
        <w:trPr>
          <w:cantSplit/>
          <w:jc w:val="center"/>
        </w:trPr>
        <w:tc>
          <w:tcPr>
            <w:tcW w:w="896" w:type="dxa"/>
          </w:tcPr>
          <w:p w14:paraId="591D592A" w14:textId="77777777" w:rsidR="00B11855" w:rsidRPr="001F42D3" w:rsidRDefault="003D003E" w:rsidP="003A7621">
            <w:pPr>
              <w:pStyle w:val="TableEntry"/>
            </w:pPr>
            <w:r w:rsidRPr="001F42D3">
              <w:t>6</w:t>
            </w:r>
          </w:p>
        </w:tc>
        <w:tc>
          <w:tcPr>
            <w:tcW w:w="810" w:type="dxa"/>
          </w:tcPr>
          <w:p w14:paraId="55F28FAD" w14:textId="77777777" w:rsidR="00B11855" w:rsidRPr="001F42D3" w:rsidRDefault="003D003E" w:rsidP="003A7621">
            <w:pPr>
              <w:pStyle w:val="TableEntry"/>
            </w:pPr>
            <w:r w:rsidRPr="001F42D3">
              <w:t>20</w:t>
            </w:r>
          </w:p>
        </w:tc>
        <w:tc>
          <w:tcPr>
            <w:tcW w:w="720" w:type="dxa"/>
          </w:tcPr>
          <w:p w14:paraId="557EBD82" w14:textId="77777777" w:rsidR="00B11855" w:rsidRPr="001F42D3" w:rsidRDefault="003D003E" w:rsidP="003A7621">
            <w:pPr>
              <w:pStyle w:val="TableEntry"/>
            </w:pPr>
            <w:r w:rsidRPr="001F42D3">
              <w:t>CQ</w:t>
            </w:r>
          </w:p>
        </w:tc>
        <w:tc>
          <w:tcPr>
            <w:tcW w:w="990" w:type="dxa"/>
          </w:tcPr>
          <w:p w14:paraId="7A390003" w14:textId="77777777" w:rsidR="00B11855" w:rsidRPr="001F42D3" w:rsidRDefault="003D003E" w:rsidP="003A7621">
            <w:pPr>
              <w:pStyle w:val="TableEntry"/>
            </w:pPr>
            <w:r w:rsidRPr="001F42D3">
              <w:t>X</w:t>
            </w:r>
          </w:p>
        </w:tc>
        <w:tc>
          <w:tcPr>
            <w:tcW w:w="990" w:type="dxa"/>
          </w:tcPr>
          <w:p w14:paraId="77C2607B" w14:textId="77777777" w:rsidR="00B11855" w:rsidRPr="001F42D3" w:rsidRDefault="003D003E" w:rsidP="003A7621">
            <w:pPr>
              <w:pStyle w:val="TableEntry"/>
            </w:pPr>
            <w:r w:rsidRPr="001F42D3">
              <w:t>[0..0]</w:t>
            </w:r>
          </w:p>
        </w:tc>
        <w:tc>
          <w:tcPr>
            <w:tcW w:w="900" w:type="dxa"/>
          </w:tcPr>
          <w:p w14:paraId="76FC5660" w14:textId="77777777" w:rsidR="00B11855" w:rsidRPr="001F42D3" w:rsidRDefault="00B11855" w:rsidP="003A7621">
            <w:pPr>
              <w:pStyle w:val="TableEntry"/>
            </w:pPr>
          </w:p>
        </w:tc>
        <w:tc>
          <w:tcPr>
            <w:tcW w:w="1080" w:type="dxa"/>
          </w:tcPr>
          <w:p w14:paraId="498A9F47" w14:textId="77777777" w:rsidR="00B11855" w:rsidRPr="001F42D3" w:rsidRDefault="003D003E" w:rsidP="003A7621">
            <w:pPr>
              <w:pStyle w:val="TableEntry"/>
            </w:pPr>
            <w:r w:rsidRPr="001F42D3">
              <w:t>01632</w:t>
            </w:r>
          </w:p>
        </w:tc>
        <w:tc>
          <w:tcPr>
            <w:tcW w:w="2965" w:type="dxa"/>
          </w:tcPr>
          <w:p w14:paraId="660D511D" w14:textId="77777777" w:rsidR="00B11855" w:rsidRPr="001F42D3" w:rsidRDefault="003D003E" w:rsidP="003A7621">
            <w:pPr>
              <w:pStyle w:val="TableEntry"/>
            </w:pPr>
            <w:r w:rsidRPr="001F42D3">
              <w:t>Service Duration</w:t>
            </w:r>
          </w:p>
        </w:tc>
      </w:tr>
      <w:tr w:rsidR="00C40FD5" w:rsidRPr="001F42D3" w14:paraId="2ABD10A2" w14:textId="77777777" w:rsidTr="0034511D">
        <w:trPr>
          <w:cantSplit/>
          <w:jc w:val="center"/>
        </w:trPr>
        <w:tc>
          <w:tcPr>
            <w:tcW w:w="896" w:type="dxa"/>
          </w:tcPr>
          <w:p w14:paraId="6654E603" w14:textId="77777777" w:rsidR="00B11855" w:rsidRPr="001F42D3" w:rsidRDefault="003D003E" w:rsidP="003A7621">
            <w:pPr>
              <w:pStyle w:val="TableEntry"/>
            </w:pPr>
            <w:r w:rsidRPr="001F42D3">
              <w:t>7</w:t>
            </w:r>
          </w:p>
        </w:tc>
        <w:tc>
          <w:tcPr>
            <w:tcW w:w="810" w:type="dxa"/>
          </w:tcPr>
          <w:p w14:paraId="6208FB5F" w14:textId="77777777" w:rsidR="00B11855" w:rsidRPr="001F42D3" w:rsidRDefault="003D003E" w:rsidP="003A7621">
            <w:pPr>
              <w:pStyle w:val="TableEntry"/>
            </w:pPr>
            <w:r w:rsidRPr="001F42D3">
              <w:t>26</w:t>
            </w:r>
          </w:p>
        </w:tc>
        <w:tc>
          <w:tcPr>
            <w:tcW w:w="720" w:type="dxa"/>
          </w:tcPr>
          <w:p w14:paraId="0DA05623" w14:textId="77777777" w:rsidR="00B11855" w:rsidRPr="001F42D3" w:rsidRDefault="003D003E" w:rsidP="003A7621">
            <w:pPr>
              <w:pStyle w:val="TableEntry"/>
            </w:pPr>
            <w:r w:rsidRPr="001F42D3">
              <w:t>TS</w:t>
            </w:r>
          </w:p>
        </w:tc>
        <w:tc>
          <w:tcPr>
            <w:tcW w:w="990" w:type="dxa"/>
          </w:tcPr>
          <w:p w14:paraId="5B154266" w14:textId="77777777" w:rsidR="00B11855" w:rsidRPr="001F42D3" w:rsidRDefault="003D003E" w:rsidP="003A7621">
            <w:pPr>
              <w:pStyle w:val="TableEntry"/>
            </w:pPr>
            <w:r w:rsidRPr="001F42D3">
              <w:t>X</w:t>
            </w:r>
          </w:p>
        </w:tc>
        <w:tc>
          <w:tcPr>
            <w:tcW w:w="990" w:type="dxa"/>
          </w:tcPr>
          <w:p w14:paraId="59A11A0C" w14:textId="77777777" w:rsidR="00B11855" w:rsidRPr="001F42D3" w:rsidRDefault="003D003E" w:rsidP="003A7621">
            <w:pPr>
              <w:pStyle w:val="TableEntry"/>
            </w:pPr>
            <w:r w:rsidRPr="001F42D3">
              <w:t>[0..0]</w:t>
            </w:r>
          </w:p>
        </w:tc>
        <w:tc>
          <w:tcPr>
            <w:tcW w:w="900" w:type="dxa"/>
          </w:tcPr>
          <w:p w14:paraId="147113C8" w14:textId="77777777" w:rsidR="00B11855" w:rsidRPr="001F42D3" w:rsidRDefault="00B11855" w:rsidP="003A7621">
            <w:pPr>
              <w:pStyle w:val="TableEntry"/>
            </w:pPr>
          </w:p>
        </w:tc>
        <w:tc>
          <w:tcPr>
            <w:tcW w:w="1080" w:type="dxa"/>
          </w:tcPr>
          <w:p w14:paraId="511095D4" w14:textId="77777777" w:rsidR="00B11855" w:rsidRPr="001F42D3" w:rsidRDefault="003D003E" w:rsidP="003A7621">
            <w:pPr>
              <w:pStyle w:val="TableEntry"/>
            </w:pPr>
            <w:r w:rsidRPr="001F42D3">
              <w:t>01633</w:t>
            </w:r>
          </w:p>
        </w:tc>
        <w:tc>
          <w:tcPr>
            <w:tcW w:w="2965" w:type="dxa"/>
          </w:tcPr>
          <w:p w14:paraId="0450CC5F" w14:textId="77777777" w:rsidR="00B11855" w:rsidRPr="001F42D3" w:rsidRDefault="003D003E" w:rsidP="003A7621">
            <w:pPr>
              <w:pStyle w:val="TableEntry"/>
            </w:pPr>
            <w:r w:rsidRPr="001F42D3">
              <w:t>Start date/time</w:t>
            </w:r>
          </w:p>
        </w:tc>
      </w:tr>
      <w:tr w:rsidR="00C40FD5" w:rsidRPr="001F42D3" w14:paraId="5165ECB0" w14:textId="77777777" w:rsidTr="0034511D">
        <w:trPr>
          <w:cantSplit/>
          <w:jc w:val="center"/>
        </w:trPr>
        <w:tc>
          <w:tcPr>
            <w:tcW w:w="896" w:type="dxa"/>
          </w:tcPr>
          <w:p w14:paraId="3233F291" w14:textId="77777777" w:rsidR="00B11855" w:rsidRPr="001F42D3" w:rsidRDefault="003D003E" w:rsidP="003A7621">
            <w:pPr>
              <w:pStyle w:val="TableEntry"/>
            </w:pPr>
            <w:r w:rsidRPr="001F42D3">
              <w:t>8</w:t>
            </w:r>
          </w:p>
        </w:tc>
        <w:tc>
          <w:tcPr>
            <w:tcW w:w="810" w:type="dxa"/>
          </w:tcPr>
          <w:p w14:paraId="0DED64BE" w14:textId="77777777" w:rsidR="00B11855" w:rsidRPr="001F42D3" w:rsidRDefault="003D003E" w:rsidP="003A7621">
            <w:pPr>
              <w:pStyle w:val="TableEntry"/>
            </w:pPr>
            <w:r w:rsidRPr="001F42D3">
              <w:t>26</w:t>
            </w:r>
          </w:p>
        </w:tc>
        <w:tc>
          <w:tcPr>
            <w:tcW w:w="720" w:type="dxa"/>
          </w:tcPr>
          <w:p w14:paraId="673E8C1C" w14:textId="77777777" w:rsidR="00B11855" w:rsidRPr="001F42D3" w:rsidRDefault="003D003E" w:rsidP="003A7621">
            <w:pPr>
              <w:pStyle w:val="TableEntry"/>
            </w:pPr>
            <w:r w:rsidRPr="001F42D3">
              <w:t>TS</w:t>
            </w:r>
          </w:p>
        </w:tc>
        <w:tc>
          <w:tcPr>
            <w:tcW w:w="990" w:type="dxa"/>
          </w:tcPr>
          <w:p w14:paraId="65920C20" w14:textId="77777777" w:rsidR="00B11855" w:rsidRPr="001F42D3" w:rsidRDefault="003D003E" w:rsidP="003A7621">
            <w:pPr>
              <w:pStyle w:val="TableEntry"/>
            </w:pPr>
            <w:r w:rsidRPr="001F42D3">
              <w:t>X</w:t>
            </w:r>
          </w:p>
        </w:tc>
        <w:tc>
          <w:tcPr>
            <w:tcW w:w="990" w:type="dxa"/>
          </w:tcPr>
          <w:p w14:paraId="2EE80E6E" w14:textId="77777777" w:rsidR="00B11855" w:rsidRPr="001F42D3" w:rsidRDefault="003D003E" w:rsidP="003A7621">
            <w:pPr>
              <w:pStyle w:val="TableEntry"/>
            </w:pPr>
            <w:r w:rsidRPr="001F42D3">
              <w:t>[0..0]</w:t>
            </w:r>
          </w:p>
        </w:tc>
        <w:tc>
          <w:tcPr>
            <w:tcW w:w="900" w:type="dxa"/>
          </w:tcPr>
          <w:p w14:paraId="177E4D88" w14:textId="77777777" w:rsidR="00B11855" w:rsidRPr="001F42D3" w:rsidRDefault="00B11855" w:rsidP="003A7621">
            <w:pPr>
              <w:pStyle w:val="TableEntry"/>
            </w:pPr>
          </w:p>
        </w:tc>
        <w:tc>
          <w:tcPr>
            <w:tcW w:w="1080" w:type="dxa"/>
          </w:tcPr>
          <w:p w14:paraId="63711D64" w14:textId="77777777" w:rsidR="00B11855" w:rsidRPr="001F42D3" w:rsidRDefault="003D003E" w:rsidP="003A7621">
            <w:pPr>
              <w:pStyle w:val="TableEntry"/>
            </w:pPr>
            <w:r w:rsidRPr="001F42D3">
              <w:t>01634</w:t>
            </w:r>
          </w:p>
        </w:tc>
        <w:tc>
          <w:tcPr>
            <w:tcW w:w="2965" w:type="dxa"/>
          </w:tcPr>
          <w:p w14:paraId="05816E02" w14:textId="77777777" w:rsidR="00B11855" w:rsidRPr="001F42D3" w:rsidRDefault="003D003E" w:rsidP="003A7621">
            <w:pPr>
              <w:pStyle w:val="TableEntry"/>
            </w:pPr>
            <w:r w:rsidRPr="001F42D3">
              <w:t>End date/time</w:t>
            </w:r>
          </w:p>
        </w:tc>
      </w:tr>
      <w:tr w:rsidR="00C40FD5" w:rsidRPr="001F42D3" w14:paraId="7C47FBB0" w14:textId="77777777" w:rsidTr="0034511D">
        <w:trPr>
          <w:cantSplit/>
          <w:jc w:val="center"/>
        </w:trPr>
        <w:tc>
          <w:tcPr>
            <w:tcW w:w="896" w:type="dxa"/>
          </w:tcPr>
          <w:p w14:paraId="4E35EAFC" w14:textId="77777777" w:rsidR="00B11855" w:rsidRPr="001F42D3" w:rsidRDefault="003D003E" w:rsidP="003A7621">
            <w:pPr>
              <w:pStyle w:val="TableEntry"/>
            </w:pPr>
            <w:r w:rsidRPr="001F42D3">
              <w:t>9</w:t>
            </w:r>
          </w:p>
        </w:tc>
        <w:tc>
          <w:tcPr>
            <w:tcW w:w="810" w:type="dxa"/>
          </w:tcPr>
          <w:p w14:paraId="0584B797" w14:textId="77777777" w:rsidR="00B11855" w:rsidRPr="001F42D3" w:rsidRDefault="003D003E" w:rsidP="003A7621">
            <w:pPr>
              <w:pStyle w:val="TableEntry"/>
            </w:pPr>
            <w:r w:rsidRPr="001F42D3">
              <w:t>705</w:t>
            </w:r>
          </w:p>
        </w:tc>
        <w:tc>
          <w:tcPr>
            <w:tcW w:w="720" w:type="dxa"/>
          </w:tcPr>
          <w:p w14:paraId="4F83E0DD" w14:textId="77777777" w:rsidR="00B11855" w:rsidRPr="001F42D3" w:rsidRDefault="003D003E" w:rsidP="003A7621">
            <w:pPr>
              <w:pStyle w:val="TableEntry"/>
            </w:pPr>
            <w:r w:rsidRPr="001F42D3">
              <w:t>CWE</w:t>
            </w:r>
          </w:p>
        </w:tc>
        <w:tc>
          <w:tcPr>
            <w:tcW w:w="990" w:type="dxa"/>
          </w:tcPr>
          <w:p w14:paraId="1156634B" w14:textId="77777777" w:rsidR="00B11855" w:rsidRPr="001F42D3" w:rsidRDefault="003D003E" w:rsidP="003A7621">
            <w:pPr>
              <w:pStyle w:val="TableEntry"/>
            </w:pPr>
            <w:r w:rsidRPr="001F42D3">
              <w:t>X</w:t>
            </w:r>
          </w:p>
        </w:tc>
        <w:tc>
          <w:tcPr>
            <w:tcW w:w="990" w:type="dxa"/>
          </w:tcPr>
          <w:p w14:paraId="3A2BE207" w14:textId="77777777" w:rsidR="00B11855" w:rsidRPr="001F42D3" w:rsidRDefault="003D003E" w:rsidP="003A7621">
            <w:pPr>
              <w:pStyle w:val="TableEntry"/>
            </w:pPr>
            <w:r w:rsidRPr="001F42D3">
              <w:t>[0..0]</w:t>
            </w:r>
          </w:p>
        </w:tc>
        <w:tc>
          <w:tcPr>
            <w:tcW w:w="900" w:type="dxa"/>
          </w:tcPr>
          <w:p w14:paraId="408AFFB5" w14:textId="77777777" w:rsidR="00B11855" w:rsidRPr="001F42D3" w:rsidRDefault="003D003E" w:rsidP="003A7621">
            <w:pPr>
              <w:pStyle w:val="TableEntry"/>
            </w:pPr>
            <w:r w:rsidRPr="001F42D3">
              <w:t>0485</w:t>
            </w:r>
          </w:p>
        </w:tc>
        <w:tc>
          <w:tcPr>
            <w:tcW w:w="1080" w:type="dxa"/>
          </w:tcPr>
          <w:p w14:paraId="2F80A270" w14:textId="77777777" w:rsidR="00B11855" w:rsidRPr="001F42D3" w:rsidRDefault="003D003E" w:rsidP="003A7621">
            <w:pPr>
              <w:pStyle w:val="TableEntry"/>
            </w:pPr>
            <w:r w:rsidRPr="001F42D3">
              <w:t>01635</w:t>
            </w:r>
          </w:p>
        </w:tc>
        <w:tc>
          <w:tcPr>
            <w:tcW w:w="2965" w:type="dxa"/>
          </w:tcPr>
          <w:p w14:paraId="74E47ACD" w14:textId="77777777" w:rsidR="00B11855" w:rsidRPr="001F42D3" w:rsidRDefault="003D003E" w:rsidP="003A7621">
            <w:pPr>
              <w:pStyle w:val="TableEntry"/>
            </w:pPr>
            <w:r w:rsidRPr="001F42D3">
              <w:t>Priority</w:t>
            </w:r>
          </w:p>
        </w:tc>
      </w:tr>
      <w:tr w:rsidR="00C40FD5" w:rsidRPr="001F42D3" w14:paraId="7A9AD717" w14:textId="77777777" w:rsidTr="0034511D">
        <w:trPr>
          <w:cantSplit/>
          <w:jc w:val="center"/>
        </w:trPr>
        <w:tc>
          <w:tcPr>
            <w:tcW w:w="896" w:type="dxa"/>
          </w:tcPr>
          <w:p w14:paraId="708F7A75" w14:textId="77777777" w:rsidR="00B11855" w:rsidRPr="001F42D3" w:rsidRDefault="003D003E" w:rsidP="003A7621">
            <w:pPr>
              <w:pStyle w:val="TableEntry"/>
            </w:pPr>
            <w:r w:rsidRPr="001F42D3">
              <w:t>10</w:t>
            </w:r>
          </w:p>
        </w:tc>
        <w:tc>
          <w:tcPr>
            <w:tcW w:w="810" w:type="dxa"/>
          </w:tcPr>
          <w:p w14:paraId="4B59CD85" w14:textId="77777777" w:rsidR="00B11855" w:rsidRPr="001F42D3" w:rsidRDefault="003D003E" w:rsidP="003A7621">
            <w:pPr>
              <w:pStyle w:val="TableEntry"/>
            </w:pPr>
            <w:r w:rsidRPr="001F42D3">
              <w:t>250</w:t>
            </w:r>
          </w:p>
        </w:tc>
        <w:tc>
          <w:tcPr>
            <w:tcW w:w="720" w:type="dxa"/>
          </w:tcPr>
          <w:p w14:paraId="4F2E3A43" w14:textId="77777777" w:rsidR="00B11855" w:rsidRPr="001F42D3" w:rsidRDefault="003D003E" w:rsidP="003A7621">
            <w:pPr>
              <w:pStyle w:val="TableEntry"/>
            </w:pPr>
            <w:r w:rsidRPr="001F42D3">
              <w:t>TX</w:t>
            </w:r>
          </w:p>
        </w:tc>
        <w:tc>
          <w:tcPr>
            <w:tcW w:w="990" w:type="dxa"/>
          </w:tcPr>
          <w:p w14:paraId="3B7DF91A" w14:textId="77777777" w:rsidR="00B11855" w:rsidRPr="001F42D3" w:rsidRDefault="003D003E" w:rsidP="003A7621">
            <w:pPr>
              <w:pStyle w:val="TableEntry"/>
            </w:pPr>
            <w:r w:rsidRPr="001F42D3">
              <w:t>X</w:t>
            </w:r>
          </w:p>
        </w:tc>
        <w:tc>
          <w:tcPr>
            <w:tcW w:w="990" w:type="dxa"/>
          </w:tcPr>
          <w:p w14:paraId="6ACA2F56" w14:textId="77777777" w:rsidR="00B11855" w:rsidRPr="001F42D3" w:rsidRDefault="003D003E" w:rsidP="003A7621">
            <w:pPr>
              <w:pStyle w:val="TableEntry"/>
            </w:pPr>
            <w:r w:rsidRPr="001F42D3">
              <w:t>[0..0]</w:t>
            </w:r>
          </w:p>
        </w:tc>
        <w:tc>
          <w:tcPr>
            <w:tcW w:w="900" w:type="dxa"/>
          </w:tcPr>
          <w:p w14:paraId="6986EEBA" w14:textId="77777777" w:rsidR="00B11855" w:rsidRPr="001F42D3" w:rsidRDefault="00B11855" w:rsidP="003A7621">
            <w:pPr>
              <w:pStyle w:val="TableEntry"/>
            </w:pPr>
          </w:p>
        </w:tc>
        <w:tc>
          <w:tcPr>
            <w:tcW w:w="1080" w:type="dxa"/>
          </w:tcPr>
          <w:p w14:paraId="78813267" w14:textId="77777777" w:rsidR="00B11855" w:rsidRPr="001F42D3" w:rsidRDefault="003D003E" w:rsidP="003A7621">
            <w:pPr>
              <w:pStyle w:val="TableEntry"/>
            </w:pPr>
            <w:r w:rsidRPr="001F42D3">
              <w:t>01636</w:t>
            </w:r>
          </w:p>
        </w:tc>
        <w:tc>
          <w:tcPr>
            <w:tcW w:w="2965" w:type="dxa"/>
          </w:tcPr>
          <w:p w14:paraId="0F779BA6" w14:textId="77777777" w:rsidR="00B11855" w:rsidRPr="001F42D3" w:rsidRDefault="003D003E" w:rsidP="003A7621">
            <w:pPr>
              <w:pStyle w:val="TableEntry"/>
            </w:pPr>
            <w:r w:rsidRPr="001F42D3">
              <w:t>Condition text</w:t>
            </w:r>
          </w:p>
        </w:tc>
      </w:tr>
      <w:tr w:rsidR="00C40FD5" w:rsidRPr="001F42D3" w14:paraId="0972FA0F" w14:textId="77777777" w:rsidTr="0034511D">
        <w:trPr>
          <w:cantSplit/>
          <w:jc w:val="center"/>
        </w:trPr>
        <w:tc>
          <w:tcPr>
            <w:tcW w:w="896" w:type="dxa"/>
          </w:tcPr>
          <w:p w14:paraId="213A7881" w14:textId="77777777" w:rsidR="00B11855" w:rsidRPr="001F42D3" w:rsidRDefault="003D003E" w:rsidP="003A7621">
            <w:pPr>
              <w:pStyle w:val="TableEntry"/>
            </w:pPr>
            <w:r w:rsidRPr="001F42D3">
              <w:t>11</w:t>
            </w:r>
          </w:p>
        </w:tc>
        <w:tc>
          <w:tcPr>
            <w:tcW w:w="810" w:type="dxa"/>
          </w:tcPr>
          <w:p w14:paraId="5B2DBD1C" w14:textId="77777777" w:rsidR="00B11855" w:rsidRPr="001F42D3" w:rsidRDefault="003D003E" w:rsidP="003A7621">
            <w:pPr>
              <w:pStyle w:val="TableEntry"/>
            </w:pPr>
            <w:r w:rsidRPr="001F42D3">
              <w:t>250</w:t>
            </w:r>
          </w:p>
        </w:tc>
        <w:tc>
          <w:tcPr>
            <w:tcW w:w="720" w:type="dxa"/>
          </w:tcPr>
          <w:p w14:paraId="04BCC99F" w14:textId="77777777" w:rsidR="00B11855" w:rsidRPr="001F42D3" w:rsidRDefault="003D003E" w:rsidP="003A7621">
            <w:pPr>
              <w:pStyle w:val="TableEntry"/>
            </w:pPr>
            <w:r w:rsidRPr="001F42D3">
              <w:t>TX</w:t>
            </w:r>
          </w:p>
        </w:tc>
        <w:tc>
          <w:tcPr>
            <w:tcW w:w="990" w:type="dxa"/>
          </w:tcPr>
          <w:p w14:paraId="598F8232" w14:textId="77777777" w:rsidR="00B11855" w:rsidRPr="001F42D3" w:rsidRDefault="003D003E" w:rsidP="003A7621">
            <w:pPr>
              <w:pStyle w:val="TableEntry"/>
            </w:pPr>
            <w:r w:rsidRPr="001F42D3">
              <w:t>X</w:t>
            </w:r>
          </w:p>
        </w:tc>
        <w:tc>
          <w:tcPr>
            <w:tcW w:w="990" w:type="dxa"/>
          </w:tcPr>
          <w:p w14:paraId="7182A329" w14:textId="77777777" w:rsidR="00B11855" w:rsidRPr="001F42D3" w:rsidRDefault="003D003E" w:rsidP="003A7621">
            <w:pPr>
              <w:pStyle w:val="TableEntry"/>
            </w:pPr>
            <w:r w:rsidRPr="001F42D3">
              <w:t>[0..0]</w:t>
            </w:r>
          </w:p>
        </w:tc>
        <w:tc>
          <w:tcPr>
            <w:tcW w:w="900" w:type="dxa"/>
          </w:tcPr>
          <w:p w14:paraId="3BBA446C" w14:textId="77777777" w:rsidR="00B11855" w:rsidRPr="001F42D3" w:rsidRDefault="00B11855" w:rsidP="003A7621">
            <w:pPr>
              <w:pStyle w:val="TableEntry"/>
            </w:pPr>
          </w:p>
        </w:tc>
        <w:tc>
          <w:tcPr>
            <w:tcW w:w="1080" w:type="dxa"/>
          </w:tcPr>
          <w:p w14:paraId="73DFA5B1" w14:textId="77777777" w:rsidR="00B11855" w:rsidRPr="001F42D3" w:rsidRDefault="003D003E" w:rsidP="003A7621">
            <w:pPr>
              <w:pStyle w:val="TableEntry"/>
            </w:pPr>
            <w:r w:rsidRPr="001F42D3">
              <w:t>01637</w:t>
            </w:r>
          </w:p>
        </w:tc>
        <w:tc>
          <w:tcPr>
            <w:tcW w:w="2965" w:type="dxa"/>
          </w:tcPr>
          <w:p w14:paraId="65E47BEC" w14:textId="77777777" w:rsidR="00B11855" w:rsidRPr="001F42D3" w:rsidRDefault="003D003E" w:rsidP="003A7621">
            <w:pPr>
              <w:pStyle w:val="TableEntry"/>
            </w:pPr>
            <w:r w:rsidRPr="001F42D3">
              <w:t>Text instruction</w:t>
            </w:r>
          </w:p>
        </w:tc>
      </w:tr>
      <w:tr w:rsidR="00C40FD5" w:rsidRPr="001F42D3" w14:paraId="00ECDE10" w14:textId="77777777" w:rsidTr="0034511D">
        <w:trPr>
          <w:cantSplit/>
          <w:jc w:val="center"/>
        </w:trPr>
        <w:tc>
          <w:tcPr>
            <w:tcW w:w="896" w:type="dxa"/>
          </w:tcPr>
          <w:p w14:paraId="1AEFC574" w14:textId="77777777" w:rsidR="00B11855" w:rsidRPr="001F42D3" w:rsidRDefault="003D003E" w:rsidP="003A7621">
            <w:pPr>
              <w:pStyle w:val="TableEntry"/>
            </w:pPr>
            <w:r w:rsidRPr="001F42D3">
              <w:t>12</w:t>
            </w:r>
          </w:p>
        </w:tc>
        <w:tc>
          <w:tcPr>
            <w:tcW w:w="810" w:type="dxa"/>
          </w:tcPr>
          <w:p w14:paraId="7B76A8DC" w14:textId="77777777" w:rsidR="00B11855" w:rsidRPr="001F42D3" w:rsidRDefault="003D003E" w:rsidP="003A7621">
            <w:pPr>
              <w:pStyle w:val="TableEntry"/>
            </w:pPr>
            <w:r w:rsidRPr="001F42D3">
              <w:t>10</w:t>
            </w:r>
          </w:p>
        </w:tc>
        <w:tc>
          <w:tcPr>
            <w:tcW w:w="720" w:type="dxa"/>
          </w:tcPr>
          <w:p w14:paraId="12390932" w14:textId="77777777" w:rsidR="00B11855" w:rsidRPr="001F42D3" w:rsidRDefault="003D003E" w:rsidP="003A7621">
            <w:pPr>
              <w:pStyle w:val="TableEntry"/>
            </w:pPr>
            <w:r w:rsidRPr="001F42D3">
              <w:t>ID</w:t>
            </w:r>
          </w:p>
        </w:tc>
        <w:tc>
          <w:tcPr>
            <w:tcW w:w="990" w:type="dxa"/>
          </w:tcPr>
          <w:p w14:paraId="31226DA6" w14:textId="77777777" w:rsidR="00B11855" w:rsidRPr="001F42D3" w:rsidRDefault="003D003E" w:rsidP="003A7621">
            <w:pPr>
              <w:pStyle w:val="TableEntry"/>
            </w:pPr>
            <w:r w:rsidRPr="001F42D3">
              <w:t>X</w:t>
            </w:r>
          </w:p>
        </w:tc>
        <w:tc>
          <w:tcPr>
            <w:tcW w:w="990" w:type="dxa"/>
          </w:tcPr>
          <w:p w14:paraId="10D552C6" w14:textId="77777777" w:rsidR="00B11855" w:rsidRPr="001F42D3" w:rsidRDefault="003D003E" w:rsidP="003A7621">
            <w:pPr>
              <w:pStyle w:val="TableEntry"/>
            </w:pPr>
            <w:r w:rsidRPr="001F42D3">
              <w:t>[0..0]</w:t>
            </w:r>
          </w:p>
        </w:tc>
        <w:tc>
          <w:tcPr>
            <w:tcW w:w="900" w:type="dxa"/>
          </w:tcPr>
          <w:p w14:paraId="62D524C2" w14:textId="77777777" w:rsidR="00B11855" w:rsidRPr="001F42D3" w:rsidRDefault="003D003E" w:rsidP="003A7621">
            <w:pPr>
              <w:pStyle w:val="TableEntry"/>
            </w:pPr>
            <w:r w:rsidRPr="001F42D3">
              <w:t>0427</w:t>
            </w:r>
          </w:p>
        </w:tc>
        <w:tc>
          <w:tcPr>
            <w:tcW w:w="1080" w:type="dxa"/>
          </w:tcPr>
          <w:p w14:paraId="25F01479" w14:textId="77777777" w:rsidR="00B11855" w:rsidRPr="001F42D3" w:rsidRDefault="003D003E" w:rsidP="003A7621">
            <w:pPr>
              <w:pStyle w:val="TableEntry"/>
            </w:pPr>
            <w:r w:rsidRPr="001F42D3">
              <w:t>01638</w:t>
            </w:r>
          </w:p>
        </w:tc>
        <w:tc>
          <w:tcPr>
            <w:tcW w:w="2965" w:type="dxa"/>
          </w:tcPr>
          <w:p w14:paraId="064E3250" w14:textId="77777777" w:rsidR="00B11855" w:rsidRPr="001F42D3" w:rsidRDefault="003D003E" w:rsidP="003A7621">
            <w:pPr>
              <w:pStyle w:val="TableEntry"/>
            </w:pPr>
            <w:r w:rsidRPr="001F42D3">
              <w:t>Conjunction</w:t>
            </w:r>
          </w:p>
        </w:tc>
      </w:tr>
      <w:tr w:rsidR="00C40FD5" w:rsidRPr="001F42D3" w14:paraId="1E72C0E1" w14:textId="77777777" w:rsidTr="0034511D">
        <w:trPr>
          <w:cantSplit/>
          <w:jc w:val="center"/>
        </w:trPr>
        <w:tc>
          <w:tcPr>
            <w:tcW w:w="896" w:type="dxa"/>
          </w:tcPr>
          <w:p w14:paraId="1A0FCBBB" w14:textId="77777777" w:rsidR="00B11855" w:rsidRPr="001F42D3" w:rsidRDefault="003D003E" w:rsidP="003A7621">
            <w:pPr>
              <w:pStyle w:val="TableEntry"/>
            </w:pPr>
            <w:r w:rsidRPr="001F42D3">
              <w:t>13</w:t>
            </w:r>
          </w:p>
        </w:tc>
        <w:tc>
          <w:tcPr>
            <w:tcW w:w="810" w:type="dxa"/>
          </w:tcPr>
          <w:p w14:paraId="6B077616" w14:textId="77777777" w:rsidR="00B11855" w:rsidRPr="001F42D3" w:rsidRDefault="003D003E" w:rsidP="003A7621">
            <w:pPr>
              <w:pStyle w:val="TableEntry"/>
            </w:pPr>
            <w:r w:rsidRPr="001F42D3">
              <w:t>20</w:t>
            </w:r>
          </w:p>
        </w:tc>
        <w:tc>
          <w:tcPr>
            <w:tcW w:w="720" w:type="dxa"/>
          </w:tcPr>
          <w:p w14:paraId="184A1554" w14:textId="77777777" w:rsidR="00B11855" w:rsidRPr="001F42D3" w:rsidRDefault="003D003E" w:rsidP="003A7621">
            <w:pPr>
              <w:pStyle w:val="TableEntry"/>
            </w:pPr>
            <w:r w:rsidRPr="001F42D3">
              <w:t>CQ</w:t>
            </w:r>
          </w:p>
        </w:tc>
        <w:tc>
          <w:tcPr>
            <w:tcW w:w="990" w:type="dxa"/>
          </w:tcPr>
          <w:p w14:paraId="6D2105F7" w14:textId="77777777" w:rsidR="00B11855" w:rsidRPr="001F42D3" w:rsidRDefault="003D003E" w:rsidP="003A7621">
            <w:pPr>
              <w:pStyle w:val="TableEntry"/>
            </w:pPr>
            <w:r w:rsidRPr="001F42D3">
              <w:t>R</w:t>
            </w:r>
          </w:p>
        </w:tc>
        <w:tc>
          <w:tcPr>
            <w:tcW w:w="990" w:type="dxa"/>
          </w:tcPr>
          <w:p w14:paraId="26EEB564" w14:textId="77777777" w:rsidR="00B11855" w:rsidRPr="001F42D3" w:rsidRDefault="003D003E" w:rsidP="003A7621">
            <w:pPr>
              <w:pStyle w:val="TableEntry"/>
            </w:pPr>
            <w:r w:rsidRPr="001F42D3">
              <w:t>[1..3]</w:t>
            </w:r>
          </w:p>
        </w:tc>
        <w:tc>
          <w:tcPr>
            <w:tcW w:w="900" w:type="dxa"/>
          </w:tcPr>
          <w:p w14:paraId="2EB17D18" w14:textId="77777777" w:rsidR="00B11855" w:rsidRPr="001F42D3" w:rsidRDefault="00B11855" w:rsidP="003A7621">
            <w:pPr>
              <w:pStyle w:val="TableEntry"/>
            </w:pPr>
          </w:p>
        </w:tc>
        <w:tc>
          <w:tcPr>
            <w:tcW w:w="1080" w:type="dxa"/>
          </w:tcPr>
          <w:p w14:paraId="6A18CB4C" w14:textId="77777777" w:rsidR="00B11855" w:rsidRPr="001F42D3" w:rsidRDefault="003D003E" w:rsidP="003A7621">
            <w:pPr>
              <w:pStyle w:val="TableEntry"/>
            </w:pPr>
            <w:r w:rsidRPr="001F42D3">
              <w:t>01639</w:t>
            </w:r>
          </w:p>
        </w:tc>
        <w:tc>
          <w:tcPr>
            <w:tcW w:w="2965" w:type="dxa"/>
          </w:tcPr>
          <w:p w14:paraId="543C0AAF" w14:textId="77777777" w:rsidR="00B11855" w:rsidRPr="001F42D3" w:rsidRDefault="003D003E" w:rsidP="003A7621">
            <w:pPr>
              <w:pStyle w:val="TableEntry"/>
            </w:pPr>
            <w:r w:rsidRPr="001F42D3">
              <w:t>Occurrence duration</w:t>
            </w:r>
          </w:p>
        </w:tc>
      </w:tr>
      <w:tr w:rsidR="00C40FD5" w:rsidRPr="001F42D3" w14:paraId="7FC73C6B" w14:textId="77777777" w:rsidTr="0034511D">
        <w:trPr>
          <w:cantSplit/>
          <w:jc w:val="center"/>
        </w:trPr>
        <w:tc>
          <w:tcPr>
            <w:tcW w:w="896" w:type="dxa"/>
          </w:tcPr>
          <w:p w14:paraId="335E4165" w14:textId="77777777" w:rsidR="00B11855" w:rsidRPr="001F42D3" w:rsidRDefault="003D003E" w:rsidP="003A7621">
            <w:pPr>
              <w:pStyle w:val="TableEntry"/>
            </w:pPr>
            <w:r w:rsidRPr="001F42D3">
              <w:t>14</w:t>
            </w:r>
          </w:p>
        </w:tc>
        <w:tc>
          <w:tcPr>
            <w:tcW w:w="810" w:type="dxa"/>
          </w:tcPr>
          <w:p w14:paraId="41FF885F" w14:textId="77777777" w:rsidR="00B11855" w:rsidRPr="001F42D3" w:rsidRDefault="003D003E" w:rsidP="003A7621">
            <w:pPr>
              <w:pStyle w:val="TableEntry"/>
            </w:pPr>
            <w:r w:rsidRPr="001F42D3">
              <w:t>10</w:t>
            </w:r>
          </w:p>
        </w:tc>
        <w:tc>
          <w:tcPr>
            <w:tcW w:w="720" w:type="dxa"/>
          </w:tcPr>
          <w:p w14:paraId="031F85B3" w14:textId="77777777" w:rsidR="00B11855" w:rsidRPr="001F42D3" w:rsidRDefault="003D003E" w:rsidP="003A7621">
            <w:pPr>
              <w:pStyle w:val="TableEntry"/>
            </w:pPr>
            <w:r w:rsidRPr="001F42D3">
              <w:t>NM</w:t>
            </w:r>
          </w:p>
        </w:tc>
        <w:tc>
          <w:tcPr>
            <w:tcW w:w="990" w:type="dxa"/>
          </w:tcPr>
          <w:p w14:paraId="6B58C7B1" w14:textId="77777777" w:rsidR="00B11855" w:rsidRPr="001F42D3" w:rsidRDefault="003D003E" w:rsidP="003A7621">
            <w:pPr>
              <w:pStyle w:val="TableEntry"/>
            </w:pPr>
            <w:r w:rsidRPr="001F42D3">
              <w:t>X</w:t>
            </w:r>
          </w:p>
        </w:tc>
        <w:tc>
          <w:tcPr>
            <w:tcW w:w="990" w:type="dxa"/>
          </w:tcPr>
          <w:p w14:paraId="47F1BCD3" w14:textId="77777777" w:rsidR="00B11855" w:rsidRPr="001F42D3" w:rsidRDefault="003D003E" w:rsidP="003A7621">
            <w:pPr>
              <w:pStyle w:val="TableEntry"/>
            </w:pPr>
            <w:r w:rsidRPr="001F42D3">
              <w:t>[0..1]</w:t>
            </w:r>
          </w:p>
        </w:tc>
        <w:tc>
          <w:tcPr>
            <w:tcW w:w="900" w:type="dxa"/>
          </w:tcPr>
          <w:p w14:paraId="1FE5CE3C" w14:textId="77777777" w:rsidR="00B11855" w:rsidRPr="001F42D3" w:rsidRDefault="00B11855" w:rsidP="003A7621">
            <w:pPr>
              <w:pStyle w:val="TableEntry"/>
            </w:pPr>
          </w:p>
        </w:tc>
        <w:tc>
          <w:tcPr>
            <w:tcW w:w="1080" w:type="dxa"/>
          </w:tcPr>
          <w:p w14:paraId="4E2596A2" w14:textId="77777777" w:rsidR="00B11855" w:rsidRPr="001F42D3" w:rsidRDefault="003D003E" w:rsidP="003A7621">
            <w:pPr>
              <w:pStyle w:val="TableEntry"/>
            </w:pPr>
            <w:r w:rsidRPr="001F42D3">
              <w:t>01640</w:t>
            </w:r>
          </w:p>
        </w:tc>
        <w:tc>
          <w:tcPr>
            <w:tcW w:w="2965" w:type="dxa"/>
          </w:tcPr>
          <w:p w14:paraId="13109F98" w14:textId="77777777" w:rsidR="00B11855" w:rsidRPr="001F42D3" w:rsidRDefault="003D003E" w:rsidP="003A7621">
            <w:pPr>
              <w:pStyle w:val="TableEntry"/>
            </w:pPr>
            <w:r w:rsidRPr="001F42D3">
              <w:t>Total occurrence’s</w:t>
            </w:r>
          </w:p>
        </w:tc>
      </w:tr>
    </w:tbl>
    <w:p w14:paraId="1965C98A" w14:textId="77777777" w:rsidR="00B11855" w:rsidRPr="001F42D3" w:rsidRDefault="00B11855" w:rsidP="005032ED">
      <w:pPr>
        <w:pStyle w:val="BodyText"/>
      </w:pPr>
    </w:p>
    <w:p w14:paraId="70F15F90" w14:textId="77777777" w:rsidR="00B11855" w:rsidRPr="001F42D3" w:rsidRDefault="003D003E" w:rsidP="00CF5627">
      <w:pPr>
        <w:pStyle w:val="HL7Field"/>
        <w:ind w:hanging="2"/>
      </w:pPr>
      <w:r w:rsidRPr="001F42D3">
        <w:t xml:space="preserve">TQ1-1 </w:t>
      </w:r>
      <w:r w:rsidR="004C60BF" w:rsidRPr="001F42D3">
        <w:t xml:space="preserve"> </w:t>
      </w:r>
      <w:r w:rsidRPr="001F42D3">
        <w:t>Set ID</w:t>
      </w:r>
    </w:p>
    <w:p w14:paraId="76EC0C7F" w14:textId="4ADC266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 for details. The </w:t>
      </w:r>
      <w:r w:rsidR="007E67D4" w:rsidRPr="001F42D3">
        <w:rPr>
          <w:noProof w:val="0"/>
        </w:rPr>
        <w:t>DEV TF</w:t>
      </w:r>
      <w:r w:rsidRPr="001F42D3">
        <w:rPr>
          <w:noProof w:val="0"/>
        </w:rPr>
        <w:t xml:space="preserve"> does not further constrain this field.</w:t>
      </w:r>
    </w:p>
    <w:p w14:paraId="58A867A2" w14:textId="77777777" w:rsidR="00B11855" w:rsidRPr="001F42D3" w:rsidRDefault="003D003E" w:rsidP="00CF5627">
      <w:pPr>
        <w:pStyle w:val="HL7Field"/>
        <w:ind w:hanging="2"/>
      </w:pPr>
      <w:r w:rsidRPr="001F42D3">
        <w:t xml:space="preserve">TQ1-2 </w:t>
      </w:r>
      <w:r w:rsidR="004C60BF" w:rsidRPr="001F42D3">
        <w:t xml:space="preserve"> </w:t>
      </w:r>
      <w:r w:rsidRPr="001F42D3">
        <w:t>Quantity</w:t>
      </w:r>
    </w:p>
    <w:p w14:paraId="4F9CA9A9" w14:textId="7AB9742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4.5.4.2 for details. The </w:t>
      </w:r>
      <w:r w:rsidR="007E67D4" w:rsidRPr="001F42D3">
        <w:rPr>
          <w:noProof w:val="0"/>
        </w:rPr>
        <w:t>DEV TF</w:t>
      </w:r>
      <w:r w:rsidRPr="001F42D3">
        <w:rPr>
          <w:noProof w:val="0"/>
        </w:rPr>
        <w:t xml:space="preserve"> does not further constrain this field.</w:t>
      </w:r>
    </w:p>
    <w:p w14:paraId="4825A33E" w14:textId="77777777" w:rsidR="00B11855" w:rsidRPr="001F42D3" w:rsidRDefault="003D003E" w:rsidP="00CF5627">
      <w:pPr>
        <w:pStyle w:val="HL7Field"/>
        <w:ind w:hanging="2"/>
      </w:pPr>
      <w:r w:rsidRPr="001F42D3">
        <w:t>TQ1-3</w:t>
      </w:r>
      <w:r w:rsidR="004C60BF" w:rsidRPr="001F42D3">
        <w:t xml:space="preserve"> </w:t>
      </w:r>
      <w:r w:rsidRPr="001F42D3">
        <w:t xml:space="preserve"> Repeat Pattern</w:t>
      </w:r>
    </w:p>
    <w:p w14:paraId="66F45C1C" w14:textId="37A94A31"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4.5.4.3 for details. The </w:t>
      </w:r>
      <w:r w:rsidR="007E67D4" w:rsidRPr="001F42D3">
        <w:rPr>
          <w:noProof w:val="0"/>
        </w:rPr>
        <w:t>DEV TF</w:t>
      </w:r>
      <w:r w:rsidRPr="001F42D3">
        <w:rPr>
          <w:noProof w:val="0"/>
        </w:rPr>
        <w:t xml:space="preserve"> does not further constrain this field.</w:t>
      </w:r>
    </w:p>
    <w:p w14:paraId="477E8F2A" w14:textId="77777777" w:rsidR="00B11855" w:rsidRPr="001F42D3" w:rsidRDefault="003D003E" w:rsidP="00CF5627">
      <w:pPr>
        <w:pStyle w:val="HL7Field"/>
        <w:ind w:hanging="2"/>
      </w:pPr>
      <w:r w:rsidRPr="001F42D3">
        <w:t>TQ1-4  Explicit Time</w:t>
      </w:r>
    </w:p>
    <w:p w14:paraId="5D4714CC" w14:textId="74900DC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4.5.4.4 for details. The </w:t>
      </w:r>
      <w:r w:rsidR="007E67D4" w:rsidRPr="001F42D3">
        <w:rPr>
          <w:noProof w:val="0"/>
        </w:rPr>
        <w:t>DEV TF</w:t>
      </w:r>
      <w:r w:rsidRPr="001F42D3">
        <w:rPr>
          <w:noProof w:val="0"/>
        </w:rPr>
        <w:t xml:space="preserve"> does not further constrain this field.</w:t>
      </w:r>
    </w:p>
    <w:p w14:paraId="0AF5CE73" w14:textId="77777777" w:rsidR="00B11855" w:rsidRPr="001F42D3" w:rsidRDefault="003D003E" w:rsidP="00CF5627">
      <w:pPr>
        <w:pStyle w:val="HL7Field"/>
        <w:ind w:hanging="2"/>
      </w:pPr>
      <w:r w:rsidRPr="001F42D3">
        <w:t>TQ1-5  Relative Time and Units</w:t>
      </w:r>
    </w:p>
    <w:p w14:paraId="12FDBA51" w14:textId="556E1656"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4.5.4.5 for details. The </w:t>
      </w:r>
      <w:r w:rsidR="007E67D4" w:rsidRPr="001F42D3">
        <w:rPr>
          <w:noProof w:val="0"/>
        </w:rPr>
        <w:t>DEV TF</w:t>
      </w:r>
      <w:r w:rsidRPr="001F42D3">
        <w:rPr>
          <w:noProof w:val="0"/>
        </w:rPr>
        <w:t xml:space="preserve"> does not further constrain this field.</w:t>
      </w:r>
    </w:p>
    <w:p w14:paraId="2AE1732B" w14:textId="77777777" w:rsidR="00B11855" w:rsidRPr="001F42D3" w:rsidRDefault="003D003E" w:rsidP="00CF5627">
      <w:pPr>
        <w:pStyle w:val="HL7Field"/>
        <w:ind w:hanging="2"/>
      </w:pPr>
      <w:r w:rsidRPr="001F42D3">
        <w:t>TQ1-6  Service Duration</w:t>
      </w:r>
    </w:p>
    <w:p w14:paraId="260C05E0" w14:textId="7B5BC92A"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4.5.4.6 for details. The </w:t>
      </w:r>
      <w:r w:rsidR="007E67D4" w:rsidRPr="001F42D3">
        <w:rPr>
          <w:noProof w:val="0"/>
        </w:rPr>
        <w:t>DEV TF</w:t>
      </w:r>
      <w:r w:rsidRPr="001F42D3">
        <w:rPr>
          <w:noProof w:val="0"/>
        </w:rPr>
        <w:t xml:space="preserve"> does not further constrain this field.</w:t>
      </w:r>
    </w:p>
    <w:p w14:paraId="364A2044" w14:textId="77777777" w:rsidR="00B11855" w:rsidRPr="001F42D3" w:rsidRDefault="003D003E" w:rsidP="00CF5627">
      <w:pPr>
        <w:pStyle w:val="HL7Field"/>
        <w:ind w:hanging="2"/>
      </w:pPr>
      <w:r w:rsidRPr="001F42D3">
        <w:t>TQ1-7  Start date/time</w:t>
      </w:r>
    </w:p>
    <w:p w14:paraId="54C4ABE4" w14:textId="0B414DFE"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4.5.4.7 for details. The </w:t>
      </w:r>
      <w:r w:rsidR="007E67D4" w:rsidRPr="001F42D3">
        <w:rPr>
          <w:noProof w:val="0"/>
        </w:rPr>
        <w:t>DEV TF</w:t>
      </w:r>
      <w:r w:rsidRPr="001F42D3">
        <w:rPr>
          <w:noProof w:val="0"/>
        </w:rPr>
        <w:t xml:space="preserve"> does not further constrain this field.</w:t>
      </w:r>
    </w:p>
    <w:p w14:paraId="180325D8" w14:textId="77777777" w:rsidR="00B11855" w:rsidRPr="001F42D3" w:rsidRDefault="003D003E" w:rsidP="00CF5627">
      <w:pPr>
        <w:pStyle w:val="HL7Field"/>
        <w:ind w:hanging="2"/>
      </w:pPr>
      <w:r w:rsidRPr="001F42D3">
        <w:t>TQ1-8  End date/time</w:t>
      </w:r>
    </w:p>
    <w:p w14:paraId="4BCF850B" w14:textId="6359B4F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4.5.4.8 for details. The </w:t>
      </w:r>
      <w:r w:rsidR="007E67D4" w:rsidRPr="001F42D3">
        <w:rPr>
          <w:noProof w:val="0"/>
        </w:rPr>
        <w:t>DEV TF</w:t>
      </w:r>
      <w:r w:rsidRPr="001F42D3">
        <w:rPr>
          <w:noProof w:val="0"/>
        </w:rPr>
        <w:t xml:space="preserve"> does not further constrain this field.</w:t>
      </w:r>
    </w:p>
    <w:p w14:paraId="732FCBF6" w14:textId="77777777" w:rsidR="00B11855" w:rsidRPr="001F42D3" w:rsidRDefault="003D003E" w:rsidP="00CF5627">
      <w:pPr>
        <w:pStyle w:val="HL7Field"/>
        <w:ind w:hanging="2"/>
      </w:pPr>
      <w:r w:rsidRPr="001F42D3">
        <w:t>TQ1-9  Priority</w:t>
      </w:r>
    </w:p>
    <w:p w14:paraId="0BB09BD3" w14:textId="037FF0E0"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4.5.4.9 for details. The </w:t>
      </w:r>
      <w:r w:rsidR="007E67D4" w:rsidRPr="001F42D3">
        <w:rPr>
          <w:noProof w:val="0"/>
        </w:rPr>
        <w:t>DEV TF</w:t>
      </w:r>
      <w:r w:rsidRPr="001F42D3">
        <w:rPr>
          <w:noProof w:val="0"/>
        </w:rPr>
        <w:t xml:space="preserve"> does not further constrain this field.</w:t>
      </w:r>
    </w:p>
    <w:p w14:paraId="1156A015" w14:textId="77777777" w:rsidR="00B11855" w:rsidRPr="001F42D3" w:rsidRDefault="003D003E" w:rsidP="00CF5627">
      <w:pPr>
        <w:pStyle w:val="HL7Field"/>
        <w:ind w:hanging="2"/>
      </w:pPr>
      <w:r w:rsidRPr="001F42D3">
        <w:t>TQ1-10  Condition text</w:t>
      </w:r>
    </w:p>
    <w:p w14:paraId="43480279" w14:textId="5E487AFE"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4.5.4.10 for details. The </w:t>
      </w:r>
      <w:r w:rsidR="007E67D4" w:rsidRPr="001F42D3">
        <w:rPr>
          <w:noProof w:val="0"/>
        </w:rPr>
        <w:t>DEV TF</w:t>
      </w:r>
      <w:r w:rsidRPr="001F42D3">
        <w:rPr>
          <w:noProof w:val="0"/>
        </w:rPr>
        <w:t xml:space="preserve"> does not further constrain this field.</w:t>
      </w:r>
    </w:p>
    <w:p w14:paraId="3C93A251" w14:textId="77777777" w:rsidR="00B11855" w:rsidRPr="001F42D3" w:rsidRDefault="003D003E" w:rsidP="00CF5627">
      <w:pPr>
        <w:pStyle w:val="HL7Field"/>
        <w:ind w:hanging="2"/>
      </w:pPr>
      <w:r w:rsidRPr="001F42D3">
        <w:lastRenderedPageBreak/>
        <w:t>TQ1-11  Text instruction</w:t>
      </w:r>
    </w:p>
    <w:p w14:paraId="06C6C669" w14:textId="1DA35644"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4.5.4.11 for details. The </w:t>
      </w:r>
      <w:r w:rsidR="007E67D4" w:rsidRPr="001F42D3">
        <w:rPr>
          <w:noProof w:val="0"/>
        </w:rPr>
        <w:t>DEV TF</w:t>
      </w:r>
      <w:r w:rsidRPr="001F42D3">
        <w:rPr>
          <w:noProof w:val="0"/>
        </w:rPr>
        <w:t xml:space="preserve"> does not further constrain this field.</w:t>
      </w:r>
    </w:p>
    <w:p w14:paraId="12B65A7A" w14:textId="77777777" w:rsidR="00B11855" w:rsidRPr="001F42D3" w:rsidRDefault="003D003E" w:rsidP="00CF5627">
      <w:pPr>
        <w:pStyle w:val="HL7Field"/>
        <w:ind w:hanging="2"/>
      </w:pPr>
      <w:r w:rsidRPr="001F42D3">
        <w:t>TQ1-12  Conjunction</w:t>
      </w:r>
    </w:p>
    <w:p w14:paraId="78B9B3DD" w14:textId="1E312913"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4.5.4.12 for details. The </w:t>
      </w:r>
      <w:r w:rsidR="007E67D4" w:rsidRPr="001F42D3">
        <w:rPr>
          <w:noProof w:val="0"/>
        </w:rPr>
        <w:t>DEV TF</w:t>
      </w:r>
      <w:r w:rsidRPr="001F42D3">
        <w:rPr>
          <w:noProof w:val="0"/>
        </w:rPr>
        <w:t xml:space="preserve"> does not further constrain this field.</w:t>
      </w:r>
    </w:p>
    <w:p w14:paraId="0736124F" w14:textId="77777777" w:rsidR="00B11855" w:rsidRPr="001F42D3" w:rsidRDefault="003D003E" w:rsidP="00CF5627">
      <w:pPr>
        <w:pStyle w:val="HL7Field"/>
        <w:ind w:hanging="2"/>
      </w:pPr>
      <w:r w:rsidRPr="001F42D3">
        <w:t>TQ1-13  Occurrence duration</w:t>
      </w:r>
    </w:p>
    <w:p w14:paraId="40691F44" w14:textId="77777777" w:rsidR="00B11855" w:rsidRPr="001F42D3" w:rsidRDefault="003D003E" w:rsidP="002E3ED0">
      <w:pPr>
        <w:pStyle w:val="Components"/>
        <w:ind w:left="0" w:hanging="2"/>
      </w:pPr>
      <w:r w:rsidRPr="001F42D3">
        <w:t>Components: &lt;Quantity (NM)&gt; ^ &lt;Units (CE)&gt;</w:t>
      </w:r>
      <w:r w:rsidR="00ED2A63" w:rsidRPr="001F42D3">
        <w:t xml:space="preserve"> </w:t>
      </w:r>
      <w:r w:rsidRPr="001F42D3">
        <w:t>Subcomponents for Units (CE): &lt;Identifier (ST)&gt; &amp; &lt;Text (ST)&gt; &amp; &lt;Name of Coding System (ID)&gt; &amp; &lt;Alternate Identifier (ST)&gt; &amp; &lt;Alternate Text (ST)&gt; &amp; &lt;Name of Alternate Coding System (ID)&gt;</w:t>
      </w:r>
    </w:p>
    <w:p w14:paraId="1BE140E2" w14:textId="77777777" w:rsidR="00B11855" w:rsidRPr="001F42D3" w:rsidRDefault="003D003E" w:rsidP="002E3ED0">
      <w:pPr>
        <w:pStyle w:val="HL7FieldIndent2"/>
        <w:ind w:left="0" w:hanging="2"/>
        <w:rPr>
          <w:noProof w:val="0"/>
        </w:rPr>
      </w:pPr>
      <w:r w:rsidRPr="001F42D3">
        <w:rPr>
          <w:noProof w:val="0"/>
        </w:rPr>
        <w:t>This field specifies the duration of the infusion</w:t>
      </w:r>
      <w:r w:rsidR="000439B1" w:rsidRPr="001F42D3">
        <w:rPr>
          <w:noProof w:val="0"/>
        </w:rPr>
        <w:t>. A</w:t>
      </w:r>
      <w:r w:rsidRPr="001F42D3">
        <w:rPr>
          <w:noProof w:val="0"/>
        </w:rPr>
        <w:t>long with the dose or the volume to be administered the rate can be calculated by the infuser.</w:t>
      </w:r>
    </w:p>
    <w:p w14:paraId="2B82D507" w14:textId="77777777" w:rsidR="00B11855" w:rsidRPr="001F42D3" w:rsidRDefault="003D003E" w:rsidP="002E3ED0">
      <w:pPr>
        <w:pStyle w:val="HL7FieldIndent2"/>
        <w:ind w:left="0" w:hanging="2"/>
        <w:rPr>
          <w:noProof w:val="0"/>
        </w:rPr>
      </w:pPr>
      <w:r w:rsidRPr="001F42D3">
        <w:rPr>
          <w:noProof w:val="0"/>
        </w:rPr>
        <w:t>The only acceptable time values for this field are seconds, minutes, and hours. To specify multiple components of time</w:t>
      </w:r>
      <w:r w:rsidR="00E86B15" w:rsidRPr="001F42D3">
        <w:rPr>
          <w:noProof w:val="0"/>
        </w:rPr>
        <w:t>,</w:t>
      </w:r>
      <w:r w:rsidRPr="001F42D3">
        <w:rPr>
          <w:noProof w:val="0"/>
        </w:rPr>
        <w:t xml:space="preserve"> this field can be repeated two additional times.</w:t>
      </w:r>
    </w:p>
    <w:p w14:paraId="5533267D" w14:textId="77777777" w:rsidR="00B11855" w:rsidRPr="001F42D3" w:rsidRDefault="00B11855" w:rsidP="00531785">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2268"/>
        <w:gridCol w:w="4049"/>
      </w:tblGrid>
      <w:tr w:rsidR="00B11855" w:rsidRPr="001F42D3" w14:paraId="55DAA780" w14:textId="77777777" w:rsidTr="0034511D">
        <w:trPr>
          <w:cantSplit/>
          <w:jc w:val="center"/>
        </w:trPr>
        <w:tc>
          <w:tcPr>
            <w:tcW w:w="2268" w:type="dxa"/>
            <w:shd w:val="clear" w:color="auto" w:fill="D9D9D9" w:themeFill="background1" w:themeFillShade="D9"/>
          </w:tcPr>
          <w:p w14:paraId="2658650D" w14:textId="77777777" w:rsidR="00B11855" w:rsidRPr="001F42D3" w:rsidRDefault="003D003E" w:rsidP="006E20D6">
            <w:pPr>
              <w:pStyle w:val="TableEntryHeader"/>
            </w:pPr>
            <w:r w:rsidRPr="001F42D3">
              <w:t>Unit of Time</w:t>
            </w:r>
          </w:p>
        </w:tc>
        <w:tc>
          <w:tcPr>
            <w:tcW w:w="4049" w:type="dxa"/>
            <w:shd w:val="clear" w:color="auto" w:fill="D9D9D9" w:themeFill="background1" w:themeFillShade="D9"/>
          </w:tcPr>
          <w:p w14:paraId="28295CD2" w14:textId="77777777" w:rsidR="00B11855" w:rsidRPr="001F42D3" w:rsidRDefault="003D003E" w:rsidP="006E20D6">
            <w:pPr>
              <w:pStyle w:val="TableEntryHeader"/>
            </w:pPr>
            <w:r w:rsidRPr="001F42D3">
              <w:t>MDC Code</w:t>
            </w:r>
          </w:p>
        </w:tc>
      </w:tr>
      <w:tr w:rsidR="00B11855" w:rsidRPr="001F42D3" w14:paraId="45291D02" w14:textId="77777777" w:rsidTr="006C0E8E">
        <w:trPr>
          <w:cantSplit/>
          <w:jc w:val="center"/>
        </w:trPr>
        <w:tc>
          <w:tcPr>
            <w:tcW w:w="2268" w:type="dxa"/>
          </w:tcPr>
          <w:p w14:paraId="4058B0B8" w14:textId="77777777" w:rsidR="00B11855" w:rsidRPr="001F42D3" w:rsidRDefault="003D003E" w:rsidP="006E20D6">
            <w:pPr>
              <w:pStyle w:val="TableEntry"/>
            </w:pPr>
            <w:r w:rsidRPr="001F42D3">
              <w:t>Hour</w:t>
            </w:r>
          </w:p>
        </w:tc>
        <w:tc>
          <w:tcPr>
            <w:tcW w:w="4049" w:type="dxa"/>
          </w:tcPr>
          <w:p w14:paraId="258046CE" w14:textId="77777777" w:rsidR="00B11855" w:rsidRPr="001F42D3" w:rsidRDefault="00E86B15" w:rsidP="006E20D6">
            <w:pPr>
              <w:pStyle w:val="TableEntry"/>
            </w:pPr>
            <w:r w:rsidRPr="001F42D3">
              <w:t>264384</w:t>
            </w:r>
            <w:r w:rsidR="003D003E" w:rsidRPr="001F42D3">
              <w:t>&amp;MDC_DIM_HR&amp;MDC</w:t>
            </w:r>
          </w:p>
        </w:tc>
      </w:tr>
      <w:tr w:rsidR="00B11855" w:rsidRPr="001F42D3" w14:paraId="2954BAD3" w14:textId="77777777" w:rsidTr="006C0E8E">
        <w:trPr>
          <w:cantSplit/>
          <w:jc w:val="center"/>
        </w:trPr>
        <w:tc>
          <w:tcPr>
            <w:tcW w:w="2268" w:type="dxa"/>
          </w:tcPr>
          <w:p w14:paraId="554ABD34" w14:textId="77777777" w:rsidR="00B11855" w:rsidRPr="001F42D3" w:rsidRDefault="003D003E" w:rsidP="006E20D6">
            <w:pPr>
              <w:pStyle w:val="TableEntry"/>
            </w:pPr>
            <w:r w:rsidRPr="001F42D3">
              <w:t>Minute</w:t>
            </w:r>
          </w:p>
        </w:tc>
        <w:tc>
          <w:tcPr>
            <w:tcW w:w="4049" w:type="dxa"/>
          </w:tcPr>
          <w:p w14:paraId="2F4947D0" w14:textId="77777777" w:rsidR="00B11855" w:rsidRPr="001F42D3" w:rsidRDefault="00E86B15" w:rsidP="006E20D6">
            <w:pPr>
              <w:pStyle w:val="TableEntry"/>
            </w:pPr>
            <w:r w:rsidRPr="001F42D3">
              <w:t>264352</w:t>
            </w:r>
            <w:r w:rsidR="003D003E" w:rsidRPr="001F42D3">
              <w:t>&amp;MDC_DIM_MIN&amp;MDC</w:t>
            </w:r>
          </w:p>
        </w:tc>
      </w:tr>
      <w:tr w:rsidR="00B11855" w:rsidRPr="001F42D3" w14:paraId="4AB08B37" w14:textId="77777777" w:rsidTr="006C0E8E">
        <w:trPr>
          <w:cantSplit/>
          <w:jc w:val="center"/>
        </w:trPr>
        <w:tc>
          <w:tcPr>
            <w:tcW w:w="2268" w:type="dxa"/>
          </w:tcPr>
          <w:p w14:paraId="328FF656" w14:textId="77777777" w:rsidR="00B11855" w:rsidRPr="001F42D3" w:rsidRDefault="003D003E" w:rsidP="006E20D6">
            <w:pPr>
              <w:pStyle w:val="TableEntry"/>
            </w:pPr>
            <w:r w:rsidRPr="001F42D3">
              <w:t>Second</w:t>
            </w:r>
          </w:p>
        </w:tc>
        <w:tc>
          <w:tcPr>
            <w:tcW w:w="4049" w:type="dxa"/>
          </w:tcPr>
          <w:p w14:paraId="57EA183C" w14:textId="77777777" w:rsidR="00B11855" w:rsidRPr="001F42D3" w:rsidRDefault="00E86B15" w:rsidP="006E20D6">
            <w:pPr>
              <w:pStyle w:val="TableEntry"/>
            </w:pPr>
            <w:r w:rsidRPr="001F42D3">
              <w:t>264320</w:t>
            </w:r>
            <w:r w:rsidR="003D003E" w:rsidRPr="001F42D3">
              <w:t>&amp;MDC_DIM_</w:t>
            </w:r>
            <w:r w:rsidRPr="001F42D3">
              <w:t>X_</w:t>
            </w:r>
            <w:r w:rsidR="003D003E" w:rsidRPr="001F42D3">
              <w:t>SEC&amp;MDC</w:t>
            </w:r>
          </w:p>
        </w:tc>
      </w:tr>
    </w:tbl>
    <w:p w14:paraId="71D99984" w14:textId="77777777" w:rsidR="00B11855" w:rsidRPr="001F42D3" w:rsidRDefault="00B11855" w:rsidP="0034511D">
      <w:pPr>
        <w:pStyle w:val="BodyText"/>
      </w:pPr>
    </w:p>
    <w:p w14:paraId="43E3434E" w14:textId="77777777" w:rsidR="00B11855" w:rsidRPr="001F42D3" w:rsidRDefault="003D003E" w:rsidP="002E3ED0">
      <w:pPr>
        <w:pStyle w:val="HL7FieldIndent2"/>
        <w:keepNext/>
        <w:ind w:left="0" w:hanging="2"/>
        <w:rPr>
          <w:noProof w:val="0"/>
        </w:rPr>
      </w:pPr>
      <w:r w:rsidRPr="001F42D3">
        <w:rPr>
          <w:noProof w:val="0"/>
        </w:rPr>
        <w:t>Examples:</w:t>
      </w:r>
    </w:p>
    <w:p w14:paraId="0099E5F9" w14:textId="77777777" w:rsidR="00B11855" w:rsidRPr="001F42D3" w:rsidRDefault="003D003E" w:rsidP="00576EDB">
      <w:pPr>
        <w:pStyle w:val="XMLText"/>
        <w:ind w:hanging="2"/>
      </w:pPr>
      <w:r w:rsidRPr="001F42D3">
        <w:t>90 Seconds:</w:t>
      </w:r>
      <w:r w:rsidRPr="001F42D3">
        <w:br/>
        <w:t>90^</w:t>
      </w:r>
      <w:r w:rsidR="00E86B15" w:rsidRPr="001F42D3">
        <w:t>264320</w:t>
      </w:r>
      <w:r w:rsidRPr="001F42D3">
        <w:t>&amp;MDC_DIM_</w:t>
      </w:r>
      <w:r w:rsidR="00E86B15" w:rsidRPr="001F42D3">
        <w:t>X_</w:t>
      </w:r>
      <w:r w:rsidRPr="001F42D3">
        <w:t>SEC&amp;MDC</w:t>
      </w:r>
      <w:r w:rsidRPr="001F42D3">
        <w:br/>
      </w:r>
    </w:p>
    <w:p w14:paraId="2B1844BF" w14:textId="77777777" w:rsidR="00B11855" w:rsidRPr="001F42D3" w:rsidRDefault="003D003E" w:rsidP="00576EDB">
      <w:pPr>
        <w:pStyle w:val="XMLText"/>
        <w:ind w:hanging="2"/>
      </w:pPr>
      <w:r w:rsidRPr="001F42D3">
        <w:t>2 Hours 45 Minutes:</w:t>
      </w:r>
      <w:r w:rsidRPr="001F42D3">
        <w:br/>
        <w:t>2^</w:t>
      </w:r>
      <w:r w:rsidR="00E86B15" w:rsidRPr="001F42D3">
        <w:t>264384</w:t>
      </w:r>
      <w:r w:rsidRPr="001F42D3">
        <w:t>&amp;MDC_DIM_HR&amp;MDC~45^</w:t>
      </w:r>
      <w:r w:rsidR="000439B1" w:rsidRPr="001F42D3">
        <w:t>264352</w:t>
      </w:r>
      <w:r w:rsidRPr="001F42D3">
        <w:t>&amp;MDC_DIM_MIN&amp;MDC</w:t>
      </w:r>
    </w:p>
    <w:p w14:paraId="5D120B35" w14:textId="77777777" w:rsidR="00B11855" w:rsidRPr="001F42D3" w:rsidRDefault="003D003E" w:rsidP="00CF5627">
      <w:pPr>
        <w:pStyle w:val="HL7Field"/>
        <w:ind w:hanging="2"/>
      </w:pPr>
      <w:r w:rsidRPr="001F42D3">
        <w:t>TQ1-14  Total occurrences</w:t>
      </w:r>
    </w:p>
    <w:p w14:paraId="1844E1F6" w14:textId="5F01847C"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w:t>
      </w:r>
      <w:r w:rsidR="001E5ED3">
        <w:rPr>
          <w:noProof w:val="0"/>
        </w:rPr>
        <w:t>2.8.1</w:t>
      </w:r>
      <w:r w:rsidRPr="001F42D3">
        <w:rPr>
          <w:noProof w:val="0"/>
        </w:rPr>
        <w:t xml:space="preserve"> Section 4.5.4.14 for details. The </w:t>
      </w:r>
      <w:r w:rsidR="007E67D4" w:rsidRPr="001F42D3">
        <w:rPr>
          <w:noProof w:val="0"/>
        </w:rPr>
        <w:t>DEV TF</w:t>
      </w:r>
      <w:r w:rsidRPr="001F42D3">
        <w:rPr>
          <w:noProof w:val="0"/>
        </w:rPr>
        <w:t xml:space="preserve"> does not further constrain this field.</w:t>
      </w:r>
    </w:p>
    <w:p w14:paraId="03701AEE" w14:textId="2F86B759" w:rsidR="00B11855" w:rsidRPr="001F42D3" w:rsidRDefault="003D003E" w:rsidP="00123C7B">
      <w:pPr>
        <w:pStyle w:val="Heading5"/>
        <w:rPr>
          <w:noProof w:val="0"/>
        </w:rPr>
      </w:pPr>
      <w:bookmarkStart w:id="206" w:name="_Toc401769782"/>
      <w:bookmarkStart w:id="207" w:name="_Toc214889671"/>
      <w:r w:rsidRPr="001F42D3">
        <w:rPr>
          <w:noProof w:val="0"/>
        </w:rPr>
        <w:t>RXR - Pharmacy/Treatment Route Segment</w:t>
      </w:r>
      <w:bookmarkEnd w:id="206"/>
      <w:bookmarkEnd w:id="207"/>
    </w:p>
    <w:p w14:paraId="02E71CF9" w14:textId="2D8507CE" w:rsidR="00B11855" w:rsidRPr="001F42D3" w:rsidRDefault="003D003E" w:rsidP="002F241F">
      <w:pPr>
        <w:pStyle w:val="BodyText"/>
      </w:pPr>
      <w:r w:rsidRPr="001F42D3">
        <w:t>The Pharmacy/Treatment Route segment contains the alternative combination of route, site, administration device, and administration method that are prescribed.</w:t>
      </w:r>
    </w:p>
    <w:p w14:paraId="774F1C73" w14:textId="7354EAD6" w:rsidR="00B11855" w:rsidRPr="001F42D3" w:rsidRDefault="003D003E" w:rsidP="00CF5627">
      <w:pPr>
        <w:pStyle w:val="TableTitle"/>
      </w:pPr>
      <w:r w:rsidRPr="001F42D3">
        <w:t>Table 3.3.4.4.</w:t>
      </w:r>
      <w:r w:rsidR="00E3091E" w:rsidRPr="001F42D3">
        <w:t>8</w:t>
      </w:r>
      <w:r w:rsidRPr="001F42D3">
        <w:t xml:space="preserve">-1: </w:t>
      </w:r>
      <w:r w:rsidR="006D613E" w:rsidRPr="001F42D3">
        <w:t>HL7</w:t>
      </w:r>
      <w:r w:rsidR="00995105" w:rsidRPr="001F42D3">
        <w:t xml:space="preserve"> </w:t>
      </w:r>
      <w:r w:rsidRPr="001F42D3">
        <w:t>Attribute Table – RXR – Pharmacy/Treatment Route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6"/>
        <w:gridCol w:w="990"/>
        <w:gridCol w:w="805"/>
        <w:gridCol w:w="995"/>
        <w:gridCol w:w="900"/>
        <w:gridCol w:w="1170"/>
        <w:gridCol w:w="1170"/>
        <w:gridCol w:w="2980"/>
      </w:tblGrid>
      <w:tr w:rsidR="00C40FD5" w:rsidRPr="001F42D3" w14:paraId="11640516" w14:textId="77777777" w:rsidTr="00B34AEB">
        <w:trPr>
          <w:cantSplit/>
          <w:jc w:val="center"/>
        </w:trPr>
        <w:tc>
          <w:tcPr>
            <w:tcW w:w="896" w:type="dxa"/>
            <w:shd w:val="clear" w:color="auto" w:fill="D9D9D9"/>
          </w:tcPr>
          <w:p w14:paraId="31035720" w14:textId="77777777" w:rsidR="00B11855" w:rsidRPr="001F42D3" w:rsidRDefault="003D003E" w:rsidP="0087008C">
            <w:pPr>
              <w:pStyle w:val="TableEntryHeader"/>
            </w:pPr>
            <w:r w:rsidRPr="001F42D3">
              <w:t>SEQ</w:t>
            </w:r>
          </w:p>
        </w:tc>
        <w:tc>
          <w:tcPr>
            <w:tcW w:w="990" w:type="dxa"/>
            <w:shd w:val="clear" w:color="auto" w:fill="D9D9D9"/>
          </w:tcPr>
          <w:p w14:paraId="68322E08" w14:textId="77777777" w:rsidR="00B11855" w:rsidRPr="001F42D3" w:rsidRDefault="003D003E" w:rsidP="0087008C">
            <w:pPr>
              <w:pStyle w:val="TableEntryHeader"/>
            </w:pPr>
            <w:r w:rsidRPr="001F42D3">
              <w:t>LEN</w:t>
            </w:r>
          </w:p>
        </w:tc>
        <w:tc>
          <w:tcPr>
            <w:tcW w:w="805" w:type="dxa"/>
            <w:shd w:val="clear" w:color="auto" w:fill="D9D9D9"/>
          </w:tcPr>
          <w:p w14:paraId="681CC6B7" w14:textId="77777777" w:rsidR="00B11855" w:rsidRPr="001F42D3" w:rsidRDefault="003D003E" w:rsidP="0087008C">
            <w:pPr>
              <w:pStyle w:val="TableEntryHeader"/>
            </w:pPr>
            <w:r w:rsidRPr="001F42D3">
              <w:t>DT</w:t>
            </w:r>
          </w:p>
        </w:tc>
        <w:tc>
          <w:tcPr>
            <w:tcW w:w="995" w:type="dxa"/>
            <w:shd w:val="clear" w:color="auto" w:fill="D9D9D9"/>
          </w:tcPr>
          <w:p w14:paraId="33004435" w14:textId="77777777" w:rsidR="00B11855" w:rsidRPr="001F42D3" w:rsidRDefault="003D003E" w:rsidP="0087008C">
            <w:pPr>
              <w:pStyle w:val="TableEntryHeader"/>
            </w:pPr>
            <w:r w:rsidRPr="001F42D3">
              <w:t>Usage</w:t>
            </w:r>
          </w:p>
        </w:tc>
        <w:tc>
          <w:tcPr>
            <w:tcW w:w="900" w:type="dxa"/>
            <w:shd w:val="clear" w:color="auto" w:fill="D9D9D9"/>
          </w:tcPr>
          <w:p w14:paraId="2C45640C" w14:textId="77777777" w:rsidR="00B11855" w:rsidRPr="001F42D3" w:rsidRDefault="003D003E" w:rsidP="0087008C">
            <w:pPr>
              <w:pStyle w:val="TableEntryHeader"/>
            </w:pPr>
            <w:r w:rsidRPr="001F42D3">
              <w:t>Card.</w:t>
            </w:r>
          </w:p>
        </w:tc>
        <w:tc>
          <w:tcPr>
            <w:tcW w:w="1170" w:type="dxa"/>
            <w:shd w:val="clear" w:color="auto" w:fill="D9D9D9"/>
          </w:tcPr>
          <w:p w14:paraId="7D1BDC13" w14:textId="77777777" w:rsidR="00B11855" w:rsidRPr="001F42D3" w:rsidRDefault="003D003E" w:rsidP="0087008C">
            <w:pPr>
              <w:pStyle w:val="TableEntryHeader"/>
            </w:pPr>
            <w:r w:rsidRPr="001F42D3">
              <w:t>TBL#</w:t>
            </w:r>
          </w:p>
        </w:tc>
        <w:tc>
          <w:tcPr>
            <w:tcW w:w="1170" w:type="dxa"/>
            <w:shd w:val="clear" w:color="auto" w:fill="D9D9D9"/>
          </w:tcPr>
          <w:p w14:paraId="30D6BC30" w14:textId="77777777" w:rsidR="00B11855" w:rsidRPr="001F42D3" w:rsidRDefault="003D003E" w:rsidP="0087008C">
            <w:pPr>
              <w:pStyle w:val="TableEntryHeader"/>
            </w:pPr>
            <w:r w:rsidRPr="001F42D3">
              <w:t>ITEM #</w:t>
            </w:r>
          </w:p>
        </w:tc>
        <w:tc>
          <w:tcPr>
            <w:tcW w:w="2980" w:type="dxa"/>
            <w:shd w:val="clear" w:color="auto" w:fill="D9D9D9"/>
          </w:tcPr>
          <w:p w14:paraId="38FE5DDF" w14:textId="77777777" w:rsidR="00B11855" w:rsidRPr="001F42D3" w:rsidRDefault="003D003E" w:rsidP="0087008C">
            <w:pPr>
              <w:pStyle w:val="TableEntryHeader"/>
            </w:pPr>
            <w:r w:rsidRPr="001F42D3">
              <w:t>ELEMENT NAME</w:t>
            </w:r>
          </w:p>
        </w:tc>
      </w:tr>
      <w:tr w:rsidR="00C40FD5" w:rsidRPr="001F42D3" w14:paraId="43DDC33C" w14:textId="77777777" w:rsidTr="00B34AEB">
        <w:trPr>
          <w:cantSplit/>
          <w:jc w:val="center"/>
        </w:trPr>
        <w:tc>
          <w:tcPr>
            <w:tcW w:w="896" w:type="dxa"/>
          </w:tcPr>
          <w:p w14:paraId="4523E500" w14:textId="77777777" w:rsidR="00B11855" w:rsidRPr="001F42D3" w:rsidRDefault="003D003E" w:rsidP="00506FBD">
            <w:pPr>
              <w:pStyle w:val="TableEntry"/>
            </w:pPr>
            <w:r w:rsidRPr="001F42D3">
              <w:t>1</w:t>
            </w:r>
          </w:p>
        </w:tc>
        <w:tc>
          <w:tcPr>
            <w:tcW w:w="990" w:type="dxa"/>
          </w:tcPr>
          <w:p w14:paraId="0D14F9D5" w14:textId="77777777" w:rsidR="00B11855" w:rsidRPr="001F42D3" w:rsidRDefault="003D003E" w:rsidP="00506FBD">
            <w:pPr>
              <w:pStyle w:val="TableEntry"/>
            </w:pPr>
            <w:r w:rsidRPr="001F42D3">
              <w:t>705</w:t>
            </w:r>
          </w:p>
        </w:tc>
        <w:tc>
          <w:tcPr>
            <w:tcW w:w="805" w:type="dxa"/>
          </w:tcPr>
          <w:p w14:paraId="78C12922" w14:textId="77777777" w:rsidR="00B11855" w:rsidRPr="001F42D3" w:rsidRDefault="003D003E" w:rsidP="00506FBD">
            <w:pPr>
              <w:pStyle w:val="TableEntry"/>
            </w:pPr>
            <w:r w:rsidRPr="001F42D3">
              <w:t>CWE</w:t>
            </w:r>
          </w:p>
        </w:tc>
        <w:tc>
          <w:tcPr>
            <w:tcW w:w="995" w:type="dxa"/>
          </w:tcPr>
          <w:p w14:paraId="2553E581" w14:textId="77777777" w:rsidR="00B11855" w:rsidRPr="001F42D3" w:rsidRDefault="003D003E" w:rsidP="00506FBD">
            <w:pPr>
              <w:pStyle w:val="TableEntry"/>
            </w:pPr>
            <w:r w:rsidRPr="001F42D3">
              <w:t>R</w:t>
            </w:r>
          </w:p>
        </w:tc>
        <w:tc>
          <w:tcPr>
            <w:tcW w:w="900" w:type="dxa"/>
          </w:tcPr>
          <w:p w14:paraId="1E984BEC" w14:textId="77777777" w:rsidR="00B11855" w:rsidRPr="001F42D3" w:rsidRDefault="003D003E" w:rsidP="00506FBD">
            <w:pPr>
              <w:pStyle w:val="TableEntry"/>
            </w:pPr>
            <w:r w:rsidRPr="001F42D3">
              <w:t>[1..1]</w:t>
            </w:r>
          </w:p>
        </w:tc>
        <w:tc>
          <w:tcPr>
            <w:tcW w:w="1170" w:type="dxa"/>
          </w:tcPr>
          <w:p w14:paraId="53A57034" w14:textId="77777777" w:rsidR="00B11855" w:rsidRPr="001F42D3" w:rsidRDefault="003D003E" w:rsidP="00506FBD">
            <w:pPr>
              <w:pStyle w:val="TableEntry"/>
            </w:pPr>
            <w:r w:rsidRPr="001F42D3">
              <w:t>0162</w:t>
            </w:r>
          </w:p>
        </w:tc>
        <w:tc>
          <w:tcPr>
            <w:tcW w:w="1170" w:type="dxa"/>
          </w:tcPr>
          <w:p w14:paraId="0CCE6212" w14:textId="77777777" w:rsidR="00B11855" w:rsidRPr="001F42D3" w:rsidRDefault="003D003E" w:rsidP="00506FBD">
            <w:pPr>
              <w:pStyle w:val="TableEntry"/>
            </w:pPr>
            <w:r w:rsidRPr="001F42D3">
              <w:t>00309</w:t>
            </w:r>
          </w:p>
        </w:tc>
        <w:tc>
          <w:tcPr>
            <w:tcW w:w="2980" w:type="dxa"/>
          </w:tcPr>
          <w:p w14:paraId="64950495" w14:textId="77777777" w:rsidR="00B11855" w:rsidRPr="001F42D3" w:rsidRDefault="003D003E" w:rsidP="00506FBD">
            <w:pPr>
              <w:pStyle w:val="TableEntry"/>
            </w:pPr>
            <w:r w:rsidRPr="001F42D3">
              <w:t>Route</w:t>
            </w:r>
          </w:p>
        </w:tc>
      </w:tr>
      <w:tr w:rsidR="00C40FD5" w:rsidRPr="001F42D3" w14:paraId="42604DDA" w14:textId="77777777" w:rsidTr="00B34AEB">
        <w:trPr>
          <w:cantSplit/>
          <w:jc w:val="center"/>
        </w:trPr>
        <w:tc>
          <w:tcPr>
            <w:tcW w:w="896" w:type="dxa"/>
          </w:tcPr>
          <w:p w14:paraId="2D97BF59" w14:textId="77777777" w:rsidR="00B11855" w:rsidRPr="001F42D3" w:rsidRDefault="003D003E" w:rsidP="00506FBD">
            <w:pPr>
              <w:pStyle w:val="TableEntry"/>
            </w:pPr>
            <w:r w:rsidRPr="001F42D3">
              <w:t>2</w:t>
            </w:r>
          </w:p>
        </w:tc>
        <w:tc>
          <w:tcPr>
            <w:tcW w:w="990" w:type="dxa"/>
          </w:tcPr>
          <w:p w14:paraId="3194780C" w14:textId="77777777" w:rsidR="00B11855" w:rsidRPr="001F42D3" w:rsidRDefault="003D003E" w:rsidP="00506FBD">
            <w:pPr>
              <w:pStyle w:val="TableEntry"/>
            </w:pPr>
            <w:r w:rsidRPr="001F42D3">
              <w:t>705</w:t>
            </w:r>
          </w:p>
        </w:tc>
        <w:tc>
          <w:tcPr>
            <w:tcW w:w="805" w:type="dxa"/>
          </w:tcPr>
          <w:p w14:paraId="27CE3F79" w14:textId="77777777" w:rsidR="00B11855" w:rsidRPr="001F42D3" w:rsidRDefault="003D003E" w:rsidP="00506FBD">
            <w:pPr>
              <w:pStyle w:val="TableEntry"/>
            </w:pPr>
            <w:r w:rsidRPr="001F42D3">
              <w:t>CWE</w:t>
            </w:r>
          </w:p>
        </w:tc>
        <w:tc>
          <w:tcPr>
            <w:tcW w:w="995" w:type="dxa"/>
          </w:tcPr>
          <w:p w14:paraId="2E65DA01" w14:textId="77777777" w:rsidR="00B11855" w:rsidRPr="001F42D3" w:rsidRDefault="003D003E" w:rsidP="00506FBD">
            <w:pPr>
              <w:pStyle w:val="TableEntry"/>
            </w:pPr>
            <w:r w:rsidRPr="001F42D3">
              <w:t>RE</w:t>
            </w:r>
          </w:p>
        </w:tc>
        <w:tc>
          <w:tcPr>
            <w:tcW w:w="900" w:type="dxa"/>
          </w:tcPr>
          <w:p w14:paraId="14691210" w14:textId="77777777" w:rsidR="00B11855" w:rsidRPr="001F42D3" w:rsidRDefault="003D003E" w:rsidP="00506FBD">
            <w:pPr>
              <w:pStyle w:val="TableEntry"/>
            </w:pPr>
            <w:r w:rsidRPr="001F42D3">
              <w:t>[0..1]</w:t>
            </w:r>
          </w:p>
        </w:tc>
        <w:tc>
          <w:tcPr>
            <w:tcW w:w="1170" w:type="dxa"/>
          </w:tcPr>
          <w:p w14:paraId="1DE69E0C" w14:textId="77777777" w:rsidR="00B11855" w:rsidRPr="001F42D3" w:rsidRDefault="003D003E" w:rsidP="00506FBD">
            <w:pPr>
              <w:pStyle w:val="TableEntry"/>
            </w:pPr>
            <w:r w:rsidRPr="001F42D3">
              <w:t>0550</w:t>
            </w:r>
          </w:p>
        </w:tc>
        <w:tc>
          <w:tcPr>
            <w:tcW w:w="1170" w:type="dxa"/>
          </w:tcPr>
          <w:p w14:paraId="3349E89C" w14:textId="77777777" w:rsidR="00B11855" w:rsidRPr="001F42D3" w:rsidRDefault="003D003E" w:rsidP="00506FBD">
            <w:pPr>
              <w:pStyle w:val="TableEntry"/>
            </w:pPr>
            <w:r w:rsidRPr="001F42D3">
              <w:t>00310</w:t>
            </w:r>
          </w:p>
        </w:tc>
        <w:tc>
          <w:tcPr>
            <w:tcW w:w="2980" w:type="dxa"/>
          </w:tcPr>
          <w:p w14:paraId="356D6FA1" w14:textId="77777777" w:rsidR="00B11855" w:rsidRPr="001F42D3" w:rsidRDefault="003D003E" w:rsidP="00506FBD">
            <w:pPr>
              <w:pStyle w:val="TableEntry"/>
            </w:pPr>
            <w:r w:rsidRPr="001F42D3">
              <w:t>Administration Site</w:t>
            </w:r>
          </w:p>
        </w:tc>
      </w:tr>
      <w:tr w:rsidR="00C40FD5" w:rsidRPr="001F42D3" w14:paraId="48F8DE39" w14:textId="77777777" w:rsidTr="00B34AEB">
        <w:trPr>
          <w:cantSplit/>
          <w:jc w:val="center"/>
        </w:trPr>
        <w:tc>
          <w:tcPr>
            <w:tcW w:w="896" w:type="dxa"/>
          </w:tcPr>
          <w:p w14:paraId="03978049" w14:textId="77777777" w:rsidR="00B11855" w:rsidRPr="001F42D3" w:rsidRDefault="003D003E" w:rsidP="00506FBD">
            <w:pPr>
              <w:pStyle w:val="TableEntry"/>
            </w:pPr>
            <w:r w:rsidRPr="001F42D3">
              <w:t>3</w:t>
            </w:r>
          </w:p>
        </w:tc>
        <w:tc>
          <w:tcPr>
            <w:tcW w:w="990" w:type="dxa"/>
          </w:tcPr>
          <w:p w14:paraId="66212D0F" w14:textId="77777777" w:rsidR="00B11855" w:rsidRPr="001F42D3" w:rsidRDefault="003D003E" w:rsidP="00506FBD">
            <w:pPr>
              <w:pStyle w:val="TableEntry"/>
            </w:pPr>
            <w:r w:rsidRPr="001F42D3">
              <w:t>705</w:t>
            </w:r>
          </w:p>
        </w:tc>
        <w:tc>
          <w:tcPr>
            <w:tcW w:w="805" w:type="dxa"/>
          </w:tcPr>
          <w:p w14:paraId="21CA8FAA" w14:textId="77777777" w:rsidR="00B11855" w:rsidRPr="001F42D3" w:rsidRDefault="003D003E" w:rsidP="00506FBD">
            <w:pPr>
              <w:pStyle w:val="TableEntry"/>
            </w:pPr>
            <w:r w:rsidRPr="001F42D3">
              <w:t>CWE</w:t>
            </w:r>
          </w:p>
        </w:tc>
        <w:tc>
          <w:tcPr>
            <w:tcW w:w="995" w:type="dxa"/>
          </w:tcPr>
          <w:p w14:paraId="72F61FDB" w14:textId="77777777" w:rsidR="00B11855" w:rsidRPr="001F42D3" w:rsidRDefault="003D003E" w:rsidP="00506FBD">
            <w:pPr>
              <w:pStyle w:val="TableEntry"/>
            </w:pPr>
            <w:r w:rsidRPr="001F42D3">
              <w:t>RE</w:t>
            </w:r>
          </w:p>
        </w:tc>
        <w:tc>
          <w:tcPr>
            <w:tcW w:w="900" w:type="dxa"/>
          </w:tcPr>
          <w:p w14:paraId="6731101D" w14:textId="77777777" w:rsidR="00B11855" w:rsidRPr="001F42D3" w:rsidRDefault="003D003E" w:rsidP="00506FBD">
            <w:pPr>
              <w:pStyle w:val="TableEntry"/>
            </w:pPr>
            <w:r w:rsidRPr="001F42D3">
              <w:t>[0..1]</w:t>
            </w:r>
          </w:p>
        </w:tc>
        <w:tc>
          <w:tcPr>
            <w:tcW w:w="1170" w:type="dxa"/>
          </w:tcPr>
          <w:p w14:paraId="6044169A" w14:textId="77777777" w:rsidR="00B11855" w:rsidRPr="001F42D3" w:rsidRDefault="00E86B15" w:rsidP="00506FBD">
            <w:pPr>
              <w:pStyle w:val="TableEntry"/>
            </w:pPr>
            <w:r w:rsidRPr="001F42D3">
              <w:t>0164</w:t>
            </w:r>
          </w:p>
        </w:tc>
        <w:tc>
          <w:tcPr>
            <w:tcW w:w="1170" w:type="dxa"/>
          </w:tcPr>
          <w:p w14:paraId="2F240BA1" w14:textId="77777777" w:rsidR="00B11855" w:rsidRPr="001F42D3" w:rsidRDefault="003D003E" w:rsidP="00506FBD">
            <w:pPr>
              <w:pStyle w:val="TableEntry"/>
            </w:pPr>
            <w:r w:rsidRPr="001F42D3">
              <w:t>00311</w:t>
            </w:r>
          </w:p>
        </w:tc>
        <w:tc>
          <w:tcPr>
            <w:tcW w:w="2980" w:type="dxa"/>
          </w:tcPr>
          <w:p w14:paraId="14DEF8BB" w14:textId="77777777" w:rsidR="00B11855" w:rsidRPr="001F42D3" w:rsidRDefault="003D003E" w:rsidP="00506FBD">
            <w:pPr>
              <w:pStyle w:val="TableEntry"/>
            </w:pPr>
            <w:r w:rsidRPr="001F42D3">
              <w:t>Administration Device</w:t>
            </w:r>
          </w:p>
        </w:tc>
      </w:tr>
      <w:tr w:rsidR="00C40FD5" w:rsidRPr="001F42D3" w14:paraId="747BB99C" w14:textId="77777777" w:rsidTr="00B34AEB">
        <w:trPr>
          <w:cantSplit/>
          <w:jc w:val="center"/>
        </w:trPr>
        <w:tc>
          <w:tcPr>
            <w:tcW w:w="896" w:type="dxa"/>
          </w:tcPr>
          <w:p w14:paraId="0E7204B4" w14:textId="77777777" w:rsidR="00B11855" w:rsidRPr="001F42D3" w:rsidRDefault="003D003E" w:rsidP="00506FBD">
            <w:pPr>
              <w:pStyle w:val="TableEntry"/>
            </w:pPr>
            <w:r w:rsidRPr="001F42D3">
              <w:t>4</w:t>
            </w:r>
          </w:p>
        </w:tc>
        <w:tc>
          <w:tcPr>
            <w:tcW w:w="990" w:type="dxa"/>
          </w:tcPr>
          <w:p w14:paraId="472B389E" w14:textId="77777777" w:rsidR="00B11855" w:rsidRPr="001F42D3" w:rsidRDefault="003D003E" w:rsidP="00506FBD">
            <w:pPr>
              <w:pStyle w:val="TableEntry"/>
            </w:pPr>
            <w:r w:rsidRPr="001F42D3">
              <w:t>705</w:t>
            </w:r>
          </w:p>
        </w:tc>
        <w:tc>
          <w:tcPr>
            <w:tcW w:w="805" w:type="dxa"/>
          </w:tcPr>
          <w:p w14:paraId="6027ED53" w14:textId="77777777" w:rsidR="00B11855" w:rsidRPr="001F42D3" w:rsidRDefault="003D003E" w:rsidP="00506FBD">
            <w:pPr>
              <w:pStyle w:val="TableEntry"/>
            </w:pPr>
            <w:r w:rsidRPr="001F42D3">
              <w:t>CWE</w:t>
            </w:r>
          </w:p>
        </w:tc>
        <w:tc>
          <w:tcPr>
            <w:tcW w:w="995" w:type="dxa"/>
          </w:tcPr>
          <w:p w14:paraId="76C86084" w14:textId="77777777" w:rsidR="00B11855" w:rsidRPr="001F42D3" w:rsidRDefault="00185E26" w:rsidP="00DE39CA">
            <w:pPr>
              <w:pStyle w:val="TableEntry"/>
            </w:pPr>
            <w:r w:rsidRPr="001F42D3">
              <w:t xml:space="preserve"> </w:t>
            </w:r>
            <w:r w:rsidR="003D003E" w:rsidRPr="001F42D3">
              <w:t>CE</w:t>
            </w:r>
          </w:p>
        </w:tc>
        <w:tc>
          <w:tcPr>
            <w:tcW w:w="900" w:type="dxa"/>
          </w:tcPr>
          <w:p w14:paraId="002BA038" w14:textId="77777777" w:rsidR="00B11855" w:rsidRPr="001F42D3" w:rsidRDefault="00185E26" w:rsidP="00506FBD">
            <w:pPr>
              <w:pStyle w:val="TableEntry"/>
            </w:pPr>
            <w:r w:rsidRPr="001F42D3">
              <w:t xml:space="preserve"> </w:t>
            </w:r>
            <w:r w:rsidR="003D003E" w:rsidRPr="001F42D3">
              <w:t>[0..1]</w:t>
            </w:r>
          </w:p>
        </w:tc>
        <w:tc>
          <w:tcPr>
            <w:tcW w:w="1170" w:type="dxa"/>
          </w:tcPr>
          <w:p w14:paraId="24AE25FD" w14:textId="77777777" w:rsidR="00B11855" w:rsidRPr="001F42D3" w:rsidRDefault="003D003E" w:rsidP="00506FBD">
            <w:pPr>
              <w:pStyle w:val="TableEntry"/>
            </w:pPr>
            <w:r w:rsidRPr="001F42D3">
              <w:t>0165</w:t>
            </w:r>
          </w:p>
        </w:tc>
        <w:tc>
          <w:tcPr>
            <w:tcW w:w="1170" w:type="dxa"/>
          </w:tcPr>
          <w:p w14:paraId="47F423BE" w14:textId="77777777" w:rsidR="00B11855" w:rsidRPr="001F42D3" w:rsidRDefault="003D003E" w:rsidP="00506FBD">
            <w:pPr>
              <w:pStyle w:val="TableEntry"/>
            </w:pPr>
            <w:r w:rsidRPr="001F42D3">
              <w:t>00312</w:t>
            </w:r>
          </w:p>
        </w:tc>
        <w:tc>
          <w:tcPr>
            <w:tcW w:w="2980" w:type="dxa"/>
          </w:tcPr>
          <w:p w14:paraId="7C0C0729" w14:textId="77777777" w:rsidR="00B11855" w:rsidRPr="001F42D3" w:rsidRDefault="003D003E" w:rsidP="00506FBD">
            <w:pPr>
              <w:pStyle w:val="TableEntry"/>
            </w:pPr>
            <w:r w:rsidRPr="001F42D3">
              <w:t>Administration Method</w:t>
            </w:r>
          </w:p>
        </w:tc>
      </w:tr>
      <w:tr w:rsidR="00C40FD5" w:rsidRPr="001F42D3" w14:paraId="79B911C7" w14:textId="77777777" w:rsidTr="00B34AEB">
        <w:trPr>
          <w:cantSplit/>
          <w:jc w:val="center"/>
        </w:trPr>
        <w:tc>
          <w:tcPr>
            <w:tcW w:w="896" w:type="dxa"/>
          </w:tcPr>
          <w:p w14:paraId="498C907B" w14:textId="77777777" w:rsidR="00B11855" w:rsidRPr="001F42D3" w:rsidRDefault="003D003E" w:rsidP="00506FBD">
            <w:pPr>
              <w:pStyle w:val="TableEntry"/>
            </w:pPr>
            <w:r w:rsidRPr="001F42D3">
              <w:t>5</w:t>
            </w:r>
          </w:p>
        </w:tc>
        <w:tc>
          <w:tcPr>
            <w:tcW w:w="990" w:type="dxa"/>
          </w:tcPr>
          <w:p w14:paraId="308F8D6F" w14:textId="77777777" w:rsidR="00B11855" w:rsidRPr="001F42D3" w:rsidRDefault="003D003E" w:rsidP="00506FBD">
            <w:pPr>
              <w:pStyle w:val="TableEntry"/>
            </w:pPr>
            <w:r w:rsidRPr="001F42D3">
              <w:t>705</w:t>
            </w:r>
          </w:p>
        </w:tc>
        <w:tc>
          <w:tcPr>
            <w:tcW w:w="805" w:type="dxa"/>
          </w:tcPr>
          <w:p w14:paraId="0E31B17F" w14:textId="77777777" w:rsidR="00B11855" w:rsidRPr="001F42D3" w:rsidRDefault="003D003E" w:rsidP="00506FBD">
            <w:pPr>
              <w:pStyle w:val="TableEntry"/>
            </w:pPr>
            <w:r w:rsidRPr="001F42D3">
              <w:t>CWE</w:t>
            </w:r>
          </w:p>
        </w:tc>
        <w:tc>
          <w:tcPr>
            <w:tcW w:w="995" w:type="dxa"/>
          </w:tcPr>
          <w:p w14:paraId="23730445" w14:textId="77777777" w:rsidR="00B11855" w:rsidRPr="001F42D3" w:rsidRDefault="003D003E" w:rsidP="00506FBD">
            <w:pPr>
              <w:pStyle w:val="TableEntry"/>
            </w:pPr>
            <w:r w:rsidRPr="001F42D3">
              <w:t>RE</w:t>
            </w:r>
          </w:p>
        </w:tc>
        <w:tc>
          <w:tcPr>
            <w:tcW w:w="900" w:type="dxa"/>
          </w:tcPr>
          <w:p w14:paraId="0E778836" w14:textId="77777777" w:rsidR="00B11855" w:rsidRPr="001F42D3" w:rsidRDefault="003D003E" w:rsidP="00506FBD">
            <w:pPr>
              <w:pStyle w:val="TableEntry"/>
            </w:pPr>
            <w:r w:rsidRPr="001F42D3">
              <w:t>[0..1]</w:t>
            </w:r>
          </w:p>
        </w:tc>
        <w:tc>
          <w:tcPr>
            <w:tcW w:w="1170" w:type="dxa"/>
          </w:tcPr>
          <w:p w14:paraId="1AB13B7D" w14:textId="77777777" w:rsidR="00B11855" w:rsidRPr="001F42D3" w:rsidRDefault="00B11855" w:rsidP="00506FBD">
            <w:pPr>
              <w:pStyle w:val="TableEntry"/>
            </w:pPr>
          </w:p>
        </w:tc>
        <w:tc>
          <w:tcPr>
            <w:tcW w:w="1170" w:type="dxa"/>
          </w:tcPr>
          <w:p w14:paraId="1C43E2E9" w14:textId="77777777" w:rsidR="00B11855" w:rsidRPr="001F42D3" w:rsidRDefault="003D003E" w:rsidP="00506FBD">
            <w:pPr>
              <w:pStyle w:val="TableEntry"/>
            </w:pPr>
            <w:r w:rsidRPr="001F42D3">
              <w:t>01315</w:t>
            </w:r>
          </w:p>
        </w:tc>
        <w:tc>
          <w:tcPr>
            <w:tcW w:w="2980" w:type="dxa"/>
          </w:tcPr>
          <w:p w14:paraId="7364B678" w14:textId="77777777" w:rsidR="00B11855" w:rsidRPr="001F42D3" w:rsidRDefault="003D003E" w:rsidP="00506FBD">
            <w:pPr>
              <w:pStyle w:val="TableEntry"/>
            </w:pPr>
            <w:r w:rsidRPr="001F42D3">
              <w:t>Routing Instruction</w:t>
            </w:r>
          </w:p>
        </w:tc>
      </w:tr>
      <w:tr w:rsidR="00C40FD5" w:rsidRPr="001F42D3" w14:paraId="33CC0328" w14:textId="77777777" w:rsidTr="00B34AEB">
        <w:trPr>
          <w:cantSplit/>
          <w:jc w:val="center"/>
        </w:trPr>
        <w:tc>
          <w:tcPr>
            <w:tcW w:w="896" w:type="dxa"/>
          </w:tcPr>
          <w:p w14:paraId="4BEBE69E" w14:textId="77777777" w:rsidR="00B11855" w:rsidRPr="001F42D3" w:rsidRDefault="003D003E" w:rsidP="00506FBD">
            <w:pPr>
              <w:pStyle w:val="TableEntry"/>
            </w:pPr>
            <w:r w:rsidRPr="001F42D3">
              <w:lastRenderedPageBreak/>
              <w:t>6</w:t>
            </w:r>
          </w:p>
        </w:tc>
        <w:tc>
          <w:tcPr>
            <w:tcW w:w="990" w:type="dxa"/>
          </w:tcPr>
          <w:p w14:paraId="33FB27D2" w14:textId="77777777" w:rsidR="00B11855" w:rsidRPr="001F42D3" w:rsidRDefault="003D003E" w:rsidP="00506FBD">
            <w:pPr>
              <w:pStyle w:val="TableEntry"/>
            </w:pPr>
            <w:r w:rsidRPr="001F42D3">
              <w:t>705</w:t>
            </w:r>
          </w:p>
        </w:tc>
        <w:tc>
          <w:tcPr>
            <w:tcW w:w="805" w:type="dxa"/>
          </w:tcPr>
          <w:p w14:paraId="453376C2" w14:textId="77777777" w:rsidR="00B11855" w:rsidRPr="001F42D3" w:rsidRDefault="003D003E" w:rsidP="00506FBD">
            <w:pPr>
              <w:pStyle w:val="TableEntry"/>
            </w:pPr>
            <w:r w:rsidRPr="001F42D3">
              <w:t>CWE</w:t>
            </w:r>
          </w:p>
        </w:tc>
        <w:tc>
          <w:tcPr>
            <w:tcW w:w="995" w:type="dxa"/>
          </w:tcPr>
          <w:p w14:paraId="625FD7A7" w14:textId="77777777" w:rsidR="00B11855" w:rsidRPr="001F42D3" w:rsidRDefault="003D003E" w:rsidP="00506FBD">
            <w:pPr>
              <w:pStyle w:val="TableEntry"/>
            </w:pPr>
            <w:r w:rsidRPr="001F42D3">
              <w:t>RE</w:t>
            </w:r>
          </w:p>
        </w:tc>
        <w:tc>
          <w:tcPr>
            <w:tcW w:w="900" w:type="dxa"/>
          </w:tcPr>
          <w:p w14:paraId="11E10015" w14:textId="77777777" w:rsidR="00B11855" w:rsidRPr="001F42D3" w:rsidRDefault="003D003E" w:rsidP="00506FBD">
            <w:pPr>
              <w:pStyle w:val="TableEntry"/>
            </w:pPr>
            <w:r w:rsidRPr="001F42D3">
              <w:t>[0..1]</w:t>
            </w:r>
          </w:p>
        </w:tc>
        <w:tc>
          <w:tcPr>
            <w:tcW w:w="1170" w:type="dxa"/>
          </w:tcPr>
          <w:p w14:paraId="7FCCD402" w14:textId="77777777" w:rsidR="00B11855" w:rsidRPr="001F42D3" w:rsidRDefault="003D003E" w:rsidP="00506FBD">
            <w:pPr>
              <w:pStyle w:val="TableEntry"/>
            </w:pPr>
            <w:r w:rsidRPr="001F42D3">
              <w:t>0495</w:t>
            </w:r>
          </w:p>
        </w:tc>
        <w:tc>
          <w:tcPr>
            <w:tcW w:w="1170" w:type="dxa"/>
          </w:tcPr>
          <w:p w14:paraId="6FEE3B46" w14:textId="77777777" w:rsidR="00B11855" w:rsidRPr="001F42D3" w:rsidRDefault="003D003E" w:rsidP="00506FBD">
            <w:pPr>
              <w:pStyle w:val="TableEntry"/>
            </w:pPr>
            <w:r w:rsidRPr="001F42D3">
              <w:t>01670</w:t>
            </w:r>
          </w:p>
        </w:tc>
        <w:tc>
          <w:tcPr>
            <w:tcW w:w="2980" w:type="dxa"/>
          </w:tcPr>
          <w:p w14:paraId="2164D1A9" w14:textId="77777777" w:rsidR="00B11855" w:rsidRPr="001F42D3" w:rsidRDefault="003D003E" w:rsidP="00506FBD">
            <w:pPr>
              <w:pStyle w:val="TableEntry"/>
            </w:pPr>
            <w:r w:rsidRPr="001F42D3">
              <w:t>Administration Site Modifier</w:t>
            </w:r>
          </w:p>
        </w:tc>
      </w:tr>
    </w:tbl>
    <w:p w14:paraId="34A1E94D" w14:textId="77777777" w:rsidR="00FF2B2D" w:rsidRPr="001F42D3" w:rsidRDefault="00FF2B2D" w:rsidP="006D73DE">
      <w:pPr>
        <w:pStyle w:val="BodyText"/>
      </w:pPr>
    </w:p>
    <w:p w14:paraId="42800BA9" w14:textId="77777777" w:rsidR="00B11855" w:rsidRPr="001F42D3" w:rsidRDefault="003D003E" w:rsidP="006D73DE">
      <w:pPr>
        <w:pStyle w:val="BodyText"/>
      </w:pPr>
      <w:r w:rsidRPr="001F42D3">
        <w:t>The following describes the IHE PCD usage of the fields in the above table.</w:t>
      </w:r>
    </w:p>
    <w:p w14:paraId="454C2052" w14:textId="77777777" w:rsidR="00B11855" w:rsidRPr="001F42D3" w:rsidRDefault="003D003E" w:rsidP="001422D4">
      <w:pPr>
        <w:pStyle w:val="HL7Field"/>
        <w:ind w:hanging="2"/>
      </w:pPr>
      <w:r w:rsidRPr="001F42D3">
        <w:t xml:space="preserve">RXR-1   Route </w:t>
      </w:r>
    </w:p>
    <w:p w14:paraId="1480C009"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51013560" w14:textId="21782A48" w:rsidR="006F6436" w:rsidRPr="001F42D3" w:rsidRDefault="003D003E" w:rsidP="006F6436">
      <w:pPr>
        <w:pStyle w:val="BodyText"/>
      </w:pPr>
      <w:r w:rsidRPr="001F42D3">
        <w:t xml:space="preserve">Definition: This field is the route of administration. </w:t>
      </w:r>
      <w:r w:rsidR="006F6436" w:rsidRPr="001F42D3">
        <w:t xml:space="preserve">The </w:t>
      </w:r>
      <w:r w:rsidR="007E67D4" w:rsidRPr="001F42D3">
        <w:t>DEV TF</w:t>
      </w:r>
      <w:r w:rsidR="006F6436" w:rsidRPr="001F42D3">
        <w:t xml:space="preserve"> requires that this field be valued as one of the following:  ^IV^HL70162 for Intravenous, ^EP^HL70162 for Epidural, ^SC^HL70162 for Subcutaneous, ^NG^HL70162 for Nasogastric, ^GTT^HL70162 for Gastrostomy Tube or ^IT^HL70162 for Intrathecal.</w:t>
      </w:r>
    </w:p>
    <w:p w14:paraId="6C472888" w14:textId="365E0C0E" w:rsidR="00B11855" w:rsidRPr="001F42D3" w:rsidRDefault="003D003E" w:rsidP="006F6436">
      <w:pPr>
        <w:pStyle w:val="BodyText"/>
        <w:rPr>
          <w:b/>
          <w:bCs/>
        </w:rPr>
      </w:pPr>
      <w:r w:rsidRPr="001F42D3">
        <w:rPr>
          <w:b/>
          <w:bCs/>
        </w:rPr>
        <w:t>RXR-2   Administration Site</w:t>
      </w:r>
    </w:p>
    <w:p w14:paraId="00EACC04" w14:textId="532DA927"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.2.2 for details. The </w:t>
      </w:r>
      <w:r w:rsidR="007E67D4" w:rsidRPr="001F42D3">
        <w:rPr>
          <w:noProof w:val="0"/>
        </w:rPr>
        <w:t>DEV TF</w:t>
      </w:r>
      <w:r w:rsidRPr="001F42D3">
        <w:rPr>
          <w:noProof w:val="0"/>
        </w:rPr>
        <w:t xml:space="preserve"> does not further constrain this field.</w:t>
      </w:r>
    </w:p>
    <w:p w14:paraId="4AA16A6D" w14:textId="36AF57FC" w:rsidR="00B11855" w:rsidRPr="001F42D3" w:rsidRDefault="003D003E" w:rsidP="001422D4">
      <w:pPr>
        <w:pStyle w:val="HL7Field"/>
        <w:ind w:hanging="2"/>
      </w:pPr>
      <w:r w:rsidRPr="001F42D3">
        <w:t xml:space="preserve">RXR-3   Administration Device </w:t>
      </w:r>
    </w:p>
    <w:p w14:paraId="2D7CC18D" w14:textId="77777777" w:rsidR="00B11855" w:rsidRPr="001F42D3" w:rsidRDefault="003D003E" w:rsidP="002E3ED0">
      <w:pPr>
        <w:pStyle w:val="Components"/>
        <w:ind w:left="0" w:hanging="2"/>
      </w:pPr>
      <w:r w:rsidRPr="001F42D3">
        <w:t>Components: &lt;Identifier (ST)&gt; ^ &lt;Text (ST)&gt; ^ &lt;Name of Coding System (ID)&gt; ^</w:t>
      </w:r>
      <w:r w:rsidR="006D73DE" w:rsidRPr="001F42D3">
        <w:t xml:space="preserve"> </w:t>
      </w:r>
      <w:r w:rsidRPr="001F42D3">
        <w:t>&lt;Alternate Identifier (ST)&gt; ^ &lt;Alternate Text (ST)&gt; ^ &lt;Name of Alternate</w:t>
      </w:r>
      <w:r w:rsidR="006D73DE" w:rsidRPr="001F42D3">
        <w:t xml:space="preserve"> </w:t>
      </w:r>
      <w:r w:rsidRPr="001F42D3">
        <w:t>Coding System (ID)&gt; ^ &lt;Coding System Version ID (ST)&gt; ^ &lt;Alternate Coding</w:t>
      </w:r>
      <w:r w:rsidR="006D73DE" w:rsidRPr="001F42D3">
        <w:t xml:space="preserve"> </w:t>
      </w:r>
      <w:r w:rsidRPr="001F42D3">
        <w:t>System Version ID (ST)&gt; ^ &lt;Original Text (ST)&gt;</w:t>
      </w:r>
    </w:p>
    <w:p w14:paraId="2619F705" w14:textId="7770F0FE" w:rsidR="00B11855" w:rsidRPr="001F42D3" w:rsidRDefault="003D003E" w:rsidP="002E3ED0">
      <w:pPr>
        <w:pStyle w:val="HL7FieldIndent2"/>
        <w:ind w:left="0" w:hanging="2"/>
        <w:rPr>
          <w:noProof w:val="0"/>
        </w:rPr>
      </w:pPr>
      <w:r w:rsidRPr="001F42D3">
        <w:rPr>
          <w:noProof w:val="0"/>
        </w:rPr>
        <w:t>Definition: This field contains the type of pump used to administer the drug, if known by the BCMA system</w:t>
      </w:r>
      <w:r w:rsidR="00CA3A2C" w:rsidRPr="001F42D3">
        <w:rPr>
          <w:noProof w:val="0"/>
        </w:rPr>
        <w:t xml:space="preserve">. </w:t>
      </w:r>
      <w:r w:rsidRPr="001F42D3">
        <w:rPr>
          <w:noProof w:val="0"/>
        </w:rPr>
        <w:t xml:space="preserve">The </w:t>
      </w:r>
      <w:r w:rsidR="007E67D4" w:rsidRPr="001F42D3">
        <w:rPr>
          <w:noProof w:val="0"/>
        </w:rPr>
        <w:t>DEV TF</w:t>
      </w:r>
      <w:r w:rsidRPr="001F42D3">
        <w:rPr>
          <w:noProof w:val="0"/>
        </w:rPr>
        <w:t xml:space="preserve"> requires that this field be valued as ^IVP^HL70164 for LVP pumps, ^PCA^HL70164 for PCA pumps, or ^SYR^HL70164 for Syringe pumps.</w:t>
      </w:r>
    </w:p>
    <w:p w14:paraId="4D264884" w14:textId="7EC92523" w:rsidR="00B11855" w:rsidRPr="001F42D3" w:rsidRDefault="003D003E" w:rsidP="002E3ED0">
      <w:pPr>
        <w:pStyle w:val="HL7FieldIndent2"/>
        <w:ind w:left="0" w:hanging="2"/>
        <w:rPr>
          <w:noProof w:val="0"/>
        </w:rPr>
      </w:pPr>
      <w:r w:rsidRPr="001F42D3">
        <w:rPr>
          <w:noProof w:val="0"/>
        </w:rPr>
        <w:t xml:space="preserve">The following entry should be added to </w:t>
      </w:r>
      <w:r w:rsidR="006D613E" w:rsidRPr="001F42D3">
        <w:rPr>
          <w:noProof w:val="0"/>
        </w:rPr>
        <w:t>HL7</w:t>
      </w:r>
      <w:r w:rsidR="00995105" w:rsidRPr="001F42D3">
        <w:rPr>
          <w:noProof w:val="0"/>
        </w:rPr>
        <w:t xml:space="preserve"> </w:t>
      </w:r>
      <w:r w:rsidRPr="001F42D3">
        <w:rPr>
          <w:noProof w:val="0"/>
        </w:rPr>
        <w:t>user-defined table #0164:</w:t>
      </w:r>
    </w:p>
    <w:p w14:paraId="50B8D7A7" w14:textId="77777777" w:rsidR="00B11855" w:rsidRPr="001F42D3" w:rsidRDefault="00B11855" w:rsidP="006D73DE">
      <w:pPr>
        <w:pStyle w:val="BodyText"/>
      </w:pPr>
    </w:p>
    <w:tbl>
      <w:tblPr>
        <w:tblW w:w="5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8"/>
        <w:gridCol w:w="3060"/>
      </w:tblGrid>
      <w:tr w:rsidR="00FF2B2D" w:rsidRPr="001F42D3" w14:paraId="7FE6BA13" w14:textId="77777777" w:rsidTr="00576EDB">
        <w:trPr>
          <w:cantSplit/>
          <w:jc w:val="center"/>
        </w:trPr>
        <w:tc>
          <w:tcPr>
            <w:tcW w:w="2178" w:type="dxa"/>
            <w:shd w:val="clear" w:color="auto" w:fill="D9D9D9"/>
          </w:tcPr>
          <w:p w14:paraId="5E360A7E" w14:textId="77777777" w:rsidR="00FF2B2D" w:rsidRPr="001F42D3" w:rsidRDefault="00FF2B2D" w:rsidP="00576EDB">
            <w:pPr>
              <w:pStyle w:val="TableEntryHeader"/>
            </w:pPr>
            <w:r w:rsidRPr="001F42D3">
              <w:t>Value</w:t>
            </w:r>
          </w:p>
        </w:tc>
        <w:tc>
          <w:tcPr>
            <w:tcW w:w="3060" w:type="dxa"/>
            <w:shd w:val="clear" w:color="auto" w:fill="D9D9D9"/>
          </w:tcPr>
          <w:p w14:paraId="5A3D6208" w14:textId="77777777" w:rsidR="00FF2B2D" w:rsidRPr="001F42D3" w:rsidRDefault="00FF2B2D" w:rsidP="00576EDB">
            <w:pPr>
              <w:pStyle w:val="TableEntryHeader"/>
            </w:pPr>
            <w:r w:rsidRPr="001F42D3">
              <w:t>Description</w:t>
            </w:r>
          </w:p>
        </w:tc>
      </w:tr>
      <w:tr w:rsidR="00FF2B2D" w:rsidRPr="001F42D3" w14:paraId="3E4989A5" w14:textId="77777777" w:rsidTr="00576EDB">
        <w:trPr>
          <w:cantSplit/>
          <w:jc w:val="center"/>
        </w:trPr>
        <w:tc>
          <w:tcPr>
            <w:tcW w:w="2178" w:type="dxa"/>
          </w:tcPr>
          <w:p w14:paraId="517D5DB1" w14:textId="77777777" w:rsidR="00FF2B2D" w:rsidRPr="001F42D3" w:rsidRDefault="00FF2B2D" w:rsidP="00576EDB">
            <w:pPr>
              <w:pStyle w:val="TableEntry"/>
            </w:pPr>
            <w:r w:rsidRPr="001F42D3">
              <w:t>SYR</w:t>
            </w:r>
          </w:p>
        </w:tc>
        <w:tc>
          <w:tcPr>
            <w:tcW w:w="3060" w:type="dxa"/>
          </w:tcPr>
          <w:p w14:paraId="518033A1" w14:textId="77777777" w:rsidR="00FF2B2D" w:rsidRPr="001F42D3" w:rsidRDefault="00FF2B2D" w:rsidP="00576EDB">
            <w:pPr>
              <w:pStyle w:val="TableEntry"/>
            </w:pPr>
            <w:r w:rsidRPr="001F42D3">
              <w:t>Syringe Pump</w:t>
            </w:r>
          </w:p>
        </w:tc>
      </w:tr>
    </w:tbl>
    <w:p w14:paraId="263256D6" w14:textId="77777777" w:rsidR="00FF2B2D" w:rsidRPr="001F42D3" w:rsidRDefault="00FF2B2D" w:rsidP="006D73DE">
      <w:pPr>
        <w:pStyle w:val="BodyText"/>
      </w:pPr>
    </w:p>
    <w:p w14:paraId="743A05B0" w14:textId="1C2619EC" w:rsidR="00B11855" w:rsidRPr="001F42D3" w:rsidRDefault="003D003E" w:rsidP="001422D4">
      <w:pPr>
        <w:pStyle w:val="HL7Field"/>
        <w:ind w:hanging="2"/>
      </w:pPr>
      <w:r w:rsidRPr="001F42D3">
        <w:t>RXR-4   Administration Method</w:t>
      </w:r>
    </w:p>
    <w:p w14:paraId="70F928BF" w14:textId="77777777" w:rsidR="00B11855" w:rsidRPr="001F42D3" w:rsidRDefault="003D003E" w:rsidP="002E3ED0">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219D1250" w14:textId="77777777" w:rsidR="00B11855" w:rsidRPr="001F42D3" w:rsidRDefault="003D003E" w:rsidP="002E3ED0">
      <w:pPr>
        <w:pStyle w:val="HL7FieldIndent2"/>
        <w:ind w:left="0" w:hanging="2"/>
        <w:rPr>
          <w:noProof w:val="0"/>
        </w:rPr>
      </w:pPr>
      <w:r w:rsidRPr="001F42D3">
        <w:rPr>
          <w:noProof w:val="0"/>
        </w:rPr>
        <w:t>Definition: This field identifies whether the infusion is to be administered as a primary infusion or as an IV piggyback or secondary infusion. The TF requires that this field be valued as ^IV^HL70165 for a primary infusion or ^IVPB^HL70165 for an IV piggyback or secondary infusion.</w:t>
      </w:r>
      <w:r w:rsidR="009536D7" w:rsidRPr="001F42D3">
        <w:rPr>
          <w:noProof w:val="0"/>
        </w:rPr>
        <w:t xml:space="preserve"> This field is optional for PCA.</w:t>
      </w:r>
    </w:p>
    <w:p w14:paraId="21D44255" w14:textId="05A2BCBC" w:rsidR="00B11855" w:rsidRPr="001F42D3" w:rsidRDefault="003D003E" w:rsidP="002E3ED0">
      <w:pPr>
        <w:pStyle w:val="HL7FieldIndent2"/>
        <w:ind w:left="0" w:hanging="2"/>
        <w:rPr>
          <w:noProof w:val="0"/>
        </w:rPr>
      </w:pPr>
      <w:r w:rsidRPr="001F42D3">
        <w:rPr>
          <w:noProof w:val="0"/>
        </w:rPr>
        <w:t xml:space="preserve">The following entry should be added to </w:t>
      </w:r>
      <w:r w:rsidR="006D613E" w:rsidRPr="001F42D3">
        <w:rPr>
          <w:noProof w:val="0"/>
        </w:rPr>
        <w:t>HL7</w:t>
      </w:r>
      <w:r w:rsidR="00995105" w:rsidRPr="001F42D3">
        <w:rPr>
          <w:noProof w:val="0"/>
        </w:rPr>
        <w:t xml:space="preserve"> </w:t>
      </w:r>
      <w:r w:rsidRPr="001F42D3">
        <w:rPr>
          <w:noProof w:val="0"/>
        </w:rPr>
        <w:t>user-defined table #0165:</w:t>
      </w:r>
    </w:p>
    <w:p w14:paraId="6701845A" w14:textId="77777777" w:rsidR="00B11855" w:rsidRPr="001F42D3" w:rsidRDefault="00B11855" w:rsidP="006D73DE">
      <w:pPr>
        <w:pStyle w:val="BodyText"/>
      </w:pPr>
    </w:p>
    <w:tbl>
      <w:tblPr>
        <w:tblW w:w="5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8"/>
        <w:gridCol w:w="3060"/>
      </w:tblGrid>
      <w:tr w:rsidR="00B11855" w:rsidRPr="001F42D3" w14:paraId="59BD1DBC" w14:textId="77777777" w:rsidTr="00DE39CA">
        <w:trPr>
          <w:cantSplit/>
          <w:jc w:val="center"/>
        </w:trPr>
        <w:tc>
          <w:tcPr>
            <w:tcW w:w="2178" w:type="dxa"/>
            <w:shd w:val="clear" w:color="auto" w:fill="D9D9D9"/>
          </w:tcPr>
          <w:p w14:paraId="403F69DB" w14:textId="77777777" w:rsidR="00B11855" w:rsidRPr="001F42D3" w:rsidRDefault="003D003E" w:rsidP="002F241F">
            <w:pPr>
              <w:pStyle w:val="TableEntryHeader"/>
            </w:pPr>
            <w:bookmarkStart w:id="208" w:name="_Hlk431204167"/>
            <w:r w:rsidRPr="001F42D3">
              <w:t>Value</w:t>
            </w:r>
          </w:p>
        </w:tc>
        <w:tc>
          <w:tcPr>
            <w:tcW w:w="3060" w:type="dxa"/>
            <w:shd w:val="clear" w:color="auto" w:fill="D9D9D9"/>
          </w:tcPr>
          <w:p w14:paraId="5BCCC562" w14:textId="77777777" w:rsidR="00B11855" w:rsidRPr="001F42D3" w:rsidRDefault="003D003E" w:rsidP="002F241F">
            <w:pPr>
              <w:pStyle w:val="TableEntryHeader"/>
            </w:pPr>
            <w:r w:rsidRPr="001F42D3">
              <w:t>Description</w:t>
            </w:r>
          </w:p>
        </w:tc>
      </w:tr>
      <w:tr w:rsidR="00B11855" w:rsidRPr="001F42D3" w14:paraId="7BC7D0BA" w14:textId="77777777" w:rsidTr="006C0E8E">
        <w:trPr>
          <w:cantSplit/>
          <w:jc w:val="center"/>
        </w:trPr>
        <w:tc>
          <w:tcPr>
            <w:tcW w:w="2178" w:type="dxa"/>
          </w:tcPr>
          <w:p w14:paraId="472AAD08" w14:textId="77777777" w:rsidR="00B11855" w:rsidRPr="001F42D3" w:rsidRDefault="003D003E" w:rsidP="002F241F">
            <w:pPr>
              <w:pStyle w:val="TableEntry"/>
            </w:pPr>
            <w:r w:rsidRPr="001F42D3">
              <w:t>IV</w:t>
            </w:r>
          </w:p>
        </w:tc>
        <w:tc>
          <w:tcPr>
            <w:tcW w:w="3060" w:type="dxa"/>
          </w:tcPr>
          <w:p w14:paraId="4B3CEFC9" w14:textId="77777777" w:rsidR="00B11855" w:rsidRPr="001F42D3" w:rsidRDefault="003D003E" w:rsidP="002F241F">
            <w:pPr>
              <w:pStyle w:val="TableEntry"/>
            </w:pPr>
            <w:r w:rsidRPr="001F42D3">
              <w:t>IV Primary</w:t>
            </w:r>
          </w:p>
        </w:tc>
      </w:tr>
      <w:bookmarkEnd w:id="208"/>
    </w:tbl>
    <w:p w14:paraId="3B9F6030" w14:textId="77777777" w:rsidR="00B11855" w:rsidRPr="001F42D3" w:rsidRDefault="00B11855" w:rsidP="002F241F">
      <w:pPr>
        <w:pStyle w:val="BodyText"/>
      </w:pPr>
    </w:p>
    <w:p w14:paraId="6C39EB93" w14:textId="647B56F4" w:rsidR="00B11855" w:rsidRPr="001F42D3" w:rsidRDefault="003D003E" w:rsidP="001422D4">
      <w:pPr>
        <w:pStyle w:val="HL7Field"/>
        <w:ind w:hanging="2"/>
      </w:pPr>
      <w:r w:rsidRPr="001F42D3">
        <w:lastRenderedPageBreak/>
        <w:t>RXR-5   Routing Instruction</w:t>
      </w:r>
    </w:p>
    <w:p w14:paraId="050F53F4" w14:textId="53F66CFB"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.2.5 for details. The </w:t>
      </w:r>
      <w:r w:rsidR="007E67D4" w:rsidRPr="001F42D3">
        <w:rPr>
          <w:noProof w:val="0"/>
        </w:rPr>
        <w:t>DEV TF</w:t>
      </w:r>
      <w:r w:rsidRPr="001F42D3">
        <w:rPr>
          <w:noProof w:val="0"/>
        </w:rPr>
        <w:t xml:space="preserve"> does not further constrain this field.</w:t>
      </w:r>
    </w:p>
    <w:p w14:paraId="38145A55" w14:textId="70AE75A2" w:rsidR="00B11855" w:rsidRPr="001F42D3" w:rsidRDefault="003D003E" w:rsidP="001422D4">
      <w:pPr>
        <w:pStyle w:val="HL7Field"/>
        <w:ind w:hanging="2"/>
      </w:pPr>
      <w:r w:rsidRPr="001F42D3">
        <w:t>RXR-6   Administration Site Modifier</w:t>
      </w:r>
    </w:p>
    <w:p w14:paraId="7FDA4C89" w14:textId="6C26521A" w:rsidR="00B11855" w:rsidRPr="001F42D3" w:rsidRDefault="003D003E" w:rsidP="002E3ED0">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00B4782C">
        <w:rPr>
          <w:noProof w:val="0"/>
        </w:rPr>
        <w:t xml:space="preserve">V2.8.1 Section </w:t>
      </w:r>
      <w:r w:rsidR="005354B1">
        <w:rPr>
          <w:noProof w:val="0"/>
        </w:rPr>
        <w:t>4A.</w:t>
      </w:r>
      <w:r w:rsidR="00B4782C">
        <w:rPr>
          <w:noProof w:val="0"/>
        </w:rPr>
        <w:t>4</w:t>
      </w:r>
      <w:r w:rsidRPr="001F42D3">
        <w:rPr>
          <w:noProof w:val="0"/>
        </w:rPr>
        <w:t xml:space="preserve">.2.6 for details. The </w:t>
      </w:r>
      <w:r w:rsidR="007E67D4" w:rsidRPr="001F42D3">
        <w:rPr>
          <w:noProof w:val="0"/>
        </w:rPr>
        <w:t>DEV TF</w:t>
      </w:r>
      <w:r w:rsidRPr="001F42D3">
        <w:rPr>
          <w:noProof w:val="0"/>
        </w:rPr>
        <w:t xml:space="preserve"> does not further constrain this field.</w:t>
      </w:r>
    </w:p>
    <w:p w14:paraId="74B725EB" w14:textId="59E49BFC" w:rsidR="00B11855" w:rsidRPr="001F42D3" w:rsidRDefault="003D003E" w:rsidP="00123C7B">
      <w:pPr>
        <w:pStyle w:val="Heading5"/>
        <w:rPr>
          <w:noProof w:val="0"/>
        </w:rPr>
      </w:pPr>
      <w:bookmarkStart w:id="209" w:name="_Toc401769783"/>
      <w:bookmarkStart w:id="210" w:name="_Toc214889672"/>
      <w:r w:rsidRPr="001F42D3">
        <w:rPr>
          <w:noProof w:val="0"/>
        </w:rPr>
        <w:t xml:space="preserve">OBX </w:t>
      </w:r>
      <w:r w:rsidR="00F76540" w:rsidRPr="001F42D3">
        <w:rPr>
          <w:rFonts w:eastAsia="MS Gothic"/>
          <w:noProof w:val="0"/>
        </w:rPr>
        <w:t>-</w:t>
      </w:r>
      <w:r w:rsidRPr="001F42D3">
        <w:rPr>
          <w:noProof w:val="0"/>
        </w:rPr>
        <w:t xml:space="preserve"> Observation/Result segment</w:t>
      </w:r>
      <w:bookmarkEnd w:id="209"/>
      <w:bookmarkEnd w:id="210"/>
    </w:p>
    <w:p w14:paraId="313695D8" w14:textId="1528A8C2" w:rsidR="00FF31A4" w:rsidRPr="001F42D3" w:rsidRDefault="00FF31A4" w:rsidP="006D73DE">
      <w:pPr>
        <w:pStyle w:val="BodyText"/>
      </w:pPr>
      <w:r w:rsidRPr="001F42D3">
        <w:t xml:space="preserve">Refer to </w:t>
      </w:r>
      <w:r w:rsidR="006D613E" w:rsidRPr="001F42D3">
        <w:t>HL7</w:t>
      </w:r>
      <w:r w:rsidR="00995105" w:rsidRPr="001F42D3">
        <w:t xml:space="preserve"> </w:t>
      </w:r>
      <w:r w:rsidRPr="001F42D3">
        <w:t>v</w:t>
      </w:r>
      <w:r w:rsidR="000313C3">
        <w:t>2.8.1</w:t>
      </w:r>
      <w:r w:rsidRPr="001F42D3">
        <w:t>: Section 7.4.2x</w:t>
      </w:r>
    </w:p>
    <w:p w14:paraId="161F417C" w14:textId="1DD5F70F" w:rsidR="00B11855" w:rsidRPr="001F42D3" w:rsidRDefault="003D003E" w:rsidP="006D73DE">
      <w:pPr>
        <w:pStyle w:val="BodyText"/>
      </w:pPr>
      <w:r w:rsidRPr="001F42D3">
        <w:t xml:space="preserve">The </w:t>
      </w:r>
      <w:r w:rsidR="006D613E" w:rsidRPr="001F42D3">
        <w:t>HL7</w:t>
      </w:r>
      <w:r w:rsidR="00995105" w:rsidRPr="001F42D3">
        <w:t xml:space="preserve"> </w:t>
      </w:r>
      <w:r w:rsidRPr="001F42D3">
        <w:t>OBX segment is used to transmit a single observation or observation fragment. In the</w:t>
      </w:r>
    </w:p>
    <w:p w14:paraId="481FE67F" w14:textId="77777777" w:rsidR="00B11855" w:rsidRPr="001F42D3" w:rsidRDefault="003D003E" w:rsidP="006D73DE">
      <w:pPr>
        <w:pStyle w:val="BodyText"/>
      </w:pPr>
      <w:r w:rsidRPr="001F42D3">
        <w:t xml:space="preserve">Point-of-Care Infusion Verification Profile the usage is limited to providing: </w:t>
      </w:r>
    </w:p>
    <w:p w14:paraId="0ADA75AD" w14:textId="77777777" w:rsidR="00B11855" w:rsidRPr="001F42D3" w:rsidRDefault="003D003E">
      <w:pPr>
        <w:pStyle w:val="ListNumber2"/>
        <w:numPr>
          <w:ilvl w:val="0"/>
          <w:numId w:val="4"/>
        </w:numPr>
      </w:pPr>
      <w:r w:rsidRPr="001F42D3">
        <w:t>pump ID</w:t>
      </w:r>
    </w:p>
    <w:p w14:paraId="79E111A9" w14:textId="29288DF7" w:rsidR="00B11855" w:rsidRPr="001F42D3" w:rsidRDefault="003D003E" w:rsidP="005C1693">
      <w:pPr>
        <w:pStyle w:val="ListNumber2"/>
      </w:pPr>
      <w:r w:rsidRPr="001F42D3">
        <w:t>patient parameters such as height, weight, or body surface area (BSA)</w:t>
      </w:r>
    </w:p>
    <w:p w14:paraId="13DB0B51" w14:textId="0F8F20FF" w:rsidR="00B2751F" w:rsidRPr="001F42D3" w:rsidRDefault="00B2751F" w:rsidP="005C1693">
      <w:pPr>
        <w:pStyle w:val="ListNumber2"/>
      </w:pPr>
      <w:r w:rsidRPr="001F42D3">
        <w:t xml:space="preserve">infusion order </w:t>
      </w:r>
      <w:r w:rsidR="00171618" w:rsidRPr="001F42D3">
        <w:t xml:space="preserve">step </w:t>
      </w:r>
      <w:r w:rsidRPr="001F42D3">
        <w:t>type</w:t>
      </w:r>
    </w:p>
    <w:p w14:paraId="4A6F79DA" w14:textId="77777777" w:rsidR="00B11855" w:rsidRPr="001F42D3" w:rsidRDefault="003D003E" w:rsidP="005C1693">
      <w:pPr>
        <w:pStyle w:val="ListNumber2"/>
      </w:pPr>
      <w:r w:rsidRPr="001F42D3">
        <w:t xml:space="preserve">other parameters used to program the pump. </w:t>
      </w:r>
    </w:p>
    <w:p w14:paraId="31A28AF8" w14:textId="77777777" w:rsidR="00B11855" w:rsidRPr="001F42D3" w:rsidRDefault="003D003E" w:rsidP="006D73DE">
      <w:pPr>
        <w:pStyle w:val="BodyText"/>
      </w:pPr>
      <w:r w:rsidRPr="001F42D3">
        <w:t>Note that the definition of the OBX segment in this profile is constrained from the definition used in the PCD Observation/Result Message to reflect this limited usage. The broader definition can be found in OBX - Observation/Result segment, Appendix Section B-8.</w:t>
      </w:r>
    </w:p>
    <w:p w14:paraId="565F7E3B" w14:textId="25141F00" w:rsidR="00E3091E" w:rsidRPr="001F42D3" w:rsidRDefault="003D003E" w:rsidP="006D73DE">
      <w:pPr>
        <w:pStyle w:val="BodyText"/>
      </w:pPr>
      <w:r w:rsidRPr="001F42D3">
        <w:t>One OBX segment containing the pump ID must always be present. Additional OBX segments containing patient parameters</w:t>
      </w:r>
      <w:r w:rsidR="00B2751F" w:rsidRPr="001F42D3">
        <w:t xml:space="preserve">, infusion order </w:t>
      </w:r>
      <w:r w:rsidR="00171618" w:rsidRPr="001F42D3">
        <w:t xml:space="preserve">step </w:t>
      </w:r>
      <w:r w:rsidR="00B2751F" w:rsidRPr="001F42D3">
        <w:t>type,</w:t>
      </w:r>
      <w:r w:rsidRPr="001F42D3">
        <w:t xml:space="preserve"> or pump programming parameters may optionally follow.</w:t>
      </w:r>
      <w:r w:rsidR="00863A9A" w:rsidRPr="001F42D3" w:rsidDel="00863A9A">
        <w:t xml:space="preserve"> </w:t>
      </w:r>
    </w:p>
    <w:p w14:paraId="287A739A" w14:textId="77777777" w:rsidR="00B11855" w:rsidRPr="001F42D3" w:rsidRDefault="003D003E" w:rsidP="00CF5627">
      <w:pPr>
        <w:pStyle w:val="TableTitle"/>
      </w:pPr>
      <w:r w:rsidRPr="001F42D3">
        <w:t>Table 3.3.4.4.</w:t>
      </w:r>
      <w:r w:rsidR="002B3DC0" w:rsidRPr="001F42D3">
        <w:t>9</w:t>
      </w:r>
      <w:r w:rsidR="00D52943" w:rsidRPr="001F42D3">
        <w:rPr>
          <w:rFonts w:eastAsia="MS Gothic"/>
        </w:rPr>
        <w:t>-</w:t>
      </w:r>
      <w:r w:rsidR="00E86B15" w:rsidRPr="001F42D3">
        <w:t>1</w:t>
      </w:r>
      <w:r w:rsidRPr="001F42D3">
        <w:t>:</w:t>
      </w:r>
      <w:r w:rsidR="00B054A1" w:rsidRPr="001F42D3">
        <w:t xml:space="preserve"> </w:t>
      </w:r>
      <w:r w:rsidRPr="001F42D3">
        <w:t>OBX segment</w:t>
      </w:r>
    </w:p>
    <w:tbl>
      <w:tblPr>
        <w:tblW w:w="8108" w:type="dxa"/>
        <w:jc w:val="center"/>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724"/>
        <w:gridCol w:w="900"/>
        <w:gridCol w:w="900"/>
        <w:gridCol w:w="900"/>
        <w:gridCol w:w="1274"/>
        <w:gridCol w:w="796"/>
        <w:gridCol w:w="2614"/>
      </w:tblGrid>
      <w:tr w:rsidR="00B11855" w:rsidRPr="001F42D3" w14:paraId="7F40DB5A" w14:textId="77777777" w:rsidTr="00C23FBA">
        <w:trPr>
          <w:tblHeader/>
          <w:jc w:val="center"/>
        </w:trPr>
        <w:tc>
          <w:tcPr>
            <w:tcW w:w="724" w:type="dxa"/>
            <w:tcBorders>
              <w:top w:val="single" w:sz="4" w:space="0" w:color="auto"/>
              <w:bottom w:val="single" w:sz="4" w:space="0" w:color="auto"/>
              <w:right w:val="single" w:sz="4" w:space="0" w:color="auto"/>
            </w:tcBorders>
            <w:shd w:val="clear" w:color="auto" w:fill="D9D9D9"/>
            <w:tcMar>
              <w:top w:w="100" w:type="dxa"/>
              <w:right w:w="100" w:type="dxa"/>
            </w:tcMar>
          </w:tcPr>
          <w:p w14:paraId="7CB1B06F" w14:textId="77777777" w:rsidR="00B11855" w:rsidRPr="001F42D3" w:rsidRDefault="003D003E" w:rsidP="006D73DE">
            <w:pPr>
              <w:pStyle w:val="TableEntry"/>
            </w:pPr>
            <w:r w:rsidRPr="001F42D3">
              <w:t>SEQ</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7CA9C31" w14:textId="77777777" w:rsidR="00B11855" w:rsidRPr="001F42D3" w:rsidRDefault="003D003E" w:rsidP="006D73DE">
            <w:pPr>
              <w:pStyle w:val="TableEntry"/>
            </w:pPr>
            <w:r w:rsidRPr="001F42D3">
              <w:t>LEN</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2D6E608" w14:textId="77777777" w:rsidR="00B11855" w:rsidRPr="001F42D3" w:rsidRDefault="003D003E" w:rsidP="006D73DE">
            <w:pPr>
              <w:pStyle w:val="TableEntry"/>
            </w:pPr>
            <w:r w:rsidRPr="001F42D3">
              <w:t>DT</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9439FC4" w14:textId="77777777" w:rsidR="00B11855" w:rsidRPr="001F42D3" w:rsidRDefault="003D003E" w:rsidP="006D73DE">
            <w:pPr>
              <w:pStyle w:val="TableEntry"/>
            </w:pPr>
            <w:r w:rsidRPr="001F42D3">
              <w:t>Usage</w:t>
            </w:r>
          </w:p>
        </w:tc>
        <w:tc>
          <w:tcPr>
            <w:tcW w:w="1274"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4254FA65" w14:textId="77777777" w:rsidR="00B11855" w:rsidRPr="001F42D3" w:rsidRDefault="003D003E" w:rsidP="006D73DE">
            <w:pPr>
              <w:pStyle w:val="TableEntry"/>
            </w:pPr>
            <w:r w:rsidRPr="001F42D3">
              <w:t>Card.</w:t>
            </w:r>
          </w:p>
        </w:tc>
        <w:tc>
          <w:tcPr>
            <w:tcW w:w="796"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5116C683" w14:textId="77777777" w:rsidR="00B11855" w:rsidRPr="001F42D3" w:rsidRDefault="003D003E" w:rsidP="006D73DE">
            <w:pPr>
              <w:pStyle w:val="TableEntry"/>
            </w:pPr>
            <w:r w:rsidRPr="001F42D3">
              <w:t>TBL#</w:t>
            </w:r>
          </w:p>
        </w:tc>
        <w:tc>
          <w:tcPr>
            <w:tcW w:w="2614" w:type="dxa"/>
            <w:tcBorders>
              <w:top w:val="single" w:sz="4" w:space="0" w:color="auto"/>
              <w:left w:val="single" w:sz="4" w:space="0" w:color="auto"/>
              <w:bottom w:val="single" w:sz="4" w:space="0" w:color="auto"/>
            </w:tcBorders>
            <w:shd w:val="clear" w:color="auto" w:fill="D9D9D9"/>
            <w:tcMar>
              <w:top w:w="100" w:type="dxa"/>
              <w:right w:w="100" w:type="dxa"/>
            </w:tcMar>
          </w:tcPr>
          <w:p w14:paraId="71CA76EA" w14:textId="77777777" w:rsidR="00B11855" w:rsidRPr="001F42D3" w:rsidRDefault="003D003E" w:rsidP="006D73DE">
            <w:pPr>
              <w:pStyle w:val="TableEntry"/>
            </w:pPr>
            <w:r w:rsidRPr="001F42D3">
              <w:t>Element name</w:t>
            </w:r>
          </w:p>
        </w:tc>
      </w:tr>
      <w:tr w:rsidR="00B11855" w:rsidRPr="001F42D3" w14:paraId="14ED41DF"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62BFEB5" w14:textId="77777777" w:rsidR="00B11855" w:rsidRPr="001F42D3" w:rsidRDefault="003D003E" w:rsidP="00506FBD">
            <w:pPr>
              <w:pStyle w:val="TableEntry"/>
            </w:pPr>
            <w:r w:rsidRPr="001F42D3">
              <w:t>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0D75F11" w14:textId="77777777" w:rsidR="00B11855" w:rsidRPr="001F42D3" w:rsidRDefault="003D003E" w:rsidP="00506FBD">
            <w:pPr>
              <w:pStyle w:val="TableEntry"/>
            </w:pPr>
            <w:r w:rsidRPr="001F42D3">
              <w:t>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166C5A6" w14:textId="77777777" w:rsidR="00B11855" w:rsidRPr="001F42D3" w:rsidRDefault="003D003E" w:rsidP="00506FBD">
            <w:pPr>
              <w:pStyle w:val="TableEntry"/>
            </w:pPr>
            <w:r w:rsidRPr="001F42D3">
              <w:t>SI</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EB94D2B" w14:textId="77777777" w:rsidR="00B11855" w:rsidRPr="001F42D3" w:rsidRDefault="003D003E" w:rsidP="00506FBD">
            <w:pPr>
              <w:pStyle w:val="TableEntry"/>
            </w:pPr>
            <w:r w:rsidRPr="001F42D3">
              <w:t>R</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5D2389F" w14:textId="77777777" w:rsidR="00B11855" w:rsidRPr="001F42D3" w:rsidRDefault="003D003E" w:rsidP="00506FBD">
            <w:pPr>
              <w:pStyle w:val="TableEntry"/>
            </w:pPr>
            <w:r w:rsidRPr="001F42D3">
              <w:t>[1..1]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CD308F9"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70C10CD" w14:textId="77777777" w:rsidR="00B11855" w:rsidRPr="001F42D3" w:rsidRDefault="003D003E" w:rsidP="00506FBD">
            <w:pPr>
              <w:pStyle w:val="TableEntry"/>
            </w:pPr>
            <w:r w:rsidRPr="001F42D3">
              <w:t>Set ID – OBX</w:t>
            </w:r>
          </w:p>
        </w:tc>
      </w:tr>
      <w:tr w:rsidR="00B11855" w:rsidRPr="001F42D3" w14:paraId="793ED42A"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6D04C0BB" w14:textId="77777777" w:rsidR="00B11855" w:rsidRPr="001F42D3" w:rsidRDefault="003D003E" w:rsidP="00506FBD">
            <w:pPr>
              <w:pStyle w:val="TableEntry"/>
            </w:pPr>
            <w:r w:rsidRPr="001F42D3">
              <w:t>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A62B307" w14:textId="77777777" w:rsidR="00B11855" w:rsidRPr="001F42D3" w:rsidRDefault="003D003E" w:rsidP="00506FBD">
            <w:pPr>
              <w:pStyle w:val="TableEntry"/>
            </w:pPr>
            <w:r w:rsidRPr="001F42D3">
              <w:t>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77AFF5D"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4A37B3B"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EBB8E94"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3C599F41" w14:textId="77777777" w:rsidR="00B11855" w:rsidRPr="001F42D3" w:rsidRDefault="003D003E" w:rsidP="00506FBD">
            <w:pPr>
              <w:pStyle w:val="TableEntry"/>
            </w:pPr>
            <w:r w:rsidRPr="001F42D3">
              <w:t>0125</w:t>
            </w:r>
          </w:p>
        </w:tc>
        <w:tc>
          <w:tcPr>
            <w:tcW w:w="2614" w:type="dxa"/>
            <w:tcBorders>
              <w:top w:val="single" w:sz="4" w:space="0" w:color="auto"/>
              <w:left w:val="single" w:sz="4" w:space="0" w:color="auto"/>
              <w:bottom w:val="single" w:sz="4" w:space="0" w:color="auto"/>
            </w:tcBorders>
            <w:tcMar>
              <w:top w:w="100" w:type="dxa"/>
              <w:right w:w="100" w:type="dxa"/>
            </w:tcMar>
          </w:tcPr>
          <w:p w14:paraId="553F5222" w14:textId="77777777" w:rsidR="00B11855" w:rsidRPr="001F42D3" w:rsidRDefault="003D003E" w:rsidP="00506FBD">
            <w:pPr>
              <w:pStyle w:val="TableEntry"/>
            </w:pPr>
            <w:r w:rsidRPr="001F42D3">
              <w:t>Value Type</w:t>
            </w:r>
          </w:p>
        </w:tc>
      </w:tr>
      <w:tr w:rsidR="00B11855" w:rsidRPr="001F42D3" w14:paraId="2C0079C3"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A5E4C16" w14:textId="77777777" w:rsidR="00B11855" w:rsidRPr="001F42D3" w:rsidRDefault="003D003E" w:rsidP="00506FBD">
            <w:pPr>
              <w:pStyle w:val="TableEntry"/>
            </w:pPr>
            <w:r w:rsidRPr="001F42D3">
              <w:t>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E99D983"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F3A314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680936F" w14:textId="77777777" w:rsidR="00B11855" w:rsidRPr="001F42D3" w:rsidRDefault="003D003E" w:rsidP="00506FBD">
            <w:pPr>
              <w:pStyle w:val="TableEntry"/>
            </w:pPr>
            <w:r w:rsidRPr="001F42D3">
              <w:t>R</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DA4D6B9" w14:textId="77777777" w:rsidR="00B11855" w:rsidRPr="001F42D3" w:rsidRDefault="003D003E" w:rsidP="00506FBD">
            <w:pPr>
              <w:pStyle w:val="TableEntry"/>
            </w:pPr>
            <w:r w:rsidRPr="001F42D3">
              <w:t>[1..1]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37CE696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04AE4101" w14:textId="77777777" w:rsidR="00B11855" w:rsidRPr="001F42D3" w:rsidRDefault="003D003E" w:rsidP="00506FBD">
            <w:pPr>
              <w:pStyle w:val="TableEntry"/>
            </w:pPr>
            <w:r w:rsidRPr="001F42D3">
              <w:t>Observation Identifier</w:t>
            </w:r>
          </w:p>
        </w:tc>
      </w:tr>
      <w:tr w:rsidR="00B11855" w:rsidRPr="001F42D3" w14:paraId="0E80EBC2"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94C02BC" w14:textId="77777777" w:rsidR="00B11855" w:rsidRPr="001F42D3" w:rsidRDefault="003D003E" w:rsidP="00506FBD">
            <w:pPr>
              <w:pStyle w:val="TableEntry"/>
            </w:pPr>
            <w:r w:rsidRPr="001F42D3">
              <w:t>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411B86B"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6DCBDB6"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D66A49E"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5C60F66" w14:textId="77777777" w:rsidR="00B11855" w:rsidRPr="001F42D3" w:rsidRDefault="003D003E" w:rsidP="00506FBD">
            <w:pPr>
              <w:pStyle w:val="TableEntry"/>
            </w:pPr>
            <w:r w:rsidRPr="001F42D3">
              <w:t>[</w:t>
            </w:r>
            <w:r w:rsidR="00E86B15" w:rsidRPr="001F42D3">
              <w:t>0</w:t>
            </w:r>
            <w:r w:rsidRPr="001F42D3">
              <w:t>..1]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2A499944"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64899E0B" w14:textId="77777777" w:rsidR="00B11855" w:rsidRPr="001F42D3" w:rsidRDefault="003D003E" w:rsidP="00506FBD">
            <w:pPr>
              <w:pStyle w:val="TableEntry"/>
            </w:pPr>
            <w:r w:rsidRPr="001F42D3">
              <w:t>Observation Sub-ID</w:t>
            </w:r>
          </w:p>
        </w:tc>
      </w:tr>
      <w:tr w:rsidR="00B11855" w:rsidRPr="001F42D3" w14:paraId="17FB107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2E12A34"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1CAD43" w14:textId="77777777" w:rsidR="00B11855" w:rsidRPr="001F42D3" w:rsidRDefault="003D003E" w:rsidP="00506FBD">
            <w:pPr>
              <w:pStyle w:val="TableEntry"/>
            </w:pPr>
            <w:r w:rsidRPr="001F42D3">
              <w:t>99999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E2FA8CD" w14:textId="77777777" w:rsidR="00B11855" w:rsidRPr="001F42D3" w:rsidRDefault="003D003E" w:rsidP="00506FBD">
            <w:pPr>
              <w:pStyle w:val="TableEntry"/>
            </w:pPr>
            <w:r w:rsidRPr="001F42D3">
              <w:t>Varies</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56B9991"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BEF0207"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B2DA2C7"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0CA9D23" w14:textId="77777777" w:rsidR="00B11855" w:rsidRPr="001F42D3" w:rsidRDefault="003D003E" w:rsidP="00506FBD">
            <w:pPr>
              <w:pStyle w:val="TableEntry"/>
            </w:pPr>
            <w:r w:rsidRPr="001F42D3">
              <w:t>Observation Value</w:t>
            </w:r>
          </w:p>
        </w:tc>
      </w:tr>
      <w:tr w:rsidR="00B11855" w:rsidRPr="001F42D3" w14:paraId="10EC04D4"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15B3B3BF" w14:textId="77777777" w:rsidR="00B11855" w:rsidRPr="001F42D3" w:rsidRDefault="003D003E" w:rsidP="00506FBD">
            <w:pPr>
              <w:pStyle w:val="TableEntry"/>
            </w:pPr>
            <w:r w:rsidRPr="001F42D3">
              <w:t>6</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A036C4C"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05E6524"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05B0580"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EEEB6CC"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6E78BE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BEEBD95" w14:textId="77777777" w:rsidR="00B11855" w:rsidRPr="001F42D3" w:rsidRDefault="003D003E" w:rsidP="00506FBD">
            <w:pPr>
              <w:pStyle w:val="TableEntry"/>
            </w:pPr>
            <w:r w:rsidRPr="001F42D3">
              <w:t>Units</w:t>
            </w:r>
          </w:p>
        </w:tc>
      </w:tr>
      <w:tr w:rsidR="00B11855" w:rsidRPr="001F42D3" w14:paraId="5D1B3F96"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4981EAB1" w14:textId="77777777" w:rsidR="00B11855" w:rsidRPr="001F42D3" w:rsidRDefault="003D003E" w:rsidP="00506FBD">
            <w:pPr>
              <w:pStyle w:val="TableEntry"/>
            </w:pPr>
            <w:r w:rsidRPr="001F42D3">
              <w:t>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815728D" w14:textId="77777777" w:rsidR="00B11855" w:rsidRPr="001F42D3" w:rsidRDefault="003D003E" w:rsidP="00506FBD">
            <w:pPr>
              <w:pStyle w:val="TableEntry"/>
            </w:pPr>
            <w:r w:rsidRPr="001F42D3">
              <w:t xml:space="preserve"> 60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D8546E"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B2BC532"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6938E2B5"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465E27E6"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252D7CD8" w14:textId="77777777" w:rsidR="00B11855" w:rsidRPr="001F42D3" w:rsidRDefault="003D003E" w:rsidP="00506FBD">
            <w:pPr>
              <w:pStyle w:val="TableEntry"/>
            </w:pPr>
            <w:r w:rsidRPr="001F42D3">
              <w:t>References Range</w:t>
            </w:r>
          </w:p>
        </w:tc>
      </w:tr>
      <w:tr w:rsidR="00B11855" w:rsidRPr="001F42D3" w14:paraId="66DB3206"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9634484" w14:textId="77777777" w:rsidR="00B11855" w:rsidRPr="001F42D3" w:rsidRDefault="003D003E" w:rsidP="00506FBD">
            <w:pPr>
              <w:pStyle w:val="TableEntry"/>
            </w:pPr>
            <w:r w:rsidRPr="001F42D3">
              <w:t>8</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04872C9"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6688C85" w14:textId="77777777" w:rsidR="00B11855" w:rsidRPr="001F42D3" w:rsidRDefault="003D003E" w:rsidP="00506FBD">
            <w:pPr>
              <w:pStyle w:val="TableEntry"/>
            </w:pPr>
            <w:r w:rsidRPr="001F42D3">
              <w:t>IS</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E39BC4"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1DDB72B1"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6CBA488" w14:textId="77777777" w:rsidR="00B11855" w:rsidRPr="001F42D3" w:rsidRDefault="003D003E" w:rsidP="00506FBD">
            <w:pPr>
              <w:pStyle w:val="TableEntry"/>
            </w:pPr>
            <w:r w:rsidRPr="001F42D3">
              <w:t>0078</w:t>
            </w:r>
          </w:p>
        </w:tc>
        <w:tc>
          <w:tcPr>
            <w:tcW w:w="2614" w:type="dxa"/>
            <w:tcBorders>
              <w:top w:val="single" w:sz="4" w:space="0" w:color="auto"/>
              <w:left w:val="single" w:sz="4" w:space="0" w:color="auto"/>
              <w:bottom w:val="single" w:sz="4" w:space="0" w:color="auto"/>
            </w:tcBorders>
            <w:tcMar>
              <w:top w:w="100" w:type="dxa"/>
              <w:right w:w="100" w:type="dxa"/>
            </w:tcMar>
          </w:tcPr>
          <w:p w14:paraId="4D7399AC" w14:textId="77777777" w:rsidR="00B11855" w:rsidRPr="001F42D3" w:rsidRDefault="003D003E" w:rsidP="00506FBD">
            <w:pPr>
              <w:pStyle w:val="TableEntry"/>
            </w:pPr>
            <w:r w:rsidRPr="001F42D3">
              <w:t>Abnormal Flags</w:t>
            </w:r>
          </w:p>
        </w:tc>
      </w:tr>
      <w:tr w:rsidR="00B11855" w:rsidRPr="001F42D3" w14:paraId="6CAB1CC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21B0885" w14:textId="77777777" w:rsidR="00B11855" w:rsidRPr="001F42D3" w:rsidRDefault="003D003E" w:rsidP="00506FBD">
            <w:pPr>
              <w:pStyle w:val="TableEntry"/>
            </w:pPr>
            <w:r w:rsidRPr="001F42D3">
              <w:t>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2227EDA" w14:textId="77777777" w:rsidR="00B11855" w:rsidRPr="001F42D3" w:rsidRDefault="003D003E" w:rsidP="00506FBD">
            <w:pPr>
              <w:pStyle w:val="TableEntry"/>
            </w:pPr>
            <w:r w:rsidRPr="001F42D3">
              <w:t>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069554D" w14:textId="77777777" w:rsidR="00B11855" w:rsidRPr="001F42D3" w:rsidRDefault="003D003E" w:rsidP="00506FBD">
            <w:pPr>
              <w:pStyle w:val="TableEntry"/>
            </w:pPr>
            <w:r w:rsidRPr="001F42D3">
              <w:t>NM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3FA4F3A"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4BE3F41"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418DA2FD"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1B29FD8" w14:textId="77777777" w:rsidR="00B11855" w:rsidRPr="001F42D3" w:rsidRDefault="003D003E" w:rsidP="00506FBD">
            <w:pPr>
              <w:pStyle w:val="TableEntry"/>
            </w:pPr>
            <w:r w:rsidRPr="001F42D3">
              <w:t>Probability</w:t>
            </w:r>
          </w:p>
        </w:tc>
      </w:tr>
      <w:tr w:rsidR="00B11855" w:rsidRPr="001F42D3" w14:paraId="66D13D3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7B7CBDB5" w14:textId="77777777" w:rsidR="00B11855" w:rsidRPr="001F42D3" w:rsidRDefault="003D003E" w:rsidP="00506FBD">
            <w:pPr>
              <w:pStyle w:val="TableEntry"/>
            </w:pPr>
            <w:r w:rsidRPr="001F42D3">
              <w:t>10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B86D5D7" w14:textId="77777777" w:rsidR="00B11855" w:rsidRPr="001F42D3" w:rsidRDefault="003D003E" w:rsidP="00506FBD">
            <w:pPr>
              <w:pStyle w:val="TableEntry"/>
            </w:pPr>
            <w:r w:rsidRPr="001F42D3">
              <w:t>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EC69A81"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4223B61"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04CBD19"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2AFF3F26" w14:textId="77777777" w:rsidR="00B11855" w:rsidRPr="001F42D3" w:rsidRDefault="003D003E" w:rsidP="00506FBD">
            <w:pPr>
              <w:pStyle w:val="TableEntry"/>
            </w:pPr>
            <w:r w:rsidRPr="001F42D3">
              <w:t>0080</w:t>
            </w:r>
          </w:p>
        </w:tc>
        <w:tc>
          <w:tcPr>
            <w:tcW w:w="2614" w:type="dxa"/>
            <w:tcBorders>
              <w:top w:val="single" w:sz="4" w:space="0" w:color="auto"/>
              <w:left w:val="single" w:sz="4" w:space="0" w:color="auto"/>
              <w:bottom w:val="single" w:sz="4" w:space="0" w:color="auto"/>
            </w:tcBorders>
            <w:tcMar>
              <w:top w:w="100" w:type="dxa"/>
              <w:right w:w="100" w:type="dxa"/>
            </w:tcMar>
          </w:tcPr>
          <w:p w14:paraId="1D267132" w14:textId="77777777" w:rsidR="00B11855" w:rsidRPr="001F42D3" w:rsidRDefault="003D003E" w:rsidP="00506FBD">
            <w:pPr>
              <w:pStyle w:val="TableEntry"/>
            </w:pPr>
            <w:r w:rsidRPr="001F42D3">
              <w:t>Nature of Abnormal Test</w:t>
            </w:r>
          </w:p>
        </w:tc>
      </w:tr>
      <w:tr w:rsidR="00B11855" w:rsidRPr="001F42D3" w14:paraId="789C7B6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4264DB6" w14:textId="77777777" w:rsidR="00B11855" w:rsidRPr="001F42D3" w:rsidRDefault="003D003E" w:rsidP="00506FBD">
            <w:pPr>
              <w:pStyle w:val="TableEntry"/>
            </w:pPr>
            <w:r w:rsidRPr="001F42D3">
              <w:t>11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C7FF3B7" w14:textId="77777777" w:rsidR="00B11855" w:rsidRPr="001F42D3" w:rsidRDefault="003D003E" w:rsidP="00506FBD">
            <w:pPr>
              <w:pStyle w:val="TableEntry"/>
            </w:pPr>
            <w:r w:rsidRPr="001F42D3">
              <w:t>1</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3B5A0F3" w14:textId="77777777" w:rsidR="00B11855" w:rsidRPr="001F42D3" w:rsidRDefault="003D003E" w:rsidP="00506FBD">
            <w:pPr>
              <w:pStyle w:val="TableEntry"/>
            </w:pPr>
            <w:r w:rsidRPr="001F42D3">
              <w:t>ID</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9EC7294"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0EF46B9D" w14:textId="77777777" w:rsidR="00B11855" w:rsidRPr="001F42D3" w:rsidRDefault="003D003E" w:rsidP="00506FBD">
            <w:pPr>
              <w:pStyle w:val="TableEntry"/>
            </w:pPr>
            <w:r w:rsidRPr="001F42D3">
              <w:t>[</w:t>
            </w:r>
            <w:r w:rsidR="00E86B15" w:rsidRPr="001F42D3">
              <w:t>0</w:t>
            </w:r>
            <w:r w:rsidRPr="001F42D3">
              <w:t>..1]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1D12353" w14:textId="77777777" w:rsidR="00B11855" w:rsidRPr="001F42D3" w:rsidRDefault="003D003E" w:rsidP="00506FBD">
            <w:pPr>
              <w:pStyle w:val="TableEntry"/>
            </w:pPr>
            <w:r w:rsidRPr="001F42D3">
              <w:t>0085</w:t>
            </w:r>
          </w:p>
        </w:tc>
        <w:tc>
          <w:tcPr>
            <w:tcW w:w="2614" w:type="dxa"/>
            <w:tcBorders>
              <w:top w:val="single" w:sz="4" w:space="0" w:color="auto"/>
              <w:left w:val="single" w:sz="4" w:space="0" w:color="auto"/>
              <w:bottom w:val="single" w:sz="4" w:space="0" w:color="auto"/>
            </w:tcBorders>
            <w:tcMar>
              <w:top w:w="100" w:type="dxa"/>
              <w:right w:w="100" w:type="dxa"/>
            </w:tcMar>
          </w:tcPr>
          <w:p w14:paraId="5F451752" w14:textId="77777777" w:rsidR="00B11855" w:rsidRPr="001F42D3" w:rsidRDefault="003D003E" w:rsidP="00506FBD">
            <w:pPr>
              <w:pStyle w:val="TableEntry"/>
            </w:pPr>
            <w:r w:rsidRPr="001F42D3">
              <w:t>Observation Result Status</w:t>
            </w:r>
          </w:p>
        </w:tc>
      </w:tr>
      <w:tr w:rsidR="00B11855" w:rsidRPr="001F42D3" w14:paraId="3BC16687"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6371DB9" w14:textId="77777777" w:rsidR="00B11855" w:rsidRPr="001F42D3" w:rsidRDefault="003D003E" w:rsidP="00506FBD">
            <w:pPr>
              <w:pStyle w:val="TableEntry"/>
            </w:pPr>
            <w:r w:rsidRPr="001F42D3">
              <w:lastRenderedPageBreak/>
              <w:t>12</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B7C0D10"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10DE3E5"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CECB42A"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FC87F48"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9C7C6B3"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501E76D3" w14:textId="77777777" w:rsidR="00B11855" w:rsidRPr="001F42D3" w:rsidRDefault="003D003E" w:rsidP="00506FBD">
            <w:pPr>
              <w:pStyle w:val="TableEntry"/>
            </w:pPr>
            <w:r w:rsidRPr="001F42D3">
              <w:t>Effective Date of Reference Range</w:t>
            </w:r>
          </w:p>
        </w:tc>
      </w:tr>
      <w:tr w:rsidR="00B11855" w:rsidRPr="001F42D3" w14:paraId="09E4DD4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058715C6" w14:textId="77777777" w:rsidR="00B11855" w:rsidRPr="001F42D3" w:rsidRDefault="003D003E" w:rsidP="00506FBD">
            <w:pPr>
              <w:pStyle w:val="TableEntry"/>
            </w:pPr>
            <w:r w:rsidRPr="001F42D3">
              <w:t>13</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A5B0068"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02B6775" w14:textId="77777777" w:rsidR="00B11855" w:rsidRPr="001F42D3" w:rsidRDefault="003D003E" w:rsidP="00506FBD">
            <w:pPr>
              <w:pStyle w:val="TableEntry"/>
            </w:pPr>
            <w:r w:rsidRPr="001F42D3">
              <w:t>ST</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C2CA688" w14:textId="77777777" w:rsidR="00B11855" w:rsidRPr="001F42D3" w:rsidRDefault="003D003E" w:rsidP="00506FBD">
            <w:pPr>
              <w:pStyle w:val="TableEntry"/>
            </w:pPr>
            <w:r w:rsidRPr="001F42D3">
              <w:t>X</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7FD7DA1" w14:textId="77777777" w:rsidR="00B11855" w:rsidRPr="001F42D3" w:rsidRDefault="003D003E" w:rsidP="00506FBD">
            <w:pPr>
              <w:pStyle w:val="TableEntry"/>
            </w:pPr>
            <w:r w:rsidRPr="001F42D3">
              <w:t>[0..0]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2C989FD"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18BF9C88" w14:textId="77777777" w:rsidR="00B11855" w:rsidRPr="001F42D3" w:rsidRDefault="003D003E" w:rsidP="00506FBD">
            <w:pPr>
              <w:pStyle w:val="TableEntry"/>
            </w:pPr>
            <w:r w:rsidRPr="001F42D3">
              <w:t>User Defined Access Checks</w:t>
            </w:r>
          </w:p>
        </w:tc>
      </w:tr>
      <w:tr w:rsidR="00B11855" w:rsidRPr="001F42D3" w14:paraId="27C0F7F0"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C09DEC3" w14:textId="77777777" w:rsidR="00B11855" w:rsidRPr="001F42D3" w:rsidRDefault="003D003E" w:rsidP="00506FBD">
            <w:pPr>
              <w:pStyle w:val="TableEntry"/>
            </w:pPr>
            <w:r w:rsidRPr="001F42D3">
              <w:t>14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1B39CE2"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2964CDD"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B0F8E0E"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2EC98BC6"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503F8DC"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046EBFCE" w14:textId="77777777" w:rsidR="00B11855" w:rsidRPr="001F42D3" w:rsidRDefault="003D003E" w:rsidP="00506FBD">
            <w:pPr>
              <w:pStyle w:val="TableEntry"/>
            </w:pPr>
            <w:r w:rsidRPr="001F42D3">
              <w:t>Date/Time of the Observation</w:t>
            </w:r>
          </w:p>
        </w:tc>
      </w:tr>
      <w:tr w:rsidR="00B11855" w:rsidRPr="001F42D3" w14:paraId="792A608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30F46B36" w14:textId="77777777" w:rsidR="00B11855" w:rsidRPr="001F42D3" w:rsidRDefault="003D003E" w:rsidP="00506FBD">
            <w:pPr>
              <w:pStyle w:val="TableEntry"/>
            </w:pPr>
            <w:r w:rsidRPr="001F42D3">
              <w:t>15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BC1B2DC"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0F77D4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18D36EC"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5180F5CB"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5B62428A"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639F8125" w14:textId="77777777" w:rsidR="00B11855" w:rsidRPr="001F42D3" w:rsidRDefault="003D003E" w:rsidP="00506FBD">
            <w:pPr>
              <w:pStyle w:val="TableEntry"/>
            </w:pPr>
            <w:r w:rsidRPr="001F42D3">
              <w:t>Producer's ID</w:t>
            </w:r>
          </w:p>
        </w:tc>
      </w:tr>
      <w:tr w:rsidR="00B11855" w:rsidRPr="001F42D3" w14:paraId="78A3AA9D"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69C6E194" w14:textId="77777777" w:rsidR="00B11855" w:rsidRPr="001F42D3" w:rsidRDefault="003D003E" w:rsidP="00506FBD">
            <w:pPr>
              <w:pStyle w:val="TableEntry"/>
            </w:pPr>
            <w:r w:rsidRPr="001F42D3">
              <w:t>16</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DC8DB63" w14:textId="77777777" w:rsidR="00B11855" w:rsidRPr="001F42D3" w:rsidRDefault="003D003E" w:rsidP="00506FBD">
            <w:pPr>
              <w:pStyle w:val="TableEntry"/>
            </w:pPr>
            <w:r w:rsidRPr="001F42D3">
              <w:t>3220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D9518AA" w14:textId="77777777" w:rsidR="00B11855" w:rsidRPr="001F42D3" w:rsidRDefault="003D003E" w:rsidP="00506FBD">
            <w:pPr>
              <w:pStyle w:val="TableEntry"/>
            </w:pPr>
            <w:r w:rsidRPr="001F42D3">
              <w:t>XCN</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BE01857"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2F126858"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039CE49"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4ABA9F2" w14:textId="77777777" w:rsidR="00B11855" w:rsidRPr="001F42D3" w:rsidRDefault="003D003E" w:rsidP="00506FBD">
            <w:pPr>
              <w:pStyle w:val="TableEntry"/>
            </w:pPr>
            <w:r w:rsidRPr="001F42D3">
              <w:t>Responsible Observer</w:t>
            </w:r>
          </w:p>
        </w:tc>
      </w:tr>
      <w:tr w:rsidR="00B11855" w:rsidRPr="001F42D3" w14:paraId="7E80B131"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39D5330F" w14:textId="77777777" w:rsidR="00B11855" w:rsidRPr="001F42D3" w:rsidRDefault="003D003E" w:rsidP="00506FBD">
            <w:pPr>
              <w:pStyle w:val="TableEntry"/>
            </w:pPr>
            <w:r w:rsidRPr="001F42D3">
              <w:t>17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4314A130"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788702"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6FDFFFA9"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7F5FEF7A"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1E73098B"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3E41D477" w14:textId="77777777" w:rsidR="00B11855" w:rsidRPr="001F42D3" w:rsidRDefault="003D003E" w:rsidP="00506FBD">
            <w:pPr>
              <w:pStyle w:val="TableEntry"/>
            </w:pPr>
            <w:r w:rsidRPr="001F42D3">
              <w:t>Observation Method</w:t>
            </w:r>
          </w:p>
        </w:tc>
      </w:tr>
      <w:tr w:rsidR="00B11855" w:rsidRPr="001F42D3" w14:paraId="20A3323C"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A1AAE72" w14:textId="77777777" w:rsidR="00B11855" w:rsidRPr="001F42D3" w:rsidRDefault="003D003E" w:rsidP="00506FBD">
            <w:pPr>
              <w:pStyle w:val="TableEntry"/>
            </w:pPr>
            <w:r w:rsidRPr="001F42D3">
              <w:t>18</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CA318D0" w14:textId="77777777" w:rsidR="00B11855" w:rsidRPr="001F42D3" w:rsidRDefault="003D003E" w:rsidP="00506FBD">
            <w:pPr>
              <w:pStyle w:val="TableEntry"/>
            </w:pPr>
            <w:r w:rsidRPr="001F42D3">
              <w:t>427</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77FBD5C0" w14:textId="77777777" w:rsidR="00B11855" w:rsidRPr="001F42D3" w:rsidRDefault="003D003E" w:rsidP="00506FBD">
            <w:pPr>
              <w:pStyle w:val="TableEntry"/>
            </w:pPr>
            <w:r w:rsidRPr="001F42D3">
              <w:t>EI</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3442010" w14:textId="77777777" w:rsidR="00B11855" w:rsidRPr="001F42D3" w:rsidRDefault="003D003E" w:rsidP="00506FBD">
            <w:pPr>
              <w:pStyle w:val="TableEntry"/>
            </w:pPr>
            <w:r w:rsidRPr="001F42D3">
              <w:t>CE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378EBC49"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79DA1861"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3EE6359A" w14:textId="77777777" w:rsidR="00B11855" w:rsidRPr="001F42D3" w:rsidRDefault="003D003E" w:rsidP="00506FBD">
            <w:pPr>
              <w:pStyle w:val="TableEntry"/>
            </w:pPr>
            <w:r w:rsidRPr="001F42D3">
              <w:t>Equipment Instance Identifier</w:t>
            </w:r>
          </w:p>
        </w:tc>
      </w:tr>
      <w:tr w:rsidR="00B11855" w:rsidRPr="001F42D3" w14:paraId="1FB71389" w14:textId="77777777" w:rsidTr="00C23FBA">
        <w:tblPrEx>
          <w:tblBorders>
            <w:top w:val="none" w:sz="0"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2FCAE0BE" w14:textId="77777777" w:rsidR="00B11855" w:rsidRPr="001F42D3" w:rsidRDefault="003D003E" w:rsidP="00506FBD">
            <w:pPr>
              <w:pStyle w:val="TableEntry"/>
            </w:pPr>
            <w:r w:rsidRPr="001F42D3">
              <w:t>19</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151CB4AA" w14:textId="77777777" w:rsidR="00B11855" w:rsidRPr="001F42D3" w:rsidRDefault="003D003E" w:rsidP="00506FBD">
            <w:pPr>
              <w:pStyle w:val="TableEntry"/>
            </w:pPr>
            <w:r w:rsidRPr="001F42D3">
              <w:t>24</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094B96DB" w14:textId="77777777" w:rsidR="00B11855" w:rsidRPr="001F42D3" w:rsidRDefault="003D003E" w:rsidP="00506FBD">
            <w:pPr>
              <w:pStyle w:val="TableEntry"/>
            </w:pPr>
            <w:r w:rsidRPr="001F42D3">
              <w:t>DTM</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33E712C5"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42C7E6C8" w14:textId="77777777" w:rsidR="00B11855" w:rsidRPr="001F42D3" w:rsidRDefault="003D003E" w:rsidP="00506FBD">
            <w:pPr>
              <w:pStyle w:val="TableEntry"/>
            </w:pPr>
            <w:r w:rsidRPr="001F42D3">
              <w:t>[0..1]</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09ED70FC" w14:textId="77777777" w:rsidR="00B11855" w:rsidRPr="001F42D3" w:rsidRDefault="00B11855" w:rsidP="00506FBD">
            <w:pPr>
              <w:pStyle w:val="TableEntry"/>
            </w:pPr>
          </w:p>
        </w:tc>
        <w:tc>
          <w:tcPr>
            <w:tcW w:w="2614" w:type="dxa"/>
            <w:tcBorders>
              <w:top w:val="single" w:sz="4" w:space="0" w:color="auto"/>
              <w:left w:val="single" w:sz="4" w:space="0" w:color="auto"/>
              <w:bottom w:val="single" w:sz="4" w:space="0" w:color="auto"/>
            </w:tcBorders>
            <w:tcMar>
              <w:top w:w="100" w:type="dxa"/>
              <w:right w:w="100" w:type="dxa"/>
            </w:tcMar>
          </w:tcPr>
          <w:p w14:paraId="75141D5B" w14:textId="77777777" w:rsidR="00B11855" w:rsidRPr="001F42D3" w:rsidRDefault="003D003E" w:rsidP="00506FBD">
            <w:pPr>
              <w:pStyle w:val="TableEntry"/>
            </w:pPr>
            <w:r w:rsidRPr="001F42D3">
              <w:t>Date/Time of the Analysis</w:t>
            </w:r>
          </w:p>
        </w:tc>
      </w:tr>
      <w:tr w:rsidR="00B11855" w:rsidRPr="001F42D3" w14:paraId="51309633" w14:textId="77777777" w:rsidTr="00C23FBA">
        <w:tblPrEx>
          <w:tblBorders>
            <w:top w:val="none" w:sz="0" w:space="0" w:color="auto"/>
            <w:bottom w:val="single" w:sz="4" w:space="0" w:color="auto"/>
          </w:tblBorders>
        </w:tblPrEx>
        <w:trPr>
          <w:jc w:val="center"/>
        </w:trPr>
        <w:tc>
          <w:tcPr>
            <w:tcW w:w="724" w:type="dxa"/>
            <w:tcBorders>
              <w:top w:val="single" w:sz="4" w:space="0" w:color="auto"/>
              <w:bottom w:val="single" w:sz="4" w:space="0" w:color="auto"/>
              <w:right w:val="single" w:sz="4" w:space="0" w:color="auto"/>
            </w:tcBorders>
            <w:tcMar>
              <w:top w:w="100" w:type="dxa"/>
              <w:right w:w="100" w:type="dxa"/>
            </w:tcMar>
          </w:tcPr>
          <w:p w14:paraId="4D7542C3" w14:textId="77777777" w:rsidR="00B11855" w:rsidRPr="001F42D3" w:rsidRDefault="003D003E" w:rsidP="00506FBD">
            <w:pPr>
              <w:pStyle w:val="TableEntry"/>
            </w:pPr>
            <w:r w:rsidRPr="001F42D3">
              <w:t>20</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68F246F" w14:textId="77777777" w:rsidR="00B11855" w:rsidRPr="001F42D3" w:rsidRDefault="003D003E" w:rsidP="00506FBD">
            <w:pPr>
              <w:pStyle w:val="TableEntry"/>
            </w:pPr>
            <w:r w:rsidRPr="001F42D3">
              <w:t>705</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5C7577E3" w14:textId="77777777" w:rsidR="00B11855" w:rsidRPr="001F42D3" w:rsidRDefault="003D003E" w:rsidP="00506FBD">
            <w:pPr>
              <w:pStyle w:val="TableEntry"/>
            </w:pPr>
            <w:r w:rsidRPr="001F42D3">
              <w:t>CWE</w:t>
            </w:r>
          </w:p>
        </w:tc>
        <w:tc>
          <w:tcPr>
            <w:tcW w:w="900" w:type="dxa"/>
            <w:tcBorders>
              <w:top w:val="single" w:sz="4" w:space="0" w:color="auto"/>
              <w:left w:val="single" w:sz="4" w:space="0" w:color="auto"/>
              <w:bottom w:val="single" w:sz="4" w:space="0" w:color="auto"/>
              <w:right w:val="single" w:sz="4" w:space="0" w:color="auto"/>
            </w:tcBorders>
            <w:tcMar>
              <w:top w:w="100" w:type="dxa"/>
              <w:right w:w="100" w:type="dxa"/>
            </w:tcMar>
          </w:tcPr>
          <w:p w14:paraId="218516D5" w14:textId="77777777" w:rsidR="00B11855" w:rsidRPr="001F42D3" w:rsidRDefault="003D003E" w:rsidP="00506FBD">
            <w:pPr>
              <w:pStyle w:val="TableEntry"/>
            </w:pPr>
            <w:r w:rsidRPr="001F42D3">
              <w:t>RE</w:t>
            </w:r>
          </w:p>
        </w:tc>
        <w:tc>
          <w:tcPr>
            <w:tcW w:w="1274" w:type="dxa"/>
            <w:tcBorders>
              <w:top w:val="single" w:sz="4" w:space="0" w:color="auto"/>
              <w:left w:val="single" w:sz="4" w:space="0" w:color="auto"/>
              <w:bottom w:val="single" w:sz="4" w:space="0" w:color="auto"/>
              <w:right w:val="single" w:sz="4" w:space="0" w:color="auto"/>
            </w:tcBorders>
            <w:tcMar>
              <w:top w:w="100" w:type="dxa"/>
              <w:right w:w="100" w:type="dxa"/>
            </w:tcMar>
          </w:tcPr>
          <w:p w14:paraId="09C9BB47" w14:textId="77777777" w:rsidR="00B11855" w:rsidRPr="001F42D3" w:rsidRDefault="003D003E" w:rsidP="00506FBD">
            <w:pPr>
              <w:pStyle w:val="TableEntry"/>
            </w:pPr>
            <w:r w:rsidRPr="001F42D3">
              <w:t>[0..*]</w:t>
            </w:r>
          </w:p>
        </w:tc>
        <w:tc>
          <w:tcPr>
            <w:tcW w:w="796" w:type="dxa"/>
            <w:tcBorders>
              <w:top w:val="single" w:sz="4" w:space="0" w:color="auto"/>
              <w:left w:val="single" w:sz="4" w:space="0" w:color="auto"/>
              <w:bottom w:val="single" w:sz="4" w:space="0" w:color="auto"/>
              <w:right w:val="single" w:sz="4" w:space="0" w:color="auto"/>
            </w:tcBorders>
            <w:tcMar>
              <w:top w:w="100" w:type="dxa"/>
              <w:right w:w="100" w:type="dxa"/>
            </w:tcMar>
          </w:tcPr>
          <w:p w14:paraId="1B225ABA" w14:textId="77777777" w:rsidR="00B11855" w:rsidRPr="001F42D3" w:rsidRDefault="003D003E" w:rsidP="00506FBD">
            <w:pPr>
              <w:pStyle w:val="TableEntry"/>
            </w:pPr>
            <w:r w:rsidRPr="001F42D3">
              <w:t>0163</w:t>
            </w:r>
          </w:p>
        </w:tc>
        <w:tc>
          <w:tcPr>
            <w:tcW w:w="2614" w:type="dxa"/>
            <w:tcBorders>
              <w:top w:val="single" w:sz="4" w:space="0" w:color="auto"/>
              <w:left w:val="single" w:sz="4" w:space="0" w:color="auto"/>
              <w:bottom w:val="single" w:sz="4" w:space="0" w:color="auto"/>
            </w:tcBorders>
            <w:tcMar>
              <w:top w:w="100" w:type="dxa"/>
              <w:right w:w="100" w:type="dxa"/>
            </w:tcMar>
          </w:tcPr>
          <w:p w14:paraId="0FFF536F" w14:textId="77777777" w:rsidR="00B11855" w:rsidRPr="001F42D3" w:rsidRDefault="003D003E" w:rsidP="00506FBD">
            <w:pPr>
              <w:pStyle w:val="TableEntry"/>
            </w:pPr>
            <w:r w:rsidRPr="001F42D3">
              <w:t>Observation Site</w:t>
            </w:r>
          </w:p>
        </w:tc>
      </w:tr>
    </w:tbl>
    <w:p w14:paraId="4FFF0A4D" w14:textId="77777777" w:rsidR="00B11855" w:rsidRPr="001F42D3" w:rsidRDefault="00B11855" w:rsidP="006D73DE">
      <w:pPr>
        <w:pStyle w:val="BodyText"/>
      </w:pPr>
    </w:p>
    <w:p w14:paraId="063B1BC5" w14:textId="77777777" w:rsidR="00B11855" w:rsidRPr="001F42D3" w:rsidRDefault="003D003E" w:rsidP="006D73DE">
      <w:pPr>
        <w:pStyle w:val="BodyText"/>
      </w:pPr>
      <w:r w:rsidRPr="001F42D3">
        <w:t xml:space="preserve">The following describes the IHE PCD PIV </w:t>
      </w:r>
      <w:r w:rsidR="00CA3A2C" w:rsidRPr="001F42D3">
        <w:t>Profile</w:t>
      </w:r>
      <w:r w:rsidRPr="001F42D3">
        <w:t>’s usage of those fields which have a usage other than X in the above table.</w:t>
      </w:r>
    </w:p>
    <w:p w14:paraId="24A50858" w14:textId="77777777" w:rsidR="00B11855" w:rsidRPr="001F42D3" w:rsidRDefault="003D003E" w:rsidP="00CF5627">
      <w:pPr>
        <w:pStyle w:val="HL7Field"/>
        <w:ind w:hanging="2"/>
      </w:pPr>
      <w:r w:rsidRPr="001F42D3">
        <w:t>OBX-1 Set ID</w:t>
      </w:r>
    </w:p>
    <w:p w14:paraId="6A3DDF26" w14:textId="5BA814FF" w:rsidR="00B11855" w:rsidRPr="001F42D3" w:rsidRDefault="003D003E" w:rsidP="002E3ED0">
      <w:pPr>
        <w:pStyle w:val="HL7FieldIndent2"/>
        <w:ind w:left="0" w:hanging="2"/>
        <w:rPr>
          <w:noProof w:val="0"/>
        </w:rPr>
      </w:pPr>
      <w:r w:rsidRPr="001F42D3">
        <w:rPr>
          <w:noProof w:val="0"/>
        </w:rPr>
        <w:t>This field contains the sequence number of the OBX in this message</w:t>
      </w:r>
      <w:r w:rsidR="002F6FDA" w:rsidRPr="001F42D3">
        <w:rPr>
          <w:noProof w:val="0"/>
        </w:rPr>
        <w:t xml:space="preserve">, </w:t>
      </w:r>
      <w:r w:rsidRPr="001F42D3">
        <w:rPr>
          <w:noProof w:val="0"/>
        </w:rPr>
        <w:t>i.e., 1st OBX Set ID = 1, 2nd OBX set</w:t>
      </w:r>
      <w:r w:rsidR="009C3179" w:rsidRPr="001F42D3">
        <w:rPr>
          <w:noProof w:val="0"/>
        </w:rPr>
        <w:t xml:space="preserve"> </w:t>
      </w:r>
      <w:r w:rsidRPr="001F42D3">
        <w:rPr>
          <w:noProof w:val="0"/>
        </w:rPr>
        <w:t>ID = 2, etc., regardless of whether the OBX refers to a device or a metric value.</w:t>
      </w:r>
    </w:p>
    <w:p w14:paraId="62A6A412" w14:textId="77777777" w:rsidR="00B11855" w:rsidRPr="001F42D3" w:rsidRDefault="003D003E" w:rsidP="00CF5627">
      <w:pPr>
        <w:pStyle w:val="HL7Field"/>
        <w:ind w:hanging="2"/>
      </w:pPr>
      <w:r w:rsidRPr="001F42D3">
        <w:t>OBX-2 Value Type</w:t>
      </w:r>
    </w:p>
    <w:p w14:paraId="2DF13CA1"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this field as follows:</w:t>
      </w:r>
    </w:p>
    <w:p w14:paraId="1AAFAA28"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601F86D0" w14:textId="53DED0F3" w:rsidR="00B11855" w:rsidRPr="001F42D3" w:rsidRDefault="003D003E" w:rsidP="002E3ED0">
      <w:pPr>
        <w:pStyle w:val="HL7FieldIndent2"/>
        <w:ind w:left="0" w:hanging="2"/>
        <w:rPr>
          <w:noProof w:val="0"/>
        </w:rPr>
      </w:pPr>
      <w:r w:rsidRPr="001F42D3">
        <w:rPr>
          <w:noProof w:val="0"/>
        </w:rPr>
        <w:t>If OBX-3 refers to a patient parameter that conveys a numeric quantity (e.g., patient weight)</w:t>
      </w:r>
      <w:r w:rsidR="0039288C" w:rsidRPr="0039288C">
        <w:t xml:space="preserve"> </w:t>
      </w:r>
      <w:r w:rsidR="0039288C" w:rsidRPr="0039288C">
        <w:rPr>
          <w:noProof w:val="0"/>
        </w:rPr>
        <w:t>or a number of steps,</w:t>
      </w:r>
      <w:r w:rsidRPr="001F42D3">
        <w:rPr>
          <w:noProof w:val="0"/>
        </w:rPr>
        <w:t xml:space="preserve"> this value is restricted to NM</w:t>
      </w:r>
      <w:r w:rsidR="00CA3A2C" w:rsidRPr="001F42D3">
        <w:rPr>
          <w:noProof w:val="0"/>
        </w:rPr>
        <w:t xml:space="preserve">. </w:t>
      </w:r>
    </w:p>
    <w:p w14:paraId="2F0E56CA" w14:textId="606F89AC" w:rsidR="00B2751F" w:rsidRPr="001F42D3" w:rsidRDefault="00B2751F" w:rsidP="002E3ED0">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w:t>
      </w:r>
      <w:r w:rsidR="0039288C" w:rsidRPr="0039288C">
        <w:rPr>
          <w:noProof w:val="0"/>
        </w:rPr>
        <w:t xml:space="preserve"> or an infusion order step start condition</w:t>
      </w:r>
      <w:r w:rsidRPr="001F42D3">
        <w:rPr>
          <w:noProof w:val="0"/>
        </w:rPr>
        <w:t xml:space="preserve"> this field must be “ST”.</w:t>
      </w:r>
    </w:p>
    <w:p w14:paraId="3483C1F0" w14:textId="77777777" w:rsidR="00B11855" w:rsidRPr="001F42D3" w:rsidRDefault="003D003E" w:rsidP="002E3ED0">
      <w:pPr>
        <w:pStyle w:val="HL7FieldIndent2"/>
        <w:ind w:left="0" w:hanging="2"/>
        <w:rPr>
          <w:noProof w:val="0"/>
        </w:rPr>
      </w:pPr>
      <w:r w:rsidRPr="001F42D3">
        <w:rPr>
          <w:noProof w:val="0"/>
        </w:rPr>
        <w:t>If OBX-3 refers to a pump programming parameter, this value should identify the data type of the value in OBX-5 Observation Value.</w:t>
      </w:r>
    </w:p>
    <w:p w14:paraId="3DB3EF00" w14:textId="77777777" w:rsidR="00B11855" w:rsidRPr="001F42D3" w:rsidRDefault="003D003E" w:rsidP="00CF5627">
      <w:pPr>
        <w:pStyle w:val="HL7Field"/>
        <w:ind w:hanging="2"/>
      </w:pPr>
      <w:r w:rsidRPr="001F42D3">
        <w:t>OBX-3 Observation Identifier</w:t>
      </w:r>
    </w:p>
    <w:p w14:paraId="3AE4B28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the value of this field to one of the following:</w:t>
      </w:r>
    </w:p>
    <w:p w14:paraId="72A1FBF2" w14:textId="77777777" w:rsidR="00B11855" w:rsidRPr="001F42D3" w:rsidRDefault="003D003E" w:rsidP="00CF5627">
      <w:pPr>
        <w:pStyle w:val="HL7FieldIndent2"/>
        <w:ind w:left="0" w:hanging="2"/>
        <w:rPr>
          <w:noProof w:val="0"/>
        </w:rPr>
      </w:pPr>
      <w:r w:rsidRPr="001F42D3">
        <w:rPr>
          <w:noProof w:val="0"/>
        </w:rPr>
        <w:t>Pump ID</w:t>
      </w:r>
    </w:p>
    <w:p w14:paraId="4B4B6C5F" w14:textId="77777777" w:rsidR="00B11855" w:rsidRPr="001F42D3" w:rsidRDefault="003D003E" w:rsidP="00DE39CA">
      <w:pPr>
        <w:pStyle w:val="ExampleValue"/>
        <w:rPr>
          <w:noProof w:val="0"/>
        </w:rPr>
      </w:pPr>
      <w:r w:rsidRPr="001F42D3">
        <w:rPr>
          <w:noProof w:val="0"/>
        </w:rPr>
        <w:t>69986^MDC_DEV_PUMP_INFUS_VMD^MDC</w:t>
      </w:r>
    </w:p>
    <w:p w14:paraId="27896349" w14:textId="77777777" w:rsidR="008430DB" w:rsidRPr="001F42D3" w:rsidRDefault="008430DB" w:rsidP="00DE39CA">
      <w:pPr>
        <w:pStyle w:val="BodyText"/>
      </w:pPr>
    </w:p>
    <w:p w14:paraId="5CB2BB23" w14:textId="77777777" w:rsidR="00B11855" w:rsidRPr="001F42D3" w:rsidRDefault="003D003E" w:rsidP="00CF5627">
      <w:pPr>
        <w:pStyle w:val="HL7FieldIndent2"/>
        <w:ind w:left="0" w:hanging="2"/>
        <w:rPr>
          <w:noProof w:val="0"/>
        </w:rPr>
      </w:pPr>
      <w:r w:rsidRPr="001F42D3">
        <w:rPr>
          <w:noProof w:val="0"/>
        </w:rPr>
        <w:t>Patient parameter</w:t>
      </w:r>
    </w:p>
    <w:p w14:paraId="4FC222D4" w14:textId="77777777" w:rsidR="00B11855" w:rsidRPr="001F42D3" w:rsidRDefault="003D003E" w:rsidP="004E5351">
      <w:pPr>
        <w:pStyle w:val="ExampleValue"/>
        <w:rPr>
          <w:noProof w:val="0"/>
        </w:rPr>
      </w:pPr>
      <w:r w:rsidRPr="001F42D3">
        <w:rPr>
          <w:noProof w:val="0"/>
        </w:rPr>
        <w:t>68063^MDC_ATTR_PT_WEIGHT^MDC</w:t>
      </w:r>
    </w:p>
    <w:p w14:paraId="65BEF52E" w14:textId="77777777" w:rsidR="00B11855" w:rsidRPr="001F42D3" w:rsidRDefault="003D003E" w:rsidP="004E5351">
      <w:pPr>
        <w:pStyle w:val="ExampleValue"/>
        <w:rPr>
          <w:noProof w:val="0"/>
        </w:rPr>
      </w:pPr>
      <w:r w:rsidRPr="001F42D3">
        <w:rPr>
          <w:noProof w:val="0"/>
        </w:rPr>
        <w:lastRenderedPageBreak/>
        <w:t>68060^MDC_ATTR_PT_HEIGHT^MDC</w:t>
      </w:r>
    </w:p>
    <w:p w14:paraId="69D0E191" w14:textId="77777777" w:rsidR="00B11855" w:rsidRPr="001F42D3" w:rsidRDefault="00E86B15" w:rsidP="004E5351">
      <w:pPr>
        <w:pStyle w:val="ExampleValue"/>
        <w:rPr>
          <w:noProof w:val="0"/>
        </w:rPr>
      </w:pPr>
      <w:r w:rsidRPr="001F42D3">
        <w:rPr>
          <w:noProof w:val="0"/>
        </w:rPr>
        <w:t>188744</w:t>
      </w:r>
      <w:r w:rsidR="003D003E" w:rsidRPr="001F42D3">
        <w:rPr>
          <w:noProof w:val="0"/>
        </w:rPr>
        <w:t>^MDC_AREA_BODY_SURF_ACTUAL^MDC</w:t>
      </w:r>
    </w:p>
    <w:p w14:paraId="0D6A5B2F" w14:textId="77777777" w:rsidR="00B11855" w:rsidRPr="001F42D3" w:rsidRDefault="00B11855" w:rsidP="00DE39CA">
      <w:pPr>
        <w:pStyle w:val="BodyText"/>
      </w:pPr>
    </w:p>
    <w:p w14:paraId="4438D5F1" w14:textId="77777777" w:rsidR="00B11855" w:rsidRPr="001F42D3" w:rsidRDefault="003D003E" w:rsidP="00CF5627">
      <w:pPr>
        <w:pStyle w:val="HL7FieldIndent2"/>
        <w:ind w:left="0" w:hanging="2"/>
        <w:rPr>
          <w:noProof w:val="0"/>
        </w:rPr>
      </w:pPr>
      <w:r w:rsidRPr="001F42D3">
        <w:rPr>
          <w:noProof w:val="0"/>
        </w:rPr>
        <w:t>Pump programming parameter</w:t>
      </w:r>
    </w:p>
    <w:p w14:paraId="53745D69" w14:textId="77777777" w:rsidR="00B11855" w:rsidRPr="001F42D3" w:rsidRDefault="003D003E" w:rsidP="004E5351">
      <w:pPr>
        <w:pStyle w:val="ExampleValue"/>
        <w:rPr>
          <w:noProof w:val="0"/>
        </w:rPr>
      </w:pPr>
      <w:r w:rsidRPr="001F42D3">
        <w:rPr>
          <w:noProof w:val="0"/>
        </w:rPr>
        <w:t>157985^MDC_DOSE_PCA_LIMIT^MDC</w:t>
      </w:r>
    </w:p>
    <w:p w14:paraId="32305D56" w14:textId="77777777" w:rsidR="00B11855" w:rsidRPr="001F42D3" w:rsidRDefault="003D003E" w:rsidP="004E5351">
      <w:pPr>
        <w:pStyle w:val="ExampleValue"/>
        <w:rPr>
          <w:noProof w:val="0"/>
        </w:rPr>
      </w:pPr>
      <w:r w:rsidRPr="001F42D3">
        <w:rPr>
          <w:noProof w:val="0"/>
        </w:rPr>
        <w:t>157986^MDC_VOL_PCA_DOSE_LIMIT^MDC</w:t>
      </w:r>
    </w:p>
    <w:p w14:paraId="04797E11" w14:textId="77777777" w:rsidR="00B11855" w:rsidRPr="001F42D3" w:rsidRDefault="003D003E" w:rsidP="004E5351">
      <w:pPr>
        <w:pStyle w:val="ExampleValue"/>
        <w:rPr>
          <w:noProof w:val="0"/>
        </w:rPr>
      </w:pPr>
      <w:r w:rsidRPr="001F42D3">
        <w:rPr>
          <w:noProof w:val="0"/>
        </w:rPr>
        <w:t>157987^MDC_TIME_PD_PCA_DOSE_LIMIT^MDC</w:t>
      </w:r>
    </w:p>
    <w:p w14:paraId="43E61324" w14:textId="77777777" w:rsidR="00B11855" w:rsidRPr="001F42D3" w:rsidRDefault="003D003E" w:rsidP="004E5351">
      <w:pPr>
        <w:pStyle w:val="ExampleValue"/>
        <w:rPr>
          <w:noProof w:val="0"/>
        </w:rPr>
      </w:pPr>
      <w:r w:rsidRPr="001F42D3">
        <w:rPr>
          <w:noProof w:val="0"/>
        </w:rPr>
        <w:t>157988^MDC_RATE_PCA_MAX_DOSES_PER_HOUR^MDC</w:t>
      </w:r>
    </w:p>
    <w:p w14:paraId="6C79120F" w14:textId="77777777" w:rsidR="00B11855" w:rsidRPr="001F42D3" w:rsidRDefault="003D003E" w:rsidP="004E5351">
      <w:pPr>
        <w:pStyle w:val="ExampleValue"/>
        <w:rPr>
          <w:noProof w:val="0"/>
        </w:rPr>
      </w:pPr>
      <w:r w:rsidRPr="001F42D3">
        <w:rPr>
          <w:noProof w:val="0"/>
        </w:rPr>
        <w:t>157989^MDC_TIME_PCA_LOCKOUT^MDC</w:t>
      </w:r>
    </w:p>
    <w:p w14:paraId="7BB6BC50" w14:textId="77777777" w:rsidR="00B11855" w:rsidRPr="001F42D3" w:rsidRDefault="003D003E" w:rsidP="004E5351">
      <w:pPr>
        <w:pStyle w:val="ExampleValue"/>
        <w:rPr>
          <w:noProof w:val="0"/>
        </w:rPr>
      </w:pPr>
      <w:r w:rsidRPr="001F42D3">
        <w:rPr>
          <w:noProof w:val="0"/>
        </w:rPr>
        <w:t>157994^MDC_VOL_FLUID_CONTAINER_START^MDC</w:t>
      </w:r>
    </w:p>
    <w:p w14:paraId="2C633470" w14:textId="4E1A8208" w:rsidR="00B11855" w:rsidRPr="001F42D3" w:rsidRDefault="00B2751F" w:rsidP="004E5351">
      <w:pPr>
        <w:pStyle w:val="ExampleValue"/>
        <w:rPr>
          <w:noProof w:val="0"/>
        </w:rPr>
      </w:pPr>
      <w:r w:rsidRPr="001F42D3">
        <w:rPr>
          <w:noProof w:val="0"/>
        </w:rPr>
        <w:t>158017</w:t>
      </w:r>
      <w:r w:rsidR="003D003E" w:rsidRPr="001F42D3">
        <w:rPr>
          <w:noProof w:val="0"/>
        </w:rPr>
        <w:t>^MDC_DOSE_PCA_PATIENT^MDC</w:t>
      </w:r>
    </w:p>
    <w:p w14:paraId="74DF6B66" w14:textId="7E3B2C4A" w:rsidR="00B11855" w:rsidRPr="001F42D3" w:rsidRDefault="00B2751F" w:rsidP="004E5351">
      <w:pPr>
        <w:pStyle w:val="ExampleValue"/>
        <w:rPr>
          <w:noProof w:val="0"/>
        </w:rPr>
      </w:pPr>
      <w:r w:rsidRPr="001F42D3">
        <w:rPr>
          <w:noProof w:val="0"/>
        </w:rPr>
        <w:t>158019</w:t>
      </w:r>
      <w:r w:rsidR="003D003E" w:rsidRPr="001F42D3">
        <w:rPr>
          <w:noProof w:val="0"/>
        </w:rPr>
        <w:t>^MDC_DOSE_CLINICIAN^MDC</w:t>
      </w:r>
    </w:p>
    <w:p w14:paraId="3A282988" w14:textId="0D89C65C" w:rsidR="00B11855" w:rsidRPr="001F42D3" w:rsidRDefault="00B2751F" w:rsidP="004E5351">
      <w:pPr>
        <w:pStyle w:val="ExampleValue"/>
        <w:rPr>
          <w:noProof w:val="0"/>
        </w:rPr>
      </w:pPr>
      <w:r w:rsidRPr="001F42D3">
        <w:rPr>
          <w:noProof w:val="0"/>
        </w:rPr>
        <w:t>158018</w:t>
      </w:r>
      <w:r w:rsidR="003D003E" w:rsidRPr="001F42D3">
        <w:rPr>
          <w:noProof w:val="0"/>
        </w:rPr>
        <w:t>^MDC_DOSE_LOADING^MDC</w:t>
      </w:r>
    </w:p>
    <w:p w14:paraId="798B7ADB" w14:textId="75A142D4" w:rsidR="00B2751F" w:rsidRDefault="00864BBC" w:rsidP="004E5351">
      <w:pPr>
        <w:pStyle w:val="ExampleValue"/>
        <w:rPr>
          <w:noProof w:val="0"/>
        </w:rPr>
      </w:pPr>
      <w:r w:rsidRPr="001F42D3">
        <w:rPr>
          <w:noProof w:val="0"/>
        </w:rPr>
        <w:t>158037</w:t>
      </w:r>
      <w:r w:rsidR="00B2751F" w:rsidRPr="001F42D3">
        <w:rPr>
          <w:noProof w:val="0"/>
        </w:rPr>
        <w:t>^MDC_INFUS_ORDER_</w:t>
      </w:r>
      <w:r w:rsidR="00171618" w:rsidRPr="001F42D3">
        <w:rPr>
          <w:noProof w:val="0"/>
        </w:rPr>
        <w:t>STEP_</w:t>
      </w:r>
      <w:r w:rsidR="00B2751F" w:rsidRPr="001F42D3">
        <w:rPr>
          <w:noProof w:val="0"/>
        </w:rPr>
        <w:t>TYPE^MDC</w:t>
      </w:r>
    </w:p>
    <w:p w14:paraId="08478183" w14:textId="1A2F5F52" w:rsidR="004B4A6A" w:rsidRPr="001F42D3" w:rsidRDefault="004B4A6A" w:rsidP="004E5351">
      <w:pPr>
        <w:pStyle w:val="ExampleValue"/>
        <w:rPr>
          <w:noProof w:val="0"/>
        </w:rPr>
      </w:pPr>
      <w:r w:rsidRPr="004B4A6A">
        <w:rPr>
          <w:noProof w:val="0"/>
        </w:rPr>
        <w:t>0^MDCX_INFUS_ORDER_STEP_START_CONDITION</w:t>
      </w:r>
    </w:p>
    <w:p w14:paraId="6CC8B03D" w14:textId="77777777" w:rsidR="003462CA" w:rsidRPr="001F42D3" w:rsidRDefault="003462CA" w:rsidP="003462CA">
      <w:pPr>
        <w:pStyle w:val="ExampleValue"/>
        <w:rPr>
          <w:noProof w:val="0"/>
        </w:rPr>
      </w:pPr>
      <w:bookmarkStart w:id="211" w:name="_Hlk101284437"/>
      <w:bookmarkStart w:id="212" w:name="OLE_LINK82"/>
      <w:r w:rsidRPr="001F42D3">
        <w:rPr>
          <w:noProof w:val="0"/>
        </w:rPr>
        <w:t>157998^MDC_TIME_PD_DOSE_START_INTERVAL^MDC</w:t>
      </w:r>
      <w:bookmarkEnd w:id="211"/>
      <w:bookmarkEnd w:id="212"/>
    </w:p>
    <w:p w14:paraId="6A1E06CC" w14:textId="3E6E1C20" w:rsidR="003462CA" w:rsidRPr="001F42D3" w:rsidRDefault="007E7E84" w:rsidP="003462CA">
      <w:pPr>
        <w:pStyle w:val="ExampleValue"/>
        <w:rPr>
          <w:noProof w:val="0"/>
        </w:rPr>
      </w:pPr>
      <w:r w:rsidRPr="001F42D3">
        <w:rPr>
          <w:noProof w:val="0"/>
        </w:rPr>
        <w:t>158023</w:t>
      </w:r>
      <w:r w:rsidR="003462CA" w:rsidRPr="001F42D3">
        <w:rPr>
          <w:noProof w:val="0"/>
        </w:rPr>
        <w:t xml:space="preserve">^MDC_DOSE_INTERMITTENT^MDC </w:t>
      </w:r>
    </w:p>
    <w:p w14:paraId="1CF7BD04" w14:textId="53ED279D" w:rsidR="003462CA" w:rsidRPr="001F42D3" w:rsidRDefault="007E7E84" w:rsidP="003462CA">
      <w:pPr>
        <w:pStyle w:val="ExampleValue"/>
        <w:rPr>
          <w:noProof w:val="0"/>
        </w:rPr>
      </w:pPr>
      <w:r w:rsidRPr="001F42D3">
        <w:rPr>
          <w:noProof w:val="0"/>
        </w:rPr>
        <w:t>158025</w:t>
      </w:r>
      <w:r w:rsidR="003462CA" w:rsidRPr="001F42D3">
        <w:rPr>
          <w:noProof w:val="0"/>
        </w:rPr>
        <w:t>^</w:t>
      </w:r>
      <w:bookmarkStart w:id="213" w:name="_Hlk101284469"/>
      <w:bookmarkStart w:id="214" w:name="OLE_LINK83"/>
      <w:r w:rsidR="003462CA" w:rsidRPr="001F42D3">
        <w:rPr>
          <w:noProof w:val="0"/>
        </w:rPr>
        <w:t>MDC_TIME_PROG_NEXT_DOSE</w:t>
      </w:r>
      <w:bookmarkEnd w:id="213"/>
      <w:bookmarkEnd w:id="214"/>
      <w:r w:rsidR="003462CA" w:rsidRPr="001F42D3">
        <w:rPr>
          <w:noProof w:val="0"/>
        </w:rPr>
        <w:t>^MDC</w:t>
      </w:r>
    </w:p>
    <w:p w14:paraId="52984083" w14:textId="77777777" w:rsidR="003462CA" w:rsidRPr="001F42D3" w:rsidRDefault="003462CA" w:rsidP="004E5351">
      <w:pPr>
        <w:pStyle w:val="ExampleValue"/>
        <w:rPr>
          <w:noProof w:val="0"/>
        </w:rPr>
      </w:pPr>
    </w:p>
    <w:p w14:paraId="4AFFEAD6" w14:textId="77777777" w:rsidR="00B11855" w:rsidRPr="001F42D3" w:rsidRDefault="00B11855" w:rsidP="00DE39CA">
      <w:pPr>
        <w:pStyle w:val="BodyText"/>
      </w:pPr>
    </w:p>
    <w:p w14:paraId="56E0E856" w14:textId="77777777" w:rsidR="00B11855" w:rsidRPr="001F42D3" w:rsidRDefault="003D003E" w:rsidP="00CF5627">
      <w:pPr>
        <w:pStyle w:val="HL7Field"/>
        <w:ind w:hanging="2"/>
      </w:pPr>
      <w:r w:rsidRPr="001F42D3">
        <w:t>OBX-4 Observation Sub-ID</w:t>
      </w:r>
    </w:p>
    <w:p w14:paraId="0D3E07DB" w14:textId="77777777" w:rsidR="00B11855" w:rsidRPr="001F42D3" w:rsidRDefault="003D003E" w:rsidP="002E3ED0">
      <w:pPr>
        <w:pStyle w:val="HL7FieldIndent2"/>
        <w:ind w:left="0" w:hanging="2"/>
        <w:rPr>
          <w:noProof w:val="0"/>
        </w:rPr>
      </w:pPr>
      <w:r w:rsidRPr="001F42D3">
        <w:rPr>
          <w:noProof w:val="0"/>
        </w:rPr>
        <w:t xml:space="preserve">The PC PIV </w:t>
      </w:r>
      <w:r w:rsidR="00CA3A2C" w:rsidRPr="001F42D3">
        <w:rPr>
          <w:noProof w:val="0"/>
        </w:rPr>
        <w:t>Profile</w:t>
      </w:r>
      <w:r w:rsidRPr="001F42D3">
        <w:rPr>
          <w:noProof w:val="0"/>
        </w:rPr>
        <w:t xml:space="preserve"> does not further constrain this field.</w:t>
      </w:r>
    </w:p>
    <w:p w14:paraId="1FC02385" w14:textId="77777777" w:rsidR="00B11855" w:rsidRPr="001F42D3" w:rsidRDefault="003D003E" w:rsidP="00CF5627">
      <w:pPr>
        <w:pStyle w:val="HL7Field"/>
        <w:ind w:hanging="2"/>
      </w:pPr>
      <w:r w:rsidRPr="001F42D3">
        <w:t xml:space="preserve">OBX-5 Observation Value </w:t>
      </w:r>
    </w:p>
    <w:p w14:paraId="291F5952"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32B25484" w14:textId="18495956" w:rsidR="00B11855" w:rsidRPr="001F42D3" w:rsidRDefault="003D003E" w:rsidP="002E3ED0">
      <w:pPr>
        <w:pStyle w:val="HL7FieldIndent2"/>
        <w:ind w:left="0" w:hanging="2"/>
        <w:rPr>
          <w:noProof w:val="0"/>
        </w:rPr>
      </w:pPr>
      <w:r w:rsidRPr="001F42D3">
        <w:rPr>
          <w:noProof w:val="0"/>
        </w:rPr>
        <w:t>If OBX-3 refers to a patient parameter, this field contains the parameter value.</w:t>
      </w:r>
    </w:p>
    <w:p w14:paraId="50F4F47C" w14:textId="7621CFC1" w:rsidR="005807BA" w:rsidRPr="001F42D3" w:rsidRDefault="005807BA" w:rsidP="002E3ED0">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 the field contains the enumerated value</w:t>
      </w:r>
    </w:p>
    <w:p w14:paraId="7E61087E" w14:textId="77777777" w:rsidR="00B11855" w:rsidRPr="001F42D3" w:rsidRDefault="003D003E" w:rsidP="002E3ED0">
      <w:pPr>
        <w:pStyle w:val="HL7FieldIndent2"/>
        <w:ind w:left="0" w:hanging="2"/>
        <w:rPr>
          <w:noProof w:val="0"/>
        </w:rPr>
      </w:pPr>
      <w:r w:rsidRPr="001F42D3">
        <w:rPr>
          <w:noProof w:val="0"/>
        </w:rPr>
        <w:t>If OBX-3 refers to a pump programming parameter, this field contains the parameter value.</w:t>
      </w:r>
    </w:p>
    <w:p w14:paraId="6B8FC0FB" w14:textId="77777777" w:rsidR="00B11855" w:rsidRPr="001F42D3" w:rsidRDefault="003D003E" w:rsidP="00CF5627">
      <w:pPr>
        <w:pStyle w:val="HL7Field"/>
        <w:ind w:hanging="2"/>
      </w:pPr>
      <w:r w:rsidRPr="001F42D3">
        <w:t>OBX-6 Units</w:t>
      </w:r>
    </w:p>
    <w:p w14:paraId="04EB5D17"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constrains the value of this field based on the value in OBX-3.</w:t>
      </w:r>
    </w:p>
    <w:p w14:paraId="545EF13A" w14:textId="77777777" w:rsidR="00B11855" w:rsidRPr="001F42D3" w:rsidRDefault="003D003E" w:rsidP="002E3ED0">
      <w:pPr>
        <w:pStyle w:val="HL7FieldIndent2"/>
        <w:ind w:left="0" w:hanging="2"/>
        <w:rPr>
          <w:noProof w:val="0"/>
        </w:rPr>
      </w:pPr>
      <w:r w:rsidRPr="001F42D3">
        <w:rPr>
          <w:noProof w:val="0"/>
        </w:rPr>
        <w:t>If OBX-3 refers to a pump ID, this field must be empty.</w:t>
      </w:r>
    </w:p>
    <w:p w14:paraId="59592EE9" w14:textId="77777777" w:rsidR="00B11855" w:rsidRPr="001F42D3" w:rsidRDefault="003D003E" w:rsidP="002E3ED0">
      <w:pPr>
        <w:pStyle w:val="HL7FieldIndent2"/>
        <w:ind w:left="0" w:hanging="2"/>
        <w:rPr>
          <w:noProof w:val="0"/>
        </w:rPr>
      </w:pPr>
      <w:r w:rsidRPr="001F42D3">
        <w:rPr>
          <w:noProof w:val="0"/>
        </w:rPr>
        <w:t xml:space="preserve">If OBX-3 refers to a patient parameter, this field contains the coded units for the parameter. The preferred format is an MDC value; UCUM values are also acceptable. </w:t>
      </w:r>
    </w:p>
    <w:p w14:paraId="4D698F9D" w14:textId="77777777" w:rsidR="00B11855" w:rsidRPr="001F42D3" w:rsidRDefault="003D003E" w:rsidP="002E3ED0">
      <w:pPr>
        <w:pStyle w:val="HL7FieldIndent2"/>
        <w:ind w:left="0" w:hanging="2"/>
        <w:rPr>
          <w:noProof w:val="0"/>
        </w:rPr>
      </w:pPr>
      <w:r w:rsidRPr="001F42D3">
        <w:rPr>
          <w:noProof w:val="0"/>
        </w:rPr>
        <w:t>When OBX-3 refers to weight, the first three components of OBX-6 must contain one of the following sets of values:</w:t>
      </w:r>
    </w:p>
    <w:p w14:paraId="65B7543F" w14:textId="77777777" w:rsidR="00B11855" w:rsidRPr="001F42D3" w:rsidRDefault="003D003E" w:rsidP="004E5351">
      <w:pPr>
        <w:pStyle w:val="ExampleValue"/>
        <w:rPr>
          <w:noProof w:val="0"/>
        </w:rPr>
      </w:pPr>
      <w:r w:rsidRPr="001F42D3">
        <w:rPr>
          <w:noProof w:val="0"/>
        </w:rPr>
        <w:t>263872^MDC_DIM_X_G^MDC</w:t>
      </w:r>
    </w:p>
    <w:p w14:paraId="4527E966" w14:textId="77777777" w:rsidR="00B11855" w:rsidRPr="001F42D3" w:rsidRDefault="003D003E" w:rsidP="004E5351">
      <w:pPr>
        <w:pStyle w:val="ExampleValue"/>
        <w:rPr>
          <w:noProof w:val="0"/>
        </w:rPr>
      </w:pPr>
      <w:r w:rsidRPr="001F42D3">
        <w:rPr>
          <w:noProof w:val="0"/>
        </w:rPr>
        <w:t>263875^MDC_DIM_KILO_G^MDC</w:t>
      </w:r>
    </w:p>
    <w:p w14:paraId="2731D934" w14:textId="77777777" w:rsidR="00B11855" w:rsidRPr="001F42D3" w:rsidRDefault="003D003E" w:rsidP="004E5351">
      <w:pPr>
        <w:pStyle w:val="ExampleValue"/>
        <w:rPr>
          <w:noProof w:val="0"/>
        </w:rPr>
      </w:pPr>
      <w:r w:rsidRPr="001F42D3">
        <w:rPr>
          <w:noProof w:val="0"/>
        </w:rPr>
        <w:t>g^g^UCUM</w:t>
      </w:r>
    </w:p>
    <w:p w14:paraId="3E666FFD" w14:textId="77777777" w:rsidR="00B11855" w:rsidRPr="001F42D3" w:rsidRDefault="003D003E" w:rsidP="004E5351">
      <w:pPr>
        <w:pStyle w:val="ExampleValue"/>
        <w:rPr>
          <w:noProof w:val="0"/>
        </w:rPr>
      </w:pPr>
      <w:r w:rsidRPr="001F42D3">
        <w:rPr>
          <w:noProof w:val="0"/>
        </w:rPr>
        <w:t>kg^kg^UCUM</w:t>
      </w:r>
    </w:p>
    <w:p w14:paraId="7AE31D6A" w14:textId="77777777" w:rsidR="00B11855" w:rsidRPr="001F42D3" w:rsidRDefault="003D003E" w:rsidP="002E3ED0">
      <w:pPr>
        <w:pStyle w:val="HL7FieldIndent2"/>
        <w:ind w:left="0" w:hanging="2"/>
        <w:rPr>
          <w:noProof w:val="0"/>
        </w:rPr>
      </w:pPr>
      <w:r w:rsidRPr="001F42D3">
        <w:rPr>
          <w:noProof w:val="0"/>
        </w:rPr>
        <w:t>When OBX-3 refers to height, the first three components of OBX-6 must contain one of the following sets of values:</w:t>
      </w:r>
    </w:p>
    <w:p w14:paraId="75EC69E9" w14:textId="77777777" w:rsidR="00B11855" w:rsidRPr="001F42D3" w:rsidRDefault="003D003E" w:rsidP="004E5351">
      <w:pPr>
        <w:pStyle w:val="ExampleValue"/>
        <w:rPr>
          <w:noProof w:val="0"/>
        </w:rPr>
      </w:pPr>
      <w:r w:rsidRPr="001F42D3">
        <w:rPr>
          <w:noProof w:val="0"/>
        </w:rPr>
        <w:t>263441^MDC_DIM_CENTI_M^MDC</w:t>
      </w:r>
    </w:p>
    <w:p w14:paraId="09A7F9F9" w14:textId="77777777" w:rsidR="00B11855" w:rsidRPr="001F42D3" w:rsidRDefault="003D003E" w:rsidP="004E5351">
      <w:pPr>
        <w:pStyle w:val="ExampleValue"/>
        <w:rPr>
          <w:noProof w:val="0"/>
        </w:rPr>
      </w:pPr>
      <w:r w:rsidRPr="001F42D3">
        <w:rPr>
          <w:noProof w:val="0"/>
        </w:rPr>
        <w:t>cm^cm^UCUM</w:t>
      </w:r>
    </w:p>
    <w:p w14:paraId="0C2D6F58" w14:textId="77777777" w:rsidR="00B11855" w:rsidRPr="001F42D3" w:rsidRDefault="003D003E" w:rsidP="002E3ED0">
      <w:pPr>
        <w:pStyle w:val="HL7FieldIndent2"/>
        <w:ind w:left="0" w:hanging="2"/>
        <w:rPr>
          <w:noProof w:val="0"/>
        </w:rPr>
      </w:pPr>
      <w:r w:rsidRPr="001F42D3">
        <w:rPr>
          <w:noProof w:val="0"/>
        </w:rPr>
        <w:lastRenderedPageBreak/>
        <w:t>When OBX-3 refers to BSA, the first three components of OBX-6 must contain one of the following sets of values:</w:t>
      </w:r>
    </w:p>
    <w:p w14:paraId="46154B0D" w14:textId="77777777" w:rsidR="00B11855" w:rsidRPr="001F42D3" w:rsidRDefault="003D003E" w:rsidP="004E5351">
      <w:pPr>
        <w:pStyle w:val="ExampleValue"/>
        <w:rPr>
          <w:noProof w:val="0"/>
        </w:rPr>
      </w:pPr>
      <w:r w:rsidRPr="001F42D3">
        <w:rPr>
          <w:noProof w:val="0"/>
        </w:rPr>
        <w:t xml:space="preserve">263616^ MDC_DIM_SQ_X_M^MDC  </w:t>
      </w:r>
    </w:p>
    <w:p w14:paraId="39ED0186" w14:textId="211CFE74" w:rsidR="00B11855" w:rsidRPr="001F42D3" w:rsidRDefault="003D003E" w:rsidP="004E5351">
      <w:pPr>
        <w:pStyle w:val="ExampleValue"/>
        <w:rPr>
          <w:noProof w:val="0"/>
        </w:rPr>
      </w:pPr>
      <w:r w:rsidRPr="001F42D3">
        <w:rPr>
          <w:noProof w:val="0"/>
        </w:rPr>
        <w:t>m2^m2^UCUM</w:t>
      </w:r>
    </w:p>
    <w:p w14:paraId="705A7A7C" w14:textId="3108BCC3" w:rsidR="005807BA" w:rsidRPr="001F42D3" w:rsidRDefault="005807BA" w:rsidP="00171618">
      <w:pPr>
        <w:pStyle w:val="HL7FieldIndent2"/>
        <w:ind w:left="0" w:hanging="2"/>
        <w:rPr>
          <w:noProof w:val="0"/>
        </w:rPr>
      </w:pPr>
      <w:r w:rsidRPr="001F42D3">
        <w:rPr>
          <w:noProof w:val="0"/>
        </w:rPr>
        <w:t xml:space="preserve">If OBX-3 refers to an infusion order </w:t>
      </w:r>
      <w:r w:rsidR="00171618" w:rsidRPr="001F42D3">
        <w:rPr>
          <w:noProof w:val="0"/>
        </w:rPr>
        <w:t xml:space="preserve">step </w:t>
      </w:r>
      <w:r w:rsidRPr="001F42D3">
        <w:rPr>
          <w:noProof w:val="0"/>
        </w:rPr>
        <w:t>type, this field must be empty.</w:t>
      </w:r>
    </w:p>
    <w:p w14:paraId="54603650" w14:textId="77777777" w:rsidR="00B11855" w:rsidRPr="001F42D3" w:rsidRDefault="003D003E" w:rsidP="002E3ED0">
      <w:pPr>
        <w:pStyle w:val="HL7FieldIndent2"/>
        <w:ind w:left="0" w:hanging="2"/>
        <w:rPr>
          <w:noProof w:val="0"/>
        </w:rPr>
      </w:pPr>
      <w:r w:rsidRPr="001F42D3">
        <w:rPr>
          <w:noProof w:val="0"/>
        </w:rPr>
        <w:t>If OBX-3 refers to a pump programming parameter, this field contains the units for the value in OBX-5 Observation Value.</w:t>
      </w:r>
    </w:p>
    <w:p w14:paraId="0A108397" w14:textId="77777777" w:rsidR="00B11855" w:rsidRPr="001F42D3" w:rsidRDefault="003D003E" w:rsidP="00CF5627">
      <w:pPr>
        <w:pStyle w:val="HL7Field"/>
        <w:ind w:hanging="2"/>
      </w:pPr>
      <w:r w:rsidRPr="001F42D3">
        <w:t>OBX-7 References Range:</w:t>
      </w:r>
    </w:p>
    <w:p w14:paraId="3694FA3E"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0C50F3D2" w14:textId="77777777" w:rsidR="00B11855" w:rsidRPr="001F42D3" w:rsidRDefault="003D003E" w:rsidP="00CF5627">
      <w:pPr>
        <w:pStyle w:val="HL7Field"/>
        <w:ind w:hanging="2"/>
      </w:pPr>
      <w:r w:rsidRPr="001F42D3">
        <w:t>OBX-8 Abnormal Flags</w:t>
      </w:r>
    </w:p>
    <w:p w14:paraId="18A663DB"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4251949C" w14:textId="77777777" w:rsidR="00B11855" w:rsidRPr="001F42D3" w:rsidRDefault="003D003E" w:rsidP="00CF5627">
      <w:pPr>
        <w:pStyle w:val="HL7Field"/>
        <w:ind w:hanging="2"/>
      </w:pPr>
      <w:r w:rsidRPr="001F42D3">
        <w:t>OBX-10 Nature of Abnormal Test</w:t>
      </w:r>
    </w:p>
    <w:p w14:paraId="4EBF0C86"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12504115" w14:textId="77777777" w:rsidR="00B11855" w:rsidRPr="001F42D3" w:rsidRDefault="003D003E" w:rsidP="00CF5627">
      <w:pPr>
        <w:pStyle w:val="HL7Field"/>
        <w:ind w:hanging="2"/>
      </w:pPr>
      <w:r w:rsidRPr="001F42D3">
        <w:t>OBX-11 Observation Result Status</w:t>
      </w:r>
    </w:p>
    <w:p w14:paraId="2BDD724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69762213" w14:textId="77777777" w:rsidR="00B11855" w:rsidRPr="001F42D3" w:rsidRDefault="003D003E" w:rsidP="00CF5627">
      <w:pPr>
        <w:pStyle w:val="HL7Field"/>
        <w:ind w:hanging="2"/>
      </w:pPr>
      <w:r w:rsidRPr="001F42D3">
        <w:t>OBX-14 Date/Time of the Observation</w:t>
      </w:r>
    </w:p>
    <w:p w14:paraId="74061EA5"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29D2A7CA" w14:textId="77777777" w:rsidR="00B11855" w:rsidRPr="001F42D3" w:rsidRDefault="003D003E" w:rsidP="00CF5627">
      <w:pPr>
        <w:pStyle w:val="HL7Field"/>
        <w:ind w:hanging="2"/>
      </w:pPr>
      <w:r w:rsidRPr="001F42D3">
        <w:t>OBX-15 Producer’s ID</w:t>
      </w:r>
    </w:p>
    <w:p w14:paraId="117BB000"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511BABA4" w14:textId="77777777" w:rsidR="00B11855" w:rsidRPr="001F42D3" w:rsidRDefault="003D003E" w:rsidP="00CF5627">
      <w:pPr>
        <w:pStyle w:val="HL7Field"/>
        <w:ind w:hanging="2"/>
      </w:pPr>
      <w:r w:rsidRPr="001F42D3">
        <w:t>OBX-16 Responsible Observer (XCN)</w:t>
      </w:r>
    </w:p>
    <w:p w14:paraId="2D94A2E6"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3A3A0FBF" w14:textId="77777777" w:rsidR="00B11855" w:rsidRPr="001F42D3" w:rsidRDefault="003D003E" w:rsidP="00CF5627">
      <w:pPr>
        <w:pStyle w:val="HL7Field"/>
        <w:ind w:hanging="2"/>
      </w:pPr>
      <w:r w:rsidRPr="001F42D3">
        <w:t>OBX-17 Observation Method</w:t>
      </w:r>
    </w:p>
    <w:p w14:paraId="607AE315"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65668E85" w14:textId="77777777" w:rsidR="00B11855" w:rsidRPr="001F42D3" w:rsidRDefault="003D003E" w:rsidP="00CF5627">
      <w:pPr>
        <w:pStyle w:val="HL7Field"/>
        <w:ind w:hanging="2"/>
      </w:pPr>
      <w:r w:rsidRPr="001F42D3">
        <w:t>OBX-18 Equipment Instance Identifier</w:t>
      </w:r>
    </w:p>
    <w:p w14:paraId="2A7661C1" w14:textId="1F0DEE0A" w:rsidR="00B11855" w:rsidRPr="001F42D3" w:rsidRDefault="003D003E" w:rsidP="002E3ED0">
      <w:pPr>
        <w:pStyle w:val="HL7FieldIndent2"/>
        <w:ind w:left="0" w:hanging="2"/>
        <w:rPr>
          <w:noProof w:val="0"/>
        </w:rPr>
      </w:pPr>
      <w:r w:rsidRPr="001F42D3">
        <w:rPr>
          <w:noProof w:val="0"/>
        </w:rPr>
        <w:t>See Appendix B.8 for description of usage of OBX-18.</w:t>
      </w:r>
    </w:p>
    <w:p w14:paraId="1A90F000" w14:textId="77777777" w:rsidR="00B11855" w:rsidRPr="001F42D3" w:rsidRDefault="003D003E" w:rsidP="002E3ED0">
      <w:pPr>
        <w:pStyle w:val="HL7FieldIndent2"/>
        <w:ind w:left="0" w:hanging="2"/>
        <w:rPr>
          <w:noProof w:val="0"/>
        </w:rPr>
      </w:pPr>
      <w:r w:rsidRPr="001F42D3">
        <w:rPr>
          <w:noProof w:val="0"/>
        </w:rPr>
        <w:t>If OBX-3 refers to a pump ID, the following applies.</w:t>
      </w:r>
    </w:p>
    <w:p w14:paraId="4553DD08" w14:textId="2A061C0D" w:rsidR="00B11855" w:rsidRPr="001F42D3" w:rsidRDefault="003D003E" w:rsidP="005C1693">
      <w:pPr>
        <w:pStyle w:val="ListBullet2"/>
      </w:pPr>
      <w:r w:rsidRPr="001F42D3">
        <w:t>For backward compatibility, when used to contain a pump ID, the OBX-18 convention used in previous Trial Implementation versions of the Point-of-Care Infusion Verification Supplement may be used by agreement between sending and receiving systems, but this usage is deprecated and should not be used in new systems. The former language is reproduced here: "If OBX-3 refers to the pump ID, the ID is placed in the ‘Universal ID’ component (EI-3), and the device or manufacturer name is placed in the ‘Universal ID Type’ component (EI-4). The pump ID is a unique alphanumeric identifier and may optionally include the pump channel. The format of the identifier is vendor</w:t>
      </w:r>
      <w:r w:rsidR="004C702C" w:rsidRPr="001F42D3">
        <w:t xml:space="preserve"> </w:t>
      </w:r>
      <w:r w:rsidRPr="001F42D3">
        <w:t xml:space="preserve">specific. A </w:t>
      </w:r>
      <w:r w:rsidRPr="001F42D3">
        <w:lastRenderedPageBreak/>
        <w:t xml:space="preserve">typical value could be a serial number for a single-channel pump, or a serial number followed by the channel number or letter for a multi-channel pump. Note that this specification differs from the usage of OBX-18 in IHE PCD DEC </w:t>
      </w:r>
      <w:r w:rsidR="00FF5580" w:rsidRPr="001F42D3">
        <w:t>P</w:t>
      </w:r>
      <w:r w:rsidRPr="001F42D3">
        <w:t>rofile."</w:t>
      </w:r>
    </w:p>
    <w:p w14:paraId="3D535C1D" w14:textId="7471A67C" w:rsidR="00B11855" w:rsidRPr="001F42D3" w:rsidRDefault="003D003E" w:rsidP="005C1693">
      <w:pPr>
        <w:pStyle w:val="ListBullet2"/>
      </w:pPr>
      <w:r w:rsidRPr="001F42D3">
        <w:t>New applications should conform to the general specification for OBX-18 (Appendix B.8). The pump ID (vendor-specific format, which may optionally include the pump channel as before) should be placed in EI-1, and EI-3 and EI-4 should identify the manufacturer of the pump according to an accepted Universal ID system.</w:t>
      </w:r>
    </w:p>
    <w:p w14:paraId="4201A711" w14:textId="77777777" w:rsidR="00B11855" w:rsidRPr="001F42D3" w:rsidRDefault="003D003E" w:rsidP="005C1693">
      <w:pPr>
        <w:pStyle w:val="ListBullet2"/>
      </w:pPr>
      <w:r w:rsidRPr="001F42D3">
        <w:t>If OBX-3 refers to a patient parameter this field must be empty.</w:t>
      </w:r>
    </w:p>
    <w:p w14:paraId="54730B8B" w14:textId="77777777" w:rsidR="00B11855" w:rsidRPr="001F42D3" w:rsidRDefault="003D003E" w:rsidP="002E3ED0">
      <w:pPr>
        <w:pStyle w:val="BodyText"/>
      </w:pPr>
      <w:r w:rsidRPr="001F42D3">
        <w:t>If OBX-3 refers to a pump programming parameter this field must be empty.</w:t>
      </w:r>
    </w:p>
    <w:p w14:paraId="5C8EC190" w14:textId="77777777" w:rsidR="00B11855" w:rsidRPr="001F42D3" w:rsidRDefault="003D003E" w:rsidP="00CF5627">
      <w:pPr>
        <w:pStyle w:val="HL7Field"/>
        <w:keepNext w:val="0"/>
        <w:ind w:hanging="2"/>
      </w:pPr>
      <w:r w:rsidRPr="001F42D3">
        <w:t>OBX-19 Date/Time of the Analysis</w:t>
      </w:r>
    </w:p>
    <w:p w14:paraId="6BA4AAFE"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2740D1E1" w14:textId="77777777" w:rsidR="00B11855" w:rsidRPr="001F42D3" w:rsidRDefault="003D003E" w:rsidP="00CF5627">
      <w:pPr>
        <w:pStyle w:val="HL7Field"/>
        <w:ind w:hanging="2"/>
      </w:pPr>
      <w:r w:rsidRPr="001F42D3">
        <w:t>OBX-20 Observation Site</w:t>
      </w:r>
    </w:p>
    <w:p w14:paraId="7CC06519" w14:textId="77777777" w:rsidR="00B11855" w:rsidRPr="001F42D3" w:rsidRDefault="003D003E" w:rsidP="002E3ED0">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does not further constrain this field.</w:t>
      </w:r>
    </w:p>
    <w:p w14:paraId="7BF37168" w14:textId="77777777" w:rsidR="00B11855" w:rsidRPr="001F42D3" w:rsidRDefault="003D003E" w:rsidP="00CF5627">
      <w:pPr>
        <w:pStyle w:val="HL7Field"/>
        <w:ind w:hanging="2"/>
      </w:pPr>
      <w:r w:rsidRPr="001F42D3">
        <w:t>OBX-21 to 25</w:t>
      </w:r>
    </w:p>
    <w:p w14:paraId="45529067" w14:textId="1F6C7C1C" w:rsidR="00B11855" w:rsidRPr="001F42D3" w:rsidRDefault="003D003E" w:rsidP="002E3ED0">
      <w:pPr>
        <w:pStyle w:val="HL7FieldIndent2"/>
        <w:ind w:left="0" w:hanging="2"/>
        <w:rPr>
          <w:noProof w:val="0"/>
        </w:rPr>
      </w:pPr>
      <w:r w:rsidRPr="001F42D3">
        <w:rPr>
          <w:noProof w:val="0"/>
        </w:rPr>
        <w:t>OBX fields 21 to 25 are not supported by PCD PIV.</w:t>
      </w:r>
    </w:p>
    <w:p w14:paraId="19CDB96A" w14:textId="283DB375" w:rsidR="0029412E" w:rsidRPr="001F42D3" w:rsidRDefault="0029412E" w:rsidP="0029412E">
      <w:pPr>
        <w:pStyle w:val="Heading5"/>
        <w:rPr>
          <w:noProof w:val="0"/>
        </w:rPr>
      </w:pPr>
      <w:bookmarkStart w:id="215" w:name="_Toc214889673"/>
      <w:r w:rsidRPr="001F42D3">
        <w:rPr>
          <w:noProof w:val="0"/>
        </w:rPr>
        <w:t>Rate change, titration, Bolus from existing infusion, and Multistep</w:t>
      </w:r>
      <w:bookmarkEnd w:id="215"/>
    </w:p>
    <w:p w14:paraId="044EC6DE" w14:textId="387D3063" w:rsidR="0029412E" w:rsidRPr="001F42D3" w:rsidRDefault="0029412E" w:rsidP="005757BE">
      <w:pPr>
        <w:pStyle w:val="Heading6"/>
        <w:rPr>
          <w:noProof w:val="0"/>
        </w:rPr>
      </w:pPr>
      <w:bookmarkStart w:id="216" w:name="_Toc214889674"/>
      <w:r w:rsidRPr="001F42D3">
        <w:rPr>
          <w:noProof w:val="0"/>
        </w:rPr>
        <w:t>Rate change or titration</w:t>
      </w:r>
      <w:bookmarkEnd w:id="216"/>
    </w:p>
    <w:p w14:paraId="5D2FDE55" w14:textId="77777777" w:rsidR="0029412E" w:rsidRPr="001F42D3" w:rsidRDefault="0029412E" w:rsidP="00B34AEB">
      <w:pPr>
        <w:pStyle w:val="BodyText"/>
      </w:pPr>
      <w:r w:rsidRPr="001F42D3">
        <w:t>ORC-1 Order Control = “XO”.</w:t>
      </w:r>
    </w:p>
    <w:p w14:paraId="107138C0" w14:textId="77777777" w:rsidR="0029412E" w:rsidRPr="001F42D3" w:rsidRDefault="0029412E" w:rsidP="00B34AEB">
      <w:pPr>
        <w:pStyle w:val="BodyText"/>
      </w:pPr>
      <w:r w:rsidRPr="001F42D3">
        <w:t>RXG-5 Give Amount-Minimum and RXG-7 Give Units must be empty.</w:t>
      </w:r>
    </w:p>
    <w:p w14:paraId="69452523" w14:textId="7AC0D301" w:rsidR="0029412E" w:rsidRPr="001F42D3" w:rsidRDefault="0029412E" w:rsidP="00B34AEB">
      <w:pPr>
        <w:pStyle w:val="BodyText"/>
      </w:pPr>
      <w:r w:rsidRPr="001F42D3">
        <w:t>RXG-15, 16 must contain a rate or dose rate and cannot contain a dose.</w:t>
      </w:r>
    </w:p>
    <w:p w14:paraId="1CAE9073" w14:textId="3D435A19" w:rsidR="0029412E" w:rsidRPr="001F42D3" w:rsidRDefault="0029412E" w:rsidP="005757BE">
      <w:pPr>
        <w:pStyle w:val="Heading6"/>
        <w:rPr>
          <w:noProof w:val="0"/>
        </w:rPr>
      </w:pPr>
      <w:bookmarkStart w:id="217" w:name="_Toc214889675"/>
      <w:r w:rsidRPr="001F42D3">
        <w:rPr>
          <w:noProof w:val="0"/>
        </w:rPr>
        <w:t>Bolus from existing infusion</w:t>
      </w:r>
      <w:bookmarkEnd w:id="217"/>
    </w:p>
    <w:p w14:paraId="6FE8525B" w14:textId="77777777" w:rsidR="0029412E" w:rsidRPr="001F42D3" w:rsidRDefault="0029412E" w:rsidP="0029412E">
      <w:pPr>
        <w:ind w:hanging="2"/>
      </w:pPr>
      <w:r w:rsidRPr="001F42D3">
        <w:t>Considerations:</w:t>
      </w:r>
    </w:p>
    <w:p w14:paraId="3EAC714F" w14:textId="77777777" w:rsidR="0029412E" w:rsidRPr="001F42D3" w:rsidRDefault="0029412E" w:rsidP="005C1693">
      <w:pPr>
        <w:pStyle w:val="ListBullet2"/>
      </w:pPr>
      <w:r w:rsidRPr="001F42D3">
        <w:t>An infusion is currently programmed on the pump.</w:t>
      </w:r>
    </w:p>
    <w:p w14:paraId="7883AE1A" w14:textId="41413DBC" w:rsidR="0029412E" w:rsidRPr="001F42D3" w:rsidRDefault="0029412E" w:rsidP="005C1693">
      <w:pPr>
        <w:pStyle w:val="ListBullet2"/>
      </w:pPr>
      <w:r w:rsidRPr="001F42D3">
        <w:t>A bolus of the same medication is ordered (</w:t>
      </w:r>
      <w:r w:rsidR="005B0C7C" w:rsidRPr="001F42D3">
        <w:t xml:space="preserve">i.e.,  </w:t>
      </w:r>
      <w:r w:rsidRPr="001F42D3">
        <w:t>there is a new order in the EHR)</w:t>
      </w:r>
      <w:r w:rsidR="00621E63" w:rsidRPr="001F42D3">
        <w:t xml:space="preserve">. </w:t>
      </w:r>
    </w:p>
    <w:p w14:paraId="6EBB0371" w14:textId="1C65BDBD" w:rsidR="0029412E" w:rsidRPr="001F42D3" w:rsidRDefault="0029412E" w:rsidP="005C1693">
      <w:pPr>
        <w:pStyle w:val="ListBullet2"/>
      </w:pPr>
      <w:r w:rsidRPr="001F42D3">
        <w:t xml:space="preserve">The EHR workflow provides the nurse the capability to administer the bolus from the same bag or syringe using the PIV </w:t>
      </w:r>
      <w:r w:rsidR="00CB13DC" w:rsidRPr="001F42D3">
        <w:t>[</w:t>
      </w:r>
      <w:r w:rsidRPr="001F42D3">
        <w:t>PCD-03</w:t>
      </w:r>
      <w:r w:rsidR="00CB13DC" w:rsidRPr="001F42D3">
        <w:t>]</w:t>
      </w:r>
      <w:r w:rsidRPr="001F42D3">
        <w:t xml:space="preserve"> transaction to send the bolus order to the pump.</w:t>
      </w:r>
    </w:p>
    <w:p w14:paraId="17800AC0" w14:textId="5EC3864F" w:rsidR="0029412E" w:rsidRPr="001F42D3" w:rsidRDefault="0029412E" w:rsidP="005C1693">
      <w:pPr>
        <w:pStyle w:val="ListBullet2"/>
      </w:pPr>
      <w:r w:rsidRPr="001F42D3">
        <w:t>No assumption is made about the behavior of the pump once the bolus has been delivered</w:t>
      </w:r>
      <w:r w:rsidR="00621E63" w:rsidRPr="001F42D3">
        <w:t xml:space="preserve">. </w:t>
      </w:r>
      <w:r w:rsidRPr="001F42D3">
        <w:t>Depending on the pump type or model it may stop, alarm, or resume delivering the underlying infusion.</w:t>
      </w:r>
    </w:p>
    <w:p w14:paraId="15FA2439" w14:textId="77777777" w:rsidR="0029412E" w:rsidRPr="001F42D3" w:rsidRDefault="0029412E" w:rsidP="00B34AEB">
      <w:pPr>
        <w:pStyle w:val="BodyText"/>
        <w:rPr>
          <w:b/>
          <w:bCs/>
        </w:rPr>
      </w:pPr>
      <w:r w:rsidRPr="001F42D3">
        <w:rPr>
          <w:b/>
          <w:bCs/>
        </w:rPr>
        <w:t>ORC segment</w:t>
      </w:r>
    </w:p>
    <w:p w14:paraId="384C58ED" w14:textId="77777777" w:rsidR="0029412E" w:rsidRPr="001F42D3" w:rsidRDefault="0029412E" w:rsidP="005C1693">
      <w:pPr>
        <w:pStyle w:val="ListBullet2"/>
      </w:pPr>
      <w:r w:rsidRPr="001F42D3">
        <w:t>ORC-1 Order Control = “CH” (change)</w:t>
      </w:r>
    </w:p>
    <w:p w14:paraId="63FC5B1B" w14:textId="77777777" w:rsidR="0029412E" w:rsidRPr="001F42D3" w:rsidRDefault="0029412E" w:rsidP="005C1693">
      <w:pPr>
        <w:pStyle w:val="ListBullet2"/>
      </w:pPr>
      <w:r w:rsidRPr="001F42D3">
        <w:lastRenderedPageBreak/>
        <w:t>ORC-2 Placer Order Number = bolus order ID (child order ID)</w:t>
      </w:r>
    </w:p>
    <w:p w14:paraId="634000EF" w14:textId="77777777" w:rsidR="0029412E" w:rsidRPr="001F42D3" w:rsidRDefault="0029412E" w:rsidP="005C1693">
      <w:pPr>
        <w:pStyle w:val="ListBullet2"/>
      </w:pPr>
      <w:r w:rsidRPr="001F42D3">
        <w:t>ORC-8 Parent = parent order ID</w:t>
      </w:r>
    </w:p>
    <w:p w14:paraId="65A00747" w14:textId="77777777" w:rsidR="0029412E" w:rsidRPr="001F42D3" w:rsidRDefault="0029412E" w:rsidP="005757BE">
      <w:pPr>
        <w:pStyle w:val="BodyText"/>
      </w:pPr>
      <w:r w:rsidRPr="001F42D3">
        <w:rPr>
          <w:rFonts w:eastAsia="SimSun"/>
        </w:rPr>
        <w:t>A bolus order may be specified in 3 ways:</w:t>
      </w:r>
    </w:p>
    <w:p w14:paraId="47441419" w14:textId="77777777" w:rsidR="0029412E" w:rsidRPr="001F42D3" w:rsidRDefault="0029412E" w:rsidP="005C1693">
      <w:pPr>
        <w:pStyle w:val="ListBullet2"/>
      </w:pPr>
      <w:r w:rsidRPr="001F42D3">
        <w:rPr>
          <w:rFonts w:eastAsia="Calibri"/>
        </w:rPr>
        <w:t>Dose or Volume + Rate</w:t>
      </w:r>
    </w:p>
    <w:p w14:paraId="19C3CCBD" w14:textId="77777777" w:rsidR="0029412E" w:rsidRPr="001F42D3" w:rsidRDefault="0029412E" w:rsidP="005C1693">
      <w:pPr>
        <w:pStyle w:val="ListBullet2"/>
      </w:pPr>
      <w:r w:rsidRPr="001F42D3">
        <w:rPr>
          <w:rFonts w:eastAsia="Calibri"/>
        </w:rPr>
        <w:t>Dose or Volume + Duration</w:t>
      </w:r>
    </w:p>
    <w:p w14:paraId="07923758" w14:textId="77777777" w:rsidR="0029412E" w:rsidRPr="001F42D3" w:rsidRDefault="0029412E" w:rsidP="005C1693">
      <w:pPr>
        <w:pStyle w:val="ListBullet2"/>
      </w:pPr>
      <w:r w:rsidRPr="001F42D3">
        <w:rPr>
          <w:rFonts w:eastAsia="Calibri"/>
        </w:rPr>
        <w:t>Rate + Duration</w:t>
      </w:r>
    </w:p>
    <w:p w14:paraId="0F61E5CA" w14:textId="08A0A08B" w:rsidR="0029412E" w:rsidRPr="001F42D3" w:rsidRDefault="0029412E" w:rsidP="008E1C27">
      <w:pPr>
        <w:pStyle w:val="BodyText"/>
      </w:pPr>
      <w:r w:rsidRPr="001F42D3">
        <w:rPr>
          <w:rFonts w:eastAsia="SimSun"/>
        </w:rPr>
        <w:t>The following table outlines the required and optional data for each type of bolus order</w:t>
      </w:r>
      <w:r w:rsidRPr="001F42D3">
        <w:t>.</w:t>
      </w:r>
    </w:p>
    <w:p w14:paraId="153BB3F7" w14:textId="77777777" w:rsidR="008E1C27" w:rsidRPr="001F42D3" w:rsidRDefault="008E1C27" w:rsidP="008E1C27">
      <w:pPr>
        <w:pStyle w:val="BodyText"/>
      </w:pPr>
    </w:p>
    <w:tbl>
      <w:tblPr>
        <w:tblW w:w="9810" w:type="dxa"/>
        <w:tblInd w:w="-185" w:type="dxa"/>
        <w:tblLayout w:type="fixed"/>
        <w:tblLook w:val="0000" w:firstRow="0" w:lastRow="0" w:firstColumn="0" w:lastColumn="0" w:noHBand="0" w:noVBand="0"/>
      </w:tblPr>
      <w:tblGrid>
        <w:gridCol w:w="1170"/>
        <w:gridCol w:w="990"/>
        <w:gridCol w:w="990"/>
        <w:gridCol w:w="990"/>
        <w:gridCol w:w="990"/>
        <w:gridCol w:w="1170"/>
        <w:gridCol w:w="1980"/>
        <w:gridCol w:w="1530"/>
      </w:tblGrid>
      <w:tr w:rsidR="00621E63" w:rsidRPr="001F42D3" w14:paraId="4D85E8EE" w14:textId="77777777" w:rsidTr="005C1693">
        <w:trPr>
          <w:tblHeader/>
        </w:trPr>
        <w:tc>
          <w:tcPr>
            <w:tcW w:w="1170" w:type="dxa"/>
            <w:tcBorders>
              <w:top w:val="single" w:sz="4" w:space="0" w:color="000000"/>
              <w:left w:val="single" w:sz="4" w:space="0" w:color="000000"/>
              <w:bottom w:val="single" w:sz="4" w:space="0" w:color="000000"/>
            </w:tcBorders>
            <w:shd w:val="clear" w:color="auto" w:fill="D9D9D9"/>
          </w:tcPr>
          <w:p w14:paraId="39B9406A" w14:textId="77777777" w:rsidR="0029412E" w:rsidRPr="001F42D3" w:rsidRDefault="0029412E" w:rsidP="004D4923">
            <w:pPr>
              <w:pStyle w:val="TableEntryHeader"/>
              <w:rPr>
                <w:sz w:val="18"/>
                <w:szCs w:val="18"/>
              </w:rPr>
            </w:pPr>
            <w:r w:rsidRPr="001F42D3">
              <w:rPr>
                <w:rFonts w:eastAsia="SimSun"/>
                <w:sz w:val="18"/>
                <w:szCs w:val="18"/>
              </w:rPr>
              <w:t>Bolus order type</w:t>
            </w:r>
          </w:p>
        </w:tc>
        <w:tc>
          <w:tcPr>
            <w:tcW w:w="990" w:type="dxa"/>
            <w:tcBorders>
              <w:top w:val="single" w:sz="4" w:space="0" w:color="000000"/>
              <w:left w:val="single" w:sz="4" w:space="0" w:color="000000"/>
              <w:bottom w:val="single" w:sz="4" w:space="0" w:color="000000"/>
            </w:tcBorders>
            <w:shd w:val="clear" w:color="auto" w:fill="D9D9D9"/>
          </w:tcPr>
          <w:p w14:paraId="12E8E7AB" w14:textId="77777777" w:rsidR="0029412E" w:rsidRPr="001F42D3" w:rsidRDefault="0029412E" w:rsidP="004D4923">
            <w:pPr>
              <w:pStyle w:val="TableEntryHeader"/>
              <w:rPr>
                <w:sz w:val="18"/>
                <w:szCs w:val="18"/>
              </w:rPr>
            </w:pPr>
            <w:r w:rsidRPr="001F42D3">
              <w:rPr>
                <w:rFonts w:eastAsia="SimSun"/>
                <w:sz w:val="18"/>
                <w:szCs w:val="18"/>
              </w:rPr>
              <w:t>ORC-1</w:t>
            </w:r>
          </w:p>
        </w:tc>
        <w:tc>
          <w:tcPr>
            <w:tcW w:w="990" w:type="dxa"/>
            <w:tcBorders>
              <w:top w:val="single" w:sz="4" w:space="0" w:color="000000"/>
              <w:left w:val="single" w:sz="4" w:space="0" w:color="000000"/>
              <w:bottom w:val="single" w:sz="4" w:space="0" w:color="000000"/>
            </w:tcBorders>
            <w:shd w:val="clear" w:color="auto" w:fill="D9D9D9"/>
          </w:tcPr>
          <w:p w14:paraId="0C0C57B4" w14:textId="77777777" w:rsidR="0029412E" w:rsidRPr="001F42D3" w:rsidRDefault="0029412E" w:rsidP="004D4923">
            <w:pPr>
              <w:pStyle w:val="TableEntryHeader"/>
              <w:rPr>
                <w:sz w:val="18"/>
                <w:szCs w:val="18"/>
              </w:rPr>
            </w:pPr>
            <w:r w:rsidRPr="001F42D3">
              <w:rPr>
                <w:rFonts w:eastAsia="SimSun"/>
                <w:sz w:val="18"/>
                <w:szCs w:val="18"/>
              </w:rPr>
              <w:t>ORC-2</w:t>
            </w:r>
          </w:p>
        </w:tc>
        <w:tc>
          <w:tcPr>
            <w:tcW w:w="990" w:type="dxa"/>
            <w:tcBorders>
              <w:top w:val="single" w:sz="4" w:space="0" w:color="000000"/>
              <w:left w:val="single" w:sz="4" w:space="0" w:color="000000"/>
              <w:bottom w:val="single" w:sz="4" w:space="0" w:color="000000"/>
            </w:tcBorders>
            <w:shd w:val="clear" w:color="auto" w:fill="D9D9D9"/>
          </w:tcPr>
          <w:p w14:paraId="508D39EE" w14:textId="77777777" w:rsidR="0029412E" w:rsidRPr="001F42D3" w:rsidRDefault="0029412E" w:rsidP="004D4923">
            <w:pPr>
              <w:pStyle w:val="TableEntryHeader"/>
              <w:rPr>
                <w:sz w:val="18"/>
                <w:szCs w:val="18"/>
              </w:rPr>
            </w:pPr>
            <w:r w:rsidRPr="001F42D3">
              <w:rPr>
                <w:rFonts w:eastAsia="SimSun"/>
                <w:sz w:val="18"/>
                <w:szCs w:val="18"/>
              </w:rPr>
              <w:t>ORC-8</w:t>
            </w:r>
          </w:p>
        </w:tc>
        <w:tc>
          <w:tcPr>
            <w:tcW w:w="990" w:type="dxa"/>
            <w:tcBorders>
              <w:top w:val="single" w:sz="4" w:space="0" w:color="000000"/>
              <w:left w:val="single" w:sz="4" w:space="0" w:color="000000"/>
              <w:bottom w:val="single" w:sz="4" w:space="0" w:color="000000"/>
            </w:tcBorders>
            <w:shd w:val="clear" w:color="auto" w:fill="D9D9D9"/>
          </w:tcPr>
          <w:p w14:paraId="54F43960" w14:textId="77777777" w:rsidR="0029412E" w:rsidRPr="001F42D3" w:rsidRDefault="0029412E" w:rsidP="004D4923">
            <w:pPr>
              <w:pStyle w:val="TableEntryHeader"/>
              <w:rPr>
                <w:sz w:val="18"/>
                <w:szCs w:val="18"/>
              </w:rPr>
            </w:pPr>
            <w:r w:rsidRPr="001F42D3">
              <w:rPr>
                <w:rFonts w:eastAsia="SimSun"/>
                <w:sz w:val="18"/>
                <w:szCs w:val="18"/>
              </w:rPr>
              <w:t>RXG-15/16</w:t>
            </w:r>
          </w:p>
        </w:tc>
        <w:tc>
          <w:tcPr>
            <w:tcW w:w="1170" w:type="dxa"/>
            <w:tcBorders>
              <w:top w:val="single" w:sz="4" w:space="0" w:color="000000"/>
              <w:left w:val="single" w:sz="4" w:space="0" w:color="000000"/>
              <w:bottom w:val="single" w:sz="4" w:space="0" w:color="000000"/>
            </w:tcBorders>
            <w:shd w:val="clear" w:color="auto" w:fill="D9D9D9"/>
          </w:tcPr>
          <w:p w14:paraId="3849F084" w14:textId="77777777" w:rsidR="0029412E" w:rsidRPr="001F42D3" w:rsidRDefault="0029412E" w:rsidP="004D4923">
            <w:pPr>
              <w:pStyle w:val="TableEntryHeader"/>
              <w:rPr>
                <w:sz w:val="18"/>
                <w:szCs w:val="18"/>
              </w:rPr>
            </w:pPr>
            <w:r w:rsidRPr="001F42D3">
              <w:rPr>
                <w:rFonts w:eastAsia="SimSun"/>
                <w:sz w:val="18"/>
                <w:szCs w:val="18"/>
              </w:rPr>
              <w:t>TQ1 segment</w:t>
            </w:r>
          </w:p>
        </w:tc>
        <w:tc>
          <w:tcPr>
            <w:tcW w:w="1980" w:type="dxa"/>
            <w:tcBorders>
              <w:top w:val="single" w:sz="4" w:space="0" w:color="000000"/>
              <w:left w:val="single" w:sz="4" w:space="0" w:color="000000"/>
              <w:bottom w:val="single" w:sz="4" w:space="0" w:color="000000"/>
            </w:tcBorders>
            <w:shd w:val="clear" w:color="auto" w:fill="D9D9D9"/>
          </w:tcPr>
          <w:p w14:paraId="079CCD3A" w14:textId="7AF8C569" w:rsidR="0029412E" w:rsidRPr="001F42D3" w:rsidRDefault="00A41DFF" w:rsidP="00A41DFF">
            <w:pPr>
              <w:pStyle w:val="TableEntryHeader"/>
              <w:rPr>
                <w:rFonts w:eastAsia="SimSun"/>
                <w:i/>
                <w:iCs/>
                <w:sz w:val="18"/>
                <w:szCs w:val="18"/>
              </w:rPr>
            </w:pPr>
            <w:r w:rsidRPr="001F42D3">
              <w:rPr>
                <w:rFonts w:eastAsia="SimSun"/>
                <w:i/>
                <w:iCs/>
                <w:sz w:val="18"/>
                <w:szCs w:val="18"/>
              </w:rPr>
              <w:t>OBX segment with OBX-3 = MDC_INFUS_ ORDER_TYPE  w/OBX-5 = clinician-dose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Pr>
          <w:p w14:paraId="23671BCE" w14:textId="58A32F5F" w:rsidR="00A41DFF" w:rsidRPr="001F42D3" w:rsidRDefault="00A41DFF" w:rsidP="00A41DFF">
            <w:pPr>
              <w:pStyle w:val="TableEntryHeader"/>
              <w:rPr>
                <w:rFonts w:eastAsia="SimSun"/>
                <w:i/>
                <w:iCs/>
                <w:sz w:val="18"/>
                <w:szCs w:val="18"/>
              </w:rPr>
            </w:pPr>
            <w:r w:rsidRPr="001F42D3">
              <w:rPr>
                <w:rFonts w:eastAsia="SimSun"/>
                <w:i/>
                <w:iCs/>
                <w:sz w:val="18"/>
                <w:szCs w:val="18"/>
              </w:rPr>
              <w:t>OBX segment with OBX-</w:t>
            </w:r>
            <w:r w:rsidR="00C64370" w:rsidRPr="001F42D3">
              <w:rPr>
                <w:rFonts w:eastAsia="SimSun"/>
                <w:i/>
                <w:iCs/>
                <w:sz w:val="18"/>
                <w:szCs w:val="18"/>
              </w:rPr>
              <w:t>3</w:t>
            </w:r>
            <w:r w:rsidRPr="001F42D3">
              <w:rPr>
                <w:rFonts w:eastAsia="SimSun"/>
                <w:i/>
                <w:iCs/>
                <w:sz w:val="18"/>
                <w:szCs w:val="18"/>
              </w:rPr>
              <w:t xml:space="preserve"> = MDC_FLOW_ FLUID_PUMP</w:t>
            </w:r>
          </w:p>
          <w:p w14:paraId="2579D24F" w14:textId="47550329" w:rsidR="0029412E" w:rsidRPr="001F42D3" w:rsidRDefault="0029412E" w:rsidP="00A41DFF">
            <w:pPr>
              <w:pStyle w:val="TableEntryHeader"/>
              <w:ind w:left="0"/>
              <w:jc w:val="left"/>
              <w:rPr>
                <w:sz w:val="18"/>
                <w:szCs w:val="18"/>
              </w:rPr>
            </w:pPr>
          </w:p>
        </w:tc>
      </w:tr>
      <w:tr w:rsidR="00621E63" w:rsidRPr="001F42D3" w14:paraId="097803FE" w14:textId="77777777" w:rsidTr="00B34AEB">
        <w:tc>
          <w:tcPr>
            <w:tcW w:w="1170" w:type="dxa"/>
            <w:tcBorders>
              <w:top w:val="single" w:sz="4" w:space="0" w:color="000000"/>
              <w:left w:val="single" w:sz="4" w:space="0" w:color="000000"/>
              <w:bottom w:val="single" w:sz="4" w:space="0" w:color="000000"/>
            </w:tcBorders>
          </w:tcPr>
          <w:p w14:paraId="2545D033" w14:textId="77777777" w:rsidR="0029412E" w:rsidRPr="001F42D3" w:rsidRDefault="0029412E" w:rsidP="00B34AEB">
            <w:pPr>
              <w:pStyle w:val="TableEntry"/>
            </w:pPr>
            <w:r w:rsidRPr="001F42D3">
              <w:rPr>
                <w:rFonts w:eastAsia="SimSun"/>
              </w:rPr>
              <w:t>Dose or volume + rate</w:t>
            </w:r>
          </w:p>
        </w:tc>
        <w:tc>
          <w:tcPr>
            <w:tcW w:w="990" w:type="dxa"/>
            <w:tcBorders>
              <w:top w:val="single" w:sz="4" w:space="0" w:color="000000"/>
              <w:left w:val="single" w:sz="4" w:space="0" w:color="000000"/>
              <w:bottom w:val="single" w:sz="4" w:space="0" w:color="000000"/>
            </w:tcBorders>
          </w:tcPr>
          <w:p w14:paraId="0250F0EC" w14:textId="77777777" w:rsidR="0029412E" w:rsidRPr="001F42D3" w:rsidRDefault="0029412E" w:rsidP="00B34AEB">
            <w:pPr>
              <w:pStyle w:val="TableEntry"/>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763750A4"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431DABA6"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644EEAD3" w14:textId="77777777" w:rsidR="0029412E" w:rsidRPr="001F42D3" w:rsidRDefault="0029412E" w:rsidP="005807BA">
            <w:pPr>
              <w:pStyle w:val="TableEntry"/>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42939398" w14:textId="77777777" w:rsidR="0029412E" w:rsidRPr="001F42D3" w:rsidRDefault="0029412E" w:rsidP="005807BA">
            <w:pPr>
              <w:pStyle w:val="TableEntry"/>
            </w:pPr>
            <w:r w:rsidRPr="001F42D3">
              <w:rPr>
                <w:rFonts w:eastAsia="SimSun"/>
              </w:rPr>
              <w:t>O</w:t>
            </w:r>
          </w:p>
        </w:tc>
        <w:tc>
          <w:tcPr>
            <w:tcW w:w="1980" w:type="dxa"/>
            <w:tcBorders>
              <w:top w:val="single" w:sz="4" w:space="0" w:color="000000"/>
              <w:left w:val="single" w:sz="4" w:space="0" w:color="000000"/>
              <w:bottom w:val="single" w:sz="4" w:space="0" w:color="000000"/>
            </w:tcBorders>
          </w:tcPr>
          <w:p w14:paraId="3291FA1F"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2535512D" w14:textId="77777777" w:rsidR="0029412E" w:rsidRPr="001F42D3" w:rsidRDefault="0029412E" w:rsidP="005807BA">
            <w:pPr>
              <w:pStyle w:val="TableEntry"/>
            </w:pPr>
            <w:r w:rsidRPr="001F42D3">
              <w:rPr>
                <w:rFonts w:eastAsia="SimSun"/>
              </w:rPr>
              <w:t>R</w:t>
            </w:r>
          </w:p>
        </w:tc>
      </w:tr>
      <w:tr w:rsidR="00621E63" w:rsidRPr="001F42D3" w14:paraId="14FF9FCE" w14:textId="77777777" w:rsidTr="00B34AEB">
        <w:tc>
          <w:tcPr>
            <w:tcW w:w="1170" w:type="dxa"/>
            <w:tcBorders>
              <w:top w:val="single" w:sz="4" w:space="0" w:color="000000"/>
              <w:left w:val="single" w:sz="4" w:space="0" w:color="000000"/>
              <w:bottom w:val="single" w:sz="4" w:space="0" w:color="000000"/>
            </w:tcBorders>
          </w:tcPr>
          <w:p w14:paraId="5C3DD62D" w14:textId="77777777" w:rsidR="0029412E" w:rsidRPr="001F42D3" w:rsidRDefault="0029412E" w:rsidP="00B34AEB">
            <w:pPr>
              <w:pStyle w:val="TableEntry"/>
            </w:pPr>
            <w:r w:rsidRPr="001F42D3">
              <w:rPr>
                <w:rFonts w:eastAsia="SimSun"/>
              </w:rPr>
              <w:t>Dose or volume + duration</w:t>
            </w:r>
          </w:p>
        </w:tc>
        <w:tc>
          <w:tcPr>
            <w:tcW w:w="990" w:type="dxa"/>
            <w:tcBorders>
              <w:top w:val="single" w:sz="4" w:space="0" w:color="000000"/>
              <w:left w:val="single" w:sz="4" w:space="0" w:color="000000"/>
              <w:bottom w:val="single" w:sz="4" w:space="0" w:color="000000"/>
            </w:tcBorders>
          </w:tcPr>
          <w:p w14:paraId="4B4E714F" w14:textId="77777777" w:rsidR="0029412E" w:rsidRPr="001F42D3" w:rsidRDefault="0029412E" w:rsidP="00B34AEB">
            <w:pPr>
              <w:pStyle w:val="TableEntry"/>
            </w:pPr>
            <w:bookmarkStart w:id="218" w:name="OLE_LINK52"/>
            <w:bookmarkStart w:id="219" w:name="OLE_LINK53"/>
            <w:r w:rsidRPr="001F42D3">
              <w:rPr>
                <w:rFonts w:eastAsia="Arial Narrow"/>
              </w:rPr>
              <w:t>“</w:t>
            </w:r>
            <w:r w:rsidRPr="001F42D3">
              <w:rPr>
                <w:rFonts w:eastAsia="SimSun"/>
              </w:rPr>
              <w:t>CH”</w:t>
            </w:r>
            <w:bookmarkEnd w:id="218"/>
            <w:bookmarkEnd w:id="219"/>
          </w:p>
        </w:tc>
        <w:tc>
          <w:tcPr>
            <w:tcW w:w="990" w:type="dxa"/>
            <w:tcBorders>
              <w:top w:val="single" w:sz="4" w:space="0" w:color="000000"/>
              <w:left w:val="single" w:sz="4" w:space="0" w:color="000000"/>
              <w:bottom w:val="single" w:sz="4" w:space="0" w:color="000000"/>
            </w:tcBorders>
          </w:tcPr>
          <w:p w14:paraId="1B5DD24C"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795964FA"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7583D3F0" w14:textId="77777777" w:rsidR="0029412E" w:rsidRPr="001F42D3" w:rsidRDefault="0029412E" w:rsidP="005807BA">
            <w:pPr>
              <w:pStyle w:val="TableEntry"/>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5D66879C" w14:textId="77777777" w:rsidR="0029412E" w:rsidRPr="001F42D3" w:rsidRDefault="0029412E" w:rsidP="005807BA">
            <w:pPr>
              <w:pStyle w:val="TableEntry"/>
            </w:pPr>
            <w:r w:rsidRPr="001F42D3">
              <w:rPr>
                <w:rFonts w:eastAsia="SimSun"/>
              </w:rPr>
              <w:t>R</w:t>
            </w:r>
          </w:p>
        </w:tc>
        <w:tc>
          <w:tcPr>
            <w:tcW w:w="1980" w:type="dxa"/>
            <w:tcBorders>
              <w:top w:val="single" w:sz="4" w:space="0" w:color="000000"/>
              <w:left w:val="single" w:sz="4" w:space="0" w:color="000000"/>
              <w:bottom w:val="single" w:sz="4" w:space="0" w:color="000000"/>
            </w:tcBorders>
          </w:tcPr>
          <w:p w14:paraId="416D5B64"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6E837466" w14:textId="77777777" w:rsidR="0029412E" w:rsidRPr="001F42D3" w:rsidRDefault="0029412E" w:rsidP="005807BA">
            <w:pPr>
              <w:pStyle w:val="TableEntry"/>
              <w:rPr>
                <w:rFonts w:eastAsia="SimSun"/>
              </w:rPr>
            </w:pPr>
            <w:r w:rsidRPr="001F42D3">
              <w:rPr>
                <w:rFonts w:eastAsia="SimSun"/>
              </w:rPr>
              <w:t>O</w:t>
            </w:r>
          </w:p>
          <w:p w14:paraId="1B57DE80" w14:textId="0091A56A" w:rsidR="00A41DFF" w:rsidRPr="001F42D3" w:rsidRDefault="00A41DFF" w:rsidP="00A41DFF">
            <w:pPr>
              <w:pStyle w:val="TableEntry"/>
              <w:ind w:left="0"/>
            </w:pPr>
          </w:p>
        </w:tc>
      </w:tr>
      <w:tr w:rsidR="00A41DFF" w:rsidRPr="001F42D3" w14:paraId="30580B7D" w14:textId="77777777" w:rsidTr="00B34AEB">
        <w:tc>
          <w:tcPr>
            <w:tcW w:w="1170" w:type="dxa"/>
            <w:tcBorders>
              <w:top w:val="single" w:sz="4" w:space="0" w:color="000000"/>
              <w:left w:val="single" w:sz="4" w:space="0" w:color="000000"/>
              <w:bottom w:val="single" w:sz="4" w:space="0" w:color="000000"/>
            </w:tcBorders>
          </w:tcPr>
          <w:p w14:paraId="3075BA93" w14:textId="61EA7F2B" w:rsidR="00A41DFF" w:rsidRPr="001F42D3" w:rsidRDefault="00A41DFF" w:rsidP="00B34AEB">
            <w:pPr>
              <w:pStyle w:val="TableEntry"/>
              <w:rPr>
                <w:rFonts w:eastAsia="SimSun"/>
              </w:rPr>
            </w:pPr>
            <w:r w:rsidRPr="001F42D3">
              <w:rPr>
                <w:rFonts w:eastAsia="SimSun"/>
              </w:rPr>
              <w:t>Dose or volume</w:t>
            </w:r>
          </w:p>
        </w:tc>
        <w:tc>
          <w:tcPr>
            <w:tcW w:w="990" w:type="dxa"/>
            <w:tcBorders>
              <w:top w:val="single" w:sz="4" w:space="0" w:color="000000"/>
              <w:left w:val="single" w:sz="4" w:space="0" w:color="000000"/>
              <w:bottom w:val="single" w:sz="4" w:space="0" w:color="000000"/>
            </w:tcBorders>
          </w:tcPr>
          <w:p w14:paraId="2F8364A2" w14:textId="4D538C59" w:rsidR="00A41DFF" w:rsidRPr="001F42D3" w:rsidRDefault="00A41DFF" w:rsidP="00B34AEB">
            <w:pPr>
              <w:pStyle w:val="TableEntry"/>
              <w:rPr>
                <w:rFonts w:eastAsia="Arial Narrow"/>
              </w:rPr>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5EB85C6A" w14:textId="3443999B" w:rsidR="00A41DFF" w:rsidRPr="001F42D3" w:rsidRDefault="00A41DFF" w:rsidP="00B34AEB">
            <w:pPr>
              <w:pStyle w:val="TableEntry"/>
              <w:rPr>
                <w:rFonts w:eastAsia="SimSun"/>
              </w:rPr>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61BE25DF" w14:textId="0358168E" w:rsidR="00A41DFF" w:rsidRPr="001F42D3" w:rsidRDefault="00A41DFF" w:rsidP="005807BA">
            <w:pPr>
              <w:pStyle w:val="TableEntry"/>
              <w:rPr>
                <w:rFonts w:eastAsia="SimSun"/>
              </w:rPr>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56BFD445" w14:textId="519C1494" w:rsidR="00A41DFF" w:rsidRPr="001F42D3" w:rsidRDefault="00A41DFF" w:rsidP="005807BA">
            <w:pPr>
              <w:pStyle w:val="TableEntry"/>
              <w:rPr>
                <w:rFonts w:eastAsia="SimSun"/>
              </w:rPr>
            </w:pPr>
            <w:r w:rsidRPr="001F42D3">
              <w:rPr>
                <w:rFonts w:eastAsia="SimSun"/>
              </w:rPr>
              <w:t>Dose or volume amount</w:t>
            </w:r>
          </w:p>
        </w:tc>
        <w:tc>
          <w:tcPr>
            <w:tcW w:w="1170" w:type="dxa"/>
            <w:tcBorders>
              <w:top w:val="single" w:sz="4" w:space="0" w:color="000000"/>
              <w:left w:val="single" w:sz="4" w:space="0" w:color="000000"/>
              <w:bottom w:val="single" w:sz="4" w:space="0" w:color="000000"/>
            </w:tcBorders>
          </w:tcPr>
          <w:p w14:paraId="183F495D" w14:textId="105C4125" w:rsidR="00A41DFF" w:rsidRPr="001F42D3" w:rsidRDefault="00A41DFF" w:rsidP="005807BA">
            <w:pPr>
              <w:pStyle w:val="TableEntry"/>
              <w:rPr>
                <w:rFonts w:eastAsia="SimSun"/>
              </w:rPr>
            </w:pPr>
            <w:r w:rsidRPr="001F42D3">
              <w:rPr>
                <w:rFonts w:eastAsia="SimSun"/>
              </w:rPr>
              <w:t>O</w:t>
            </w:r>
          </w:p>
        </w:tc>
        <w:tc>
          <w:tcPr>
            <w:tcW w:w="1980" w:type="dxa"/>
            <w:tcBorders>
              <w:top w:val="single" w:sz="4" w:space="0" w:color="000000"/>
              <w:left w:val="single" w:sz="4" w:space="0" w:color="000000"/>
              <w:bottom w:val="single" w:sz="4" w:space="0" w:color="000000"/>
            </w:tcBorders>
          </w:tcPr>
          <w:p w14:paraId="4EEE36A6" w14:textId="3E3BF505" w:rsidR="00A41DFF" w:rsidRPr="001F42D3" w:rsidRDefault="00A41DFF" w:rsidP="005807BA">
            <w:pPr>
              <w:pStyle w:val="TableEntry"/>
              <w:rPr>
                <w:rFonts w:eastAsia="SimSun"/>
              </w:rPr>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23B34B2F" w14:textId="1D338CB9" w:rsidR="00A41DFF" w:rsidRPr="001F42D3" w:rsidRDefault="00A41DFF" w:rsidP="005807BA">
            <w:pPr>
              <w:pStyle w:val="TableEntry"/>
              <w:rPr>
                <w:rFonts w:eastAsia="SimSun"/>
              </w:rPr>
            </w:pPr>
            <w:r w:rsidRPr="001F42D3">
              <w:rPr>
                <w:rFonts w:eastAsia="SimSun"/>
              </w:rPr>
              <w:t>O</w:t>
            </w:r>
          </w:p>
        </w:tc>
      </w:tr>
      <w:tr w:rsidR="00621E63" w:rsidRPr="001F42D3" w14:paraId="2FE628EE" w14:textId="77777777" w:rsidTr="00B34AEB">
        <w:tc>
          <w:tcPr>
            <w:tcW w:w="1170" w:type="dxa"/>
            <w:tcBorders>
              <w:top w:val="single" w:sz="4" w:space="0" w:color="000000"/>
              <w:left w:val="single" w:sz="4" w:space="0" w:color="000000"/>
              <w:bottom w:val="single" w:sz="4" w:space="0" w:color="000000"/>
            </w:tcBorders>
          </w:tcPr>
          <w:p w14:paraId="2DA26A5E" w14:textId="77777777" w:rsidR="0029412E" w:rsidRPr="001F42D3" w:rsidRDefault="0029412E" w:rsidP="00B34AEB">
            <w:pPr>
              <w:pStyle w:val="TableEntry"/>
            </w:pPr>
            <w:r w:rsidRPr="001F42D3">
              <w:rPr>
                <w:rFonts w:eastAsia="SimSun"/>
              </w:rPr>
              <w:t>Rate + duration</w:t>
            </w:r>
          </w:p>
        </w:tc>
        <w:tc>
          <w:tcPr>
            <w:tcW w:w="990" w:type="dxa"/>
            <w:tcBorders>
              <w:top w:val="single" w:sz="4" w:space="0" w:color="000000"/>
              <w:left w:val="single" w:sz="4" w:space="0" w:color="000000"/>
              <w:bottom w:val="single" w:sz="4" w:space="0" w:color="000000"/>
            </w:tcBorders>
          </w:tcPr>
          <w:p w14:paraId="4AD76B65" w14:textId="77777777" w:rsidR="0029412E" w:rsidRPr="001F42D3" w:rsidRDefault="0029412E" w:rsidP="00B34AEB">
            <w:pPr>
              <w:pStyle w:val="TableEntry"/>
            </w:pPr>
            <w:r w:rsidRPr="001F42D3">
              <w:rPr>
                <w:rFonts w:eastAsia="Arial Narrow"/>
              </w:rPr>
              <w:t>“</w:t>
            </w:r>
            <w:r w:rsidRPr="001F42D3">
              <w:rPr>
                <w:rFonts w:eastAsia="SimSun"/>
              </w:rPr>
              <w:t>CH”</w:t>
            </w:r>
          </w:p>
        </w:tc>
        <w:tc>
          <w:tcPr>
            <w:tcW w:w="990" w:type="dxa"/>
            <w:tcBorders>
              <w:top w:val="single" w:sz="4" w:space="0" w:color="000000"/>
              <w:left w:val="single" w:sz="4" w:space="0" w:color="000000"/>
              <w:bottom w:val="single" w:sz="4" w:space="0" w:color="000000"/>
            </w:tcBorders>
          </w:tcPr>
          <w:p w14:paraId="453FD3F6" w14:textId="77777777" w:rsidR="0029412E" w:rsidRPr="001F42D3" w:rsidRDefault="0029412E" w:rsidP="00B34AEB">
            <w:pPr>
              <w:pStyle w:val="TableEntry"/>
            </w:pPr>
            <w:r w:rsidRPr="001F42D3">
              <w:rPr>
                <w:rFonts w:eastAsia="SimSun"/>
              </w:rPr>
              <w:t>Bolus  (child) order ID</w:t>
            </w:r>
          </w:p>
        </w:tc>
        <w:tc>
          <w:tcPr>
            <w:tcW w:w="990" w:type="dxa"/>
            <w:tcBorders>
              <w:top w:val="single" w:sz="4" w:space="0" w:color="000000"/>
              <w:left w:val="single" w:sz="4" w:space="0" w:color="000000"/>
              <w:bottom w:val="single" w:sz="4" w:space="0" w:color="000000"/>
            </w:tcBorders>
          </w:tcPr>
          <w:p w14:paraId="3CB36F24" w14:textId="77777777" w:rsidR="0029412E" w:rsidRPr="001F42D3" w:rsidRDefault="0029412E" w:rsidP="005807BA">
            <w:pPr>
              <w:pStyle w:val="TableEntry"/>
            </w:pPr>
            <w:r w:rsidRPr="001F42D3">
              <w:rPr>
                <w:rFonts w:eastAsia="SimSun"/>
              </w:rPr>
              <w:t>Parent order ID</w:t>
            </w:r>
          </w:p>
        </w:tc>
        <w:tc>
          <w:tcPr>
            <w:tcW w:w="990" w:type="dxa"/>
            <w:tcBorders>
              <w:top w:val="single" w:sz="4" w:space="0" w:color="000000"/>
              <w:left w:val="single" w:sz="4" w:space="0" w:color="000000"/>
              <w:bottom w:val="single" w:sz="4" w:space="0" w:color="000000"/>
            </w:tcBorders>
          </w:tcPr>
          <w:p w14:paraId="4ABB8BB3" w14:textId="77777777" w:rsidR="0029412E" w:rsidRPr="001F42D3" w:rsidRDefault="0029412E" w:rsidP="005807BA">
            <w:pPr>
              <w:pStyle w:val="TableEntry"/>
            </w:pPr>
            <w:r w:rsidRPr="001F42D3">
              <w:rPr>
                <w:rFonts w:eastAsia="SimSun"/>
              </w:rPr>
              <w:t>Rate</w:t>
            </w:r>
          </w:p>
        </w:tc>
        <w:tc>
          <w:tcPr>
            <w:tcW w:w="1170" w:type="dxa"/>
            <w:tcBorders>
              <w:top w:val="single" w:sz="4" w:space="0" w:color="000000"/>
              <w:left w:val="single" w:sz="4" w:space="0" w:color="000000"/>
              <w:bottom w:val="single" w:sz="4" w:space="0" w:color="000000"/>
            </w:tcBorders>
          </w:tcPr>
          <w:p w14:paraId="17EB20C8" w14:textId="77777777" w:rsidR="0029412E" w:rsidRPr="001F42D3" w:rsidRDefault="0029412E" w:rsidP="005807BA">
            <w:pPr>
              <w:pStyle w:val="TableEntry"/>
            </w:pPr>
            <w:r w:rsidRPr="001F42D3">
              <w:rPr>
                <w:rFonts w:eastAsia="SimSun"/>
              </w:rPr>
              <w:t>R</w:t>
            </w:r>
          </w:p>
        </w:tc>
        <w:tc>
          <w:tcPr>
            <w:tcW w:w="1980" w:type="dxa"/>
            <w:tcBorders>
              <w:top w:val="single" w:sz="4" w:space="0" w:color="000000"/>
              <w:left w:val="single" w:sz="4" w:space="0" w:color="000000"/>
              <w:bottom w:val="single" w:sz="4" w:space="0" w:color="000000"/>
            </w:tcBorders>
          </w:tcPr>
          <w:p w14:paraId="32554876" w14:textId="77777777" w:rsidR="0029412E" w:rsidRPr="001F42D3" w:rsidRDefault="0029412E" w:rsidP="005807BA">
            <w:pPr>
              <w:pStyle w:val="TableEntry"/>
            </w:pPr>
            <w:r w:rsidRPr="001F42D3">
              <w:rPr>
                <w:rFonts w:eastAsia="SimSun"/>
              </w:rPr>
              <w:t>R</w:t>
            </w:r>
          </w:p>
        </w:tc>
        <w:tc>
          <w:tcPr>
            <w:tcW w:w="1530" w:type="dxa"/>
            <w:tcBorders>
              <w:top w:val="single" w:sz="4" w:space="0" w:color="000000"/>
              <w:left w:val="single" w:sz="4" w:space="0" w:color="000000"/>
              <w:bottom w:val="single" w:sz="4" w:space="0" w:color="000000"/>
              <w:right w:val="single" w:sz="4" w:space="0" w:color="000000"/>
            </w:tcBorders>
          </w:tcPr>
          <w:p w14:paraId="0CC9AC5D" w14:textId="77777777" w:rsidR="0029412E" w:rsidRPr="001F42D3" w:rsidRDefault="0029412E" w:rsidP="005807BA">
            <w:pPr>
              <w:pStyle w:val="TableEntry"/>
            </w:pPr>
            <w:r w:rsidRPr="001F42D3">
              <w:rPr>
                <w:rFonts w:eastAsia="SimSun"/>
              </w:rPr>
              <w:t>O</w:t>
            </w:r>
          </w:p>
        </w:tc>
      </w:tr>
    </w:tbl>
    <w:p w14:paraId="2BBCEE55" w14:textId="77777777" w:rsidR="0029412E" w:rsidRPr="001F42D3" w:rsidRDefault="0029412E" w:rsidP="00B34AEB">
      <w:pPr>
        <w:pStyle w:val="BodyText"/>
        <w:rPr>
          <w:rFonts w:eastAsia="SimSun"/>
        </w:rPr>
      </w:pPr>
    </w:p>
    <w:p w14:paraId="0A0FEB61" w14:textId="77777777" w:rsidR="0029412E" w:rsidRPr="005C1693" w:rsidRDefault="0029412E" w:rsidP="005A4C3E">
      <w:pPr>
        <w:pStyle w:val="BodyText"/>
        <w:rPr>
          <w:b/>
          <w:bCs/>
        </w:rPr>
      </w:pPr>
      <w:bookmarkStart w:id="220" w:name="OLE_LINK135"/>
      <w:bookmarkStart w:id="221" w:name="OLE_LINK136"/>
      <w:bookmarkStart w:id="222" w:name="OLE_LINK137"/>
      <w:r w:rsidRPr="005C1693">
        <w:rPr>
          <w:rFonts w:eastAsia="SimSun"/>
          <w:b/>
          <w:bCs/>
        </w:rPr>
        <w:t>OBX segment</w:t>
      </w:r>
    </w:p>
    <w:p w14:paraId="09D0385A" w14:textId="77777777" w:rsidR="00EC590B" w:rsidRPr="001F42D3" w:rsidRDefault="00EC590B" w:rsidP="005C1693">
      <w:pPr>
        <w:pStyle w:val="ListBullet2"/>
        <w:rPr>
          <w:rFonts w:eastAsia="SimSun"/>
        </w:rPr>
      </w:pPr>
      <w:r w:rsidRPr="001F42D3">
        <w:rPr>
          <w:rFonts w:eastAsia="SimSun"/>
        </w:rPr>
        <w:t>Include an OBX segment specifying the order type of bolus (clinician dose) where</w:t>
      </w:r>
    </w:p>
    <w:p w14:paraId="140E894C" w14:textId="6B0B5505" w:rsidR="00EC590B" w:rsidRPr="001F42D3" w:rsidRDefault="00EC590B" w:rsidP="005C1693">
      <w:pPr>
        <w:pStyle w:val="ListBullet2"/>
        <w:rPr>
          <w:rFonts w:eastAsia="SimSun"/>
        </w:rPr>
      </w:pPr>
      <w:r w:rsidRPr="001F42D3">
        <w:rPr>
          <w:rFonts w:eastAsia="SimSun"/>
        </w:rPr>
        <w:t>OBX-3 = MDC_INFUS_ORDER_TYPE. This term has enumerations in OBX-5 of “clinician-dose”, “loading-dose”, or “continuous”.</w:t>
      </w:r>
    </w:p>
    <w:p w14:paraId="0CB5EFB8" w14:textId="23089199" w:rsidR="00EC590B" w:rsidRPr="001F42D3" w:rsidRDefault="00EC590B" w:rsidP="005C1693">
      <w:pPr>
        <w:pStyle w:val="ListBullet2"/>
        <w:rPr>
          <w:rFonts w:eastAsia="SimSun"/>
        </w:rPr>
      </w:pPr>
      <w:r w:rsidRPr="001F42D3">
        <w:rPr>
          <w:rFonts w:eastAsia="SimSun"/>
        </w:rPr>
        <w:t xml:space="preserve">When RXG-15 and RXG-16 specify a dose or a volume, any of the following three options are allowed: </w:t>
      </w:r>
    </w:p>
    <w:p w14:paraId="3ABA27C8" w14:textId="2DAD8F53" w:rsidR="00EC590B" w:rsidRPr="001F42D3" w:rsidRDefault="00EC590B" w:rsidP="005C1693">
      <w:pPr>
        <w:pStyle w:val="ListBullet3"/>
        <w:rPr>
          <w:rFonts w:eastAsia="SimSun"/>
        </w:rPr>
      </w:pPr>
      <w:r w:rsidRPr="001F42D3">
        <w:rPr>
          <w:rFonts w:eastAsia="SimSun"/>
        </w:rPr>
        <w:t>include an OBX segment specifying the rate where OBX-3 = MDC_FLOW_FLUID_PUMP and OBX-5 = the desired rate</w:t>
      </w:r>
    </w:p>
    <w:p w14:paraId="1294F781" w14:textId="77777777" w:rsidR="00EC590B" w:rsidRPr="001F42D3" w:rsidRDefault="00EC590B" w:rsidP="005C1693">
      <w:pPr>
        <w:pStyle w:val="ListBullet3"/>
        <w:rPr>
          <w:rFonts w:eastAsia="SimSun"/>
        </w:rPr>
      </w:pPr>
      <w:r w:rsidRPr="001F42D3">
        <w:rPr>
          <w:rFonts w:eastAsia="SimSun"/>
        </w:rPr>
        <w:t>include a TQ1 segment</w:t>
      </w:r>
    </w:p>
    <w:p w14:paraId="73B6BDEE" w14:textId="044D18D6" w:rsidR="002426EE" w:rsidRPr="001F42D3" w:rsidRDefault="002426EE" w:rsidP="005C1693">
      <w:pPr>
        <w:pStyle w:val="ListBullet3"/>
        <w:rPr>
          <w:rFonts w:eastAsia="SimSun"/>
        </w:rPr>
      </w:pPr>
      <w:r w:rsidRPr="001F42D3">
        <w:rPr>
          <w:rFonts w:eastAsia="SimSun"/>
        </w:rPr>
        <w:t>neither rate or duration is explicitly specified resulting in pump using predefined rate or duration determined by pump or operator.</w:t>
      </w:r>
    </w:p>
    <w:bookmarkEnd w:id="220"/>
    <w:bookmarkEnd w:id="221"/>
    <w:bookmarkEnd w:id="222"/>
    <w:p w14:paraId="7ADF6DED" w14:textId="48FC76D9" w:rsidR="0029412E" w:rsidRPr="001F42D3" w:rsidRDefault="0029412E" w:rsidP="00E23ECF">
      <w:pPr>
        <w:pStyle w:val="BodyText"/>
      </w:pPr>
      <w:r w:rsidRPr="001F42D3">
        <w:lastRenderedPageBreak/>
        <w:t>When the IPEC or DEC profiles contain information about a bolus from an existing infusion, note that the PCD-01 and PCD-10 messages contain bolus information in the Clinician Dose Info section.</w:t>
      </w:r>
    </w:p>
    <w:p w14:paraId="7FF833EA" w14:textId="24384149" w:rsidR="00EC590B" w:rsidRPr="005C1693" w:rsidRDefault="0029412E" w:rsidP="00E23ECF">
      <w:pPr>
        <w:pStyle w:val="BodyText"/>
      </w:pPr>
      <w:r w:rsidRPr="001F42D3">
        <w:t>In the OBR segment, OBR-2 Placer Order Number contains the order ID of the bolus as a “child” order ID</w:t>
      </w:r>
      <w:r w:rsidR="00621E63" w:rsidRPr="001F42D3">
        <w:t xml:space="preserve">. </w:t>
      </w:r>
      <w:r w:rsidRPr="001F42D3">
        <w:t>OBR-29 Parent is used to contain the order ID for the parent (</w:t>
      </w:r>
      <w:r w:rsidR="005B0C7C" w:rsidRPr="001F42D3">
        <w:t xml:space="preserve">i.e.,  </w:t>
      </w:r>
      <w:r w:rsidRPr="001F42D3">
        <w:t>the existing infusion)</w:t>
      </w:r>
      <w:r w:rsidR="00621E63" w:rsidRPr="001F42D3">
        <w:t xml:space="preserve">. </w:t>
      </w:r>
    </w:p>
    <w:p w14:paraId="1F910172" w14:textId="1D2D42CC" w:rsidR="0029412E" w:rsidRPr="001F42D3" w:rsidRDefault="0029412E" w:rsidP="00526C5F">
      <w:pPr>
        <w:pStyle w:val="Heading6"/>
        <w:rPr>
          <w:noProof w:val="0"/>
        </w:rPr>
      </w:pPr>
      <w:bookmarkStart w:id="223" w:name="_Toc214889676"/>
      <w:r w:rsidRPr="001F42D3">
        <w:rPr>
          <w:noProof w:val="0"/>
        </w:rPr>
        <w:t>Multistep</w:t>
      </w:r>
      <w:bookmarkEnd w:id="223"/>
    </w:p>
    <w:p w14:paraId="18F12F7C" w14:textId="77777777" w:rsidR="0029412E" w:rsidRPr="001F42D3" w:rsidRDefault="0029412E" w:rsidP="00526C5F">
      <w:pPr>
        <w:pStyle w:val="BodyText"/>
      </w:pPr>
      <w:r w:rsidRPr="001F42D3">
        <w:t>The ordered medication and concentration must be identical in all steps.</w:t>
      </w:r>
    </w:p>
    <w:p w14:paraId="77B75CF1" w14:textId="77777777" w:rsidR="0029412E" w:rsidRPr="001F42D3" w:rsidRDefault="0029412E" w:rsidP="000F7B11">
      <w:pPr>
        <w:pStyle w:val="BodyText"/>
      </w:pPr>
      <w:r w:rsidRPr="001F42D3">
        <w:t>All steps are represented in the BCMA by a single order and a single order ID.</w:t>
      </w:r>
    </w:p>
    <w:p w14:paraId="49913315" w14:textId="5F36BB9D" w:rsidR="0029412E" w:rsidRDefault="0029412E" w:rsidP="005A4C3E">
      <w:pPr>
        <w:pStyle w:val="BodyText"/>
      </w:pPr>
      <w:r w:rsidRPr="001F42D3">
        <w:t xml:space="preserve">Some pump models may support different dosing units (RXG-15 and 16) among steps (see Example 2 in the </w:t>
      </w:r>
      <w:r w:rsidR="007E67D4" w:rsidRPr="001F42D3">
        <w:t>DEV TF</w:t>
      </w:r>
      <w:r w:rsidRPr="001F42D3">
        <w:t xml:space="preserve"> vol 1, Section 4.4).</w:t>
      </w:r>
    </w:p>
    <w:p w14:paraId="034B8395" w14:textId="44F16F80" w:rsidR="004B4A6A" w:rsidRDefault="004B4A6A" w:rsidP="004B4A6A">
      <w:pPr>
        <w:pStyle w:val="BodyText"/>
      </w:pPr>
      <w:r>
        <w:t>RXG-5   Give Amount – Minimum when present, contains the volume of fluid to be administered for each step.</w:t>
      </w:r>
    </w:p>
    <w:p w14:paraId="33F97966" w14:textId="00F26947" w:rsidR="004B4A6A" w:rsidRPr="005C1693" w:rsidRDefault="004B4A6A" w:rsidP="004B4A6A">
      <w:pPr>
        <w:pStyle w:val="BodyText"/>
      </w:pPr>
      <w:r>
        <w:t xml:space="preserve">RXG-32 Dispense Amount and RXG-33 Dispense Units are only included for a multistep program and contain the total volume to be delivered </w:t>
      </w:r>
      <w:r w:rsidR="00995BC0">
        <w:t xml:space="preserve">(Total VTBI) </w:t>
      </w:r>
      <w:r>
        <w:t>across all steps</w:t>
      </w:r>
      <w:r w:rsidR="00995BC0">
        <w:t xml:space="preserve"> if the total amount is known</w:t>
      </w:r>
      <w:r>
        <w:t xml:space="preserve">.  </w:t>
      </w:r>
      <w:r w:rsidR="00995BC0">
        <w:t>If present, the</w:t>
      </w:r>
      <w:r>
        <w:t xml:space="preserve"> values are required to be the same in each RXG segment of the multistep program.</w:t>
      </w:r>
      <w:r w:rsidR="00995BC0">
        <w:t xml:space="preserve">  </w:t>
      </w:r>
      <w:r w:rsidR="00995BC0" w:rsidRPr="00995BC0">
        <w:t>When this field is empty, there should be no implication made about the volume of fluid to be</w:t>
      </w:r>
      <w:r w:rsidR="00995BC0">
        <w:t xml:space="preserve"> administered.</w:t>
      </w:r>
    </w:p>
    <w:p w14:paraId="626188F0" w14:textId="77777777" w:rsidR="0029412E" w:rsidRPr="001F42D3" w:rsidRDefault="0029412E" w:rsidP="005C1693">
      <w:pPr>
        <w:pStyle w:val="BodyText"/>
        <w:keepNext/>
        <w:rPr>
          <w:b/>
          <w:bCs/>
        </w:rPr>
      </w:pPr>
      <w:r w:rsidRPr="001F42D3">
        <w:rPr>
          <w:b/>
          <w:bCs/>
        </w:rPr>
        <w:t>PCD-03 message structure</w:t>
      </w:r>
    </w:p>
    <w:p w14:paraId="52CF56FF" w14:textId="3CD78B42" w:rsidR="0029412E" w:rsidRPr="001F42D3" w:rsidRDefault="0029412E" w:rsidP="00526C5F">
      <w:pPr>
        <w:pStyle w:val="BodyText"/>
      </w:pPr>
      <w:r w:rsidRPr="001F42D3">
        <w:t>When used for multistep the HL7 RGV message structure used by PIV will require repetition of certain segments resulting in some duplication</w:t>
      </w:r>
      <w:r w:rsidR="00621E63" w:rsidRPr="001F42D3">
        <w:t xml:space="preserve">. </w:t>
      </w:r>
    </w:p>
    <w:p w14:paraId="77495F7B" w14:textId="6E45EA52" w:rsidR="0029412E" w:rsidRPr="001F42D3" w:rsidRDefault="0029412E" w:rsidP="00526C5F">
      <w:pPr>
        <w:pStyle w:val="BodyText"/>
      </w:pPr>
      <w:r w:rsidRPr="001F42D3">
        <w:t>The simplified message structure for multistep is shown below</w:t>
      </w:r>
      <w:r w:rsidR="00621E63" w:rsidRPr="001F42D3">
        <w:t xml:space="preserve">. </w:t>
      </w:r>
    </w:p>
    <w:p w14:paraId="54E0F2A2" w14:textId="77777777" w:rsidR="0029412E" w:rsidRPr="001F42D3" w:rsidRDefault="0029412E" w:rsidP="004C7AD0">
      <w:pPr>
        <w:pStyle w:val="BodyText"/>
      </w:pPr>
      <w:r w:rsidRPr="001F42D3">
        <w:t>{} indicates repetition, [] indicates optionality.</w:t>
      </w:r>
    </w:p>
    <w:p w14:paraId="54C921EB" w14:textId="1F3753D1" w:rsidR="0029412E" w:rsidRPr="001F42D3" w:rsidRDefault="0029412E" w:rsidP="004C7AD0">
      <w:pPr>
        <w:pStyle w:val="BodyText"/>
      </w:pPr>
    </w:p>
    <w:p w14:paraId="432711E2" w14:textId="77777777" w:rsidR="0029412E" w:rsidRPr="001F42D3" w:rsidRDefault="0029412E" w:rsidP="004C7AD0">
      <w:pPr>
        <w:pStyle w:val="BodyText"/>
        <w:ind w:left="720"/>
      </w:pPr>
      <w:r w:rsidRPr="001F42D3">
        <w:t>MSH</w:t>
      </w:r>
    </w:p>
    <w:p w14:paraId="4CE5D8F4" w14:textId="77777777" w:rsidR="0029412E" w:rsidRPr="001F42D3" w:rsidRDefault="0029412E" w:rsidP="004C7AD0">
      <w:pPr>
        <w:pStyle w:val="BodyText"/>
        <w:ind w:left="720"/>
      </w:pPr>
      <w:r w:rsidRPr="001F42D3">
        <w:t>PID</w:t>
      </w:r>
    </w:p>
    <w:p w14:paraId="28C0D7EB" w14:textId="77777777" w:rsidR="0029412E" w:rsidRPr="001F42D3" w:rsidRDefault="0029412E" w:rsidP="004C7AD0">
      <w:pPr>
        <w:pStyle w:val="BodyText"/>
        <w:ind w:left="720"/>
      </w:pPr>
      <w:r w:rsidRPr="001F42D3">
        <w:t>[PV1]</w:t>
      </w:r>
    </w:p>
    <w:p w14:paraId="09280C98" w14:textId="77777777" w:rsidR="0029412E" w:rsidRPr="001F42D3" w:rsidRDefault="0029412E" w:rsidP="004C7AD0">
      <w:pPr>
        <w:pStyle w:val="BodyText"/>
        <w:ind w:left="720"/>
      </w:pPr>
      <w:r w:rsidRPr="001F42D3">
        <w:t>ORC</w:t>
      </w:r>
    </w:p>
    <w:p w14:paraId="6077DBDD" w14:textId="77777777" w:rsidR="0029412E" w:rsidRPr="001F42D3" w:rsidRDefault="0029412E" w:rsidP="004C7AD0">
      <w:pPr>
        <w:pStyle w:val="BodyText"/>
        <w:ind w:left="720"/>
      </w:pPr>
      <w:r w:rsidRPr="001F42D3">
        <w:t>{</w:t>
      </w:r>
    </w:p>
    <w:p w14:paraId="713A9369" w14:textId="77777777" w:rsidR="0029412E" w:rsidRPr="001F42D3" w:rsidRDefault="0029412E" w:rsidP="008D1D85">
      <w:pPr>
        <w:pStyle w:val="BodyText"/>
        <w:ind w:left="1440"/>
      </w:pPr>
      <w:r w:rsidRPr="001F42D3">
        <w:t>RXG</w:t>
      </w:r>
    </w:p>
    <w:p w14:paraId="6F361316" w14:textId="77777777" w:rsidR="0029412E" w:rsidRPr="001F42D3" w:rsidRDefault="0029412E" w:rsidP="008D1D85">
      <w:pPr>
        <w:pStyle w:val="BodyText"/>
        <w:ind w:left="1440"/>
      </w:pPr>
      <w:r w:rsidRPr="001F42D3">
        <w:t>[TQ1]</w:t>
      </w:r>
    </w:p>
    <w:p w14:paraId="08871B39" w14:textId="77777777" w:rsidR="0029412E" w:rsidRPr="001F42D3" w:rsidRDefault="0029412E" w:rsidP="008D1D85">
      <w:pPr>
        <w:pStyle w:val="BodyText"/>
        <w:ind w:left="1440"/>
      </w:pPr>
      <w:r w:rsidRPr="001F42D3">
        <w:t>RXR</w:t>
      </w:r>
    </w:p>
    <w:p w14:paraId="422C004C" w14:textId="77777777" w:rsidR="0029412E" w:rsidRPr="001F42D3" w:rsidRDefault="0029412E" w:rsidP="008D1D85">
      <w:pPr>
        <w:pStyle w:val="BodyText"/>
        <w:ind w:left="1440"/>
      </w:pPr>
      <w:r w:rsidRPr="001F42D3">
        <w:t>OBX (multiple)</w:t>
      </w:r>
    </w:p>
    <w:p w14:paraId="2D142BFE" w14:textId="77777777" w:rsidR="0029412E" w:rsidRPr="001F42D3" w:rsidRDefault="0029412E" w:rsidP="004C7AD0">
      <w:pPr>
        <w:pStyle w:val="BodyText"/>
        <w:ind w:left="720"/>
      </w:pPr>
      <w:r w:rsidRPr="001F42D3">
        <w:lastRenderedPageBreak/>
        <w:t>}</w:t>
      </w:r>
    </w:p>
    <w:p w14:paraId="79E87494" w14:textId="77777777" w:rsidR="0029412E" w:rsidRPr="001F42D3" w:rsidRDefault="0029412E" w:rsidP="0029412E">
      <w:pPr>
        <w:ind w:hanging="2"/>
        <w:rPr>
          <w:rFonts w:ascii="Calibri" w:hAnsi="Calibri" w:cs="Calibri"/>
        </w:rPr>
      </w:pPr>
    </w:p>
    <w:p w14:paraId="5987438A" w14:textId="77777777" w:rsidR="00995BC0" w:rsidRDefault="00995BC0" w:rsidP="00995BC0">
      <w:pPr>
        <w:pStyle w:val="BodyText"/>
      </w:pPr>
      <w:r>
        <w:t>Step 1 specific OBX segments:</w:t>
      </w:r>
    </w:p>
    <w:p w14:paraId="3536D83B" w14:textId="55FEB290" w:rsidR="00995BC0" w:rsidRDefault="00995BC0">
      <w:pPr>
        <w:pStyle w:val="BodyText"/>
        <w:numPr>
          <w:ilvl w:val="0"/>
          <w:numId w:val="37"/>
        </w:numPr>
      </w:pPr>
      <w:r>
        <w:t xml:space="preserve">An OBX segment to indicate the pump ID </w:t>
      </w:r>
    </w:p>
    <w:p w14:paraId="141213C5" w14:textId="7FAD4044" w:rsidR="00995BC0" w:rsidRDefault="00995BC0">
      <w:pPr>
        <w:pStyle w:val="BodyText"/>
        <w:numPr>
          <w:ilvl w:val="0"/>
          <w:numId w:val="38"/>
        </w:numPr>
        <w:ind w:left="1080"/>
      </w:pPr>
      <w:r>
        <w:t>OBX-3 = MDC_DEV_PUMP_INFUS_VMD</w:t>
      </w:r>
    </w:p>
    <w:p w14:paraId="148D3939" w14:textId="750D0C65" w:rsidR="00995BC0" w:rsidRDefault="00995BC0">
      <w:pPr>
        <w:pStyle w:val="BodyText"/>
        <w:numPr>
          <w:ilvl w:val="0"/>
          <w:numId w:val="36"/>
        </w:numPr>
      </w:pPr>
      <w:r>
        <w:t xml:space="preserve">An OBX segment to indicate the total number of steps in the program </w:t>
      </w:r>
    </w:p>
    <w:p w14:paraId="08D8EC38" w14:textId="50C91618" w:rsidR="00995BC0" w:rsidRDefault="00995BC0">
      <w:pPr>
        <w:pStyle w:val="BodyText"/>
        <w:numPr>
          <w:ilvl w:val="0"/>
          <w:numId w:val="38"/>
        </w:numPr>
        <w:ind w:left="1080"/>
      </w:pPr>
      <w:r>
        <w:t xml:space="preserve">OBX-3 = MDC_INFUS_TOTAL_NUM_STEPS </w:t>
      </w:r>
    </w:p>
    <w:p w14:paraId="53526600" w14:textId="69CDF548" w:rsidR="00995BC0" w:rsidRDefault="00995BC0">
      <w:pPr>
        <w:pStyle w:val="BodyText"/>
        <w:numPr>
          <w:ilvl w:val="0"/>
          <w:numId w:val="35"/>
        </w:numPr>
      </w:pPr>
      <w:r>
        <w:t>Additional OBX segments containing the patient parameters (e.g., height, weight, BSA) as required</w:t>
      </w:r>
    </w:p>
    <w:p w14:paraId="65CD52A4" w14:textId="517D69D8" w:rsidR="0029412E" w:rsidRPr="001F42D3" w:rsidRDefault="0029412E" w:rsidP="00526C5F">
      <w:pPr>
        <w:pStyle w:val="BodyText"/>
      </w:pPr>
      <w:r w:rsidRPr="001F42D3">
        <w:t>Each step must contain:</w:t>
      </w:r>
    </w:p>
    <w:p w14:paraId="10E8479B" w14:textId="77777777" w:rsidR="0029412E" w:rsidRPr="001F42D3" w:rsidRDefault="0029412E" w:rsidP="005C1693">
      <w:pPr>
        <w:pStyle w:val="ListBullet2"/>
      </w:pPr>
      <w:r w:rsidRPr="001F42D3">
        <w:t>Step number in RXG-1 (values are 1...n)</w:t>
      </w:r>
    </w:p>
    <w:p w14:paraId="3A0FB99C" w14:textId="77777777" w:rsidR="0029412E" w:rsidRPr="001F42D3" w:rsidRDefault="0029412E" w:rsidP="005C1693">
      <w:pPr>
        <w:pStyle w:val="ListBullet2"/>
      </w:pPr>
      <w:r w:rsidRPr="001F42D3">
        <w:t>An OBX segment to indicate the type of the current step</w:t>
      </w:r>
    </w:p>
    <w:p w14:paraId="08506746" w14:textId="670B590C" w:rsidR="0029412E" w:rsidRPr="001F42D3" w:rsidRDefault="0029412E" w:rsidP="005C1693">
      <w:pPr>
        <w:pStyle w:val="ListBullet3"/>
      </w:pPr>
      <w:r w:rsidRPr="001F42D3">
        <w:t>OBX-3 = MDC_INFUS_ORDER_STEP_TYPE</w:t>
      </w:r>
    </w:p>
    <w:p w14:paraId="0F96947E" w14:textId="2602D624" w:rsidR="0029412E" w:rsidRPr="001F42D3" w:rsidRDefault="0029412E" w:rsidP="005C1693">
      <w:pPr>
        <w:pStyle w:val="ListBullet3"/>
      </w:pPr>
      <w:r w:rsidRPr="001F42D3">
        <w:t xml:space="preserve">enumerations are  "loading dose" </w:t>
      </w:r>
      <w:r w:rsidR="00E22A5A">
        <w:t>,</w:t>
      </w:r>
      <w:r w:rsidR="00E22A5A" w:rsidRPr="001F42D3">
        <w:t xml:space="preserve"> </w:t>
      </w:r>
      <w:r w:rsidRPr="001F42D3">
        <w:t>"continuous"</w:t>
      </w:r>
      <w:r w:rsidR="00E22A5A">
        <w:t xml:space="preserve"> or “delay”</w:t>
      </w:r>
    </w:p>
    <w:p w14:paraId="1ECB51C2" w14:textId="55DDF114" w:rsidR="0029412E" w:rsidRPr="001F42D3" w:rsidRDefault="0029412E" w:rsidP="005C1693">
      <w:pPr>
        <w:pStyle w:val="ListBullet3"/>
      </w:pPr>
      <w:r w:rsidRPr="001F42D3">
        <w:t>“loading dose” is supported in step 1 only</w:t>
      </w:r>
    </w:p>
    <w:p w14:paraId="67A0830E" w14:textId="61B24427" w:rsidR="0029412E" w:rsidRDefault="00E22A5A" w:rsidP="005C1693">
      <w:pPr>
        <w:pStyle w:val="ListBullet3"/>
      </w:pPr>
      <w:r w:rsidRPr="00E22A5A">
        <w:t>An OBX segment to indicate the step should automatically start or wait for confirmation</w:t>
      </w:r>
      <w:r w:rsidR="0029412E" w:rsidRPr="001F42D3">
        <w:t xml:space="preserve">OBX-3 = </w:t>
      </w:r>
      <w:r w:rsidRPr="00E22A5A">
        <w:t>MDCX_INFUS_ORDER_STEP_START_CONDITION</w:t>
      </w:r>
      <w:r>
        <w:t xml:space="preserve"> </w:t>
      </w:r>
    </w:p>
    <w:p w14:paraId="7CD81366" w14:textId="2C203CF2" w:rsidR="00E22A5A" w:rsidRPr="001F42D3" w:rsidRDefault="00E22A5A" w:rsidP="005C1693">
      <w:pPr>
        <w:pStyle w:val="ListBullet3"/>
      </w:pPr>
      <w:r w:rsidRPr="00E22A5A">
        <w:t>enumerations are  "immediate" or "pause-for-confirmation”</w:t>
      </w:r>
    </w:p>
    <w:p w14:paraId="44FCDC80" w14:textId="3E9D5B19" w:rsidR="0029412E" w:rsidRPr="001F42D3" w:rsidRDefault="0029412E" w:rsidP="005B0C7C">
      <w:pPr>
        <w:pStyle w:val="BodyText"/>
      </w:pPr>
      <w:r w:rsidRPr="001F42D3">
        <w:t xml:space="preserve">The following table applies to how data is provided in PCD-01 and PCD-10 messages when the IPEC or DEC </w:t>
      </w:r>
      <w:r w:rsidR="00CB13DC" w:rsidRPr="001F42D3">
        <w:t>P</w:t>
      </w:r>
      <w:r w:rsidRPr="001F42D3">
        <w:t>rofiles are used for a multistep infusion.</w:t>
      </w:r>
    </w:p>
    <w:p w14:paraId="33A40041" w14:textId="77777777" w:rsidR="0029412E" w:rsidRPr="001F42D3" w:rsidRDefault="0029412E" w:rsidP="00B34AEB">
      <w:pPr>
        <w:pStyle w:val="BodyText"/>
      </w:pPr>
    </w:p>
    <w:tbl>
      <w:tblPr>
        <w:tblW w:w="9586" w:type="dxa"/>
        <w:tblInd w:w="-5" w:type="dxa"/>
        <w:tblLayout w:type="fixed"/>
        <w:tblCellMar>
          <w:left w:w="115" w:type="dxa"/>
          <w:right w:w="115" w:type="dxa"/>
        </w:tblCellMar>
        <w:tblLook w:val="0000" w:firstRow="0" w:lastRow="0" w:firstColumn="0" w:lastColumn="0" w:noHBand="0" w:noVBand="0"/>
      </w:tblPr>
      <w:tblGrid>
        <w:gridCol w:w="2070"/>
        <w:gridCol w:w="3330"/>
        <w:gridCol w:w="2898"/>
        <w:gridCol w:w="1288"/>
      </w:tblGrid>
      <w:tr w:rsidR="0029412E" w:rsidRPr="001F42D3" w14:paraId="353A9BD3" w14:textId="77777777" w:rsidTr="00B34AEB">
        <w:trPr>
          <w:trHeight w:val="467"/>
        </w:trPr>
        <w:tc>
          <w:tcPr>
            <w:tcW w:w="2070" w:type="dxa"/>
            <w:tcBorders>
              <w:top w:val="single" w:sz="4" w:space="0" w:color="000000"/>
              <w:left w:val="single" w:sz="4" w:space="0" w:color="000000"/>
              <w:bottom w:val="single" w:sz="4" w:space="0" w:color="000000"/>
            </w:tcBorders>
            <w:shd w:val="clear" w:color="auto" w:fill="D9D9D9" w:themeFill="background1" w:themeFillShade="D9"/>
          </w:tcPr>
          <w:p w14:paraId="35AA8AB7" w14:textId="77777777" w:rsidR="0029412E" w:rsidRPr="001F42D3" w:rsidRDefault="0029412E" w:rsidP="005B0C7C">
            <w:pPr>
              <w:pStyle w:val="TableEntryHeader"/>
            </w:pPr>
            <w:r w:rsidRPr="001F42D3">
              <w:lastRenderedPageBreak/>
              <w:t>Data</w:t>
            </w:r>
          </w:p>
        </w:tc>
        <w:tc>
          <w:tcPr>
            <w:tcW w:w="3330" w:type="dxa"/>
            <w:tcBorders>
              <w:top w:val="single" w:sz="4" w:space="0" w:color="000000"/>
              <w:left w:val="single" w:sz="4" w:space="0" w:color="000000"/>
              <w:bottom w:val="single" w:sz="4" w:space="0" w:color="000000"/>
            </w:tcBorders>
            <w:shd w:val="clear" w:color="auto" w:fill="D9D9D9" w:themeFill="background1" w:themeFillShade="D9"/>
          </w:tcPr>
          <w:p w14:paraId="6A9864CC" w14:textId="77777777" w:rsidR="0029412E" w:rsidRPr="001F42D3" w:rsidRDefault="0029412E" w:rsidP="005B0C7C">
            <w:pPr>
              <w:pStyle w:val="TableEntryHeader"/>
            </w:pPr>
            <w:r w:rsidRPr="001F42D3">
              <w:rPr>
                <w:rFonts w:eastAsia="SimSun"/>
              </w:rPr>
              <w:t>Term</w:t>
            </w:r>
          </w:p>
        </w:tc>
        <w:tc>
          <w:tcPr>
            <w:tcW w:w="2898" w:type="dxa"/>
            <w:tcBorders>
              <w:top w:val="single" w:sz="4" w:space="0" w:color="000000"/>
              <w:left w:val="single" w:sz="4" w:space="0" w:color="000000"/>
              <w:bottom w:val="single" w:sz="4" w:space="0" w:color="000000"/>
            </w:tcBorders>
            <w:shd w:val="clear" w:color="auto" w:fill="D9D9D9" w:themeFill="background1" w:themeFillShade="D9"/>
          </w:tcPr>
          <w:p w14:paraId="735FC989" w14:textId="75E768BD" w:rsidR="0029412E" w:rsidRPr="001F42D3" w:rsidRDefault="0029412E" w:rsidP="005B0C7C">
            <w:pPr>
              <w:pStyle w:val="TableEntryHeader"/>
            </w:pPr>
            <w:r w:rsidRPr="001F42D3">
              <w:t xml:space="preserve">Location within </w:t>
            </w:r>
            <w:r w:rsidR="00CB13DC" w:rsidRPr="001F42D3">
              <w:t>[</w:t>
            </w:r>
            <w:r w:rsidRPr="001F42D3">
              <w:t>PCD-01</w:t>
            </w:r>
            <w:r w:rsidR="00CB13DC" w:rsidRPr="001F42D3">
              <w:t>]</w:t>
            </w:r>
            <w:r w:rsidRPr="001F42D3">
              <w:t xml:space="preserve"> or </w:t>
            </w:r>
            <w:r w:rsidR="00CB13DC" w:rsidRPr="001F42D3">
              <w:t>[</w:t>
            </w:r>
            <w:r w:rsidRPr="001F42D3">
              <w:t>PCD-10</w:t>
            </w:r>
            <w:r w:rsidR="00CB13DC" w:rsidRPr="001F42D3">
              <w:t>]</w:t>
            </w:r>
            <w:r w:rsidRPr="001F42D3">
              <w:t xml:space="preserve"> message</w:t>
            </w:r>
          </w:p>
        </w:tc>
        <w:tc>
          <w:tcPr>
            <w:tcW w:w="12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CC38E65" w14:textId="77777777" w:rsidR="0029412E" w:rsidRPr="001F42D3" w:rsidRDefault="0029412E" w:rsidP="005B0C7C">
            <w:pPr>
              <w:pStyle w:val="TableEntryHeader"/>
            </w:pPr>
            <w:r w:rsidRPr="001F42D3">
              <w:t>Required</w:t>
            </w:r>
          </w:p>
        </w:tc>
      </w:tr>
      <w:tr w:rsidR="0029412E" w:rsidRPr="001F42D3" w14:paraId="5A29E54F" w14:textId="77777777" w:rsidTr="00B34AEB">
        <w:tc>
          <w:tcPr>
            <w:tcW w:w="2070" w:type="dxa"/>
            <w:tcBorders>
              <w:top w:val="single" w:sz="4" w:space="0" w:color="000000"/>
              <w:left w:val="single" w:sz="4" w:space="0" w:color="000000"/>
              <w:bottom w:val="single" w:sz="4" w:space="0" w:color="000000"/>
            </w:tcBorders>
          </w:tcPr>
          <w:p w14:paraId="2478AD0B" w14:textId="77777777" w:rsidR="0029412E" w:rsidRPr="001F42D3" w:rsidRDefault="0029412E" w:rsidP="004C7AD0">
            <w:pPr>
              <w:pStyle w:val="TableEntry"/>
              <w:keepNext/>
            </w:pPr>
            <w:r w:rsidRPr="001F42D3">
              <w:t>Current step number</w:t>
            </w:r>
          </w:p>
        </w:tc>
        <w:tc>
          <w:tcPr>
            <w:tcW w:w="3330" w:type="dxa"/>
            <w:tcBorders>
              <w:top w:val="single" w:sz="4" w:space="0" w:color="000000"/>
              <w:left w:val="single" w:sz="4" w:space="0" w:color="000000"/>
              <w:bottom w:val="single" w:sz="4" w:space="0" w:color="000000"/>
            </w:tcBorders>
          </w:tcPr>
          <w:p w14:paraId="44934C19" w14:textId="5C6536E0" w:rsidR="0029412E" w:rsidRPr="001F42D3" w:rsidRDefault="0029412E" w:rsidP="004C7AD0">
            <w:pPr>
              <w:pStyle w:val="TableEntry"/>
              <w:keepNext/>
            </w:pPr>
            <w:r w:rsidRPr="001F42D3">
              <w:rPr>
                <w:rFonts w:eastAsia="SimSun"/>
              </w:rPr>
              <w:t>MDC_INFUS_ORDER_STEP_NUM</w:t>
            </w:r>
          </w:p>
        </w:tc>
        <w:tc>
          <w:tcPr>
            <w:tcW w:w="2898" w:type="dxa"/>
            <w:tcBorders>
              <w:top w:val="single" w:sz="4" w:space="0" w:color="000000"/>
              <w:left w:val="single" w:sz="4" w:space="0" w:color="000000"/>
              <w:bottom w:val="single" w:sz="4" w:space="0" w:color="000000"/>
            </w:tcBorders>
          </w:tcPr>
          <w:p w14:paraId="61DB3166"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3102F97C" w14:textId="77777777" w:rsidR="0029412E" w:rsidRPr="001F42D3" w:rsidRDefault="0029412E" w:rsidP="004C7AD0">
            <w:pPr>
              <w:pStyle w:val="TableEntry"/>
              <w:keepNext/>
            </w:pPr>
            <w:r w:rsidRPr="001F42D3">
              <w:t>Yes</w:t>
            </w:r>
          </w:p>
        </w:tc>
      </w:tr>
      <w:tr w:rsidR="0029412E" w:rsidRPr="001F42D3" w14:paraId="005F9962" w14:textId="77777777" w:rsidTr="00B34AEB">
        <w:tc>
          <w:tcPr>
            <w:tcW w:w="2070" w:type="dxa"/>
            <w:tcBorders>
              <w:top w:val="single" w:sz="4" w:space="0" w:color="000000"/>
              <w:left w:val="single" w:sz="4" w:space="0" w:color="000000"/>
              <w:bottom w:val="single" w:sz="4" w:space="0" w:color="000000"/>
            </w:tcBorders>
          </w:tcPr>
          <w:p w14:paraId="144EEAAF" w14:textId="77777777" w:rsidR="0029412E" w:rsidRPr="001F42D3" w:rsidRDefault="0029412E" w:rsidP="004C7AD0">
            <w:pPr>
              <w:pStyle w:val="TableEntry"/>
              <w:keepNext/>
            </w:pPr>
            <w:r w:rsidRPr="001F42D3">
              <w:t>Total number of steps</w:t>
            </w:r>
          </w:p>
        </w:tc>
        <w:tc>
          <w:tcPr>
            <w:tcW w:w="3330" w:type="dxa"/>
            <w:tcBorders>
              <w:top w:val="single" w:sz="4" w:space="0" w:color="000000"/>
              <w:left w:val="single" w:sz="4" w:space="0" w:color="000000"/>
              <w:bottom w:val="single" w:sz="4" w:space="0" w:color="000000"/>
            </w:tcBorders>
          </w:tcPr>
          <w:p w14:paraId="328DED07" w14:textId="31F70458" w:rsidR="0029412E" w:rsidRPr="001F42D3" w:rsidRDefault="0029412E" w:rsidP="004C7AD0">
            <w:pPr>
              <w:pStyle w:val="TableEntry"/>
              <w:keepNext/>
            </w:pPr>
            <w:r w:rsidRPr="001F42D3">
              <w:rPr>
                <w:rFonts w:eastAsia="SimSun"/>
              </w:rPr>
              <w:t>MDC_INFUS_TOTAL_NUM_STEPS</w:t>
            </w:r>
          </w:p>
        </w:tc>
        <w:tc>
          <w:tcPr>
            <w:tcW w:w="2898" w:type="dxa"/>
            <w:tcBorders>
              <w:top w:val="single" w:sz="4" w:space="0" w:color="000000"/>
              <w:left w:val="single" w:sz="4" w:space="0" w:color="000000"/>
              <w:bottom w:val="single" w:sz="4" w:space="0" w:color="000000"/>
            </w:tcBorders>
          </w:tcPr>
          <w:p w14:paraId="09CAFAE4"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4B07AC08" w14:textId="77777777" w:rsidR="0029412E" w:rsidRPr="001F42D3" w:rsidRDefault="0029412E" w:rsidP="004C7AD0">
            <w:pPr>
              <w:pStyle w:val="TableEntry"/>
              <w:keepNext/>
            </w:pPr>
            <w:r w:rsidRPr="001F42D3">
              <w:t>Yes</w:t>
            </w:r>
          </w:p>
        </w:tc>
      </w:tr>
      <w:tr w:rsidR="0029412E" w:rsidRPr="001F42D3" w14:paraId="3ACFABF5" w14:textId="77777777" w:rsidTr="00B34AEB">
        <w:tc>
          <w:tcPr>
            <w:tcW w:w="2070" w:type="dxa"/>
            <w:tcBorders>
              <w:top w:val="single" w:sz="4" w:space="0" w:color="000000"/>
              <w:left w:val="single" w:sz="4" w:space="0" w:color="000000"/>
              <w:bottom w:val="single" w:sz="4" w:space="0" w:color="000000"/>
            </w:tcBorders>
          </w:tcPr>
          <w:p w14:paraId="6E8BFC58" w14:textId="77777777" w:rsidR="0029412E" w:rsidRPr="001F42D3" w:rsidRDefault="0029412E" w:rsidP="004C7AD0">
            <w:pPr>
              <w:pStyle w:val="TableEntry"/>
              <w:keepNext/>
            </w:pPr>
            <w:r w:rsidRPr="001F42D3">
              <w:t>Current step volume to be infused</w:t>
            </w:r>
          </w:p>
        </w:tc>
        <w:tc>
          <w:tcPr>
            <w:tcW w:w="3330" w:type="dxa"/>
            <w:tcBorders>
              <w:top w:val="single" w:sz="4" w:space="0" w:color="000000"/>
              <w:left w:val="single" w:sz="4" w:space="0" w:color="000000"/>
              <w:bottom w:val="single" w:sz="4" w:space="0" w:color="000000"/>
            </w:tcBorders>
          </w:tcPr>
          <w:p w14:paraId="0B5CC192" w14:textId="2528047F" w:rsidR="0029412E" w:rsidRPr="001F42D3" w:rsidRDefault="0029412E" w:rsidP="004C7AD0">
            <w:pPr>
              <w:pStyle w:val="TableEntry"/>
              <w:keepNext/>
            </w:pPr>
            <w:r w:rsidRPr="001F42D3">
              <w:rPr>
                <w:rFonts w:eastAsia="SimSun"/>
              </w:rPr>
              <w:t>MDC_VOL_STEP_TBI</w:t>
            </w:r>
          </w:p>
        </w:tc>
        <w:tc>
          <w:tcPr>
            <w:tcW w:w="2898" w:type="dxa"/>
            <w:tcBorders>
              <w:top w:val="single" w:sz="4" w:space="0" w:color="000000"/>
              <w:left w:val="single" w:sz="4" w:space="0" w:color="000000"/>
              <w:bottom w:val="single" w:sz="4" w:space="0" w:color="000000"/>
            </w:tcBorders>
          </w:tcPr>
          <w:p w14:paraId="007ABACF"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7F5D5696" w14:textId="77777777" w:rsidR="0029412E" w:rsidRPr="001F42D3" w:rsidRDefault="0029412E" w:rsidP="004C7AD0">
            <w:pPr>
              <w:pStyle w:val="TableEntry"/>
              <w:keepNext/>
            </w:pPr>
          </w:p>
        </w:tc>
      </w:tr>
      <w:tr w:rsidR="0029412E" w:rsidRPr="001F42D3" w14:paraId="05C581D8" w14:textId="77777777" w:rsidTr="00B34AEB">
        <w:tc>
          <w:tcPr>
            <w:tcW w:w="2070" w:type="dxa"/>
            <w:tcBorders>
              <w:top w:val="single" w:sz="4" w:space="0" w:color="000000"/>
              <w:left w:val="single" w:sz="4" w:space="0" w:color="000000"/>
              <w:bottom w:val="single" w:sz="4" w:space="0" w:color="000000"/>
            </w:tcBorders>
          </w:tcPr>
          <w:p w14:paraId="4C04B7EF" w14:textId="77777777" w:rsidR="0029412E" w:rsidRPr="001F42D3" w:rsidRDefault="0029412E" w:rsidP="004C7AD0">
            <w:pPr>
              <w:pStyle w:val="TableEntry"/>
              <w:keepNext/>
            </w:pPr>
            <w:r w:rsidRPr="001F42D3">
              <w:t>Current step volume delivered</w:t>
            </w:r>
          </w:p>
        </w:tc>
        <w:tc>
          <w:tcPr>
            <w:tcW w:w="3330" w:type="dxa"/>
            <w:tcBorders>
              <w:top w:val="single" w:sz="4" w:space="0" w:color="000000"/>
              <w:left w:val="single" w:sz="4" w:space="0" w:color="000000"/>
              <w:bottom w:val="single" w:sz="4" w:space="0" w:color="000000"/>
            </w:tcBorders>
          </w:tcPr>
          <w:p w14:paraId="6C11352C" w14:textId="4DE22D59" w:rsidR="0029412E" w:rsidRPr="001F42D3" w:rsidRDefault="0029412E" w:rsidP="004C7AD0">
            <w:pPr>
              <w:pStyle w:val="TableEntry"/>
              <w:keepNext/>
            </w:pPr>
            <w:r w:rsidRPr="001F42D3">
              <w:rPr>
                <w:rFonts w:eastAsia="SimSun"/>
              </w:rPr>
              <w:t>MDC_VOL_STEP_DELIV</w:t>
            </w:r>
          </w:p>
        </w:tc>
        <w:tc>
          <w:tcPr>
            <w:tcW w:w="2898" w:type="dxa"/>
            <w:tcBorders>
              <w:top w:val="single" w:sz="4" w:space="0" w:color="000000"/>
              <w:left w:val="single" w:sz="4" w:space="0" w:color="000000"/>
              <w:bottom w:val="single" w:sz="4" w:space="0" w:color="000000"/>
            </w:tcBorders>
          </w:tcPr>
          <w:p w14:paraId="6B31C1A8"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6EDF40CA" w14:textId="77777777" w:rsidR="0029412E" w:rsidRPr="001F42D3" w:rsidRDefault="0029412E" w:rsidP="004C7AD0">
            <w:pPr>
              <w:pStyle w:val="TableEntry"/>
              <w:keepNext/>
            </w:pPr>
            <w:r w:rsidRPr="001F42D3">
              <w:t>Yes</w:t>
            </w:r>
          </w:p>
        </w:tc>
      </w:tr>
      <w:tr w:rsidR="0029412E" w:rsidRPr="001F42D3" w14:paraId="07EE8EEC" w14:textId="77777777" w:rsidTr="00B34AEB">
        <w:tc>
          <w:tcPr>
            <w:tcW w:w="2070" w:type="dxa"/>
            <w:tcBorders>
              <w:top w:val="single" w:sz="4" w:space="0" w:color="000000"/>
              <w:left w:val="single" w:sz="4" w:space="0" w:color="000000"/>
              <w:bottom w:val="single" w:sz="4" w:space="0" w:color="000000"/>
            </w:tcBorders>
          </w:tcPr>
          <w:p w14:paraId="0512E3B6" w14:textId="77777777" w:rsidR="0029412E" w:rsidRPr="001F42D3" w:rsidRDefault="0029412E" w:rsidP="004C7AD0">
            <w:pPr>
              <w:pStyle w:val="TableEntry"/>
              <w:keepNext/>
            </w:pPr>
            <w:r w:rsidRPr="001F42D3">
              <w:t>Current step volume remaining</w:t>
            </w:r>
          </w:p>
        </w:tc>
        <w:tc>
          <w:tcPr>
            <w:tcW w:w="3330" w:type="dxa"/>
            <w:tcBorders>
              <w:top w:val="single" w:sz="4" w:space="0" w:color="000000"/>
              <w:left w:val="single" w:sz="4" w:space="0" w:color="000000"/>
              <w:bottom w:val="single" w:sz="4" w:space="0" w:color="000000"/>
            </w:tcBorders>
          </w:tcPr>
          <w:p w14:paraId="40B65EFC" w14:textId="7732CB8D" w:rsidR="0029412E" w:rsidRPr="001F42D3" w:rsidRDefault="0029412E" w:rsidP="004C7AD0">
            <w:pPr>
              <w:pStyle w:val="TableEntry"/>
              <w:keepNext/>
            </w:pPr>
            <w:r w:rsidRPr="001F42D3">
              <w:rPr>
                <w:rFonts w:eastAsia="SimSun"/>
              </w:rPr>
              <w:t>MDC_VOL_STEP_REMAIN</w:t>
            </w:r>
          </w:p>
        </w:tc>
        <w:tc>
          <w:tcPr>
            <w:tcW w:w="2898" w:type="dxa"/>
            <w:tcBorders>
              <w:top w:val="single" w:sz="4" w:space="0" w:color="000000"/>
              <w:left w:val="single" w:sz="4" w:space="0" w:color="000000"/>
              <w:bottom w:val="single" w:sz="4" w:space="0" w:color="000000"/>
            </w:tcBorders>
          </w:tcPr>
          <w:p w14:paraId="2F66C749"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14F7F7EA" w14:textId="77777777" w:rsidR="0029412E" w:rsidRPr="001F42D3" w:rsidRDefault="0029412E" w:rsidP="004C7AD0">
            <w:pPr>
              <w:pStyle w:val="TableEntry"/>
              <w:keepNext/>
            </w:pPr>
          </w:p>
        </w:tc>
      </w:tr>
      <w:tr w:rsidR="0029412E" w:rsidRPr="001F42D3" w14:paraId="3F58E187" w14:textId="77777777" w:rsidTr="00B34AEB">
        <w:tc>
          <w:tcPr>
            <w:tcW w:w="2070" w:type="dxa"/>
            <w:tcBorders>
              <w:top w:val="single" w:sz="4" w:space="0" w:color="000000"/>
              <w:left w:val="single" w:sz="4" w:space="0" w:color="000000"/>
              <w:bottom w:val="single" w:sz="4" w:space="0" w:color="000000"/>
            </w:tcBorders>
          </w:tcPr>
          <w:p w14:paraId="65EDAF13" w14:textId="77777777" w:rsidR="0029412E" w:rsidRPr="001F42D3" w:rsidRDefault="0029412E" w:rsidP="004C7AD0">
            <w:pPr>
              <w:pStyle w:val="TableEntry"/>
              <w:keepNext/>
            </w:pPr>
            <w:r w:rsidRPr="001F42D3">
              <w:t>Total volume infused for all steps</w:t>
            </w:r>
          </w:p>
        </w:tc>
        <w:tc>
          <w:tcPr>
            <w:tcW w:w="3330" w:type="dxa"/>
            <w:tcBorders>
              <w:top w:val="single" w:sz="4" w:space="0" w:color="000000"/>
              <w:left w:val="single" w:sz="4" w:space="0" w:color="000000"/>
              <w:bottom w:val="single" w:sz="4" w:space="0" w:color="000000"/>
            </w:tcBorders>
          </w:tcPr>
          <w:p w14:paraId="6A6266B5" w14:textId="77777777" w:rsidR="0029412E" w:rsidRPr="001F42D3" w:rsidRDefault="0029412E" w:rsidP="004C7AD0">
            <w:pPr>
              <w:pStyle w:val="TableEntry"/>
              <w:keepNext/>
            </w:pPr>
            <w:r w:rsidRPr="001F42D3">
              <w:t>MDC_VOL_FLUID_DELIV_TOTAL</w:t>
            </w:r>
          </w:p>
        </w:tc>
        <w:tc>
          <w:tcPr>
            <w:tcW w:w="2898" w:type="dxa"/>
            <w:tcBorders>
              <w:top w:val="single" w:sz="4" w:space="0" w:color="000000"/>
              <w:left w:val="single" w:sz="4" w:space="0" w:color="000000"/>
              <w:bottom w:val="single" w:sz="4" w:space="0" w:color="000000"/>
            </w:tcBorders>
          </w:tcPr>
          <w:p w14:paraId="5C0B22CA" w14:textId="77777777" w:rsidR="0029412E" w:rsidRPr="001F42D3" w:rsidRDefault="0029412E" w:rsidP="004C7AD0">
            <w:pPr>
              <w:pStyle w:val="TableEntry"/>
              <w:keepNext/>
            </w:pPr>
            <w:r w:rsidRPr="001F42D3">
              <w:t>INFUSATE_SOURCE_*</w:t>
            </w:r>
          </w:p>
        </w:tc>
        <w:tc>
          <w:tcPr>
            <w:tcW w:w="1288" w:type="dxa"/>
            <w:tcBorders>
              <w:top w:val="single" w:sz="4" w:space="0" w:color="000000"/>
              <w:left w:val="single" w:sz="4" w:space="0" w:color="000000"/>
              <w:bottom w:val="single" w:sz="4" w:space="0" w:color="000000"/>
              <w:right w:val="single" w:sz="4" w:space="0" w:color="000000"/>
            </w:tcBorders>
          </w:tcPr>
          <w:p w14:paraId="324294F2" w14:textId="77777777" w:rsidR="0029412E" w:rsidRPr="001F42D3" w:rsidRDefault="0029412E" w:rsidP="004C7AD0">
            <w:pPr>
              <w:pStyle w:val="TableEntry"/>
              <w:keepNext/>
            </w:pPr>
            <w:r w:rsidRPr="001F42D3">
              <w:t>Yes</w:t>
            </w:r>
          </w:p>
        </w:tc>
      </w:tr>
      <w:tr w:rsidR="00E22A5A" w:rsidRPr="001F42D3" w14:paraId="4C1900E4" w14:textId="77777777" w:rsidTr="00B34AEB">
        <w:tc>
          <w:tcPr>
            <w:tcW w:w="2070" w:type="dxa"/>
            <w:tcBorders>
              <w:top w:val="single" w:sz="4" w:space="0" w:color="000000"/>
              <w:left w:val="single" w:sz="4" w:space="0" w:color="000000"/>
              <w:bottom w:val="single" w:sz="4" w:space="0" w:color="000000"/>
            </w:tcBorders>
          </w:tcPr>
          <w:p w14:paraId="57DADB86" w14:textId="16371881" w:rsidR="00E22A5A" w:rsidRPr="001F42D3" w:rsidRDefault="00E22A5A" w:rsidP="004C7AD0">
            <w:pPr>
              <w:pStyle w:val="TableEntry"/>
              <w:keepNext/>
            </w:pPr>
            <w:r w:rsidRPr="00E22A5A">
              <w:t>Step start condition</w:t>
            </w:r>
          </w:p>
        </w:tc>
        <w:tc>
          <w:tcPr>
            <w:tcW w:w="3330" w:type="dxa"/>
            <w:tcBorders>
              <w:top w:val="single" w:sz="4" w:space="0" w:color="000000"/>
              <w:left w:val="single" w:sz="4" w:space="0" w:color="000000"/>
              <w:bottom w:val="single" w:sz="4" w:space="0" w:color="000000"/>
            </w:tcBorders>
          </w:tcPr>
          <w:p w14:paraId="02249041" w14:textId="221A4A0D" w:rsidR="00E22A5A" w:rsidRPr="001F42D3" w:rsidRDefault="00E22A5A" w:rsidP="004C7AD0">
            <w:pPr>
              <w:pStyle w:val="TableEntry"/>
              <w:keepNext/>
            </w:pPr>
            <w:r w:rsidRPr="00E22A5A">
              <w:t>MDCX_INFUS_ORDER_STEP_START_CONDITION</w:t>
            </w:r>
          </w:p>
        </w:tc>
        <w:tc>
          <w:tcPr>
            <w:tcW w:w="2898" w:type="dxa"/>
            <w:tcBorders>
              <w:top w:val="single" w:sz="4" w:space="0" w:color="000000"/>
              <w:left w:val="single" w:sz="4" w:space="0" w:color="000000"/>
              <w:bottom w:val="single" w:sz="4" w:space="0" w:color="000000"/>
            </w:tcBorders>
          </w:tcPr>
          <w:p w14:paraId="4FBEC8A8" w14:textId="01D47B4B" w:rsidR="00E22A5A" w:rsidRPr="001F42D3" w:rsidRDefault="00E22A5A" w:rsidP="004C7AD0">
            <w:pPr>
              <w:pStyle w:val="TableEntry"/>
              <w:keepNext/>
            </w:pPr>
            <w:r w:rsidRPr="00E22A5A">
              <w:t>INFUSATE_SOURCE_*</w:t>
            </w:r>
          </w:p>
        </w:tc>
        <w:tc>
          <w:tcPr>
            <w:tcW w:w="1288" w:type="dxa"/>
            <w:tcBorders>
              <w:top w:val="single" w:sz="4" w:space="0" w:color="000000"/>
              <w:left w:val="single" w:sz="4" w:space="0" w:color="000000"/>
              <w:bottom w:val="single" w:sz="4" w:space="0" w:color="000000"/>
              <w:right w:val="single" w:sz="4" w:space="0" w:color="000000"/>
            </w:tcBorders>
          </w:tcPr>
          <w:p w14:paraId="6524B3F7" w14:textId="141986D7" w:rsidR="00E22A5A" w:rsidRPr="001F42D3" w:rsidRDefault="00E22A5A" w:rsidP="004C7AD0">
            <w:pPr>
              <w:pStyle w:val="TableEntry"/>
              <w:keepNext/>
            </w:pPr>
            <w:r>
              <w:t>Yes</w:t>
            </w:r>
          </w:p>
        </w:tc>
      </w:tr>
      <w:tr w:rsidR="0029412E" w:rsidRPr="001F42D3" w14:paraId="6169E7F6" w14:textId="77777777" w:rsidTr="00B34AEB">
        <w:tc>
          <w:tcPr>
            <w:tcW w:w="2070" w:type="dxa"/>
            <w:tcBorders>
              <w:top w:val="single" w:sz="4" w:space="0" w:color="000000"/>
              <w:left w:val="single" w:sz="4" w:space="0" w:color="000000"/>
              <w:bottom w:val="single" w:sz="4" w:space="0" w:color="000000"/>
            </w:tcBorders>
          </w:tcPr>
          <w:p w14:paraId="4FD0DB2C" w14:textId="77777777" w:rsidR="0029412E" w:rsidRPr="001F42D3" w:rsidRDefault="0029412E" w:rsidP="004C7AD0">
            <w:pPr>
              <w:pStyle w:val="TableEntry"/>
              <w:keepNext/>
            </w:pPr>
          </w:p>
        </w:tc>
        <w:tc>
          <w:tcPr>
            <w:tcW w:w="3330" w:type="dxa"/>
            <w:tcBorders>
              <w:top w:val="single" w:sz="4" w:space="0" w:color="000000"/>
              <w:left w:val="single" w:sz="4" w:space="0" w:color="000000"/>
              <w:bottom w:val="single" w:sz="4" w:space="0" w:color="000000"/>
            </w:tcBorders>
          </w:tcPr>
          <w:p w14:paraId="1A750CBD" w14:textId="77777777" w:rsidR="0029412E" w:rsidRPr="001F42D3" w:rsidRDefault="0029412E" w:rsidP="004C7AD0">
            <w:pPr>
              <w:pStyle w:val="TableEntry"/>
              <w:keepNext/>
            </w:pPr>
          </w:p>
        </w:tc>
        <w:tc>
          <w:tcPr>
            <w:tcW w:w="2898" w:type="dxa"/>
            <w:tcBorders>
              <w:top w:val="single" w:sz="4" w:space="0" w:color="000000"/>
              <w:left w:val="single" w:sz="4" w:space="0" w:color="000000"/>
              <w:bottom w:val="single" w:sz="4" w:space="0" w:color="000000"/>
            </w:tcBorders>
          </w:tcPr>
          <w:p w14:paraId="17767BC4" w14:textId="77777777" w:rsidR="0029412E" w:rsidRPr="001F42D3" w:rsidRDefault="0029412E" w:rsidP="004C7AD0">
            <w:pPr>
              <w:pStyle w:val="TableEntry"/>
              <w:keepNext/>
            </w:pPr>
            <w:r w:rsidRPr="001F42D3">
              <w:t>* indicates the appropriate source</w:t>
            </w:r>
          </w:p>
        </w:tc>
        <w:tc>
          <w:tcPr>
            <w:tcW w:w="1288" w:type="dxa"/>
            <w:tcBorders>
              <w:top w:val="single" w:sz="4" w:space="0" w:color="000000"/>
              <w:left w:val="single" w:sz="4" w:space="0" w:color="000000"/>
              <w:bottom w:val="single" w:sz="4" w:space="0" w:color="000000"/>
              <w:right w:val="single" w:sz="4" w:space="0" w:color="000000"/>
            </w:tcBorders>
          </w:tcPr>
          <w:p w14:paraId="3776BE28" w14:textId="77777777" w:rsidR="0029412E" w:rsidRPr="001F42D3" w:rsidRDefault="0029412E" w:rsidP="004C7AD0">
            <w:pPr>
              <w:pStyle w:val="TableEntry"/>
              <w:keepNext/>
            </w:pPr>
          </w:p>
        </w:tc>
      </w:tr>
    </w:tbl>
    <w:p w14:paraId="1FE1F446" w14:textId="77777777" w:rsidR="0029412E" w:rsidRPr="001F42D3" w:rsidRDefault="0029412E" w:rsidP="00B34AEB">
      <w:pPr>
        <w:pStyle w:val="BodyText"/>
      </w:pPr>
    </w:p>
    <w:p w14:paraId="0B7A8F5F" w14:textId="3680431E" w:rsidR="00B11855" w:rsidRPr="001F42D3" w:rsidRDefault="003D003E" w:rsidP="00123C7B">
      <w:pPr>
        <w:pStyle w:val="Heading5"/>
        <w:rPr>
          <w:noProof w:val="0"/>
        </w:rPr>
      </w:pPr>
      <w:bookmarkStart w:id="224" w:name="_Toc401769784"/>
      <w:bookmarkStart w:id="225" w:name="_Toc214889677"/>
      <w:r w:rsidRPr="001F42D3">
        <w:rPr>
          <w:noProof w:val="0"/>
        </w:rPr>
        <w:t>Expected Actions</w:t>
      </w:r>
      <w:bookmarkEnd w:id="224"/>
      <w:bookmarkEnd w:id="225"/>
    </w:p>
    <w:p w14:paraId="77DADBB7" w14:textId="77777777" w:rsidR="00B11855" w:rsidRPr="001F42D3" w:rsidRDefault="003D003E" w:rsidP="004E5351">
      <w:pPr>
        <w:pStyle w:val="BodyText"/>
      </w:pPr>
      <w:r w:rsidRPr="001F42D3">
        <w:t xml:space="preserve">The Pharmacy/Treatment Give Message (RGV^O15^RGV_O15) is sent from the Infusion Order Programmer to the Infusion Order Consumer. </w:t>
      </w:r>
    </w:p>
    <w:p w14:paraId="0D5A6F34" w14:textId="2B05B7D6" w:rsidR="00B11855" w:rsidRPr="001F42D3" w:rsidRDefault="00812581" w:rsidP="004E5351">
      <w:pPr>
        <w:pStyle w:val="BodyText"/>
      </w:pPr>
      <w:r w:rsidRPr="001F42D3">
        <w:t>The receiving system validates the message and responds with an accept acknowledgment message (ACK^O15^ACK) on the same port as the RGV^O15 message was received</w:t>
      </w:r>
      <w:r w:rsidR="001F42D3">
        <w:t xml:space="preserve">. </w:t>
      </w:r>
      <w:r w:rsidRPr="001F42D3">
        <w:t>The IOC also responds with a Pharmacy/Treatment Give Acknowledgement Message (RRG^O16^RRG_O16) on a new port and connection.</w:t>
      </w:r>
      <w:r w:rsidRPr="001F42D3" w:rsidDel="00812581">
        <w:t xml:space="preserve"> </w:t>
      </w:r>
      <w:r w:rsidR="003D003E" w:rsidRPr="001F42D3">
        <w:t xml:space="preserve">If the message is accepted by the IOC, the accept acknowledgment will contain the value CA in MSA-1. If not, the accept acknowledgment will contain either CR or CE, based upon </w:t>
      </w:r>
      <w:r w:rsidR="006D613E" w:rsidRPr="001F42D3">
        <w:t>HL7</w:t>
      </w:r>
      <w:r w:rsidR="00995105" w:rsidRPr="001F42D3">
        <w:t xml:space="preserve"> </w:t>
      </w:r>
      <w:r w:rsidR="003D003E" w:rsidRPr="001F42D3">
        <w:t xml:space="preserve">enhanced acknowledgment rules (see </w:t>
      </w:r>
      <w:r w:rsidR="006D613E" w:rsidRPr="001F42D3">
        <w:t>HL7</w:t>
      </w:r>
      <w:r w:rsidR="00995105" w:rsidRPr="001F42D3">
        <w:t xml:space="preserve"> </w:t>
      </w:r>
      <w:r w:rsidR="003D003E" w:rsidRPr="001F42D3">
        <w:t>v</w:t>
      </w:r>
      <w:r w:rsidR="000313C3">
        <w:t>2.8.1</w:t>
      </w:r>
      <w:r w:rsidR="003D003E" w:rsidRPr="001F42D3">
        <w:t xml:space="preserve">, Section 2.9.3.2). </w:t>
      </w:r>
    </w:p>
    <w:p w14:paraId="6168CEBE" w14:textId="77777777" w:rsidR="00B11855" w:rsidRPr="001F42D3" w:rsidRDefault="003D003E" w:rsidP="004E5351">
      <w:pPr>
        <w:pStyle w:val="BodyText"/>
      </w:pPr>
      <w:r w:rsidRPr="001F42D3">
        <w:t xml:space="preserve">Message acceptance is based on: </w:t>
      </w:r>
    </w:p>
    <w:p w14:paraId="0CD0395A" w14:textId="77777777" w:rsidR="00B11855" w:rsidRPr="001F42D3" w:rsidRDefault="003D003E" w:rsidP="005C1693">
      <w:pPr>
        <w:pStyle w:val="ListBullet2"/>
      </w:pPr>
      <w:r w:rsidRPr="001F42D3">
        <w:t xml:space="preserve">All required segments and fields are present </w:t>
      </w:r>
    </w:p>
    <w:p w14:paraId="2B34DB82" w14:textId="77777777" w:rsidR="00E86B15" w:rsidRPr="001F42D3" w:rsidRDefault="003D003E" w:rsidP="005C1693">
      <w:pPr>
        <w:pStyle w:val="ListBullet2"/>
      </w:pPr>
      <w:r w:rsidRPr="001F42D3">
        <w:t xml:space="preserve">No incorrect data types are present. </w:t>
      </w:r>
    </w:p>
    <w:p w14:paraId="25D5CB57" w14:textId="77777777" w:rsidR="002B3DC0" w:rsidRPr="001F42D3" w:rsidRDefault="003D003E" w:rsidP="005C1693">
      <w:pPr>
        <w:pStyle w:val="ListBullet2"/>
      </w:pPr>
      <w:r w:rsidRPr="001F42D3">
        <w:t>Validation of fields that must contain specific values as defined in the Technical Framework (e.g., MSH-21 must be "1.3.6.1.4.1.19376.1.6.1.3.1").</w:t>
      </w:r>
    </w:p>
    <w:p w14:paraId="15E69C87" w14:textId="4276FB30" w:rsidR="00B11855" w:rsidRPr="001F42D3" w:rsidRDefault="003D003E" w:rsidP="008B70D7">
      <w:pPr>
        <w:pStyle w:val="BodyText"/>
      </w:pPr>
      <w:r w:rsidRPr="001F42D3">
        <w:t xml:space="preserve">If </w:t>
      </w:r>
      <w:r w:rsidR="00255B09" w:rsidRPr="001F42D3">
        <w:t>applicable</w:t>
      </w:r>
      <w:r w:rsidRPr="001F42D3">
        <w:t xml:space="preserve">, the IOC may report an application acknowledgement error using the Pharmacy/Treatment Give Acknowledgement Message (RRG^O16^RRG_O16) for errors such as: </w:t>
      </w:r>
    </w:p>
    <w:p w14:paraId="4B0FAB4D" w14:textId="77777777" w:rsidR="00B11855" w:rsidRPr="001F42D3" w:rsidRDefault="003D003E" w:rsidP="005C1693">
      <w:pPr>
        <w:pStyle w:val="ListBullet2"/>
      </w:pPr>
      <w:r w:rsidRPr="001F42D3">
        <w:t xml:space="preserve">Unknown device </w:t>
      </w:r>
    </w:p>
    <w:p w14:paraId="332B9505" w14:textId="77777777" w:rsidR="00B11855" w:rsidRPr="001F42D3" w:rsidRDefault="003D003E" w:rsidP="005C1693">
      <w:pPr>
        <w:pStyle w:val="ListBullet2"/>
      </w:pPr>
      <w:r w:rsidRPr="001F42D3">
        <w:t xml:space="preserve">Dose/rate and volume are not within vendor parameters for the device type. </w:t>
      </w:r>
    </w:p>
    <w:p w14:paraId="2A00B7CF" w14:textId="77777777" w:rsidR="00B11855" w:rsidRPr="001F42D3" w:rsidRDefault="003D003E" w:rsidP="005C1693">
      <w:pPr>
        <w:pStyle w:val="ListBullet2"/>
      </w:pPr>
      <w:r w:rsidRPr="001F42D3">
        <w:t>Drug is not present in onboard library.</w:t>
      </w:r>
    </w:p>
    <w:p w14:paraId="7898559D" w14:textId="156A482A" w:rsidR="00B11855" w:rsidRPr="001F42D3" w:rsidRDefault="003D003E" w:rsidP="00B3430A">
      <w:pPr>
        <w:pStyle w:val="BodyText"/>
      </w:pPr>
      <w:r w:rsidRPr="001F42D3">
        <w:lastRenderedPageBreak/>
        <w:t>If the message from the Infusion Order Programmer is rejected, the acknowledgement will contain the value AR or AE in MSA-1</w:t>
      </w:r>
      <w:r w:rsidRPr="001F42D3">
        <w:rPr>
          <w:rStyle w:val="Strong"/>
        </w:rPr>
        <w:t xml:space="preserve">, </w:t>
      </w:r>
      <w:r w:rsidRPr="001F42D3">
        <w:t xml:space="preserve">based upon </w:t>
      </w:r>
      <w:r w:rsidR="006D613E" w:rsidRPr="001F42D3">
        <w:t>HL7</w:t>
      </w:r>
      <w:r w:rsidR="00995105" w:rsidRPr="001F42D3">
        <w:t xml:space="preserve"> </w:t>
      </w:r>
      <w:r w:rsidRPr="001F42D3">
        <w:t xml:space="preserve">enhanced acknowledgment rules (see </w:t>
      </w:r>
      <w:r w:rsidR="006D613E" w:rsidRPr="001F42D3">
        <w:t>HL7</w:t>
      </w:r>
      <w:r w:rsidR="00995105" w:rsidRPr="001F42D3">
        <w:t xml:space="preserve"> </w:t>
      </w:r>
      <w:r w:rsidRPr="001F42D3">
        <w:t>v</w:t>
      </w:r>
      <w:r w:rsidR="000313C3">
        <w:t>2.8.1</w:t>
      </w:r>
      <w:r w:rsidRPr="001F42D3">
        <w:t xml:space="preserve">, Section 2.9.2.2). The reason for rejection is provided in the ERR segment. </w:t>
      </w:r>
    </w:p>
    <w:p w14:paraId="07196AF0" w14:textId="77777777" w:rsidR="00B11855" w:rsidRPr="001F42D3" w:rsidRDefault="003D003E" w:rsidP="00B3430A">
      <w:pPr>
        <w:pStyle w:val="BodyText"/>
        <w:rPr>
          <w:rStyle w:val="Red"/>
        </w:rPr>
      </w:pPr>
      <w:r w:rsidRPr="001F42D3">
        <w:rPr>
          <w:rStyle w:val="Red"/>
        </w:rPr>
        <w:t xml:space="preserve">Once the programming information is received by the pump, the clinician may choose to do one of the following: (1) confirm the settings on the pump and then start the infusion, (2) enter or modify one or more settings and then start the infusion, or (3) reject the program before it is started. </w:t>
      </w:r>
    </w:p>
    <w:p w14:paraId="75283940" w14:textId="5876AC87" w:rsidR="00B11855" w:rsidRPr="001F42D3" w:rsidRDefault="003D003E" w:rsidP="00B3430A">
      <w:pPr>
        <w:pStyle w:val="BodyText"/>
      </w:pPr>
      <w:r w:rsidRPr="001F42D3">
        <w:t xml:space="preserve">Once the infusion is started, the settings actually programmed as well as the current state of the infusion can be obtained using the Communicate PCD Data </w:t>
      </w:r>
      <w:r w:rsidR="00647994" w:rsidRPr="001F42D3">
        <w:t>[PCD-01]</w:t>
      </w:r>
      <w:r w:rsidR="007426DD" w:rsidRPr="001F42D3">
        <w:t xml:space="preserve"> </w:t>
      </w:r>
      <w:r w:rsidRPr="001F42D3">
        <w:t>transaction.</w:t>
      </w:r>
    </w:p>
    <w:p w14:paraId="232931B4" w14:textId="77777777" w:rsidR="00B11855" w:rsidRPr="001F42D3" w:rsidRDefault="003D003E" w:rsidP="00123C7B">
      <w:pPr>
        <w:pStyle w:val="Heading3"/>
        <w:rPr>
          <w:noProof w:val="0"/>
        </w:rPr>
      </w:pPr>
      <w:bookmarkStart w:id="226" w:name="_Toc401769327"/>
      <w:bookmarkStart w:id="227" w:name="_Toc401769785"/>
      <w:bookmarkStart w:id="228" w:name="_Toc214889678"/>
      <w:r w:rsidRPr="001F42D3">
        <w:rPr>
          <w:noProof w:val="0"/>
        </w:rPr>
        <w:t>RRG^O16^RRG_O16 Pharmacy/Treatment Give Acknowledgement Message</w:t>
      </w:r>
      <w:bookmarkEnd w:id="226"/>
      <w:bookmarkEnd w:id="227"/>
      <w:bookmarkEnd w:id="228"/>
    </w:p>
    <w:p w14:paraId="75134CB9" w14:textId="77777777" w:rsidR="00B11855" w:rsidRPr="001F42D3" w:rsidRDefault="003D003E" w:rsidP="001422D4">
      <w:pPr>
        <w:pStyle w:val="TableTitle"/>
      </w:pPr>
      <w:r w:rsidRPr="001F42D3">
        <w:t>Table 3.3.</w:t>
      </w:r>
      <w:r w:rsidR="002F16FE" w:rsidRPr="001F42D3">
        <w:t>5</w:t>
      </w:r>
      <w:r w:rsidRPr="001F42D3">
        <w:t>-1: RRG^O16^RRG_O16 Pharmacy/Treatment Give Acknowledgement Message</w:t>
      </w:r>
    </w:p>
    <w:tbl>
      <w:tblPr>
        <w:tblW w:w="7884" w:type="dxa"/>
        <w:jc w:val="center"/>
        <w:tblBorders>
          <w:top w:val="single" w:sz="6" w:space="0" w:color="auto"/>
          <w:left w:val="single" w:sz="6" w:space="0" w:color="auto"/>
          <w:right w:val="single" w:sz="6" w:space="0" w:color="auto"/>
        </w:tblBorders>
        <w:tblLayout w:type="fixed"/>
        <w:tblLook w:val="04A0" w:firstRow="1" w:lastRow="0" w:firstColumn="1" w:lastColumn="0" w:noHBand="0" w:noVBand="1"/>
      </w:tblPr>
      <w:tblGrid>
        <w:gridCol w:w="1836"/>
        <w:gridCol w:w="2412"/>
        <w:gridCol w:w="990"/>
        <w:gridCol w:w="900"/>
        <w:gridCol w:w="1746"/>
      </w:tblGrid>
      <w:tr w:rsidR="00B11855" w:rsidRPr="001F42D3" w14:paraId="1FEF43DB" w14:textId="77777777" w:rsidTr="00A17802">
        <w:trPr>
          <w:tblHeader/>
          <w:jc w:val="center"/>
        </w:trPr>
        <w:tc>
          <w:tcPr>
            <w:tcW w:w="1836" w:type="dxa"/>
            <w:tcBorders>
              <w:top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0073556A" w14:textId="77777777" w:rsidR="00B11855" w:rsidRPr="001F42D3" w:rsidRDefault="003D003E" w:rsidP="002F241F">
            <w:pPr>
              <w:pStyle w:val="TableEntryHeader"/>
            </w:pPr>
            <w:r w:rsidRPr="001F42D3">
              <w:t>Segment</w:t>
            </w:r>
          </w:p>
        </w:tc>
        <w:tc>
          <w:tcPr>
            <w:tcW w:w="2412"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63A06EE4" w14:textId="77777777" w:rsidR="00B11855" w:rsidRPr="001F42D3" w:rsidRDefault="003D003E" w:rsidP="002F241F">
            <w:pPr>
              <w:pStyle w:val="TableEntryHeader"/>
            </w:pPr>
            <w:r w:rsidRPr="001F42D3">
              <w:t>Meaning</w:t>
            </w:r>
          </w:p>
        </w:tc>
        <w:tc>
          <w:tcPr>
            <w:tcW w:w="990"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1CCB0131" w14:textId="77777777" w:rsidR="00B11855" w:rsidRPr="001F42D3" w:rsidRDefault="003D003E" w:rsidP="002F241F">
            <w:pPr>
              <w:pStyle w:val="TableEntryHeader"/>
            </w:pPr>
            <w:r w:rsidRPr="001F42D3">
              <w:t>Usage</w:t>
            </w:r>
          </w:p>
        </w:tc>
        <w:tc>
          <w:tcPr>
            <w:tcW w:w="900" w:type="dxa"/>
            <w:tcBorders>
              <w:top w:val="single" w:sz="6" w:space="0" w:color="auto"/>
              <w:left w:val="single" w:sz="6" w:space="0" w:color="auto"/>
              <w:bottom w:val="single" w:sz="6" w:space="0" w:color="auto"/>
              <w:right w:val="single" w:sz="6" w:space="0" w:color="auto"/>
            </w:tcBorders>
            <w:shd w:val="clear" w:color="auto" w:fill="D9D9D9"/>
            <w:tcMar>
              <w:top w:w="29" w:type="dxa"/>
              <w:left w:w="29" w:type="dxa"/>
              <w:bottom w:w="29" w:type="dxa"/>
              <w:right w:w="29" w:type="dxa"/>
            </w:tcMar>
          </w:tcPr>
          <w:p w14:paraId="32F96402" w14:textId="77777777" w:rsidR="00B11855" w:rsidRPr="001F42D3" w:rsidRDefault="003D003E" w:rsidP="002F241F">
            <w:pPr>
              <w:pStyle w:val="TableEntryHeader"/>
            </w:pPr>
            <w:r w:rsidRPr="001F42D3">
              <w:t>Card</w:t>
            </w:r>
          </w:p>
        </w:tc>
        <w:tc>
          <w:tcPr>
            <w:tcW w:w="1746" w:type="dxa"/>
            <w:tcBorders>
              <w:top w:val="single" w:sz="6" w:space="0" w:color="auto"/>
              <w:left w:val="single" w:sz="6" w:space="0" w:color="auto"/>
              <w:bottom w:val="single" w:sz="6" w:space="0" w:color="auto"/>
            </w:tcBorders>
            <w:shd w:val="clear" w:color="auto" w:fill="D9D9D9"/>
            <w:tcMar>
              <w:top w:w="29" w:type="dxa"/>
              <w:left w:w="29" w:type="dxa"/>
              <w:bottom w:w="29" w:type="dxa"/>
              <w:right w:w="29" w:type="dxa"/>
            </w:tcMar>
          </w:tcPr>
          <w:p w14:paraId="247E64D7" w14:textId="00E5903A" w:rsidR="00B11855" w:rsidRPr="001F42D3" w:rsidRDefault="006D613E" w:rsidP="002F241F">
            <w:pPr>
              <w:pStyle w:val="TableEntryHeader"/>
            </w:pPr>
            <w:r w:rsidRPr="001F42D3">
              <w:t>HL7</w:t>
            </w:r>
            <w:r w:rsidR="00995105" w:rsidRPr="001F42D3">
              <w:t xml:space="preserve"> </w:t>
            </w:r>
            <w:r w:rsidR="003D003E" w:rsidRPr="001F42D3">
              <w:t>Chapter</w:t>
            </w:r>
          </w:p>
        </w:tc>
      </w:tr>
      <w:tr w:rsidR="00B11855" w:rsidRPr="001F42D3" w14:paraId="482A605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90AE16E" w14:textId="77777777" w:rsidR="00B11855" w:rsidRPr="001F42D3" w:rsidRDefault="003D003E" w:rsidP="002F241F">
            <w:pPr>
              <w:pStyle w:val="TableEntry"/>
            </w:pPr>
            <w:r w:rsidRPr="001F42D3">
              <w:t>MSH</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1770DA1" w14:textId="77777777" w:rsidR="00B11855" w:rsidRPr="001F42D3" w:rsidRDefault="003D003E" w:rsidP="002F241F">
            <w:pPr>
              <w:pStyle w:val="TableEntry"/>
            </w:pPr>
            <w:r w:rsidRPr="001F42D3">
              <w:t>Message Header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F52BD10" w14:textId="77777777" w:rsidR="00B11855" w:rsidRPr="001F42D3" w:rsidRDefault="003D003E" w:rsidP="002F241F">
            <w:pPr>
              <w:pStyle w:val="TableEntry"/>
            </w:pPr>
            <w:r w:rsidRPr="001F42D3">
              <w:t>R</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42C1E74" w14:textId="77777777" w:rsidR="00B11855" w:rsidRPr="001F42D3" w:rsidRDefault="003D003E" w:rsidP="002F241F">
            <w:pPr>
              <w:pStyle w:val="TableEntry"/>
            </w:pPr>
            <w:r w:rsidRPr="001F42D3">
              <w:t>[1..1]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B99038F" w14:textId="77777777" w:rsidR="00B11855" w:rsidRPr="001F42D3" w:rsidRDefault="003D003E" w:rsidP="002F241F">
            <w:pPr>
              <w:pStyle w:val="TableEntry"/>
            </w:pPr>
            <w:r w:rsidRPr="001F42D3">
              <w:t>2</w:t>
            </w:r>
          </w:p>
        </w:tc>
      </w:tr>
      <w:tr w:rsidR="00B11855" w:rsidRPr="001F42D3" w14:paraId="62E6971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CBF9A57" w14:textId="77777777" w:rsidR="00B11855" w:rsidRPr="001F42D3" w:rsidRDefault="003D003E" w:rsidP="002F241F">
            <w:pPr>
              <w:pStyle w:val="TableEntry"/>
            </w:pPr>
            <w:r w:rsidRPr="001F42D3">
              <w:t>MSA</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D90CB2D" w14:textId="77777777" w:rsidR="00B11855" w:rsidRPr="001F42D3" w:rsidRDefault="003D003E" w:rsidP="002F241F">
            <w:pPr>
              <w:pStyle w:val="TableEntry"/>
            </w:pPr>
            <w:r w:rsidRPr="001F42D3">
              <w:t>Message Acknowledgment</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CF79CE" w14:textId="77777777" w:rsidR="00B11855" w:rsidRPr="001F42D3" w:rsidRDefault="003D003E" w:rsidP="002F241F">
            <w:pPr>
              <w:pStyle w:val="TableEntry"/>
            </w:pPr>
            <w:r w:rsidRPr="001F42D3">
              <w:t>R</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080A26F" w14:textId="77777777" w:rsidR="00B11855" w:rsidRPr="001F42D3" w:rsidRDefault="003D003E" w:rsidP="002F241F">
            <w:pPr>
              <w:pStyle w:val="TableEntry"/>
            </w:pPr>
            <w:r w:rsidRPr="001F42D3">
              <w:t>[1..1]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1E46AEA" w14:textId="77777777" w:rsidR="00B11855" w:rsidRPr="001F42D3" w:rsidRDefault="003D003E" w:rsidP="002F241F">
            <w:pPr>
              <w:pStyle w:val="TableEntry"/>
            </w:pPr>
            <w:r w:rsidRPr="001F42D3">
              <w:t>2</w:t>
            </w:r>
          </w:p>
        </w:tc>
      </w:tr>
      <w:tr w:rsidR="00B11855" w:rsidRPr="001F42D3" w14:paraId="79565FA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33FC9A4" w14:textId="77777777" w:rsidR="00B11855" w:rsidRPr="001F42D3" w:rsidRDefault="003D003E" w:rsidP="002F241F">
            <w:pPr>
              <w:pStyle w:val="TableEntry"/>
            </w:pPr>
            <w:r w:rsidRPr="001F42D3">
              <w:t>[{ ERR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1276276" w14:textId="77777777" w:rsidR="00B11855" w:rsidRPr="001F42D3" w:rsidRDefault="003D003E" w:rsidP="002F241F">
            <w:pPr>
              <w:pStyle w:val="TableEntry"/>
            </w:pPr>
            <w:r w:rsidRPr="001F42D3">
              <w:t>Error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EF90016" w14:textId="77777777" w:rsidR="00B11855" w:rsidRPr="001F42D3" w:rsidRDefault="003D003E" w:rsidP="002F241F">
            <w:pPr>
              <w:pStyle w:val="TableEntry"/>
            </w:pPr>
            <w:r w:rsidRPr="001F42D3">
              <w:t>C</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185472E" w14:textId="77777777" w:rsidR="00B11855" w:rsidRPr="001F42D3" w:rsidRDefault="003D003E" w:rsidP="002F241F">
            <w:pPr>
              <w:pStyle w:val="TableEntry"/>
            </w:pPr>
            <w:r w:rsidRPr="001F42D3">
              <w:t>[0..1]</w:t>
            </w: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1085FF7" w14:textId="77777777" w:rsidR="00B11855" w:rsidRPr="001F42D3" w:rsidRDefault="003D003E" w:rsidP="002F241F">
            <w:pPr>
              <w:pStyle w:val="TableEntry"/>
            </w:pPr>
            <w:r w:rsidRPr="001F42D3">
              <w:t>2</w:t>
            </w:r>
          </w:p>
        </w:tc>
      </w:tr>
      <w:tr w:rsidR="00B11855" w:rsidRPr="001F42D3" w14:paraId="1F18916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1A11444" w14:textId="77777777" w:rsidR="00B11855" w:rsidRPr="001F42D3" w:rsidRDefault="003D003E" w:rsidP="002F241F">
            <w:pPr>
              <w:pStyle w:val="TableEntry"/>
            </w:pPr>
            <w:r w:rsidRPr="001F42D3">
              <w:t>[{ SFT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9332F9" w14:textId="77777777" w:rsidR="00B11855" w:rsidRPr="001F42D3" w:rsidRDefault="003D003E" w:rsidP="002F241F">
            <w:pPr>
              <w:pStyle w:val="TableEntry"/>
            </w:pPr>
            <w:r w:rsidRPr="001F42D3">
              <w:t>Software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9172BC2"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8F6AAC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A014DF4" w14:textId="77777777" w:rsidR="00B11855" w:rsidRPr="001F42D3" w:rsidRDefault="003D003E" w:rsidP="002F241F">
            <w:pPr>
              <w:pStyle w:val="TableEntry"/>
            </w:pPr>
            <w:r w:rsidRPr="001F42D3">
              <w:t>2</w:t>
            </w:r>
          </w:p>
        </w:tc>
      </w:tr>
      <w:tr w:rsidR="00B11855" w:rsidRPr="001F42D3" w14:paraId="5FE637D4"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C8F4815" w14:textId="77777777" w:rsidR="00B11855" w:rsidRPr="001F42D3" w:rsidRDefault="003D003E" w:rsidP="002F241F">
            <w:pPr>
              <w:pStyle w:val="TableEntry"/>
            </w:pPr>
            <w:r w:rsidRPr="001F42D3">
              <w:t>[{ NTE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FCD066C" w14:textId="77777777" w:rsidR="00B11855" w:rsidRPr="001F42D3" w:rsidRDefault="003D003E" w:rsidP="002F241F">
            <w:pPr>
              <w:pStyle w:val="TableEntry"/>
            </w:pPr>
            <w:r w:rsidRPr="001F42D3">
              <w:t>Notes and Comments (for Header)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77C514D"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747B862"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5797765" w14:textId="77777777" w:rsidR="00B11855" w:rsidRPr="001F42D3" w:rsidRDefault="003D003E" w:rsidP="002F241F">
            <w:pPr>
              <w:pStyle w:val="TableEntry"/>
            </w:pPr>
            <w:r w:rsidRPr="001F42D3">
              <w:t>2</w:t>
            </w:r>
          </w:p>
        </w:tc>
      </w:tr>
      <w:tr w:rsidR="00B11855" w:rsidRPr="001F42D3" w14:paraId="3C67F52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DF8AD90"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8273637" w14:textId="77777777" w:rsidR="00B11855" w:rsidRPr="001F42D3" w:rsidRDefault="003D003E" w:rsidP="002F241F">
            <w:pPr>
              <w:pStyle w:val="TableEntry"/>
            </w:pPr>
            <w:r w:rsidRPr="001F42D3">
              <w:t>--- RESPONSE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357D211"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22BA35"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E4E498A" w14:textId="77777777" w:rsidR="00B11855" w:rsidRPr="001F42D3" w:rsidRDefault="00B11855" w:rsidP="002F241F">
            <w:pPr>
              <w:pStyle w:val="TableEntry"/>
            </w:pPr>
          </w:p>
        </w:tc>
      </w:tr>
      <w:tr w:rsidR="00B11855" w:rsidRPr="001F42D3" w14:paraId="65693BA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B346740"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46A0826" w14:textId="77777777" w:rsidR="00B11855" w:rsidRPr="001F42D3" w:rsidRDefault="003D003E" w:rsidP="002F241F">
            <w:pPr>
              <w:pStyle w:val="TableEntry"/>
            </w:pPr>
            <w:r w:rsidRPr="001F42D3">
              <w:t>--- PATIENT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2C76410"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6566D8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CB4212B" w14:textId="77777777" w:rsidR="00B11855" w:rsidRPr="001F42D3" w:rsidRDefault="00B11855" w:rsidP="002F241F">
            <w:pPr>
              <w:pStyle w:val="TableEntry"/>
            </w:pPr>
          </w:p>
        </w:tc>
      </w:tr>
      <w:tr w:rsidR="00B11855" w:rsidRPr="001F42D3" w14:paraId="146CA15C"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1221EA8" w14:textId="77777777" w:rsidR="00B11855" w:rsidRPr="001F42D3" w:rsidRDefault="003D003E" w:rsidP="002F241F">
            <w:pPr>
              <w:pStyle w:val="TableEntry"/>
            </w:pPr>
            <w:r w:rsidRPr="001F42D3">
              <w:t xml:space="preserve">         PID</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4FED438" w14:textId="77777777" w:rsidR="00B11855" w:rsidRPr="001F42D3" w:rsidRDefault="003D003E" w:rsidP="002F241F">
            <w:pPr>
              <w:pStyle w:val="TableEntry"/>
            </w:pPr>
            <w:r w:rsidRPr="001F42D3">
              <w:t>Patient Identification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F20433C" w14:textId="77777777" w:rsidR="00B11855" w:rsidRPr="001F42D3" w:rsidRDefault="00BB5CE6" w:rsidP="002F241F">
            <w:pPr>
              <w:pStyle w:val="TableEntry"/>
            </w:pPr>
            <w:r w:rsidRPr="001F42D3">
              <w:t>O</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3C014F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AF0013E" w14:textId="77777777" w:rsidR="00B11855" w:rsidRPr="001F42D3" w:rsidRDefault="003D003E" w:rsidP="002F241F">
            <w:pPr>
              <w:pStyle w:val="TableEntry"/>
            </w:pPr>
            <w:r w:rsidRPr="001F42D3">
              <w:t>3</w:t>
            </w:r>
          </w:p>
        </w:tc>
      </w:tr>
      <w:tr w:rsidR="00B11855" w:rsidRPr="001F42D3" w14:paraId="01414219"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26770763" w14:textId="77777777" w:rsidR="00B11855" w:rsidRPr="001F42D3" w:rsidRDefault="003D003E" w:rsidP="002F241F">
            <w:pPr>
              <w:pStyle w:val="TableEntry"/>
            </w:pPr>
            <w:r w:rsidRPr="001F42D3">
              <w:t xml:space="preserve">      [{ NTE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F6326F3" w14:textId="77777777" w:rsidR="00B11855" w:rsidRPr="001F42D3" w:rsidRDefault="003D003E" w:rsidP="002F241F">
            <w:pPr>
              <w:pStyle w:val="TableEntry"/>
            </w:pPr>
            <w:r w:rsidRPr="001F42D3">
              <w:t>Notes and Comments (for PID)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9DA04C7"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BF63198"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ED94BE4" w14:textId="77777777" w:rsidR="00B11855" w:rsidRPr="001F42D3" w:rsidRDefault="003D003E" w:rsidP="002F241F">
            <w:pPr>
              <w:pStyle w:val="TableEntry"/>
            </w:pPr>
            <w:r w:rsidRPr="001F42D3">
              <w:t>2</w:t>
            </w:r>
          </w:p>
        </w:tc>
      </w:tr>
      <w:tr w:rsidR="00B11855" w:rsidRPr="001F42D3" w14:paraId="1DECBFB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F916B82"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8D63D6F" w14:textId="77777777" w:rsidR="00B11855" w:rsidRPr="001F42D3" w:rsidRDefault="003D003E" w:rsidP="002F241F">
            <w:pPr>
              <w:pStyle w:val="TableEntry"/>
            </w:pPr>
            <w:r w:rsidRPr="001F42D3">
              <w:t>--- PATIENT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DFF9D25"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23C7BC5"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5564FA8C" w14:textId="77777777" w:rsidR="00B11855" w:rsidRPr="001F42D3" w:rsidRDefault="00B11855" w:rsidP="002F241F">
            <w:pPr>
              <w:pStyle w:val="TableEntry"/>
            </w:pPr>
          </w:p>
        </w:tc>
      </w:tr>
      <w:tr w:rsidR="00B11855" w:rsidRPr="001F42D3" w14:paraId="33727351"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E840782"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A20BDE6" w14:textId="77777777" w:rsidR="00B11855" w:rsidRPr="001F42D3" w:rsidRDefault="003D003E" w:rsidP="002F241F">
            <w:pPr>
              <w:pStyle w:val="TableEntry"/>
            </w:pPr>
            <w:r w:rsidRPr="001F42D3">
              <w:t>--- ORDER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521F8D1"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353691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1F30779" w14:textId="77777777" w:rsidR="00B11855" w:rsidRPr="001F42D3" w:rsidRDefault="00B11855" w:rsidP="002F241F">
            <w:pPr>
              <w:pStyle w:val="TableEntry"/>
            </w:pPr>
          </w:p>
        </w:tc>
      </w:tr>
      <w:tr w:rsidR="00B11855" w:rsidRPr="001F42D3" w14:paraId="5670CA02"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8BEB368" w14:textId="77777777" w:rsidR="00B11855" w:rsidRPr="001F42D3" w:rsidRDefault="003D003E" w:rsidP="002F241F">
            <w:pPr>
              <w:pStyle w:val="TableEntry"/>
            </w:pPr>
            <w:r w:rsidRPr="001F42D3">
              <w:t xml:space="preserve">         ORC</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6F57379" w14:textId="77777777" w:rsidR="00B11855" w:rsidRPr="001F42D3" w:rsidRDefault="003D003E" w:rsidP="002F241F">
            <w:pPr>
              <w:pStyle w:val="TableEntry"/>
            </w:pPr>
            <w:r w:rsidRPr="001F42D3">
              <w:t>Common Order</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15BC8DE" w14:textId="77777777" w:rsidR="00B11855" w:rsidRPr="001F42D3" w:rsidRDefault="00BB5CE6" w:rsidP="002F241F">
            <w:pPr>
              <w:pStyle w:val="TableEntry"/>
            </w:pPr>
            <w:r w:rsidRPr="001F42D3">
              <w:t>O</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935B34E"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C2C9C30" w14:textId="77777777" w:rsidR="00B11855" w:rsidRPr="001F42D3" w:rsidRDefault="003D003E" w:rsidP="002F241F">
            <w:pPr>
              <w:pStyle w:val="TableEntry"/>
            </w:pPr>
            <w:r w:rsidRPr="001F42D3">
              <w:t>4</w:t>
            </w:r>
          </w:p>
        </w:tc>
      </w:tr>
      <w:tr w:rsidR="00B11855" w:rsidRPr="001F42D3" w14:paraId="784B87B2"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0029035"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D632728" w14:textId="77777777" w:rsidR="00B11855" w:rsidRPr="001F42D3" w:rsidRDefault="003D003E" w:rsidP="002F241F">
            <w:pPr>
              <w:pStyle w:val="TableEntry"/>
            </w:pPr>
            <w:r w:rsidRPr="001F42D3">
              <w:t>--- TIMING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FE20492"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D6231D"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E0DF3B6" w14:textId="77777777" w:rsidR="00B11855" w:rsidRPr="001F42D3" w:rsidRDefault="00B11855" w:rsidP="002F241F">
            <w:pPr>
              <w:pStyle w:val="TableEntry"/>
            </w:pPr>
          </w:p>
        </w:tc>
      </w:tr>
      <w:tr w:rsidR="00B11855" w:rsidRPr="001F42D3" w14:paraId="092D010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4A1BE2A" w14:textId="77777777" w:rsidR="00B11855" w:rsidRPr="001F42D3" w:rsidRDefault="003D003E" w:rsidP="002F241F">
            <w:pPr>
              <w:pStyle w:val="TableEntry"/>
            </w:pPr>
            <w:r w:rsidRPr="001F42D3">
              <w:t xml:space="preserve">            TQ1</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C090688" w14:textId="77777777" w:rsidR="00B11855" w:rsidRPr="001F42D3" w:rsidRDefault="003D003E" w:rsidP="002F241F">
            <w:pPr>
              <w:pStyle w:val="TableEntry"/>
            </w:pPr>
            <w:r w:rsidRPr="001F42D3">
              <w:t>Timing/Quantity</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14C6EDE"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45FDDC"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428B823" w14:textId="77777777" w:rsidR="00B11855" w:rsidRPr="001F42D3" w:rsidRDefault="003D003E" w:rsidP="002F241F">
            <w:pPr>
              <w:pStyle w:val="TableEntry"/>
            </w:pPr>
            <w:r w:rsidRPr="001F42D3">
              <w:t>4</w:t>
            </w:r>
          </w:p>
        </w:tc>
      </w:tr>
      <w:tr w:rsidR="00B11855" w:rsidRPr="001F42D3" w14:paraId="7C450817"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1E8DACCF" w14:textId="77777777" w:rsidR="00B11855" w:rsidRPr="001F42D3" w:rsidRDefault="003D003E" w:rsidP="002F241F">
            <w:pPr>
              <w:pStyle w:val="TableEntry"/>
            </w:pPr>
            <w:r w:rsidRPr="001F42D3">
              <w:t xml:space="preserve">         [{ TQ2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C2B4250" w14:textId="77777777" w:rsidR="00B11855" w:rsidRPr="001F42D3" w:rsidRDefault="003D003E" w:rsidP="002F241F">
            <w:pPr>
              <w:pStyle w:val="TableEntry"/>
            </w:pPr>
            <w:r w:rsidRPr="001F42D3">
              <w:t>Timing/Quantity Order Sequence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29BCAFB"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DC6E9CF"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23046FE2" w14:textId="77777777" w:rsidR="00B11855" w:rsidRPr="001F42D3" w:rsidRDefault="003D003E" w:rsidP="002F241F">
            <w:pPr>
              <w:pStyle w:val="TableEntry"/>
            </w:pPr>
            <w:r w:rsidRPr="001F42D3">
              <w:t>4</w:t>
            </w:r>
          </w:p>
        </w:tc>
      </w:tr>
      <w:tr w:rsidR="00B11855" w:rsidRPr="001F42D3" w14:paraId="60E1B41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F545622"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1795940" w14:textId="77777777" w:rsidR="00B11855" w:rsidRPr="001F42D3" w:rsidRDefault="003D003E" w:rsidP="002F241F">
            <w:pPr>
              <w:pStyle w:val="TableEntry"/>
            </w:pPr>
            <w:r w:rsidRPr="001F42D3">
              <w:t>--- TIMING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761D2AE"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EDC1C4D"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6D368D90" w14:textId="77777777" w:rsidR="00B11855" w:rsidRPr="001F42D3" w:rsidRDefault="00B11855" w:rsidP="002F241F">
            <w:pPr>
              <w:pStyle w:val="TableEntry"/>
            </w:pPr>
          </w:p>
        </w:tc>
      </w:tr>
      <w:tr w:rsidR="00B11855" w:rsidRPr="001F42D3" w14:paraId="003B4FAC"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DC79E77" w14:textId="77777777" w:rsidR="00B11855" w:rsidRPr="001F42D3" w:rsidRDefault="003D003E" w:rsidP="002F241F">
            <w:pPr>
              <w:pStyle w:val="TableEntry"/>
            </w:pPr>
            <w:r w:rsidRPr="001F42D3">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E172494" w14:textId="77777777" w:rsidR="00B11855" w:rsidRPr="001F42D3" w:rsidRDefault="003D003E" w:rsidP="002F241F">
            <w:pPr>
              <w:pStyle w:val="TableEntry"/>
            </w:pPr>
            <w:r w:rsidRPr="001F42D3">
              <w:t>--- GIVE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8E32A70"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DE0017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5A46ECC" w14:textId="77777777" w:rsidR="00B11855" w:rsidRPr="001F42D3" w:rsidRDefault="00B11855" w:rsidP="002F241F">
            <w:pPr>
              <w:pStyle w:val="TableEntry"/>
            </w:pPr>
          </w:p>
        </w:tc>
      </w:tr>
      <w:tr w:rsidR="00B11855" w:rsidRPr="001F42D3" w14:paraId="25355A6D"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E6C1880" w14:textId="77777777" w:rsidR="00B11855" w:rsidRPr="001F42D3" w:rsidRDefault="003D003E" w:rsidP="002F241F">
            <w:pPr>
              <w:pStyle w:val="TableEntry"/>
            </w:pPr>
            <w:r w:rsidRPr="001F42D3">
              <w:t xml:space="preserve">            RXG</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3F4EE59" w14:textId="77777777" w:rsidR="00B11855" w:rsidRPr="001F42D3" w:rsidRDefault="003D003E" w:rsidP="002F241F">
            <w:pPr>
              <w:pStyle w:val="TableEntry"/>
            </w:pPr>
            <w:r w:rsidRPr="001F42D3">
              <w:t>Pharmacy/Treatment Give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689A55"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5F58C16"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80C26B3" w14:textId="77777777" w:rsidR="00B11855" w:rsidRPr="001F42D3" w:rsidRDefault="003D003E" w:rsidP="002F241F">
            <w:pPr>
              <w:pStyle w:val="TableEntry"/>
            </w:pPr>
            <w:r w:rsidRPr="001F42D3">
              <w:t>4</w:t>
            </w:r>
          </w:p>
        </w:tc>
      </w:tr>
      <w:tr w:rsidR="00B11855" w:rsidRPr="001F42D3" w14:paraId="512324C9"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0ADAC052" w14:textId="77777777" w:rsidR="00B11855" w:rsidRPr="001F42D3" w:rsidRDefault="003D003E" w:rsidP="002F241F">
            <w:pPr>
              <w:pStyle w:val="TableEntry"/>
            </w:pPr>
            <w:r w:rsidRPr="001F42D3">
              <w:lastRenderedPageBreak/>
              <w:t xml:space="preserve">         {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510D086" w14:textId="77777777" w:rsidR="00B11855" w:rsidRPr="001F42D3" w:rsidRDefault="003D003E" w:rsidP="002F241F">
            <w:pPr>
              <w:pStyle w:val="TableEntry"/>
            </w:pPr>
            <w:r w:rsidRPr="001F42D3">
              <w:t>--- TIMING_GIVE begin</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11C6A23"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A20A92A"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02069231" w14:textId="77777777" w:rsidR="00B11855" w:rsidRPr="001F42D3" w:rsidRDefault="00B11855" w:rsidP="002F241F">
            <w:pPr>
              <w:pStyle w:val="TableEntry"/>
            </w:pPr>
          </w:p>
        </w:tc>
      </w:tr>
      <w:tr w:rsidR="00B11855" w:rsidRPr="001F42D3" w14:paraId="3416726F"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4C471BB2" w14:textId="77777777" w:rsidR="00B11855" w:rsidRPr="001F42D3" w:rsidRDefault="003D003E" w:rsidP="002F241F">
            <w:pPr>
              <w:pStyle w:val="TableEntry"/>
            </w:pPr>
            <w:r w:rsidRPr="001F42D3">
              <w:t xml:space="preserve">               TQ1</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EFE62FD" w14:textId="77777777" w:rsidR="00B11855" w:rsidRPr="001F42D3" w:rsidRDefault="003D003E" w:rsidP="002F241F">
            <w:pPr>
              <w:pStyle w:val="TableEntry"/>
            </w:pPr>
            <w:r w:rsidRPr="001F42D3">
              <w:t>Timing/Quantity</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0287041"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A67607B"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3AED139E" w14:textId="77777777" w:rsidR="00B11855" w:rsidRPr="001F42D3" w:rsidRDefault="003D003E" w:rsidP="002F241F">
            <w:pPr>
              <w:pStyle w:val="TableEntry"/>
            </w:pPr>
            <w:r w:rsidRPr="001F42D3">
              <w:t>4</w:t>
            </w:r>
          </w:p>
        </w:tc>
      </w:tr>
      <w:tr w:rsidR="00B11855" w:rsidRPr="001F42D3" w14:paraId="49D064D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C30E497" w14:textId="77777777" w:rsidR="00B11855" w:rsidRPr="001F42D3" w:rsidRDefault="003D003E" w:rsidP="002F241F">
            <w:pPr>
              <w:pStyle w:val="TableEntry"/>
            </w:pPr>
            <w:r w:rsidRPr="001F42D3">
              <w:t xml:space="preserve">            [{ TQ2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ABE4DA5" w14:textId="77777777" w:rsidR="00B11855" w:rsidRPr="001F42D3" w:rsidRDefault="003D003E" w:rsidP="002F241F">
            <w:pPr>
              <w:pStyle w:val="TableEntry"/>
            </w:pPr>
            <w:r w:rsidRPr="001F42D3">
              <w:t>Timing/Quantity Order Sequence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1B59625"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E4DF62A"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FE9723D" w14:textId="77777777" w:rsidR="00B11855" w:rsidRPr="001F42D3" w:rsidRDefault="003D003E" w:rsidP="002F241F">
            <w:pPr>
              <w:pStyle w:val="TableEntry"/>
            </w:pPr>
            <w:r w:rsidRPr="001F42D3">
              <w:t>4</w:t>
            </w:r>
          </w:p>
        </w:tc>
      </w:tr>
      <w:tr w:rsidR="00B11855" w:rsidRPr="001F42D3" w14:paraId="0C45A9C3"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AB9DF1A"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7B0D578" w14:textId="77777777" w:rsidR="00B11855" w:rsidRPr="001F42D3" w:rsidRDefault="003D003E" w:rsidP="002F241F">
            <w:pPr>
              <w:pStyle w:val="TableEntry"/>
            </w:pPr>
            <w:r w:rsidRPr="001F42D3">
              <w:t>--- TIMING_GIVE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5FA1B15"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26EDE13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0EE542F0" w14:textId="77777777" w:rsidR="00B11855" w:rsidRPr="001F42D3" w:rsidRDefault="00B11855" w:rsidP="002F241F">
            <w:pPr>
              <w:pStyle w:val="TableEntry"/>
            </w:pPr>
          </w:p>
        </w:tc>
      </w:tr>
      <w:tr w:rsidR="00B11855" w:rsidRPr="001F42D3" w14:paraId="2A3F475A"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678E56A2" w14:textId="77777777" w:rsidR="00B11855" w:rsidRPr="001F42D3" w:rsidRDefault="003D003E" w:rsidP="002F241F">
            <w:pPr>
              <w:pStyle w:val="TableEntry"/>
            </w:pPr>
            <w:r w:rsidRPr="001F42D3">
              <w:t xml:space="preserve">         {  RXR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A9E78EA" w14:textId="77777777" w:rsidR="00B11855" w:rsidRPr="001F42D3" w:rsidRDefault="003D003E" w:rsidP="002F241F">
            <w:pPr>
              <w:pStyle w:val="TableEntry"/>
            </w:pPr>
            <w:r w:rsidRPr="001F42D3">
              <w:t>Pharmacy/Treatment Route</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0C9190B6"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7695894"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2F780407" w14:textId="77777777" w:rsidR="00B11855" w:rsidRPr="001F42D3" w:rsidRDefault="003D003E" w:rsidP="002F241F">
            <w:pPr>
              <w:pStyle w:val="TableEntry"/>
            </w:pPr>
            <w:r w:rsidRPr="001F42D3">
              <w:t>4</w:t>
            </w:r>
          </w:p>
        </w:tc>
      </w:tr>
      <w:tr w:rsidR="00B11855" w:rsidRPr="001F42D3" w14:paraId="33C8B475"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58A1141F" w14:textId="77777777" w:rsidR="00B11855" w:rsidRPr="001F42D3" w:rsidRDefault="003D003E" w:rsidP="002F241F">
            <w:pPr>
              <w:pStyle w:val="TableEntry"/>
            </w:pPr>
            <w:r w:rsidRPr="001F42D3">
              <w:t xml:space="preserve">         [{ RXC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68DCD97" w14:textId="77777777" w:rsidR="00B11855" w:rsidRPr="001F42D3" w:rsidRDefault="003D003E" w:rsidP="002F241F">
            <w:pPr>
              <w:pStyle w:val="TableEntry"/>
            </w:pPr>
            <w:r w:rsidRPr="001F42D3">
              <w:t>Pharmacy/Treatment Component</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914FC02" w14:textId="77777777" w:rsidR="00B11855" w:rsidRPr="001F42D3" w:rsidRDefault="003D003E" w:rsidP="002F241F">
            <w:pPr>
              <w:pStyle w:val="TableEntry"/>
            </w:pPr>
            <w:r w:rsidRPr="001F42D3">
              <w:t>X</w:t>
            </w: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3514D6FB"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7B883791" w14:textId="77777777" w:rsidR="00B11855" w:rsidRPr="001F42D3" w:rsidRDefault="003D003E" w:rsidP="002F241F">
            <w:pPr>
              <w:pStyle w:val="TableEntry"/>
            </w:pPr>
            <w:r w:rsidRPr="001F42D3">
              <w:t>4</w:t>
            </w:r>
          </w:p>
        </w:tc>
      </w:tr>
      <w:tr w:rsidR="00B11855" w:rsidRPr="001F42D3" w14:paraId="758E585B"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35BFACDE"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15579B9D" w14:textId="77777777" w:rsidR="00B11855" w:rsidRPr="001F42D3" w:rsidRDefault="003D003E" w:rsidP="002F241F">
            <w:pPr>
              <w:pStyle w:val="TableEntry"/>
            </w:pPr>
            <w:r w:rsidRPr="001F42D3">
              <w:t>--- GIVE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5CF99D24"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F0E5660"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14149B16" w14:textId="77777777" w:rsidR="00B11855" w:rsidRPr="001F42D3" w:rsidRDefault="00B11855" w:rsidP="002F241F">
            <w:pPr>
              <w:pStyle w:val="TableEntry"/>
            </w:pPr>
          </w:p>
        </w:tc>
      </w:tr>
      <w:tr w:rsidR="00B11855" w:rsidRPr="001F42D3" w14:paraId="2059AF56" w14:textId="77777777" w:rsidTr="00A17802">
        <w:tblPrEx>
          <w:tblBorders>
            <w:top w:val="none" w:sz="0"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70E09231" w14:textId="77777777" w:rsidR="00B11855" w:rsidRPr="001F42D3" w:rsidRDefault="003D003E" w:rsidP="002F241F">
            <w:pPr>
              <w:pStyle w:val="TableEntry"/>
            </w:pPr>
            <w:r w:rsidRPr="001F42D3">
              <w:t xml:space="preserve">   }</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2555ACF" w14:textId="77777777" w:rsidR="00B11855" w:rsidRPr="001F42D3" w:rsidRDefault="003D003E" w:rsidP="002F241F">
            <w:pPr>
              <w:pStyle w:val="TableEntry"/>
            </w:pPr>
            <w:r w:rsidRPr="001F42D3">
              <w:t>--- ORDER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4F899E86" w14:textId="77777777" w:rsidR="00B11855" w:rsidRPr="001F42D3" w:rsidRDefault="00B11855" w:rsidP="002F241F">
            <w:pPr>
              <w:pStyle w:val="TableEntry"/>
            </w:pPr>
          </w:p>
        </w:tc>
        <w:tc>
          <w:tcPr>
            <w:tcW w:w="90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D936719" w14:textId="77777777" w:rsidR="00B11855" w:rsidRPr="001F42D3" w:rsidRDefault="00B11855" w:rsidP="002F241F">
            <w:pPr>
              <w:pStyle w:val="TableEntry"/>
            </w:pPr>
          </w:p>
        </w:tc>
        <w:tc>
          <w:tcPr>
            <w:tcW w:w="1746" w:type="dxa"/>
            <w:tcBorders>
              <w:top w:val="single" w:sz="6" w:space="0" w:color="auto"/>
              <w:left w:val="single" w:sz="6" w:space="0" w:color="auto"/>
              <w:bottom w:val="single" w:sz="6" w:space="0" w:color="auto"/>
            </w:tcBorders>
            <w:tcMar>
              <w:top w:w="29" w:type="dxa"/>
              <w:left w:w="29" w:type="dxa"/>
              <w:bottom w:w="29" w:type="dxa"/>
              <w:right w:w="29" w:type="dxa"/>
            </w:tcMar>
          </w:tcPr>
          <w:p w14:paraId="4AE723EA" w14:textId="77777777" w:rsidR="00B11855" w:rsidRPr="001F42D3" w:rsidRDefault="00B11855" w:rsidP="002F241F">
            <w:pPr>
              <w:pStyle w:val="TableEntry"/>
            </w:pPr>
          </w:p>
        </w:tc>
      </w:tr>
      <w:tr w:rsidR="00B11855" w:rsidRPr="001F42D3" w14:paraId="2597320F" w14:textId="77777777" w:rsidTr="00A17802">
        <w:tblPrEx>
          <w:tblBorders>
            <w:top w:val="none" w:sz="0" w:space="0" w:color="auto"/>
            <w:bottom w:val="single" w:sz="6" w:space="0" w:color="auto"/>
          </w:tblBorders>
        </w:tblPrEx>
        <w:trPr>
          <w:jc w:val="center"/>
        </w:trPr>
        <w:tc>
          <w:tcPr>
            <w:tcW w:w="1836" w:type="dxa"/>
            <w:tcBorders>
              <w:top w:val="single" w:sz="6" w:space="0" w:color="auto"/>
              <w:bottom w:val="single" w:sz="6" w:space="0" w:color="auto"/>
              <w:right w:val="single" w:sz="6" w:space="0" w:color="auto"/>
            </w:tcBorders>
            <w:tcMar>
              <w:top w:w="29" w:type="dxa"/>
              <w:left w:w="29" w:type="dxa"/>
              <w:bottom w:w="29" w:type="dxa"/>
              <w:right w:w="29" w:type="dxa"/>
            </w:tcMar>
          </w:tcPr>
          <w:p w14:paraId="2BA83C3A" w14:textId="77777777" w:rsidR="00B11855" w:rsidRPr="001F42D3" w:rsidRDefault="003D003E" w:rsidP="002F241F">
            <w:pPr>
              <w:pStyle w:val="TableEntry"/>
            </w:pPr>
            <w:r w:rsidRPr="001F42D3">
              <w:t>]</w:t>
            </w:r>
          </w:p>
        </w:tc>
        <w:tc>
          <w:tcPr>
            <w:tcW w:w="2412"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701B4992" w14:textId="77777777" w:rsidR="00B11855" w:rsidRPr="001F42D3" w:rsidRDefault="003D003E" w:rsidP="002F241F">
            <w:pPr>
              <w:pStyle w:val="TableEntry"/>
            </w:pPr>
            <w:r w:rsidRPr="001F42D3">
              <w:t>--- RESPONSE end</w:t>
            </w:r>
          </w:p>
        </w:tc>
        <w:tc>
          <w:tcPr>
            <w:tcW w:w="990" w:type="dxa"/>
            <w:tcBorders>
              <w:top w:val="single" w:sz="6" w:space="0" w:color="auto"/>
              <w:left w:val="single" w:sz="6" w:space="0" w:color="auto"/>
              <w:bottom w:val="single" w:sz="6" w:space="0" w:color="auto"/>
              <w:right w:val="single" w:sz="6" w:space="0" w:color="auto"/>
            </w:tcBorders>
            <w:tcMar>
              <w:top w:w="29" w:type="dxa"/>
              <w:left w:w="29" w:type="dxa"/>
              <w:bottom w:w="29" w:type="dxa"/>
              <w:right w:w="29" w:type="dxa"/>
            </w:tcMar>
          </w:tcPr>
          <w:p w14:paraId="61E25156" w14:textId="77777777" w:rsidR="00B11855" w:rsidRPr="001F42D3" w:rsidRDefault="00B11855" w:rsidP="002F241F">
            <w:pPr>
              <w:pStyle w:val="TableEntry"/>
            </w:pPr>
          </w:p>
        </w:tc>
        <w:tc>
          <w:tcPr>
            <w:tcW w:w="2646" w:type="dxa"/>
            <w:gridSpan w:val="2"/>
            <w:tcBorders>
              <w:top w:val="single" w:sz="6" w:space="0" w:color="auto"/>
              <w:left w:val="single" w:sz="6" w:space="0" w:color="auto"/>
              <w:bottom w:val="single" w:sz="6" w:space="0" w:color="auto"/>
            </w:tcBorders>
            <w:tcMar>
              <w:top w:w="29" w:type="dxa"/>
              <w:left w:w="29" w:type="dxa"/>
              <w:bottom w:w="29" w:type="dxa"/>
              <w:right w:w="29" w:type="dxa"/>
            </w:tcMar>
          </w:tcPr>
          <w:p w14:paraId="42572E47" w14:textId="77777777" w:rsidR="00B11855" w:rsidRPr="001F42D3" w:rsidRDefault="00B11855" w:rsidP="002F241F">
            <w:pPr>
              <w:pStyle w:val="TableEntry"/>
            </w:pPr>
          </w:p>
        </w:tc>
      </w:tr>
    </w:tbl>
    <w:p w14:paraId="3468423E" w14:textId="77777777" w:rsidR="00B11855" w:rsidRPr="001F42D3" w:rsidRDefault="00B11855" w:rsidP="00B3430A">
      <w:pPr>
        <w:pStyle w:val="BodyText"/>
      </w:pPr>
    </w:p>
    <w:p w14:paraId="1EC2015E" w14:textId="7B5AE323" w:rsidR="00B11855" w:rsidRPr="001F42D3" w:rsidRDefault="003D003E" w:rsidP="00123C7B">
      <w:pPr>
        <w:pStyle w:val="Heading4"/>
        <w:rPr>
          <w:noProof w:val="0"/>
        </w:rPr>
      </w:pPr>
      <w:bookmarkStart w:id="229" w:name="_Toc401769786"/>
      <w:bookmarkStart w:id="230" w:name="_Toc214889679"/>
      <w:r w:rsidRPr="001F42D3">
        <w:rPr>
          <w:noProof w:val="0"/>
        </w:rPr>
        <w:t>MSH – Message Header Segment</w:t>
      </w:r>
      <w:bookmarkEnd w:id="229"/>
      <w:bookmarkEnd w:id="230"/>
    </w:p>
    <w:p w14:paraId="13BB3982" w14:textId="77777777" w:rsidR="00B11855" w:rsidRPr="001F42D3" w:rsidRDefault="003D003E" w:rsidP="00506FBD">
      <w:pPr>
        <w:pStyle w:val="BodyText"/>
      </w:pPr>
      <w:r w:rsidRPr="001F42D3">
        <w:t xml:space="preserve">The MSH segment is defined in Appendix B.1 </w:t>
      </w:r>
    </w:p>
    <w:p w14:paraId="1099F936" w14:textId="4F22BC02" w:rsidR="00B11855" w:rsidRPr="001F42D3" w:rsidRDefault="003D003E" w:rsidP="00123C7B">
      <w:pPr>
        <w:pStyle w:val="Heading4"/>
        <w:rPr>
          <w:noProof w:val="0"/>
        </w:rPr>
      </w:pPr>
      <w:bookmarkStart w:id="231" w:name="_Toc401769787"/>
      <w:bookmarkStart w:id="232" w:name="_Toc214889680"/>
      <w:r w:rsidRPr="001F42D3">
        <w:rPr>
          <w:noProof w:val="0"/>
        </w:rPr>
        <w:t>MSA - Message Acknowledgement segment</w:t>
      </w:r>
      <w:bookmarkEnd w:id="231"/>
      <w:bookmarkEnd w:id="232"/>
    </w:p>
    <w:p w14:paraId="7DFA3CF1" w14:textId="77777777" w:rsidR="00B11855" w:rsidRPr="001F42D3" w:rsidRDefault="003D003E" w:rsidP="00B3430A">
      <w:pPr>
        <w:pStyle w:val="BodyText"/>
      </w:pPr>
      <w:r w:rsidRPr="001F42D3">
        <w:t>The MSA segment is defined in Appendix B.2</w:t>
      </w:r>
      <w:r w:rsidR="002F16FE" w:rsidRPr="001F42D3">
        <w:t>.</w:t>
      </w:r>
    </w:p>
    <w:p w14:paraId="0400EFD4" w14:textId="63E51CDB" w:rsidR="00B11855" w:rsidRPr="001F42D3" w:rsidRDefault="003D003E" w:rsidP="00123C7B">
      <w:pPr>
        <w:pStyle w:val="Heading4"/>
        <w:rPr>
          <w:noProof w:val="0"/>
        </w:rPr>
      </w:pPr>
      <w:bookmarkStart w:id="233" w:name="_Toc401769788"/>
      <w:bookmarkStart w:id="234" w:name="_Toc214889681"/>
      <w:r w:rsidRPr="001F42D3">
        <w:rPr>
          <w:noProof w:val="0"/>
        </w:rPr>
        <w:t>ERR - Error segment</w:t>
      </w:r>
      <w:bookmarkEnd w:id="233"/>
      <w:bookmarkEnd w:id="234"/>
    </w:p>
    <w:p w14:paraId="32FD3850" w14:textId="77777777" w:rsidR="00B11855" w:rsidRPr="001F42D3" w:rsidRDefault="003D003E" w:rsidP="00B3430A">
      <w:pPr>
        <w:pStyle w:val="BodyText"/>
      </w:pPr>
      <w:r w:rsidRPr="001F42D3">
        <w:t>The ERR Error segment is defined in Appendix B.3</w:t>
      </w:r>
      <w:r w:rsidR="002F16FE" w:rsidRPr="001F42D3">
        <w:t>.</w:t>
      </w:r>
    </w:p>
    <w:p w14:paraId="3766138E" w14:textId="470CCD5F" w:rsidR="00B11855" w:rsidRPr="001F42D3" w:rsidRDefault="003D003E" w:rsidP="00123C7B">
      <w:pPr>
        <w:pStyle w:val="Heading2"/>
        <w:rPr>
          <w:noProof w:val="0"/>
        </w:rPr>
      </w:pPr>
      <w:bookmarkStart w:id="235" w:name="_Toc401769328"/>
      <w:bookmarkStart w:id="236" w:name="_Toc401769789"/>
      <w:bookmarkStart w:id="237" w:name="_Toc214889682"/>
      <w:r w:rsidRPr="001F42D3">
        <w:rPr>
          <w:noProof w:val="0"/>
        </w:rPr>
        <w:t>Report Alert</w:t>
      </w:r>
      <w:bookmarkEnd w:id="235"/>
      <w:bookmarkEnd w:id="236"/>
      <w:r w:rsidR="00BB3E0D" w:rsidRPr="001F42D3">
        <w:rPr>
          <w:noProof w:val="0"/>
        </w:rPr>
        <w:t xml:space="preserve"> [PCD-04]</w:t>
      </w:r>
      <w:bookmarkEnd w:id="237"/>
    </w:p>
    <w:p w14:paraId="6208F4CB" w14:textId="5BC5A0B1" w:rsidR="00B11855" w:rsidRPr="001F42D3" w:rsidRDefault="003D003E" w:rsidP="00B3430A">
      <w:pPr>
        <w:pStyle w:val="BodyText"/>
      </w:pPr>
      <w:r w:rsidRPr="001F42D3">
        <w:t xml:space="preserve">In anticipation of </w:t>
      </w:r>
      <w:r w:rsidR="006D613E" w:rsidRPr="001F42D3">
        <w:t>HL7</w:t>
      </w:r>
      <w:r w:rsidR="00995105" w:rsidRPr="001F42D3">
        <w:t xml:space="preserve"> </w:t>
      </w:r>
      <w:r w:rsidRPr="001F42D3">
        <w:t xml:space="preserve">2.8 item 625, Add Alert Trigger Event, this profile is making forward looking use of the triggers and events from that item, specifically the use of ORU^R40 for </w:t>
      </w:r>
      <w:r w:rsidR="00647994" w:rsidRPr="001F42D3">
        <w:t>[PCD-04]</w:t>
      </w:r>
      <w:r w:rsidRPr="001F42D3">
        <w:t>.</w:t>
      </w:r>
    </w:p>
    <w:p w14:paraId="0CA3F128" w14:textId="6B80B7E4" w:rsidR="00B11855" w:rsidRPr="001F42D3" w:rsidRDefault="003D003E" w:rsidP="00B3430A">
      <w:pPr>
        <w:pStyle w:val="BodyText"/>
      </w:pPr>
      <w:r w:rsidRPr="001F42D3">
        <w:t xml:space="preserve">This section corresponds to </w:t>
      </w:r>
      <w:r w:rsidR="00647994" w:rsidRPr="001F42D3">
        <w:t>t</w:t>
      </w:r>
      <w:r w:rsidRPr="001F42D3">
        <w:t xml:space="preserve">ransaction </w:t>
      </w:r>
      <w:r w:rsidR="00647994" w:rsidRPr="001F42D3">
        <w:t>[PCD-04]</w:t>
      </w:r>
      <w:r w:rsidRPr="001F42D3">
        <w:t xml:space="preserve"> of the </w:t>
      </w:r>
      <w:r w:rsidR="00A60E41" w:rsidRPr="001F42D3">
        <w:t>IHE Devices Technical Framework</w:t>
      </w:r>
      <w:r w:rsidRPr="001F42D3">
        <w:t xml:space="preserve">. Transaction </w:t>
      </w:r>
      <w:r w:rsidR="00647994" w:rsidRPr="001F42D3">
        <w:t>[PCD-04]</w:t>
      </w:r>
      <w:r w:rsidRPr="001F42D3">
        <w:t xml:space="preserve"> is used by the Alert Reporter</w:t>
      </w:r>
      <w:r w:rsidR="00446183" w:rsidRPr="001F42D3">
        <w:t xml:space="preserve"> (AR), Alert Consumer (ACON)</w:t>
      </w:r>
      <w:r w:rsidRPr="001F42D3">
        <w:t xml:space="preserve"> and the Alert Manager (AM) </w:t>
      </w:r>
      <w:r w:rsidR="00B054A1" w:rsidRPr="001F42D3">
        <w:t>A</w:t>
      </w:r>
      <w:r w:rsidRPr="001F42D3">
        <w:t>ctor</w:t>
      </w:r>
      <w:r w:rsidR="00E86B15" w:rsidRPr="001F42D3">
        <w:t>s</w:t>
      </w:r>
      <w:r w:rsidRPr="001F42D3">
        <w:t>.</w:t>
      </w:r>
    </w:p>
    <w:p w14:paraId="0867441B" w14:textId="77777777" w:rsidR="00B11855" w:rsidRPr="001F42D3" w:rsidRDefault="003D003E" w:rsidP="000519C1">
      <w:pPr>
        <w:pStyle w:val="Heading3"/>
        <w:rPr>
          <w:noProof w:val="0"/>
        </w:rPr>
      </w:pPr>
      <w:bookmarkStart w:id="238" w:name="_Toc401769329"/>
      <w:bookmarkStart w:id="239" w:name="_Toc401769790"/>
      <w:bookmarkStart w:id="240" w:name="_Toc214889683"/>
      <w:r w:rsidRPr="001F42D3">
        <w:rPr>
          <w:noProof w:val="0"/>
        </w:rPr>
        <w:t>Scope</w:t>
      </w:r>
      <w:bookmarkEnd w:id="238"/>
      <w:bookmarkEnd w:id="239"/>
      <w:bookmarkEnd w:id="240"/>
    </w:p>
    <w:p w14:paraId="7CAC789A" w14:textId="3DB50EAE" w:rsidR="00B11855" w:rsidRPr="001F42D3" w:rsidRDefault="003D003E" w:rsidP="00B3430A">
      <w:pPr>
        <w:pStyle w:val="BodyText"/>
      </w:pPr>
      <w:r w:rsidRPr="001F42D3">
        <w:t>This transaction is used by the Alert Reporter to report alerts to the Alert Manager (AM)</w:t>
      </w:r>
      <w:r w:rsidR="00446183" w:rsidRPr="001F42D3">
        <w:t xml:space="preserve"> and/or Alert Consumer (ACON)</w:t>
      </w:r>
      <w:r w:rsidRPr="001F42D3">
        <w:t>. The Alert Reporter (AR) sends alerts to the Alert Manager (AM)</w:t>
      </w:r>
      <w:r w:rsidR="00446183" w:rsidRPr="001F42D3">
        <w:t xml:space="preserve"> and/or Alert Consumer (ACON)</w:t>
      </w:r>
      <w:r w:rsidRPr="001F42D3">
        <w:t xml:space="preserve"> in an unsolicited manner. </w:t>
      </w:r>
    </w:p>
    <w:p w14:paraId="7F9BA001" w14:textId="77777777" w:rsidR="00C60ECD" w:rsidRPr="001F42D3" w:rsidRDefault="00C60ECD" w:rsidP="008E1C27">
      <w:pPr>
        <w:pStyle w:val="BodyText"/>
        <w:rPr>
          <w:rStyle w:val="Emphasis"/>
          <w:i w:val="0"/>
        </w:rPr>
      </w:pPr>
    </w:p>
    <w:p w14:paraId="10565481" w14:textId="77777777" w:rsidR="00B11855" w:rsidRPr="001F42D3" w:rsidRDefault="00F73333" w:rsidP="008E1C27">
      <w:pPr>
        <w:pStyle w:val="BodyText"/>
        <w:jc w:val="center"/>
      </w:pPr>
      <w:r w:rsidRPr="001F42D3">
        <w:rPr>
          <w:noProof/>
        </w:rPr>
        <w:lastRenderedPageBreak/>
        <mc:AlternateContent>
          <mc:Choice Requires="wpc">
            <w:drawing>
              <wp:inline distT="0" distB="0" distL="0" distR="0" wp14:anchorId="52DC6FB7" wp14:editId="6DB69798">
                <wp:extent cx="4625340" cy="2667000"/>
                <wp:effectExtent l="0" t="1905" r="4445" b="0"/>
                <wp:docPr id="177" name="Canvas 7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a:noFill/>
                        </a:ln>
                      </wpc:whole>
                      <pic:pic xmlns:pic="http://schemas.openxmlformats.org/drawingml/2006/picture">
                        <pic:nvPicPr>
                          <pic:cNvPr id="82"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511300" y="22860"/>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 name="Picture 7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511300" y="22860"/>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4" name="Rectangle 80"/>
                        <wps:cNvSpPr>
                          <a:spLocks noChangeArrowheads="1"/>
                        </wps:cNvSpPr>
                        <wps:spPr bwMode="auto">
                          <a:xfrm>
                            <a:off x="1496060" y="7620"/>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1"/>
                        <wps:cNvSpPr>
                          <a:spLocks noChangeArrowheads="1"/>
                        </wps:cNvSpPr>
                        <wps:spPr bwMode="auto">
                          <a:xfrm>
                            <a:off x="1496060" y="83820"/>
                            <a:ext cx="1602740" cy="75565"/>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82"/>
                        <wps:cNvSpPr>
                          <a:spLocks noChangeArrowheads="1"/>
                        </wps:cNvSpPr>
                        <wps:spPr bwMode="auto">
                          <a:xfrm>
                            <a:off x="1496060" y="159385"/>
                            <a:ext cx="1602740" cy="45720"/>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83"/>
                        <wps:cNvSpPr>
                          <a:spLocks noChangeArrowheads="1"/>
                        </wps:cNvSpPr>
                        <wps:spPr bwMode="auto">
                          <a:xfrm>
                            <a:off x="1496060" y="205105"/>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84"/>
                        <wps:cNvSpPr>
                          <a:spLocks noChangeArrowheads="1"/>
                        </wps:cNvSpPr>
                        <wps:spPr bwMode="auto">
                          <a:xfrm>
                            <a:off x="1496060" y="235585"/>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Rectangle 85"/>
                        <wps:cNvSpPr>
                          <a:spLocks noChangeArrowheads="1"/>
                        </wps:cNvSpPr>
                        <wps:spPr bwMode="auto">
                          <a:xfrm>
                            <a:off x="1496060" y="273685"/>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86"/>
                        <wps:cNvSpPr>
                          <a:spLocks noChangeArrowheads="1"/>
                        </wps:cNvSpPr>
                        <wps:spPr bwMode="auto">
                          <a:xfrm>
                            <a:off x="1496060" y="304165"/>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87"/>
                        <wps:cNvSpPr>
                          <a:spLocks noChangeArrowheads="1"/>
                        </wps:cNvSpPr>
                        <wps:spPr bwMode="auto">
                          <a:xfrm>
                            <a:off x="1496060" y="334645"/>
                            <a:ext cx="1602740" cy="22225"/>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Rectangle 88"/>
                        <wps:cNvSpPr>
                          <a:spLocks noChangeArrowheads="1"/>
                        </wps:cNvSpPr>
                        <wps:spPr bwMode="auto">
                          <a:xfrm>
                            <a:off x="1496060" y="35687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89"/>
                        <wps:cNvSpPr>
                          <a:spLocks noChangeArrowheads="1"/>
                        </wps:cNvSpPr>
                        <wps:spPr bwMode="auto">
                          <a:xfrm>
                            <a:off x="1496060" y="387350"/>
                            <a:ext cx="1602740" cy="22860"/>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0"/>
                        <wps:cNvSpPr>
                          <a:spLocks noChangeArrowheads="1"/>
                        </wps:cNvSpPr>
                        <wps:spPr bwMode="auto">
                          <a:xfrm>
                            <a:off x="1496060" y="410210"/>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Rectangle 91"/>
                        <wps:cNvSpPr>
                          <a:spLocks noChangeArrowheads="1"/>
                        </wps:cNvSpPr>
                        <wps:spPr bwMode="auto">
                          <a:xfrm>
                            <a:off x="1496060" y="448310"/>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2"/>
                        <wps:cNvSpPr>
                          <a:spLocks noChangeArrowheads="1"/>
                        </wps:cNvSpPr>
                        <wps:spPr bwMode="auto">
                          <a:xfrm>
                            <a:off x="1496060" y="471170"/>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3"/>
                        <wps:cNvSpPr>
                          <a:spLocks noChangeArrowheads="1"/>
                        </wps:cNvSpPr>
                        <wps:spPr bwMode="auto">
                          <a:xfrm>
                            <a:off x="1496060" y="516890"/>
                            <a:ext cx="1602740" cy="4508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 name="Rectangle 94"/>
                        <wps:cNvSpPr>
                          <a:spLocks noChangeArrowheads="1"/>
                        </wps:cNvSpPr>
                        <wps:spPr bwMode="auto">
                          <a:xfrm>
                            <a:off x="1496060" y="561975"/>
                            <a:ext cx="1602740" cy="6858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95"/>
                        <wps:cNvSpPr>
                          <a:spLocks noChangeArrowheads="1"/>
                        </wps:cNvSpPr>
                        <wps:spPr bwMode="auto">
                          <a:xfrm>
                            <a:off x="1496060" y="630555"/>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96"/>
                        <wps:cNvSpPr>
                          <a:spLocks noChangeArrowheads="1"/>
                        </wps:cNvSpPr>
                        <wps:spPr bwMode="auto">
                          <a:xfrm>
                            <a:off x="1502410" y="13970"/>
                            <a:ext cx="1602740"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 name="Rectangle 97"/>
                        <wps:cNvSpPr>
                          <a:spLocks noChangeArrowheads="1"/>
                        </wps:cNvSpPr>
                        <wps:spPr bwMode="auto">
                          <a:xfrm>
                            <a:off x="1861820" y="169545"/>
                            <a:ext cx="89027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3C5E93" w14:textId="77777777" w:rsidR="00351E42" w:rsidRDefault="00351E42">
                              <w:pPr>
                                <w:ind w:hanging="2"/>
                              </w:pPr>
                              <w:r>
                                <w:rPr>
                                  <w:rFonts w:ascii="Calibri" w:hAnsi="Calibri" w:cs="Calibri"/>
                                  <w:color w:val="000000"/>
                                </w:rPr>
                                <w:t>Alert Reporter</w:t>
                              </w:r>
                            </w:p>
                          </w:txbxContent>
                        </wps:txbx>
                        <wps:bodyPr rot="0" vert="horz" wrap="none" lIns="0" tIns="0" rIns="0" bIns="0" anchor="t" anchorCtr="0">
                          <a:spAutoFit/>
                        </wps:bodyPr>
                      </wps:wsp>
                      <wps:wsp>
                        <wps:cNvPr id="102" name="Rectangle 98"/>
                        <wps:cNvSpPr>
                          <a:spLocks noChangeArrowheads="1"/>
                        </wps:cNvSpPr>
                        <wps:spPr bwMode="auto">
                          <a:xfrm>
                            <a:off x="2175510" y="351155"/>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4909EA"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03" name="Rectangle 99"/>
                        <wps:cNvSpPr>
                          <a:spLocks noChangeArrowheads="1"/>
                        </wps:cNvSpPr>
                        <wps:spPr bwMode="auto">
                          <a:xfrm>
                            <a:off x="2221865" y="351155"/>
                            <a:ext cx="17145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E73E9" w14:textId="77777777" w:rsidR="00351E42" w:rsidRDefault="00351E42">
                              <w:pPr>
                                <w:ind w:hanging="2"/>
                              </w:pPr>
                              <w:r>
                                <w:rPr>
                                  <w:rFonts w:ascii="Calibri" w:hAnsi="Calibri" w:cs="Calibri"/>
                                  <w:color w:val="000000"/>
                                </w:rPr>
                                <w:t>AR</w:t>
                              </w:r>
                            </w:p>
                          </w:txbxContent>
                        </wps:txbx>
                        <wps:bodyPr rot="0" vert="horz" wrap="none" lIns="0" tIns="0" rIns="0" bIns="0" anchor="t" anchorCtr="0">
                          <a:spAutoFit/>
                        </wps:bodyPr>
                      </wps:wsp>
                      <wps:wsp>
                        <wps:cNvPr id="104" name="Rectangle 100"/>
                        <wps:cNvSpPr>
                          <a:spLocks noChangeArrowheads="1"/>
                        </wps:cNvSpPr>
                        <wps:spPr bwMode="auto">
                          <a:xfrm>
                            <a:off x="2392680" y="351155"/>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7904B3"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05" name="Picture 10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2286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 name="Picture 10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2286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 name="Rectangle 103"/>
                        <wps:cNvSpPr>
                          <a:spLocks noChangeArrowheads="1"/>
                        </wps:cNvSpPr>
                        <wps:spPr bwMode="auto">
                          <a:xfrm>
                            <a:off x="7620" y="1945005"/>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 name="Rectangle 104"/>
                        <wps:cNvSpPr>
                          <a:spLocks noChangeArrowheads="1"/>
                        </wps:cNvSpPr>
                        <wps:spPr bwMode="auto">
                          <a:xfrm>
                            <a:off x="7620" y="2021205"/>
                            <a:ext cx="1602740" cy="762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Rectangle 105"/>
                        <wps:cNvSpPr>
                          <a:spLocks noChangeArrowheads="1"/>
                        </wps:cNvSpPr>
                        <wps:spPr bwMode="auto">
                          <a:xfrm>
                            <a:off x="7620" y="2097405"/>
                            <a:ext cx="1602740" cy="4508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 name="Rectangle 106"/>
                        <wps:cNvSpPr>
                          <a:spLocks noChangeArrowheads="1"/>
                        </wps:cNvSpPr>
                        <wps:spPr bwMode="auto">
                          <a:xfrm>
                            <a:off x="7620" y="2142490"/>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07"/>
                        <wps:cNvSpPr>
                          <a:spLocks noChangeArrowheads="1"/>
                        </wps:cNvSpPr>
                        <wps:spPr bwMode="auto">
                          <a:xfrm>
                            <a:off x="7620" y="2172970"/>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08"/>
                        <wps:cNvSpPr>
                          <a:spLocks noChangeArrowheads="1"/>
                        </wps:cNvSpPr>
                        <wps:spPr bwMode="auto">
                          <a:xfrm>
                            <a:off x="7620" y="2211070"/>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Rectangle 109"/>
                        <wps:cNvSpPr>
                          <a:spLocks noChangeArrowheads="1"/>
                        </wps:cNvSpPr>
                        <wps:spPr bwMode="auto">
                          <a:xfrm>
                            <a:off x="7620" y="2241550"/>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10"/>
                        <wps:cNvSpPr>
                          <a:spLocks noChangeArrowheads="1"/>
                        </wps:cNvSpPr>
                        <wps:spPr bwMode="auto">
                          <a:xfrm>
                            <a:off x="7620" y="2272030"/>
                            <a:ext cx="1602740" cy="2286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11"/>
                        <wps:cNvSpPr>
                          <a:spLocks noChangeArrowheads="1"/>
                        </wps:cNvSpPr>
                        <wps:spPr bwMode="auto">
                          <a:xfrm>
                            <a:off x="7620" y="229489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 name="Rectangle 112"/>
                        <wps:cNvSpPr>
                          <a:spLocks noChangeArrowheads="1"/>
                        </wps:cNvSpPr>
                        <wps:spPr bwMode="auto">
                          <a:xfrm>
                            <a:off x="7620" y="2325370"/>
                            <a:ext cx="1602740" cy="22225"/>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13"/>
                        <wps:cNvSpPr>
                          <a:spLocks noChangeArrowheads="1"/>
                        </wps:cNvSpPr>
                        <wps:spPr bwMode="auto">
                          <a:xfrm>
                            <a:off x="7620" y="2347595"/>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14"/>
                        <wps:cNvSpPr>
                          <a:spLocks noChangeArrowheads="1"/>
                        </wps:cNvSpPr>
                        <wps:spPr bwMode="auto">
                          <a:xfrm>
                            <a:off x="7620" y="2385695"/>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Rectangle 115"/>
                        <wps:cNvSpPr>
                          <a:spLocks noChangeArrowheads="1"/>
                        </wps:cNvSpPr>
                        <wps:spPr bwMode="auto">
                          <a:xfrm>
                            <a:off x="7620" y="2408555"/>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16"/>
                        <wps:cNvSpPr>
                          <a:spLocks noChangeArrowheads="1"/>
                        </wps:cNvSpPr>
                        <wps:spPr bwMode="auto">
                          <a:xfrm>
                            <a:off x="7620" y="2454275"/>
                            <a:ext cx="1602740" cy="4572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17"/>
                        <wps:cNvSpPr>
                          <a:spLocks noChangeArrowheads="1"/>
                        </wps:cNvSpPr>
                        <wps:spPr bwMode="auto">
                          <a:xfrm>
                            <a:off x="7620" y="2499995"/>
                            <a:ext cx="1602740" cy="679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 name="Rectangle 118"/>
                        <wps:cNvSpPr>
                          <a:spLocks noChangeArrowheads="1"/>
                        </wps:cNvSpPr>
                        <wps:spPr bwMode="auto">
                          <a:xfrm>
                            <a:off x="7620" y="2567940"/>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19"/>
                        <wps:cNvSpPr>
                          <a:spLocks noChangeArrowheads="1"/>
                        </wps:cNvSpPr>
                        <wps:spPr bwMode="auto">
                          <a:xfrm>
                            <a:off x="13970" y="1951355"/>
                            <a:ext cx="1602740"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Rectangle 120"/>
                        <wps:cNvSpPr>
                          <a:spLocks noChangeArrowheads="1"/>
                        </wps:cNvSpPr>
                        <wps:spPr bwMode="auto">
                          <a:xfrm>
                            <a:off x="370840" y="2106295"/>
                            <a:ext cx="89471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54246" w14:textId="77777777" w:rsidR="00351E42" w:rsidRDefault="00351E42">
                              <w:pPr>
                                <w:ind w:hanging="2"/>
                              </w:pPr>
                              <w:r>
                                <w:rPr>
                                  <w:rFonts w:ascii="Calibri" w:hAnsi="Calibri" w:cs="Calibri"/>
                                  <w:color w:val="000000"/>
                                </w:rPr>
                                <w:t>Alert Manager</w:t>
                              </w:r>
                            </w:p>
                          </w:txbxContent>
                        </wps:txbx>
                        <wps:bodyPr rot="0" vert="horz" wrap="none" lIns="0" tIns="0" rIns="0" bIns="0" anchor="t" anchorCtr="0">
                          <a:spAutoFit/>
                        </wps:bodyPr>
                      </wps:wsp>
                      <wps:wsp>
                        <wps:cNvPr id="125" name="Rectangle 121"/>
                        <wps:cNvSpPr>
                          <a:spLocks noChangeArrowheads="1"/>
                        </wps:cNvSpPr>
                        <wps:spPr bwMode="auto">
                          <a:xfrm>
                            <a:off x="66294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7DF5D"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26" name="Rectangle 122"/>
                        <wps:cNvSpPr>
                          <a:spLocks noChangeArrowheads="1"/>
                        </wps:cNvSpPr>
                        <wps:spPr bwMode="auto">
                          <a:xfrm>
                            <a:off x="709295" y="2289810"/>
                            <a:ext cx="21907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9ED07" w14:textId="77777777" w:rsidR="00351E42" w:rsidRDefault="00351E42">
                              <w:pPr>
                                <w:ind w:hanging="2"/>
                              </w:pPr>
                              <w:r>
                                <w:rPr>
                                  <w:rFonts w:ascii="Calibri" w:hAnsi="Calibri" w:cs="Calibri"/>
                                  <w:color w:val="000000"/>
                                </w:rPr>
                                <w:t>AM</w:t>
                              </w:r>
                            </w:p>
                          </w:txbxContent>
                        </wps:txbx>
                        <wps:bodyPr rot="0" vert="horz" wrap="none" lIns="0" tIns="0" rIns="0" bIns="0" anchor="t" anchorCtr="0">
                          <a:spAutoFit/>
                        </wps:bodyPr>
                      </wps:wsp>
                      <wps:wsp>
                        <wps:cNvPr id="127" name="Rectangle 123"/>
                        <wps:cNvSpPr>
                          <a:spLocks noChangeArrowheads="1"/>
                        </wps:cNvSpPr>
                        <wps:spPr bwMode="auto">
                          <a:xfrm>
                            <a:off x="92837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314B3"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28" name="Picture 1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299974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9" name="Picture 1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999740" y="1960245"/>
                            <a:ext cx="1625600" cy="706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 name="Rectangle 126"/>
                        <wps:cNvSpPr>
                          <a:spLocks noChangeArrowheads="1"/>
                        </wps:cNvSpPr>
                        <wps:spPr bwMode="auto">
                          <a:xfrm>
                            <a:off x="2984500" y="1945005"/>
                            <a:ext cx="1602740" cy="7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127"/>
                        <wps:cNvSpPr>
                          <a:spLocks noChangeArrowheads="1"/>
                        </wps:cNvSpPr>
                        <wps:spPr bwMode="auto">
                          <a:xfrm>
                            <a:off x="2984500" y="2021205"/>
                            <a:ext cx="1602740" cy="762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128"/>
                        <wps:cNvSpPr>
                          <a:spLocks noChangeArrowheads="1"/>
                        </wps:cNvSpPr>
                        <wps:spPr bwMode="auto">
                          <a:xfrm>
                            <a:off x="2984500" y="2097405"/>
                            <a:ext cx="1602740" cy="4508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Rectangle 129"/>
                        <wps:cNvSpPr>
                          <a:spLocks noChangeArrowheads="1"/>
                        </wps:cNvSpPr>
                        <wps:spPr bwMode="auto">
                          <a:xfrm>
                            <a:off x="2984500" y="2142490"/>
                            <a:ext cx="1602740" cy="3048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 name="Rectangle 130"/>
                        <wps:cNvSpPr>
                          <a:spLocks noChangeArrowheads="1"/>
                        </wps:cNvSpPr>
                        <wps:spPr bwMode="auto">
                          <a:xfrm>
                            <a:off x="2984500" y="2172970"/>
                            <a:ext cx="1602740" cy="3810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Rectangle 131"/>
                        <wps:cNvSpPr>
                          <a:spLocks noChangeArrowheads="1"/>
                        </wps:cNvSpPr>
                        <wps:spPr bwMode="auto">
                          <a:xfrm>
                            <a:off x="2984500" y="2211070"/>
                            <a:ext cx="1602740" cy="3048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 name="Rectangle 132"/>
                        <wps:cNvSpPr>
                          <a:spLocks noChangeArrowheads="1"/>
                        </wps:cNvSpPr>
                        <wps:spPr bwMode="auto">
                          <a:xfrm>
                            <a:off x="2984500" y="2241550"/>
                            <a:ext cx="1602740" cy="3048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Rectangle 133"/>
                        <wps:cNvSpPr>
                          <a:spLocks noChangeArrowheads="1"/>
                        </wps:cNvSpPr>
                        <wps:spPr bwMode="auto">
                          <a:xfrm>
                            <a:off x="2984500" y="2272030"/>
                            <a:ext cx="1602740" cy="2286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 name="Rectangle 134"/>
                        <wps:cNvSpPr>
                          <a:spLocks noChangeArrowheads="1"/>
                        </wps:cNvSpPr>
                        <wps:spPr bwMode="auto">
                          <a:xfrm>
                            <a:off x="2984500" y="2294890"/>
                            <a:ext cx="1602740" cy="3048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Rectangle 135"/>
                        <wps:cNvSpPr>
                          <a:spLocks noChangeArrowheads="1"/>
                        </wps:cNvSpPr>
                        <wps:spPr bwMode="auto">
                          <a:xfrm>
                            <a:off x="2984500" y="2325370"/>
                            <a:ext cx="1602740" cy="22225"/>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 name="Rectangle 136"/>
                        <wps:cNvSpPr>
                          <a:spLocks noChangeArrowheads="1"/>
                        </wps:cNvSpPr>
                        <wps:spPr bwMode="auto">
                          <a:xfrm>
                            <a:off x="2984500" y="2347595"/>
                            <a:ext cx="1602740" cy="381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Rectangle 137"/>
                        <wps:cNvSpPr>
                          <a:spLocks noChangeArrowheads="1"/>
                        </wps:cNvSpPr>
                        <wps:spPr bwMode="auto">
                          <a:xfrm>
                            <a:off x="2984500" y="2385695"/>
                            <a:ext cx="1602740" cy="2286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 name="Rectangle 138"/>
                        <wps:cNvSpPr>
                          <a:spLocks noChangeArrowheads="1"/>
                        </wps:cNvSpPr>
                        <wps:spPr bwMode="auto">
                          <a:xfrm>
                            <a:off x="2984500" y="2408555"/>
                            <a:ext cx="1602740" cy="4572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Rectangle 139"/>
                        <wps:cNvSpPr>
                          <a:spLocks noChangeArrowheads="1"/>
                        </wps:cNvSpPr>
                        <wps:spPr bwMode="auto">
                          <a:xfrm>
                            <a:off x="2984500" y="2454275"/>
                            <a:ext cx="1602740" cy="4572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 name="Rectangle 140"/>
                        <wps:cNvSpPr>
                          <a:spLocks noChangeArrowheads="1"/>
                        </wps:cNvSpPr>
                        <wps:spPr bwMode="auto">
                          <a:xfrm>
                            <a:off x="2984500" y="2499995"/>
                            <a:ext cx="1602740" cy="679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Rectangle 141"/>
                        <wps:cNvSpPr>
                          <a:spLocks noChangeArrowheads="1"/>
                        </wps:cNvSpPr>
                        <wps:spPr bwMode="auto">
                          <a:xfrm>
                            <a:off x="2984500" y="2567940"/>
                            <a:ext cx="1602740" cy="6096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 name="Rectangle 142"/>
                        <wps:cNvSpPr>
                          <a:spLocks noChangeArrowheads="1"/>
                        </wps:cNvSpPr>
                        <wps:spPr bwMode="auto">
                          <a:xfrm>
                            <a:off x="2990215" y="1951355"/>
                            <a:ext cx="1603375" cy="683895"/>
                          </a:xfrm>
                          <a:prstGeom prst="rect">
                            <a:avLst/>
                          </a:prstGeom>
                          <a:noFill/>
                          <a:ln w="7620" cap="rnd">
                            <a:solidFill>
                              <a:srgbClr val="40404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 name="Rectangle 143"/>
                        <wps:cNvSpPr>
                          <a:spLocks noChangeArrowheads="1"/>
                        </wps:cNvSpPr>
                        <wps:spPr bwMode="auto">
                          <a:xfrm>
                            <a:off x="3309620" y="2106295"/>
                            <a:ext cx="970280"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F0A44" w14:textId="77777777" w:rsidR="00351E42" w:rsidRDefault="00351E42">
                              <w:pPr>
                                <w:ind w:hanging="2"/>
                              </w:pPr>
                              <w:r>
                                <w:rPr>
                                  <w:rFonts w:ascii="Calibri" w:hAnsi="Calibri" w:cs="Calibri"/>
                                  <w:color w:val="000000"/>
                                </w:rPr>
                                <w:t>Alert Consumer</w:t>
                              </w:r>
                            </w:p>
                          </w:txbxContent>
                        </wps:txbx>
                        <wps:bodyPr rot="0" vert="horz" wrap="none" lIns="0" tIns="0" rIns="0" bIns="0" anchor="t" anchorCtr="0">
                          <a:spAutoFit/>
                        </wps:bodyPr>
                      </wps:wsp>
                      <wps:wsp>
                        <wps:cNvPr id="148" name="Rectangle 144"/>
                        <wps:cNvSpPr>
                          <a:spLocks noChangeArrowheads="1"/>
                        </wps:cNvSpPr>
                        <wps:spPr bwMode="auto">
                          <a:xfrm>
                            <a:off x="356489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EBA7CC"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wps:wsp>
                        <wps:cNvPr id="149" name="Rectangle 145"/>
                        <wps:cNvSpPr>
                          <a:spLocks noChangeArrowheads="1"/>
                        </wps:cNvSpPr>
                        <wps:spPr bwMode="auto">
                          <a:xfrm>
                            <a:off x="3610610" y="2289810"/>
                            <a:ext cx="36893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98368" w14:textId="77777777" w:rsidR="00351E42" w:rsidRDefault="00351E42">
                              <w:pPr>
                                <w:ind w:hanging="2"/>
                              </w:pPr>
                              <w:r>
                                <w:rPr>
                                  <w:rFonts w:ascii="Calibri" w:hAnsi="Calibri" w:cs="Calibri"/>
                                  <w:color w:val="000000"/>
                                </w:rPr>
                                <w:t>ACON</w:t>
                              </w:r>
                            </w:p>
                          </w:txbxContent>
                        </wps:txbx>
                        <wps:bodyPr rot="0" vert="horz" wrap="none" lIns="0" tIns="0" rIns="0" bIns="0" anchor="t" anchorCtr="0">
                          <a:spAutoFit/>
                        </wps:bodyPr>
                      </wps:wsp>
                      <wps:wsp>
                        <wps:cNvPr id="150" name="Rectangle 146"/>
                        <wps:cNvSpPr>
                          <a:spLocks noChangeArrowheads="1"/>
                        </wps:cNvSpPr>
                        <wps:spPr bwMode="auto">
                          <a:xfrm>
                            <a:off x="3980180" y="2289810"/>
                            <a:ext cx="4635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7932D" w14:textId="77777777" w:rsidR="00351E42" w:rsidRDefault="00351E42">
                              <w:pPr>
                                <w:ind w:hanging="2"/>
                              </w:pPr>
                              <w:r>
                                <w:rPr>
                                  <w:rFonts w:ascii="Calibri" w:hAnsi="Calibri" w:cs="Calibri"/>
                                  <w:color w:val="000000"/>
                                </w:rPr>
                                <w:t>)</w:t>
                              </w:r>
                            </w:p>
                          </w:txbxContent>
                        </wps:txbx>
                        <wps:bodyPr rot="0" vert="horz" wrap="none" lIns="0" tIns="0" rIns="0" bIns="0" anchor="t" anchorCtr="0">
                          <a:spAutoFit/>
                        </wps:bodyPr>
                      </wps:wsp>
                      <pic:pic xmlns:pic="http://schemas.openxmlformats.org/drawingml/2006/picture">
                        <pic:nvPicPr>
                          <pic:cNvPr id="151" name="Picture 1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1397000" y="1162685"/>
                            <a:ext cx="185420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2" name="Picture 14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397000" y="1162685"/>
                            <a:ext cx="185420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3" name="Rectangle 149"/>
                        <wps:cNvSpPr>
                          <a:spLocks noChangeArrowheads="1"/>
                        </wps:cNvSpPr>
                        <wps:spPr bwMode="auto">
                          <a:xfrm>
                            <a:off x="1381760" y="1147445"/>
                            <a:ext cx="1838960" cy="38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150"/>
                        <wps:cNvSpPr>
                          <a:spLocks noChangeArrowheads="1"/>
                        </wps:cNvSpPr>
                        <wps:spPr bwMode="auto">
                          <a:xfrm>
                            <a:off x="1381760" y="1185545"/>
                            <a:ext cx="1838960" cy="38100"/>
                          </a:xfrm>
                          <a:prstGeom prst="rect">
                            <a:avLst/>
                          </a:prstGeom>
                          <a:solidFill>
                            <a:srgbClr val="FEFEF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151"/>
                        <wps:cNvSpPr>
                          <a:spLocks noChangeArrowheads="1"/>
                        </wps:cNvSpPr>
                        <wps:spPr bwMode="auto">
                          <a:xfrm>
                            <a:off x="1381760" y="1223645"/>
                            <a:ext cx="1838960" cy="22225"/>
                          </a:xfrm>
                          <a:prstGeom prst="rect">
                            <a:avLst/>
                          </a:prstGeom>
                          <a:solidFill>
                            <a:srgbClr val="FDFD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152"/>
                        <wps:cNvSpPr>
                          <a:spLocks noChangeArrowheads="1"/>
                        </wps:cNvSpPr>
                        <wps:spPr bwMode="auto">
                          <a:xfrm>
                            <a:off x="1381760" y="1245870"/>
                            <a:ext cx="1838960" cy="22860"/>
                          </a:xfrm>
                          <a:prstGeom prst="rect">
                            <a:avLst/>
                          </a:prstGeom>
                          <a:solidFill>
                            <a:srgbClr val="FCFC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153"/>
                        <wps:cNvSpPr>
                          <a:spLocks noChangeArrowheads="1"/>
                        </wps:cNvSpPr>
                        <wps:spPr bwMode="auto">
                          <a:xfrm>
                            <a:off x="1381760" y="1268730"/>
                            <a:ext cx="1838960" cy="15240"/>
                          </a:xfrm>
                          <a:prstGeom prst="rect">
                            <a:avLst/>
                          </a:prstGeom>
                          <a:solidFill>
                            <a:srgbClr val="FBFBF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154"/>
                        <wps:cNvSpPr>
                          <a:spLocks noChangeArrowheads="1"/>
                        </wps:cNvSpPr>
                        <wps:spPr bwMode="auto">
                          <a:xfrm>
                            <a:off x="1381760" y="1283970"/>
                            <a:ext cx="1838960" cy="1524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55"/>
                        <wps:cNvSpPr>
                          <a:spLocks noChangeArrowheads="1"/>
                        </wps:cNvSpPr>
                        <wps:spPr bwMode="auto">
                          <a:xfrm>
                            <a:off x="1381760" y="1299210"/>
                            <a:ext cx="1838960" cy="15240"/>
                          </a:xfrm>
                          <a:prstGeom prst="rect">
                            <a:avLst/>
                          </a:prstGeom>
                          <a:solidFill>
                            <a:srgbClr val="F9F9F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56"/>
                        <wps:cNvSpPr>
                          <a:spLocks noChangeArrowheads="1"/>
                        </wps:cNvSpPr>
                        <wps:spPr bwMode="auto">
                          <a:xfrm>
                            <a:off x="1381760" y="1314450"/>
                            <a:ext cx="1838960" cy="1524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157"/>
                        <wps:cNvSpPr>
                          <a:spLocks noChangeArrowheads="1"/>
                        </wps:cNvSpPr>
                        <wps:spPr bwMode="auto">
                          <a:xfrm>
                            <a:off x="1381760" y="1329690"/>
                            <a:ext cx="1838960" cy="7620"/>
                          </a:xfrm>
                          <a:prstGeom prst="rect">
                            <a:avLst/>
                          </a:prstGeom>
                          <a:solidFill>
                            <a:srgbClr val="F7F7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158"/>
                        <wps:cNvSpPr>
                          <a:spLocks noChangeArrowheads="1"/>
                        </wps:cNvSpPr>
                        <wps:spPr bwMode="auto">
                          <a:xfrm>
                            <a:off x="1381760" y="1337310"/>
                            <a:ext cx="1838960" cy="15240"/>
                          </a:xfrm>
                          <a:prstGeom prst="rect">
                            <a:avLst/>
                          </a:prstGeom>
                          <a:solidFill>
                            <a:srgbClr val="F6F6F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59"/>
                        <wps:cNvSpPr>
                          <a:spLocks noChangeArrowheads="1"/>
                        </wps:cNvSpPr>
                        <wps:spPr bwMode="auto">
                          <a:xfrm>
                            <a:off x="1381760" y="1352550"/>
                            <a:ext cx="1838960" cy="1524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60"/>
                        <wps:cNvSpPr>
                          <a:spLocks noChangeArrowheads="1"/>
                        </wps:cNvSpPr>
                        <wps:spPr bwMode="auto">
                          <a:xfrm>
                            <a:off x="1381760" y="1367790"/>
                            <a:ext cx="1838960" cy="15240"/>
                          </a:xfrm>
                          <a:prstGeom prst="rect">
                            <a:avLst/>
                          </a:prstGeom>
                          <a:solidFill>
                            <a:srgbClr val="F4F4F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161"/>
                        <wps:cNvSpPr>
                          <a:spLocks noChangeArrowheads="1"/>
                        </wps:cNvSpPr>
                        <wps:spPr bwMode="auto">
                          <a:xfrm>
                            <a:off x="1381760" y="1383030"/>
                            <a:ext cx="1838960" cy="22860"/>
                          </a:xfrm>
                          <a:prstGeom prst="rect">
                            <a:avLst/>
                          </a:prstGeom>
                          <a:solidFill>
                            <a:srgbClr val="F3F3F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162"/>
                        <wps:cNvSpPr>
                          <a:spLocks noChangeArrowheads="1"/>
                        </wps:cNvSpPr>
                        <wps:spPr bwMode="auto">
                          <a:xfrm>
                            <a:off x="1381760" y="1405890"/>
                            <a:ext cx="1838960" cy="2286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3"/>
                        <wps:cNvSpPr>
                          <a:spLocks noChangeArrowheads="1"/>
                        </wps:cNvSpPr>
                        <wps:spPr bwMode="auto">
                          <a:xfrm>
                            <a:off x="1381760" y="1428750"/>
                            <a:ext cx="1838960" cy="2984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64"/>
                        <wps:cNvSpPr>
                          <a:spLocks noChangeArrowheads="1"/>
                        </wps:cNvSpPr>
                        <wps:spPr bwMode="auto">
                          <a:xfrm>
                            <a:off x="1381760" y="1458595"/>
                            <a:ext cx="1838960" cy="3810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Freeform 165"/>
                        <wps:cNvSpPr>
                          <a:spLocks/>
                        </wps:cNvSpPr>
                        <wps:spPr bwMode="auto">
                          <a:xfrm>
                            <a:off x="1387475" y="1153795"/>
                            <a:ext cx="1831975" cy="341630"/>
                          </a:xfrm>
                          <a:custGeom>
                            <a:avLst/>
                            <a:gdLst>
                              <a:gd name="T0" fmla="*/ 360 w 3840"/>
                              <a:gd name="T1" fmla="*/ 720 h 720"/>
                              <a:gd name="T2" fmla="*/ 3480 w 3840"/>
                              <a:gd name="T3" fmla="*/ 720 h 720"/>
                              <a:gd name="T4" fmla="*/ 3840 w 3840"/>
                              <a:gd name="T5" fmla="*/ 360 h 720"/>
                              <a:gd name="T6" fmla="*/ 3480 w 3840"/>
                              <a:gd name="T7" fmla="*/ 0 h 720"/>
                              <a:gd name="T8" fmla="*/ 360 w 3840"/>
                              <a:gd name="T9" fmla="*/ 0 h 720"/>
                              <a:gd name="T10" fmla="*/ 0 w 3840"/>
                              <a:gd name="T11" fmla="*/ 360 h 720"/>
                              <a:gd name="T12" fmla="*/ 360 w 3840"/>
                              <a:gd name="T13" fmla="*/ 720 h 720"/>
                            </a:gdLst>
                            <a:ahLst/>
                            <a:cxnLst>
                              <a:cxn ang="0">
                                <a:pos x="T0" y="T1"/>
                              </a:cxn>
                              <a:cxn ang="0">
                                <a:pos x="T2" y="T3"/>
                              </a:cxn>
                              <a:cxn ang="0">
                                <a:pos x="T4" y="T5"/>
                              </a:cxn>
                              <a:cxn ang="0">
                                <a:pos x="T6" y="T7"/>
                              </a:cxn>
                              <a:cxn ang="0">
                                <a:pos x="T8" y="T9"/>
                              </a:cxn>
                              <a:cxn ang="0">
                                <a:pos x="T10" y="T11"/>
                              </a:cxn>
                              <a:cxn ang="0">
                                <a:pos x="T12" y="T13"/>
                              </a:cxn>
                            </a:cxnLst>
                            <a:rect l="0" t="0" r="r" b="b"/>
                            <a:pathLst>
                              <a:path w="3840" h="720">
                                <a:moveTo>
                                  <a:pt x="360" y="720"/>
                                </a:moveTo>
                                <a:lnTo>
                                  <a:pt x="3480" y="720"/>
                                </a:lnTo>
                                <a:cubicBezTo>
                                  <a:pt x="3679" y="720"/>
                                  <a:pt x="3840" y="559"/>
                                  <a:pt x="3840" y="360"/>
                                </a:cubicBezTo>
                                <a:cubicBezTo>
                                  <a:pt x="3840" y="161"/>
                                  <a:pt x="3679" y="0"/>
                                  <a:pt x="3480" y="0"/>
                                </a:cubicBezTo>
                                <a:lnTo>
                                  <a:pt x="360" y="0"/>
                                </a:lnTo>
                                <a:cubicBezTo>
                                  <a:pt x="161" y="0"/>
                                  <a:pt x="0" y="161"/>
                                  <a:pt x="0" y="360"/>
                                </a:cubicBezTo>
                                <a:cubicBezTo>
                                  <a:pt x="0" y="559"/>
                                  <a:pt x="161" y="720"/>
                                  <a:pt x="360" y="720"/>
                                </a:cubicBezTo>
                                <a:close/>
                              </a:path>
                            </a:pathLst>
                          </a:custGeom>
                          <a:noFill/>
                          <a:ln w="762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Rectangle 166"/>
                        <wps:cNvSpPr>
                          <a:spLocks noChangeArrowheads="1"/>
                        </wps:cNvSpPr>
                        <wps:spPr bwMode="auto">
                          <a:xfrm>
                            <a:off x="1925955" y="1228725"/>
                            <a:ext cx="761365" cy="262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E351D" w14:textId="77777777" w:rsidR="00351E42" w:rsidRDefault="00351E42">
                              <w:pPr>
                                <w:ind w:hanging="2"/>
                              </w:pPr>
                              <w:r>
                                <w:rPr>
                                  <w:rFonts w:ascii="Calibri" w:hAnsi="Calibri" w:cs="Calibri"/>
                                  <w:color w:val="000000"/>
                                </w:rPr>
                                <w:t>Report Alert</w:t>
                              </w:r>
                            </w:p>
                          </w:txbxContent>
                        </wps:txbx>
                        <wps:bodyPr rot="0" vert="horz" wrap="none" lIns="0" tIns="0" rIns="0" bIns="0" anchor="t" anchorCtr="0">
                          <a:spAutoFit/>
                        </wps:bodyPr>
                      </wps:wsp>
                      <pic:pic xmlns:pic="http://schemas.openxmlformats.org/drawingml/2006/picture">
                        <pic:nvPicPr>
                          <pic:cNvPr id="171"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2312670" y="706755"/>
                            <a:ext cx="2286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2" name="Picture 1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2312670" y="706755"/>
                            <a:ext cx="2286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3" name="Line 169"/>
                        <wps:cNvCnPr>
                          <a:cxnSpLocks noChangeShapeType="1"/>
                        </wps:cNvCnPr>
                        <wps:spPr bwMode="auto">
                          <a:xfrm>
                            <a:off x="2303780" y="697865"/>
                            <a:ext cx="0" cy="455930"/>
                          </a:xfrm>
                          <a:prstGeom prst="line">
                            <a:avLst/>
                          </a:prstGeom>
                          <a:noFill/>
                          <a:ln w="7620" cap="rnd">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4" name="Picture 17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824230" y="1504315"/>
                            <a:ext cx="299974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 name="Picture 17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24230" y="1504315"/>
                            <a:ext cx="299974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6" name="Freeform 172"/>
                        <wps:cNvSpPr>
                          <a:spLocks/>
                        </wps:cNvSpPr>
                        <wps:spPr bwMode="auto">
                          <a:xfrm>
                            <a:off x="815340" y="1495425"/>
                            <a:ext cx="2976245" cy="455930"/>
                          </a:xfrm>
                          <a:custGeom>
                            <a:avLst/>
                            <a:gdLst>
                              <a:gd name="T0" fmla="*/ 4687 w 4687"/>
                              <a:gd name="T1" fmla="*/ 718 h 718"/>
                              <a:gd name="T2" fmla="*/ 2344 w 4687"/>
                              <a:gd name="T3" fmla="*/ 0 h 718"/>
                              <a:gd name="T4" fmla="*/ 0 w 4687"/>
                              <a:gd name="T5" fmla="*/ 718 h 718"/>
                            </a:gdLst>
                            <a:ahLst/>
                            <a:cxnLst>
                              <a:cxn ang="0">
                                <a:pos x="T0" y="T1"/>
                              </a:cxn>
                              <a:cxn ang="0">
                                <a:pos x="T2" y="T3"/>
                              </a:cxn>
                              <a:cxn ang="0">
                                <a:pos x="T4" y="T5"/>
                              </a:cxn>
                            </a:cxnLst>
                            <a:rect l="0" t="0" r="r" b="b"/>
                            <a:pathLst>
                              <a:path w="4687" h="718">
                                <a:moveTo>
                                  <a:pt x="4687" y="718"/>
                                </a:moveTo>
                                <a:lnTo>
                                  <a:pt x="2344" y="0"/>
                                </a:lnTo>
                                <a:lnTo>
                                  <a:pt x="0" y="718"/>
                                </a:lnTo>
                              </a:path>
                            </a:pathLst>
                          </a:custGeom>
                          <a:noFill/>
                          <a:ln w="7620" cap="rnd">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52DC6FB7" id="Canvas 77" o:spid="_x0000_s1026" editas="canvas" style="width:364.2pt;height:210pt;mso-position-horizontal-relative:char;mso-position-vertical-relative:line" coordsize="46253,26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253;height:26670;visibility:visible;mso-wrap-style:square" filled="t">
                  <v:fill o:detectmouseclick="t"/>
                  <v:path o:connecttype="none"/>
                </v:shape>
                <v:shape id="Picture 78" o:spid="_x0000_s1028" type="#_x0000_t75" style="position:absolute;left:15113;top:228;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">
                  <v:imagedata r:id="rId39" o:title=""/>
                </v:shape>
                <v:shape id="Picture 79" o:spid="_x0000_s1029" type="#_x0000_t75" style="position:absolute;left:15113;top:228;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">
                  <v:imagedata r:id="rId40" o:title=""/>
                </v:shape>
                <v:rect id="Rectangle 80" o:spid="_x0000_s1030" style="position:absolute;left:14960;top:76;width:16028;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" stroked="f"/>
                <v:rect id="Rectangle 81" o:spid="_x0000_s1031" style="position:absolute;left:14960;top:838;width:16028;height: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" fillcolor="#fefefe" stroked="f"/>
                <v:rect id="Rectangle 82" o:spid="_x0000_s1032" style="position:absolute;left:14960;top:1593;width:16028;height: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" fillcolor="#fdfdfd" stroked="f"/>
                <v:rect id="Rectangle 83" o:spid="_x0000_s1033" style="position:absolute;left:14960;top:2051;width:16028;height: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" fillcolor="#fcfcfc" stroked="f"/>
                <v:rect id="Rectangle 84" o:spid="_x0000_s1034" style="position:absolute;left:14960;top:2355;width:1602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" fillcolor="#fbfbfb" stroked="f"/>
                <v:rect id="Rectangle 85" o:spid="_x0000_s1035" style="position:absolute;left:14960;top:2736;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" fillcolor="#fafafa" stroked="f"/>
                <v:rect id="Rectangle 86" o:spid="_x0000_s1036" style="position:absolute;left:14960;top:3041;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" fillcolor="#f9f9f9" stroked="f"/>
                <v:rect id="Rectangle 87" o:spid="_x0000_s1037" style="position:absolute;left:14960;top:3346;width:16028;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" fillcolor="#f8f8f8" stroked="f"/>
                <v:rect id="Rectangle 88" o:spid="_x0000_s1038" style="position:absolute;left:14960;top:3568;width:16028;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" fillcolor="#f7f7f7" stroked="f"/>
                <v:rect id="Rectangle 89" o:spid="_x0000_s1039" style="position:absolute;left:14960;top:3873;width:16028;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" fillcolor="#f6f6f6" stroked="f"/>
                <v:rect id="Rectangle 90" o:spid="_x0000_s1040" style="position:absolute;left:14960;top:4102;width:16028;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" fillcolor="#f5f5f5" stroked="f"/>
                <v:rect id="Rectangle 91" o:spid="_x0000_s1041" style="position:absolute;left:14960;top:4483;width:16028;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" fillcolor="#f4f4f4" stroked="f"/>
                <v:rect id="Rectangle 92" o:spid="_x0000_s1042" style="position:absolute;left:14960;top:4711;width:16028;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" fillcolor="#f3f3f3" stroked="f"/>
                <v:rect id="Rectangle 93" o:spid="_x0000_s1043" style="position:absolute;left:14960;top:5168;width:1602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" fillcolor="#f2f2f2" stroked="f"/>
                <v:rect id="Rectangle 94" o:spid="_x0000_s1044" style="position:absolute;left:14960;top:5619;width:16028;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" fillcolor="#f1f1f1" stroked="f"/>
                <v:rect id="Rectangle 95" o:spid="_x0000_s1045" style="position:absolute;left:14960;top:6305;width:16028;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" fillcolor="#f0f0f0" stroked="f"/>
                <v:rect id="Rectangle 96" o:spid="_x0000_s1046" style="position:absolute;left:15024;top:139;width:16027;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" filled="f" strokecolor="#404040" strokeweight=".6pt">
                  <v:stroke joinstyle="round" endcap="round"/>
                </v:rect>
                <v:rect id="Rectangle 97" o:spid="_x0000_s1047" style="position:absolute;left:18618;top:1695;width:8902;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" filled="f" stroked="f">
                  <v:textbox style="mso-fit-shape-to-text:t" inset="0,0,0,0">
                    <w:txbxContent>
                      <w:p w14:paraId="6C3C5E93" w14:textId="77777777" w:rsidR="00351E42" w:rsidRDefault="00351E42">
                        <w:pPr>
                          <w:ind w:hanging="2"/>
                        </w:pPr>
                        <w:r>
                          <w:rPr>
                            <w:rFonts w:ascii="Calibri" w:hAnsi="Calibri" w:cs="Calibri"/>
                            <w:color w:val="000000"/>
                          </w:rPr>
                          <w:t>Alert Reporter</w:t>
                        </w:r>
                      </w:p>
                    </w:txbxContent>
                  </v:textbox>
                </v:rect>
                <v:rect id="Rectangle 98" o:spid="_x0000_s1048" style="position:absolute;left:21755;top:3511;width:463;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" filled="f" stroked="f">
                  <v:textbox style="mso-fit-shape-to-text:t" inset="0,0,0,0">
                    <w:txbxContent>
                      <w:p w14:paraId="584909EA" w14:textId="77777777" w:rsidR="00351E42" w:rsidRDefault="00351E42">
                        <w:pPr>
                          <w:ind w:hanging="2"/>
                        </w:pPr>
                        <w:r>
                          <w:rPr>
                            <w:rFonts w:ascii="Calibri" w:hAnsi="Calibri" w:cs="Calibri"/>
                            <w:color w:val="000000"/>
                          </w:rPr>
                          <w:t>(</w:t>
                        </w:r>
                      </w:p>
                    </w:txbxContent>
                  </v:textbox>
                </v:rect>
                <v:rect id="Rectangle 99" o:spid="_x0000_s1049" style="position:absolute;left:22218;top:3511;width:1715;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SGZvwAAANwAAAAPAAAAZHJzL2Rvd25yZXYueG1sRE/bagIx&#10;EH0X+g9hCn1zEy2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CYySGZvwAAANwAAAAPAAAAAAAA&#10;AAAAAAAAAAcCAABkcnMvZG93bnJldi54bWxQSwUGAAAAAAMAAwC3AAAA8wIAAAAA&#10;" filled="f" stroked="f">
                  <v:textbox style="mso-fit-shape-to-text:t" inset="0,0,0,0">
                    <w:txbxContent>
                      <w:p w14:paraId="0E2E73E9" w14:textId="77777777" w:rsidR="00351E42" w:rsidRDefault="00351E42">
                        <w:pPr>
                          <w:ind w:hanging="2"/>
                        </w:pPr>
                        <w:r>
                          <w:rPr>
                            <w:rFonts w:ascii="Calibri" w:hAnsi="Calibri" w:cs="Calibri"/>
                            <w:color w:val="000000"/>
                          </w:rPr>
                          <w:t>AR</w:t>
                        </w:r>
                      </w:p>
                    </w:txbxContent>
                  </v:textbox>
                </v:rect>
                <v:rect id="Rectangle 100" o:spid="_x0000_s1050" style="position:absolute;left:23926;top:3511;width:464;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14:paraId="477904B3" w14:textId="77777777" w:rsidR="00351E42" w:rsidRDefault="00351E42">
                        <w:pPr>
                          <w:ind w:hanging="2"/>
                        </w:pPr>
                        <w:r>
                          <w:rPr>
                            <w:rFonts w:ascii="Calibri" w:hAnsi="Calibri" w:cs="Calibri"/>
                            <w:color w:val="000000"/>
                          </w:rPr>
                          <w:t>)</w:t>
                        </w:r>
                      </w:p>
                    </w:txbxContent>
                  </v:textbox>
                </v:rect>
                <v:shape id="Picture 101" o:spid="_x0000_s1051" type="#_x0000_t75" style="position:absolute;left:228;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">
                  <v:imagedata r:id="rId41" o:title=""/>
                </v:shape>
                <v:shape id="Picture 102" o:spid="_x0000_s1052" type="#_x0000_t75" style="position:absolute;left:228;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">
                  <v:imagedata r:id="rId42" o:title=""/>
                </v:shape>
                <v:rect id="Rectangle 103" o:spid="_x0000_s1053" style="position:absolute;left:76;top:19450;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" stroked="f"/>
                <v:rect id="Rectangle 104" o:spid="_x0000_s1054" style="position:absolute;left:76;top:20212;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" fillcolor="#fefefe" stroked="f"/>
                <v:rect id="Rectangle 105" o:spid="_x0000_s1055" style="position:absolute;left:76;top:20974;width:16027;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" fillcolor="#fdfdfd" stroked="f"/>
                <v:rect id="Rectangle 106" o:spid="_x0000_s1056" style="position:absolute;left:76;top:21424;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" fillcolor="#fcfcfc" stroked="f"/>
                <v:rect id="Rectangle 107" o:spid="_x0000_s1057" style="position:absolute;left:76;top:21729;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" fillcolor="#fbfbfb" stroked="f"/>
                <v:rect id="Rectangle 108" o:spid="_x0000_s1058" style="position:absolute;left:76;top:22110;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" fillcolor="#fafafa" stroked="f"/>
                <v:rect id="Rectangle 109" o:spid="_x0000_s1059" style="position:absolute;left:76;top:22415;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" fillcolor="#f9f9f9" stroked="f"/>
                <v:rect id="Rectangle 110" o:spid="_x0000_s1060" style="position:absolute;left:76;top:22720;width:16027;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" fillcolor="#f8f8f8" stroked="f"/>
                <v:rect id="Rectangle 111" o:spid="_x0000_s1061" style="position:absolute;left:76;top:22948;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" fillcolor="#f7f7f7" stroked="f"/>
                <v:rect id="Rectangle 112" o:spid="_x0000_s1062" style="position:absolute;left:76;top:23253;width:16027;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" fillcolor="#f6f6f6" stroked="f"/>
                <v:rect id="Rectangle 113" o:spid="_x0000_s1063" style="position:absolute;left:76;top:23475;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" fillcolor="#f5f5f5" stroked="f"/>
                <v:rect id="Rectangle 114" o:spid="_x0000_s1064" style="position:absolute;left:76;top:23856;width:16027;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" fillcolor="#f4f4f4" stroked="f"/>
                <v:rect id="Rectangle 115" o:spid="_x0000_s1065" style="position:absolute;left:76;top:24085;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" fillcolor="#f3f3f3" stroked="f"/>
                <v:rect id="Rectangle 116" o:spid="_x0000_s1066" style="position:absolute;left:76;top:24542;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" fillcolor="#f2f2f2" stroked="f"/>
                <v:rect id="Rectangle 117" o:spid="_x0000_s1067" style="position:absolute;left:76;top:24999;width:1602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" fillcolor="#f1f1f1" stroked="f"/>
                <v:rect id="Rectangle 118" o:spid="_x0000_s1068" style="position:absolute;left:76;top:25679;width:16027;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" fillcolor="#f0f0f0" stroked="f"/>
                <v:rect id="Rectangle 119" o:spid="_x0000_s1069" style="position:absolute;left:139;top:19513;width:16028;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" filled="f" strokecolor="#404040" strokeweight=".6pt">
                  <v:stroke joinstyle="round" endcap="round"/>
                </v:rect>
                <v:rect id="Rectangle 120" o:spid="_x0000_s1070" style="position:absolute;left:3708;top:21062;width:8947;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14:paraId="4FD54246" w14:textId="77777777" w:rsidR="00351E42" w:rsidRDefault="00351E42">
                        <w:pPr>
                          <w:ind w:hanging="2"/>
                        </w:pPr>
                        <w:r>
                          <w:rPr>
                            <w:rFonts w:ascii="Calibri" w:hAnsi="Calibri" w:cs="Calibri"/>
                            <w:color w:val="000000"/>
                          </w:rPr>
                          <w:t>Alert Manager</w:t>
                        </w:r>
                      </w:p>
                    </w:txbxContent>
                  </v:textbox>
                </v:rect>
                <v:rect id="Rectangle 121" o:spid="_x0000_s1071" style="position:absolute;left:6629;top:22898;width:463;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14:paraId="4997DF5D" w14:textId="77777777" w:rsidR="00351E42" w:rsidRDefault="00351E42">
                        <w:pPr>
                          <w:ind w:hanging="2"/>
                        </w:pPr>
                        <w:r>
                          <w:rPr>
                            <w:rFonts w:ascii="Calibri" w:hAnsi="Calibri" w:cs="Calibri"/>
                            <w:color w:val="000000"/>
                          </w:rPr>
                          <w:t>(</w:t>
                        </w:r>
                      </w:p>
                    </w:txbxContent>
                  </v:textbox>
                </v:rect>
                <v:rect id="Rectangle 122" o:spid="_x0000_s1072" style="position:absolute;left:7092;top:22898;width:2191;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14:paraId="38E9ED07" w14:textId="77777777" w:rsidR="00351E42" w:rsidRDefault="00351E42">
                        <w:pPr>
                          <w:ind w:hanging="2"/>
                        </w:pPr>
                        <w:r>
                          <w:rPr>
                            <w:rFonts w:ascii="Calibri" w:hAnsi="Calibri" w:cs="Calibri"/>
                            <w:color w:val="000000"/>
                          </w:rPr>
                          <w:t>AM</w:t>
                        </w:r>
                      </w:p>
                    </w:txbxContent>
                  </v:textbox>
                </v:rect>
                <v:rect id="Rectangle 123" o:spid="_x0000_s1073" style="position:absolute;left:9283;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14:paraId="348314B3" w14:textId="77777777" w:rsidR="00351E42" w:rsidRDefault="00351E42">
                        <w:pPr>
                          <w:ind w:hanging="2"/>
                        </w:pPr>
                        <w:r>
                          <w:rPr>
                            <w:rFonts w:ascii="Calibri" w:hAnsi="Calibri" w:cs="Calibri"/>
                            <w:color w:val="000000"/>
                          </w:rPr>
                          <w:t>)</w:t>
                        </w:r>
                      </w:p>
                    </w:txbxContent>
                  </v:textbox>
                </v:rect>
                <v:shape id="Picture 124" o:spid="_x0000_s1074" type="#_x0000_t75" style="position:absolute;left:29997;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">
                  <v:imagedata r:id="rId43" o:title=""/>
                </v:shape>
                <v:shape id="Picture 125" o:spid="_x0000_s1075" type="#_x0000_t75" style="position:absolute;left:29997;top:19602;width:16256;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">
                  <v:imagedata r:id="rId44" o:title=""/>
                </v:shape>
                <v:rect id="Rectangle 126" o:spid="_x0000_s1076" style="position:absolute;left:29845;top:19450;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" stroked="f"/>
                <v:rect id="Rectangle 127" o:spid="_x0000_s1077" style="position:absolute;left:29845;top:20212;width:16027;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" fillcolor="#fefefe" stroked="f"/>
                <v:rect id="Rectangle 128" o:spid="_x0000_s1078" style="position:absolute;left:29845;top:20974;width:16027;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" fillcolor="#fdfdfd" stroked="f"/>
                <v:rect id="Rectangle 129" o:spid="_x0000_s1079" style="position:absolute;left:29845;top:21424;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" fillcolor="#fcfcfc" stroked="f"/>
                <v:rect id="Rectangle 130" o:spid="_x0000_s1080" style="position:absolute;left:29845;top:21729;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" fillcolor="#fbfbfb" stroked="f"/>
                <v:rect id="Rectangle 131" o:spid="_x0000_s1081" style="position:absolute;left:29845;top:22110;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" fillcolor="#fafafa" stroked="f"/>
                <v:rect id="Rectangle 132" o:spid="_x0000_s1082" style="position:absolute;left:29845;top:22415;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" fillcolor="#f9f9f9" stroked="f"/>
                <v:rect id="Rectangle 133" o:spid="_x0000_s1083" style="position:absolute;left:29845;top:22720;width:16027;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" fillcolor="#f8f8f8" stroked="f"/>
                <v:rect id="Rectangle 134" o:spid="_x0000_s1084" style="position:absolute;left:29845;top:22948;width:16027;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" fillcolor="#f7f7f7" stroked="f"/>
                <v:rect id="Rectangle 135" o:spid="_x0000_s1085" style="position:absolute;left:29845;top:23253;width:16027;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" fillcolor="#f6f6f6" stroked="f"/>
                <v:rect id="Rectangle 136" o:spid="_x0000_s1086" style="position:absolute;left:29845;top:23475;width:16027;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" fillcolor="#f5f5f5" stroked="f"/>
                <v:rect id="Rectangle 137" o:spid="_x0000_s1087" style="position:absolute;left:29845;top:23856;width:16027;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" fillcolor="#f4f4f4" stroked="f"/>
                <v:rect id="Rectangle 138" o:spid="_x0000_s1088" style="position:absolute;left:29845;top:24085;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" fillcolor="#f3f3f3" stroked="f"/>
                <v:rect id="Rectangle 139" o:spid="_x0000_s1089" style="position:absolute;left:29845;top:24542;width:16027;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" fillcolor="#f2f2f2" stroked="f"/>
                <v:rect id="Rectangle 140" o:spid="_x0000_s1090" style="position:absolute;left:29845;top:24999;width:16027;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" fillcolor="#f1f1f1" stroked="f"/>
                <v:rect id="Rectangle 141" o:spid="_x0000_s1091" style="position:absolute;left:29845;top:25679;width:16027;height: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" fillcolor="#f0f0f0" stroked="f"/>
                <v:rect id="Rectangle 142" o:spid="_x0000_s1092" style="position:absolute;left:29902;top:19513;width:16033;height:6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" filled="f" strokecolor="#404040" strokeweight=".6pt">
                  <v:stroke joinstyle="round" endcap="round"/>
                </v:rect>
                <v:rect id="Rectangle 143" o:spid="_x0000_s1093" style="position:absolute;left:33096;top:21062;width:9703;height:26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" filled="f" stroked="f">
                  <v:textbox style="mso-fit-shape-to-text:t" inset="0,0,0,0">
                    <w:txbxContent>
                      <w:p w14:paraId="46AF0A44" w14:textId="77777777" w:rsidR="00351E42" w:rsidRDefault="00351E42">
                        <w:pPr>
                          <w:ind w:hanging="2"/>
                        </w:pPr>
                        <w:r>
                          <w:rPr>
                            <w:rFonts w:ascii="Calibri" w:hAnsi="Calibri" w:cs="Calibri"/>
                            <w:color w:val="000000"/>
                          </w:rPr>
                          <w:t>Alert Consumer</w:t>
                        </w:r>
                      </w:p>
                    </w:txbxContent>
                  </v:textbox>
                </v:rect>
                <v:rect id="Rectangle 144" o:spid="_x0000_s1094" style="position:absolute;left:35648;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" filled="f" stroked="f">
                  <v:textbox style="mso-fit-shape-to-text:t" inset="0,0,0,0">
                    <w:txbxContent>
                      <w:p w14:paraId="0BEBA7CC" w14:textId="77777777" w:rsidR="00351E42" w:rsidRDefault="00351E42">
                        <w:pPr>
                          <w:ind w:hanging="2"/>
                        </w:pPr>
                        <w:r>
                          <w:rPr>
                            <w:rFonts w:ascii="Calibri" w:hAnsi="Calibri" w:cs="Calibri"/>
                            <w:color w:val="000000"/>
                          </w:rPr>
                          <w:t>(</w:t>
                        </w:r>
                      </w:p>
                    </w:txbxContent>
                  </v:textbox>
                </v:rect>
                <v:rect id="Rectangle 145" o:spid="_x0000_s1095" style="position:absolute;left:36106;top:22898;width:3689;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" filled="f" stroked="f">
                  <v:textbox style="mso-fit-shape-to-text:t" inset="0,0,0,0">
                    <w:txbxContent>
                      <w:p w14:paraId="54C98368" w14:textId="77777777" w:rsidR="00351E42" w:rsidRDefault="00351E42">
                        <w:pPr>
                          <w:ind w:hanging="2"/>
                        </w:pPr>
                        <w:r>
                          <w:rPr>
                            <w:rFonts w:ascii="Calibri" w:hAnsi="Calibri" w:cs="Calibri"/>
                            <w:color w:val="000000"/>
                          </w:rPr>
                          <w:t>ACON</w:t>
                        </w:r>
                      </w:p>
                    </w:txbxContent>
                  </v:textbox>
                </v:rect>
                <v:rect id="Rectangle 146" o:spid="_x0000_s1096" style="position:absolute;left:39801;top:22898;width:46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" filled="f" stroked="f">
                  <v:textbox style="mso-fit-shape-to-text:t" inset="0,0,0,0">
                    <w:txbxContent>
                      <w:p w14:paraId="41E7932D" w14:textId="77777777" w:rsidR="00351E42" w:rsidRDefault="00351E42">
                        <w:pPr>
                          <w:ind w:hanging="2"/>
                        </w:pPr>
                        <w:r>
                          <w:rPr>
                            <w:rFonts w:ascii="Calibri" w:hAnsi="Calibri" w:cs="Calibri"/>
                            <w:color w:val="000000"/>
                          </w:rPr>
                          <w:t>)</w:t>
                        </w:r>
                      </w:p>
                    </w:txbxContent>
                  </v:textbox>
                </v:rect>
                <v:shape id="Picture 147" o:spid="_x0000_s1097" type="#_x0000_t75" style="position:absolute;left:13970;top:11626;width:18542;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">
                  <v:imagedata r:id="rId45" o:title=""/>
                </v:shape>
                <v:shape id="Picture 148" o:spid="_x0000_s1098" type="#_x0000_t75" style="position:absolute;left:13970;top:11626;width:18542;height:3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">
                  <v:imagedata r:id="rId46" o:title=""/>
                </v:shape>
                <v:rect id="Rectangle 149" o:spid="_x0000_s1099" style="position:absolute;left:13817;top:11474;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" stroked="f"/>
                <v:rect id="Rectangle 150" o:spid="_x0000_s1100" style="position:absolute;left:13817;top:11855;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" fillcolor="#fefefe" stroked="f"/>
                <v:rect id="Rectangle 151" o:spid="_x0000_s1101" style="position:absolute;left:13817;top:12236;width:18390;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" fillcolor="#fdfdfd" stroked="f"/>
                <v:rect id="Rectangle 152" o:spid="_x0000_s1102" style="position:absolute;left:13817;top:12458;width:1839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" fillcolor="#fcfcfc" stroked="f"/>
                <v:rect id="Rectangle 153" o:spid="_x0000_s1103" style="position:absolute;left:13817;top:12687;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" fillcolor="#fbfbfb" stroked="f"/>
                <v:rect id="Rectangle 154" o:spid="_x0000_s1104" style="position:absolute;left:13817;top:12839;width:18390;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" fillcolor="#fafafa" stroked="f"/>
                <v:rect id="Rectangle 155" o:spid="_x0000_s1105" style="position:absolute;left:13817;top:12992;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" fillcolor="#f9f9f9" stroked="f"/>
                <v:rect id="Rectangle 156" o:spid="_x0000_s1106" style="position:absolute;left:13817;top:13144;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" fillcolor="#f8f8f8" stroked="f"/>
                <v:rect id="Rectangle 157" o:spid="_x0000_s1107" style="position:absolute;left:13817;top:13296;width:18390;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" fillcolor="#f7f7f7" stroked="f"/>
                <v:rect id="Rectangle 158" o:spid="_x0000_s1108" style="position:absolute;left:13817;top:13373;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" fillcolor="#f6f6f6" stroked="f"/>
                <v:rect id="Rectangle 159" o:spid="_x0000_s1109" style="position:absolute;left:13817;top:13525;width:183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" fillcolor="#f5f5f5" stroked="f"/>
                <v:rect id="Rectangle 160" o:spid="_x0000_s1110" style="position:absolute;left:13817;top:13677;width:18390;height: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" fillcolor="#f4f4f4" stroked="f"/>
                <v:rect id="Rectangle 161" o:spid="_x0000_s1111" style="position:absolute;left:13817;top:13830;width:18390;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" fillcolor="#f3f3f3" stroked="f"/>
                <v:rect id="Rectangle 162" o:spid="_x0000_s1112" style="position:absolute;left:13817;top:14058;width:1839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" fillcolor="#f2f2f2" stroked="f"/>
                <v:rect id="Rectangle 163" o:spid="_x0000_s1113" style="position:absolute;left:13817;top:14287;width:18390;height: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" fillcolor="#f1f1f1" stroked="f"/>
                <v:rect id="Rectangle 164" o:spid="_x0000_s1114" style="position:absolute;left:13817;top:14585;width:1839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" fillcolor="#f0f0f0" stroked="f"/>
                <v:shape id="Freeform 165" o:spid="_x0000_s1115" style="position:absolute;left:13874;top:11537;width:18320;height:3417;visibility:visible;mso-wrap-style:square;v-text-anchor:top" coordsize="384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" path="m360,720r3120,c3679,720,3840,559,3840,360,3840,161,3679,,3480,l360,c161,,,161,,360,,559,161,720,360,720xe" filled="f" strokecolor="#404040" strokeweight=".6pt">
                  <v:stroke endcap="round"/>
                  <v:path arrowok="t" o:connecttype="custom" o:connectlocs="171748,341630;1660227,341630;1831975,170815;1660227,0;171748,0;0,170815;171748,341630" o:connectangles="0,0,0,0,0,0,0"/>
                </v:shape>
                <v:rect id="Rectangle 166" o:spid="_x0000_s1116" style="position:absolute;left:19259;top:12287;width:7614;height:26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14:paraId="3BCE351D" w14:textId="77777777" w:rsidR="00351E42" w:rsidRDefault="00351E42">
                        <w:pPr>
                          <w:ind w:hanging="2"/>
                        </w:pPr>
                        <w:r>
                          <w:rPr>
                            <w:rFonts w:ascii="Calibri" w:hAnsi="Calibri" w:cs="Calibri"/>
                            <w:color w:val="000000"/>
                          </w:rPr>
                          <w:t>Report Alert</w:t>
                        </w:r>
                      </w:p>
                    </w:txbxContent>
                  </v:textbox>
                </v:rect>
                <v:shape id="Picture 167" o:spid="_x0000_s1117" type="#_x0000_t75" style="position:absolute;left:23126;top:7067;width:229;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">
                  <v:imagedata r:id="rId47" o:title=""/>
                </v:shape>
                <v:shape id="Picture 168" o:spid="_x0000_s1118" type="#_x0000_t75" style="position:absolute;left:23126;top:7067;width:229;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">
                  <v:imagedata r:id="rId48" o:title=""/>
                </v:shape>
                <v:line id="Line 169" o:spid="_x0000_s1119" style="position:absolute;visibility:visible;mso-wrap-style:square" from="23037,6978" to="23037,11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" strokecolor="#404040" strokeweight=".6pt">
                  <v:stroke endcap="round"/>
                </v:line>
                <v:shape id="Picture 170" o:spid="_x0000_s1120" type="#_x0000_t75" style="position:absolute;left:8242;top:15043;width:29997;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">
                  <v:imagedata r:id="rId49" o:title=""/>
                </v:shape>
                <v:shape id="Picture 171" o:spid="_x0000_s1121" type="#_x0000_t75" style="position:absolute;left:8242;top:15043;width:29997;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">
                  <v:imagedata r:id="rId50" o:title=""/>
                </v:shape>
                <v:shape id="Freeform 172" o:spid="_x0000_s1122" style="position:absolute;left:8153;top:14954;width:29762;height:4559;visibility:visible;mso-wrap-style:square;v-text-anchor:top" coordsize="4687,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" path="m4687,718l2344,,,718e" filled="f" strokecolor="#404040" strokeweight=".6pt">
                  <v:stroke endcap="round"/>
                  <v:path arrowok="t" o:connecttype="custom" o:connectlocs="2976245,455930;1488440,0;0,455930" o:connectangles="0,0,0"/>
                </v:shape>
                <w10:anchorlock/>
              </v:group>
            </w:pict>
          </mc:Fallback>
        </mc:AlternateContent>
      </w:r>
    </w:p>
    <w:p w14:paraId="5AF4A25E" w14:textId="77777777" w:rsidR="00A23076" w:rsidRPr="001F42D3" w:rsidRDefault="00A23076" w:rsidP="008E1C27">
      <w:pPr>
        <w:pStyle w:val="BodyText"/>
        <w:rPr>
          <w:rStyle w:val="Emphasis"/>
          <w:i w:val="0"/>
        </w:rPr>
      </w:pPr>
    </w:p>
    <w:p w14:paraId="7605D141" w14:textId="77777777" w:rsidR="00B11855" w:rsidRPr="001F42D3" w:rsidRDefault="003D003E" w:rsidP="00411936">
      <w:pPr>
        <w:pStyle w:val="Heading3"/>
        <w:rPr>
          <w:noProof w:val="0"/>
        </w:rPr>
      </w:pPr>
      <w:bookmarkStart w:id="241" w:name="_Toc401769330"/>
      <w:bookmarkStart w:id="242" w:name="_Toc401769791"/>
      <w:bookmarkStart w:id="243" w:name="_Toc214889684"/>
      <w:r w:rsidRPr="001F42D3">
        <w:rPr>
          <w:noProof w:val="0"/>
        </w:rPr>
        <w:t>Use Case Roles</w:t>
      </w:r>
      <w:bookmarkEnd w:id="241"/>
      <w:bookmarkEnd w:id="242"/>
      <w:bookmarkEnd w:id="243"/>
    </w:p>
    <w:p w14:paraId="58399409" w14:textId="77777777" w:rsidR="00D52943" w:rsidRPr="001F42D3" w:rsidRDefault="00D52943" w:rsidP="00DE39CA">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8174"/>
      </w:tblGrid>
      <w:tr w:rsidR="00D52943" w:rsidRPr="001F42D3" w14:paraId="36AB05EF" w14:textId="77777777" w:rsidTr="00A17802">
        <w:trPr>
          <w:cantSplit/>
        </w:trPr>
        <w:tc>
          <w:tcPr>
            <w:tcW w:w="1188" w:type="dxa"/>
          </w:tcPr>
          <w:p w14:paraId="33F10CFD" w14:textId="77777777" w:rsidR="00D52943" w:rsidRPr="001F42D3" w:rsidRDefault="00D52943" w:rsidP="00E23ECF">
            <w:pPr>
              <w:pStyle w:val="BodyText"/>
              <w:rPr>
                <w:rStyle w:val="Strong"/>
              </w:rPr>
            </w:pPr>
            <w:r w:rsidRPr="001F42D3">
              <w:rPr>
                <w:rStyle w:val="Strong"/>
              </w:rPr>
              <w:t>Actor</w:t>
            </w:r>
          </w:p>
        </w:tc>
        <w:tc>
          <w:tcPr>
            <w:tcW w:w="8388" w:type="dxa"/>
          </w:tcPr>
          <w:p w14:paraId="418C1915" w14:textId="77777777" w:rsidR="00D52943" w:rsidRPr="001F42D3" w:rsidRDefault="00D52943" w:rsidP="00D52943">
            <w:pPr>
              <w:pStyle w:val="BodyText"/>
              <w:rPr>
                <w:rStyle w:val="Strong"/>
                <w:b w:val="0"/>
                <w:bCs w:val="0"/>
              </w:rPr>
            </w:pPr>
            <w:r w:rsidRPr="001F42D3">
              <w:t>Alert Reporter</w:t>
            </w:r>
          </w:p>
        </w:tc>
      </w:tr>
      <w:tr w:rsidR="00D52943" w:rsidRPr="001F42D3" w14:paraId="0E959A9C" w14:textId="77777777" w:rsidTr="00A17802">
        <w:trPr>
          <w:cantSplit/>
        </w:trPr>
        <w:tc>
          <w:tcPr>
            <w:tcW w:w="1188" w:type="dxa"/>
          </w:tcPr>
          <w:p w14:paraId="5A0F6A5B" w14:textId="77777777" w:rsidR="00D52943" w:rsidRPr="001F42D3" w:rsidRDefault="00D52943" w:rsidP="00E23ECF">
            <w:pPr>
              <w:pStyle w:val="BodyText"/>
              <w:rPr>
                <w:rStyle w:val="Strong"/>
              </w:rPr>
            </w:pPr>
            <w:r w:rsidRPr="001F42D3">
              <w:rPr>
                <w:rStyle w:val="Strong"/>
              </w:rPr>
              <w:t>Role</w:t>
            </w:r>
          </w:p>
        </w:tc>
        <w:tc>
          <w:tcPr>
            <w:tcW w:w="8388" w:type="dxa"/>
          </w:tcPr>
          <w:p w14:paraId="1C6FF84E" w14:textId="77777777" w:rsidR="00D52943" w:rsidRPr="001F42D3" w:rsidRDefault="00D52943" w:rsidP="00D52943">
            <w:pPr>
              <w:pStyle w:val="BodyText"/>
              <w:rPr>
                <w:rStyle w:val="Strong"/>
                <w:b w:val="0"/>
                <w:bCs w:val="0"/>
              </w:rPr>
            </w:pPr>
            <w:r w:rsidRPr="001F42D3">
              <w:t>Sends Report Alert to the Alert Manager (AM)</w:t>
            </w:r>
          </w:p>
        </w:tc>
      </w:tr>
      <w:tr w:rsidR="00D52943" w:rsidRPr="001F42D3" w14:paraId="7FC7E9FF" w14:textId="77777777" w:rsidTr="00A17802">
        <w:trPr>
          <w:cantSplit/>
        </w:trPr>
        <w:tc>
          <w:tcPr>
            <w:tcW w:w="1188" w:type="dxa"/>
          </w:tcPr>
          <w:p w14:paraId="1C591715" w14:textId="77777777" w:rsidR="00D52943" w:rsidRPr="001F42D3" w:rsidRDefault="00D52943" w:rsidP="00E23ECF">
            <w:pPr>
              <w:pStyle w:val="BodyText"/>
              <w:rPr>
                <w:rStyle w:val="Strong"/>
              </w:rPr>
            </w:pPr>
            <w:r w:rsidRPr="001F42D3">
              <w:rPr>
                <w:rStyle w:val="Strong"/>
              </w:rPr>
              <w:t>Actor</w:t>
            </w:r>
          </w:p>
        </w:tc>
        <w:tc>
          <w:tcPr>
            <w:tcW w:w="8388" w:type="dxa"/>
          </w:tcPr>
          <w:p w14:paraId="20D75440" w14:textId="77777777" w:rsidR="00D52943" w:rsidRPr="001F42D3" w:rsidRDefault="00D52943" w:rsidP="00D52943">
            <w:pPr>
              <w:pStyle w:val="BodyText"/>
              <w:rPr>
                <w:rStyle w:val="Strong"/>
                <w:b w:val="0"/>
                <w:bCs w:val="0"/>
              </w:rPr>
            </w:pPr>
            <w:r w:rsidRPr="001F42D3">
              <w:t>Alert Manager (AM)</w:t>
            </w:r>
          </w:p>
        </w:tc>
      </w:tr>
      <w:tr w:rsidR="00D52943" w:rsidRPr="001F42D3" w14:paraId="3A6B5EC8" w14:textId="77777777" w:rsidTr="00A17802">
        <w:trPr>
          <w:cantSplit/>
        </w:trPr>
        <w:tc>
          <w:tcPr>
            <w:tcW w:w="1188" w:type="dxa"/>
          </w:tcPr>
          <w:p w14:paraId="3368D82B" w14:textId="77777777" w:rsidR="00D52943" w:rsidRPr="001F42D3" w:rsidRDefault="00D52943" w:rsidP="00E23ECF">
            <w:pPr>
              <w:pStyle w:val="BodyText"/>
              <w:rPr>
                <w:rStyle w:val="Strong"/>
              </w:rPr>
            </w:pPr>
            <w:r w:rsidRPr="001F42D3">
              <w:rPr>
                <w:rStyle w:val="Strong"/>
              </w:rPr>
              <w:t>Role</w:t>
            </w:r>
          </w:p>
        </w:tc>
        <w:tc>
          <w:tcPr>
            <w:tcW w:w="8388" w:type="dxa"/>
          </w:tcPr>
          <w:p w14:paraId="5839BF43" w14:textId="77777777" w:rsidR="00D52943" w:rsidRPr="001F42D3" w:rsidRDefault="00D52943" w:rsidP="00D52943">
            <w:pPr>
              <w:pStyle w:val="BodyText"/>
              <w:rPr>
                <w:rStyle w:val="Strong"/>
                <w:b w:val="0"/>
                <w:bCs w:val="0"/>
              </w:rPr>
            </w:pPr>
            <w:r w:rsidRPr="001F42D3">
              <w:t>Receives Report Alert from Alert Reporter for transmission to a person</w:t>
            </w:r>
          </w:p>
        </w:tc>
      </w:tr>
      <w:tr w:rsidR="00D52943" w:rsidRPr="001F42D3" w14:paraId="2BB23F5F" w14:textId="77777777" w:rsidTr="00A17802">
        <w:trPr>
          <w:cantSplit/>
        </w:trPr>
        <w:tc>
          <w:tcPr>
            <w:tcW w:w="1188" w:type="dxa"/>
          </w:tcPr>
          <w:p w14:paraId="441FF8A5" w14:textId="77777777" w:rsidR="00D52943" w:rsidRPr="001F42D3" w:rsidRDefault="00D52943" w:rsidP="00E23ECF">
            <w:pPr>
              <w:pStyle w:val="BodyText"/>
              <w:rPr>
                <w:rStyle w:val="Strong"/>
              </w:rPr>
            </w:pPr>
            <w:r w:rsidRPr="001F42D3">
              <w:rPr>
                <w:rStyle w:val="Strong"/>
              </w:rPr>
              <w:t>Actor</w:t>
            </w:r>
          </w:p>
        </w:tc>
        <w:tc>
          <w:tcPr>
            <w:tcW w:w="8388" w:type="dxa"/>
          </w:tcPr>
          <w:p w14:paraId="1992B18D" w14:textId="77777777" w:rsidR="00D52943" w:rsidRPr="001F42D3" w:rsidRDefault="00D52943" w:rsidP="00D52943">
            <w:pPr>
              <w:pStyle w:val="BodyText"/>
              <w:rPr>
                <w:rStyle w:val="Strong"/>
                <w:b w:val="0"/>
                <w:bCs w:val="0"/>
              </w:rPr>
            </w:pPr>
            <w:r w:rsidRPr="001F42D3">
              <w:t>Alert Consumer (ACON)</w:t>
            </w:r>
          </w:p>
        </w:tc>
      </w:tr>
      <w:tr w:rsidR="00D52943" w:rsidRPr="001F42D3" w14:paraId="1F90CC78" w14:textId="77777777" w:rsidTr="00A17802">
        <w:trPr>
          <w:cantSplit/>
        </w:trPr>
        <w:tc>
          <w:tcPr>
            <w:tcW w:w="1188" w:type="dxa"/>
          </w:tcPr>
          <w:p w14:paraId="7035EE7C" w14:textId="77777777" w:rsidR="00D52943" w:rsidRPr="001F42D3" w:rsidRDefault="00D52943" w:rsidP="00E23ECF">
            <w:pPr>
              <w:pStyle w:val="BodyText"/>
              <w:rPr>
                <w:rStyle w:val="Strong"/>
              </w:rPr>
            </w:pPr>
            <w:r w:rsidRPr="001F42D3">
              <w:rPr>
                <w:rStyle w:val="Strong"/>
              </w:rPr>
              <w:t>Role</w:t>
            </w:r>
          </w:p>
        </w:tc>
        <w:tc>
          <w:tcPr>
            <w:tcW w:w="8388" w:type="dxa"/>
          </w:tcPr>
          <w:p w14:paraId="600AF61E" w14:textId="77777777" w:rsidR="00D52943" w:rsidRPr="001F42D3" w:rsidRDefault="00D52943" w:rsidP="00D52943">
            <w:pPr>
              <w:pStyle w:val="BodyText"/>
              <w:rPr>
                <w:rStyle w:val="Strong"/>
                <w:b w:val="0"/>
                <w:bCs w:val="0"/>
              </w:rPr>
            </w:pPr>
            <w:r w:rsidRPr="001F42D3">
              <w:t>Receives Report Alert from Alert Reporter with no expectation of transmission to a person</w:t>
            </w:r>
          </w:p>
        </w:tc>
      </w:tr>
    </w:tbl>
    <w:p w14:paraId="1100DCD5" w14:textId="77777777" w:rsidR="00B11855" w:rsidRPr="001F42D3" w:rsidRDefault="00B11855" w:rsidP="00D52943">
      <w:pPr>
        <w:pStyle w:val="BodyText"/>
      </w:pPr>
    </w:p>
    <w:p w14:paraId="6924848F" w14:textId="77777777" w:rsidR="00B11855" w:rsidRPr="001F42D3" w:rsidRDefault="003D003E" w:rsidP="000519C1">
      <w:pPr>
        <w:pStyle w:val="Heading3"/>
        <w:rPr>
          <w:noProof w:val="0"/>
        </w:rPr>
      </w:pPr>
      <w:bookmarkStart w:id="244" w:name="_Toc401769331"/>
      <w:bookmarkStart w:id="245" w:name="_Toc401769792"/>
      <w:bookmarkStart w:id="246" w:name="_Toc214889685"/>
      <w:r w:rsidRPr="001F42D3">
        <w:rPr>
          <w:noProof w:val="0"/>
        </w:rPr>
        <w:t>Referenced Standards</w:t>
      </w:r>
      <w:bookmarkEnd w:id="244"/>
      <w:bookmarkEnd w:id="245"/>
      <w:bookmarkEnd w:id="246"/>
    </w:p>
    <w:p w14:paraId="38FE5018" w14:textId="09B1A847" w:rsidR="00B11855" w:rsidRPr="001F42D3" w:rsidRDefault="006D613E" w:rsidP="00B3430A">
      <w:pPr>
        <w:pStyle w:val="BodyText"/>
      </w:pPr>
      <w:r w:rsidRPr="001F42D3">
        <w:t>HL7</w:t>
      </w:r>
      <w:r w:rsidR="00995105" w:rsidRPr="001F42D3">
        <w:t xml:space="preserve"> </w:t>
      </w:r>
      <w:r w:rsidR="003D003E" w:rsidRPr="001F42D3">
        <w:t xml:space="preserve">- </w:t>
      </w:r>
      <w:r w:rsidRPr="001F42D3">
        <w:t>HL7</w:t>
      </w:r>
      <w:r w:rsidR="003D003E" w:rsidRPr="001F42D3">
        <w:t xml:space="preserve"> Version 2.6 Ch7 Observation Reporting</w:t>
      </w:r>
    </w:p>
    <w:p w14:paraId="0F538303" w14:textId="77777777" w:rsidR="00B11855" w:rsidRPr="001F42D3" w:rsidRDefault="003D003E" w:rsidP="00B3430A">
      <w:pPr>
        <w:pStyle w:val="BodyText"/>
      </w:pPr>
      <w:r w:rsidRPr="001F42D3">
        <w:t>ISO/IEEE 11073-10201 Domain Information Model</w:t>
      </w:r>
    </w:p>
    <w:p w14:paraId="11D5B8D9" w14:textId="77777777" w:rsidR="00B11855" w:rsidRPr="001F42D3" w:rsidRDefault="003D003E" w:rsidP="00B3430A">
      <w:pPr>
        <w:pStyle w:val="BodyText"/>
      </w:pPr>
      <w:r w:rsidRPr="001F42D3">
        <w:t>ISO/IEEE 11073-10101 Nomenclature</w:t>
      </w:r>
    </w:p>
    <w:p w14:paraId="358077A7" w14:textId="411F12F9" w:rsidR="009941E6" w:rsidRPr="001F42D3" w:rsidRDefault="009941E6" w:rsidP="00D72462">
      <w:pPr>
        <w:pStyle w:val="BodyText"/>
      </w:pPr>
      <w:bookmarkStart w:id="247" w:name="OLE_LINK7"/>
      <w:r w:rsidRPr="001F42D3">
        <w:t>IEC 60601-1-8</w:t>
      </w:r>
      <w:r w:rsidR="00D72462" w:rsidRPr="001F42D3">
        <w:t xml:space="preserve"> Medical electrical equipment -- Part 1-8: General requirements for basic safety and essential performance -- Collateral standard: General requirements, tests and guidance for alarm systems in medical electrical equipment and medical electrical systems</w:t>
      </w:r>
    </w:p>
    <w:p w14:paraId="4F211D7F" w14:textId="3F109F2D" w:rsidR="00B11855" w:rsidRPr="001F42D3" w:rsidRDefault="005B0C7C" w:rsidP="000519C1">
      <w:pPr>
        <w:pStyle w:val="Heading3"/>
        <w:rPr>
          <w:noProof w:val="0"/>
        </w:rPr>
      </w:pPr>
      <w:bookmarkStart w:id="248" w:name="_Toc214889686"/>
      <w:bookmarkEnd w:id="247"/>
      <w:r w:rsidRPr="001F42D3">
        <w:rPr>
          <w:noProof w:val="0"/>
        </w:rPr>
        <w:lastRenderedPageBreak/>
        <w:t>Messages</w:t>
      </w:r>
      <w:bookmarkEnd w:id="248"/>
    </w:p>
    <w:p w14:paraId="4475619C" w14:textId="6B2B5901" w:rsidR="00B11855" w:rsidRPr="001F42D3" w:rsidRDefault="009E2B46" w:rsidP="000519C1">
      <w:pPr>
        <w:pStyle w:val="Heading4"/>
        <w:rPr>
          <w:noProof w:val="0"/>
        </w:rPr>
      </w:pPr>
      <w:bookmarkStart w:id="249" w:name="_Toc401769794"/>
      <w:bookmarkStart w:id="250" w:name="_Toc214889687"/>
      <w:r w:rsidRPr="001F42D3">
        <w:rPr>
          <w:noProof w:val="0"/>
        </w:rPr>
        <w:t>Alert Reporter</w:t>
      </w:r>
      <w:r w:rsidR="003D003E" w:rsidRPr="001F42D3">
        <w:rPr>
          <w:noProof w:val="0"/>
        </w:rPr>
        <w:t xml:space="preserve"> reports to </w:t>
      </w:r>
      <w:r w:rsidRPr="001F42D3">
        <w:rPr>
          <w:noProof w:val="0"/>
        </w:rPr>
        <w:t>Alert Manager</w:t>
      </w:r>
      <w:r w:rsidR="00E86B15" w:rsidRPr="001F42D3">
        <w:rPr>
          <w:noProof w:val="0"/>
        </w:rPr>
        <w:t>/</w:t>
      </w:r>
      <w:bookmarkEnd w:id="249"/>
      <w:r w:rsidR="00916BBE" w:rsidRPr="001F42D3">
        <w:rPr>
          <w:noProof w:val="0"/>
        </w:rPr>
        <w:t>Alert Consumer</w:t>
      </w:r>
      <w:bookmarkEnd w:id="250"/>
    </w:p>
    <w:p w14:paraId="662E7AA8" w14:textId="77777777" w:rsidR="00C40FD5" w:rsidRPr="001F42D3" w:rsidRDefault="00000000" w:rsidP="00C40FD5">
      <w:pPr>
        <w:pStyle w:val="BodyText"/>
      </w:pPr>
      <w:r>
        <w:object w:dxaOrig="1440" w:dyaOrig="1440" w14:anchorId="344B3DD6">
          <v:shape id="_x0000_s2054" type="#_x0000_t75" style="position:absolute;margin-left:0;margin-top:3pt;width:224.3pt;height:112.55pt;z-index:251650048;mso-wrap-edited:f;mso-position-horizontal:center" wrapcoords="2889 2736 2672 4032 4912 4608 10763 5040 10763 7344 3106 7632 3106 9504 2528 9792 2528 18432 2961 18864 2961 21312 3323 21312 3323 21168 18132 19008 18493 18720 19071 17424 19071 11952 18276 9360 10763 7344 10763 5040 15459 4896 18927 4032 18927 2736 2889 2736" o:allowincell="f" o:allowoverlap="f" fillcolor="window">
            <v:imagedata r:id="rId51" o:title=""/>
            <w10:wrap type="topAndBottom"/>
          </v:shape>
          <o:OLEObject Type="Embed" ProgID="Word.Picture.8" ShapeID="_x0000_s2054" DrawAspect="Content" ObjectID="_1842507522" r:id="rId52"/>
        </w:object>
      </w:r>
    </w:p>
    <w:p w14:paraId="202468D5" w14:textId="1935B502" w:rsidR="00B11855" w:rsidRPr="001F42D3" w:rsidRDefault="009E2B46" w:rsidP="00B3430A">
      <w:pPr>
        <w:pStyle w:val="BodyText"/>
      </w:pPr>
      <w:r w:rsidRPr="001F42D3">
        <w:t>Alert Reporter</w:t>
      </w:r>
      <w:r w:rsidR="003D003E" w:rsidRPr="001F42D3">
        <w:t xml:space="preserve"> sends Report Alert to </w:t>
      </w:r>
      <w:r w:rsidRPr="001F42D3">
        <w:t>Alert Manager</w:t>
      </w:r>
      <w:r w:rsidR="00446183" w:rsidRPr="001F42D3">
        <w:t xml:space="preserve"> and/or </w:t>
      </w:r>
      <w:r w:rsidR="00916BBE" w:rsidRPr="001F42D3">
        <w:t>Alert Consumer</w:t>
      </w:r>
      <w:r w:rsidR="003D003E" w:rsidRPr="001F42D3">
        <w:t xml:space="preserve"> as an </w:t>
      </w:r>
      <w:r w:rsidR="006D613E" w:rsidRPr="001F42D3">
        <w:t>HL7</w:t>
      </w:r>
      <w:r w:rsidR="00995105" w:rsidRPr="001F42D3">
        <w:t xml:space="preserve"> </w:t>
      </w:r>
      <w:r w:rsidR="003D003E" w:rsidRPr="001F42D3">
        <w:t>ORU message.</w:t>
      </w:r>
    </w:p>
    <w:p w14:paraId="2FD67923" w14:textId="6677FAE6" w:rsidR="00B11855" w:rsidRPr="001F42D3" w:rsidRDefault="006D613E" w:rsidP="00123C7B">
      <w:pPr>
        <w:pStyle w:val="Heading5"/>
        <w:rPr>
          <w:noProof w:val="0"/>
        </w:rPr>
      </w:pPr>
      <w:bookmarkStart w:id="251" w:name="_Toc401769795"/>
      <w:bookmarkStart w:id="252" w:name="_Toc214889688"/>
      <w:r w:rsidRPr="001F42D3">
        <w:rPr>
          <w:noProof w:val="0"/>
        </w:rPr>
        <w:t>HL7</w:t>
      </w:r>
      <w:r w:rsidR="00995105" w:rsidRPr="001F42D3">
        <w:rPr>
          <w:noProof w:val="0"/>
        </w:rPr>
        <w:t xml:space="preserve"> </w:t>
      </w:r>
      <w:r w:rsidR="003D003E" w:rsidRPr="001F42D3">
        <w:rPr>
          <w:noProof w:val="0"/>
        </w:rPr>
        <w:t>Conformance Statement</w:t>
      </w:r>
      <w:bookmarkEnd w:id="251"/>
      <w:bookmarkEnd w:id="252"/>
    </w:p>
    <w:p w14:paraId="51F211AD" w14:textId="719D6546" w:rsidR="00B11855" w:rsidRPr="001F42D3" w:rsidRDefault="003D003E" w:rsidP="00B3430A">
      <w:pPr>
        <w:pStyle w:val="BodyText"/>
      </w:pPr>
      <w:r w:rsidRPr="001F42D3">
        <w:t xml:space="preserve">The conformance statement for this interaction described below is adapted from </w:t>
      </w:r>
      <w:r w:rsidR="006D613E" w:rsidRPr="001F42D3">
        <w:t>HL7</w:t>
      </w:r>
      <w:r w:rsidR="00995105" w:rsidRPr="001F42D3">
        <w:t xml:space="preserve"> </w:t>
      </w:r>
      <w:r w:rsidRPr="001F42D3">
        <w:t>2.6.</w:t>
      </w:r>
    </w:p>
    <w:p w14:paraId="74F5C759" w14:textId="77777777" w:rsidR="00B11855" w:rsidRPr="001F42D3" w:rsidRDefault="003D003E" w:rsidP="00CF5627">
      <w:pPr>
        <w:pStyle w:val="TableTitle"/>
      </w:pPr>
      <w:r w:rsidRPr="001F42D3">
        <w:t>Table 3.4.4.1.1-1: PCD-04 Transaction Conformance</w:t>
      </w:r>
    </w:p>
    <w:tbl>
      <w:tblPr>
        <w:tblW w:w="0" w:type="auto"/>
        <w:tblInd w:w="1008" w:type="dxa"/>
        <w:tblBorders>
          <w:top w:val="single" w:sz="4" w:space="0" w:color="auto"/>
          <w:left w:val="single" w:sz="4" w:space="0" w:color="auto"/>
          <w:right w:val="single" w:sz="4" w:space="0" w:color="auto"/>
        </w:tblBorders>
        <w:tblLayout w:type="fixed"/>
        <w:tblLook w:val="04A0" w:firstRow="1" w:lastRow="0" w:firstColumn="1" w:lastColumn="0" w:noHBand="0" w:noVBand="1"/>
      </w:tblPr>
      <w:tblGrid>
        <w:gridCol w:w="3420"/>
        <w:gridCol w:w="4320"/>
      </w:tblGrid>
      <w:tr w:rsidR="00B11855" w:rsidRPr="001F42D3" w14:paraId="4EE60931" w14:textId="77777777" w:rsidTr="00A17802">
        <w:trPr>
          <w:cantSplit/>
          <w:tblHeader/>
        </w:trPr>
        <w:tc>
          <w:tcPr>
            <w:tcW w:w="3420" w:type="dxa"/>
            <w:tcBorders>
              <w:top w:val="single" w:sz="4" w:space="0" w:color="auto"/>
              <w:bottom w:val="single" w:sz="4" w:space="0" w:color="auto"/>
              <w:right w:val="single" w:sz="4" w:space="0" w:color="auto"/>
            </w:tcBorders>
            <w:shd w:val="clear" w:color="auto" w:fill="D9D9D9"/>
            <w:tcMar>
              <w:top w:w="100" w:type="dxa"/>
              <w:right w:w="100" w:type="dxa"/>
            </w:tcMar>
          </w:tcPr>
          <w:p w14:paraId="13EDAA87" w14:textId="77777777" w:rsidR="00B11855" w:rsidRPr="001F42D3" w:rsidRDefault="003D003E" w:rsidP="00863A9A">
            <w:pPr>
              <w:pStyle w:val="TableEntryHeader"/>
            </w:pPr>
            <w:r w:rsidRPr="001F42D3">
              <w:t>Publication ID:</w:t>
            </w:r>
          </w:p>
        </w:tc>
        <w:tc>
          <w:tcPr>
            <w:tcW w:w="4320" w:type="dxa"/>
            <w:tcBorders>
              <w:top w:val="single" w:sz="4" w:space="0" w:color="auto"/>
              <w:left w:val="single" w:sz="4" w:space="0" w:color="auto"/>
              <w:bottom w:val="single" w:sz="4" w:space="0" w:color="auto"/>
            </w:tcBorders>
            <w:shd w:val="clear" w:color="auto" w:fill="D9D9D9"/>
            <w:tcMar>
              <w:top w:w="100" w:type="dxa"/>
              <w:right w:w="100" w:type="dxa"/>
            </w:tcMar>
          </w:tcPr>
          <w:p w14:paraId="1FB3C700" w14:textId="77777777" w:rsidR="00B11855" w:rsidRPr="001F42D3" w:rsidRDefault="003D003E" w:rsidP="00863A9A">
            <w:pPr>
              <w:pStyle w:val="TableEntryHeader"/>
            </w:pPr>
            <w:r w:rsidRPr="001F42D3">
              <w:t>R40</w:t>
            </w:r>
          </w:p>
        </w:tc>
      </w:tr>
      <w:tr w:rsidR="00B11855" w:rsidRPr="001F42D3" w14:paraId="5DA950FA" w14:textId="77777777" w:rsidTr="00CF5627">
        <w:tc>
          <w:tcPr>
            <w:tcW w:w="3420" w:type="dxa"/>
            <w:tcBorders>
              <w:top w:val="single" w:sz="4" w:space="0" w:color="auto"/>
              <w:bottom w:val="single" w:sz="4" w:space="0" w:color="auto"/>
              <w:right w:val="single" w:sz="4" w:space="0" w:color="auto"/>
            </w:tcBorders>
            <w:vAlign w:val="center"/>
          </w:tcPr>
          <w:p w14:paraId="69FB6D7F" w14:textId="77777777" w:rsidR="00B11855" w:rsidRPr="001F42D3" w:rsidRDefault="003D003E" w:rsidP="00CF5627">
            <w:pPr>
              <w:pStyle w:val="TableEntry"/>
            </w:pPr>
            <w:r w:rsidRPr="001F42D3">
              <w:t>Type:</w:t>
            </w:r>
          </w:p>
        </w:tc>
        <w:tc>
          <w:tcPr>
            <w:tcW w:w="4320" w:type="dxa"/>
            <w:tcBorders>
              <w:top w:val="single" w:sz="4" w:space="0" w:color="auto"/>
              <w:left w:val="single" w:sz="4" w:space="0" w:color="auto"/>
              <w:bottom w:val="single" w:sz="4" w:space="0" w:color="auto"/>
            </w:tcBorders>
            <w:vAlign w:val="center"/>
          </w:tcPr>
          <w:p w14:paraId="6DA49306" w14:textId="77777777" w:rsidR="00B11855" w:rsidRPr="001F42D3" w:rsidRDefault="003D003E" w:rsidP="00CF5627">
            <w:pPr>
              <w:pStyle w:val="TableEntry"/>
            </w:pPr>
            <w:r w:rsidRPr="001F42D3">
              <w:t>Unsolicited</w:t>
            </w:r>
          </w:p>
        </w:tc>
      </w:tr>
      <w:tr w:rsidR="00B11855" w:rsidRPr="001F42D3" w14:paraId="5B4BC223" w14:textId="77777777" w:rsidTr="00CF5627">
        <w:tc>
          <w:tcPr>
            <w:tcW w:w="3420" w:type="dxa"/>
            <w:tcBorders>
              <w:top w:val="single" w:sz="4" w:space="0" w:color="auto"/>
              <w:bottom w:val="single" w:sz="4" w:space="0" w:color="auto"/>
              <w:right w:val="single" w:sz="4" w:space="0" w:color="auto"/>
            </w:tcBorders>
            <w:vAlign w:val="center"/>
          </w:tcPr>
          <w:p w14:paraId="43947424" w14:textId="77777777" w:rsidR="00B11855" w:rsidRPr="001F42D3" w:rsidRDefault="003D003E" w:rsidP="00CF5627">
            <w:pPr>
              <w:pStyle w:val="TableEntry"/>
            </w:pPr>
            <w:r w:rsidRPr="001F42D3">
              <w:t>Publication Name:</w:t>
            </w:r>
          </w:p>
        </w:tc>
        <w:tc>
          <w:tcPr>
            <w:tcW w:w="4320" w:type="dxa"/>
            <w:tcBorders>
              <w:top w:val="single" w:sz="4" w:space="0" w:color="auto"/>
              <w:left w:val="single" w:sz="4" w:space="0" w:color="auto"/>
              <w:bottom w:val="single" w:sz="4" w:space="0" w:color="auto"/>
            </w:tcBorders>
            <w:vAlign w:val="center"/>
          </w:tcPr>
          <w:p w14:paraId="31386371" w14:textId="77777777" w:rsidR="00B11855" w:rsidRPr="001F42D3" w:rsidRDefault="003D003E" w:rsidP="00CF5627">
            <w:pPr>
              <w:pStyle w:val="TableEntry"/>
            </w:pPr>
            <w:r w:rsidRPr="001F42D3">
              <w:t>IHEPCD-04ReportAlert</w:t>
            </w:r>
          </w:p>
        </w:tc>
      </w:tr>
      <w:tr w:rsidR="00B11855" w:rsidRPr="001F42D3" w14:paraId="086F8124" w14:textId="77777777" w:rsidTr="00CF5627">
        <w:tc>
          <w:tcPr>
            <w:tcW w:w="3420" w:type="dxa"/>
            <w:tcBorders>
              <w:top w:val="single" w:sz="4" w:space="0" w:color="auto"/>
              <w:bottom w:val="single" w:sz="4" w:space="0" w:color="auto"/>
              <w:right w:val="single" w:sz="4" w:space="0" w:color="auto"/>
            </w:tcBorders>
            <w:vAlign w:val="center"/>
          </w:tcPr>
          <w:p w14:paraId="04639BA0" w14:textId="77777777" w:rsidR="00B11855" w:rsidRPr="001F42D3" w:rsidRDefault="003D003E" w:rsidP="00CF5627">
            <w:pPr>
              <w:pStyle w:val="TableEntry"/>
            </w:pPr>
            <w:r w:rsidRPr="001F42D3">
              <w:t>Trigger:</w:t>
            </w:r>
          </w:p>
        </w:tc>
        <w:tc>
          <w:tcPr>
            <w:tcW w:w="4320" w:type="dxa"/>
            <w:tcBorders>
              <w:top w:val="single" w:sz="4" w:space="0" w:color="auto"/>
              <w:left w:val="single" w:sz="4" w:space="0" w:color="auto"/>
              <w:bottom w:val="single" w:sz="4" w:space="0" w:color="auto"/>
            </w:tcBorders>
            <w:vAlign w:val="center"/>
          </w:tcPr>
          <w:p w14:paraId="7C55F39B" w14:textId="77777777" w:rsidR="00B11855" w:rsidRPr="001F42D3" w:rsidRDefault="003D003E" w:rsidP="00CF5627">
            <w:pPr>
              <w:pStyle w:val="TableEntry"/>
            </w:pPr>
            <w:r w:rsidRPr="001F42D3">
              <w:t>None</w:t>
            </w:r>
          </w:p>
        </w:tc>
      </w:tr>
      <w:tr w:rsidR="00B11855" w:rsidRPr="001F42D3" w14:paraId="4C915DED" w14:textId="77777777" w:rsidTr="00CF5627">
        <w:tc>
          <w:tcPr>
            <w:tcW w:w="3420" w:type="dxa"/>
            <w:tcBorders>
              <w:top w:val="single" w:sz="4" w:space="0" w:color="auto"/>
              <w:bottom w:val="single" w:sz="4" w:space="0" w:color="auto"/>
              <w:right w:val="single" w:sz="4" w:space="0" w:color="auto"/>
            </w:tcBorders>
            <w:vAlign w:val="center"/>
          </w:tcPr>
          <w:p w14:paraId="38B9F10F" w14:textId="77777777" w:rsidR="00B11855" w:rsidRPr="001F42D3" w:rsidRDefault="003D003E" w:rsidP="00CF5627">
            <w:pPr>
              <w:pStyle w:val="TableEntry"/>
            </w:pPr>
            <w:r w:rsidRPr="001F42D3">
              <w:t>Mode:</w:t>
            </w:r>
          </w:p>
        </w:tc>
        <w:tc>
          <w:tcPr>
            <w:tcW w:w="4320" w:type="dxa"/>
            <w:tcBorders>
              <w:top w:val="single" w:sz="4" w:space="0" w:color="auto"/>
              <w:left w:val="single" w:sz="4" w:space="0" w:color="auto"/>
              <w:bottom w:val="single" w:sz="4" w:space="0" w:color="auto"/>
            </w:tcBorders>
            <w:vAlign w:val="center"/>
          </w:tcPr>
          <w:p w14:paraId="5061A204" w14:textId="77777777" w:rsidR="00B11855" w:rsidRPr="001F42D3" w:rsidRDefault="003D003E" w:rsidP="00CF5627">
            <w:pPr>
              <w:pStyle w:val="TableEntry"/>
            </w:pPr>
            <w:r w:rsidRPr="001F42D3">
              <w:t>Immediate</w:t>
            </w:r>
          </w:p>
        </w:tc>
      </w:tr>
      <w:tr w:rsidR="00B11855" w:rsidRPr="001F42D3" w14:paraId="6E64E327" w14:textId="77777777" w:rsidTr="00CF5627">
        <w:tc>
          <w:tcPr>
            <w:tcW w:w="3420" w:type="dxa"/>
            <w:tcBorders>
              <w:top w:val="single" w:sz="4" w:space="0" w:color="auto"/>
              <w:bottom w:val="single" w:sz="4" w:space="0" w:color="auto"/>
              <w:right w:val="single" w:sz="4" w:space="0" w:color="auto"/>
            </w:tcBorders>
            <w:vAlign w:val="center"/>
          </w:tcPr>
          <w:p w14:paraId="7FCD2B34" w14:textId="77777777" w:rsidR="00B11855" w:rsidRPr="001F42D3" w:rsidRDefault="003D003E" w:rsidP="00CF5627">
            <w:pPr>
              <w:pStyle w:val="TableEntry"/>
            </w:pPr>
            <w:r w:rsidRPr="001F42D3">
              <w:t>Response:</w:t>
            </w:r>
          </w:p>
        </w:tc>
        <w:tc>
          <w:tcPr>
            <w:tcW w:w="4320" w:type="dxa"/>
            <w:tcBorders>
              <w:top w:val="single" w:sz="4" w:space="0" w:color="auto"/>
              <w:left w:val="single" w:sz="4" w:space="0" w:color="auto"/>
              <w:bottom w:val="single" w:sz="4" w:space="0" w:color="auto"/>
            </w:tcBorders>
            <w:vAlign w:val="center"/>
          </w:tcPr>
          <w:p w14:paraId="7CFF6F7C" w14:textId="77777777" w:rsidR="00B11855" w:rsidRPr="001F42D3" w:rsidRDefault="003D003E" w:rsidP="00CF5627">
            <w:pPr>
              <w:pStyle w:val="TableEntry"/>
            </w:pPr>
            <w:r w:rsidRPr="001F42D3">
              <w:t>ORU^R40^ORU_R40</w:t>
            </w:r>
          </w:p>
        </w:tc>
      </w:tr>
      <w:tr w:rsidR="00B11855" w:rsidRPr="001F42D3" w14:paraId="4E5BC0D3" w14:textId="77777777" w:rsidTr="00CF5627">
        <w:tc>
          <w:tcPr>
            <w:tcW w:w="3420" w:type="dxa"/>
            <w:tcBorders>
              <w:top w:val="single" w:sz="4" w:space="0" w:color="auto"/>
              <w:bottom w:val="single" w:sz="4" w:space="0" w:color="auto"/>
              <w:right w:val="single" w:sz="4" w:space="0" w:color="auto"/>
            </w:tcBorders>
            <w:vAlign w:val="center"/>
          </w:tcPr>
          <w:p w14:paraId="2F6B39CB" w14:textId="77777777" w:rsidR="00B11855" w:rsidRPr="001F42D3" w:rsidRDefault="003D003E" w:rsidP="00CF5627">
            <w:pPr>
              <w:pStyle w:val="TableEntry"/>
            </w:pPr>
            <w:r w:rsidRPr="001F42D3">
              <w:t>Characteristics:</w:t>
            </w:r>
          </w:p>
        </w:tc>
        <w:tc>
          <w:tcPr>
            <w:tcW w:w="4320" w:type="dxa"/>
            <w:tcBorders>
              <w:top w:val="single" w:sz="4" w:space="0" w:color="auto"/>
              <w:left w:val="single" w:sz="4" w:space="0" w:color="auto"/>
              <w:bottom w:val="single" w:sz="4" w:space="0" w:color="auto"/>
            </w:tcBorders>
            <w:vAlign w:val="center"/>
          </w:tcPr>
          <w:p w14:paraId="3F94E681" w14:textId="77777777" w:rsidR="00B11855" w:rsidRPr="001F42D3" w:rsidRDefault="003D003E" w:rsidP="00CF5627">
            <w:pPr>
              <w:pStyle w:val="TableEntry"/>
            </w:pPr>
            <w:r w:rsidRPr="001F42D3">
              <w:t>Sends defined alert data</w:t>
            </w:r>
          </w:p>
        </w:tc>
      </w:tr>
      <w:tr w:rsidR="00B11855" w:rsidRPr="001F42D3" w14:paraId="3725C645" w14:textId="77777777" w:rsidTr="00CF5627">
        <w:tc>
          <w:tcPr>
            <w:tcW w:w="3420" w:type="dxa"/>
            <w:tcBorders>
              <w:top w:val="single" w:sz="4" w:space="0" w:color="auto"/>
              <w:bottom w:val="single" w:sz="4" w:space="0" w:color="auto"/>
              <w:right w:val="single" w:sz="4" w:space="0" w:color="auto"/>
            </w:tcBorders>
            <w:vAlign w:val="center"/>
          </w:tcPr>
          <w:p w14:paraId="31012FF3" w14:textId="77777777" w:rsidR="00B11855" w:rsidRPr="001F42D3" w:rsidRDefault="003D003E" w:rsidP="00CF5627">
            <w:pPr>
              <w:pStyle w:val="TableEntry"/>
            </w:pPr>
            <w:r w:rsidRPr="001F42D3">
              <w:t>Purpose:</w:t>
            </w:r>
          </w:p>
        </w:tc>
        <w:tc>
          <w:tcPr>
            <w:tcW w:w="4320" w:type="dxa"/>
            <w:tcBorders>
              <w:top w:val="single" w:sz="4" w:space="0" w:color="auto"/>
              <w:left w:val="single" w:sz="4" w:space="0" w:color="auto"/>
              <w:bottom w:val="single" w:sz="4" w:space="0" w:color="auto"/>
            </w:tcBorders>
            <w:vAlign w:val="center"/>
          </w:tcPr>
          <w:p w14:paraId="15995A31" w14:textId="216C566C" w:rsidR="00B11855" w:rsidRPr="001F42D3" w:rsidRDefault="003D003E" w:rsidP="00CF5627">
            <w:pPr>
              <w:pStyle w:val="TableEntry"/>
            </w:pPr>
            <w:r w:rsidRPr="001F42D3">
              <w:t xml:space="preserve">Report Alert from </w:t>
            </w:r>
            <w:r w:rsidR="009E2B46" w:rsidRPr="001F42D3">
              <w:t>Alert Reporter</w:t>
            </w:r>
            <w:r w:rsidRPr="001F42D3">
              <w:t xml:space="preserve"> to </w:t>
            </w:r>
            <w:r w:rsidR="009E2B46" w:rsidRPr="001F42D3">
              <w:t>Alert Manager</w:t>
            </w:r>
            <w:r w:rsidR="00446183" w:rsidRPr="001F42D3">
              <w:t xml:space="preserve"> and/or </w:t>
            </w:r>
            <w:r w:rsidR="00916BBE" w:rsidRPr="001F42D3">
              <w:t>Alert Consumer</w:t>
            </w:r>
          </w:p>
        </w:tc>
      </w:tr>
      <w:tr w:rsidR="00B11855" w:rsidRPr="001F42D3" w14:paraId="4713FE52" w14:textId="77777777" w:rsidTr="00CF5627">
        <w:tblPrEx>
          <w:tblBorders>
            <w:bottom w:val="single" w:sz="4" w:space="0" w:color="auto"/>
          </w:tblBorders>
        </w:tblPrEx>
        <w:tc>
          <w:tcPr>
            <w:tcW w:w="3420" w:type="dxa"/>
            <w:tcBorders>
              <w:top w:val="single" w:sz="4" w:space="0" w:color="auto"/>
              <w:bottom w:val="single" w:sz="4" w:space="0" w:color="auto"/>
              <w:right w:val="single" w:sz="4" w:space="0" w:color="auto"/>
            </w:tcBorders>
            <w:vAlign w:val="center"/>
          </w:tcPr>
          <w:p w14:paraId="3F340EF2" w14:textId="77777777" w:rsidR="00B11855" w:rsidRPr="001F42D3" w:rsidRDefault="003D003E" w:rsidP="00CF5627">
            <w:pPr>
              <w:pStyle w:val="TableEntry"/>
            </w:pPr>
            <w:r w:rsidRPr="001F42D3">
              <w:t>Based on Segment Pattern:</w:t>
            </w:r>
          </w:p>
        </w:tc>
        <w:tc>
          <w:tcPr>
            <w:tcW w:w="4320" w:type="dxa"/>
            <w:tcBorders>
              <w:top w:val="single" w:sz="4" w:space="0" w:color="auto"/>
              <w:left w:val="single" w:sz="4" w:space="0" w:color="auto"/>
              <w:bottom w:val="single" w:sz="4" w:space="0" w:color="auto"/>
            </w:tcBorders>
            <w:vAlign w:val="center"/>
          </w:tcPr>
          <w:p w14:paraId="4B2E3780" w14:textId="77777777" w:rsidR="00B11855" w:rsidRPr="001F42D3" w:rsidRDefault="003D003E" w:rsidP="00CF5627">
            <w:pPr>
              <w:pStyle w:val="TableEntry"/>
            </w:pPr>
            <w:r w:rsidRPr="001F42D3">
              <w:t>R40</w:t>
            </w:r>
          </w:p>
        </w:tc>
      </w:tr>
    </w:tbl>
    <w:p w14:paraId="65105AF1" w14:textId="77777777" w:rsidR="009F4303" w:rsidRPr="001F42D3" w:rsidRDefault="009F4303" w:rsidP="009F4303">
      <w:pPr>
        <w:pStyle w:val="BodyText"/>
      </w:pPr>
      <w:bookmarkStart w:id="253" w:name="_Toc401769796"/>
      <w:r w:rsidRPr="001F42D3">
        <w:t xml:space="preserve"> </w:t>
      </w:r>
      <w:bookmarkEnd w:id="253"/>
    </w:p>
    <w:p w14:paraId="3F7DB082" w14:textId="33292C8C" w:rsidR="009F4303" w:rsidRPr="001F42D3" w:rsidRDefault="009F4303" w:rsidP="00123C7B">
      <w:pPr>
        <w:pStyle w:val="Heading5"/>
        <w:rPr>
          <w:noProof w:val="0"/>
        </w:rPr>
      </w:pPr>
      <w:bookmarkStart w:id="254" w:name="_Toc214889689"/>
      <w:r w:rsidRPr="001F42D3">
        <w:rPr>
          <w:noProof w:val="0"/>
        </w:rPr>
        <w:t>PCD-04 Report Alert (ORU^R40^ORU_R40) static definition</w:t>
      </w:r>
      <w:bookmarkEnd w:id="254"/>
    </w:p>
    <w:p w14:paraId="53E946B7" w14:textId="718E337D" w:rsidR="00B11855" w:rsidRPr="001F42D3" w:rsidRDefault="003D003E" w:rsidP="002D22C9">
      <w:pPr>
        <w:pStyle w:val="BodyText"/>
      </w:pPr>
      <w:r w:rsidRPr="001F42D3">
        <w:t xml:space="preserve">The </w:t>
      </w:r>
      <w:r w:rsidR="00647994" w:rsidRPr="001F42D3">
        <w:t>Report Alert [PCD-04]</w:t>
      </w:r>
      <w:r w:rsidRPr="001F42D3">
        <w:t xml:space="preserve"> message is used to communicate ACM data from an Alert Reporter (AR) to Alert Manager (AM)</w:t>
      </w:r>
      <w:r w:rsidR="00446183" w:rsidRPr="001F42D3">
        <w:t xml:space="preserve"> and/or Alert Consumer (ACON)</w:t>
      </w:r>
      <w:r w:rsidR="00C60ECD" w:rsidRPr="001F42D3">
        <w:t xml:space="preserve"> </w:t>
      </w:r>
    </w:p>
    <w:p w14:paraId="374AAC01" w14:textId="775A2EE7" w:rsidR="00B11855" w:rsidRPr="001F42D3" w:rsidRDefault="003D003E" w:rsidP="002D22C9">
      <w:pPr>
        <w:pStyle w:val="BodyText"/>
      </w:pPr>
      <w:r w:rsidRPr="001F42D3">
        <w:t xml:space="preserve">Common </w:t>
      </w:r>
      <w:r w:rsidR="006D613E" w:rsidRPr="001F42D3">
        <w:t>HL7</w:t>
      </w:r>
      <w:r w:rsidR="00995105" w:rsidRPr="001F42D3">
        <w:t xml:space="preserve"> </w:t>
      </w:r>
      <w:r w:rsidRPr="001F42D3">
        <w:t xml:space="preserve">segments are defined in Appendix B Common Message Segments. There are sections discussing considerations specific to </w:t>
      </w:r>
      <w:r w:rsidR="00647994" w:rsidRPr="001F42D3">
        <w:t>[PCD-04]</w:t>
      </w:r>
      <w:r w:rsidRPr="001F42D3">
        <w:t xml:space="preserve"> where applicable.</w:t>
      </w:r>
    </w:p>
    <w:p w14:paraId="46B56DD1" w14:textId="2C06239D" w:rsidR="00674011" w:rsidRPr="001F42D3" w:rsidRDefault="008E79E6" w:rsidP="0034511D">
      <w:pPr>
        <w:pStyle w:val="BodyText"/>
      </w:pPr>
      <w:r w:rsidRPr="001F42D3">
        <w:rPr>
          <w:noProof/>
        </w:rPr>
        <w:lastRenderedPageBreak/>
        <mc:AlternateContent>
          <mc:Choice Requires="wpg">
            <w:drawing>
              <wp:anchor distT="0" distB="0" distL="114300" distR="114300" simplePos="0" relativeHeight="251875840" behindDoc="0" locked="0" layoutInCell="1" allowOverlap="1" wp14:anchorId="5F3EF4D8" wp14:editId="67E63FA9">
                <wp:simplePos x="0" y="0"/>
                <wp:positionH relativeFrom="column">
                  <wp:posOffset>208280</wp:posOffset>
                </wp:positionH>
                <wp:positionV relativeFrom="paragraph">
                  <wp:posOffset>250190</wp:posOffset>
                </wp:positionV>
                <wp:extent cx="4283710" cy="3439795"/>
                <wp:effectExtent l="0" t="0" r="21590" b="27305"/>
                <wp:wrapTopAndBottom/>
                <wp:docPr id="6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439795"/>
                          <a:chOff x="0" y="0"/>
                          <a:chExt cx="39997" cy="34401"/>
                        </a:xfrm>
                      </wpg:grpSpPr>
                      <wps:wsp>
                        <wps:cNvPr id="68" name="Text Box 50"/>
                        <wps:cNvSpPr txBox="1">
                          <a:spLocks noChangeArrowheads="1"/>
                        </wps:cNvSpPr>
                        <wps:spPr bwMode="auto">
                          <a:xfrm>
                            <a:off x="4823" y="23513"/>
                            <a:ext cx="15995" cy="3518"/>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21388372" w14:textId="7915052C" w:rsidR="00351E42" w:rsidRPr="005333EE" w:rsidRDefault="00351E42" w:rsidP="00EF0604">
                              <w:pPr>
                                <w:ind w:hanging="2"/>
                                <w:rPr>
                                  <w:color w:val="000000"/>
                                </w:rPr>
                              </w:pPr>
                              <w:r w:rsidRPr="005333EE">
                                <w:rPr>
                                  <w:color w:val="000000"/>
                                </w:rPr>
                                <w:t>Report Alert</w:t>
                              </w:r>
                              <w:r>
                                <w:rPr>
                                  <w:color w:val="000000"/>
                                </w:rPr>
                                <w:t xml:space="preserve"> [PCD-04</w:t>
                              </w:r>
                            </w:p>
                          </w:txbxContent>
                        </wps:txbx>
                        <wps:bodyPr rot="0" vert="horz" wrap="square" lIns="91440" tIns="45720" rIns="91440" bIns="45720" anchor="t" anchorCtr="0" upright="1">
                          <a:noAutofit/>
                        </wps:bodyPr>
                      </wps:wsp>
                      <wps:wsp>
                        <wps:cNvPr id="69" name="AutoShape 51"/>
                        <wps:cNvCnPr>
                          <a:cxnSpLocks noChangeShapeType="1"/>
                        </wps:cNvCnPr>
                        <wps:spPr bwMode="auto">
                          <a:xfrm>
                            <a:off x="1808" y="3717"/>
                            <a:ext cx="89" cy="30207"/>
                          </a:xfrm>
                          <a:prstGeom prst="straightConnector1">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0" name="AutoShape 52"/>
                        <wps:cNvCnPr>
                          <a:cxnSpLocks noChangeShapeType="1"/>
                        </wps:cNvCnPr>
                        <wps:spPr bwMode="auto">
                          <a:xfrm>
                            <a:off x="36311" y="3689"/>
                            <a:ext cx="108" cy="30195"/>
                          </a:xfrm>
                          <a:prstGeom prst="straightConnector1">
                            <a:avLst/>
                          </a:prstGeom>
                          <a:noFill/>
                          <a:ln w="1270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1" name="AutoShape 53"/>
                        <wps:cNvCnPr>
                          <a:cxnSpLocks noChangeShapeType="1"/>
                        </wps:cNvCnPr>
                        <wps:spPr bwMode="auto">
                          <a:xfrm>
                            <a:off x="27456" y="4194"/>
                            <a:ext cx="89" cy="30207"/>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2" name="Text Box 54"/>
                        <wps:cNvSpPr txBox="1">
                          <a:spLocks noChangeArrowheads="1"/>
                        </wps:cNvSpPr>
                        <wps:spPr bwMode="auto">
                          <a:xfrm>
                            <a:off x="0" y="0"/>
                            <a:ext cx="4481"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C78B77B" w14:textId="77777777" w:rsidR="00351E42" w:rsidRDefault="00351E42" w:rsidP="00EF0604">
                              <w:pPr>
                                <w:ind w:hanging="2"/>
                              </w:pPr>
                              <w:r>
                                <w:t>AR</w:t>
                              </w:r>
                            </w:p>
                          </w:txbxContent>
                        </wps:txbx>
                        <wps:bodyPr rot="0" vert="horz" wrap="square" lIns="91440" tIns="45720" rIns="91440" bIns="45720" anchor="t" anchorCtr="0" upright="1">
                          <a:noAutofit/>
                        </wps:bodyPr>
                      </wps:wsp>
                      <wps:wsp>
                        <wps:cNvPr id="73" name="Text Box 55"/>
                        <wps:cNvSpPr txBox="1">
                          <a:spLocks noChangeArrowheads="1"/>
                        </wps:cNvSpPr>
                        <wps:spPr bwMode="auto">
                          <a:xfrm>
                            <a:off x="32955" y="241"/>
                            <a:ext cx="7042"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EF3A7B2" w14:textId="77777777" w:rsidR="00351E42" w:rsidRDefault="00351E42" w:rsidP="00EF0604">
                              <w:pPr>
                                <w:ind w:hanging="2"/>
                              </w:pPr>
                              <w:r>
                                <w:t>ACON</w:t>
                              </w:r>
                            </w:p>
                          </w:txbxContent>
                        </wps:txbx>
                        <wps:bodyPr rot="0" vert="horz" wrap="square" lIns="91440" tIns="45720" rIns="91440" bIns="45720" anchor="t" anchorCtr="0" upright="1">
                          <a:noAutofit/>
                        </wps:bodyPr>
                      </wps:wsp>
                      <wps:wsp>
                        <wps:cNvPr id="74" name="Text Box 12"/>
                        <wps:cNvSpPr txBox="1">
                          <a:spLocks noChangeArrowheads="1"/>
                        </wps:cNvSpPr>
                        <wps:spPr bwMode="auto">
                          <a:xfrm>
                            <a:off x="24748" y="269"/>
                            <a:ext cx="5233" cy="3689"/>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570A91E" w14:textId="77777777" w:rsidR="00351E42" w:rsidRDefault="00351E42" w:rsidP="00EF0604">
                              <w:pPr>
                                <w:ind w:hanging="2"/>
                              </w:pPr>
                              <w:r>
                                <w:t>AM</w:t>
                              </w:r>
                            </w:p>
                          </w:txbxContent>
                        </wps:txbx>
                        <wps:bodyPr rot="0" vert="horz" wrap="square" lIns="91440" tIns="45720" rIns="91440" bIns="45720" anchor="t" anchorCtr="0" upright="1">
                          <a:noAutofit/>
                        </wps:bodyPr>
                      </wps:wsp>
                      <wps:wsp>
                        <wps:cNvPr id="75" name="Rectangle 57"/>
                        <wps:cNvSpPr>
                          <a:spLocks noChangeArrowheads="1"/>
                        </wps:cNvSpPr>
                        <wps:spPr bwMode="auto">
                          <a:xfrm>
                            <a:off x="0" y="5225"/>
                            <a:ext cx="3422" cy="6756"/>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76" name="Rectangle 58"/>
                        <wps:cNvSpPr>
                          <a:spLocks noChangeArrowheads="1"/>
                        </wps:cNvSpPr>
                        <wps:spPr bwMode="auto">
                          <a:xfrm>
                            <a:off x="25722" y="5316"/>
                            <a:ext cx="3422" cy="6756"/>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none" lIns="91440" tIns="45720" rIns="91440" bIns="45720" anchor="ctr" anchorCtr="0" upright="1">
                          <a:noAutofit/>
                        </wps:bodyPr>
                      </wps:wsp>
                      <wps:wsp>
                        <wps:cNvPr id="77" name="AutoShape 59"/>
                        <wps:cNvCnPr>
                          <a:cxnSpLocks noChangeShapeType="1"/>
                          <a:endCxn id="76" idx="1"/>
                        </wps:cNvCnPr>
                        <wps:spPr bwMode="auto">
                          <a:xfrm>
                            <a:off x="3623" y="8694"/>
                            <a:ext cx="22099" cy="0"/>
                          </a:xfrm>
                          <a:prstGeom prst="straightConnector1">
                            <a:avLst/>
                          </a:prstGeom>
                          <a:noFill/>
                          <a:ln w="1270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78" name="Text Box 60"/>
                        <wps:cNvSpPr txBox="1">
                          <a:spLocks noChangeArrowheads="1"/>
                        </wps:cNvSpPr>
                        <wps:spPr bwMode="auto">
                          <a:xfrm>
                            <a:off x="5124" y="4923"/>
                            <a:ext cx="17359" cy="3518"/>
                          </a:xfrm>
                          <a:prstGeom prst="rect">
                            <a:avLst/>
                          </a:prstGeom>
                          <a:solidFill>
                            <a:srgbClr val="FFFFFF"/>
                          </a:solidFill>
                          <a:ln w="12700"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E71D9F3" w14:textId="367456E8" w:rsidR="00351E42" w:rsidRDefault="00351E42" w:rsidP="00EF0604">
                              <w:pPr>
                                <w:ind w:hanging="2"/>
                              </w:pPr>
                              <w:r>
                                <w:t>Report Alert [PCD-04]</w:t>
                              </w:r>
                            </w:p>
                          </w:txbxContent>
                        </wps:txbx>
                        <wps:bodyPr rot="0" vert="horz" wrap="square" lIns="91440" tIns="45720" rIns="91440" bIns="45720" anchor="t" anchorCtr="0" upright="1">
                          <a:noAutofit/>
                        </wps:bodyPr>
                      </wps:wsp>
                      <wps:wsp>
                        <wps:cNvPr id="79" name="Rectangle 61"/>
                        <wps:cNvSpPr>
                          <a:spLocks noChangeArrowheads="1"/>
                        </wps:cNvSpPr>
                        <wps:spPr bwMode="auto">
                          <a:xfrm>
                            <a:off x="200" y="23613"/>
                            <a:ext cx="3423" cy="675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80" name="Rectangle 62"/>
                        <wps:cNvSpPr>
                          <a:spLocks noChangeArrowheads="1"/>
                        </wps:cNvSpPr>
                        <wps:spPr bwMode="auto">
                          <a:xfrm>
                            <a:off x="34684" y="22771"/>
                            <a:ext cx="3422" cy="6757"/>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81" name="AutoShape 63"/>
                        <wps:cNvCnPr>
                          <a:cxnSpLocks noChangeShapeType="1"/>
                        </wps:cNvCnPr>
                        <wps:spPr bwMode="auto">
                          <a:xfrm>
                            <a:off x="3617" y="27030"/>
                            <a:ext cx="31067" cy="164"/>
                          </a:xfrm>
                          <a:prstGeom prst="straightConnector1">
                            <a:avLst/>
                          </a:prstGeom>
                          <a:noFill/>
                          <a:ln w="12700" cap="rnd">
                            <a:solidFill>
                              <a:srgbClr val="000000"/>
                            </a:solidFill>
                            <a:prstDash val="solid"/>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F3EF4D8" id="Group 17" o:spid="_x0000_s1123" style="position:absolute;margin-left:16.4pt;margin-top:19.7pt;width:337.3pt;height:270.85pt;z-index:251875840;mso-position-horizontal-relative:text;mso-position-vertical-relative:text" coordsize="39997,3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">
                <v:shapetype id="_x0000_t202" coordsize="21600,21600" o:spt="202" path="m,l,21600r21600,l21600,xe">
                  <v:stroke joinstyle="miter"/>
                  <v:path gradientshapeok="t" o:connecttype="rect"/>
                </v:shapetype>
                <v:shape id="Text Box 50" o:spid="_x0000_s1124" type="#_x0000_t202" style="position:absolute;left:4823;top:23513;width:15995;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" strokeweight=".25pt">
                  <v:stroke dashstyle="1 1" endcap="round"/>
                  <v:shadow opacity="49150f"/>
                  <v:textbox>
                    <w:txbxContent>
                      <w:p w14:paraId="21388372" w14:textId="7915052C" w:rsidR="00351E42" w:rsidRPr="005333EE" w:rsidRDefault="00351E42" w:rsidP="00EF0604">
                        <w:pPr>
                          <w:ind w:hanging="2"/>
                          <w:rPr>
                            <w:color w:val="000000"/>
                          </w:rPr>
                        </w:pPr>
                        <w:r w:rsidRPr="005333EE">
                          <w:rPr>
                            <w:color w:val="000000"/>
                          </w:rPr>
                          <w:t>Report Alert</w:t>
                        </w:r>
                        <w:r>
                          <w:rPr>
                            <w:color w:val="000000"/>
                          </w:rPr>
                          <w:t xml:space="preserve"> [PCD-04</w:t>
                        </w:r>
                      </w:p>
                    </w:txbxContent>
                  </v:textbox>
                </v:shape>
                <v:shapetype id="_x0000_t32" coordsize="21600,21600" o:spt="32" o:oned="t" path="m,l21600,21600e" filled="f">
                  <v:path arrowok="t" fillok="f" o:connecttype="none"/>
                  <o:lock v:ext="edit" shapetype="t"/>
                </v:shapetype>
                <v:shape id="AutoShape 51" o:spid="_x0000_s1125" type="#_x0000_t32" style="position:absolute;left:1808;top:3717;width:89;height:30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" strokeweight="1pt">
                  <v:stroke joinstyle="miter"/>
                  <v:shadow opacity="49150f"/>
                </v:shape>
                <v:shape id="AutoShape 52" o:spid="_x0000_s1126" type="#_x0000_t32" style="position:absolute;left:36311;top:3689;width:108;height:301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" strokeweight="1pt">
                  <v:stroke joinstyle="miter"/>
                  <v:shadow opacity="49150f"/>
                </v:shape>
                <v:shape id="AutoShape 53" o:spid="_x0000_s1127" type="#_x0000_t32" style="position:absolute;left:27456;top:4194;width:89;height:302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" strokeweight=".25pt">
                  <v:stroke dashstyle="dash" joinstyle="miter"/>
                  <v:shadow opacity="49150f"/>
                </v:shape>
                <v:shape id="Text Box 54" o:spid="_x0000_s1128" type="#_x0000_t202" style="position:absolute;width:4481;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" strokeweight=".25pt">
                  <v:stroke dashstyle="1 1" endcap="round"/>
                  <v:shadow opacity="49150f"/>
                  <v:textbox>
                    <w:txbxContent>
                      <w:p w14:paraId="6C78B77B" w14:textId="77777777" w:rsidR="00351E42" w:rsidRDefault="00351E42" w:rsidP="00EF0604">
                        <w:pPr>
                          <w:ind w:hanging="2"/>
                        </w:pPr>
                        <w:r>
                          <w:t>AR</w:t>
                        </w:r>
                      </w:p>
                    </w:txbxContent>
                  </v:textbox>
                </v:shape>
                <v:shape id="Text Box 55" o:spid="_x0000_s1129" type="#_x0000_t202" style="position:absolute;left:32955;top:241;width:7042;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" strokeweight=".25pt">
                  <v:stroke dashstyle="1 1" endcap="round"/>
                  <v:shadow opacity="49150f"/>
                  <v:textbox>
                    <w:txbxContent>
                      <w:p w14:paraId="6EF3A7B2" w14:textId="77777777" w:rsidR="00351E42" w:rsidRDefault="00351E42" w:rsidP="00EF0604">
                        <w:pPr>
                          <w:ind w:hanging="2"/>
                        </w:pPr>
                        <w:r>
                          <w:t>ACON</w:t>
                        </w:r>
                      </w:p>
                    </w:txbxContent>
                  </v:textbox>
                </v:shape>
                <v:shape id="Text Box 12" o:spid="_x0000_s1130" type="#_x0000_t202" style="position:absolute;left:24748;top:269;width:5233;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" strokeweight=".25pt">
                  <v:stroke dashstyle="1 1" endcap="round"/>
                  <v:shadow opacity="49150f"/>
                  <v:textbox>
                    <w:txbxContent>
                      <w:p w14:paraId="7570A91E" w14:textId="77777777" w:rsidR="00351E42" w:rsidRDefault="00351E42" w:rsidP="00EF0604">
                        <w:pPr>
                          <w:ind w:hanging="2"/>
                        </w:pPr>
                        <w:r>
                          <w:t>AM</w:t>
                        </w:r>
                      </w:p>
                    </w:txbxContent>
                  </v:textbox>
                </v:shape>
                <v:rect id="Rectangle 57" o:spid="_x0000_s1131" style="position:absolute;top:5225;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" strokeweight="1pt">
                  <v:shadow opacity="49150f"/>
                </v:rect>
                <v:rect id="Rectangle 58" o:spid="_x0000_s1132" style="position:absolute;left:25722;top:5316;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" strokeweight="1pt">
                  <v:shadow color="#868686"/>
                </v:rect>
                <v:shape id="AutoShape 59" o:spid="_x0000_s1133" type="#_x0000_t32" style="position:absolute;left:3623;top:8694;width:22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" strokeweight="1pt">
                  <v:stroke endarrow="block" joinstyle="miter"/>
                  <v:shadow opacity="49150f"/>
                </v:shape>
                <v:shape id="Text Box 60" o:spid="_x0000_s1134" type="#_x0000_t202" style="position:absolute;left:5124;top:4923;width:17359;height:3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" strokeweight="1pt">
                  <v:stroke dashstyle="1 1" endcap="round"/>
                  <v:shadow opacity="49150f"/>
                  <v:textbox>
                    <w:txbxContent>
                      <w:p w14:paraId="7E71D9F3" w14:textId="367456E8" w:rsidR="00351E42" w:rsidRDefault="00351E42" w:rsidP="00EF0604">
                        <w:pPr>
                          <w:ind w:hanging="2"/>
                        </w:pPr>
                        <w:r>
                          <w:t>Report Alert [PCD-04]</w:t>
                        </w:r>
                      </w:p>
                    </w:txbxContent>
                  </v:textbox>
                </v:shape>
                <v:rect id="Rectangle 61" o:spid="_x0000_s1135" style="position:absolute;left:200;top:23613;width:3423;height:67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" strokeweight="1pt">
                  <v:shadow opacity="49150f"/>
                </v:rect>
                <v:rect id="Rectangle 62" o:spid="_x0000_s1136" style="position:absolute;left:34684;top:22771;width:3422;height:675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" strokeweight="1pt">
                  <v:shadow opacity="49150f"/>
                </v:rect>
                <v:shape id="AutoShape 63" o:spid="_x0000_s1137" type="#_x0000_t32" style="position:absolute;left:3617;top:27030;width:31067;height:1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" strokeweight="1pt">
                  <v:stroke endarrow="block" joinstyle="miter" endcap="round"/>
                  <v:shadow opacity="49150f"/>
                </v:shape>
                <w10:wrap type="topAndBottom"/>
              </v:group>
            </w:pict>
          </mc:Fallback>
        </mc:AlternateContent>
      </w:r>
    </w:p>
    <w:p w14:paraId="566121AF" w14:textId="2AAFFBEE" w:rsidR="00B11855" w:rsidRPr="001F42D3" w:rsidRDefault="00674011" w:rsidP="00CF5627">
      <w:pPr>
        <w:pStyle w:val="TableTitle"/>
      </w:pPr>
      <w:r w:rsidRPr="001F42D3">
        <w:t xml:space="preserve">Table 3.4.4.1.2-1: ORU^R40^ORU_R40 </w:t>
      </w:r>
      <w:r w:rsidR="006D613E" w:rsidRPr="001F42D3">
        <w:t>HL7</w:t>
      </w:r>
      <w:r w:rsidR="00995105" w:rsidRPr="001F42D3">
        <w:t xml:space="preserve"> </w:t>
      </w:r>
      <w:r w:rsidRPr="001F42D3">
        <w:t>Attribute Table</w:t>
      </w:r>
      <w:r w:rsidR="00F73333" w:rsidRPr="001F42D3">
        <w:rPr>
          <w:noProof/>
        </w:rPr>
        <mc:AlternateContent>
          <mc:Choice Requires="wps">
            <w:drawing>
              <wp:anchor distT="0" distB="0" distL="114300" distR="114300" simplePos="0" relativeHeight="251700736" behindDoc="0" locked="0" layoutInCell="1" allowOverlap="1" wp14:anchorId="36983513" wp14:editId="0838DFD0">
                <wp:simplePos x="0" y="0"/>
                <wp:positionH relativeFrom="column">
                  <wp:posOffset>10026015</wp:posOffset>
                </wp:positionH>
                <wp:positionV relativeFrom="paragraph">
                  <wp:posOffset>21590</wp:posOffset>
                </wp:positionV>
                <wp:extent cx="2877185" cy="635"/>
                <wp:effectExtent l="5715" t="55880" r="22225" b="57785"/>
                <wp:wrapNone/>
                <wp:docPr id="3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7185" cy="635"/>
                        </a:xfrm>
                        <a:prstGeom prst="straightConnector1">
                          <a:avLst/>
                        </a:prstGeom>
                        <a:noFill/>
                        <a:ln w="3175" cap="rnd">
                          <a:solidFill>
                            <a:srgbClr val="000000"/>
                          </a:solidFill>
                          <a:prstDash val="sysDot"/>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1C1CAF" id="AutoShape 15" o:spid="_x0000_s1026" type="#_x0000_t32" style="position:absolute;margin-left:789.45pt;margin-top:1.7pt;width:226.55pt;height:.0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" strokeweight=".25pt">
                <v:stroke dashstyle="1 1" endarrow="block" joinstyle="miter" endcap="round"/>
                <v:shadow opacity="49150f"/>
              </v:shape>
            </w:pict>
          </mc:Fallback>
        </mc:AlternateContent>
      </w:r>
      <w:r w:rsidR="00F73333" w:rsidRPr="001F42D3">
        <w:rPr>
          <w:noProof/>
        </w:rPr>
        <mc:AlternateContent>
          <mc:Choice Requires="wps">
            <w:drawing>
              <wp:anchor distT="0" distB="0" distL="114300" distR="114300" simplePos="0" relativeHeight="251745792" behindDoc="0" locked="0" layoutInCell="1" allowOverlap="1" wp14:anchorId="08EEF41A" wp14:editId="4333973B">
                <wp:simplePos x="0" y="0"/>
                <wp:positionH relativeFrom="column">
                  <wp:posOffset>9683750</wp:posOffset>
                </wp:positionH>
                <wp:positionV relativeFrom="paragraph">
                  <wp:posOffset>1365885</wp:posOffset>
                </wp:positionV>
                <wp:extent cx="342265" cy="675640"/>
                <wp:effectExtent l="6350" t="9525" r="13335" b="10160"/>
                <wp:wrapNone/>
                <wp:docPr id="3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20BC54" id="Rectangle 17" o:spid="_x0000_s1026" style="position:absolute;margin-left:762.5pt;margin-top:107.55pt;width:26.95pt;height:53.2pt;z-index:251745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" fillcolor="#deeaf6" strokeweight=".25pt">
                <v:stroke dashstyle="1 1" endcap="round"/>
                <v:shadow opacity="49150f"/>
              </v:rect>
            </w:pict>
          </mc:Fallback>
        </mc:AlternateContent>
      </w:r>
      <w:r w:rsidR="00F73333" w:rsidRPr="001F42D3">
        <w:rPr>
          <w:noProof/>
        </w:rPr>
        <mc:AlternateContent>
          <mc:Choice Requires="wps">
            <w:drawing>
              <wp:anchor distT="0" distB="0" distL="114300" distR="114300" simplePos="0" relativeHeight="251723264" behindDoc="0" locked="0" layoutInCell="1" allowOverlap="1" wp14:anchorId="688A2085" wp14:editId="160E7891">
                <wp:simplePos x="0" y="0"/>
                <wp:positionH relativeFrom="column">
                  <wp:posOffset>10038080</wp:posOffset>
                </wp:positionH>
                <wp:positionV relativeFrom="paragraph">
                  <wp:posOffset>1792605</wp:posOffset>
                </wp:positionV>
                <wp:extent cx="1599565" cy="351790"/>
                <wp:effectExtent l="8255" t="7620" r="11430" b="12065"/>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9565" cy="351790"/>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885288C" w14:textId="77777777" w:rsidR="00351E42" w:rsidRDefault="00351E42" w:rsidP="00C60ECD">
                            <w:pPr>
                              <w:ind w:hanging="2"/>
                            </w:pPr>
                            <w:r>
                              <w:t>PCD-04 Report Alert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A2085" id="Text Box 16" o:spid="_x0000_s1138" type="#_x0000_t202" style="position:absolute;left:0;text-align:left;margin-left:790.4pt;margin-top:141.15pt;width:125.95pt;height:27.7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" strokeweight=".25pt">
                <v:stroke dashstyle="1 1" endcap="round"/>
                <v:shadow opacity="49150f"/>
                <v:textbox>
                  <w:txbxContent>
                    <w:p w14:paraId="7885288C" w14:textId="77777777" w:rsidR="00351E42" w:rsidRDefault="00351E42" w:rsidP="00C60ECD">
                      <w:pPr>
                        <w:ind w:hanging="2"/>
                      </w:pPr>
                      <w:r>
                        <w:t>PCD-04 Report Alert</w:t>
                      </w:r>
                    </w:p>
                  </w:txbxContent>
                </v:textbox>
              </v:shape>
            </w:pict>
          </mc:Fallback>
        </mc:AlternateContent>
      </w:r>
      <w:r w:rsidR="00F73333" w:rsidRPr="001F42D3">
        <w:rPr>
          <w:noProof/>
        </w:rPr>
        <mc:AlternateContent>
          <mc:Choice Requires="wps">
            <w:drawing>
              <wp:anchor distT="0" distB="0" distL="114300" distR="114300" simplePos="0" relativeHeight="251655680" behindDoc="0" locked="0" layoutInCell="1" allowOverlap="1" wp14:anchorId="44341BE1" wp14:editId="1E1E7256">
                <wp:simplePos x="0" y="0"/>
                <wp:positionH relativeFrom="column">
                  <wp:posOffset>11225530</wp:posOffset>
                </wp:positionH>
                <wp:positionV relativeFrom="paragraph">
                  <wp:posOffset>1960880</wp:posOffset>
                </wp:positionV>
                <wp:extent cx="342265" cy="675640"/>
                <wp:effectExtent l="5080" t="13970" r="5080" b="5715"/>
                <wp:wrapNone/>
                <wp:docPr id="2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6009D9" id="Rectangle 13" o:spid="_x0000_s1026" style="position:absolute;margin-left:883.9pt;margin-top:154.4pt;width:26.95pt;height:53.2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" fillcolor="#deeaf6" strokeweight=".25pt">
                <v:stroke dashstyle="1 1" endcap="round"/>
                <v:shadow opacity="49150f"/>
              </v:rect>
            </w:pict>
          </mc:Fallback>
        </mc:AlternateContent>
      </w:r>
      <w:r w:rsidR="00F73333" w:rsidRPr="001F42D3">
        <w:rPr>
          <w:noProof/>
        </w:rPr>
        <mc:AlternateContent>
          <mc:Choice Requires="wps">
            <w:drawing>
              <wp:anchor distT="0" distB="0" distL="114300" distR="114300" simplePos="0" relativeHeight="251610624" behindDoc="0" locked="0" layoutInCell="1" allowOverlap="1" wp14:anchorId="111520CA" wp14:editId="7297AD29">
                <wp:simplePos x="0" y="0"/>
                <wp:positionH relativeFrom="column">
                  <wp:posOffset>9926955</wp:posOffset>
                </wp:positionH>
                <wp:positionV relativeFrom="paragraph">
                  <wp:posOffset>1524000</wp:posOffset>
                </wp:positionV>
                <wp:extent cx="523240" cy="368935"/>
                <wp:effectExtent l="11430" t="5715" r="8255" b="635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 cy="368935"/>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4A6CFB29" w14:textId="77777777" w:rsidR="00351E42" w:rsidRDefault="00351E42" w:rsidP="00C60ECD">
                            <w:pPr>
                              <w:ind w:hanging="2"/>
                            </w:pPr>
                            <w:r>
                              <w:t>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1520CA" id="Text Box 10" o:spid="_x0000_s1139" type="#_x0000_t202" style="position:absolute;left:0;text-align:left;margin-left:781.65pt;margin-top:120pt;width:41.2pt;height:29.0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" strokeweight=".25pt">
                <v:stroke dashstyle="1 1" endcap="round"/>
                <v:shadow opacity="49150f"/>
                <v:textbox>
                  <w:txbxContent>
                    <w:p w14:paraId="4A6CFB29" w14:textId="77777777" w:rsidR="00351E42" w:rsidRDefault="00351E42" w:rsidP="00C60ECD">
                      <w:pPr>
                        <w:ind w:hanging="2"/>
                      </w:pPr>
                      <w:r>
                        <w:t>AR</w:t>
                      </w:r>
                    </w:p>
                  </w:txbxContent>
                </v:textbox>
              </v:shape>
            </w:pict>
          </mc:Fallback>
        </mc:AlternateContent>
      </w:r>
      <w:r w:rsidR="00F73333" w:rsidRPr="001F42D3">
        <w:rPr>
          <w:noProof/>
        </w:rPr>
        <mc:AlternateContent>
          <mc:Choice Requires="wps">
            <w:drawing>
              <wp:anchor distT="0" distB="0" distL="114300" distR="114300" simplePos="0" relativeHeight="251632128" behindDoc="0" locked="0" layoutInCell="1" allowOverlap="1" wp14:anchorId="3FDAFE8C" wp14:editId="4F64160D">
                <wp:simplePos x="0" y="0"/>
                <wp:positionH relativeFrom="column">
                  <wp:posOffset>9683750</wp:posOffset>
                </wp:positionH>
                <wp:positionV relativeFrom="paragraph">
                  <wp:posOffset>2144395</wp:posOffset>
                </wp:positionV>
                <wp:extent cx="704215" cy="368935"/>
                <wp:effectExtent l="6350" t="6985" r="13335" b="5080"/>
                <wp:wrapNone/>
                <wp:docPr id="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215" cy="368935"/>
                        </a:xfrm>
                        <a:prstGeom prst="rect">
                          <a:avLst/>
                        </a:prstGeom>
                        <a:solidFill>
                          <a:srgbClr val="FFFFFF"/>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6CF6B337" w14:textId="77777777" w:rsidR="00351E42" w:rsidRDefault="00351E42" w:rsidP="00C60ECD">
                            <w:pPr>
                              <w:ind w:hanging="2"/>
                            </w:pPr>
                            <w:r>
                              <w:t>ACON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AFE8C" id="Text Box 11" o:spid="_x0000_s1140" type="#_x0000_t202" style="position:absolute;left:0;text-align:left;margin-left:762.5pt;margin-top:168.85pt;width:55.45pt;height:29.0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" strokeweight=".25pt">
                <v:stroke dashstyle="1 1" endcap="round"/>
                <v:shadow opacity="49150f"/>
                <v:textbox>
                  <w:txbxContent>
                    <w:p w14:paraId="6CF6B337" w14:textId="77777777" w:rsidR="00351E42" w:rsidRDefault="00351E42" w:rsidP="00C60ECD">
                      <w:pPr>
                        <w:ind w:hanging="2"/>
                      </w:pPr>
                      <w:r>
                        <w:t>ACON</w:t>
                      </w:r>
                    </w:p>
                  </w:txbxContent>
                </v:textbox>
              </v:shape>
            </w:pict>
          </mc:Fallback>
        </mc:AlternateContent>
      </w:r>
      <w:r w:rsidR="00F73333" w:rsidRPr="001F42D3">
        <w:rPr>
          <w:noProof/>
        </w:rPr>
        <mc:AlternateContent>
          <mc:Choice Requires="wps">
            <w:drawing>
              <wp:anchor distT="0" distB="0" distL="114300" distR="114300" simplePos="0" relativeHeight="251543040" behindDoc="0" locked="0" layoutInCell="1" allowOverlap="1" wp14:anchorId="4DAEDEB8" wp14:editId="48A30532">
                <wp:simplePos x="0" y="0"/>
                <wp:positionH relativeFrom="column">
                  <wp:posOffset>9787255</wp:posOffset>
                </wp:positionH>
                <wp:positionV relativeFrom="paragraph">
                  <wp:posOffset>1350010</wp:posOffset>
                </wp:positionV>
                <wp:extent cx="8890" cy="3020695"/>
                <wp:effectExtent l="5080" t="12700" r="5080" b="5080"/>
                <wp:wrapNone/>
                <wp:docPr id="2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302069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89C90D2" id="AutoShape 7" o:spid="_x0000_s1026" type="#_x0000_t32" style="position:absolute;margin-left:770.65pt;margin-top:106.3pt;width:.7pt;height:237.8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565568" behindDoc="0" locked="0" layoutInCell="1" allowOverlap="1" wp14:anchorId="310B2C87" wp14:editId="14B7F6F6">
                <wp:simplePos x="0" y="0"/>
                <wp:positionH relativeFrom="column">
                  <wp:posOffset>10841990</wp:posOffset>
                </wp:positionH>
                <wp:positionV relativeFrom="paragraph">
                  <wp:posOffset>1350010</wp:posOffset>
                </wp:positionV>
                <wp:extent cx="10795" cy="3019425"/>
                <wp:effectExtent l="12065" t="12700" r="5715" b="6350"/>
                <wp:wrapNone/>
                <wp:docPr id="2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301942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950169" id="AutoShape 8" o:spid="_x0000_s1026" type="#_x0000_t32" style="position:absolute;margin-left:853.7pt;margin-top:106.3pt;width:.85pt;height:237.75pt;z-index:2515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588096" behindDoc="0" locked="0" layoutInCell="1" allowOverlap="1" wp14:anchorId="7089EC84" wp14:editId="76438A26">
                <wp:simplePos x="0" y="0"/>
                <wp:positionH relativeFrom="column">
                  <wp:posOffset>10029190</wp:posOffset>
                </wp:positionH>
                <wp:positionV relativeFrom="paragraph">
                  <wp:posOffset>1066165</wp:posOffset>
                </wp:positionV>
                <wp:extent cx="8890" cy="3020695"/>
                <wp:effectExtent l="8890" t="5080" r="10795" b="127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3020695"/>
                        </a:xfrm>
                        <a:prstGeom prst="straightConnector1">
                          <a:avLst/>
                        </a:prstGeom>
                        <a:noFill/>
                        <a:ln w="3175">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08ECFF" id="AutoShape 9" o:spid="_x0000_s1026" type="#_x0000_t32" style="position:absolute;margin-left:789.7pt;margin-top:83.95pt;width:.7pt;height:237.85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" strokeweight=".25pt">
                <v:stroke dashstyle="dash" joinstyle="miter"/>
                <v:shadow opacity="49150f"/>
              </v:shape>
            </w:pict>
          </mc:Fallback>
        </mc:AlternateContent>
      </w:r>
      <w:r w:rsidR="00F73333" w:rsidRPr="001F42D3">
        <w:rPr>
          <w:noProof/>
        </w:rPr>
        <mc:AlternateContent>
          <mc:Choice Requires="wps">
            <w:drawing>
              <wp:anchor distT="0" distB="0" distL="114300" distR="114300" simplePos="0" relativeHeight="251678208" behindDoc="0" locked="0" layoutInCell="1" allowOverlap="1" wp14:anchorId="1817B9EF" wp14:editId="6144CF7A">
                <wp:simplePos x="0" y="0"/>
                <wp:positionH relativeFrom="column">
                  <wp:posOffset>10788015</wp:posOffset>
                </wp:positionH>
                <wp:positionV relativeFrom="paragraph">
                  <wp:posOffset>2272030</wp:posOffset>
                </wp:positionV>
                <wp:extent cx="342265" cy="675640"/>
                <wp:effectExtent l="5715" t="10795" r="13970" b="8890"/>
                <wp:wrapNone/>
                <wp:docPr id="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E2642B8" id="Rectangle 14" o:spid="_x0000_s1026" style="position:absolute;margin-left:849.45pt;margin-top:178.9pt;width:26.95pt;height:53.2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" fillcolor="#deeaf6" strokeweight=".25pt">
                <v:stroke dashstyle="1 1" endcap="round"/>
                <v:shadow opacity="49150f"/>
              </v:rect>
            </w:pict>
          </mc:Fallback>
        </mc:AlternateConten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620" w:firstRow="1" w:lastRow="0" w:firstColumn="0" w:lastColumn="0" w:noHBand="1" w:noVBand="1"/>
      </w:tblPr>
      <w:tblGrid>
        <w:gridCol w:w="1109"/>
        <w:gridCol w:w="3707"/>
        <w:gridCol w:w="1523"/>
        <w:gridCol w:w="1434"/>
        <w:gridCol w:w="1645"/>
      </w:tblGrid>
      <w:tr w:rsidR="00C40FD5" w:rsidRPr="001F42D3" w14:paraId="1123E8AE" w14:textId="77777777" w:rsidTr="00DE39CA">
        <w:trPr>
          <w:cantSplit/>
          <w:jc w:val="center"/>
        </w:trPr>
        <w:tc>
          <w:tcPr>
            <w:tcW w:w="1109" w:type="dxa"/>
            <w:shd w:val="clear" w:color="auto" w:fill="D9D9D9"/>
          </w:tcPr>
          <w:p w14:paraId="67561A4D" w14:textId="77777777" w:rsidR="00B11855" w:rsidRPr="001F42D3" w:rsidRDefault="002D22C9" w:rsidP="004A7AC0">
            <w:pPr>
              <w:pStyle w:val="TableEntryHeader"/>
            </w:pPr>
            <w:r w:rsidRPr="001F42D3">
              <w:t>Segment</w:t>
            </w:r>
          </w:p>
        </w:tc>
        <w:tc>
          <w:tcPr>
            <w:tcW w:w="3707" w:type="dxa"/>
            <w:shd w:val="clear" w:color="auto" w:fill="D9D9D9"/>
          </w:tcPr>
          <w:p w14:paraId="6D3BF31B" w14:textId="77777777" w:rsidR="00B11855" w:rsidRPr="001F42D3" w:rsidRDefault="003D003E" w:rsidP="004A7AC0">
            <w:pPr>
              <w:pStyle w:val="TableEntryHeader"/>
            </w:pPr>
            <w:r w:rsidRPr="001F42D3">
              <w:t>ORU Message</w:t>
            </w:r>
          </w:p>
        </w:tc>
        <w:tc>
          <w:tcPr>
            <w:tcW w:w="1523" w:type="dxa"/>
            <w:shd w:val="clear" w:color="auto" w:fill="D9D9D9"/>
          </w:tcPr>
          <w:p w14:paraId="2FEA4BAB" w14:textId="77777777" w:rsidR="00B11855" w:rsidRPr="001F42D3" w:rsidRDefault="003D003E" w:rsidP="004A7AC0">
            <w:pPr>
              <w:pStyle w:val="TableEntryHeader"/>
            </w:pPr>
            <w:r w:rsidRPr="001F42D3">
              <w:t>Usage</w:t>
            </w:r>
          </w:p>
        </w:tc>
        <w:tc>
          <w:tcPr>
            <w:tcW w:w="1434" w:type="dxa"/>
            <w:shd w:val="clear" w:color="auto" w:fill="D9D9D9"/>
          </w:tcPr>
          <w:p w14:paraId="4A65B883" w14:textId="77777777" w:rsidR="00B11855" w:rsidRPr="001F42D3" w:rsidRDefault="003D003E" w:rsidP="004A7AC0">
            <w:pPr>
              <w:pStyle w:val="TableEntryHeader"/>
            </w:pPr>
            <w:r w:rsidRPr="001F42D3">
              <w:t>Card.</w:t>
            </w:r>
          </w:p>
        </w:tc>
        <w:tc>
          <w:tcPr>
            <w:tcW w:w="1645" w:type="dxa"/>
            <w:shd w:val="clear" w:color="auto" w:fill="D9D9D9"/>
          </w:tcPr>
          <w:p w14:paraId="3B6447D1" w14:textId="7D8CE1D1" w:rsidR="00B11855" w:rsidRPr="001F42D3" w:rsidRDefault="006D613E" w:rsidP="004A7AC0">
            <w:pPr>
              <w:pStyle w:val="TableEntryHeader"/>
            </w:pPr>
            <w:r w:rsidRPr="001F42D3">
              <w:t>HL7</w:t>
            </w:r>
            <w:r w:rsidR="00995105" w:rsidRPr="001F42D3">
              <w:t xml:space="preserve"> </w:t>
            </w:r>
            <w:r w:rsidR="003D003E" w:rsidRPr="001F42D3">
              <w:t>Ref</w:t>
            </w:r>
          </w:p>
        </w:tc>
      </w:tr>
      <w:tr w:rsidR="00C40FD5" w:rsidRPr="001F42D3" w14:paraId="116F2439" w14:textId="77777777" w:rsidTr="006C0E8E">
        <w:trPr>
          <w:cantSplit/>
          <w:jc w:val="center"/>
        </w:trPr>
        <w:tc>
          <w:tcPr>
            <w:tcW w:w="1109" w:type="dxa"/>
          </w:tcPr>
          <w:p w14:paraId="29A22731" w14:textId="77777777" w:rsidR="00B11855" w:rsidRPr="001F42D3" w:rsidRDefault="003D003E" w:rsidP="004A7AC0">
            <w:pPr>
              <w:pStyle w:val="TableEntry"/>
            </w:pPr>
            <w:r w:rsidRPr="001F42D3">
              <w:t>MSH</w:t>
            </w:r>
          </w:p>
        </w:tc>
        <w:tc>
          <w:tcPr>
            <w:tcW w:w="3707" w:type="dxa"/>
          </w:tcPr>
          <w:p w14:paraId="4CC63D52" w14:textId="77777777" w:rsidR="00B11855" w:rsidRPr="001F42D3" w:rsidRDefault="003D003E" w:rsidP="004A7AC0">
            <w:pPr>
              <w:pStyle w:val="TableEntry"/>
            </w:pPr>
            <w:r w:rsidRPr="001F42D3">
              <w:t>Message Header Segment</w:t>
            </w:r>
          </w:p>
        </w:tc>
        <w:tc>
          <w:tcPr>
            <w:tcW w:w="1523" w:type="dxa"/>
          </w:tcPr>
          <w:p w14:paraId="6C2B474E" w14:textId="77777777" w:rsidR="00B11855" w:rsidRPr="001F42D3" w:rsidRDefault="003D003E" w:rsidP="004A7AC0">
            <w:pPr>
              <w:pStyle w:val="TableEntry"/>
            </w:pPr>
            <w:r w:rsidRPr="001F42D3">
              <w:t>R</w:t>
            </w:r>
          </w:p>
        </w:tc>
        <w:tc>
          <w:tcPr>
            <w:tcW w:w="1434" w:type="dxa"/>
          </w:tcPr>
          <w:p w14:paraId="535B7757" w14:textId="77777777" w:rsidR="00B11855" w:rsidRPr="001F42D3" w:rsidRDefault="003D003E" w:rsidP="004A7AC0">
            <w:pPr>
              <w:pStyle w:val="TableEntry"/>
            </w:pPr>
            <w:r w:rsidRPr="001F42D3">
              <w:t>[1..1]</w:t>
            </w:r>
          </w:p>
        </w:tc>
        <w:tc>
          <w:tcPr>
            <w:tcW w:w="1645" w:type="dxa"/>
          </w:tcPr>
          <w:p w14:paraId="76FE361E" w14:textId="77777777" w:rsidR="00B11855" w:rsidRPr="001F42D3" w:rsidRDefault="003D003E" w:rsidP="004A7AC0">
            <w:pPr>
              <w:pStyle w:val="TableEntry"/>
            </w:pPr>
            <w:r w:rsidRPr="001F42D3">
              <w:t>2.15.9</w:t>
            </w:r>
          </w:p>
        </w:tc>
      </w:tr>
      <w:tr w:rsidR="00C40FD5" w:rsidRPr="001F42D3" w14:paraId="41EC74AD" w14:textId="77777777" w:rsidTr="006C0E8E">
        <w:trPr>
          <w:cantSplit/>
          <w:jc w:val="center"/>
        </w:trPr>
        <w:tc>
          <w:tcPr>
            <w:tcW w:w="1109" w:type="dxa"/>
          </w:tcPr>
          <w:p w14:paraId="6FCD53FA" w14:textId="77777777" w:rsidR="00B11855" w:rsidRPr="001F42D3" w:rsidRDefault="003D003E" w:rsidP="004A7AC0">
            <w:pPr>
              <w:pStyle w:val="TableEntry"/>
            </w:pPr>
            <w:r w:rsidRPr="001F42D3">
              <w:t>PID</w:t>
            </w:r>
          </w:p>
        </w:tc>
        <w:tc>
          <w:tcPr>
            <w:tcW w:w="3707" w:type="dxa"/>
          </w:tcPr>
          <w:p w14:paraId="331BA3A5" w14:textId="77777777" w:rsidR="00B11855" w:rsidRPr="001F42D3" w:rsidRDefault="003D003E" w:rsidP="004A7AC0">
            <w:pPr>
              <w:pStyle w:val="TableEntry"/>
            </w:pPr>
            <w:r w:rsidRPr="001F42D3">
              <w:t xml:space="preserve">Patient Identification Segment </w:t>
            </w:r>
          </w:p>
        </w:tc>
        <w:tc>
          <w:tcPr>
            <w:tcW w:w="1523" w:type="dxa"/>
          </w:tcPr>
          <w:p w14:paraId="4661B44D" w14:textId="77777777" w:rsidR="00B11855" w:rsidRPr="001F42D3" w:rsidRDefault="003D003E" w:rsidP="004A7AC0">
            <w:pPr>
              <w:pStyle w:val="TableEntry"/>
            </w:pPr>
            <w:r w:rsidRPr="001F42D3">
              <w:t>CE</w:t>
            </w:r>
          </w:p>
        </w:tc>
        <w:tc>
          <w:tcPr>
            <w:tcW w:w="1434" w:type="dxa"/>
          </w:tcPr>
          <w:p w14:paraId="2D4ED321" w14:textId="77777777" w:rsidR="00B11855" w:rsidRPr="001F42D3" w:rsidRDefault="003D003E" w:rsidP="00E86B15">
            <w:pPr>
              <w:pStyle w:val="TableEntry"/>
            </w:pPr>
            <w:r w:rsidRPr="001F42D3">
              <w:t>[</w:t>
            </w:r>
            <w:r w:rsidR="00E86B15" w:rsidRPr="001F42D3">
              <w:t>0</w:t>
            </w:r>
            <w:r w:rsidRPr="001F42D3">
              <w:t>..1]</w:t>
            </w:r>
          </w:p>
        </w:tc>
        <w:tc>
          <w:tcPr>
            <w:tcW w:w="1645" w:type="dxa"/>
          </w:tcPr>
          <w:p w14:paraId="440654B5" w14:textId="77777777" w:rsidR="00B11855" w:rsidRPr="001F42D3" w:rsidRDefault="003D003E" w:rsidP="004A7AC0">
            <w:pPr>
              <w:pStyle w:val="TableEntry"/>
            </w:pPr>
            <w:r w:rsidRPr="001F42D3">
              <w:t>3.4.2</w:t>
            </w:r>
          </w:p>
        </w:tc>
      </w:tr>
      <w:tr w:rsidR="00C40FD5" w:rsidRPr="001F42D3" w14:paraId="6B4979B5" w14:textId="77777777" w:rsidTr="006C0E8E">
        <w:trPr>
          <w:cantSplit/>
          <w:jc w:val="center"/>
        </w:trPr>
        <w:tc>
          <w:tcPr>
            <w:tcW w:w="1109" w:type="dxa"/>
          </w:tcPr>
          <w:p w14:paraId="2744F148" w14:textId="77777777" w:rsidR="00B11855" w:rsidRPr="001F42D3" w:rsidRDefault="003D003E" w:rsidP="004A7AC0">
            <w:pPr>
              <w:pStyle w:val="TableEntry"/>
            </w:pPr>
            <w:r w:rsidRPr="001F42D3">
              <w:t>PV1</w:t>
            </w:r>
          </w:p>
        </w:tc>
        <w:tc>
          <w:tcPr>
            <w:tcW w:w="3707" w:type="dxa"/>
          </w:tcPr>
          <w:p w14:paraId="1AE9283B" w14:textId="77777777" w:rsidR="00B11855" w:rsidRPr="001F42D3" w:rsidRDefault="003D003E" w:rsidP="004A7AC0">
            <w:pPr>
              <w:pStyle w:val="TableEntry"/>
            </w:pPr>
            <w:r w:rsidRPr="001F42D3">
              <w:t>Patient Visit Segment</w:t>
            </w:r>
          </w:p>
        </w:tc>
        <w:tc>
          <w:tcPr>
            <w:tcW w:w="1523" w:type="dxa"/>
          </w:tcPr>
          <w:p w14:paraId="7DB92770" w14:textId="77777777" w:rsidR="00B11855" w:rsidRPr="001F42D3" w:rsidRDefault="003D003E" w:rsidP="004A7AC0">
            <w:pPr>
              <w:pStyle w:val="TableEntry"/>
            </w:pPr>
            <w:r w:rsidRPr="001F42D3">
              <w:t>CE</w:t>
            </w:r>
          </w:p>
        </w:tc>
        <w:tc>
          <w:tcPr>
            <w:tcW w:w="1434" w:type="dxa"/>
          </w:tcPr>
          <w:p w14:paraId="432AE2E2" w14:textId="77777777" w:rsidR="00B11855" w:rsidRPr="001F42D3" w:rsidRDefault="003D003E" w:rsidP="00E86B15">
            <w:pPr>
              <w:pStyle w:val="TableEntry"/>
            </w:pPr>
            <w:r w:rsidRPr="001F42D3">
              <w:t>[</w:t>
            </w:r>
            <w:r w:rsidR="00E86B15" w:rsidRPr="001F42D3">
              <w:t>0</w:t>
            </w:r>
            <w:r w:rsidRPr="001F42D3">
              <w:t>..1]</w:t>
            </w:r>
          </w:p>
        </w:tc>
        <w:tc>
          <w:tcPr>
            <w:tcW w:w="1645" w:type="dxa"/>
          </w:tcPr>
          <w:p w14:paraId="5F4EC0DB" w14:textId="77777777" w:rsidR="00B11855" w:rsidRPr="001F42D3" w:rsidRDefault="003D003E" w:rsidP="004A7AC0">
            <w:pPr>
              <w:pStyle w:val="TableEntry"/>
            </w:pPr>
            <w:r w:rsidRPr="001F42D3">
              <w:t>3.4.3</w:t>
            </w:r>
          </w:p>
        </w:tc>
      </w:tr>
      <w:tr w:rsidR="00C40FD5" w:rsidRPr="001F42D3" w14:paraId="3FA7EA48" w14:textId="77777777" w:rsidTr="006C0E8E">
        <w:trPr>
          <w:cantSplit/>
          <w:jc w:val="center"/>
        </w:trPr>
        <w:tc>
          <w:tcPr>
            <w:tcW w:w="1109" w:type="dxa"/>
          </w:tcPr>
          <w:p w14:paraId="7CCF0106" w14:textId="77777777" w:rsidR="00B11855" w:rsidRPr="001F42D3" w:rsidRDefault="003D003E" w:rsidP="004A7AC0">
            <w:pPr>
              <w:pStyle w:val="TableEntry"/>
            </w:pPr>
            <w:r w:rsidRPr="001F42D3">
              <w:t>[ORC]</w:t>
            </w:r>
          </w:p>
        </w:tc>
        <w:tc>
          <w:tcPr>
            <w:tcW w:w="3707" w:type="dxa"/>
          </w:tcPr>
          <w:p w14:paraId="2C672F27" w14:textId="77777777" w:rsidR="00B11855" w:rsidRPr="001F42D3" w:rsidRDefault="003D003E" w:rsidP="004A7AC0">
            <w:pPr>
              <w:pStyle w:val="TableEntry"/>
            </w:pPr>
            <w:r w:rsidRPr="001F42D3">
              <w:t>Common Order Segment</w:t>
            </w:r>
          </w:p>
        </w:tc>
        <w:tc>
          <w:tcPr>
            <w:tcW w:w="1523" w:type="dxa"/>
          </w:tcPr>
          <w:p w14:paraId="0D88BB45" w14:textId="77777777" w:rsidR="00B11855" w:rsidRPr="001F42D3" w:rsidRDefault="003D003E" w:rsidP="004A7AC0">
            <w:pPr>
              <w:pStyle w:val="TableEntry"/>
            </w:pPr>
            <w:r w:rsidRPr="001F42D3">
              <w:t>O</w:t>
            </w:r>
          </w:p>
        </w:tc>
        <w:tc>
          <w:tcPr>
            <w:tcW w:w="1434" w:type="dxa"/>
          </w:tcPr>
          <w:p w14:paraId="51850036" w14:textId="77777777" w:rsidR="00B11855" w:rsidRPr="001F42D3" w:rsidRDefault="003D003E" w:rsidP="004A7AC0">
            <w:pPr>
              <w:pStyle w:val="TableEntry"/>
            </w:pPr>
            <w:r w:rsidRPr="001F42D3">
              <w:t>[0..1]</w:t>
            </w:r>
          </w:p>
        </w:tc>
        <w:tc>
          <w:tcPr>
            <w:tcW w:w="1645" w:type="dxa"/>
          </w:tcPr>
          <w:p w14:paraId="7665EFA8" w14:textId="77777777" w:rsidR="00B11855" w:rsidRPr="001F42D3" w:rsidRDefault="003D003E" w:rsidP="004A7AC0">
            <w:pPr>
              <w:pStyle w:val="TableEntry"/>
            </w:pPr>
            <w:r w:rsidRPr="001F42D3">
              <w:t>4.5.1</w:t>
            </w:r>
          </w:p>
        </w:tc>
      </w:tr>
      <w:tr w:rsidR="00C40FD5" w:rsidRPr="001F42D3" w14:paraId="72EDB06C" w14:textId="77777777" w:rsidTr="006C0E8E">
        <w:trPr>
          <w:cantSplit/>
          <w:jc w:val="center"/>
        </w:trPr>
        <w:tc>
          <w:tcPr>
            <w:tcW w:w="1109" w:type="dxa"/>
          </w:tcPr>
          <w:p w14:paraId="27D39583" w14:textId="77777777" w:rsidR="00B11855" w:rsidRPr="001F42D3" w:rsidRDefault="003D003E" w:rsidP="004A7AC0">
            <w:pPr>
              <w:pStyle w:val="TableEntry"/>
            </w:pPr>
            <w:r w:rsidRPr="001F42D3">
              <w:t>OBR</w:t>
            </w:r>
          </w:p>
        </w:tc>
        <w:tc>
          <w:tcPr>
            <w:tcW w:w="3707" w:type="dxa"/>
          </w:tcPr>
          <w:p w14:paraId="7B1B95C2" w14:textId="77777777" w:rsidR="00B11855" w:rsidRPr="001F42D3" w:rsidRDefault="003D003E" w:rsidP="004A7AC0">
            <w:pPr>
              <w:pStyle w:val="TableEntry"/>
            </w:pPr>
            <w:r w:rsidRPr="001F42D3">
              <w:t>Observation Request Segment</w:t>
            </w:r>
          </w:p>
        </w:tc>
        <w:tc>
          <w:tcPr>
            <w:tcW w:w="1523" w:type="dxa"/>
          </w:tcPr>
          <w:p w14:paraId="6C4D2524" w14:textId="77777777" w:rsidR="00B11855" w:rsidRPr="001F42D3" w:rsidRDefault="003D003E" w:rsidP="004A7AC0">
            <w:pPr>
              <w:pStyle w:val="TableEntry"/>
            </w:pPr>
            <w:r w:rsidRPr="001F42D3">
              <w:t>R</w:t>
            </w:r>
          </w:p>
        </w:tc>
        <w:tc>
          <w:tcPr>
            <w:tcW w:w="1434" w:type="dxa"/>
          </w:tcPr>
          <w:p w14:paraId="6696C50B" w14:textId="77777777" w:rsidR="00B11855" w:rsidRPr="001F42D3" w:rsidRDefault="003D003E" w:rsidP="004A7AC0">
            <w:pPr>
              <w:pStyle w:val="TableEntry"/>
            </w:pPr>
            <w:r w:rsidRPr="001F42D3">
              <w:t>[1..n]</w:t>
            </w:r>
          </w:p>
        </w:tc>
        <w:tc>
          <w:tcPr>
            <w:tcW w:w="1645" w:type="dxa"/>
          </w:tcPr>
          <w:p w14:paraId="411237A6" w14:textId="77777777" w:rsidR="00B11855" w:rsidRPr="001F42D3" w:rsidRDefault="003D003E" w:rsidP="004A7AC0">
            <w:pPr>
              <w:pStyle w:val="TableEntry"/>
            </w:pPr>
            <w:r w:rsidRPr="001F42D3">
              <w:t>7.4.1</w:t>
            </w:r>
          </w:p>
        </w:tc>
      </w:tr>
      <w:tr w:rsidR="00A22356" w:rsidRPr="001F42D3" w14:paraId="5CF6567F" w14:textId="77777777" w:rsidTr="006C0E8E">
        <w:trPr>
          <w:cantSplit/>
          <w:jc w:val="center"/>
        </w:trPr>
        <w:tc>
          <w:tcPr>
            <w:tcW w:w="1109" w:type="dxa"/>
          </w:tcPr>
          <w:p w14:paraId="23960643" w14:textId="77777777" w:rsidR="00A22356" w:rsidRPr="001F42D3" w:rsidRDefault="00A22356" w:rsidP="004A7AC0">
            <w:pPr>
              <w:pStyle w:val="TableEntry"/>
            </w:pPr>
            <w:r w:rsidRPr="001F42D3">
              <w:t>[PRT]</w:t>
            </w:r>
          </w:p>
        </w:tc>
        <w:tc>
          <w:tcPr>
            <w:tcW w:w="3707" w:type="dxa"/>
          </w:tcPr>
          <w:p w14:paraId="4D7B08E3" w14:textId="77777777" w:rsidR="00A22356" w:rsidRPr="001F42D3" w:rsidRDefault="00A22356" w:rsidP="004A7AC0">
            <w:pPr>
              <w:pStyle w:val="TableEntry"/>
            </w:pPr>
            <w:r w:rsidRPr="001F42D3">
              <w:t>Participation Segment</w:t>
            </w:r>
          </w:p>
        </w:tc>
        <w:tc>
          <w:tcPr>
            <w:tcW w:w="1523" w:type="dxa"/>
          </w:tcPr>
          <w:p w14:paraId="0410D06C" w14:textId="77777777" w:rsidR="00A22356" w:rsidRPr="001F42D3" w:rsidRDefault="00A22356" w:rsidP="004A7AC0">
            <w:pPr>
              <w:pStyle w:val="TableEntry"/>
            </w:pPr>
            <w:r w:rsidRPr="001F42D3">
              <w:t>O</w:t>
            </w:r>
          </w:p>
        </w:tc>
        <w:tc>
          <w:tcPr>
            <w:tcW w:w="1434" w:type="dxa"/>
          </w:tcPr>
          <w:p w14:paraId="14187E8D" w14:textId="77777777" w:rsidR="00A22356" w:rsidRPr="001F42D3" w:rsidRDefault="00A22356" w:rsidP="004A7AC0">
            <w:pPr>
              <w:pStyle w:val="TableEntry"/>
            </w:pPr>
            <w:r w:rsidRPr="001F42D3">
              <w:t>[0..n]</w:t>
            </w:r>
          </w:p>
        </w:tc>
        <w:tc>
          <w:tcPr>
            <w:tcW w:w="1645" w:type="dxa"/>
          </w:tcPr>
          <w:p w14:paraId="0ABBAD5C" w14:textId="77777777" w:rsidR="00A22356" w:rsidRPr="001F42D3" w:rsidRDefault="00A22356" w:rsidP="004A7AC0">
            <w:pPr>
              <w:pStyle w:val="TableEntry"/>
            </w:pPr>
            <w:r w:rsidRPr="001F42D3">
              <w:t>8.4.</w:t>
            </w:r>
            <w:r w:rsidR="009167AE" w:rsidRPr="001F42D3">
              <w:t>4 (V2.7</w:t>
            </w:r>
            <w:r w:rsidRPr="001F42D3">
              <w:t>)</w:t>
            </w:r>
          </w:p>
        </w:tc>
      </w:tr>
      <w:tr w:rsidR="00C40FD5" w:rsidRPr="001F42D3" w14:paraId="2A1C9D26" w14:textId="77777777" w:rsidTr="006C0E8E">
        <w:trPr>
          <w:cantSplit/>
          <w:jc w:val="center"/>
        </w:trPr>
        <w:tc>
          <w:tcPr>
            <w:tcW w:w="1109" w:type="dxa"/>
          </w:tcPr>
          <w:p w14:paraId="71612930" w14:textId="77777777" w:rsidR="00B11855" w:rsidRPr="001F42D3" w:rsidRDefault="003D003E" w:rsidP="004A7AC0">
            <w:pPr>
              <w:pStyle w:val="TableEntry"/>
            </w:pPr>
            <w:r w:rsidRPr="001F42D3">
              <w:t>OBX</w:t>
            </w:r>
          </w:p>
        </w:tc>
        <w:tc>
          <w:tcPr>
            <w:tcW w:w="3707" w:type="dxa"/>
          </w:tcPr>
          <w:p w14:paraId="37761B96" w14:textId="77777777" w:rsidR="00B11855" w:rsidRPr="001F42D3" w:rsidRDefault="003D003E" w:rsidP="004A7AC0">
            <w:pPr>
              <w:pStyle w:val="TableEntry"/>
            </w:pPr>
            <w:r w:rsidRPr="001F42D3">
              <w:t>Observation Result Segment</w:t>
            </w:r>
          </w:p>
        </w:tc>
        <w:tc>
          <w:tcPr>
            <w:tcW w:w="1523" w:type="dxa"/>
          </w:tcPr>
          <w:p w14:paraId="490D1ACA" w14:textId="77777777" w:rsidR="00B11855" w:rsidRPr="001F42D3" w:rsidRDefault="003D003E" w:rsidP="004A7AC0">
            <w:pPr>
              <w:pStyle w:val="TableEntry"/>
            </w:pPr>
            <w:r w:rsidRPr="001F42D3">
              <w:t>R</w:t>
            </w:r>
          </w:p>
        </w:tc>
        <w:tc>
          <w:tcPr>
            <w:tcW w:w="1434" w:type="dxa"/>
          </w:tcPr>
          <w:p w14:paraId="16C9944C" w14:textId="77777777" w:rsidR="00B11855" w:rsidRPr="001F42D3" w:rsidRDefault="003D003E" w:rsidP="004A7AC0">
            <w:pPr>
              <w:pStyle w:val="TableEntry"/>
            </w:pPr>
            <w:r w:rsidRPr="001F42D3">
              <w:t>[1..n]</w:t>
            </w:r>
          </w:p>
        </w:tc>
        <w:tc>
          <w:tcPr>
            <w:tcW w:w="1645" w:type="dxa"/>
          </w:tcPr>
          <w:p w14:paraId="4E4AE413" w14:textId="77777777" w:rsidR="00B11855" w:rsidRPr="001F42D3" w:rsidRDefault="003D003E" w:rsidP="004A7AC0">
            <w:pPr>
              <w:pStyle w:val="TableEntry"/>
            </w:pPr>
            <w:r w:rsidRPr="001F42D3">
              <w:t>7.4.2</w:t>
            </w:r>
          </w:p>
        </w:tc>
      </w:tr>
      <w:tr w:rsidR="00C40FD5" w:rsidRPr="001F42D3" w14:paraId="0E4F68E0" w14:textId="77777777" w:rsidTr="006C0E8E">
        <w:trPr>
          <w:cantSplit/>
          <w:jc w:val="center"/>
        </w:trPr>
        <w:tc>
          <w:tcPr>
            <w:tcW w:w="1109" w:type="dxa"/>
          </w:tcPr>
          <w:p w14:paraId="26C57207" w14:textId="77777777" w:rsidR="00B11855" w:rsidRPr="001F42D3" w:rsidRDefault="003D003E" w:rsidP="004A7AC0">
            <w:pPr>
              <w:pStyle w:val="TableEntry"/>
            </w:pPr>
            <w:r w:rsidRPr="001F42D3">
              <w:t>[NTE]</w:t>
            </w:r>
          </w:p>
        </w:tc>
        <w:tc>
          <w:tcPr>
            <w:tcW w:w="3707" w:type="dxa"/>
          </w:tcPr>
          <w:p w14:paraId="7FB44B5C" w14:textId="77777777" w:rsidR="00B11855" w:rsidRPr="001F42D3" w:rsidRDefault="003D003E" w:rsidP="004A7AC0">
            <w:pPr>
              <w:pStyle w:val="TableEntry"/>
            </w:pPr>
            <w:r w:rsidRPr="001F42D3">
              <w:t>Notes and Comments Segment</w:t>
            </w:r>
          </w:p>
        </w:tc>
        <w:tc>
          <w:tcPr>
            <w:tcW w:w="1523" w:type="dxa"/>
          </w:tcPr>
          <w:p w14:paraId="42BBF9F0" w14:textId="77777777" w:rsidR="00B11855" w:rsidRPr="001F42D3" w:rsidRDefault="003D003E" w:rsidP="004A7AC0">
            <w:pPr>
              <w:pStyle w:val="TableEntry"/>
            </w:pPr>
            <w:r w:rsidRPr="001F42D3">
              <w:t>O</w:t>
            </w:r>
          </w:p>
        </w:tc>
        <w:tc>
          <w:tcPr>
            <w:tcW w:w="1434" w:type="dxa"/>
          </w:tcPr>
          <w:p w14:paraId="40704D38" w14:textId="77777777" w:rsidR="00B11855" w:rsidRPr="001F42D3" w:rsidRDefault="003D003E" w:rsidP="004A7AC0">
            <w:pPr>
              <w:pStyle w:val="TableEntry"/>
            </w:pPr>
            <w:r w:rsidRPr="001F42D3">
              <w:t>[0..1]</w:t>
            </w:r>
          </w:p>
        </w:tc>
        <w:tc>
          <w:tcPr>
            <w:tcW w:w="1645" w:type="dxa"/>
          </w:tcPr>
          <w:p w14:paraId="2F4F3FCD" w14:textId="77777777" w:rsidR="00B11855" w:rsidRPr="001F42D3" w:rsidRDefault="003D003E" w:rsidP="004A7AC0">
            <w:pPr>
              <w:pStyle w:val="TableEntry"/>
            </w:pPr>
            <w:r w:rsidRPr="001F42D3">
              <w:t>2.5.10</w:t>
            </w:r>
          </w:p>
        </w:tc>
      </w:tr>
    </w:tbl>
    <w:p w14:paraId="17772535" w14:textId="77777777" w:rsidR="001A4392" w:rsidRPr="001F42D3" w:rsidRDefault="001A4392" w:rsidP="001A4392">
      <w:pPr>
        <w:pStyle w:val="BodyText"/>
      </w:pPr>
    </w:p>
    <w:p w14:paraId="7ED50480" w14:textId="28ACF9FA" w:rsidR="00B11855" w:rsidRPr="001F42D3" w:rsidRDefault="003D003E" w:rsidP="004A7AC0">
      <w:pPr>
        <w:pStyle w:val="BodyText"/>
      </w:pPr>
      <w:r w:rsidRPr="001F42D3">
        <w:t xml:space="preserve">While there can be multiple OBR segments per </w:t>
      </w:r>
      <w:r w:rsidR="00647994" w:rsidRPr="001F42D3">
        <w:t>[PCD-04]</w:t>
      </w:r>
      <w:r w:rsidRPr="001F42D3">
        <w:t xml:space="preserve"> transaction (in support of inclusion of </w:t>
      </w:r>
      <w:r w:rsidR="00021767" w:rsidRPr="001F42D3">
        <w:t xml:space="preserve">alert common containment and </w:t>
      </w:r>
      <w:r w:rsidRPr="001F42D3">
        <w:t xml:space="preserve">evidentiary data) there is at most one alert per </w:t>
      </w:r>
      <w:r w:rsidR="00647994" w:rsidRPr="001F42D3">
        <w:t>[PCD-04]</w:t>
      </w:r>
      <w:r w:rsidRPr="001F42D3">
        <w:t xml:space="preserve"> transaction.</w:t>
      </w:r>
    </w:p>
    <w:p w14:paraId="4D1A9DC2" w14:textId="77777777" w:rsidR="00B11855" w:rsidRPr="001F42D3" w:rsidRDefault="003D003E" w:rsidP="00CF5627">
      <w:pPr>
        <w:pStyle w:val="TableTitle"/>
      </w:pPr>
      <w:r w:rsidRPr="001F42D3">
        <w:lastRenderedPageBreak/>
        <w:t>Table 3.4.4.1.2-2: ORU^R40^ORU_R40 Static Definition</w:t>
      </w:r>
    </w:p>
    <w:tbl>
      <w:tblPr>
        <w:tblW w:w="0" w:type="auto"/>
        <w:jc w:val="center"/>
        <w:tblLayout w:type="fixed"/>
        <w:tblLook w:val="04A0" w:firstRow="1" w:lastRow="0" w:firstColumn="1" w:lastColumn="0" w:noHBand="0" w:noVBand="1"/>
      </w:tblPr>
      <w:tblGrid>
        <w:gridCol w:w="3847"/>
        <w:gridCol w:w="4341"/>
      </w:tblGrid>
      <w:tr w:rsidR="00B11855" w:rsidRPr="001F42D3" w14:paraId="45C4C5A0" w14:textId="77777777" w:rsidTr="00DE39CA">
        <w:trPr>
          <w:tblHeader/>
          <w:jc w:val="center"/>
        </w:trPr>
        <w:tc>
          <w:tcPr>
            <w:tcW w:w="3847"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1122EDAD" w14:textId="77777777" w:rsidR="00B11855" w:rsidRPr="001F42D3" w:rsidRDefault="003D003E" w:rsidP="00863A9A">
            <w:pPr>
              <w:pStyle w:val="TableEntryHeader"/>
            </w:pPr>
            <w:r w:rsidRPr="001F42D3">
              <w:t>ORU^R40^ORU_R40</w:t>
            </w:r>
          </w:p>
        </w:tc>
        <w:tc>
          <w:tcPr>
            <w:tcW w:w="4341"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0404C34B" w14:textId="77777777" w:rsidR="00B11855" w:rsidRPr="001F42D3" w:rsidRDefault="003D003E" w:rsidP="00863A9A">
            <w:pPr>
              <w:pStyle w:val="TableEntryHeader"/>
            </w:pPr>
            <w:r w:rsidRPr="001F42D3">
              <w:t>Report Alert Message</w:t>
            </w:r>
          </w:p>
        </w:tc>
      </w:tr>
      <w:tr w:rsidR="00B11855" w:rsidRPr="001F42D3" w14:paraId="5C2FE489"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28DE5980" w14:textId="610D8DDB" w:rsidR="00B11855" w:rsidRPr="001F42D3" w:rsidRDefault="003D003E" w:rsidP="00CF5627">
            <w:pPr>
              <w:pStyle w:val="TableEntry"/>
            </w:pPr>
            <w:r w:rsidRPr="001F42D3">
              <w:t>MSH</w:t>
            </w:r>
            <w:r w:rsidR="00687A87" w:rsidRPr="001F42D3">
              <w:tab/>
            </w:r>
          </w:p>
        </w:tc>
        <w:tc>
          <w:tcPr>
            <w:tcW w:w="4341" w:type="dxa"/>
            <w:tcBorders>
              <w:top w:val="single" w:sz="4" w:space="0" w:color="auto"/>
              <w:left w:val="single" w:sz="4" w:space="0" w:color="auto"/>
              <w:bottom w:val="single" w:sz="4" w:space="0" w:color="auto"/>
              <w:right w:val="single" w:sz="4" w:space="0" w:color="auto"/>
            </w:tcBorders>
          </w:tcPr>
          <w:p w14:paraId="751C5D30" w14:textId="77777777" w:rsidR="00B11855" w:rsidRPr="001F42D3" w:rsidRDefault="003D003E" w:rsidP="00CF5627">
            <w:pPr>
              <w:pStyle w:val="TableEntry"/>
            </w:pPr>
            <w:r w:rsidRPr="001F42D3">
              <w:t>Message Header</w:t>
            </w:r>
          </w:p>
        </w:tc>
      </w:tr>
      <w:tr w:rsidR="00B11855" w:rsidRPr="001F42D3" w14:paraId="1728D4FD"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45F3D67" w14:textId="77777777" w:rsidR="00B11855" w:rsidRPr="001F42D3" w:rsidRDefault="003D003E" w:rsidP="00CF5627">
            <w:pPr>
              <w:pStyle w:val="TableEntry"/>
            </w:pPr>
            <w:r w:rsidRPr="001F42D3">
              <w:t>[{SFT}]</w:t>
            </w:r>
          </w:p>
        </w:tc>
        <w:tc>
          <w:tcPr>
            <w:tcW w:w="4341" w:type="dxa"/>
            <w:tcBorders>
              <w:top w:val="single" w:sz="4" w:space="0" w:color="auto"/>
              <w:left w:val="single" w:sz="4" w:space="0" w:color="auto"/>
              <w:bottom w:val="single" w:sz="4" w:space="0" w:color="auto"/>
              <w:right w:val="single" w:sz="4" w:space="0" w:color="auto"/>
            </w:tcBorders>
          </w:tcPr>
          <w:p w14:paraId="44C365E5" w14:textId="77777777" w:rsidR="00B11855" w:rsidRPr="001F42D3" w:rsidRDefault="003D003E" w:rsidP="00CF5627">
            <w:pPr>
              <w:pStyle w:val="TableEntry"/>
            </w:pPr>
            <w:r w:rsidRPr="001F42D3">
              <w:t>Software Segment</w:t>
            </w:r>
          </w:p>
        </w:tc>
      </w:tr>
      <w:tr w:rsidR="00B11855" w:rsidRPr="001F42D3" w14:paraId="3A7254B2"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47FBCBD" w14:textId="77777777" w:rsidR="00B11855" w:rsidRPr="001F42D3" w:rsidRDefault="003D003E" w:rsidP="00CF5627">
            <w:pPr>
              <w:pStyle w:val="TableEntry"/>
            </w:pPr>
            <w:r w:rsidRPr="001F42D3">
              <w:t>{</w:t>
            </w:r>
          </w:p>
        </w:tc>
        <w:tc>
          <w:tcPr>
            <w:tcW w:w="4341" w:type="dxa"/>
            <w:tcBorders>
              <w:top w:val="single" w:sz="4" w:space="0" w:color="auto"/>
              <w:left w:val="single" w:sz="4" w:space="0" w:color="auto"/>
              <w:bottom w:val="single" w:sz="4" w:space="0" w:color="auto"/>
              <w:right w:val="single" w:sz="4" w:space="0" w:color="auto"/>
            </w:tcBorders>
          </w:tcPr>
          <w:p w14:paraId="03785570" w14:textId="07350E89" w:rsidR="00B11855" w:rsidRPr="001F42D3" w:rsidRDefault="003D003E" w:rsidP="00CF5627">
            <w:pPr>
              <w:pStyle w:val="TableEntry"/>
            </w:pPr>
            <w:r w:rsidRPr="001F42D3">
              <w:t>--- ALERT</w:t>
            </w:r>
            <w:r w:rsidR="006234DE" w:rsidRPr="001F42D3">
              <w:t xml:space="preserve"> </w:t>
            </w:r>
            <w:r w:rsidRPr="001F42D3">
              <w:t>begin</w:t>
            </w:r>
          </w:p>
        </w:tc>
      </w:tr>
      <w:tr w:rsidR="00B11855" w:rsidRPr="001F42D3" w14:paraId="20207683"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4F28148B"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FA8F734" w14:textId="77777777" w:rsidR="00B11855" w:rsidRPr="001F42D3" w:rsidRDefault="003D003E" w:rsidP="00CF5627">
            <w:pPr>
              <w:pStyle w:val="TableEntry"/>
            </w:pPr>
            <w:r w:rsidRPr="001F42D3">
              <w:t>--- PATIENT begin</w:t>
            </w:r>
          </w:p>
        </w:tc>
      </w:tr>
      <w:tr w:rsidR="00B11855" w:rsidRPr="001F42D3" w14:paraId="57596FE4"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86F334B" w14:textId="77777777" w:rsidR="00B11855" w:rsidRPr="001F42D3" w:rsidRDefault="003D003E" w:rsidP="00CF5627">
            <w:pPr>
              <w:pStyle w:val="TableEntry"/>
            </w:pPr>
            <w:r w:rsidRPr="001F42D3">
              <w:t xml:space="preserve">        PID</w:t>
            </w:r>
          </w:p>
        </w:tc>
        <w:tc>
          <w:tcPr>
            <w:tcW w:w="4341" w:type="dxa"/>
            <w:tcBorders>
              <w:top w:val="single" w:sz="4" w:space="0" w:color="auto"/>
              <w:left w:val="single" w:sz="4" w:space="0" w:color="auto"/>
              <w:bottom w:val="single" w:sz="4" w:space="0" w:color="auto"/>
              <w:right w:val="single" w:sz="4" w:space="0" w:color="auto"/>
            </w:tcBorders>
          </w:tcPr>
          <w:p w14:paraId="7D0F8475" w14:textId="77777777" w:rsidR="00B11855" w:rsidRPr="001F42D3" w:rsidRDefault="003D003E" w:rsidP="00CF5627">
            <w:pPr>
              <w:pStyle w:val="TableEntry"/>
            </w:pPr>
            <w:r w:rsidRPr="001F42D3">
              <w:t>Patient Identification</w:t>
            </w:r>
          </w:p>
        </w:tc>
      </w:tr>
      <w:tr w:rsidR="00B11855" w:rsidRPr="001F42D3" w14:paraId="058F8077"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D26738B"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672B5CAF" w14:textId="77777777" w:rsidR="00B11855" w:rsidRPr="001F42D3" w:rsidRDefault="003D003E" w:rsidP="00CF5627">
            <w:pPr>
              <w:pStyle w:val="TableEntry"/>
            </w:pPr>
            <w:r w:rsidRPr="001F42D3">
              <w:t>--- LOCATION begin</w:t>
            </w:r>
          </w:p>
        </w:tc>
      </w:tr>
      <w:tr w:rsidR="00B11855" w:rsidRPr="001F42D3" w14:paraId="380FEB96"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6D40155E" w14:textId="77777777" w:rsidR="00B11855" w:rsidRPr="001F42D3" w:rsidRDefault="003D003E" w:rsidP="00CF5627">
            <w:pPr>
              <w:pStyle w:val="TableEntry"/>
            </w:pPr>
            <w:r w:rsidRPr="001F42D3">
              <w:t xml:space="preserve">            PV1</w:t>
            </w:r>
          </w:p>
        </w:tc>
        <w:tc>
          <w:tcPr>
            <w:tcW w:w="4341" w:type="dxa"/>
            <w:tcBorders>
              <w:top w:val="single" w:sz="4" w:space="0" w:color="auto"/>
              <w:left w:val="single" w:sz="4" w:space="0" w:color="auto"/>
              <w:bottom w:val="single" w:sz="4" w:space="0" w:color="auto"/>
              <w:right w:val="single" w:sz="4" w:space="0" w:color="auto"/>
            </w:tcBorders>
          </w:tcPr>
          <w:p w14:paraId="4E80A392" w14:textId="77777777" w:rsidR="00B11855" w:rsidRPr="001F42D3" w:rsidRDefault="003D003E" w:rsidP="00CF5627">
            <w:pPr>
              <w:pStyle w:val="TableEntry"/>
            </w:pPr>
            <w:r w:rsidRPr="001F42D3">
              <w:t>Alert Location</w:t>
            </w:r>
          </w:p>
        </w:tc>
      </w:tr>
      <w:tr w:rsidR="00B11855" w:rsidRPr="001F42D3" w14:paraId="36DD6BF7"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55CDA146"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CB0D4B8" w14:textId="77777777" w:rsidR="00B11855" w:rsidRPr="001F42D3" w:rsidRDefault="003D003E" w:rsidP="00CF5627">
            <w:pPr>
              <w:pStyle w:val="TableEntry"/>
            </w:pPr>
            <w:r w:rsidRPr="001F42D3">
              <w:t>--- LOCATION end</w:t>
            </w:r>
          </w:p>
        </w:tc>
      </w:tr>
      <w:tr w:rsidR="00B11855" w:rsidRPr="001F42D3" w14:paraId="2CFE6A3F"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6783A364"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40202A2A" w14:textId="77777777" w:rsidR="00B11855" w:rsidRPr="001F42D3" w:rsidRDefault="003D003E" w:rsidP="00CF5627">
            <w:pPr>
              <w:pStyle w:val="TableEntry"/>
            </w:pPr>
            <w:r w:rsidRPr="001F42D3">
              <w:t>--- PATIENT end</w:t>
            </w:r>
          </w:p>
        </w:tc>
      </w:tr>
      <w:tr w:rsidR="00B11855" w:rsidRPr="001F42D3" w14:paraId="27D0EF9B"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73EB653"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7BE553E8" w14:textId="77777777" w:rsidR="00B11855" w:rsidRPr="001F42D3" w:rsidRDefault="003D003E" w:rsidP="00CF5627">
            <w:pPr>
              <w:pStyle w:val="TableEntry"/>
            </w:pPr>
            <w:r w:rsidRPr="001F42D3">
              <w:t>--- ALERT_IDENTIFICATION begin</w:t>
            </w:r>
          </w:p>
        </w:tc>
      </w:tr>
      <w:tr w:rsidR="00B11855" w:rsidRPr="001F42D3" w14:paraId="4E60C3F4"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584DEC2" w14:textId="77777777" w:rsidR="00B11855" w:rsidRPr="001F42D3" w:rsidRDefault="003D003E" w:rsidP="00CF5627">
            <w:pPr>
              <w:pStyle w:val="TableEntry"/>
            </w:pPr>
            <w:r w:rsidRPr="001F42D3">
              <w:t xml:space="preserve">        [ORC]</w:t>
            </w:r>
          </w:p>
        </w:tc>
        <w:tc>
          <w:tcPr>
            <w:tcW w:w="4341" w:type="dxa"/>
            <w:tcBorders>
              <w:top w:val="single" w:sz="4" w:space="0" w:color="auto"/>
              <w:left w:val="single" w:sz="4" w:space="0" w:color="auto"/>
              <w:bottom w:val="single" w:sz="4" w:space="0" w:color="auto"/>
              <w:right w:val="single" w:sz="4" w:space="0" w:color="auto"/>
            </w:tcBorders>
          </w:tcPr>
          <w:p w14:paraId="25627CF7" w14:textId="77777777" w:rsidR="00B11855" w:rsidRPr="001F42D3" w:rsidRDefault="003D003E" w:rsidP="00CF5627">
            <w:pPr>
              <w:pStyle w:val="TableEntry"/>
            </w:pPr>
            <w:r w:rsidRPr="001F42D3">
              <w:t>Alert</w:t>
            </w:r>
            <w:r w:rsidR="00021767" w:rsidRPr="001F42D3">
              <w:t xml:space="preserve"> Order</w:t>
            </w:r>
            <w:r w:rsidRPr="001F42D3">
              <w:t xml:space="preserve"> Common</w:t>
            </w:r>
          </w:p>
        </w:tc>
      </w:tr>
      <w:tr w:rsidR="00B11855" w:rsidRPr="001F42D3" w14:paraId="783C95BC"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14A58A1" w14:textId="77777777" w:rsidR="00B11855" w:rsidRPr="001F42D3" w:rsidRDefault="003D003E" w:rsidP="00CF5627">
            <w:pPr>
              <w:pStyle w:val="TableEntry"/>
            </w:pPr>
            <w:r w:rsidRPr="001F42D3">
              <w:t xml:space="preserve">        {OBR}</w:t>
            </w:r>
          </w:p>
        </w:tc>
        <w:tc>
          <w:tcPr>
            <w:tcW w:w="4341" w:type="dxa"/>
            <w:tcBorders>
              <w:top w:val="single" w:sz="4" w:space="0" w:color="auto"/>
              <w:left w:val="single" w:sz="4" w:space="0" w:color="auto"/>
              <w:bottom w:val="single" w:sz="4" w:space="0" w:color="auto"/>
              <w:right w:val="single" w:sz="4" w:space="0" w:color="auto"/>
            </w:tcBorders>
          </w:tcPr>
          <w:p w14:paraId="4C371565" w14:textId="77777777" w:rsidR="00B11855" w:rsidRPr="001F42D3" w:rsidRDefault="003D003E" w:rsidP="00CF5627">
            <w:pPr>
              <w:pStyle w:val="TableEntry"/>
            </w:pPr>
            <w:r w:rsidRPr="001F42D3">
              <w:t>Alert Identification</w:t>
            </w:r>
          </w:p>
        </w:tc>
      </w:tr>
      <w:tr w:rsidR="00B11855" w:rsidRPr="001F42D3" w14:paraId="6A8BB9E8"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47494987" w14:textId="77777777" w:rsidR="00B11855" w:rsidRPr="001F42D3" w:rsidRDefault="003D003E" w:rsidP="00CF5627">
            <w:pPr>
              <w:pStyle w:val="TableEntry"/>
            </w:pPr>
            <w:r w:rsidRPr="001F42D3">
              <w:t xml:space="preserve">            [ {</w:t>
            </w:r>
          </w:p>
        </w:tc>
        <w:tc>
          <w:tcPr>
            <w:tcW w:w="4341" w:type="dxa"/>
            <w:tcBorders>
              <w:top w:val="single" w:sz="4" w:space="0" w:color="auto"/>
              <w:left w:val="single" w:sz="4" w:space="0" w:color="auto"/>
              <w:bottom w:val="single" w:sz="4" w:space="0" w:color="auto"/>
              <w:right w:val="single" w:sz="4" w:space="0" w:color="auto"/>
            </w:tcBorders>
          </w:tcPr>
          <w:p w14:paraId="6196A02D" w14:textId="77777777" w:rsidR="00B11855" w:rsidRPr="001F42D3" w:rsidRDefault="003D003E" w:rsidP="00CF5627">
            <w:pPr>
              <w:pStyle w:val="TableEntry"/>
            </w:pPr>
            <w:r w:rsidRPr="001F42D3">
              <w:t>--- ALERT_OBSERVATION begin</w:t>
            </w:r>
          </w:p>
        </w:tc>
      </w:tr>
      <w:tr w:rsidR="00B11855" w:rsidRPr="001F42D3" w14:paraId="6E388933"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0D67F823" w14:textId="77777777" w:rsidR="00B11855" w:rsidRPr="001F42D3" w:rsidRDefault="003D003E" w:rsidP="00CF5627">
            <w:pPr>
              <w:pStyle w:val="TableEntry"/>
            </w:pPr>
            <w:r w:rsidRPr="001F42D3">
              <w:t xml:space="preserve">                {OBX}</w:t>
            </w:r>
          </w:p>
        </w:tc>
        <w:tc>
          <w:tcPr>
            <w:tcW w:w="4341" w:type="dxa"/>
            <w:tcBorders>
              <w:top w:val="single" w:sz="4" w:space="0" w:color="auto"/>
              <w:left w:val="single" w:sz="4" w:space="0" w:color="auto"/>
              <w:bottom w:val="single" w:sz="4" w:space="0" w:color="auto"/>
              <w:right w:val="single" w:sz="4" w:space="0" w:color="auto"/>
            </w:tcBorders>
          </w:tcPr>
          <w:p w14:paraId="68A71E0B" w14:textId="77777777" w:rsidR="00B11855" w:rsidRPr="001F42D3" w:rsidRDefault="003D003E" w:rsidP="00CF5627">
            <w:pPr>
              <w:pStyle w:val="TableEntry"/>
            </w:pPr>
            <w:r w:rsidRPr="001F42D3">
              <w:t>Alert observation</w:t>
            </w:r>
            <w:r w:rsidR="00021767" w:rsidRPr="001F42D3">
              <w:t>s</w:t>
            </w:r>
            <w:r w:rsidRPr="001F42D3">
              <w:t xml:space="preserve"> relative to OBR</w:t>
            </w:r>
          </w:p>
        </w:tc>
      </w:tr>
      <w:tr w:rsidR="00A22356" w:rsidRPr="001F42D3" w14:paraId="18F2083B"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09F45760" w14:textId="77777777" w:rsidR="00A22356" w:rsidRPr="001F42D3" w:rsidRDefault="00A22356" w:rsidP="00CF5627">
            <w:pPr>
              <w:pStyle w:val="TableEntry"/>
            </w:pPr>
            <w:r w:rsidRPr="001F42D3">
              <w:t xml:space="preserve">                [PRT] </w:t>
            </w:r>
          </w:p>
        </w:tc>
        <w:tc>
          <w:tcPr>
            <w:tcW w:w="4341" w:type="dxa"/>
            <w:tcBorders>
              <w:top w:val="single" w:sz="4" w:space="0" w:color="auto"/>
              <w:left w:val="single" w:sz="4" w:space="0" w:color="auto"/>
              <w:bottom w:val="single" w:sz="4" w:space="0" w:color="auto"/>
              <w:right w:val="single" w:sz="4" w:space="0" w:color="auto"/>
            </w:tcBorders>
          </w:tcPr>
          <w:p w14:paraId="7DC8BC70" w14:textId="77777777" w:rsidR="00A22356" w:rsidRPr="001F42D3" w:rsidRDefault="00A22356" w:rsidP="00CF5627">
            <w:pPr>
              <w:pStyle w:val="TableEntry"/>
            </w:pPr>
            <w:r w:rsidRPr="001F42D3">
              <w:t>Participation  identifies additional notification recipients</w:t>
            </w:r>
          </w:p>
        </w:tc>
      </w:tr>
      <w:tr w:rsidR="00B11855" w:rsidRPr="001F42D3" w14:paraId="0A51A592"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18327682" w14:textId="77777777" w:rsidR="00B11855" w:rsidRPr="001F42D3" w:rsidRDefault="003D003E" w:rsidP="00CF5627">
            <w:pPr>
              <w:pStyle w:val="TableEntry"/>
            </w:pPr>
            <w:r w:rsidRPr="001F42D3">
              <w:t xml:space="preserve">                { [NTE] }</w:t>
            </w:r>
          </w:p>
        </w:tc>
        <w:tc>
          <w:tcPr>
            <w:tcW w:w="4341" w:type="dxa"/>
            <w:tcBorders>
              <w:top w:val="single" w:sz="4" w:space="0" w:color="auto"/>
              <w:left w:val="single" w:sz="4" w:space="0" w:color="auto"/>
              <w:bottom w:val="single" w:sz="4" w:space="0" w:color="auto"/>
              <w:right w:val="single" w:sz="4" w:space="0" w:color="auto"/>
            </w:tcBorders>
          </w:tcPr>
          <w:p w14:paraId="62F9201B" w14:textId="77777777" w:rsidR="00B11855" w:rsidRPr="001F42D3" w:rsidRDefault="003D003E" w:rsidP="00CF5627">
            <w:pPr>
              <w:pStyle w:val="TableEntry"/>
            </w:pPr>
            <w:r w:rsidRPr="001F42D3">
              <w:t>Notes and Comments</w:t>
            </w:r>
          </w:p>
        </w:tc>
      </w:tr>
      <w:tr w:rsidR="00B11855" w:rsidRPr="001F42D3" w14:paraId="26FDFE4C"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9498BE1"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15883FA3" w14:textId="77777777" w:rsidR="00B11855" w:rsidRPr="001F42D3" w:rsidRDefault="003D003E" w:rsidP="00CF5627">
            <w:pPr>
              <w:pStyle w:val="TableEntry"/>
            </w:pPr>
            <w:r w:rsidRPr="001F42D3">
              <w:t>--- ALERT OBSERVATION end</w:t>
            </w:r>
          </w:p>
        </w:tc>
      </w:tr>
      <w:tr w:rsidR="00B11855" w:rsidRPr="001F42D3" w14:paraId="75720788"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79117848" w14:textId="77777777" w:rsidR="00B11855" w:rsidRPr="001F42D3" w:rsidRDefault="003D003E" w:rsidP="00CF5627">
            <w:pPr>
              <w:pStyle w:val="TableEntry"/>
            </w:pPr>
            <w:r w:rsidRPr="001F42D3">
              <w:t xml:space="preserve">    }</w:t>
            </w:r>
          </w:p>
        </w:tc>
        <w:tc>
          <w:tcPr>
            <w:tcW w:w="4341" w:type="dxa"/>
            <w:tcBorders>
              <w:top w:val="single" w:sz="4" w:space="0" w:color="auto"/>
              <w:left w:val="single" w:sz="4" w:space="0" w:color="auto"/>
              <w:bottom w:val="single" w:sz="4" w:space="0" w:color="auto"/>
              <w:right w:val="single" w:sz="4" w:space="0" w:color="auto"/>
            </w:tcBorders>
          </w:tcPr>
          <w:p w14:paraId="2E4057B8" w14:textId="77777777" w:rsidR="00B11855" w:rsidRPr="001F42D3" w:rsidRDefault="003D003E" w:rsidP="00CF5627">
            <w:pPr>
              <w:pStyle w:val="TableEntry"/>
            </w:pPr>
            <w:r w:rsidRPr="001F42D3">
              <w:t>--- ALERT_IDENTIFICATION end</w:t>
            </w:r>
          </w:p>
        </w:tc>
      </w:tr>
      <w:tr w:rsidR="00B11855" w:rsidRPr="001F42D3" w14:paraId="3A0C799D" w14:textId="77777777" w:rsidTr="00CF5627">
        <w:trPr>
          <w:jc w:val="center"/>
        </w:trPr>
        <w:tc>
          <w:tcPr>
            <w:tcW w:w="3847" w:type="dxa"/>
            <w:tcBorders>
              <w:top w:val="single" w:sz="4" w:space="0" w:color="auto"/>
              <w:left w:val="single" w:sz="4" w:space="0" w:color="auto"/>
              <w:bottom w:val="single" w:sz="4" w:space="0" w:color="auto"/>
              <w:right w:val="single" w:sz="4" w:space="0" w:color="auto"/>
            </w:tcBorders>
          </w:tcPr>
          <w:p w14:paraId="3297D681" w14:textId="77777777" w:rsidR="00B11855" w:rsidRPr="001F42D3" w:rsidRDefault="003D003E" w:rsidP="00CF5627">
            <w:pPr>
              <w:pStyle w:val="TableEntry"/>
            </w:pPr>
            <w:r w:rsidRPr="001F42D3">
              <w:t>}</w:t>
            </w:r>
          </w:p>
        </w:tc>
        <w:tc>
          <w:tcPr>
            <w:tcW w:w="4341" w:type="dxa"/>
            <w:tcBorders>
              <w:top w:val="single" w:sz="4" w:space="0" w:color="auto"/>
              <w:left w:val="single" w:sz="4" w:space="0" w:color="auto"/>
              <w:bottom w:val="single" w:sz="4" w:space="0" w:color="auto"/>
              <w:right w:val="single" w:sz="4" w:space="0" w:color="auto"/>
            </w:tcBorders>
          </w:tcPr>
          <w:p w14:paraId="060CF480" w14:textId="77777777" w:rsidR="00B11855" w:rsidRPr="001F42D3" w:rsidRDefault="003D003E" w:rsidP="00CF5627">
            <w:pPr>
              <w:pStyle w:val="TableEntry"/>
            </w:pPr>
            <w:r w:rsidRPr="001F42D3">
              <w:t>--- ALERT end</w:t>
            </w:r>
          </w:p>
        </w:tc>
      </w:tr>
    </w:tbl>
    <w:p w14:paraId="0BA24ED6" w14:textId="77777777" w:rsidR="00B11855" w:rsidRPr="001F42D3" w:rsidRDefault="00B11855" w:rsidP="007E6EC2">
      <w:pPr>
        <w:pStyle w:val="BodyText"/>
      </w:pPr>
    </w:p>
    <w:p w14:paraId="6CB71033" w14:textId="77777777" w:rsidR="00B11855" w:rsidRPr="001F42D3" w:rsidRDefault="003D003E" w:rsidP="007E6EC2">
      <w:pPr>
        <w:pStyle w:val="BodyText"/>
      </w:pPr>
      <w:r w:rsidRPr="001F42D3">
        <w:t>A single Report Alert [PCD-04] transaction contains at most one alert for a given patient and there must be an OBR preceding each group of OBX segments.</w:t>
      </w:r>
    </w:p>
    <w:p w14:paraId="45F57807" w14:textId="5AFB03B8" w:rsidR="00B11855" w:rsidRPr="001F42D3" w:rsidRDefault="003D003E" w:rsidP="007E6EC2">
      <w:pPr>
        <w:pStyle w:val="BodyText"/>
      </w:pPr>
      <w:r w:rsidRPr="001F42D3">
        <w:t xml:space="preserve">See Appendix B for details of the contents of each segment in the </w:t>
      </w:r>
      <w:r w:rsidR="00647994" w:rsidRPr="001F42D3">
        <w:t>[PCD-04]</w:t>
      </w:r>
      <w:r w:rsidRPr="001F42D3">
        <w:t xml:space="preserve"> </w:t>
      </w:r>
      <w:r w:rsidR="00647994" w:rsidRPr="001F42D3">
        <w:t>t</w:t>
      </w:r>
      <w:r w:rsidRPr="001F42D3">
        <w:t>ransaction.</w:t>
      </w:r>
    </w:p>
    <w:p w14:paraId="750A75FD" w14:textId="2FEDAFAA" w:rsidR="00B11855" w:rsidRPr="001F42D3" w:rsidRDefault="003D003E" w:rsidP="00123C7B">
      <w:pPr>
        <w:pStyle w:val="Heading5"/>
        <w:rPr>
          <w:noProof w:val="0"/>
        </w:rPr>
      </w:pPr>
      <w:bookmarkStart w:id="255" w:name="_Toc401769798"/>
      <w:bookmarkStart w:id="256" w:name="_Toc214889690"/>
      <w:r w:rsidRPr="001F42D3">
        <w:rPr>
          <w:noProof w:val="0"/>
        </w:rPr>
        <w:t>Trigger Events</w:t>
      </w:r>
      <w:bookmarkEnd w:id="255"/>
      <w:bookmarkEnd w:id="256"/>
    </w:p>
    <w:p w14:paraId="2D5D55C2" w14:textId="75A38852" w:rsidR="00B11855" w:rsidRPr="001F42D3" w:rsidRDefault="003D003E" w:rsidP="00E5113D">
      <w:pPr>
        <w:pStyle w:val="BodyText"/>
      </w:pPr>
      <w:r w:rsidRPr="001F42D3">
        <w:t xml:space="preserve">The trigger event for a </w:t>
      </w:r>
      <w:r w:rsidR="00647994" w:rsidRPr="001F42D3">
        <w:t>[PCD-04]</w:t>
      </w:r>
      <w:r w:rsidRPr="001F42D3">
        <w:t xml:space="preserve"> </w:t>
      </w:r>
      <w:r w:rsidR="00647994" w:rsidRPr="001F42D3">
        <w:t>t</w:t>
      </w:r>
      <w:r w:rsidRPr="001F42D3">
        <w:t xml:space="preserve">ransaction is that the </w:t>
      </w:r>
      <w:r w:rsidR="009E2B46" w:rsidRPr="001F42D3">
        <w:t>Alert Reporter</w:t>
      </w:r>
      <w:r w:rsidRPr="001F42D3">
        <w:t xml:space="preserve"> has detected the </w:t>
      </w:r>
      <w:r w:rsidR="00021767" w:rsidRPr="001F42D3">
        <w:t xml:space="preserve">presence, </w:t>
      </w:r>
      <w:r w:rsidRPr="001F42D3">
        <w:t xml:space="preserve">onset, continuation of, or conclusion an event which may be an alert and sends it to the </w:t>
      </w:r>
      <w:r w:rsidR="009E2B46" w:rsidRPr="001F42D3">
        <w:t>Alert Manager</w:t>
      </w:r>
      <w:r w:rsidR="00C60ECD" w:rsidRPr="001F42D3">
        <w:t xml:space="preserve"> and/or </w:t>
      </w:r>
      <w:r w:rsidR="00916BBE" w:rsidRPr="001F42D3">
        <w:t>Alert Consumer</w:t>
      </w:r>
      <w:r w:rsidRPr="001F42D3">
        <w:t>.</w:t>
      </w:r>
    </w:p>
    <w:p w14:paraId="70AFCE36" w14:textId="646E2EE3" w:rsidR="00B11855" w:rsidRPr="001F42D3" w:rsidRDefault="003D003E" w:rsidP="00123C7B">
      <w:pPr>
        <w:pStyle w:val="Heading5"/>
        <w:rPr>
          <w:noProof w:val="0"/>
        </w:rPr>
      </w:pPr>
      <w:bookmarkStart w:id="257" w:name="_Toc401769799"/>
      <w:bookmarkStart w:id="258" w:name="_Toc214889691"/>
      <w:r w:rsidRPr="001F42D3">
        <w:rPr>
          <w:noProof w:val="0"/>
        </w:rPr>
        <w:t>Message Semantics</w:t>
      </w:r>
      <w:bookmarkEnd w:id="257"/>
      <w:bookmarkEnd w:id="258"/>
    </w:p>
    <w:p w14:paraId="2386EC8C" w14:textId="5D96AC76" w:rsidR="00B11855" w:rsidRDefault="003D003E" w:rsidP="00E5113D">
      <w:pPr>
        <w:pStyle w:val="BodyText"/>
      </w:pPr>
      <w:r w:rsidRPr="001F42D3">
        <w:t xml:space="preserve">This message is meant to convey from the </w:t>
      </w:r>
      <w:r w:rsidR="009E2B46" w:rsidRPr="001F42D3">
        <w:t>Alert Reporter</w:t>
      </w:r>
      <w:r w:rsidRPr="001F42D3">
        <w:t xml:space="preserve"> to the </w:t>
      </w:r>
      <w:r w:rsidR="009E2B46" w:rsidRPr="001F42D3">
        <w:t>Alert Manager</w:t>
      </w:r>
      <w:r w:rsidRPr="001F42D3">
        <w:t xml:space="preserve"> </w:t>
      </w:r>
      <w:r w:rsidR="00C60ECD" w:rsidRPr="001F42D3">
        <w:t xml:space="preserve">and/or the </w:t>
      </w:r>
      <w:r w:rsidR="00916BBE" w:rsidRPr="001F42D3">
        <w:t>Alert Consumer</w:t>
      </w:r>
      <w:r w:rsidR="00257A60" w:rsidRPr="001F42D3">
        <w:t>,</w:t>
      </w:r>
      <w:r w:rsidR="00C60ECD" w:rsidRPr="001F42D3">
        <w:t xml:space="preserve"> </w:t>
      </w:r>
      <w:r w:rsidRPr="001F42D3">
        <w:t xml:space="preserve">the fact that an alert is </w:t>
      </w:r>
      <w:r w:rsidR="00021767" w:rsidRPr="001F42D3">
        <w:t xml:space="preserve">present, </w:t>
      </w:r>
      <w:r w:rsidRPr="001F42D3">
        <w:t>occurring, is still occurring, or has ended along with the data related to the alert to identify the patient and/or location, the alerting condition, and any observations associated with the alert.</w:t>
      </w:r>
    </w:p>
    <w:p w14:paraId="361FFBDA" w14:textId="77777777" w:rsidR="00D462EC" w:rsidRDefault="00D462EC" w:rsidP="00D462EC">
      <w:pPr>
        <w:pStyle w:val="BodyText"/>
      </w:pPr>
      <w:r>
        <w:t xml:space="preserve">Owing to the fact that ACM transaction content was initially derived from the Device to Enterprise (DEC) profile content there is a legacy carryover for backward compatibility for </w:t>
      </w:r>
      <w:r>
        <w:lastRenderedPageBreak/>
        <w:t xml:space="preserve">already deployed Alert Reporter (AR) actor implementations.  There is a difference between how legacy AR actor implementations signal to the Alert Manager (AM) or Alert Communicator (ACON) actor the identification of the specific alert trigger event within the message content.  Physiologic alarms have historically been indicated differently than Technical Alarms or Advisories.  For Technical Alarms or Advisories, AR implementations conformant to the ACM profile, there shall be an OBX instance with 196616^MDC_EVT_ALARM^MDC in OBX-3 Observation Identifier and the alert trigger indicated in OBX-5 Observation Value using a CWE data type from IEEE 11073-10101 Nomenclature and OBX-4 Observation Sub-ID (Device domain dot-notation) having a 1 in the facet position (see Table B.8.5-1: Observation Sub-ID Facets).  </w:t>
      </w:r>
    </w:p>
    <w:p w14:paraId="040DB324" w14:textId="77777777" w:rsidR="00D462EC" w:rsidRDefault="00D462EC" w:rsidP="00D462EC">
      <w:pPr>
        <w:pStyle w:val="BodyText"/>
      </w:pPr>
    </w:p>
    <w:p w14:paraId="766D6852" w14:textId="1C9E107F" w:rsidR="00D462EC" w:rsidRPr="001F42D3" w:rsidRDefault="00D462EC" w:rsidP="00D462EC">
      <w:pPr>
        <w:pStyle w:val="BodyText"/>
      </w:pPr>
      <w:r>
        <w:t>Going forward, to improve AM and ACON processing efficiency by avoiding the search through all deployment potential physiologic alarm trigger events to identify the specific OBX instance identifying the alert event trigger for dispatch processing, the AR actor may optionally include for Physiologic Alarms an OBX instance the same as is the case for Technical Alarms and Advisories.  The value in OBX-5 shall be the alert event trigger as is the case for Technical Alarms and Advisories.  The legacy OBX instance identifying the physiologic Metric value or status associated with the alert shall still be in the message with the same OBX-4 dot-notation Metric value or status as was indicated in the added OBX segment instance used to identify the alert trigger.  This provides a link between the alert event trigger identification OBX instance and the OBX instance identifying the Metric value or status associated with the physiologic alarm.</w:t>
      </w:r>
    </w:p>
    <w:p w14:paraId="0A2D8550" w14:textId="5CBFC7AB" w:rsidR="00B11855" w:rsidRPr="001F42D3" w:rsidRDefault="003D003E" w:rsidP="00123C7B">
      <w:pPr>
        <w:pStyle w:val="Heading5"/>
        <w:rPr>
          <w:noProof w:val="0"/>
        </w:rPr>
      </w:pPr>
      <w:bookmarkStart w:id="259" w:name="_Toc401769800"/>
      <w:bookmarkStart w:id="260" w:name="_Toc214889692"/>
      <w:r w:rsidRPr="001F42D3">
        <w:rPr>
          <w:noProof w:val="0"/>
        </w:rPr>
        <w:t>Expected Actions</w:t>
      </w:r>
      <w:bookmarkEnd w:id="259"/>
      <w:bookmarkEnd w:id="260"/>
    </w:p>
    <w:p w14:paraId="0F60085C" w14:textId="44F23615" w:rsidR="00B11855" w:rsidRPr="001F42D3" w:rsidRDefault="006D613E" w:rsidP="00E5113D">
      <w:pPr>
        <w:pStyle w:val="BodyText"/>
      </w:pPr>
      <w:r w:rsidRPr="001F42D3">
        <w:t>HL7</w:t>
      </w:r>
      <w:r w:rsidR="00995105" w:rsidRPr="001F42D3">
        <w:t xml:space="preserve"> </w:t>
      </w:r>
      <w:r w:rsidR="003D003E" w:rsidRPr="001F42D3">
        <w:t>ACK from the Alert Manager (AM)</w:t>
      </w:r>
      <w:r w:rsidR="00C60ECD" w:rsidRPr="001F42D3">
        <w:t xml:space="preserve"> and/or the Alert Consumer</w:t>
      </w:r>
      <w:r w:rsidR="003D003E" w:rsidRPr="001F42D3">
        <w:t xml:space="preserve"> </w:t>
      </w:r>
      <w:r w:rsidR="00E86B15" w:rsidRPr="001F42D3">
        <w:t xml:space="preserve">(ACON) </w:t>
      </w:r>
      <w:r w:rsidR="003D003E" w:rsidRPr="001F42D3">
        <w:t xml:space="preserve">back to the Alert Reporter (AR) is used to communicate that the Alert Manager (AM) </w:t>
      </w:r>
      <w:r w:rsidR="00C60ECD" w:rsidRPr="001F42D3">
        <w:t xml:space="preserve">and/or the Alert Consumer </w:t>
      </w:r>
      <w:r w:rsidR="003D003E" w:rsidRPr="001F42D3">
        <w:t xml:space="preserve">has received the Report Alert [PCD-04] message from the Alert Reporter (AR). </w:t>
      </w:r>
      <w:r w:rsidR="0037008C" w:rsidRPr="001F42D3">
        <w:t>Report Dissemination Alert Status [PCD-07] transactions that are responses to a particular Report Alert [PCD-04] are not rapid synchronous responses to it; since</w:t>
      </w:r>
      <w:r w:rsidR="003D003E" w:rsidRPr="001F42D3">
        <w:t xml:space="preserve"> </w:t>
      </w:r>
      <w:r w:rsidR="0037008C" w:rsidRPr="001F42D3">
        <w:t xml:space="preserve">they depend </w:t>
      </w:r>
      <w:r w:rsidR="00E86B15" w:rsidRPr="001F42D3">
        <w:t>o</w:t>
      </w:r>
      <w:r w:rsidR="0037008C" w:rsidRPr="001F42D3">
        <w:t>n events that may</w:t>
      </w:r>
      <w:r w:rsidR="003D003E" w:rsidRPr="001F42D3">
        <w:t xml:space="preserve"> </w:t>
      </w:r>
      <w:r w:rsidR="0037008C" w:rsidRPr="001F42D3">
        <w:t xml:space="preserve">take </w:t>
      </w:r>
      <w:r w:rsidR="003D003E" w:rsidRPr="001F42D3">
        <w:t>an indeterminate amount of time</w:t>
      </w:r>
      <w:r w:rsidR="0037008C" w:rsidRPr="001F42D3">
        <w:t>, including in some cases responses by a person receiving the</w:t>
      </w:r>
      <w:r w:rsidR="00125200" w:rsidRPr="001F42D3">
        <w:t xml:space="preserve"> alert</w:t>
      </w:r>
      <w:r w:rsidR="003D003E" w:rsidRPr="001F42D3">
        <w:t xml:space="preserve">. </w:t>
      </w:r>
      <w:r w:rsidR="00125200" w:rsidRPr="001F42D3">
        <w:t xml:space="preserve">That is the reason that an </w:t>
      </w:r>
      <w:r w:rsidRPr="001F42D3">
        <w:t>HL7</w:t>
      </w:r>
      <w:r w:rsidR="00995105" w:rsidRPr="001F42D3">
        <w:t xml:space="preserve"> </w:t>
      </w:r>
      <w:r w:rsidR="003D003E" w:rsidRPr="001F42D3">
        <w:t>ACK is not used to report dissemi</w:t>
      </w:r>
      <w:r w:rsidR="00125200" w:rsidRPr="001F42D3">
        <w:t>nation status of the alert as this procedure</w:t>
      </w:r>
      <w:r w:rsidR="003D003E" w:rsidRPr="001F42D3">
        <w:t xml:space="preserve"> would leave the Alert Reporter (AR) awaiting </w:t>
      </w:r>
      <w:r w:rsidRPr="001F42D3">
        <w:t>HL7</w:t>
      </w:r>
      <w:r w:rsidR="00995105" w:rsidRPr="001F42D3">
        <w:t xml:space="preserve"> </w:t>
      </w:r>
      <w:r w:rsidR="003D003E" w:rsidRPr="001F42D3">
        <w:t>ACK receipt for an indeterminate amount of time.</w:t>
      </w:r>
    </w:p>
    <w:p w14:paraId="722D7109" w14:textId="77777777" w:rsidR="00D557B6" w:rsidRPr="001F42D3" w:rsidRDefault="00D557B6" w:rsidP="00B34AEB">
      <w:pPr>
        <w:pStyle w:val="BodyText"/>
      </w:pPr>
      <w:r w:rsidRPr="001F42D3">
        <w:t>Status updates as to the dissemination of the alert are optional and are communicated using the Report Alarm Status [PCD-05] transaction from the Alert Manager (AM) to the Alert Reporter (AR).</w:t>
      </w:r>
    </w:p>
    <w:p w14:paraId="54564846" w14:textId="53FAA89F" w:rsidR="00D557B6" w:rsidRPr="001F42D3" w:rsidRDefault="00D557B6" w:rsidP="00B34AEB">
      <w:pPr>
        <w:pStyle w:val="BodyText"/>
      </w:pPr>
      <w:r w:rsidRPr="001F42D3">
        <w:t xml:space="preserve">While the </w:t>
      </w:r>
      <w:r w:rsidR="009E2B46" w:rsidRPr="001F42D3">
        <w:t>Alert Reporter</w:t>
      </w:r>
      <w:r w:rsidRPr="001F42D3">
        <w:t xml:space="preserve"> to </w:t>
      </w:r>
      <w:r w:rsidR="009E2B46" w:rsidRPr="001F42D3">
        <w:t>Alert Manager</w:t>
      </w:r>
      <w:r w:rsidRPr="001F42D3">
        <w:t xml:space="preserve"> and/or </w:t>
      </w:r>
      <w:r w:rsidR="00916BBE" w:rsidRPr="001F42D3">
        <w:t>Alert Consumer</w:t>
      </w:r>
      <w:r w:rsidRPr="001F42D3">
        <w:t xml:space="preserve"> PCD-04 is one message it is likely to result in many PCD-06</w:t>
      </w:r>
      <w:r w:rsidR="007426DD" w:rsidRPr="001F42D3">
        <w:t xml:space="preserve"> </w:t>
      </w:r>
      <w:r w:rsidRPr="001F42D3">
        <w:t xml:space="preserve">messages from </w:t>
      </w:r>
      <w:r w:rsidR="009E2B46" w:rsidRPr="001F42D3">
        <w:t>Alert Manager</w:t>
      </w:r>
      <w:r w:rsidRPr="001F42D3">
        <w:t xml:space="preserve"> to </w:t>
      </w:r>
      <w:r w:rsidR="00916BBE" w:rsidRPr="001F42D3">
        <w:t>Alert Communicator</w:t>
      </w:r>
      <w:r w:rsidRPr="001F42D3">
        <w:t xml:space="preserve"> and many PCD-07 messages from </w:t>
      </w:r>
      <w:r w:rsidR="00916BBE" w:rsidRPr="001F42D3">
        <w:t>Alert Communicator</w:t>
      </w:r>
      <w:r w:rsidRPr="001F42D3">
        <w:t xml:space="preserve"> back to </w:t>
      </w:r>
      <w:r w:rsidR="009E2B46" w:rsidRPr="001F42D3">
        <w:t>Alert Manager</w:t>
      </w:r>
      <w:r w:rsidRPr="001F42D3">
        <w:t xml:space="preserve"> and many PCD-05 messages from </w:t>
      </w:r>
      <w:r w:rsidR="009E2B46" w:rsidRPr="001F42D3">
        <w:t>Alert Manager</w:t>
      </w:r>
      <w:r w:rsidRPr="001F42D3">
        <w:t xml:space="preserve"> back to </w:t>
      </w:r>
      <w:r w:rsidR="009E2B46" w:rsidRPr="001F42D3">
        <w:t>Alert Reporter</w:t>
      </w:r>
      <w:r w:rsidRPr="001F42D3">
        <w:t xml:space="preserve">. </w:t>
      </w:r>
    </w:p>
    <w:p w14:paraId="0D1F95C0" w14:textId="514BB682" w:rsidR="00D557B6" w:rsidRPr="001F42D3" w:rsidRDefault="00D557B6" w:rsidP="00B34AEB">
      <w:pPr>
        <w:pStyle w:val="BodyText"/>
      </w:pPr>
      <w:r w:rsidRPr="001F42D3">
        <w:t xml:space="preserve">If the </w:t>
      </w:r>
      <w:r w:rsidR="009E2B46" w:rsidRPr="001F42D3">
        <w:t>Alert Manager</w:t>
      </w:r>
      <w:r w:rsidRPr="001F42D3">
        <w:t xml:space="preserve"> implements escalation to additional recipients based upon internally defined lack of delivery status updates or lack of operator responses then those additional [PCD-06] </w:t>
      </w:r>
      <w:r w:rsidRPr="001F42D3">
        <w:lastRenderedPageBreak/>
        <w:t xml:space="preserve">transactions from the </w:t>
      </w:r>
      <w:r w:rsidR="009E2B46" w:rsidRPr="001F42D3">
        <w:t>Alert Manager</w:t>
      </w:r>
      <w:r w:rsidRPr="001F42D3">
        <w:t xml:space="preserve"> to the </w:t>
      </w:r>
      <w:r w:rsidR="00916BBE" w:rsidRPr="001F42D3">
        <w:t>Alert Communicator</w:t>
      </w:r>
      <w:r w:rsidRPr="001F42D3">
        <w:t xml:space="preserve"> are likely to result in additional PCD-05 messages from the </w:t>
      </w:r>
      <w:r w:rsidR="009E2B46" w:rsidRPr="001F42D3">
        <w:t>Alert Manager</w:t>
      </w:r>
      <w:r w:rsidRPr="001F42D3">
        <w:t xml:space="preserve"> back to the </w:t>
      </w:r>
      <w:r w:rsidR="009E2B46" w:rsidRPr="001F42D3">
        <w:t>Alert Reporter</w:t>
      </w:r>
      <w:r w:rsidRPr="001F42D3">
        <w:t>.</w:t>
      </w:r>
    </w:p>
    <w:p w14:paraId="0FC0A4F2" w14:textId="7F5CFD22" w:rsidR="00B11855" w:rsidRPr="001F42D3" w:rsidRDefault="00D557B6" w:rsidP="005B0C7C">
      <w:pPr>
        <w:pStyle w:val="BodyText"/>
      </w:pPr>
      <w:r w:rsidRPr="001F42D3">
        <w:t xml:space="preserve">Communication device operator response delays may result in delays of </w:t>
      </w:r>
      <w:r w:rsidR="00916BBE" w:rsidRPr="001F42D3">
        <w:t>Alert Communicator</w:t>
      </w:r>
      <w:r w:rsidRPr="001F42D3">
        <w:t xml:space="preserve"> to </w:t>
      </w:r>
      <w:r w:rsidR="009E2B46" w:rsidRPr="001F42D3">
        <w:t>Alert Manager</w:t>
      </w:r>
      <w:r w:rsidRPr="001F42D3">
        <w:t xml:space="preserve"> and </w:t>
      </w:r>
      <w:r w:rsidR="009E2B46" w:rsidRPr="001F42D3">
        <w:t>Alert Manager</w:t>
      </w:r>
      <w:r w:rsidRPr="001F42D3">
        <w:t xml:space="preserve"> back to </w:t>
      </w:r>
      <w:r w:rsidR="009E2B46" w:rsidRPr="001F42D3">
        <w:t>Alert Reporter</w:t>
      </w:r>
      <w:r w:rsidRPr="001F42D3">
        <w:t xml:space="preserve"> messages.</w:t>
      </w:r>
    </w:p>
    <w:p w14:paraId="6C84823F" w14:textId="550956DC" w:rsidR="00A22356" w:rsidRPr="001F42D3" w:rsidRDefault="00A22356" w:rsidP="005B0C7C">
      <w:pPr>
        <w:pStyle w:val="BodyText"/>
      </w:pPr>
      <w:r w:rsidRPr="001F42D3">
        <w:t xml:space="preserve">Instances of the Participation Information Segment (PRT) are optionally used by the Alert Reporter (AR) in the </w:t>
      </w:r>
      <w:r w:rsidR="00647994" w:rsidRPr="001F42D3">
        <w:t>PCD-04</w:t>
      </w:r>
      <w:r w:rsidRPr="001F42D3">
        <w:t xml:space="preserve"> message to indicate alert notification recipients which are in addition to any alert notification recipients identified internally by the Alert Manager (AM).</w:t>
      </w:r>
    </w:p>
    <w:p w14:paraId="32859CC7" w14:textId="25F0A043" w:rsidR="00B11855" w:rsidRPr="001F42D3" w:rsidRDefault="003D003E" w:rsidP="00123C7B">
      <w:pPr>
        <w:pStyle w:val="Heading5"/>
        <w:rPr>
          <w:noProof w:val="0"/>
        </w:rPr>
      </w:pPr>
      <w:bookmarkStart w:id="261" w:name="_Toc401769801"/>
      <w:bookmarkStart w:id="262" w:name="_Toc214889693"/>
      <w:r w:rsidRPr="001F42D3">
        <w:rPr>
          <w:noProof w:val="0"/>
        </w:rPr>
        <w:t>Security Considerations</w:t>
      </w:r>
      <w:bookmarkEnd w:id="261"/>
      <w:bookmarkEnd w:id="262"/>
    </w:p>
    <w:p w14:paraId="4ADC5BBA" w14:textId="16F197E5" w:rsidR="009F4303" w:rsidRPr="001F42D3" w:rsidRDefault="003D003E" w:rsidP="00E5113D">
      <w:pPr>
        <w:pStyle w:val="BodyText"/>
      </w:pPr>
      <w:r w:rsidRPr="001F42D3">
        <w:t xml:space="preserve">During the </w:t>
      </w:r>
      <w:r w:rsidR="00B054A1" w:rsidRPr="001F42D3">
        <w:t>p</w:t>
      </w:r>
      <w:r w:rsidRPr="001F42D3">
        <w:t>rofile development there were no unusual security/privacy concerns identified. There are no mandatory security controls</w:t>
      </w:r>
      <w:r w:rsidR="001D604E"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280EADD0" w14:textId="101CDC15" w:rsidR="001E4D71" w:rsidRPr="001F42D3" w:rsidRDefault="001E4D71" w:rsidP="001E4D71">
      <w:pPr>
        <w:pStyle w:val="BodyText"/>
      </w:pPr>
      <w:r w:rsidRPr="001F42D3">
        <w:t xml:space="preserve">An optional instance of the OBX segment with a specific observation indication can be included in the Report Alert [PCD-04] transaction by the Alert Reporter (AR) </w:t>
      </w:r>
      <w:r w:rsidR="00277D6B">
        <w:t>Actor</w:t>
      </w:r>
      <w:r w:rsidRPr="001F42D3">
        <w:t xml:space="preserve"> to communicate a filter to the Alert Manager (AM) </w:t>
      </w:r>
      <w:r w:rsidR="00277D6B">
        <w:t>Actor</w:t>
      </w:r>
      <w:r w:rsidRPr="001F42D3">
        <w:t xml:space="preserve"> to constrain the types of alert dissemination status update Report Alert Status [PCD-05] transactions sent by the Alert Manager (AM) </w:t>
      </w:r>
      <w:r w:rsidR="00277D6B">
        <w:t>Actor</w:t>
      </w:r>
      <w:r w:rsidRPr="001F42D3">
        <w:t xml:space="preserve"> to the AR </w:t>
      </w:r>
      <w:r w:rsidR="00277D6B">
        <w:t>Actor</w:t>
      </w:r>
      <w:r w:rsidRPr="001F42D3">
        <w:t xml:space="preserve"> in response to the Alert Manager (AM) </w:t>
      </w:r>
      <w:r w:rsidR="00277D6B">
        <w:t>Actor</w:t>
      </w:r>
      <w:r w:rsidRPr="001F42D3">
        <w:t xml:space="preserve"> receiving Report Alert Dissemination Status [PCD-07] transactions from the Alert Communicator (AC) </w:t>
      </w:r>
      <w:r w:rsidR="00277D6B">
        <w:t>Actor</w:t>
      </w:r>
      <w:r w:rsidR="001F42D3">
        <w:t xml:space="preserve">. </w:t>
      </w:r>
      <w:r w:rsidRPr="001F42D3">
        <w:t>See Appendix B for details.</w:t>
      </w:r>
    </w:p>
    <w:p w14:paraId="02B7DBD2" w14:textId="197B61F5" w:rsidR="00D557B6" w:rsidRPr="001F42D3" w:rsidRDefault="00D557B6" w:rsidP="00123C7B">
      <w:pPr>
        <w:pStyle w:val="Heading2"/>
        <w:rPr>
          <w:noProof w:val="0"/>
        </w:rPr>
      </w:pPr>
      <w:bookmarkStart w:id="263" w:name="_Toc180594770"/>
      <w:bookmarkStart w:id="264" w:name="_Toc181623772"/>
      <w:bookmarkStart w:id="265" w:name="_Toc181625147"/>
      <w:bookmarkStart w:id="266" w:name="_Toc214889694"/>
      <w:bookmarkEnd w:id="263"/>
      <w:bookmarkEnd w:id="264"/>
      <w:bookmarkEnd w:id="265"/>
      <w:r w:rsidRPr="001F42D3">
        <w:rPr>
          <w:noProof w:val="0"/>
        </w:rPr>
        <w:t>Report Alert Status</w:t>
      </w:r>
      <w:r w:rsidR="00BB3E0D" w:rsidRPr="001F42D3">
        <w:rPr>
          <w:noProof w:val="0"/>
        </w:rPr>
        <w:t xml:space="preserve"> [PCD-05]</w:t>
      </w:r>
      <w:bookmarkEnd w:id="266"/>
    </w:p>
    <w:p w14:paraId="6278B452" w14:textId="12EA721C" w:rsidR="00D557B6" w:rsidRPr="001F42D3" w:rsidRDefault="00D557B6" w:rsidP="005F16F9">
      <w:pPr>
        <w:pStyle w:val="BodyText"/>
      </w:pPr>
      <w:r w:rsidRPr="001F42D3">
        <w:t xml:space="preserve">This section corresponds to </w:t>
      </w:r>
      <w:r w:rsidR="00647994" w:rsidRPr="001F42D3">
        <w:t>t</w:t>
      </w:r>
      <w:r w:rsidRPr="001F42D3">
        <w:t xml:space="preserve">ransaction </w:t>
      </w:r>
      <w:r w:rsidR="00647994" w:rsidRPr="001F42D3">
        <w:t>[PCD-05]</w:t>
      </w:r>
      <w:r w:rsidRPr="001F42D3">
        <w:t xml:space="preserve"> of the </w:t>
      </w:r>
      <w:r w:rsidR="00A60E41" w:rsidRPr="001F42D3">
        <w:t>IHE Devices Technical Framework</w:t>
      </w:r>
      <w:r w:rsidRPr="001F42D3">
        <w:t xml:space="preserve">. Transaction </w:t>
      </w:r>
      <w:r w:rsidR="00647994" w:rsidRPr="001F42D3">
        <w:t>[PCD-05]</w:t>
      </w:r>
      <w:r w:rsidRPr="001F42D3">
        <w:t xml:space="preserve"> is used by the Alert Manager (AM) to report alert communication, status updates, and operator responses to the Alert Reporter (AR).</w:t>
      </w:r>
    </w:p>
    <w:p w14:paraId="4BAA8E00" w14:textId="77777777" w:rsidR="00D557B6" w:rsidRPr="001F42D3" w:rsidRDefault="00D557B6" w:rsidP="005B0C7C">
      <w:pPr>
        <w:pStyle w:val="Heading3"/>
        <w:rPr>
          <w:noProof w:val="0"/>
        </w:rPr>
      </w:pPr>
      <w:bookmarkStart w:id="267" w:name="_Toc214889695"/>
      <w:r w:rsidRPr="001F42D3">
        <w:rPr>
          <w:noProof w:val="0"/>
        </w:rPr>
        <w:t>Scope</w:t>
      </w:r>
      <w:bookmarkEnd w:id="267"/>
    </w:p>
    <w:p w14:paraId="6916692B" w14:textId="77777777" w:rsidR="00D557B6" w:rsidRPr="001F42D3" w:rsidRDefault="00D557B6" w:rsidP="00B34AEB">
      <w:pPr>
        <w:pStyle w:val="BodyText"/>
      </w:pPr>
      <w:r w:rsidRPr="001F42D3">
        <w:t>This transaction is used by the Alert Manager (AM) to report one or more dissemination status updates back to the Alert Reporter.</w:t>
      </w:r>
    </w:p>
    <w:p w14:paraId="1BCD884A" w14:textId="77777777" w:rsidR="00D557B6" w:rsidRPr="001F42D3" w:rsidRDefault="00D557B6" w:rsidP="0082741E">
      <w:pPr>
        <w:pStyle w:val="Heading3"/>
        <w:rPr>
          <w:noProof w:val="0"/>
        </w:rPr>
      </w:pPr>
      <w:bookmarkStart w:id="268" w:name="_Toc214889696"/>
      <w:r w:rsidRPr="001F42D3">
        <w:rPr>
          <w:noProof w:val="0"/>
        </w:rPr>
        <w:t>Use Case Roles</w:t>
      </w:r>
      <w:bookmarkEnd w:id="268"/>
    </w:p>
    <w:p w14:paraId="331A3E63" w14:textId="77777777" w:rsidR="001A4392" w:rsidRPr="001F42D3" w:rsidRDefault="001A4392" w:rsidP="00A17802">
      <w:pPr>
        <w:pStyle w:val="BodyText"/>
      </w:pPr>
    </w:p>
    <w:p w14:paraId="754BF060" w14:textId="1A92367D" w:rsidR="0077636A" w:rsidRPr="001F42D3" w:rsidRDefault="001A727C" w:rsidP="00A17802">
      <w:pPr>
        <w:pStyle w:val="BodyText"/>
      </w:pPr>
      <w:r w:rsidRPr="001F42D3">
        <w:rPr>
          <w:noProof/>
        </w:rPr>
        <w:lastRenderedPageBreak/>
        <mc:AlternateContent>
          <mc:Choice Requires="wpc">
            <w:drawing>
              <wp:inline distT="0" distB="0" distL="0" distR="0" wp14:anchorId="7F4E59DC" wp14:editId="29C9F6B6">
                <wp:extent cx="5971540" cy="2190750"/>
                <wp:effectExtent l="0" t="0" r="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3" name="Text Box 33"/>
                        <wps:cNvSpPr txBox="1"/>
                        <wps:spPr>
                          <a:xfrm>
                            <a:off x="933259" y="247650"/>
                            <a:ext cx="1447800" cy="56197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44F9CF3" w14:textId="1F65EC3F" w:rsidR="00351E42" w:rsidRDefault="00351E42" w:rsidP="00960C64">
                              <w:pPr>
                                <w:spacing w:before="0"/>
                                <w:ind w:hanging="2"/>
                                <w:jc w:val="center"/>
                              </w:pPr>
                              <w:r>
                                <w:t>Alert Manager</w:t>
                              </w:r>
                            </w:p>
                            <w:p w14:paraId="089A3813" w14:textId="38D609BA" w:rsidR="00351E42" w:rsidRDefault="00351E42" w:rsidP="00960C64">
                              <w:pPr>
                                <w:spacing w:before="0"/>
                                <w:ind w:hanging="2"/>
                                <w:jc w:val="center"/>
                              </w:pPr>
                              <w:r>
                                <w: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0" name="Text Box 33"/>
                        <wps:cNvSpPr txBox="1"/>
                        <wps:spPr>
                          <a:xfrm>
                            <a:off x="2961300" y="265725"/>
                            <a:ext cx="1447165" cy="56197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AD2721" w14:textId="18693B85" w:rsidR="00351E42" w:rsidRPr="00CF5627" w:rsidRDefault="00351E42" w:rsidP="00960C64">
                              <w:pPr>
                                <w:spacing w:before="0"/>
                                <w:ind w:hanging="2"/>
                                <w:jc w:val="center"/>
                              </w:pPr>
                              <w:r w:rsidRPr="00CF5627">
                                <w:t>Alert Reporter</w:t>
                              </w:r>
                            </w:p>
                            <w:p w14:paraId="1FB3776B" w14:textId="2E2CF8B8" w:rsidR="00351E42" w:rsidRDefault="00351E42" w:rsidP="00960C64">
                              <w:pPr>
                                <w:spacing w:before="0"/>
                                <w:ind w:hanging="2"/>
                                <w:jc w:val="center"/>
                              </w:pPr>
                              <w:r w:rsidRPr="00CF5627">
                                <w:t>(AR)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36" name="Group 36"/>
                        <wpg:cNvGrpSpPr/>
                        <wpg:grpSpPr>
                          <a:xfrm>
                            <a:off x="2009776" y="1228725"/>
                            <a:ext cx="1504586" cy="819150"/>
                            <a:chOff x="2009776" y="1571625"/>
                            <a:chExt cx="1504586" cy="819150"/>
                          </a:xfrm>
                        </wpg:grpSpPr>
                        <wps:wsp>
                          <wps:cNvPr id="34" name="Oval 34"/>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95525" y="1704975"/>
                              <a:ext cx="942139"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48688A" w14:textId="5524CCFD" w:rsidR="00351E42" w:rsidRDefault="00351E42" w:rsidP="00CF5627">
                                <w:pPr>
                                  <w:ind w:hanging="2"/>
                                  <w:jc w:val="center"/>
                                </w:pPr>
                                <w:r>
                                  <w:t>Report Alert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37" name="Straight Connector 37"/>
                        <wps:cNvCnPr>
                          <a:stCxn id="33" idx="2"/>
                          <a:endCxn id="34" idx="1"/>
                        </wps:cNvCnPr>
                        <wps:spPr>
                          <a:xfrm>
                            <a:off x="1656983" y="809625"/>
                            <a:ext cx="572898" cy="5390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 name="Straight Connector 39"/>
                        <wps:cNvCnPr>
                          <a:stCxn id="180" idx="2"/>
                          <a:endCxn id="34" idx="7"/>
                        </wps:cNvCnPr>
                        <wps:spPr>
                          <a:xfrm flipH="1">
                            <a:off x="3293671" y="827700"/>
                            <a:ext cx="390821" cy="5209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F4E59DC" id="Canvas 15" o:spid="_x0000_s1141" editas="canvas" style="width:470.2pt;height:172.5pt;mso-position-horizontal-relative:char;mso-position-vertical-relative:line" coordsize="59715,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">
                <v:shape id="_x0000_s1142" type="#_x0000_t75" style="position:absolute;width:59715;height:21907;visibility:visible;mso-wrap-style:square">
                  <v:fill o:detectmouseclick="t"/>
                  <v:path o:connecttype="none"/>
                </v:shape>
                <v:shape id="Text Box 33" o:spid="_x0000_s1143" type="#_x0000_t202" style="position:absolute;left:9332;top:2476;width:14478;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" filled="f" strokeweight="1.25pt">
                  <v:textbox>
                    <w:txbxContent>
                      <w:p w14:paraId="244F9CF3" w14:textId="1F65EC3F" w:rsidR="00351E42" w:rsidRDefault="00351E42" w:rsidP="00960C64">
                        <w:pPr>
                          <w:spacing w:before="0"/>
                          <w:ind w:hanging="2"/>
                          <w:jc w:val="center"/>
                        </w:pPr>
                        <w:r>
                          <w:t>Alert Manager</w:t>
                        </w:r>
                      </w:p>
                      <w:p w14:paraId="089A3813" w14:textId="38D609BA" w:rsidR="00351E42" w:rsidRDefault="00351E42" w:rsidP="00960C64">
                        <w:pPr>
                          <w:spacing w:before="0"/>
                          <w:ind w:hanging="2"/>
                          <w:jc w:val="center"/>
                        </w:pPr>
                        <w:r>
                          <w:t>(AM)</w:t>
                        </w:r>
                      </w:p>
                    </w:txbxContent>
                  </v:textbox>
                </v:shape>
                <v:shape id="Text Box 33" o:spid="_x0000_s1144" type="#_x0000_t202" style="position:absolute;left:29613;top:2657;width:1447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" filled="f" strokeweight="1.25pt">
                  <v:textbox>
                    <w:txbxContent>
                      <w:p w14:paraId="50AD2721" w14:textId="18693B85" w:rsidR="00351E42" w:rsidRPr="00CF5627" w:rsidRDefault="00351E42" w:rsidP="00960C64">
                        <w:pPr>
                          <w:spacing w:before="0"/>
                          <w:ind w:hanging="2"/>
                          <w:jc w:val="center"/>
                        </w:pPr>
                        <w:r w:rsidRPr="00CF5627">
                          <w:t>Alert Reporter</w:t>
                        </w:r>
                      </w:p>
                      <w:p w14:paraId="1FB3776B" w14:textId="2E2CF8B8" w:rsidR="00351E42" w:rsidRDefault="00351E42" w:rsidP="00960C64">
                        <w:pPr>
                          <w:spacing w:before="0"/>
                          <w:ind w:hanging="2"/>
                          <w:jc w:val="center"/>
                        </w:pPr>
                        <w:r w:rsidRPr="00CF5627">
                          <w:t>(AR)</w:t>
                        </w:r>
                      </w:p>
                    </w:txbxContent>
                  </v:textbox>
                </v:shape>
                <v:group id="Group 36" o:spid="_x0000_s1145" style="position:absolute;left:20097;top:12287;width:15046;height:8191"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oval id="Oval 34" o:spid="_x0000_s1146"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" filled="f" strokecolor="black [3213]" strokeweight="1.25pt">
                    <v:stroke joinstyle="miter"/>
                  </v:oval>
                  <v:shape id="Text Box 35" o:spid="_x0000_s1147" type="#_x0000_t202" style="position:absolute;left:22955;top:17049;width:942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p w14:paraId="2548688A" w14:textId="5524CCFD" w:rsidR="00351E42" w:rsidRDefault="00351E42" w:rsidP="00CF5627">
                          <w:pPr>
                            <w:ind w:hanging="2"/>
                            <w:jc w:val="center"/>
                          </w:pPr>
                          <w:r>
                            <w:t>Report Alert Status</w:t>
                          </w:r>
                        </w:p>
                      </w:txbxContent>
                    </v:textbox>
                  </v:shape>
                </v:group>
                <v:line id="Straight Connector 37" o:spid="_x0000_s1148" style="position:absolute;visibility:visible;mso-wrap-style:square" from="16569,8096" to="22298,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" strokecolor="black [3213]" strokeweight=".5pt">
                  <v:stroke joinstyle="miter"/>
                </v:line>
                <v:line id="Straight Connector 39" o:spid="_x0000_s1149" style="position:absolute;flip:x;visibility:visible;mso-wrap-style:square" from="32936,8277" to="36844,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" strokecolor="black [3213]" strokeweight=".5pt">
                  <v:stroke joinstyle="miter"/>
                </v:line>
                <w10:anchorlock/>
              </v:group>
            </w:pict>
          </mc:Fallback>
        </mc:AlternateContent>
      </w:r>
    </w:p>
    <w:p w14:paraId="1ABE9B69" w14:textId="77777777" w:rsidR="0077636A" w:rsidRPr="001F42D3" w:rsidRDefault="0077636A" w:rsidP="00A17802">
      <w:pPr>
        <w:pStyle w:val="BodyText"/>
      </w:pPr>
    </w:p>
    <w:p w14:paraId="10D82061" w14:textId="77777777" w:rsidR="00D557B6" w:rsidRPr="001F42D3" w:rsidRDefault="00D557B6" w:rsidP="00B34AEB">
      <w:pPr>
        <w:pStyle w:val="BodyText"/>
      </w:pPr>
      <w:r w:rsidRPr="001F42D3">
        <w:t>Actor: Alert Manager (AM)</w:t>
      </w:r>
    </w:p>
    <w:p w14:paraId="4E5ED67F" w14:textId="77777777" w:rsidR="00D557B6" w:rsidRPr="001F42D3" w:rsidRDefault="00D557B6" w:rsidP="00B34AEB">
      <w:pPr>
        <w:pStyle w:val="BodyText"/>
      </w:pPr>
      <w:r w:rsidRPr="001F42D3">
        <w:t>Role: Sends Report Alert Status to Alert Reporter (AR)</w:t>
      </w:r>
    </w:p>
    <w:p w14:paraId="275794E3" w14:textId="77777777" w:rsidR="00D557B6" w:rsidRPr="001F42D3" w:rsidRDefault="00D557B6" w:rsidP="00B34AEB">
      <w:pPr>
        <w:pStyle w:val="BodyText"/>
      </w:pPr>
      <w:r w:rsidRPr="001F42D3">
        <w:t>Actor: Alert Reporter (AR)</w:t>
      </w:r>
    </w:p>
    <w:p w14:paraId="65F79EA1" w14:textId="77777777" w:rsidR="00D557B6" w:rsidRPr="001F42D3" w:rsidRDefault="00D557B6" w:rsidP="00B34AEB">
      <w:pPr>
        <w:pStyle w:val="BodyText"/>
      </w:pPr>
      <w:r w:rsidRPr="001F42D3">
        <w:t>Role: Receives Report Alert Status from the Alert Manager (AM)</w:t>
      </w:r>
    </w:p>
    <w:p w14:paraId="678D8258" w14:textId="77777777" w:rsidR="00D557B6" w:rsidRPr="001F42D3" w:rsidRDefault="00D557B6" w:rsidP="0082741E">
      <w:pPr>
        <w:pStyle w:val="Heading3"/>
        <w:rPr>
          <w:noProof w:val="0"/>
        </w:rPr>
      </w:pPr>
      <w:bookmarkStart w:id="269" w:name="_Toc214889697"/>
      <w:r w:rsidRPr="001F42D3">
        <w:rPr>
          <w:noProof w:val="0"/>
        </w:rPr>
        <w:t>Referenced Standard</w:t>
      </w:r>
      <w:bookmarkEnd w:id="269"/>
    </w:p>
    <w:p w14:paraId="3ACE4D79" w14:textId="23F32F4D" w:rsidR="00D557B6" w:rsidRPr="001F42D3" w:rsidRDefault="006D613E" w:rsidP="00B34AEB">
      <w:pPr>
        <w:pStyle w:val="BodyText"/>
      </w:pPr>
      <w:r w:rsidRPr="001F42D3">
        <w:t>HL7</w:t>
      </w:r>
      <w:r w:rsidR="00995105" w:rsidRPr="001F42D3">
        <w:t xml:space="preserve"> </w:t>
      </w:r>
      <w:r w:rsidR="00D557B6" w:rsidRPr="001F42D3">
        <w:t xml:space="preserve">- </w:t>
      </w:r>
      <w:r w:rsidRPr="001F42D3">
        <w:t>HL7</w:t>
      </w:r>
      <w:r w:rsidR="00D557B6" w:rsidRPr="001F42D3">
        <w:t xml:space="preserve"> Version 2.6 Ch7 Observation Reporting</w:t>
      </w:r>
    </w:p>
    <w:p w14:paraId="177EFD31" w14:textId="77777777" w:rsidR="00D557B6" w:rsidRPr="001F42D3" w:rsidRDefault="00D557B6" w:rsidP="00B34AEB">
      <w:pPr>
        <w:pStyle w:val="BodyText"/>
      </w:pPr>
      <w:r w:rsidRPr="001F42D3">
        <w:t>ISO/IEEE 11073-10201 Domain Information Model</w:t>
      </w:r>
    </w:p>
    <w:p w14:paraId="7DC3F94B" w14:textId="77777777" w:rsidR="00D557B6" w:rsidRPr="001F42D3" w:rsidRDefault="00D557B6" w:rsidP="00B34AEB">
      <w:pPr>
        <w:pStyle w:val="BodyText"/>
      </w:pPr>
      <w:r w:rsidRPr="001F42D3">
        <w:t>ISO/IEEE 11073-10101 Nomenclature</w:t>
      </w:r>
    </w:p>
    <w:p w14:paraId="623FB0CC" w14:textId="605E46B2" w:rsidR="00D557B6" w:rsidRPr="001F42D3" w:rsidRDefault="005B0C7C" w:rsidP="0082741E">
      <w:pPr>
        <w:pStyle w:val="Heading3"/>
        <w:rPr>
          <w:noProof w:val="0"/>
        </w:rPr>
      </w:pPr>
      <w:bookmarkStart w:id="270" w:name="_Toc214889698"/>
      <w:r w:rsidRPr="001F42D3">
        <w:rPr>
          <w:noProof w:val="0"/>
        </w:rPr>
        <w:t>Messages</w:t>
      </w:r>
      <w:bookmarkEnd w:id="270"/>
    </w:p>
    <w:p w14:paraId="406E7A5F" w14:textId="77777777" w:rsidR="009167AE" w:rsidRPr="001F42D3" w:rsidRDefault="009167AE" w:rsidP="009642E4">
      <w:pPr>
        <w:pStyle w:val="BodyText"/>
      </w:pPr>
    </w:p>
    <w:p w14:paraId="69595671" w14:textId="77777777" w:rsidR="009167AE" w:rsidRPr="001F42D3" w:rsidRDefault="009167AE">
      <w:pPr>
        <w:pStyle w:val="BodyText"/>
      </w:pPr>
    </w:p>
    <w:p w14:paraId="23561547" w14:textId="77777777" w:rsidR="008D1511" w:rsidRPr="001F42D3" w:rsidRDefault="00F73333" w:rsidP="00B34AEB">
      <w:pPr>
        <w:pStyle w:val="BodyText"/>
        <w:jc w:val="center"/>
      </w:pPr>
      <w:r w:rsidRPr="001F42D3">
        <w:rPr>
          <w:noProof/>
        </w:rPr>
        <w:lastRenderedPageBreak/>
        <w:drawing>
          <wp:inline distT="0" distB="0" distL="0" distR="0" wp14:anchorId="13FCBE20" wp14:editId="621696C8">
            <wp:extent cx="4791710" cy="29019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91710" cy="2901950"/>
                    </a:xfrm>
                    <a:prstGeom prst="rect">
                      <a:avLst/>
                    </a:prstGeom>
                    <a:noFill/>
                    <a:ln>
                      <a:noFill/>
                    </a:ln>
                  </pic:spPr>
                </pic:pic>
              </a:graphicData>
            </a:graphic>
          </wp:inline>
        </w:drawing>
      </w:r>
    </w:p>
    <w:p w14:paraId="387B11AC" w14:textId="77777777" w:rsidR="009167AE" w:rsidRPr="001F42D3" w:rsidRDefault="009167AE" w:rsidP="00CF5627">
      <w:pPr>
        <w:pStyle w:val="FigureTitle"/>
      </w:pPr>
      <w:r w:rsidRPr="001F42D3">
        <w:t>Figure 3.5.4-1</w:t>
      </w:r>
      <w:r w:rsidR="001A4392" w:rsidRPr="001F42D3">
        <w:t>: ACM Interaction Diagram</w:t>
      </w:r>
    </w:p>
    <w:p w14:paraId="1365A4FD" w14:textId="684F330A" w:rsidR="00D557B6" w:rsidRPr="001F42D3" w:rsidRDefault="009E2B46" w:rsidP="0082741E">
      <w:pPr>
        <w:pStyle w:val="Heading4"/>
        <w:rPr>
          <w:noProof w:val="0"/>
        </w:rPr>
      </w:pPr>
      <w:bookmarkStart w:id="271" w:name="_Toc497485553"/>
      <w:bookmarkStart w:id="272" w:name="_Toc497485890"/>
      <w:bookmarkStart w:id="273" w:name="_Toc497486117"/>
      <w:bookmarkStart w:id="274" w:name="_Toc497486394"/>
      <w:bookmarkStart w:id="275" w:name="_Toc497486621"/>
      <w:bookmarkStart w:id="276" w:name="_Toc497493490"/>
      <w:bookmarkStart w:id="277" w:name="_Toc214889699"/>
      <w:bookmarkEnd w:id="271"/>
      <w:bookmarkEnd w:id="272"/>
      <w:bookmarkEnd w:id="273"/>
      <w:bookmarkEnd w:id="274"/>
      <w:bookmarkEnd w:id="275"/>
      <w:bookmarkEnd w:id="276"/>
      <w:r w:rsidRPr="001F42D3">
        <w:rPr>
          <w:noProof w:val="0"/>
        </w:rPr>
        <w:t>Alert Manager</w:t>
      </w:r>
      <w:r w:rsidR="00D557B6" w:rsidRPr="001F42D3">
        <w:rPr>
          <w:noProof w:val="0"/>
        </w:rPr>
        <w:t xml:space="preserve"> status updates to </w:t>
      </w:r>
      <w:r w:rsidRPr="001F42D3">
        <w:rPr>
          <w:noProof w:val="0"/>
        </w:rPr>
        <w:t>Alert Reporter</w:t>
      </w:r>
      <w:bookmarkEnd w:id="277"/>
    </w:p>
    <w:p w14:paraId="3D7731B0" w14:textId="4EE0CACF" w:rsidR="00D557B6" w:rsidRPr="001F42D3" w:rsidRDefault="00D557B6" w:rsidP="00B34AEB">
      <w:pPr>
        <w:pStyle w:val="BodyText"/>
      </w:pPr>
      <w:r w:rsidRPr="001F42D3">
        <w:t xml:space="preserve">The </w:t>
      </w:r>
      <w:r w:rsidR="009E2B46" w:rsidRPr="001F42D3">
        <w:t>Alert Manager</w:t>
      </w:r>
      <w:r w:rsidRPr="001F42D3">
        <w:t xml:space="preserve"> sends Report Alert Status transactions to the </w:t>
      </w:r>
      <w:r w:rsidR="009E2B46" w:rsidRPr="001F42D3">
        <w:t>Alert Reporter</w:t>
      </w:r>
      <w:r w:rsidRPr="001F42D3">
        <w:t xml:space="preserve"> as an </w:t>
      </w:r>
      <w:r w:rsidR="006D613E" w:rsidRPr="001F42D3">
        <w:t>HL7</w:t>
      </w:r>
      <w:r w:rsidR="00995105" w:rsidRPr="001F42D3">
        <w:t xml:space="preserve"> </w:t>
      </w:r>
      <w:r w:rsidRPr="001F42D3">
        <w:t>message.</w:t>
      </w:r>
    </w:p>
    <w:p w14:paraId="20B9F41F" w14:textId="50A4B60D" w:rsidR="00D557B6" w:rsidRPr="001F42D3" w:rsidRDefault="00D557B6" w:rsidP="00123C7B">
      <w:pPr>
        <w:pStyle w:val="Heading5"/>
        <w:rPr>
          <w:noProof w:val="0"/>
        </w:rPr>
      </w:pPr>
      <w:bookmarkStart w:id="278" w:name="_Toc214889700"/>
      <w:r w:rsidRPr="001F42D3">
        <w:rPr>
          <w:noProof w:val="0"/>
        </w:rPr>
        <w:t>Trigger Events</w:t>
      </w:r>
      <w:bookmarkEnd w:id="278"/>
    </w:p>
    <w:p w14:paraId="18D7122B" w14:textId="165A1293" w:rsidR="00D557B6" w:rsidRPr="001F42D3" w:rsidRDefault="00D557B6" w:rsidP="00B34AEB">
      <w:pPr>
        <w:pStyle w:val="BodyText"/>
      </w:pPr>
      <w:r w:rsidRPr="001F42D3">
        <w:t xml:space="preserve">The </w:t>
      </w:r>
      <w:r w:rsidR="009E2B46" w:rsidRPr="001F42D3">
        <w:t>Alert Manager</w:t>
      </w:r>
      <w:r w:rsidRPr="001F42D3">
        <w:t xml:space="preserve"> has determined either through configuration and contextual data driven decision rules or through receipt of Report Dissemination Alert Status from the Alert Communicator that an alert status update needs to be sent to the </w:t>
      </w:r>
      <w:r w:rsidR="009E2B46" w:rsidRPr="001F42D3">
        <w:t>Alert Reporter</w:t>
      </w:r>
      <w:r w:rsidRPr="001F42D3">
        <w:t>.</w:t>
      </w:r>
    </w:p>
    <w:p w14:paraId="0DE0CB59" w14:textId="18875956" w:rsidR="00D557B6" w:rsidRPr="001F42D3" w:rsidRDefault="009E2B46" w:rsidP="00B34AEB">
      <w:pPr>
        <w:pStyle w:val="BodyText"/>
      </w:pPr>
      <w:r w:rsidRPr="001F42D3">
        <w:t>Alert Manager</w:t>
      </w:r>
      <w:r w:rsidR="00D557B6" w:rsidRPr="001F42D3">
        <w:t xml:space="preserve"> internal trigger events include the following:</w:t>
      </w:r>
    </w:p>
    <w:p w14:paraId="03E5D301" w14:textId="41617E81" w:rsidR="00D557B6" w:rsidRPr="001F42D3" w:rsidRDefault="00D557B6" w:rsidP="005C1693">
      <w:pPr>
        <w:pStyle w:val="ListBullet2"/>
      </w:pPr>
      <w:r w:rsidRPr="001F42D3">
        <w:t>Accept (not specified, correct)</w:t>
      </w:r>
    </w:p>
    <w:p w14:paraId="22DC6D49" w14:textId="543EF2E7" w:rsidR="00D557B6" w:rsidRPr="001F42D3" w:rsidRDefault="00D557B6" w:rsidP="005C1693">
      <w:pPr>
        <w:pStyle w:val="ListBullet2"/>
      </w:pPr>
      <w:r w:rsidRPr="001F42D3">
        <w:t>Reject (not specified, nuisance but correct, false positive)</w:t>
      </w:r>
    </w:p>
    <w:p w14:paraId="7D594B87" w14:textId="0DF9722B" w:rsidR="00D557B6" w:rsidRPr="001F42D3" w:rsidRDefault="00D557B6" w:rsidP="005C1693">
      <w:pPr>
        <w:pStyle w:val="ListBullet2"/>
      </w:pPr>
      <w:r w:rsidRPr="001F42D3">
        <w:t>Deliverable, had a mapped destination</w:t>
      </w:r>
    </w:p>
    <w:p w14:paraId="3ED850D5" w14:textId="359DA4D4" w:rsidR="00694D54" w:rsidRPr="001F42D3" w:rsidRDefault="00694D54" w:rsidP="005C1693">
      <w:pPr>
        <w:pStyle w:val="ListBullet2"/>
      </w:pPr>
      <w:r w:rsidRPr="001F42D3">
        <w:t>Undeliverable, couldn’t communicate message to endpoint device</w:t>
      </w:r>
    </w:p>
    <w:p w14:paraId="65B37B38" w14:textId="7BC91E3F" w:rsidR="00D557B6" w:rsidRPr="001F42D3" w:rsidRDefault="00D557B6" w:rsidP="005C1693">
      <w:pPr>
        <w:pStyle w:val="ListBullet2"/>
      </w:pPr>
      <w:r w:rsidRPr="001F42D3">
        <w:t>Queued to communications</w:t>
      </w:r>
    </w:p>
    <w:p w14:paraId="318AF2E1" w14:textId="046624A8" w:rsidR="00D557B6" w:rsidRPr="001F42D3" w:rsidRDefault="00D557B6" w:rsidP="00123C7B">
      <w:pPr>
        <w:pStyle w:val="Heading5"/>
        <w:rPr>
          <w:noProof w:val="0"/>
        </w:rPr>
      </w:pPr>
      <w:bookmarkStart w:id="279" w:name="_Toc214889701"/>
      <w:r w:rsidRPr="001F42D3">
        <w:rPr>
          <w:noProof w:val="0"/>
        </w:rPr>
        <w:t>Message Semantics</w:t>
      </w:r>
      <w:bookmarkEnd w:id="279"/>
    </w:p>
    <w:p w14:paraId="3A946BEB" w14:textId="5475E359" w:rsidR="00D557B6" w:rsidRPr="001F42D3" w:rsidRDefault="00D557B6" w:rsidP="00B34AEB">
      <w:pPr>
        <w:pStyle w:val="BodyText"/>
      </w:pPr>
      <w:r w:rsidRPr="001F42D3">
        <w:t xml:space="preserve">This message is meant to convey from the </w:t>
      </w:r>
      <w:r w:rsidR="009E2B46" w:rsidRPr="001F42D3">
        <w:t>Alert Manager</w:t>
      </w:r>
      <w:r w:rsidRPr="001F42D3">
        <w:t xml:space="preserve"> to the </w:t>
      </w:r>
      <w:r w:rsidR="009E2B46" w:rsidRPr="001F42D3">
        <w:t>Alert Reporter</w:t>
      </w:r>
      <w:r w:rsidRPr="001F42D3">
        <w:t xml:space="preserve"> the dissemination and response status of the alert message back for the </w:t>
      </w:r>
      <w:r w:rsidR="009E2B46" w:rsidRPr="001F42D3">
        <w:t>Alert Reporter</w:t>
      </w:r>
      <w:r w:rsidRPr="001F42D3">
        <w:t>.</w:t>
      </w:r>
    </w:p>
    <w:p w14:paraId="6AFCE977" w14:textId="46637682" w:rsidR="00D557B6" w:rsidRPr="001F42D3" w:rsidRDefault="006D613E" w:rsidP="00123C7B">
      <w:pPr>
        <w:pStyle w:val="Heading5"/>
        <w:rPr>
          <w:noProof w:val="0"/>
        </w:rPr>
      </w:pPr>
      <w:bookmarkStart w:id="280" w:name="_Toc214889702"/>
      <w:r w:rsidRPr="001F42D3">
        <w:rPr>
          <w:noProof w:val="0"/>
        </w:rPr>
        <w:lastRenderedPageBreak/>
        <w:t>HL7</w:t>
      </w:r>
      <w:r w:rsidR="00995105" w:rsidRPr="001F42D3">
        <w:rPr>
          <w:noProof w:val="0"/>
        </w:rPr>
        <w:t xml:space="preserve"> </w:t>
      </w:r>
      <w:r w:rsidR="00D557B6" w:rsidRPr="001F42D3">
        <w:rPr>
          <w:noProof w:val="0"/>
        </w:rPr>
        <w:t>Conformance Statement</w:t>
      </w:r>
      <w:bookmarkEnd w:id="280"/>
    </w:p>
    <w:p w14:paraId="039564EF" w14:textId="2432FFD1" w:rsidR="00D557B6" w:rsidRPr="001F42D3" w:rsidRDefault="00D557B6" w:rsidP="00B34AEB">
      <w:pPr>
        <w:pStyle w:val="BodyText"/>
      </w:pPr>
      <w:r w:rsidRPr="001F42D3">
        <w:t xml:space="preserve">The conformance statement for the interaction described below is adapted from </w:t>
      </w:r>
      <w:r w:rsidR="006D613E" w:rsidRPr="001F42D3">
        <w:t>HL7</w:t>
      </w:r>
      <w:r w:rsidR="00995105" w:rsidRPr="001F42D3">
        <w:t xml:space="preserve"> </w:t>
      </w:r>
      <w:r w:rsidRPr="001F42D3">
        <w:t xml:space="preserve">2.6 with the </w:t>
      </w:r>
      <w:r w:rsidR="009C3179" w:rsidRPr="001F42D3">
        <w:t>addition</w:t>
      </w:r>
      <w:r w:rsidRPr="001F42D3">
        <w:t xml:space="preserve"> of the PRT segment from 2.</w:t>
      </w:r>
      <w:r w:rsidR="0025002A" w:rsidRPr="001F42D3">
        <w:t>7</w:t>
      </w:r>
    </w:p>
    <w:p w14:paraId="1161E4F6" w14:textId="68F4E25F" w:rsidR="00CA0B84" w:rsidRPr="001F42D3" w:rsidRDefault="00CA0B84" w:rsidP="00B34AEB">
      <w:pPr>
        <w:pStyle w:val="BodyText"/>
      </w:pPr>
      <w:r w:rsidRPr="001F42D3">
        <w:t xml:space="preserve">In conformance with the released version of HL7 2.8 the ACM </w:t>
      </w:r>
      <w:r w:rsidR="00BC309B" w:rsidRPr="001F42D3">
        <w:t>P</w:t>
      </w:r>
      <w:r w:rsidRPr="001F42D3">
        <w:t>rofile Report Alert Status [PCD-05] transaction which reports alert notification delivery and response status from the Alert Communicator back through the Alert Manager (AM) to the Alert Report (AR) uses trigger R41 with message type ORA and a message template of ORA_R1 for an effective MSH-9 field value of ORA^R41^ORA_R41</w:t>
      </w:r>
      <w:r w:rsidR="004D19E8" w:rsidRPr="001F42D3">
        <w:t xml:space="preserve">. </w:t>
      </w:r>
    </w:p>
    <w:p w14:paraId="7399782C" w14:textId="159D3BE5" w:rsidR="00CA0B84" w:rsidRPr="001F42D3" w:rsidRDefault="00CA0B84" w:rsidP="00B34AEB">
      <w:pPr>
        <w:pStyle w:val="BodyText"/>
      </w:pPr>
      <w:r w:rsidRPr="001F42D3">
        <w:t xml:space="preserve">A template of R41 is required as the R01 template is not sufficiently flexible in communicating the multiple patient, location, device and logging stimulus use cases of the ACM </w:t>
      </w:r>
      <w:r w:rsidR="00BC309B" w:rsidRPr="001F42D3">
        <w:t>Profile</w:t>
      </w:r>
      <w:r w:rsidRPr="001F42D3">
        <w:t>.</w:t>
      </w:r>
    </w:p>
    <w:p w14:paraId="1AAE6D94" w14:textId="427ABE36" w:rsidR="00D557B6" w:rsidRPr="001F42D3" w:rsidRDefault="00CA0B84" w:rsidP="00B34AEB">
      <w:pPr>
        <w:pStyle w:val="BodyText"/>
      </w:pPr>
      <w:r w:rsidRPr="001F42D3">
        <w:t xml:space="preserve">In an R41 the Participation Information (PRT) segment PRT-4 field AAP (Alert </w:t>
      </w:r>
      <w:r w:rsidR="00CA2D9B" w:rsidRPr="001F42D3">
        <w:t>Acknowledging</w:t>
      </w:r>
      <w:r w:rsidRPr="001F42D3">
        <w:t xml:space="preserve"> Provider) is used to indicate the identity of the person to which the alert has been delivered and/or acknowledged</w:t>
      </w:r>
      <w:r w:rsidR="004D19E8" w:rsidRPr="001F42D3">
        <w:t xml:space="preserve">. </w:t>
      </w:r>
      <w:r w:rsidRPr="001F42D3">
        <w:t xml:space="preserve">The information source for delivery confirmation and response information for the potentially multiple </w:t>
      </w:r>
      <w:r w:rsidR="00647994" w:rsidRPr="001F42D3">
        <w:t>[PCD-05]</w:t>
      </w:r>
      <w:r w:rsidRPr="001F42D3">
        <w:t xml:space="preserve"> transactions content </w:t>
      </w:r>
      <w:r w:rsidR="00D6183E" w:rsidRPr="001F42D3">
        <w:t xml:space="preserve">is </w:t>
      </w:r>
      <w:r w:rsidRPr="001F42D3">
        <w:t xml:space="preserve">the potentially multiple </w:t>
      </w:r>
      <w:r w:rsidR="00901663" w:rsidRPr="001F42D3">
        <w:t>[PCD-07]</w:t>
      </w:r>
      <w:r w:rsidRPr="001F42D3">
        <w:t xml:space="preserve"> transactions from the Alert Communicator (AC) to the Alert Manager (AM).</w:t>
      </w:r>
    </w:p>
    <w:p w14:paraId="3074CF9E" w14:textId="77777777" w:rsidR="00D557B6" w:rsidRPr="001F42D3" w:rsidRDefault="00D557B6" w:rsidP="005B0C7C">
      <w:pPr>
        <w:pStyle w:val="TableTitle"/>
      </w:pPr>
      <w:r w:rsidRPr="001F42D3">
        <w:t>Table 3.5.4.1.3-1: Transaction Conformance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5"/>
        <w:gridCol w:w="4599"/>
      </w:tblGrid>
      <w:tr w:rsidR="00D557B6" w:rsidRPr="001F42D3" w14:paraId="7FCBCC4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0C4DC0C2" w14:textId="77777777" w:rsidR="00D557B6" w:rsidRPr="001F42D3" w:rsidRDefault="00D557B6">
            <w:pPr>
              <w:pStyle w:val="TableEntryHeader"/>
            </w:pPr>
            <w:r w:rsidRPr="001F42D3">
              <w:t>Publication ID:</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DE89C95" w14:textId="45634C3D" w:rsidR="00D557B6" w:rsidRPr="001F42D3" w:rsidRDefault="00CA0B84">
            <w:pPr>
              <w:pStyle w:val="TableEntryHeader"/>
            </w:pPr>
            <w:r w:rsidRPr="001F42D3">
              <w:t>R41</w:t>
            </w:r>
          </w:p>
        </w:tc>
      </w:tr>
      <w:tr w:rsidR="00D557B6" w:rsidRPr="001F42D3" w14:paraId="034FC836"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867C86F" w14:textId="77777777" w:rsidR="00D557B6" w:rsidRPr="001F42D3" w:rsidRDefault="00D557B6">
            <w:pPr>
              <w:pStyle w:val="TableEntry"/>
            </w:pPr>
            <w:r w:rsidRPr="001F42D3">
              <w:t>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8116AD" w14:textId="77777777" w:rsidR="00D557B6" w:rsidRPr="001F42D3" w:rsidRDefault="00D557B6">
            <w:pPr>
              <w:pStyle w:val="TableEntry"/>
            </w:pPr>
            <w:r w:rsidRPr="001F42D3">
              <w:t>Unsolicited</w:t>
            </w:r>
          </w:p>
        </w:tc>
      </w:tr>
      <w:tr w:rsidR="00D557B6" w:rsidRPr="001F42D3" w14:paraId="30786392"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6C07F88" w14:textId="77777777" w:rsidR="00D557B6" w:rsidRPr="001F42D3" w:rsidRDefault="00D557B6">
            <w:pPr>
              <w:pStyle w:val="TableEntry"/>
            </w:pPr>
            <w:r w:rsidRPr="001F42D3">
              <w:t>Publication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95BED" w14:textId="77777777" w:rsidR="00D557B6" w:rsidRPr="001F42D3" w:rsidRDefault="00D557B6">
            <w:pPr>
              <w:pStyle w:val="TableEntry"/>
            </w:pPr>
            <w:r w:rsidRPr="001F42D3">
              <w:t>IHEPCD-05ReportAlarmStatus</w:t>
            </w:r>
          </w:p>
        </w:tc>
      </w:tr>
      <w:tr w:rsidR="00D557B6" w:rsidRPr="001F42D3" w14:paraId="4B2FB2F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590B507" w14:textId="77777777" w:rsidR="00D557B6" w:rsidRPr="001F42D3" w:rsidRDefault="00D557B6">
            <w:pPr>
              <w:pStyle w:val="TableEntry"/>
            </w:pPr>
            <w:r w:rsidRPr="001F42D3">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B7D90FA" w14:textId="77777777" w:rsidR="00D557B6" w:rsidRPr="001F42D3" w:rsidRDefault="00D557B6">
            <w:pPr>
              <w:pStyle w:val="TableEntry"/>
            </w:pPr>
            <w:r w:rsidRPr="001F42D3">
              <w:t>None</w:t>
            </w:r>
          </w:p>
        </w:tc>
      </w:tr>
      <w:tr w:rsidR="00D557B6" w:rsidRPr="001F42D3" w14:paraId="6DED426A"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FF0A595" w14:textId="77777777" w:rsidR="00D557B6" w:rsidRPr="001F42D3" w:rsidRDefault="00D557B6">
            <w:pPr>
              <w:pStyle w:val="TableEntry"/>
            </w:pPr>
            <w:r w:rsidRPr="001F42D3">
              <w:t>Mode: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0D43C2" w14:textId="77777777" w:rsidR="00D557B6" w:rsidRPr="001F42D3" w:rsidRDefault="00D557B6">
            <w:pPr>
              <w:pStyle w:val="TableEntry"/>
            </w:pPr>
            <w:r w:rsidRPr="001F42D3">
              <w:t>Immediate</w:t>
            </w:r>
          </w:p>
        </w:tc>
      </w:tr>
      <w:tr w:rsidR="00D557B6" w:rsidRPr="001F42D3" w14:paraId="789BD17D"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219CDA6" w14:textId="77777777" w:rsidR="00D557B6" w:rsidRPr="001F42D3" w:rsidRDefault="00D557B6">
            <w:pPr>
              <w:pStyle w:val="TableEntry"/>
            </w:pPr>
            <w:r w:rsidRPr="001F42D3">
              <w:t>Response: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2F33DEE" w14:textId="33A5A59D" w:rsidR="00D557B6" w:rsidRPr="001F42D3" w:rsidRDefault="00D557B6" w:rsidP="00CA0B84">
            <w:pPr>
              <w:pStyle w:val="TableEntry"/>
            </w:pPr>
            <w:r w:rsidRPr="001F42D3">
              <w:t>ORA^</w:t>
            </w:r>
            <w:r w:rsidR="00CA0B84" w:rsidRPr="001F42D3">
              <w:t>R41</w:t>
            </w:r>
            <w:r w:rsidRPr="001F42D3">
              <w:t>^ORA_</w:t>
            </w:r>
            <w:r w:rsidR="00CA0B84" w:rsidRPr="001F42D3">
              <w:t>R41</w:t>
            </w:r>
          </w:p>
        </w:tc>
      </w:tr>
      <w:tr w:rsidR="00D557B6" w:rsidRPr="001F42D3" w14:paraId="589DCBB1"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CC09655" w14:textId="77777777" w:rsidR="00D557B6" w:rsidRPr="001F42D3" w:rsidRDefault="00D557B6">
            <w:pPr>
              <w:pStyle w:val="TableEntry"/>
            </w:pPr>
            <w:r w:rsidRPr="001F42D3">
              <w:t>Characteristics: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540056" w14:textId="77777777" w:rsidR="00D557B6" w:rsidRPr="001F42D3" w:rsidRDefault="00D557B6">
            <w:pPr>
              <w:pStyle w:val="TableEntry"/>
            </w:pPr>
            <w:r w:rsidRPr="001F42D3">
              <w:t>Sends alarm status data</w:t>
            </w:r>
          </w:p>
        </w:tc>
      </w:tr>
      <w:tr w:rsidR="00D557B6" w:rsidRPr="001F42D3" w14:paraId="246A6C8D"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9C2715" w14:textId="77777777" w:rsidR="00D557B6" w:rsidRPr="001F42D3" w:rsidRDefault="00D557B6">
            <w:pPr>
              <w:pStyle w:val="TableEntry"/>
            </w:pPr>
            <w:r w:rsidRPr="001F42D3">
              <w:t>Purpose: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42C0A" w14:textId="2D0F4015" w:rsidR="00D557B6" w:rsidRPr="001F42D3" w:rsidRDefault="00D557B6">
            <w:pPr>
              <w:pStyle w:val="TableEntry"/>
            </w:pPr>
            <w:r w:rsidRPr="001F42D3">
              <w:t xml:space="preserve">Provide alarm status from </w:t>
            </w:r>
            <w:r w:rsidR="009E2B46" w:rsidRPr="001F42D3">
              <w:t>Alert Manager</w:t>
            </w:r>
            <w:r w:rsidRPr="001F42D3">
              <w:t xml:space="preserve"> to </w:t>
            </w:r>
            <w:r w:rsidR="009E2B46" w:rsidRPr="001F42D3">
              <w:t>Alert Reporter</w:t>
            </w:r>
          </w:p>
        </w:tc>
      </w:tr>
      <w:tr w:rsidR="00D557B6" w:rsidRPr="001F42D3" w14:paraId="3592ED6B" w14:textId="77777777" w:rsidTr="00D557B6">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1D32CCC" w14:textId="77777777" w:rsidR="00D557B6" w:rsidRPr="001F42D3" w:rsidRDefault="00D557B6">
            <w:pPr>
              <w:pStyle w:val="TableEntry"/>
            </w:pPr>
            <w:r w:rsidRPr="001F42D3">
              <w:t>Based on Segment Pattern: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A6434" w14:textId="74CF4283" w:rsidR="00D557B6" w:rsidRPr="001F42D3" w:rsidRDefault="0062538D">
            <w:pPr>
              <w:pStyle w:val="TableEntry"/>
            </w:pPr>
            <w:r w:rsidRPr="001F42D3">
              <w:t>R41</w:t>
            </w:r>
          </w:p>
        </w:tc>
      </w:tr>
    </w:tbl>
    <w:p w14:paraId="4B3AC633" w14:textId="77777777" w:rsidR="00334399" w:rsidRPr="001F42D3" w:rsidRDefault="00334399" w:rsidP="00B34AEB">
      <w:pPr>
        <w:pStyle w:val="BodyText"/>
      </w:pPr>
    </w:p>
    <w:p w14:paraId="60AAE322" w14:textId="1043A96A" w:rsidR="00D557B6" w:rsidRPr="001F42D3" w:rsidRDefault="00647994" w:rsidP="0082741E">
      <w:pPr>
        <w:pStyle w:val="Heading5"/>
        <w:rPr>
          <w:noProof w:val="0"/>
        </w:rPr>
      </w:pPr>
      <w:bookmarkStart w:id="281" w:name="_Toc214889703"/>
      <w:r w:rsidRPr="001F42D3">
        <w:rPr>
          <w:noProof w:val="0"/>
        </w:rPr>
        <w:t>PCD-05</w:t>
      </w:r>
      <w:r w:rsidR="00D557B6" w:rsidRPr="001F42D3">
        <w:rPr>
          <w:noProof w:val="0"/>
        </w:rPr>
        <w:t xml:space="preserve"> Report Alert Status (ORA^</w:t>
      </w:r>
      <w:r w:rsidR="00CA0B84" w:rsidRPr="001F42D3">
        <w:rPr>
          <w:noProof w:val="0"/>
        </w:rPr>
        <w:t>R41</w:t>
      </w:r>
      <w:r w:rsidR="00D557B6" w:rsidRPr="001F42D3">
        <w:rPr>
          <w:noProof w:val="0"/>
        </w:rPr>
        <w:t>^ORA_</w:t>
      </w:r>
      <w:r w:rsidR="00CA0B84" w:rsidRPr="001F42D3">
        <w:rPr>
          <w:noProof w:val="0"/>
        </w:rPr>
        <w:t>R41</w:t>
      </w:r>
      <w:r w:rsidR="00D557B6" w:rsidRPr="001F42D3">
        <w:rPr>
          <w:noProof w:val="0"/>
        </w:rPr>
        <w:t>) static definition</w:t>
      </w:r>
      <w:bookmarkEnd w:id="281"/>
    </w:p>
    <w:p w14:paraId="16D87136" w14:textId="2293DC3A" w:rsidR="00D557B6" w:rsidRPr="001F42D3" w:rsidRDefault="00D557B6" w:rsidP="00B34AEB">
      <w:pPr>
        <w:pStyle w:val="BodyText"/>
      </w:pPr>
      <w:r w:rsidRPr="001F42D3">
        <w:t xml:space="preserve">The </w:t>
      </w:r>
      <w:r w:rsidR="00647994" w:rsidRPr="001F42D3">
        <w:t>PCD-05</w:t>
      </w:r>
      <w:r w:rsidRPr="001F42D3">
        <w:t xml:space="preserve"> Report Alert Status message is used to communicate ACM messaging status from an Alert Manager (AM) to </w:t>
      </w:r>
      <w:r w:rsidR="001B6A17" w:rsidRPr="001F42D3">
        <w:t xml:space="preserve">an </w:t>
      </w:r>
      <w:r w:rsidRPr="001F42D3">
        <w:t>Alert Reporter (AR)</w:t>
      </w:r>
    </w:p>
    <w:p w14:paraId="087BE0A3" w14:textId="3D1A4084" w:rsidR="00D557B6" w:rsidRPr="001F42D3" w:rsidRDefault="00D557B6" w:rsidP="00B34AEB">
      <w:pPr>
        <w:pStyle w:val="BodyText"/>
      </w:pPr>
      <w:r w:rsidRPr="001F42D3">
        <w:t xml:space="preserve">Common </w:t>
      </w:r>
      <w:r w:rsidR="006D613E" w:rsidRPr="001F42D3">
        <w:t>HL7</w:t>
      </w:r>
      <w:r w:rsidR="00995105" w:rsidRPr="001F42D3">
        <w:t xml:space="preserve"> </w:t>
      </w:r>
      <w:r w:rsidRPr="001F42D3">
        <w:t>segments are defined in Appendix B Common Message Segments.</w:t>
      </w:r>
    </w:p>
    <w:p w14:paraId="3ADE1741" w14:textId="5557DBC7" w:rsidR="00D557B6" w:rsidRPr="001F42D3" w:rsidRDefault="00D557B6" w:rsidP="00CF5627">
      <w:pPr>
        <w:pStyle w:val="TableTitle"/>
      </w:pPr>
      <w:r w:rsidRPr="001F42D3">
        <w:lastRenderedPageBreak/>
        <w:t>Table 3.5.4.1.4.-1: ORA^</w:t>
      </w:r>
      <w:r w:rsidR="00CA0B84" w:rsidRPr="001F42D3">
        <w:t>R41</w:t>
      </w:r>
      <w:r w:rsidRPr="001F42D3">
        <w:t>^ORA_</w:t>
      </w:r>
      <w:r w:rsidR="00CA0B84" w:rsidRPr="001F42D3">
        <w:t xml:space="preserve">R41 </w:t>
      </w:r>
      <w:r w:rsidRPr="001F42D3">
        <w:t>static definition</w:t>
      </w: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3"/>
        <w:gridCol w:w="2081"/>
        <w:gridCol w:w="961"/>
        <w:gridCol w:w="1468"/>
        <w:gridCol w:w="1655"/>
      </w:tblGrid>
      <w:tr w:rsidR="00D557B6" w:rsidRPr="001F42D3" w14:paraId="274490AD" w14:textId="77777777" w:rsidTr="00CF5627">
        <w:trPr>
          <w:tblHeader/>
        </w:trPr>
        <w:tc>
          <w:tcPr>
            <w:tcW w:w="24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2EEB2E" w14:textId="15119E84" w:rsidR="00D557B6" w:rsidRPr="001F42D3" w:rsidRDefault="00D557B6" w:rsidP="00CA0B84">
            <w:pPr>
              <w:pStyle w:val="TableEntryHeader"/>
              <w:keepLines/>
            </w:pPr>
            <w:r w:rsidRPr="001F42D3">
              <w:t>ORA^</w:t>
            </w:r>
            <w:r w:rsidR="00CA0B84" w:rsidRPr="001F42D3">
              <w:t>R41</w:t>
            </w:r>
            <w:r w:rsidRPr="001F42D3">
              <w:t>^ORA_</w:t>
            </w:r>
            <w:r w:rsidR="00CA0B84" w:rsidRPr="001F42D3">
              <w:t>R41</w:t>
            </w:r>
          </w:p>
        </w:tc>
        <w:tc>
          <w:tcPr>
            <w:tcW w:w="2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4014A5C" w14:textId="77777777" w:rsidR="00D557B6" w:rsidRPr="001F42D3" w:rsidRDefault="00D557B6">
            <w:pPr>
              <w:pStyle w:val="TableEntryHeader"/>
              <w:keepLines/>
            </w:pPr>
            <w:r w:rsidRPr="001F42D3">
              <w:t>ORU Message</w:t>
            </w:r>
          </w:p>
        </w:tc>
        <w:tc>
          <w:tcPr>
            <w:tcW w:w="9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8E6EA2" w14:textId="77777777" w:rsidR="00D557B6" w:rsidRPr="001F42D3" w:rsidRDefault="00D557B6">
            <w:pPr>
              <w:pStyle w:val="TableEntryHeader"/>
              <w:keepLines/>
            </w:pPr>
            <w:r w:rsidRPr="001F42D3">
              <w:t>Usage</w:t>
            </w:r>
          </w:p>
        </w:tc>
        <w:tc>
          <w:tcPr>
            <w:tcW w:w="14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371411" w14:textId="77777777" w:rsidR="00D557B6" w:rsidRPr="001F42D3" w:rsidRDefault="00D557B6">
            <w:pPr>
              <w:pStyle w:val="TableEntryHeader"/>
              <w:keepLines/>
            </w:pPr>
            <w:r w:rsidRPr="001F42D3">
              <w:t>Card.</w:t>
            </w:r>
          </w:p>
        </w:tc>
        <w:tc>
          <w:tcPr>
            <w:tcW w:w="1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09BA81" w14:textId="77777777" w:rsidR="00D557B6" w:rsidRPr="001F42D3" w:rsidRDefault="00D557B6">
            <w:pPr>
              <w:pStyle w:val="TableEntryHeader"/>
              <w:keepLines/>
            </w:pPr>
            <w:r w:rsidRPr="001F42D3">
              <w:t>Section Ref</w:t>
            </w:r>
          </w:p>
        </w:tc>
      </w:tr>
      <w:tr w:rsidR="00D557B6" w:rsidRPr="001F42D3" w14:paraId="2F8D3D1A"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0C6EFDF7" w14:textId="77777777" w:rsidR="00D557B6" w:rsidRPr="001F42D3" w:rsidRDefault="00D557B6">
            <w:pPr>
              <w:pStyle w:val="TableEntry"/>
              <w:keepNext/>
              <w:keepLines/>
            </w:pPr>
            <w:r w:rsidRPr="001F42D3">
              <w:t>MSH</w:t>
            </w:r>
          </w:p>
        </w:tc>
        <w:tc>
          <w:tcPr>
            <w:tcW w:w="2081" w:type="dxa"/>
            <w:tcBorders>
              <w:top w:val="single" w:sz="4" w:space="0" w:color="auto"/>
              <w:left w:val="single" w:sz="4" w:space="0" w:color="auto"/>
              <w:bottom w:val="single" w:sz="4" w:space="0" w:color="auto"/>
              <w:right w:val="single" w:sz="4" w:space="0" w:color="auto"/>
            </w:tcBorders>
            <w:hideMark/>
          </w:tcPr>
          <w:p w14:paraId="1911B14B" w14:textId="77777777" w:rsidR="00D557B6" w:rsidRPr="001F42D3" w:rsidRDefault="00D557B6">
            <w:pPr>
              <w:pStyle w:val="TableEntry"/>
              <w:keepNext/>
              <w:keepLines/>
            </w:pPr>
            <w:r w:rsidRPr="001F42D3">
              <w:t>Message Header Segment</w:t>
            </w:r>
          </w:p>
        </w:tc>
        <w:tc>
          <w:tcPr>
            <w:tcW w:w="961" w:type="dxa"/>
            <w:tcBorders>
              <w:top w:val="single" w:sz="4" w:space="0" w:color="auto"/>
              <w:left w:val="single" w:sz="4" w:space="0" w:color="auto"/>
              <w:bottom w:val="single" w:sz="4" w:space="0" w:color="auto"/>
              <w:right w:val="single" w:sz="4" w:space="0" w:color="auto"/>
            </w:tcBorders>
            <w:hideMark/>
          </w:tcPr>
          <w:p w14:paraId="56CB4570" w14:textId="77777777" w:rsidR="00D557B6" w:rsidRPr="001F42D3" w:rsidRDefault="00D557B6">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hideMark/>
          </w:tcPr>
          <w:p w14:paraId="4F33C68F" w14:textId="77777777" w:rsidR="00D557B6" w:rsidRPr="001F42D3" w:rsidRDefault="00D557B6">
            <w:pPr>
              <w:pStyle w:val="TableEntry"/>
              <w:keepNext/>
              <w:keepLines/>
            </w:pPr>
            <w:r w:rsidRPr="001F42D3">
              <w:t>[1..1]</w:t>
            </w:r>
          </w:p>
        </w:tc>
        <w:tc>
          <w:tcPr>
            <w:tcW w:w="1655" w:type="dxa"/>
            <w:tcBorders>
              <w:top w:val="single" w:sz="4" w:space="0" w:color="auto"/>
              <w:left w:val="single" w:sz="4" w:space="0" w:color="auto"/>
              <w:bottom w:val="single" w:sz="4" w:space="0" w:color="auto"/>
              <w:right w:val="single" w:sz="4" w:space="0" w:color="auto"/>
            </w:tcBorders>
            <w:hideMark/>
          </w:tcPr>
          <w:p w14:paraId="105532DF" w14:textId="77777777" w:rsidR="00D557B6" w:rsidRPr="001F42D3" w:rsidRDefault="00D557B6">
            <w:pPr>
              <w:pStyle w:val="TableEntry"/>
              <w:keepNext/>
              <w:keepLines/>
            </w:pPr>
            <w:r w:rsidRPr="001F42D3">
              <w:t>2.15.9</w:t>
            </w:r>
          </w:p>
        </w:tc>
      </w:tr>
      <w:tr w:rsidR="00EE0E31" w:rsidRPr="001F42D3" w14:paraId="07C516A6" w14:textId="77777777" w:rsidTr="00CF5627">
        <w:trPr>
          <w:cantSplit/>
        </w:trPr>
        <w:tc>
          <w:tcPr>
            <w:tcW w:w="2493" w:type="dxa"/>
            <w:tcBorders>
              <w:top w:val="single" w:sz="4" w:space="0" w:color="auto"/>
              <w:left w:val="single" w:sz="4" w:space="0" w:color="auto"/>
              <w:bottom w:val="single" w:sz="4" w:space="0" w:color="auto"/>
              <w:right w:val="single" w:sz="4" w:space="0" w:color="auto"/>
            </w:tcBorders>
          </w:tcPr>
          <w:p w14:paraId="4638DC6D" w14:textId="5A20F757" w:rsidR="00EE0E31" w:rsidRPr="001F42D3" w:rsidRDefault="00EE0E31">
            <w:pPr>
              <w:pStyle w:val="TableEntry"/>
              <w:keepNext/>
              <w:keepLines/>
            </w:pPr>
            <w:r w:rsidRPr="001F42D3">
              <w:t>MSA</w:t>
            </w:r>
          </w:p>
        </w:tc>
        <w:tc>
          <w:tcPr>
            <w:tcW w:w="2081" w:type="dxa"/>
            <w:tcBorders>
              <w:top w:val="single" w:sz="4" w:space="0" w:color="auto"/>
              <w:left w:val="single" w:sz="4" w:space="0" w:color="auto"/>
              <w:bottom w:val="single" w:sz="4" w:space="0" w:color="auto"/>
              <w:right w:val="single" w:sz="4" w:space="0" w:color="auto"/>
            </w:tcBorders>
          </w:tcPr>
          <w:p w14:paraId="0E6D2003" w14:textId="5CF04F0E" w:rsidR="00EE0E31" w:rsidRPr="001F42D3" w:rsidRDefault="00EE0E31">
            <w:pPr>
              <w:pStyle w:val="TableEntry"/>
              <w:keepNext/>
              <w:keepLines/>
            </w:pPr>
            <w:r w:rsidRPr="001F42D3">
              <w:t>Message Acknowledgement</w:t>
            </w:r>
          </w:p>
        </w:tc>
        <w:tc>
          <w:tcPr>
            <w:tcW w:w="961" w:type="dxa"/>
            <w:tcBorders>
              <w:top w:val="single" w:sz="4" w:space="0" w:color="auto"/>
              <w:left w:val="single" w:sz="4" w:space="0" w:color="auto"/>
              <w:bottom w:val="single" w:sz="4" w:space="0" w:color="auto"/>
              <w:right w:val="single" w:sz="4" w:space="0" w:color="auto"/>
            </w:tcBorders>
          </w:tcPr>
          <w:p w14:paraId="0B71C179" w14:textId="297EEBA6" w:rsidR="00EE0E31" w:rsidRPr="001F42D3" w:rsidRDefault="00EE0E31">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tcPr>
          <w:p w14:paraId="26180325" w14:textId="77777777" w:rsidR="00EE0E31" w:rsidRPr="001F42D3" w:rsidRDefault="00EE0E31">
            <w:pPr>
              <w:pStyle w:val="TableEntry"/>
              <w:keepNext/>
              <w:keepLines/>
            </w:pPr>
          </w:p>
        </w:tc>
        <w:tc>
          <w:tcPr>
            <w:tcW w:w="1655" w:type="dxa"/>
            <w:tcBorders>
              <w:top w:val="single" w:sz="4" w:space="0" w:color="auto"/>
              <w:left w:val="single" w:sz="4" w:space="0" w:color="auto"/>
              <w:bottom w:val="single" w:sz="4" w:space="0" w:color="auto"/>
              <w:right w:val="single" w:sz="4" w:space="0" w:color="auto"/>
            </w:tcBorders>
          </w:tcPr>
          <w:p w14:paraId="023D6129" w14:textId="77777777" w:rsidR="00EE0E31" w:rsidRPr="001F42D3" w:rsidRDefault="00EE0E31">
            <w:pPr>
              <w:pStyle w:val="TableEntry"/>
              <w:keepNext/>
              <w:keepLines/>
            </w:pPr>
          </w:p>
        </w:tc>
      </w:tr>
      <w:tr w:rsidR="00D557B6" w:rsidRPr="001F42D3" w14:paraId="4C2394FA"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86DC8BD" w14:textId="77777777" w:rsidR="00D557B6" w:rsidRPr="001F42D3" w:rsidRDefault="00D557B6">
            <w:pPr>
              <w:pStyle w:val="TableEntry"/>
              <w:keepNext/>
              <w:keepLines/>
            </w:pPr>
            <w:r w:rsidRPr="001F42D3">
              <w:t>PID</w:t>
            </w:r>
          </w:p>
        </w:tc>
        <w:tc>
          <w:tcPr>
            <w:tcW w:w="2081" w:type="dxa"/>
            <w:tcBorders>
              <w:top w:val="single" w:sz="4" w:space="0" w:color="auto"/>
              <w:left w:val="single" w:sz="4" w:space="0" w:color="auto"/>
              <w:bottom w:val="single" w:sz="4" w:space="0" w:color="auto"/>
              <w:right w:val="single" w:sz="4" w:space="0" w:color="auto"/>
            </w:tcBorders>
            <w:hideMark/>
          </w:tcPr>
          <w:p w14:paraId="06BAE0A4" w14:textId="77777777" w:rsidR="00D557B6" w:rsidRPr="001F42D3" w:rsidRDefault="00D557B6">
            <w:pPr>
              <w:pStyle w:val="TableEntry"/>
              <w:keepNext/>
              <w:keepLines/>
            </w:pPr>
            <w:r w:rsidRPr="001F42D3">
              <w:t xml:space="preserve">Patient Identification Segment </w:t>
            </w:r>
          </w:p>
        </w:tc>
        <w:tc>
          <w:tcPr>
            <w:tcW w:w="961" w:type="dxa"/>
            <w:tcBorders>
              <w:top w:val="single" w:sz="4" w:space="0" w:color="auto"/>
              <w:left w:val="single" w:sz="4" w:space="0" w:color="auto"/>
              <w:bottom w:val="single" w:sz="4" w:space="0" w:color="auto"/>
              <w:right w:val="single" w:sz="4" w:space="0" w:color="auto"/>
            </w:tcBorders>
            <w:hideMark/>
          </w:tcPr>
          <w:p w14:paraId="4A48AF39" w14:textId="77777777" w:rsidR="00D557B6" w:rsidRPr="001F42D3" w:rsidRDefault="00D557B6">
            <w:pPr>
              <w:pStyle w:val="TableEntry"/>
              <w:keepNext/>
              <w:keepLines/>
            </w:pPr>
            <w:r w:rsidRPr="001F42D3">
              <w:t>CE</w:t>
            </w:r>
          </w:p>
        </w:tc>
        <w:tc>
          <w:tcPr>
            <w:tcW w:w="1468" w:type="dxa"/>
            <w:tcBorders>
              <w:top w:val="single" w:sz="4" w:space="0" w:color="auto"/>
              <w:left w:val="single" w:sz="4" w:space="0" w:color="auto"/>
              <w:bottom w:val="single" w:sz="4" w:space="0" w:color="auto"/>
              <w:right w:val="single" w:sz="4" w:space="0" w:color="auto"/>
            </w:tcBorders>
            <w:hideMark/>
          </w:tcPr>
          <w:p w14:paraId="6176E7A9" w14:textId="2C384CC2" w:rsidR="00D557B6" w:rsidRPr="001F42D3" w:rsidRDefault="00D557B6">
            <w:pPr>
              <w:pStyle w:val="TableEntry"/>
              <w:keepNext/>
              <w:keepLines/>
            </w:pPr>
            <w:r w:rsidRPr="001F42D3">
              <w:t>[</w:t>
            </w:r>
            <w:r w:rsidR="00EE0E31" w:rsidRPr="001F42D3">
              <w:t>0</w:t>
            </w:r>
            <w:r w:rsidRPr="001F42D3">
              <w:t>..1]</w:t>
            </w:r>
          </w:p>
        </w:tc>
        <w:tc>
          <w:tcPr>
            <w:tcW w:w="1655" w:type="dxa"/>
            <w:tcBorders>
              <w:top w:val="single" w:sz="4" w:space="0" w:color="auto"/>
              <w:left w:val="single" w:sz="4" w:space="0" w:color="auto"/>
              <w:bottom w:val="single" w:sz="4" w:space="0" w:color="auto"/>
              <w:right w:val="single" w:sz="4" w:space="0" w:color="auto"/>
            </w:tcBorders>
            <w:hideMark/>
          </w:tcPr>
          <w:p w14:paraId="29A222F3" w14:textId="77777777" w:rsidR="00D557B6" w:rsidRPr="001F42D3" w:rsidRDefault="00D557B6">
            <w:pPr>
              <w:pStyle w:val="TableEntry"/>
              <w:keepNext/>
              <w:keepLines/>
            </w:pPr>
            <w:r w:rsidRPr="001F42D3">
              <w:t>3.4.2</w:t>
            </w:r>
          </w:p>
        </w:tc>
      </w:tr>
      <w:tr w:rsidR="00D557B6" w:rsidRPr="001F42D3" w14:paraId="71784654"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0C17065A" w14:textId="77777777" w:rsidR="00D557B6" w:rsidRPr="001F42D3" w:rsidRDefault="00D557B6">
            <w:pPr>
              <w:pStyle w:val="TableEntry"/>
              <w:keepNext/>
              <w:keepLines/>
            </w:pPr>
            <w:r w:rsidRPr="001F42D3">
              <w:t>PV1</w:t>
            </w:r>
          </w:p>
        </w:tc>
        <w:tc>
          <w:tcPr>
            <w:tcW w:w="2081" w:type="dxa"/>
            <w:tcBorders>
              <w:top w:val="single" w:sz="4" w:space="0" w:color="auto"/>
              <w:left w:val="single" w:sz="4" w:space="0" w:color="auto"/>
              <w:bottom w:val="single" w:sz="4" w:space="0" w:color="auto"/>
              <w:right w:val="single" w:sz="4" w:space="0" w:color="auto"/>
            </w:tcBorders>
            <w:hideMark/>
          </w:tcPr>
          <w:p w14:paraId="6A5B61C4" w14:textId="77777777" w:rsidR="00D557B6" w:rsidRPr="001F42D3" w:rsidRDefault="00D557B6">
            <w:pPr>
              <w:pStyle w:val="TableEntry"/>
              <w:keepNext/>
              <w:keepLines/>
            </w:pPr>
            <w:r w:rsidRPr="001F42D3">
              <w:t>Patient Visit Segment</w:t>
            </w:r>
          </w:p>
        </w:tc>
        <w:tc>
          <w:tcPr>
            <w:tcW w:w="961" w:type="dxa"/>
            <w:tcBorders>
              <w:top w:val="single" w:sz="4" w:space="0" w:color="auto"/>
              <w:left w:val="single" w:sz="4" w:space="0" w:color="auto"/>
              <w:bottom w:val="single" w:sz="4" w:space="0" w:color="auto"/>
              <w:right w:val="single" w:sz="4" w:space="0" w:color="auto"/>
            </w:tcBorders>
            <w:hideMark/>
          </w:tcPr>
          <w:p w14:paraId="4EC28973" w14:textId="77777777" w:rsidR="00D557B6" w:rsidRPr="001F42D3" w:rsidRDefault="00D557B6">
            <w:pPr>
              <w:pStyle w:val="TableEntry"/>
              <w:keepNext/>
              <w:keepLines/>
            </w:pPr>
            <w:r w:rsidRPr="001F42D3">
              <w:t>CD</w:t>
            </w:r>
          </w:p>
        </w:tc>
        <w:tc>
          <w:tcPr>
            <w:tcW w:w="1468" w:type="dxa"/>
            <w:tcBorders>
              <w:top w:val="single" w:sz="4" w:space="0" w:color="auto"/>
              <w:left w:val="single" w:sz="4" w:space="0" w:color="auto"/>
              <w:bottom w:val="single" w:sz="4" w:space="0" w:color="auto"/>
              <w:right w:val="single" w:sz="4" w:space="0" w:color="auto"/>
            </w:tcBorders>
            <w:hideMark/>
          </w:tcPr>
          <w:p w14:paraId="181FD42D" w14:textId="2998178E" w:rsidR="00D557B6" w:rsidRPr="001F42D3" w:rsidRDefault="00D557B6">
            <w:pPr>
              <w:pStyle w:val="TableEntry"/>
              <w:keepNext/>
              <w:keepLines/>
            </w:pPr>
            <w:r w:rsidRPr="001F42D3">
              <w:t>[</w:t>
            </w:r>
            <w:r w:rsidR="00EE0E31" w:rsidRPr="001F42D3">
              <w:t>0</w:t>
            </w:r>
            <w:r w:rsidRPr="001F42D3">
              <w:t>..1]</w:t>
            </w:r>
          </w:p>
        </w:tc>
        <w:tc>
          <w:tcPr>
            <w:tcW w:w="1655" w:type="dxa"/>
            <w:tcBorders>
              <w:top w:val="single" w:sz="4" w:space="0" w:color="auto"/>
              <w:left w:val="single" w:sz="4" w:space="0" w:color="auto"/>
              <w:bottom w:val="single" w:sz="4" w:space="0" w:color="auto"/>
              <w:right w:val="single" w:sz="4" w:space="0" w:color="auto"/>
            </w:tcBorders>
            <w:hideMark/>
          </w:tcPr>
          <w:p w14:paraId="181B7C32" w14:textId="77777777" w:rsidR="00D557B6" w:rsidRPr="001F42D3" w:rsidRDefault="00D557B6">
            <w:pPr>
              <w:pStyle w:val="TableEntry"/>
              <w:keepNext/>
              <w:keepLines/>
            </w:pPr>
            <w:r w:rsidRPr="001F42D3">
              <w:t>3.4.3</w:t>
            </w:r>
          </w:p>
        </w:tc>
      </w:tr>
      <w:tr w:rsidR="00D557B6" w:rsidRPr="001F42D3" w14:paraId="7B85EDC9"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2E2EFF40" w14:textId="77777777" w:rsidR="00D557B6" w:rsidRPr="001F42D3" w:rsidRDefault="00D557B6">
            <w:pPr>
              <w:pStyle w:val="TableEntry"/>
              <w:keepNext/>
              <w:keepLines/>
            </w:pPr>
            <w:r w:rsidRPr="001F42D3">
              <w:t>[ORC]</w:t>
            </w:r>
          </w:p>
        </w:tc>
        <w:tc>
          <w:tcPr>
            <w:tcW w:w="2081" w:type="dxa"/>
            <w:tcBorders>
              <w:top w:val="single" w:sz="4" w:space="0" w:color="auto"/>
              <w:left w:val="single" w:sz="4" w:space="0" w:color="auto"/>
              <w:bottom w:val="single" w:sz="4" w:space="0" w:color="auto"/>
              <w:right w:val="single" w:sz="4" w:space="0" w:color="auto"/>
            </w:tcBorders>
            <w:hideMark/>
          </w:tcPr>
          <w:p w14:paraId="5C03021B" w14:textId="77777777" w:rsidR="00D557B6" w:rsidRPr="001F42D3" w:rsidRDefault="00D557B6">
            <w:pPr>
              <w:pStyle w:val="TableEntry"/>
              <w:keepNext/>
              <w:keepLines/>
            </w:pPr>
            <w:r w:rsidRPr="001F42D3">
              <w:t>Common Order Segment</w:t>
            </w:r>
          </w:p>
        </w:tc>
        <w:tc>
          <w:tcPr>
            <w:tcW w:w="961" w:type="dxa"/>
            <w:tcBorders>
              <w:top w:val="single" w:sz="4" w:space="0" w:color="auto"/>
              <w:left w:val="single" w:sz="4" w:space="0" w:color="auto"/>
              <w:bottom w:val="single" w:sz="4" w:space="0" w:color="auto"/>
              <w:right w:val="single" w:sz="4" w:space="0" w:color="auto"/>
            </w:tcBorders>
            <w:hideMark/>
          </w:tcPr>
          <w:p w14:paraId="7A74A710"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683A082C" w14:textId="77777777" w:rsidR="00D557B6" w:rsidRPr="001F42D3" w:rsidRDefault="00D557B6">
            <w:pPr>
              <w:pStyle w:val="TableEntry"/>
              <w:keepNext/>
              <w:keepLines/>
            </w:pPr>
            <w:r w:rsidRPr="001F42D3">
              <w:t>[0..1]</w:t>
            </w:r>
          </w:p>
        </w:tc>
        <w:tc>
          <w:tcPr>
            <w:tcW w:w="1655" w:type="dxa"/>
            <w:tcBorders>
              <w:top w:val="single" w:sz="4" w:space="0" w:color="auto"/>
              <w:left w:val="single" w:sz="4" w:space="0" w:color="auto"/>
              <w:bottom w:val="single" w:sz="4" w:space="0" w:color="auto"/>
              <w:right w:val="single" w:sz="4" w:space="0" w:color="auto"/>
            </w:tcBorders>
            <w:hideMark/>
          </w:tcPr>
          <w:p w14:paraId="15586777" w14:textId="77777777" w:rsidR="00D557B6" w:rsidRPr="001F42D3" w:rsidRDefault="00D557B6">
            <w:pPr>
              <w:pStyle w:val="TableEntry"/>
              <w:keepNext/>
              <w:keepLines/>
            </w:pPr>
            <w:r w:rsidRPr="001F42D3">
              <w:t>4.5.1</w:t>
            </w:r>
          </w:p>
        </w:tc>
      </w:tr>
      <w:tr w:rsidR="00D557B6" w:rsidRPr="001F42D3" w14:paraId="762D7016"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C0022A4" w14:textId="77777777" w:rsidR="00D557B6" w:rsidRPr="001F42D3" w:rsidRDefault="00D557B6">
            <w:pPr>
              <w:pStyle w:val="TableEntry"/>
              <w:keepNext/>
              <w:keepLines/>
            </w:pPr>
            <w:r w:rsidRPr="001F42D3">
              <w:t>OBR</w:t>
            </w:r>
          </w:p>
        </w:tc>
        <w:tc>
          <w:tcPr>
            <w:tcW w:w="2081" w:type="dxa"/>
            <w:tcBorders>
              <w:top w:val="single" w:sz="4" w:space="0" w:color="auto"/>
              <w:left w:val="single" w:sz="4" w:space="0" w:color="auto"/>
              <w:bottom w:val="single" w:sz="4" w:space="0" w:color="auto"/>
              <w:right w:val="single" w:sz="4" w:space="0" w:color="auto"/>
            </w:tcBorders>
            <w:hideMark/>
          </w:tcPr>
          <w:p w14:paraId="0C3DD9B4" w14:textId="77777777" w:rsidR="00D557B6" w:rsidRPr="001F42D3" w:rsidRDefault="00D557B6">
            <w:pPr>
              <w:pStyle w:val="TableEntry"/>
              <w:keepNext/>
              <w:keepLines/>
            </w:pPr>
            <w:r w:rsidRPr="001F42D3">
              <w:t>Observation Request Segment</w:t>
            </w:r>
          </w:p>
        </w:tc>
        <w:tc>
          <w:tcPr>
            <w:tcW w:w="961" w:type="dxa"/>
            <w:tcBorders>
              <w:top w:val="single" w:sz="4" w:space="0" w:color="auto"/>
              <w:left w:val="single" w:sz="4" w:space="0" w:color="auto"/>
              <w:bottom w:val="single" w:sz="4" w:space="0" w:color="auto"/>
              <w:right w:val="single" w:sz="4" w:space="0" w:color="auto"/>
            </w:tcBorders>
            <w:hideMark/>
          </w:tcPr>
          <w:p w14:paraId="3BD585FD" w14:textId="77777777" w:rsidR="00D557B6" w:rsidRPr="001F42D3" w:rsidRDefault="00D557B6">
            <w:pPr>
              <w:pStyle w:val="TableEntry"/>
              <w:keepNext/>
              <w:keepLines/>
            </w:pPr>
            <w:r w:rsidRPr="001F42D3">
              <w:t>R</w:t>
            </w:r>
          </w:p>
        </w:tc>
        <w:tc>
          <w:tcPr>
            <w:tcW w:w="1468" w:type="dxa"/>
            <w:tcBorders>
              <w:top w:val="single" w:sz="4" w:space="0" w:color="auto"/>
              <w:left w:val="single" w:sz="4" w:space="0" w:color="auto"/>
              <w:bottom w:val="single" w:sz="4" w:space="0" w:color="auto"/>
              <w:right w:val="single" w:sz="4" w:space="0" w:color="auto"/>
            </w:tcBorders>
            <w:hideMark/>
          </w:tcPr>
          <w:p w14:paraId="09820C36" w14:textId="77777777" w:rsidR="00D557B6" w:rsidRPr="001F42D3" w:rsidRDefault="00D557B6">
            <w:pPr>
              <w:pStyle w:val="TableEntry"/>
              <w:keepNext/>
              <w:keepLines/>
            </w:pPr>
            <w:r w:rsidRPr="001F42D3">
              <w:t>[1..n]</w:t>
            </w:r>
          </w:p>
        </w:tc>
        <w:tc>
          <w:tcPr>
            <w:tcW w:w="1655" w:type="dxa"/>
            <w:tcBorders>
              <w:top w:val="single" w:sz="4" w:space="0" w:color="auto"/>
              <w:left w:val="single" w:sz="4" w:space="0" w:color="auto"/>
              <w:bottom w:val="single" w:sz="4" w:space="0" w:color="auto"/>
              <w:right w:val="single" w:sz="4" w:space="0" w:color="auto"/>
            </w:tcBorders>
            <w:hideMark/>
          </w:tcPr>
          <w:p w14:paraId="5D1B2A2A" w14:textId="77777777" w:rsidR="00D557B6" w:rsidRPr="001F42D3" w:rsidRDefault="00D557B6">
            <w:pPr>
              <w:pStyle w:val="TableEntry"/>
              <w:keepNext/>
              <w:keepLines/>
            </w:pPr>
            <w:r w:rsidRPr="001F42D3">
              <w:t>7.4.1</w:t>
            </w:r>
          </w:p>
        </w:tc>
      </w:tr>
      <w:tr w:rsidR="00D557B6" w:rsidRPr="001F42D3" w14:paraId="54FF2AF5"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4831EC3C" w14:textId="77777777" w:rsidR="00D557B6" w:rsidRPr="001F42D3" w:rsidRDefault="00D557B6">
            <w:pPr>
              <w:pStyle w:val="TableEntry"/>
              <w:keepNext/>
              <w:keepLines/>
            </w:pPr>
            <w:r w:rsidRPr="001F42D3">
              <w:t>[PRT]</w:t>
            </w:r>
          </w:p>
        </w:tc>
        <w:tc>
          <w:tcPr>
            <w:tcW w:w="2081" w:type="dxa"/>
            <w:tcBorders>
              <w:top w:val="single" w:sz="4" w:space="0" w:color="auto"/>
              <w:left w:val="single" w:sz="4" w:space="0" w:color="auto"/>
              <w:bottom w:val="single" w:sz="4" w:space="0" w:color="auto"/>
              <w:right w:val="single" w:sz="4" w:space="0" w:color="auto"/>
            </w:tcBorders>
            <w:hideMark/>
          </w:tcPr>
          <w:p w14:paraId="3E409788" w14:textId="77777777" w:rsidR="00D557B6" w:rsidRPr="001F42D3" w:rsidRDefault="00D557B6">
            <w:pPr>
              <w:pStyle w:val="TableEntry"/>
              <w:keepNext/>
              <w:keepLines/>
            </w:pPr>
            <w:r w:rsidRPr="001F42D3">
              <w:t>Participation Information Segment</w:t>
            </w:r>
          </w:p>
        </w:tc>
        <w:tc>
          <w:tcPr>
            <w:tcW w:w="961" w:type="dxa"/>
            <w:tcBorders>
              <w:top w:val="single" w:sz="4" w:space="0" w:color="auto"/>
              <w:left w:val="single" w:sz="4" w:space="0" w:color="auto"/>
              <w:bottom w:val="single" w:sz="4" w:space="0" w:color="auto"/>
              <w:right w:val="single" w:sz="4" w:space="0" w:color="auto"/>
            </w:tcBorders>
            <w:hideMark/>
          </w:tcPr>
          <w:p w14:paraId="4F021F29" w14:textId="2A6149DA" w:rsidR="00D557B6" w:rsidRPr="001F42D3" w:rsidRDefault="002726AD">
            <w:pPr>
              <w:pStyle w:val="TableEntry"/>
              <w:keepNext/>
              <w:keepLines/>
            </w:pPr>
            <w:r w:rsidRPr="001F42D3">
              <w:t>CE</w:t>
            </w:r>
          </w:p>
        </w:tc>
        <w:tc>
          <w:tcPr>
            <w:tcW w:w="1468" w:type="dxa"/>
            <w:tcBorders>
              <w:top w:val="single" w:sz="4" w:space="0" w:color="auto"/>
              <w:left w:val="single" w:sz="4" w:space="0" w:color="auto"/>
              <w:bottom w:val="single" w:sz="4" w:space="0" w:color="auto"/>
              <w:right w:val="single" w:sz="4" w:space="0" w:color="auto"/>
            </w:tcBorders>
            <w:hideMark/>
          </w:tcPr>
          <w:p w14:paraId="1F72512C" w14:textId="481F00AC" w:rsidR="00D557B6" w:rsidRPr="001F42D3" w:rsidRDefault="00D557B6">
            <w:pPr>
              <w:pStyle w:val="TableEntry"/>
              <w:keepNext/>
              <w:keepLines/>
            </w:pPr>
            <w:r w:rsidRPr="001F42D3">
              <w:t>[0..</w:t>
            </w:r>
            <w:r w:rsidR="002726AD" w:rsidRPr="001F42D3">
              <w:t>1</w:t>
            </w:r>
            <w:r w:rsidRPr="001F42D3">
              <w:t>]</w:t>
            </w:r>
          </w:p>
        </w:tc>
        <w:tc>
          <w:tcPr>
            <w:tcW w:w="1655" w:type="dxa"/>
            <w:tcBorders>
              <w:top w:val="single" w:sz="4" w:space="0" w:color="auto"/>
              <w:left w:val="single" w:sz="4" w:space="0" w:color="auto"/>
              <w:bottom w:val="single" w:sz="4" w:space="0" w:color="auto"/>
              <w:right w:val="single" w:sz="4" w:space="0" w:color="auto"/>
            </w:tcBorders>
            <w:hideMark/>
          </w:tcPr>
          <w:p w14:paraId="7FA0C053" w14:textId="77777777" w:rsidR="00D557B6" w:rsidRPr="001F42D3" w:rsidRDefault="00D557B6">
            <w:pPr>
              <w:pStyle w:val="TableEntry"/>
              <w:keepNext/>
              <w:keepLines/>
            </w:pPr>
            <w:r w:rsidRPr="001F42D3">
              <w:t>HL7 2.7 7.4.4</w:t>
            </w:r>
          </w:p>
        </w:tc>
      </w:tr>
      <w:tr w:rsidR="00D557B6" w:rsidRPr="001F42D3" w14:paraId="1DDFE8EC"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5C1FEE1E" w14:textId="77777777" w:rsidR="00D557B6" w:rsidRPr="001F42D3" w:rsidRDefault="00D557B6">
            <w:pPr>
              <w:pStyle w:val="TableEntry"/>
              <w:keepNext/>
              <w:keepLines/>
            </w:pPr>
            <w:r w:rsidRPr="001F42D3">
              <w:t>OBX</w:t>
            </w:r>
          </w:p>
        </w:tc>
        <w:tc>
          <w:tcPr>
            <w:tcW w:w="2081" w:type="dxa"/>
            <w:tcBorders>
              <w:top w:val="single" w:sz="4" w:space="0" w:color="auto"/>
              <w:left w:val="single" w:sz="4" w:space="0" w:color="auto"/>
              <w:bottom w:val="single" w:sz="4" w:space="0" w:color="auto"/>
              <w:right w:val="single" w:sz="4" w:space="0" w:color="auto"/>
            </w:tcBorders>
            <w:hideMark/>
          </w:tcPr>
          <w:p w14:paraId="4FFECB11" w14:textId="77777777" w:rsidR="00D557B6" w:rsidRPr="001F42D3" w:rsidRDefault="00D557B6">
            <w:pPr>
              <w:pStyle w:val="TableEntry"/>
              <w:keepNext/>
              <w:keepLines/>
            </w:pPr>
            <w:r w:rsidRPr="001F42D3">
              <w:t>Observation Result Segment</w:t>
            </w:r>
          </w:p>
        </w:tc>
        <w:tc>
          <w:tcPr>
            <w:tcW w:w="961" w:type="dxa"/>
            <w:tcBorders>
              <w:top w:val="single" w:sz="4" w:space="0" w:color="auto"/>
              <w:left w:val="single" w:sz="4" w:space="0" w:color="auto"/>
              <w:bottom w:val="single" w:sz="4" w:space="0" w:color="auto"/>
              <w:right w:val="single" w:sz="4" w:space="0" w:color="auto"/>
            </w:tcBorders>
            <w:hideMark/>
          </w:tcPr>
          <w:p w14:paraId="7CC120AA"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180F23A1" w14:textId="77777777" w:rsidR="00D557B6" w:rsidRPr="001F42D3" w:rsidRDefault="00D557B6">
            <w:pPr>
              <w:pStyle w:val="TableEntry"/>
              <w:keepNext/>
              <w:keepLines/>
            </w:pPr>
            <w:r w:rsidRPr="001F42D3">
              <w:t>[0..n]</w:t>
            </w:r>
          </w:p>
        </w:tc>
        <w:tc>
          <w:tcPr>
            <w:tcW w:w="1655" w:type="dxa"/>
            <w:tcBorders>
              <w:top w:val="single" w:sz="4" w:space="0" w:color="auto"/>
              <w:left w:val="single" w:sz="4" w:space="0" w:color="auto"/>
              <w:bottom w:val="single" w:sz="4" w:space="0" w:color="auto"/>
              <w:right w:val="single" w:sz="4" w:space="0" w:color="auto"/>
            </w:tcBorders>
            <w:hideMark/>
          </w:tcPr>
          <w:p w14:paraId="17D6935C" w14:textId="77777777" w:rsidR="00D557B6" w:rsidRPr="001F42D3" w:rsidRDefault="00D557B6">
            <w:pPr>
              <w:pStyle w:val="TableEntry"/>
              <w:keepNext/>
              <w:keepLines/>
            </w:pPr>
            <w:r w:rsidRPr="001F42D3">
              <w:t>7.4.1</w:t>
            </w:r>
          </w:p>
        </w:tc>
      </w:tr>
      <w:tr w:rsidR="00D557B6" w:rsidRPr="001F42D3" w14:paraId="530DDDF2" w14:textId="77777777" w:rsidTr="00CF5627">
        <w:trPr>
          <w:cantSplit/>
        </w:trPr>
        <w:tc>
          <w:tcPr>
            <w:tcW w:w="2493" w:type="dxa"/>
            <w:tcBorders>
              <w:top w:val="single" w:sz="4" w:space="0" w:color="auto"/>
              <w:left w:val="single" w:sz="4" w:space="0" w:color="auto"/>
              <w:bottom w:val="single" w:sz="4" w:space="0" w:color="auto"/>
              <w:right w:val="single" w:sz="4" w:space="0" w:color="auto"/>
            </w:tcBorders>
            <w:hideMark/>
          </w:tcPr>
          <w:p w14:paraId="31F75790" w14:textId="77777777" w:rsidR="00D557B6" w:rsidRPr="001F42D3" w:rsidRDefault="00D557B6">
            <w:pPr>
              <w:pStyle w:val="TableEntry"/>
              <w:keepNext/>
              <w:keepLines/>
            </w:pPr>
            <w:r w:rsidRPr="001F42D3">
              <w:t>[NTE]</w:t>
            </w:r>
          </w:p>
        </w:tc>
        <w:tc>
          <w:tcPr>
            <w:tcW w:w="2081" w:type="dxa"/>
            <w:tcBorders>
              <w:top w:val="single" w:sz="4" w:space="0" w:color="auto"/>
              <w:left w:val="single" w:sz="4" w:space="0" w:color="auto"/>
              <w:bottom w:val="single" w:sz="4" w:space="0" w:color="auto"/>
              <w:right w:val="single" w:sz="4" w:space="0" w:color="auto"/>
            </w:tcBorders>
            <w:hideMark/>
          </w:tcPr>
          <w:p w14:paraId="78E70122" w14:textId="77777777" w:rsidR="00D557B6" w:rsidRPr="001F42D3" w:rsidRDefault="00D557B6">
            <w:pPr>
              <w:pStyle w:val="TableEntry"/>
              <w:keepNext/>
              <w:keepLines/>
            </w:pPr>
            <w:r w:rsidRPr="001F42D3">
              <w:t>Notes and Comments Segment</w:t>
            </w:r>
          </w:p>
        </w:tc>
        <w:tc>
          <w:tcPr>
            <w:tcW w:w="961" w:type="dxa"/>
            <w:tcBorders>
              <w:top w:val="single" w:sz="4" w:space="0" w:color="auto"/>
              <w:left w:val="single" w:sz="4" w:space="0" w:color="auto"/>
              <w:bottom w:val="single" w:sz="4" w:space="0" w:color="auto"/>
              <w:right w:val="single" w:sz="4" w:space="0" w:color="auto"/>
            </w:tcBorders>
            <w:hideMark/>
          </w:tcPr>
          <w:p w14:paraId="51235CAD" w14:textId="77777777" w:rsidR="00D557B6" w:rsidRPr="001F42D3" w:rsidRDefault="00D557B6">
            <w:pPr>
              <w:pStyle w:val="TableEntry"/>
              <w:keepNext/>
              <w:keepLines/>
            </w:pPr>
            <w:r w:rsidRPr="001F42D3">
              <w:t>O</w:t>
            </w:r>
          </w:p>
        </w:tc>
        <w:tc>
          <w:tcPr>
            <w:tcW w:w="1468" w:type="dxa"/>
            <w:tcBorders>
              <w:top w:val="single" w:sz="4" w:space="0" w:color="auto"/>
              <w:left w:val="single" w:sz="4" w:space="0" w:color="auto"/>
              <w:bottom w:val="single" w:sz="4" w:space="0" w:color="auto"/>
              <w:right w:val="single" w:sz="4" w:space="0" w:color="auto"/>
            </w:tcBorders>
            <w:hideMark/>
          </w:tcPr>
          <w:p w14:paraId="54A74545" w14:textId="77777777" w:rsidR="00D557B6" w:rsidRPr="001F42D3" w:rsidRDefault="00D557B6">
            <w:pPr>
              <w:pStyle w:val="TableEntry"/>
              <w:keepNext/>
              <w:keepLines/>
            </w:pPr>
            <w:r w:rsidRPr="001F42D3">
              <w:t>[0..1]</w:t>
            </w:r>
          </w:p>
        </w:tc>
        <w:tc>
          <w:tcPr>
            <w:tcW w:w="1655" w:type="dxa"/>
            <w:tcBorders>
              <w:top w:val="single" w:sz="4" w:space="0" w:color="auto"/>
              <w:left w:val="single" w:sz="4" w:space="0" w:color="auto"/>
              <w:bottom w:val="single" w:sz="4" w:space="0" w:color="auto"/>
              <w:right w:val="single" w:sz="4" w:space="0" w:color="auto"/>
            </w:tcBorders>
            <w:hideMark/>
          </w:tcPr>
          <w:p w14:paraId="30193B8A" w14:textId="77777777" w:rsidR="00D557B6" w:rsidRPr="001F42D3" w:rsidRDefault="00D557B6">
            <w:pPr>
              <w:pStyle w:val="TableEntry"/>
              <w:keepNext/>
              <w:keepLines/>
            </w:pPr>
            <w:r w:rsidRPr="001F42D3">
              <w:t>2.5.10</w:t>
            </w:r>
          </w:p>
        </w:tc>
      </w:tr>
    </w:tbl>
    <w:p w14:paraId="56086B53" w14:textId="77777777" w:rsidR="001A4392" w:rsidRPr="001F42D3" w:rsidRDefault="001A4392" w:rsidP="00D557B6">
      <w:pPr>
        <w:pStyle w:val="BodyText"/>
        <w:rPr>
          <w:iCs/>
        </w:rPr>
      </w:pPr>
    </w:p>
    <w:p w14:paraId="0707501C" w14:textId="547E151A" w:rsidR="00703891" w:rsidRPr="005C1693" w:rsidRDefault="00D557B6" w:rsidP="005C1693">
      <w:pPr>
        <w:pStyle w:val="BodyText"/>
      </w:pPr>
      <w:r w:rsidRPr="001F42D3">
        <w:t>While there can be multiple OBR segments per transaction there is at most one alert on which status is reported per transaction.</w:t>
      </w:r>
    </w:p>
    <w:p w14:paraId="0BC1823E" w14:textId="03FC5F8A" w:rsidR="00703891" w:rsidRPr="005C1693" w:rsidRDefault="00703891" w:rsidP="005C1693">
      <w:pPr>
        <w:pStyle w:val="BodyText"/>
      </w:pPr>
      <w:r w:rsidRPr="005C1693">
        <w:t>For traceability the value in the MSA-2 Message Control ID field shall be the value of the MSH-10 Message Control ID field of the original PCD-04 message where the alert phase is indicted as start, start only, or present and not the ID of any updates to that [PCD-04] message or of any [PCD-05] transaction message instances</w:t>
      </w:r>
      <w:r w:rsidR="001F42D3">
        <w:t xml:space="preserve">. </w:t>
      </w:r>
      <w:r w:rsidRPr="005C1693">
        <w:t>The content of MSA-2 is the identification of the [PCD-04] transaction for which the [PCD-05] transaction is providing application level acknowledgement and there can be more than one given the one-to-many relationship between [PCD-04] and [PCD-05] transactions.</w:t>
      </w:r>
    </w:p>
    <w:p w14:paraId="49B8BFEA" w14:textId="3EC8E849" w:rsidR="00703891" w:rsidRPr="005C1693" w:rsidRDefault="00703891" w:rsidP="005C1693">
      <w:pPr>
        <w:pStyle w:val="BodyText"/>
      </w:pPr>
      <w:r w:rsidRPr="005C1693">
        <w:t xml:space="preserve">For HL7 message receipt acknowledgement of the [PCD-05] transaction the AR </w:t>
      </w:r>
      <w:r w:rsidR="00277D6B">
        <w:t>Actor</w:t>
      </w:r>
      <w:r w:rsidRPr="005C1693">
        <w:t xml:space="preserve"> should use the contents of the MSH-10 Message Control ID field of the [PCD-05] transaction.</w:t>
      </w:r>
    </w:p>
    <w:p w14:paraId="4FA75FAE" w14:textId="2F73DF9B" w:rsidR="00703891" w:rsidRPr="005C1693" w:rsidRDefault="00703891" w:rsidP="005C1693">
      <w:pPr>
        <w:pStyle w:val="BodyText"/>
      </w:pPr>
      <w:r w:rsidRPr="005C1693">
        <w:t xml:space="preserve">The Alert Manager (AM) </w:t>
      </w:r>
      <w:r w:rsidR="00277D6B">
        <w:t>Actor</w:t>
      </w:r>
      <w:r w:rsidRPr="005C1693">
        <w:t xml:space="preserve"> does not have the awareness to realistically determine the total number of expected or outstanding [PCD-05] instances</w:t>
      </w:r>
      <w:r w:rsidR="001F42D3">
        <w:t xml:space="preserve">. </w:t>
      </w:r>
      <w:r w:rsidRPr="005C1693">
        <w:t xml:space="preserve">This is due to the ability of the AC </w:t>
      </w:r>
      <w:r w:rsidR="00277D6B">
        <w:t>Actor</w:t>
      </w:r>
      <w:r w:rsidRPr="005C1693">
        <w:t xml:space="preserve"> to instantiate additional alert disseminations and the endpoint communication devices being an unknown mix of those both supporting and not supporting specific responses (Delivery confirmation, Read receipt)</w:t>
      </w:r>
      <w:r w:rsidR="001F42D3">
        <w:t xml:space="preserve">. </w:t>
      </w:r>
      <w:r w:rsidRPr="005C1693">
        <w:t>Additionally, polling is discouraged as it introduces unwanted delays in patient life safety notifications</w:t>
      </w:r>
      <w:r w:rsidR="001F42D3">
        <w:t xml:space="preserve">. </w:t>
      </w:r>
      <w:r w:rsidRPr="005C1693">
        <w:t>Therefore the MSA-7 Message Waiting Number and MSA-8 Message Waiting Priority fields shall both be empty.</w:t>
      </w:r>
    </w:p>
    <w:p w14:paraId="3E3923A7" w14:textId="77777777" w:rsidR="00703891" w:rsidRPr="001F42D3" w:rsidRDefault="00703891" w:rsidP="00D557B6">
      <w:pPr>
        <w:pStyle w:val="BodyText"/>
        <w:rPr>
          <w:iCs/>
        </w:rPr>
      </w:pPr>
    </w:p>
    <w:p w14:paraId="4C0FF2BD" w14:textId="0B561787" w:rsidR="00D557B6" w:rsidRPr="001F42D3" w:rsidRDefault="00D557B6" w:rsidP="00123C7B">
      <w:pPr>
        <w:pStyle w:val="Heading5"/>
        <w:rPr>
          <w:noProof w:val="0"/>
        </w:rPr>
      </w:pPr>
      <w:bookmarkStart w:id="282" w:name="_Toc431232219"/>
      <w:bookmarkStart w:id="283" w:name="_Toc431237198"/>
      <w:bookmarkStart w:id="284" w:name="_Toc431238364"/>
      <w:bookmarkStart w:id="285" w:name="_Toc431288100"/>
      <w:bookmarkStart w:id="286" w:name="_Toc432168094"/>
      <w:bookmarkStart w:id="287" w:name="_Toc432421215"/>
      <w:bookmarkStart w:id="288" w:name="_Toc432514891"/>
      <w:bookmarkStart w:id="289" w:name="_Toc432516166"/>
      <w:bookmarkStart w:id="290" w:name="_Toc214889704"/>
      <w:bookmarkEnd w:id="282"/>
      <w:bookmarkEnd w:id="283"/>
      <w:bookmarkEnd w:id="284"/>
      <w:bookmarkEnd w:id="285"/>
      <w:bookmarkEnd w:id="286"/>
      <w:bookmarkEnd w:id="287"/>
      <w:bookmarkEnd w:id="288"/>
      <w:bookmarkEnd w:id="289"/>
      <w:r w:rsidRPr="001F42D3">
        <w:rPr>
          <w:noProof w:val="0"/>
        </w:rPr>
        <w:lastRenderedPageBreak/>
        <w:t>Expected Actions</w:t>
      </w:r>
      <w:bookmarkEnd w:id="290"/>
    </w:p>
    <w:p w14:paraId="1AE021BE" w14:textId="2797C352" w:rsidR="00D557B6" w:rsidRPr="001F42D3" w:rsidRDefault="009E2B46" w:rsidP="00792D5F">
      <w:pPr>
        <w:pStyle w:val="BodyText"/>
      </w:pPr>
      <w:r w:rsidRPr="001F42D3">
        <w:t>Alert Reporter</w:t>
      </w:r>
      <w:r w:rsidR="00D557B6" w:rsidRPr="001F42D3">
        <w:t xml:space="preserve"> takes appropriate action based upon alert status update</w:t>
      </w:r>
      <w:r w:rsidR="002E782A" w:rsidRPr="001F42D3">
        <w:t xml:space="preserve">. </w:t>
      </w:r>
      <w:r w:rsidR="00D557B6" w:rsidRPr="001F42D3">
        <w:t xml:space="preserve">At a </w:t>
      </w:r>
      <w:r w:rsidRPr="001F42D3">
        <w:t>minimum,</w:t>
      </w:r>
      <w:r w:rsidR="00D557B6" w:rsidRPr="001F42D3">
        <w:t xml:space="preserve"> this shall include the </w:t>
      </w:r>
      <w:r w:rsidRPr="001F42D3">
        <w:t>Alert Reporter</w:t>
      </w:r>
      <w:r w:rsidR="00D557B6" w:rsidRPr="001F42D3">
        <w:t xml:space="preserve"> logging receipt of the PCD-05 message.</w:t>
      </w:r>
    </w:p>
    <w:p w14:paraId="237B2AC6" w14:textId="28DF06C3" w:rsidR="00D557B6" w:rsidRPr="001F42D3" w:rsidRDefault="00D557B6" w:rsidP="00792D5F">
      <w:pPr>
        <w:pStyle w:val="BodyText"/>
      </w:pPr>
      <w:r w:rsidRPr="001F42D3">
        <w:t xml:space="preserve">Actions by the </w:t>
      </w:r>
      <w:r w:rsidR="009E2B46" w:rsidRPr="001F42D3">
        <w:t>Alert Reporter</w:t>
      </w:r>
      <w:r w:rsidRPr="001F42D3">
        <w:t xml:space="preserve"> to indicate whether or not the alert notification text message was successfully disseminated (not possible with one-way pager devices), the identification of the recipients (not possible if notification assignments are by device identification and not by person identification), and how they responded (not possible with one-way pager devices) would be informative, but is not a requirement of this profile.</w:t>
      </w:r>
    </w:p>
    <w:p w14:paraId="0F132BED" w14:textId="4332BDA0" w:rsidR="00670CCB" w:rsidRPr="001F42D3" w:rsidRDefault="00F15F7F" w:rsidP="00792D5F">
      <w:pPr>
        <w:pStyle w:val="BodyText"/>
      </w:pPr>
      <w:r w:rsidRPr="001F42D3">
        <w:rPr>
          <w:noProof/>
        </w:rPr>
        <w:lastRenderedPageBreak/>
        <w:drawing>
          <wp:inline distT="0" distB="0" distL="0" distR="0" wp14:anchorId="1177AB66" wp14:editId="466FCCD2">
            <wp:extent cx="5943600" cy="7324090"/>
            <wp:effectExtent l="0" t="0" r="0" b="0"/>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324090"/>
                    </a:xfrm>
                    <a:prstGeom prst="rect">
                      <a:avLst/>
                    </a:prstGeom>
                    <a:noFill/>
                    <a:ln>
                      <a:noFill/>
                    </a:ln>
                  </pic:spPr>
                </pic:pic>
              </a:graphicData>
            </a:graphic>
          </wp:inline>
        </w:drawing>
      </w:r>
    </w:p>
    <w:p w14:paraId="4724C2F9" w14:textId="5A8E3BD0" w:rsidR="00D557B6" w:rsidRPr="001F42D3" w:rsidRDefault="00D557B6" w:rsidP="00123C7B">
      <w:pPr>
        <w:pStyle w:val="Heading5"/>
        <w:rPr>
          <w:noProof w:val="0"/>
        </w:rPr>
      </w:pPr>
      <w:bookmarkStart w:id="291" w:name="_Toc214889705"/>
      <w:r w:rsidRPr="001F42D3">
        <w:rPr>
          <w:noProof w:val="0"/>
        </w:rPr>
        <w:lastRenderedPageBreak/>
        <w:t>Security Considerations</w:t>
      </w:r>
      <w:bookmarkEnd w:id="291"/>
    </w:p>
    <w:p w14:paraId="6858AA83" w14:textId="01E82ED9" w:rsidR="00D557B6" w:rsidRPr="001F42D3" w:rsidRDefault="00D557B6" w:rsidP="00792D5F">
      <w:pPr>
        <w:pStyle w:val="BodyText"/>
      </w:pPr>
      <w:r w:rsidRPr="001F42D3">
        <w:t xml:space="preserve">This profile while utilizing communication capabilities supportive of authentication, encryption, or auditing, does not impose specific requirements leaving these matters to site-specific policy or agreement. The </w:t>
      </w:r>
      <w:r w:rsidR="006E73C1" w:rsidRPr="001F42D3">
        <w:t>IHE Devices Technical Framework</w:t>
      </w:r>
      <w:r w:rsidRPr="001F42D3">
        <w:t xml:space="preserve"> identifies security requirements across all PCD profiles. During the Profile development there were no unusual security/privacy </w:t>
      </w:r>
      <w:r w:rsidR="001B6A17" w:rsidRPr="001F42D3">
        <w:t>concerns identified</w:t>
      </w:r>
      <w:r w:rsidRPr="001F42D3">
        <w:t>. There are no mandatory security controls</w:t>
      </w:r>
      <w:r w:rsidR="00DB31A9" w:rsidRPr="001F42D3">
        <w:t>,</w:t>
      </w:r>
      <w:r w:rsidRPr="001F42D3">
        <w:t xml:space="preserve">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p>
    <w:p w14:paraId="2C925E8C" w14:textId="563584E4" w:rsidR="00B11855" w:rsidRPr="001F42D3" w:rsidRDefault="003D003E" w:rsidP="00123C7B">
      <w:pPr>
        <w:pStyle w:val="Heading2"/>
        <w:rPr>
          <w:noProof w:val="0"/>
        </w:rPr>
      </w:pPr>
      <w:bookmarkStart w:id="292" w:name="_Toc401770575"/>
      <w:bookmarkStart w:id="293" w:name="_Toc401770769"/>
      <w:bookmarkStart w:id="294" w:name="_Toc401770964"/>
      <w:bookmarkStart w:id="295" w:name="_Toc401771159"/>
      <w:bookmarkStart w:id="296" w:name="_Toc401771353"/>
      <w:bookmarkStart w:id="297" w:name="_Toc401771545"/>
      <w:bookmarkStart w:id="298" w:name="_Toc401771738"/>
      <w:bookmarkStart w:id="299" w:name="_Toc401771931"/>
      <w:bookmarkStart w:id="300" w:name="_Toc401772124"/>
      <w:bookmarkStart w:id="301" w:name="_Toc401772712"/>
      <w:bookmarkStart w:id="302" w:name="_Toc401773340"/>
      <w:bookmarkStart w:id="303" w:name="_Toc401774216"/>
      <w:bookmarkStart w:id="304" w:name="_Toc401769334"/>
      <w:bookmarkStart w:id="305" w:name="_Toc401769803"/>
      <w:bookmarkStart w:id="306" w:name="_Toc401770576"/>
      <w:bookmarkStart w:id="307" w:name="_Toc401770770"/>
      <w:bookmarkStart w:id="308" w:name="_Toc401770965"/>
      <w:bookmarkStart w:id="309" w:name="_Toc401771160"/>
      <w:bookmarkStart w:id="310" w:name="_Toc401771354"/>
      <w:bookmarkStart w:id="311" w:name="_Toc401771546"/>
      <w:bookmarkStart w:id="312" w:name="_Toc401771739"/>
      <w:bookmarkStart w:id="313" w:name="_Toc401771932"/>
      <w:bookmarkStart w:id="314" w:name="_Toc401772125"/>
      <w:bookmarkStart w:id="315" w:name="_Toc401772713"/>
      <w:bookmarkStart w:id="316" w:name="_Toc401773341"/>
      <w:bookmarkStart w:id="317" w:name="_Toc401774217"/>
      <w:bookmarkStart w:id="318" w:name="_Toc401769335"/>
      <w:bookmarkStart w:id="319" w:name="_Toc401769804"/>
      <w:bookmarkStart w:id="320" w:name="_Toc214889706"/>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r w:rsidRPr="001F42D3">
        <w:rPr>
          <w:noProof w:val="0"/>
        </w:rPr>
        <w:t>Disseminate Alert</w:t>
      </w:r>
      <w:bookmarkEnd w:id="318"/>
      <w:bookmarkEnd w:id="319"/>
      <w:r w:rsidR="00BB3E0D" w:rsidRPr="001F42D3">
        <w:rPr>
          <w:noProof w:val="0"/>
        </w:rPr>
        <w:t xml:space="preserve"> [PCD-06]</w:t>
      </w:r>
      <w:bookmarkEnd w:id="320"/>
    </w:p>
    <w:p w14:paraId="0641FD79" w14:textId="5D91FB68" w:rsidR="00B11855" w:rsidRPr="001F42D3" w:rsidRDefault="003D003E" w:rsidP="00E5113D">
      <w:pPr>
        <w:pStyle w:val="BodyText"/>
      </w:pPr>
      <w:r w:rsidRPr="001F42D3">
        <w:t xml:space="preserve">This section corresponds to </w:t>
      </w:r>
      <w:r w:rsidR="00901663" w:rsidRPr="001F42D3">
        <w:t>t</w:t>
      </w:r>
      <w:r w:rsidRPr="001F42D3">
        <w:t xml:space="preserve">ransaction </w:t>
      </w:r>
      <w:r w:rsidR="00901663" w:rsidRPr="001F42D3">
        <w:t>[PCD-06]</w:t>
      </w:r>
      <w:r w:rsidRPr="001F42D3">
        <w:t xml:space="preserve"> of the </w:t>
      </w:r>
      <w:r w:rsidR="00A60E41" w:rsidRPr="001F42D3">
        <w:t>IHE Devices Technical Framework</w:t>
      </w:r>
      <w:r w:rsidRPr="001F42D3">
        <w:t xml:space="preserve">. Transaction </w:t>
      </w:r>
      <w:r w:rsidR="00901663" w:rsidRPr="001F42D3">
        <w:t>[PCD-06]</w:t>
      </w:r>
      <w:r w:rsidRPr="001F42D3">
        <w:t xml:space="preserve"> is used by the Alert Manager (AM) to disseminate alerts to the Alert Communicator (AC).</w:t>
      </w:r>
    </w:p>
    <w:p w14:paraId="2CA5D1EA" w14:textId="77777777" w:rsidR="00B11855" w:rsidRPr="001F42D3" w:rsidRDefault="003D003E" w:rsidP="000519C1">
      <w:pPr>
        <w:pStyle w:val="Heading3"/>
        <w:rPr>
          <w:noProof w:val="0"/>
        </w:rPr>
      </w:pPr>
      <w:bookmarkStart w:id="321" w:name="_Toc401769336"/>
      <w:bookmarkStart w:id="322" w:name="_Toc401769805"/>
      <w:bookmarkStart w:id="323" w:name="_Toc214889707"/>
      <w:r w:rsidRPr="001F42D3">
        <w:rPr>
          <w:noProof w:val="0"/>
        </w:rPr>
        <w:t>Scope</w:t>
      </w:r>
      <w:bookmarkEnd w:id="321"/>
      <w:bookmarkEnd w:id="322"/>
      <w:bookmarkEnd w:id="323"/>
    </w:p>
    <w:p w14:paraId="7072D85E" w14:textId="77777777" w:rsidR="00B11855" w:rsidRPr="001F42D3" w:rsidRDefault="003D003E" w:rsidP="00E5113D">
      <w:pPr>
        <w:pStyle w:val="BodyText"/>
      </w:pPr>
      <w:r w:rsidRPr="001F42D3">
        <w:t>This transaction is used by Alert Manager (AM) to disseminate the alert to the Alert Communicator (AC).</w:t>
      </w:r>
    </w:p>
    <w:p w14:paraId="00E3909A" w14:textId="77777777" w:rsidR="00B11855" w:rsidRPr="001F42D3" w:rsidRDefault="003D003E" w:rsidP="00630ABB">
      <w:pPr>
        <w:pStyle w:val="Heading3"/>
        <w:rPr>
          <w:noProof w:val="0"/>
        </w:rPr>
      </w:pPr>
      <w:bookmarkStart w:id="324" w:name="_Toc401769337"/>
      <w:bookmarkStart w:id="325" w:name="_Toc401769806"/>
      <w:bookmarkStart w:id="326" w:name="_Toc214889708"/>
      <w:r w:rsidRPr="001F42D3">
        <w:rPr>
          <w:noProof w:val="0"/>
        </w:rPr>
        <w:t>Use Case Roles</w:t>
      </w:r>
      <w:bookmarkEnd w:id="324"/>
      <w:bookmarkEnd w:id="325"/>
      <w:bookmarkEnd w:id="326"/>
    </w:p>
    <w:p w14:paraId="58E674F9" w14:textId="77777777" w:rsidR="001A727C" w:rsidRPr="001F42D3" w:rsidRDefault="001A727C" w:rsidP="00B34AEB">
      <w:pPr>
        <w:pStyle w:val="BodyText"/>
      </w:pPr>
    </w:p>
    <w:p w14:paraId="6D5EAABB" w14:textId="520DC658" w:rsidR="001A727C" w:rsidRPr="001F42D3" w:rsidRDefault="001A727C" w:rsidP="00B34AEB">
      <w:pPr>
        <w:pStyle w:val="BodyText"/>
      </w:pPr>
      <w:r w:rsidRPr="001F42D3">
        <w:rPr>
          <w:noProof/>
        </w:rPr>
        <mc:AlternateContent>
          <mc:Choice Requires="wpc">
            <w:drawing>
              <wp:inline distT="0" distB="0" distL="0" distR="0" wp14:anchorId="757F079D" wp14:editId="26D030C9">
                <wp:extent cx="5943600" cy="2180500"/>
                <wp:effectExtent l="0" t="0" r="0" b="0"/>
                <wp:docPr id="48" name="Canvas 4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0" name="Text Box 40"/>
                        <wps:cNvSpPr txBox="1"/>
                        <wps:spPr>
                          <a:xfrm>
                            <a:off x="933259" y="171408"/>
                            <a:ext cx="1447800" cy="638015"/>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9FF99C" w14:textId="77777777" w:rsidR="00351E42" w:rsidRDefault="00351E42" w:rsidP="00CF5627">
                              <w:pPr>
                                <w:ind w:hanging="2"/>
                                <w:jc w:val="center"/>
                              </w:pPr>
                              <w:r>
                                <w:t>Alert Manager</w:t>
                              </w:r>
                            </w:p>
                            <w:p w14:paraId="5737A193" w14:textId="77777777" w:rsidR="00351E42" w:rsidRDefault="00351E42" w:rsidP="00CF5627">
                              <w:pPr>
                                <w:ind w:hanging="2"/>
                                <w:jc w:val="center"/>
                              </w:pPr>
                              <w:r>
                                <w:t>(AM)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33"/>
                        <wps:cNvSpPr txBox="1"/>
                        <wps:spPr>
                          <a:xfrm>
                            <a:off x="2961300" y="171451"/>
                            <a:ext cx="1447165" cy="656044"/>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B52211" w14:textId="2836C7BE" w:rsidR="00351E42" w:rsidRPr="00CF5627" w:rsidRDefault="00351E42" w:rsidP="00CF5627">
                              <w:pPr>
                                <w:ind w:hanging="2"/>
                                <w:jc w:val="center"/>
                              </w:pPr>
                              <w:r w:rsidRPr="00CF5627">
                                <w:t xml:space="preserve">Alert </w:t>
                              </w:r>
                              <w:r>
                                <w:t>Communicator</w:t>
                              </w:r>
                            </w:p>
                            <w:p w14:paraId="72E8BB71" w14:textId="77777777" w:rsidR="00351E42" w:rsidRDefault="00351E42" w:rsidP="00CF5627">
                              <w:pPr>
                                <w:ind w:hanging="2"/>
                                <w:jc w:val="center"/>
                              </w:pPr>
                              <w:r w:rsidRPr="00CF5627">
                                <w:t>(AR)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43" name="Group 43"/>
                        <wpg:cNvGrpSpPr/>
                        <wpg:grpSpPr>
                          <a:xfrm>
                            <a:off x="2009776" y="1228725"/>
                            <a:ext cx="1504586" cy="819150"/>
                            <a:chOff x="2009776" y="1571625"/>
                            <a:chExt cx="1504586" cy="819150"/>
                          </a:xfrm>
                        </wpg:grpSpPr>
                        <wps:wsp>
                          <wps:cNvPr id="44" name="Oval 44"/>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2257425" y="1704635"/>
                              <a:ext cx="998495"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8B08C2" w14:textId="553E416E" w:rsidR="00351E42" w:rsidRDefault="00351E42" w:rsidP="00CF5627">
                                <w:pPr>
                                  <w:ind w:hanging="2"/>
                                  <w:jc w:val="center"/>
                                </w:pPr>
                                <w:r>
                                  <w:t>Disseminate Alert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46" name="Straight Connector 46"/>
                        <wps:cNvCnPr>
                          <a:stCxn id="40" idx="2"/>
                          <a:endCxn id="44" idx="1"/>
                        </wps:cNvCnPr>
                        <wps:spPr>
                          <a:xfrm>
                            <a:off x="1657159" y="809423"/>
                            <a:ext cx="572959" cy="5392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7" name="Straight Connector 47"/>
                        <wps:cNvCnPr>
                          <a:stCxn id="42" idx="2"/>
                          <a:endCxn id="44" idx="7"/>
                        </wps:cNvCnPr>
                        <wps:spPr>
                          <a:xfrm flipH="1">
                            <a:off x="3294020" y="827495"/>
                            <a:ext cx="390863" cy="5211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57F079D" id="Canvas 48" o:spid="_x0000_s1150" editas="canvas" style="width:468pt;height:171.7pt;mso-position-horizontal-relative:char;mso-position-vertical-relative:line" coordsize="59436,21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">
                <v:shape id="_x0000_s1151" type="#_x0000_t75" style="position:absolute;width:59436;height:21799;visibility:visible;mso-wrap-style:square">
                  <v:fill o:detectmouseclick="t"/>
                  <v:path o:connecttype="none"/>
                </v:shape>
                <v:shape id="Text Box 40" o:spid="_x0000_s1152" type="#_x0000_t202" style="position:absolute;left:9332;top:1714;width:14478;height:6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" filled="f" strokeweight="1.25pt">
                  <v:textbox>
                    <w:txbxContent>
                      <w:p w14:paraId="1F9FF99C" w14:textId="77777777" w:rsidR="00351E42" w:rsidRDefault="00351E42" w:rsidP="00CF5627">
                        <w:pPr>
                          <w:ind w:hanging="2"/>
                          <w:jc w:val="center"/>
                        </w:pPr>
                        <w:r>
                          <w:t>Alert Manager</w:t>
                        </w:r>
                      </w:p>
                      <w:p w14:paraId="5737A193" w14:textId="77777777" w:rsidR="00351E42" w:rsidRDefault="00351E42" w:rsidP="00CF5627">
                        <w:pPr>
                          <w:ind w:hanging="2"/>
                          <w:jc w:val="center"/>
                        </w:pPr>
                        <w:r>
                          <w:t>(AM)</w:t>
                        </w:r>
                      </w:p>
                    </w:txbxContent>
                  </v:textbox>
                </v:shape>
                <v:shape id="Text Box 33" o:spid="_x0000_s1153" type="#_x0000_t202" style="position:absolute;left:29613;top:1714;width:14471;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" filled="f" strokeweight="1.25pt">
                  <v:textbox>
                    <w:txbxContent>
                      <w:p w14:paraId="4FB52211" w14:textId="2836C7BE" w:rsidR="00351E42" w:rsidRPr="00CF5627" w:rsidRDefault="00351E42" w:rsidP="00CF5627">
                        <w:pPr>
                          <w:ind w:hanging="2"/>
                          <w:jc w:val="center"/>
                        </w:pPr>
                        <w:r w:rsidRPr="00CF5627">
                          <w:t xml:space="preserve">Alert </w:t>
                        </w:r>
                        <w:r>
                          <w:t>Communicator</w:t>
                        </w:r>
                      </w:p>
                      <w:p w14:paraId="72E8BB71" w14:textId="77777777" w:rsidR="00351E42" w:rsidRDefault="00351E42" w:rsidP="00CF5627">
                        <w:pPr>
                          <w:ind w:hanging="2"/>
                          <w:jc w:val="center"/>
                        </w:pPr>
                        <w:r w:rsidRPr="00CF5627">
                          <w:t>(AR)</w:t>
                        </w:r>
                      </w:p>
                    </w:txbxContent>
                  </v:textbox>
                </v:shape>
                <v:group id="Group 43" o:spid="_x0000_s1154" style="position:absolute;left:20097;top:12287;width:15046;height:8191"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Oval 44" o:spid="_x0000_s1155"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" filled="f" strokecolor="black [3213]" strokeweight="1.25pt">
                    <v:stroke joinstyle="miter"/>
                  </v:oval>
                  <v:shape id="Text Box 45" o:spid="_x0000_s1156" type="#_x0000_t202" style="position:absolute;left:22574;top:17046;width:9985;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" fillcolor="white [3201]" stroked="f" strokeweight=".5pt">
                    <v:textbox>
                      <w:txbxContent>
                        <w:p w14:paraId="748B08C2" w14:textId="553E416E" w:rsidR="00351E42" w:rsidRDefault="00351E42" w:rsidP="00CF5627">
                          <w:pPr>
                            <w:ind w:hanging="2"/>
                            <w:jc w:val="center"/>
                          </w:pPr>
                          <w:r>
                            <w:t>Disseminate Alert</w:t>
                          </w:r>
                        </w:p>
                      </w:txbxContent>
                    </v:textbox>
                  </v:shape>
                </v:group>
                <v:line id="Straight Connector 46" o:spid="_x0000_s1157" style="position:absolute;visibility:visible;mso-wrap-style:square" from="16571,8094" to="22301,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" strokecolor="black [3213]" strokeweight=".5pt">
                  <v:stroke joinstyle="miter"/>
                </v:line>
                <v:line id="Straight Connector 47" o:spid="_x0000_s1158" style="position:absolute;flip:x;visibility:visible;mso-wrap-style:square" from="32940,8274" to="36848,13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" strokecolor="black [3213]" strokeweight=".5pt">
                  <v:stroke joinstyle="miter"/>
                </v:line>
                <w10:anchorlock/>
              </v:group>
            </w:pict>
          </mc:Fallback>
        </mc:AlternateContent>
      </w:r>
    </w:p>
    <w:p w14:paraId="6C010C21" w14:textId="05B795EB" w:rsidR="00C40FD5" w:rsidRPr="001F42D3" w:rsidRDefault="00C40FD5" w:rsidP="00B34AEB">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8174"/>
      </w:tblGrid>
      <w:tr w:rsidR="00D52943" w:rsidRPr="001F42D3" w14:paraId="099652FD" w14:textId="77777777" w:rsidTr="008C3E59">
        <w:tc>
          <w:tcPr>
            <w:tcW w:w="1188" w:type="dxa"/>
          </w:tcPr>
          <w:p w14:paraId="7F3B2ED4" w14:textId="77777777" w:rsidR="00D52943" w:rsidRPr="001F42D3" w:rsidRDefault="00D52943" w:rsidP="00792D5F">
            <w:pPr>
              <w:pStyle w:val="BodyText"/>
            </w:pPr>
            <w:r w:rsidRPr="001F42D3">
              <w:rPr>
                <w:b/>
              </w:rPr>
              <w:t>Actor</w:t>
            </w:r>
          </w:p>
        </w:tc>
        <w:tc>
          <w:tcPr>
            <w:tcW w:w="8388" w:type="dxa"/>
          </w:tcPr>
          <w:p w14:paraId="1C8085B6" w14:textId="77777777" w:rsidR="00D52943" w:rsidRPr="001F42D3" w:rsidRDefault="00D52943" w:rsidP="00C40FD5">
            <w:pPr>
              <w:pStyle w:val="BodyText"/>
            </w:pPr>
            <w:r w:rsidRPr="001F42D3">
              <w:t>Alert Manager (AM)</w:t>
            </w:r>
          </w:p>
        </w:tc>
      </w:tr>
      <w:tr w:rsidR="00D52943" w:rsidRPr="001F42D3" w14:paraId="7D0E8746" w14:textId="77777777" w:rsidTr="008C3E59">
        <w:tc>
          <w:tcPr>
            <w:tcW w:w="1188" w:type="dxa"/>
          </w:tcPr>
          <w:p w14:paraId="66FA6C67" w14:textId="77777777" w:rsidR="00D52943" w:rsidRPr="001F42D3" w:rsidRDefault="00D52943" w:rsidP="00792D5F">
            <w:pPr>
              <w:pStyle w:val="BodyText"/>
            </w:pPr>
            <w:r w:rsidRPr="001F42D3">
              <w:rPr>
                <w:b/>
              </w:rPr>
              <w:t>Role</w:t>
            </w:r>
          </w:p>
        </w:tc>
        <w:tc>
          <w:tcPr>
            <w:tcW w:w="8388" w:type="dxa"/>
          </w:tcPr>
          <w:p w14:paraId="301DA9F9" w14:textId="77777777" w:rsidR="00D52943" w:rsidRPr="001F42D3" w:rsidRDefault="00D52943" w:rsidP="00C40FD5">
            <w:pPr>
              <w:pStyle w:val="BodyText"/>
            </w:pPr>
            <w:r w:rsidRPr="001F42D3">
              <w:t>Sends Disseminate Alert to Alert Communicator (AC)</w:t>
            </w:r>
          </w:p>
        </w:tc>
      </w:tr>
      <w:tr w:rsidR="00D52943" w:rsidRPr="001F42D3" w14:paraId="722AC242" w14:textId="77777777" w:rsidTr="008C3E59">
        <w:tc>
          <w:tcPr>
            <w:tcW w:w="1188" w:type="dxa"/>
          </w:tcPr>
          <w:p w14:paraId="3168961F" w14:textId="77777777" w:rsidR="00D52943" w:rsidRPr="001F42D3" w:rsidRDefault="00D52943" w:rsidP="00792D5F">
            <w:pPr>
              <w:pStyle w:val="BodyText"/>
            </w:pPr>
            <w:r w:rsidRPr="001F42D3">
              <w:rPr>
                <w:b/>
              </w:rPr>
              <w:t>Actor</w:t>
            </w:r>
          </w:p>
        </w:tc>
        <w:tc>
          <w:tcPr>
            <w:tcW w:w="8388" w:type="dxa"/>
          </w:tcPr>
          <w:p w14:paraId="1453E953" w14:textId="77777777" w:rsidR="00D52943" w:rsidRPr="001F42D3" w:rsidRDefault="00D52943" w:rsidP="00C40FD5">
            <w:pPr>
              <w:pStyle w:val="BodyText"/>
            </w:pPr>
            <w:r w:rsidRPr="001F42D3">
              <w:t>Alert Communicator (AC)</w:t>
            </w:r>
          </w:p>
        </w:tc>
      </w:tr>
      <w:tr w:rsidR="00D52943" w:rsidRPr="001F42D3" w14:paraId="4E202D74" w14:textId="77777777" w:rsidTr="008C3E59">
        <w:tc>
          <w:tcPr>
            <w:tcW w:w="1188" w:type="dxa"/>
          </w:tcPr>
          <w:p w14:paraId="6D6B4526" w14:textId="77777777" w:rsidR="00D52943" w:rsidRPr="001F42D3" w:rsidRDefault="00D52943" w:rsidP="00792D5F">
            <w:pPr>
              <w:pStyle w:val="BodyText"/>
            </w:pPr>
            <w:r w:rsidRPr="001F42D3">
              <w:rPr>
                <w:b/>
              </w:rPr>
              <w:t>Role</w:t>
            </w:r>
          </w:p>
        </w:tc>
        <w:tc>
          <w:tcPr>
            <w:tcW w:w="8388" w:type="dxa"/>
          </w:tcPr>
          <w:p w14:paraId="4748C7A7" w14:textId="77777777" w:rsidR="00D52943" w:rsidRPr="001F42D3" w:rsidRDefault="00D52943" w:rsidP="00C40FD5">
            <w:pPr>
              <w:pStyle w:val="BodyText"/>
            </w:pPr>
            <w:r w:rsidRPr="001F42D3">
              <w:t>Receives Disseminate Alert from the Alert Manager (AM)</w:t>
            </w:r>
          </w:p>
        </w:tc>
      </w:tr>
    </w:tbl>
    <w:p w14:paraId="205A711B" w14:textId="77777777" w:rsidR="00B11855" w:rsidRPr="001F42D3" w:rsidRDefault="003D003E" w:rsidP="000519C1">
      <w:pPr>
        <w:pStyle w:val="Heading3"/>
        <w:rPr>
          <w:noProof w:val="0"/>
        </w:rPr>
      </w:pPr>
      <w:bookmarkStart w:id="327" w:name="_Toc24650450"/>
      <w:bookmarkStart w:id="328" w:name="_Toc27052840"/>
      <w:bookmarkStart w:id="329" w:name="_Toc27053074"/>
      <w:bookmarkStart w:id="330" w:name="_Toc27060290"/>
      <w:bookmarkStart w:id="331" w:name="_Toc27061330"/>
      <w:bookmarkStart w:id="332" w:name="_Toc27061563"/>
      <w:bookmarkStart w:id="333" w:name="_Toc27061796"/>
      <w:bookmarkStart w:id="334" w:name="_Toc27062029"/>
      <w:bookmarkStart w:id="335" w:name="_Toc27062385"/>
      <w:bookmarkStart w:id="336" w:name="_Toc27063990"/>
      <w:bookmarkStart w:id="337" w:name="_Toc401769338"/>
      <w:bookmarkStart w:id="338" w:name="_Toc401769807"/>
      <w:bookmarkStart w:id="339" w:name="_Toc214889709"/>
      <w:bookmarkEnd w:id="327"/>
      <w:bookmarkEnd w:id="328"/>
      <w:bookmarkEnd w:id="329"/>
      <w:bookmarkEnd w:id="330"/>
      <w:bookmarkEnd w:id="331"/>
      <w:bookmarkEnd w:id="332"/>
      <w:bookmarkEnd w:id="333"/>
      <w:bookmarkEnd w:id="334"/>
      <w:bookmarkEnd w:id="335"/>
      <w:bookmarkEnd w:id="336"/>
      <w:r w:rsidRPr="001F42D3">
        <w:rPr>
          <w:noProof w:val="0"/>
        </w:rPr>
        <w:lastRenderedPageBreak/>
        <w:t>Referenced Standard</w:t>
      </w:r>
      <w:bookmarkEnd w:id="337"/>
      <w:bookmarkEnd w:id="338"/>
      <w:bookmarkEnd w:id="339"/>
    </w:p>
    <w:p w14:paraId="48B1CA69" w14:textId="1D6C34FC" w:rsidR="00B11855" w:rsidRPr="001F42D3" w:rsidRDefault="003D003E" w:rsidP="00E5113D">
      <w:pPr>
        <w:pStyle w:val="BodyText"/>
      </w:pPr>
      <w:r w:rsidRPr="001F42D3">
        <w:t xml:space="preserve">The communication protocol between the </w:t>
      </w:r>
      <w:r w:rsidR="009E2B46" w:rsidRPr="001F42D3">
        <w:t>Alert Manager</w:t>
      </w:r>
      <w:r w:rsidRPr="001F42D3">
        <w:t xml:space="preserve"> and </w:t>
      </w:r>
      <w:r w:rsidR="00916BBE" w:rsidRPr="001F42D3">
        <w:t>Alert Communicator</w:t>
      </w:r>
      <w:r w:rsidRPr="001F42D3">
        <w:t xml:space="preserve"> </w:t>
      </w:r>
      <w:r w:rsidR="004C60BF" w:rsidRPr="001F42D3">
        <w:t>A</w:t>
      </w:r>
      <w:r w:rsidRPr="001F42D3">
        <w:t xml:space="preserve">ctors </w:t>
      </w:r>
      <w:r w:rsidR="006355FB" w:rsidRPr="001F42D3">
        <w:t>shall be</w:t>
      </w:r>
      <w:r w:rsidRPr="001F42D3">
        <w:t xml:space="preserve"> WCTP. The communicated data items are in scope for this profile (for details see Appendix K Message Transport Using WCTP (ACM Transactions </w:t>
      </w:r>
      <w:r w:rsidR="00901663" w:rsidRPr="001F42D3">
        <w:t>[</w:t>
      </w:r>
      <w:r w:rsidRPr="001F42D3">
        <w:t>PCD-06</w:t>
      </w:r>
      <w:r w:rsidR="00901663" w:rsidRPr="001F42D3">
        <w:t>]</w:t>
      </w:r>
      <w:r w:rsidRPr="001F42D3">
        <w:t xml:space="preserve"> and </w:t>
      </w:r>
      <w:r w:rsidR="00901663" w:rsidRPr="001F42D3">
        <w:t>[</w:t>
      </w:r>
      <w:r w:rsidRPr="001F42D3">
        <w:t>PCD-07</w:t>
      </w:r>
      <w:r w:rsidR="00901663" w:rsidRPr="001F42D3">
        <w:t>])</w:t>
      </w:r>
      <w:r w:rsidRPr="001F42D3">
        <w:t xml:space="preserve">). See the current version of IHE PCD Rosetta Terminology Mapping (RTM) for the list of standardized alert terms that may be used within </w:t>
      </w:r>
      <w:r w:rsidR="00647994" w:rsidRPr="001F42D3">
        <w:t>PCD-04</w:t>
      </w:r>
      <w:r w:rsidRPr="001F42D3">
        <w:t xml:space="preserve"> messages (see the NIST Rosetta Terminology Mapping Management Service websites, </w:t>
      </w:r>
      <w:hyperlink r:id="rId55" w:history="1">
        <w:r w:rsidRPr="001F42D3">
          <w:rPr>
            <w:color w:val="0000FF"/>
            <w:u w:val="single" w:color="0000FF"/>
          </w:rPr>
          <w:t>http://rtmms.nist.gov</w:t>
        </w:r>
      </w:hyperlink>
      <w:r w:rsidRPr="001F42D3">
        <w:t>).</w:t>
      </w:r>
    </w:p>
    <w:p w14:paraId="67AF016C" w14:textId="3FF905C6" w:rsidR="00B11855" w:rsidRPr="001F42D3" w:rsidRDefault="003D003E" w:rsidP="00E5113D">
      <w:pPr>
        <w:pStyle w:val="BodyText"/>
      </w:pPr>
      <w:r w:rsidRPr="001F42D3">
        <w:t xml:space="preserve">While alert related data items available to the </w:t>
      </w:r>
      <w:r w:rsidR="009E2B46" w:rsidRPr="001F42D3">
        <w:t>Alert Manager</w:t>
      </w:r>
      <w:r w:rsidRPr="001F42D3">
        <w:t xml:space="preserve"> are specified in this profile, the ability of individual communication devices to communicate, display, or respond to those data items is dependent upon the product capabilities and </w:t>
      </w:r>
      <w:r w:rsidR="00DB31A9" w:rsidRPr="001F42D3">
        <w:t>site-</w:t>
      </w:r>
      <w:r w:rsidRPr="001F42D3">
        <w:t xml:space="preserve">specific configuration of the </w:t>
      </w:r>
      <w:r w:rsidR="00916BBE" w:rsidRPr="001F42D3">
        <w:t>Alert Communicator</w:t>
      </w:r>
      <w:r w:rsidRPr="001F42D3">
        <w:t>, the communication device, and the available communication infrastructure.</w:t>
      </w:r>
    </w:p>
    <w:p w14:paraId="3FD67FED" w14:textId="0F944BCE" w:rsidR="00B11855" w:rsidRPr="001F42D3" w:rsidRDefault="003D003E" w:rsidP="00E5113D">
      <w:pPr>
        <w:pStyle w:val="BodyText"/>
      </w:pPr>
      <w:r w:rsidRPr="001F42D3">
        <w:t xml:space="preserve">The </w:t>
      </w:r>
      <w:r w:rsidR="00021767" w:rsidRPr="001F42D3">
        <w:t xml:space="preserve">base standard for </w:t>
      </w:r>
      <w:r w:rsidR="009E2B46" w:rsidRPr="001F42D3">
        <w:t>Alert Manager</w:t>
      </w:r>
      <w:r w:rsidR="00021767" w:rsidRPr="001F42D3">
        <w:t xml:space="preserve"> to </w:t>
      </w:r>
      <w:r w:rsidR="00916BBE" w:rsidRPr="001F42D3">
        <w:t>Alert Communicator</w:t>
      </w:r>
      <w:r w:rsidR="00021767" w:rsidRPr="001F42D3">
        <w:t xml:space="preserve"> communication is </w:t>
      </w:r>
      <w:r w:rsidRPr="001F42D3">
        <w:t>Wireless Communications Transfer Protocol (WCTP) Protocol Specification version 1.3 update 1 (</w:t>
      </w:r>
      <w:hyperlink r:id="rId56" w:history="1">
        <w:r w:rsidRPr="001F42D3">
          <w:rPr>
            <w:rStyle w:val="Hyperlink"/>
          </w:rPr>
          <w:t>http://www.wctp.org/release/wctp-v1r3_update1.pdf</w:t>
        </w:r>
      </w:hyperlink>
      <w:r w:rsidRPr="001F42D3">
        <w:t>)</w:t>
      </w:r>
    </w:p>
    <w:p w14:paraId="22F66BF5" w14:textId="77777777" w:rsidR="00B11855" w:rsidRPr="001F42D3" w:rsidRDefault="003D003E" w:rsidP="00E5113D">
      <w:pPr>
        <w:pStyle w:val="BodyText"/>
      </w:pPr>
      <w:r w:rsidRPr="001F42D3">
        <w:t>ISO/IEEE 11073-10201 Domain Information Model</w:t>
      </w:r>
    </w:p>
    <w:p w14:paraId="62986D12" w14:textId="77777777" w:rsidR="00B11855" w:rsidRPr="001F42D3" w:rsidRDefault="003D003E" w:rsidP="00E5113D">
      <w:pPr>
        <w:pStyle w:val="BodyText"/>
      </w:pPr>
      <w:r w:rsidRPr="001F42D3">
        <w:t>ISO/IEEE 11073-10101 Nomenclature</w:t>
      </w:r>
    </w:p>
    <w:p w14:paraId="0C9D27EE" w14:textId="5B396703" w:rsidR="00B11855" w:rsidRPr="001F42D3" w:rsidRDefault="005B0C7C" w:rsidP="000519C1">
      <w:pPr>
        <w:pStyle w:val="Heading3"/>
        <w:rPr>
          <w:noProof w:val="0"/>
        </w:rPr>
      </w:pPr>
      <w:bookmarkStart w:id="340" w:name="_Toc214889710"/>
      <w:r w:rsidRPr="001F42D3">
        <w:rPr>
          <w:noProof w:val="0"/>
        </w:rPr>
        <w:t>Messages</w:t>
      </w:r>
      <w:bookmarkEnd w:id="340"/>
    </w:p>
    <w:p w14:paraId="04118784" w14:textId="765E05D6" w:rsidR="00B11855" w:rsidRPr="001F42D3" w:rsidRDefault="009E2B46" w:rsidP="000519C1">
      <w:pPr>
        <w:pStyle w:val="Heading4"/>
        <w:rPr>
          <w:noProof w:val="0"/>
        </w:rPr>
      </w:pPr>
      <w:bookmarkStart w:id="341" w:name="_Toc431232227"/>
      <w:bookmarkStart w:id="342" w:name="_Toc431237206"/>
      <w:bookmarkStart w:id="343" w:name="_Toc431238372"/>
      <w:bookmarkStart w:id="344" w:name="_Toc431288108"/>
      <w:bookmarkStart w:id="345" w:name="_Toc432168102"/>
      <w:bookmarkStart w:id="346" w:name="_Toc432421223"/>
      <w:bookmarkStart w:id="347" w:name="_Toc432514899"/>
      <w:bookmarkStart w:id="348" w:name="_Toc432516174"/>
      <w:bookmarkStart w:id="349" w:name="_Toc401769809"/>
      <w:bookmarkStart w:id="350" w:name="_Toc214889711"/>
      <w:bookmarkEnd w:id="341"/>
      <w:bookmarkEnd w:id="342"/>
      <w:bookmarkEnd w:id="343"/>
      <w:bookmarkEnd w:id="344"/>
      <w:bookmarkEnd w:id="345"/>
      <w:bookmarkEnd w:id="346"/>
      <w:bookmarkEnd w:id="347"/>
      <w:bookmarkEnd w:id="348"/>
      <w:r w:rsidRPr="001F42D3">
        <w:rPr>
          <w:noProof w:val="0"/>
        </w:rPr>
        <w:t>Alert Manager</w:t>
      </w:r>
      <w:r w:rsidR="003D003E" w:rsidRPr="001F42D3">
        <w:rPr>
          <w:noProof w:val="0"/>
        </w:rPr>
        <w:t xml:space="preserve"> disseminate alert to </w:t>
      </w:r>
      <w:bookmarkEnd w:id="349"/>
      <w:r w:rsidR="00916BBE" w:rsidRPr="001F42D3">
        <w:rPr>
          <w:noProof w:val="0"/>
        </w:rPr>
        <w:t>Alert Communicator</w:t>
      </w:r>
      <w:bookmarkEnd w:id="350"/>
    </w:p>
    <w:p w14:paraId="2F889351" w14:textId="53834333" w:rsidR="00B11855" w:rsidRPr="001F42D3" w:rsidRDefault="009E2B46" w:rsidP="00E5113D">
      <w:pPr>
        <w:pStyle w:val="BodyText"/>
      </w:pPr>
      <w:r w:rsidRPr="001F42D3">
        <w:t>Alert Manager</w:t>
      </w:r>
      <w:r w:rsidR="003D003E" w:rsidRPr="001F42D3">
        <w:t xml:space="preserve"> sends Disseminate Alert to </w:t>
      </w:r>
      <w:r w:rsidR="00916BBE" w:rsidRPr="001F42D3">
        <w:t>Alert Communicator</w:t>
      </w:r>
      <w:r w:rsidR="003D003E" w:rsidRPr="001F42D3">
        <w:t xml:space="preserve">. The protocol between the </w:t>
      </w:r>
      <w:r w:rsidRPr="001F42D3">
        <w:t>Alert Manager</w:t>
      </w:r>
      <w:r w:rsidR="003D003E" w:rsidRPr="001F42D3">
        <w:t xml:space="preserve"> and </w:t>
      </w:r>
      <w:r w:rsidR="00916BBE" w:rsidRPr="001F42D3">
        <w:t>Alert Communicator</w:t>
      </w:r>
      <w:r w:rsidR="003D003E" w:rsidRPr="001F42D3">
        <w:t xml:space="preserve"> </w:t>
      </w:r>
      <w:r w:rsidR="00C136DC" w:rsidRPr="001F42D3">
        <w:t>A</w:t>
      </w:r>
      <w:r w:rsidR="003D003E" w:rsidRPr="001F42D3">
        <w:t xml:space="preserve">ctors </w:t>
      </w:r>
      <w:r w:rsidR="00551C13" w:rsidRPr="001F42D3">
        <w:t>shall be</w:t>
      </w:r>
      <w:r w:rsidR="003D003E" w:rsidRPr="001F42D3">
        <w:t xml:space="preserve"> WCTP.</w:t>
      </w:r>
    </w:p>
    <w:p w14:paraId="25886564" w14:textId="587D6C85" w:rsidR="00B11855" w:rsidRPr="001F42D3" w:rsidRDefault="006D613E" w:rsidP="00123C7B">
      <w:pPr>
        <w:pStyle w:val="Heading5"/>
        <w:rPr>
          <w:noProof w:val="0"/>
        </w:rPr>
      </w:pPr>
      <w:bookmarkStart w:id="351" w:name="_Toc401769810"/>
      <w:bookmarkStart w:id="352" w:name="_Toc214889712"/>
      <w:r w:rsidRPr="001F42D3">
        <w:rPr>
          <w:noProof w:val="0"/>
        </w:rPr>
        <w:t>HL7</w:t>
      </w:r>
      <w:r w:rsidR="00995105" w:rsidRPr="001F42D3">
        <w:rPr>
          <w:noProof w:val="0"/>
        </w:rPr>
        <w:t xml:space="preserve"> </w:t>
      </w:r>
      <w:r w:rsidR="003D003E" w:rsidRPr="001F42D3">
        <w:rPr>
          <w:noProof w:val="0"/>
        </w:rPr>
        <w:t>Conformance Statement</w:t>
      </w:r>
      <w:bookmarkEnd w:id="351"/>
      <w:bookmarkEnd w:id="352"/>
    </w:p>
    <w:p w14:paraId="7CA6746F" w14:textId="59F30DF5" w:rsidR="00B11855" w:rsidRPr="001F42D3" w:rsidRDefault="003D003E" w:rsidP="00E5113D">
      <w:pPr>
        <w:pStyle w:val="BodyText"/>
      </w:pPr>
      <w:r w:rsidRPr="001F42D3">
        <w:t xml:space="preserve">The communication protocol </w:t>
      </w:r>
      <w:r w:rsidR="00551C13" w:rsidRPr="001F42D3">
        <w:t>shall be</w:t>
      </w:r>
      <w:r w:rsidRPr="001F42D3">
        <w:t xml:space="preserve"> WCTP. There is </w:t>
      </w:r>
      <w:r w:rsidR="00125200" w:rsidRPr="001F42D3">
        <w:t xml:space="preserve">therefore </w:t>
      </w:r>
      <w:r w:rsidRPr="001F42D3">
        <w:t xml:space="preserve">no specified </w:t>
      </w:r>
      <w:r w:rsidR="006D613E" w:rsidRPr="001F42D3">
        <w:t>HL7</w:t>
      </w:r>
      <w:r w:rsidR="00995105" w:rsidRPr="001F42D3">
        <w:t xml:space="preserve"> </w:t>
      </w:r>
      <w:r w:rsidRPr="001F42D3">
        <w:t>conformance.</w:t>
      </w:r>
    </w:p>
    <w:p w14:paraId="18CDAEA1" w14:textId="1DAACE8B" w:rsidR="00B11855" w:rsidRPr="001F42D3" w:rsidRDefault="00901663" w:rsidP="00123C7B">
      <w:pPr>
        <w:pStyle w:val="Heading5"/>
        <w:rPr>
          <w:noProof w:val="0"/>
        </w:rPr>
      </w:pPr>
      <w:bookmarkStart w:id="353" w:name="_Toc401769811"/>
      <w:bookmarkStart w:id="354" w:name="_Toc214889713"/>
      <w:r w:rsidRPr="001F42D3">
        <w:rPr>
          <w:noProof w:val="0"/>
        </w:rPr>
        <w:t>PCD-06</w:t>
      </w:r>
      <w:r w:rsidR="003D003E" w:rsidRPr="001F42D3">
        <w:rPr>
          <w:noProof w:val="0"/>
        </w:rPr>
        <w:t xml:space="preserve"> Disseminate Alert static definition</w:t>
      </w:r>
      <w:bookmarkEnd w:id="353"/>
      <w:bookmarkEnd w:id="354"/>
    </w:p>
    <w:p w14:paraId="25B103F9" w14:textId="46B0A134" w:rsidR="00B11855" w:rsidRPr="001F42D3" w:rsidRDefault="003D003E" w:rsidP="00E5113D">
      <w:pPr>
        <w:pStyle w:val="BodyText"/>
      </w:pPr>
      <w:r w:rsidRPr="001F42D3">
        <w:t xml:space="preserve">The </w:t>
      </w:r>
      <w:r w:rsidR="00901663" w:rsidRPr="001F42D3">
        <w:t>PCD-06</w:t>
      </w:r>
      <w:r w:rsidR="007F0B93" w:rsidRPr="001F42D3">
        <w:t xml:space="preserve"> </w:t>
      </w:r>
      <w:r w:rsidRPr="001F42D3">
        <w:t>Disseminate Alert message is used to communicate ACM data from an Alert Manager (AM) to the Alert Communicator (AC).</w:t>
      </w:r>
    </w:p>
    <w:p w14:paraId="12F224C0" w14:textId="226D85ED" w:rsidR="00B11855" w:rsidRPr="001F42D3" w:rsidRDefault="003D003E" w:rsidP="00E5113D">
      <w:pPr>
        <w:pStyle w:val="BodyText"/>
      </w:pPr>
      <w:r w:rsidRPr="001F42D3">
        <w:t xml:space="preserve">The text message within the </w:t>
      </w:r>
      <w:r w:rsidR="00901663" w:rsidRPr="001F42D3">
        <w:t>[PCD-06]</w:t>
      </w:r>
      <w:r w:rsidRPr="001F42D3">
        <w:t xml:space="preserve"> transaction is meant to be readily recognized and acted upon by people. </w:t>
      </w:r>
      <w:r w:rsidR="00403636" w:rsidRPr="001F42D3">
        <w:t>Accordingly,</w:t>
      </w:r>
      <w:r w:rsidR="001408A0" w:rsidRPr="001F42D3">
        <w:t xml:space="preserve"> it s</w:t>
      </w:r>
      <w:r w:rsidR="00C52305" w:rsidRPr="001F42D3">
        <w:t>hould be as short as can be made while still conveying the important information,</w:t>
      </w:r>
      <w:r w:rsidR="001408A0" w:rsidRPr="001F42D3">
        <w:t xml:space="preserve"> and easily understood by the intended recipients.</w:t>
      </w:r>
      <w:r w:rsidRPr="001F42D3">
        <w:t xml:space="preserve"> Most communication device displays are limited in </w:t>
      </w:r>
      <w:r w:rsidR="00C136DC" w:rsidRPr="001F42D3">
        <w:t>size;</w:t>
      </w:r>
      <w:r w:rsidR="00C52305" w:rsidRPr="001F42D3">
        <w:t xml:space="preserve"> so l</w:t>
      </w:r>
      <w:r w:rsidRPr="001F42D3">
        <w:t xml:space="preserve">ong messages </w:t>
      </w:r>
      <w:r w:rsidR="00021767" w:rsidRPr="001F42D3">
        <w:t xml:space="preserve">are </w:t>
      </w:r>
      <w:r w:rsidR="00C52305" w:rsidRPr="001F42D3">
        <w:t>undesirable</w:t>
      </w:r>
      <w:r w:rsidR="00021767" w:rsidRPr="001F42D3">
        <w:t xml:space="preserve"> as they require</w:t>
      </w:r>
      <w:r w:rsidRPr="001F42D3">
        <w:t xml:space="preserve"> scrolling to review the entire message before acting upon it to make sure that no pertinent information is </w:t>
      </w:r>
      <w:r w:rsidR="00021767" w:rsidRPr="001F42D3">
        <w:t>overlooked</w:t>
      </w:r>
      <w:r w:rsidRPr="001F42D3">
        <w:t>.</w:t>
      </w:r>
    </w:p>
    <w:p w14:paraId="6E78A38D" w14:textId="5087B21D" w:rsidR="009624F6" w:rsidRPr="001F42D3" w:rsidRDefault="009624F6" w:rsidP="009624F6">
      <w:pPr>
        <w:pStyle w:val="BodyText"/>
      </w:pPr>
      <w:r w:rsidRPr="001F42D3">
        <w:t xml:space="preserve">If the </w:t>
      </w:r>
      <w:r w:rsidR="00901663" w:rsidRPr="001F42D3">
        <w:t>[PCD-06]</w:t>
      </w:r>
      <w:r w:rsidRPr="001F42D3">
        <w:t xml:space="preserve"> includes a human readable text description of the alert indication, that is the preferred description to be presented on the wireless endpoint communication device. In the absence of such </w:t>
      </w:r>
      <w:r w:rsidR="00403636" w:rsidRPr="001F42D3">
        <w:t>information,</w:t>
      </w:r>
      <w:r w:rsidRPr="001F42D3">
        <w:t xml:space="preserve"> the Alert Manager should produce the human readable text description from other information present in the transaction.</w:t>
      </w:r>
    </w:p>
    <w:p w14:paraId="25275534" w14:textId="77777777" w:rsidR="00B11855" w:rsidRPr="001F42D3" w:rsidRDefault="00C52305" w:rsidP="00E5113D">
      <w:pPr>
        <w:pStyle w:val="BodyText"/>
      </w:pPr>
      <w:r w:rsidRPr="001F42D3">
        <w:lastRenderedPageBreak/>
        <w:t>In planning the use of this transaction</w:t>
      </w:r>
      <w:r w:rsidR="003D003E" w:rsidRPr="001F42D3">
        <w:t xml:space="preserve">, </w:t>
      </w:r>
      <w:r w:rsidRPr="001F42D3">
        <w:t>implementers should assure that regulatory requirements and institutional policy regarding the protection of personal health information are properly accounted for including any need for authentication or encryption of the communications.</w:t>
      </w:r>
    </w:p>
    <w:p w14:paraId="70FC84D4" w14:textId="35139FD1" w:rsidR="00B11855" w:rsidRPr="001F42D3" w:rsidRDefault="003D003E" w:rsidP="00123C7B">
      <w:pPr>
        <w:pStyle w:val="Heading5"/>
        <w:rPr>
          <w:noProof w:val="0"/>
        </w:rPr>
      </w:pPr>
      <w:bookmarkStart w:id="355" w:name="_Toc401769812"/>
      <w:bookmarkStart w:id="356" w:name="_Toc214889714"/>
      <w:r w:rsidRPr="001F42D3">
        <w:rPr>
          <w:noProof w:val="0"/>
        </w:rPr>
        <w:t>Trigger Events</w:t>
      </w:r>
      <w:bookmarkEnd w:id="355"/>
      <w:bookmarkEnd w:id="356"/>
    </w:p>
    <w:p w14:paraId="2280AA29" w14:textId="61743B33" w:rsidR="00021767" w:rsidRPr="001F42D3" w:rsidRDefault="00021767" w:rsidP="007B51D2">
      <w:pPr>
        <w:pStyle w:val="BodyText"/>
      </w:pPr>
      <w:r w:rsidRPr="001F42D3">
        <w:t xml:space="preserve">The </w:t>
      </w:r>
      <w:r w:rsidR="009E2B46" w:rsidRPr="001F42D3">
        <w:t>Alert Manager</w:t>
      </w:r>
      <w:r w:rsidRPr="001F42D3">
        <w:t xml:space="preserve"> has determined that an alert needs to be disseminated and so sends it to each </w:t>
      </w:r>
      <w:r w:rsidR="00916BBE" w:rsidRPr="001F42D3">
        <w:t>Alert Communicator</w:t>
      </w:r>
      <w:r w:rsidRPr="001F42D3">
        <w:t xml:space="preserve"> endpoint device associated with the mapping of the alert source to the alert notification destination.</w:t>
      </w:r>
    </w:p>
    <w:p w14:paraId="3D0CA529" w14:textId="7A3F854F" w:rsidR="00B11855" w:rsidRPr="001F42D3" w:rsidRDefault="003D003E" w:rsidP="00123C7B">
      <w:pPr>
        <w:pStyle w:val="Heading5"/>
        <w:rPr>
          <w:noProof w:val="0"/>
        </w:rPr>
      </w:pPr>
      <w:bookmarkStart w:id="357" w:name="_Toc401769813"/>
      <w:bookmarkStart w:id="358" w:name="_Toc214889715"/>
      <w:r w:rsidRPr="001F42D3">
        <w:rPr>
          <w:noProof w:val="0"/>
        </w:rPr>
        <w:t>Message Semantics</w:t>
      </w:r>
      <w:bookmarkEnd w:id="357"/>
      <w:bookmarkEnd w:id="358"/>
    </w:p>
    <w:p w14:paraId="2928ED90" w14:textId="77777777" w:rsidR="00B11855" w:rsidRPr="001F42D3" w:rsidRDefault="003D003E" w:rsidP="00113C9C">
      <w:pPr>
        <w:pStyle w:val="BodyText"/>
      </w:pPr>
      <w:r w:rsidRPr="001F42D3">
        <w:t xml:space="preserve">This message communicates alerts to communication endpoint devices. </w:t>
      </w:r>
    </w:p>
    <w:p w14:paraId="222E74B9" w14:textId="77777777" w:rsidR="00B11855" w:rsidRPr="001F42D3" w:rsidRDefault="003D003E" w:rsidP="00113C9C">
      <w:pPr>
        <w:pStyle w:val="BodyText"/>
      </w:pPr>
      <w:r w:rsidRPr="001F42D3">
        <w:t>The table below lists the data items and their optionality. All of these data items are within the WCTP message text.</w:t>
      </w:r>
    </w:p>
    <w:p w14:paraId="2793B465" w14:textId="77777777" w:rsidR="00B11855" w:rsidRPr="001F42D3" w:rsidRDefault="003D003E" w:rsidP="00CF5627">
      <w:pPr>
        <w:pStyle w:val="TableTitle"/>
      </w:pPr>
      <w:r w:rsidRPr="001F42D3">
        <w:t>Table 3.6.4.1.4-1: PCD-06 static definition</w:t>
      </w:r>
    </w:p>
    <w:tbl>
      <w:tblPr>
        <w:tblW w:w="80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3326"/>
        <w:gridCol w:w="961"/>
        <w:gridCol w:w="1467"/>
      </w:tblGrid>
      <w:tr w:rsidR="00C40FD5" w:rsidRPr="001F42D3" w14:paraId="3B870FE5" w14:textId="77777777" w:rsidTr="00B34AEB">
        <w:trPr>
          <w:cantSplit/>
          <w:tblHeader/>
          <w:jc w:val="center"/>
        </w:trPr>
        <w:tc>
          <w:tcPr>
            <w:tcW w:w="2335" w:type="dxa"/>
            <w:shd w:val="clear" w:color="auto" w:fill="D9D9D9"/>
          </w:tcPr>
          <w:p w14:paraId="687C458E" w14:textId="77777777" w:rsidR="00B11855" w:rsidRPr="001F42D3" w:rsidRDefault="003D003E" w:rsidP="001D3EF8">
            <w:pPr>
              <w:pStyle w:val="TableEntryHeader"/>
            </w:pPr>
            <w:r w:rsidRPr="001F42D3">
              <w:t>PCD-06</w:t>
            </w:r>
          </w:p>
        </w:tc>
        <w:tc>
          <w:tcPr>
            <w:tcW w:w="3326" w:type="dxa"/>
            <w:shd w:val="clear" w:color="auto" w:fill="D9D9D9"/>
          </w:tcPr>
          <w:p w14:paraId="028541A4" w14:textId="77777777" w:rsidR="00B11855" w:rsidRPr="001F42D3" w:rsidRDefault="003D003E" w:rsidP="001D3EF8">
            <w:pPr>
              <w:pStyle w:val="TableEntryHeader"/>
            </w:pPr>
            <w:r w:rsidRPr="001F42D3">
              <w:t>Fields</w:t>
            </w:r>
          </w:p>
        </w:tc>
        <w:tc>
          <w:tcPr>
            <w:tcW w:w="961" w:type="dxa"/>
            <w:shd w:val="clear" w:color="auto" w:fill="D9D9D9"/>
          </w:tcPr>
          <w:p w14:paraId="4D33D704" w14:textId="77777777" w:rsidR="00B11855" w:rsidRPr="001F42D3" w:rsidRDefault="003D003E" w:rsidP="001D3EF8">
            <w:pPr>
              <w:pStyle w:val="TableEntryHeader"/>
            </w:pPr>
            <w:r w:rsidRPr="001F42D3">
              <w:t>Usage</w:t>
            </w:r>
          </w:p>
        </w:tc>
        <w:tc>
          <w:tcPr>
            <w:tcW w:w="1467" w:type="dxa"/>
            <w:shd w:val="clear" w:color="auto" w:fill="D9D9D9"/>
          </w:tcPr>
          <w:p w14:paraId="58CC9543" w14:textId="77777777" w:rsidR="00B11855" w:rsidRPr="001F42D3" w:rsidRDefault="003D003E" w:rsidP="001D3EF8">
            <w:pPr>
              <w:pStyle w:val="TableEntryHeader"/>
            </w:pPr>
            <w:r w:rsidRPr="001F42D3">
              <w:t>Card.</w:t>
            </w:r>
          </w:p>
        </w:tc>
      </w:tr>
      <w:tr w:rsidR="00B11855" w:rsidRPr="001F42D3" w14:paraId="458CE836" w14:textId="77777777" w:rsidTr="00B34AEB">
        <w:trPr>
          <w:cantSplit/>
          <w:jc w:val="center"/>
        </w:trPr>
        <w:tc>
          <w:tcPr>
            <w:tcW w:w="2335" w:type="dxa"/>
          </w:tcPr>
          <w:p w14:paraId="477994E4" w14:textId="77777777" w:rsidR="00B11855" w:rsidRPr="001F42D3" w:rsidRDefault="003D003E" w:rsidP="001D3EF8">
            <w:pPr>
              <w:pStyle w:val="TableEntry"/>
            </w:pPr>
            <w:r w:rsidRPr="001F42D3">
              <w:t>Alert_Location</w:t>
            </w:r>
          </w:p>
        </w:tc>
        <w:tc>
          <w:tcPr>
            <w:tcW w:w="3326" w:type="dxa"/>
          </w:tcPr>
          <w:p w14:paraId="1E51BA5C" w14:textId="77777777" w:rsidR="00B11855" w:rsidRPr="001F42D3" w:rsidRDefault="003D003E" w:rsidP="001D3EF8">
            <w:pPr>
              <w:pStyle w:val="TableEntry"/>
            </w:pPr>
            <w:r w:rsidRPr="001F42D3">
              <w:t>Alert associated location based upon information from PV1-3</w:t>
            </w:r>
          </w:p>
        </w:tc>
        <w:tc>
          <w:tcPr>
            <w:tcW w:w="961" w:type="dxa"/>
          </w:tcPr>
          <w:p w14:paraId="4067127F" w14:textId="77777777" w:rsidR="00B11855" w:rsidRPr="001F42D3" w:rsidRDefault="003D003E" w:rsidP="001D3EF8">
            <w:pPr>
              <w:pStyle w:val="TableEntry"/>
            </w:pPr>
            <w:r w:rsidRPr="001F42D3">
              <w:t>CE</w:t>
            </w:r>
          </w:p>
        </w:tc>
        <w:tc>
          <w:tcPr>
            <w:tcW w:w="1467" w:type="dxa"/>
          </w:tcPr>
          <w:p w14:paraId="4D3D5905" w14:textId="77777777" w:rsidR="00B11855" w:rsidRPr="001F42D3" w:rsidRDefault="003D003E" w:rsidP="00E86B15">
            <w:pPr>
              <w:pStyle w:val="TableEntry"/>
            </w:pPr>
            <w:r w:rsidRPr="001F42D3">
              <w:t>[</w:t>
            </w:r>
            <w:r w:rsidR="00E86B15" w:rsidRPr="001F42D3">
              <w:t>0</w:t>
            </w:r>
            <w:r w:rsidRPr="001F42D3">
              <w:t>..1]</w:t>
            </w:r>
          </w:p>
        </w:tc>
      </w:tr>
      <w:tr w:rsidR="00B11855" w:rsidRPr="001F42D3" w14:paraId="4BEDCC95" w14:textId="77777777" w:rsidTr="00B34AEB">
        <w:trPr>
          <w:cantSplit/>
          <w:jc w:val="center"/>
        </w:trPr>
        <w:tc>
          <w:tcPr>
            <w:tcW w:w="2335" w:type="dxa"/>
          </w:tcPr>
          <w:p w14:paraId="49B53FD3" w14:textId="77777777" w:rsidR="00B11855" w:rsidRPr="001F42D3" w:rsidRDefault="003D003E" w:rsidP="001D3EF8">
            <w:pPr>
              <w:pStyle w:val="TableEntry"/>
            </w:pPr>
            <w:r w:rsidRPr="001F42D3">
              <w:t>Alert_Patient</w:t>
            </w:r>
          </w:p>
        </w:tc>
        <w:tc>
          <w:tcPr>
            <w:tcW w:w="3326" w:type="dxa"/>
          </w:tcPr>
          <w:p w14:paraId="495E642F" w14:textId="77777777" w:rsidR="00B11855" w:rsidRPr="001F42D3" w:rsidRDefault="003D003E" w:rsidP="001D3EF8">
            <w:pPr>
              <w:pStyle w:val="TableEntry"/>
            </w:pPr>
            <w:r w:rsidRPr="001F42D3">
              <w:t xml:space="preserve">Patient Identification </w:t>
            </w:r>
          </w:p>
        </w:tc>
        <w:tc>
          <w:tcPr>
            <w:tcW w:w="961" w:type="dxa"/>
          </w:tcPr>
          <w:p w14:paraId="45363372" w14:textId="77777777" w:rsidR="00B11855" w:rsidRPr="001F42D3" w:rsidRDefault="003D003E" w:rsidP="001D3EF8">
            <w:pPr>
              <w:pStyle w:val="TableEntry"/>
            </w:pPr>
            <w:r w:rsidRPr="001F42D3">
              <w:t>CE</w:t>
            </w:r>
          </w:p>
        </w:tc>
        <w:tc>
          <w:tcPr>
            <w:tcW w:w="1467" w:type="dxa"/>
          </w:tcPr>
          <w:p w14:paraId="4B60641F" w14:textId="77777777" w:rsidR="00B11855" w:rsidRPr="001F42D3" w:rsidRDefault="003D003E" w:rsidP="001D3EF8">
            <w:pPr>
              <w:pStyle w:val="TableEntry"/>
            </w:pPr>
            <w:r w:rsidRPr="001F42D3">
              <w:t>[</w:t>
            </w:r>
            <w:r w:rsidR="00E86B15" w:rsidRPr="001F42D3">
              <w:t>0</w:t>
            </w:r>
            <w:r w:rsidRPr="001F42D3">
              <w:t>..1]</w:t>
            </w:r>
          </w:p>
        </w:tc>
      </w:tr>
      <w:tr w:rsidR="00B11855" w:rsidRPr="001F42D3" w14:paraId="270792FF" w14:textId="77777777" w:rsidTr="00B34AEB">
        <w:trPr>
          <w:cantSplit/>
          <w:jc w:val="center"/>
        </w:trPr>
        <w:tc>
          <w:tcPr>
            <w:tcW w:w="2335" w:type="dxa"/>
          </w:tcPr>
          <w:p w14:paraId="7CCE495D" w14:textId="77777777" w:rsidR="00B11855" w:rsidRPr="001F42D3" w:rsidRDefault="003D003E" w:rsidP="001D3EF8">
            <w:pPr>
              <w:pStyle w:val="TableEntry"/>
            </w:pPr>
            <w:r w:rsidRPr="001F42D3">
              <w:t>Alert_Text</w:t>
            </w:r>
          </w:p>
        </w:tc>
        <w:tc>
          <w:tcPr>
            <w:tcW w:w="3326" w:type="dxa"/>
          </w:tcPr>
          <w:p w14:paraId="10E181CE" w14:textId="77777777" w:rsidR="00B11855" w:rsidRPr="001F42D3" w:rsidRDefault="003D003E" w:rsidP="001D3EF8">
            <w:pPr>
              <w:pStyle w:val="TableEntry"/>
            </w:pPr>
            <w:r w:rsidRPr="001F42D3">
              <w:t>Textual alert identification</w:t>
            </w:r>
          </w:p>
        </w:tc>
        <w:tc>
          <w:tcPr>
            <w:tcW w:w="961" w:type="dxa"/>
          </w:tcPr>
          <w:p w14:paraId="363D699E" w14:textId="77777777" w:rsidR="00B11855" w:rsidRPr="001F42D3" w:rsidRDefault="003D003E" w:rsidP="001D3EF8">
            <w:pPr>
              <w:pStyle w:val="TableEntry"/>
            </w:pPr>
            <w:r w:rsidRPr="001F42D3">
              <w:t>R</w:t>
            </w:r>
          </w:p>
        </w:tc>
        <w:tc>
          <w:tcPr>
            <w:tcW w:w="1467" w:type="dxa"/>
          </w:tcPr>
          <w:p w14:paraId="6D09AB90" w14:textId="77777777" w:rsidR="00B11855" w:rsidRPr="001F42D3" w:rsidRDefault="003D003E" w:rsidP="001D3EF8">
            <w:pPr>
              <w:pStyle w:val="TableEntry"/>
            </w:pPr>
            <w:r w:rsidRPr="001F42D3">
              <w:t>[1..1]</w:t>
            </w:r>
          </w:p>
        </w:tc>
      </w:tr>
      <w:tr w:rsidR="00B11855" w:rsidRPr="001F42D3" w14:paraId="784D802E" w14:textId="77777777" w:rsidTr="00B34AEB">
        <w:trPr>
          <w:cantSplit/>
          <w:jc w:val="center"/>
        </w:trPr>
        <w:tc>
          <w:tcPr>
            <w:tcW w:w="2335" w:type="dxa"/>
          </w:tcPr>
          <w:p w14:paraId="689F18D3" w14:textId="77777777" w:rsidR="00B11855" w:rsidRPr="001F42D3" w:rsidRDefault="003D003E" w:rsidP="001D3EF8">
            <w:pPr>
              <w:pStyle w:val="TableEntry"/>
            </w:pPr>
            <w:r w:rsidRPr="001F42D3">
              <w:t>Alert_Identifier</w:t>
            </w:r>
          </w:p>
        </w:tc>
        <w:tc>
          <w:tcPr>
            <w:tcW w:w="3326" w:type="dxa"/>
          </w:tcPr>
          <w:p w14:paraId="3A884ED7" w14:textId="77777777" w:rsidR="00B11855" w:rsidRPr="001F42D3" w:rsidRDefault="003D003E" w:rsidP="001D3EF8">
            <w:pPr>
              <w:pStyle w:val="TableEntry"/>
            </w:pPr>
            <w:r w:rsidRPr="001F42D3">
              <w:t>Alert unique identifier</w:t>
            </w:r>
          </w:p>
        </w:tc>
        <w:tc>
          <w:tcPr>
            <w:tcW w:w="961" w:type="dxa"/>
          </w:tcPr>
          <w:p w14:paraId="1A454F12" w14:textId="77777777" w:rsidR="00B11855" w:rsidRPr="001F42D3" w:rsidRDefault="003D003E" w:rsidP="001D3EF8">
            <w:pPr>
              <w:pStyle w:val="TableEntry"/>
            </w:pPr>
            <w:r w:rsidRPr="001F42D3">
              <w:t>O</w:t>
            </w:r>
          </w:p>
        </w:tc>
        <w:tc>
          <w:tcPr>
            <w:tcW w:w="1467" w:type="dxa"/>
          </w:tcPr>
          <w:p w14:paraId="6FF72B85" w14:textId="77777777" w:rsidR="00B11855" w:rsidRPr="001F42D3" w:rsidRDefault="003D003E" w:rsidP="001D3EF8">
            <w:pPr>
              <w:pStyle w:val="TableEntry"/>
            </w:pPr>
            <w:r w:rsidRPr="001F42D3">
              <w:t>[0..1]</w:t>
            </w:r>
          </w:p>
        </w:tc>
      </w:tr>
      <w:tr w:rsidR="00B11855" w:rsidRPr="001F42D3" w14:paraId="594E475C" w14:textId="77777777" w:rsidTr="00B34AEB">
        <w:trPr>
          <w:cantSplit/>
          <w:jc w:val="center"/>
        </w:trPr>
        <w:tc>
          <w:tcPr>
            <w:tcW w:w="2335" w:type="dxa"/>
          </w:tcPr>
          <w:p w14:paraId="503B5015" w14:textId="77777777" w:rsidR="00B11855" w:rsidRPr="001F42D3" w:rsidRDefault="003D003E" w:rsidP="001D3EF8">
            <w:pPr>
              <w:pStyle w:val="TableEntry"/>
            </w:pPr>
            <w:r w:rsidRPr="001F42D3">
              <w:t>Alert_Callback</w:t>
            </w:r>
          </w:p>
        </w:tc>
        <w:tc>
          <w:tcPr>
            <w:tcW w:w="3326" w:type="dxa"/>
          </w:tcPr>
          <w:p w14:paraId="0E7C1AB6" w14:textId="77777777" w:rsidR="00B11855" w:rsidRPr="001F42D3" w:rsidRDefault="003D003E" w:rsidP="001D3EF8">
            <w:pPr>
              <w:pStyle w:val="TableEntry"/>
            </w:pPr>
            <w:r w:rsidRPr="001F42D3">
              <w:t>Call back connection information</w:t>
            </w:r>
          </w:p>
        </w:tc>
        <w:tc>
          <w:tcPr>
            <w:tcW w:w="961" w:type="dxa"/>
          </w:tcPr>
          <w:p w14:paraId="4A196CDE" w14:textId="77777777" w:rsidR="00B11855" w:rsidRPr="001F42D3" w:rsidRDefault="003D003E" w:rsidP="001D3EF8">
            <w:pPr>
              <w:pStyle w:val="TableEntry"/>
            </w:pPr>
            <w:r w:rsidRPr="001F42D3">
              <w:t>O</w:t>
            </w:r>
          </w:p>
        </w:tc>
        <w:tc>
          <w:tcPr>
            <w:tcW w:w="1467" w:type="dxa"/>
          </w:tcPr>
          <w:p w14:paraId="4C7255B1" w14:textId="77777777" w:rsidR="00B11855" w:rsidRPr="001F42D3" w:rsidRDefault="003D003E" w:rsidP="001D3EF8">
            <w:pPr>
              <w:pStyle w:val="TableEntry"/>
            </w:pPr>
            <w:r w:rsidRPr="001F42D3">
              <w:t>[0..1]</w:t>
            </w:r>
          </w:p>
        </w:tc>
      </w:tr>
      <w:tr w:rsidR="00B11855" w:rsidRPr="001F42D3" w14:paraId="66446491" w14:textId="77777777" w:rsidTr="00B34AEB">
        <w:trPr>
          <w:cantSplit/>
          <w:jc w:val="center"/>
        </w:trPr>
        <w:tc>
          <w:tcPr>
            <w:tcW w:w="2335" w:type="dxa"/>
          </w:tcPr>
          <w:p w14:paraId="2B146904" w14:textId="77777777" w:rsidR="00B11855" w:rsidRPr="001F42D3" w:rsidRDefault="003D003E" w:rsidP="001D3EF8">
            <w:pPr>
              <w:pStyle w:val="TableEntry"/>
            </w:pPr>
            <w:r w:rsidRPr="001F42D3">
              <w:t>Alert_Reference</w:t>
            </w:r>
          </w:p>
        </w:tc>
        <w:tc>
          <w:tcPr>
            <w:tcW w:w="3326" w:type="dxa"/>
          </w:tcPr>
          <w:p w14:paraId="490D9B10" w14:textId="77777777" w:rsidR="00B11855" w:rsidRPr="001F42D3" w:rsidRDefault="003D003E" w:rsidP="001D3EF8">
            <w:pPr>
              <w:pStyle w:val="TableEntry"/>
            </w:pPr>
            <w:r w:rsidRPr="001F42D3">
              <w:t>URL or application link potentially containing alert or patient contextual information</w:t>
            </w:r>
          </w:p>
        </w:tc>
        <w:tc>
          <w:tcPr>
            <w:tcW w:w="961" w:type="dxa"/>
          </w:tcPr>
          <w:p w14:paraId="2A02A222" w14:textId="77777777" w:rsidR="00B11855" w:rsidRPr="001F42D3" w:rsidRDefault="003D003E" w:rsidP="001D3EF8">
            <w:pPr>
              <w:pStyle w:val="TableEntry"/>
            </w:pPr>
            <w:r w:rsidRPr="001F42D3">
              <w:t>O</w:t>
            </w:r>
          </w:p>
        </w:tc>
        <w:tc>
          <w:tcPr>
            <w:tcW w:w="1467" w:type="dxa"/>
          </w:tcPr>
          <w:p w14:paraId="4212CCB7" w14:textId="77777777" w:rsidR="00B11855" w:rsidRPr="001F42D3" w:rsidRDefault="003D003E" w:rsidP="001D3EF8">
            <w:pPr>
              <w:pStyle w:val="TableEntry"/>
            </w:pPr>
            <w:r w:rsidRPr="001F42D3">
              <w:t>[0..1]</w:t>
            </w:r>
          </w:p>
        </w:tc>
      </w:tr>
      <w:tr w:rsidR="00B11855" w:rsidRPr="001F42D3" w14:paraId="649CC9DA" w14:textId="77777777" w:rsidTr="00B34AEB">
        <w:trPr>
          <w:cantSplit/>
          <w:jc w:val="center"/>
        </w:trPr>
        <w:tc>
          <w:tcPr>
            <w:tcW w:w="2335" w:type="dxa"/>
          </w:tcPr>
          <w:p w14:paraId="68D2F194" w14:textId="77777777" w:rsidR="00B11855" w:rsidRPr="001F42D3" w:rsidRDefault="003D003E" w:rsidP="001D3EF8">
            <w:pPr>
              <w:pStyle w:val="TableEntry"/>
            </w:pPr>
            <w:r w:rsidRPr="001F42D3">
              <w:t>Alert_Comment</w:t>
            </w:r>
          </w:p>
        </w:tc>
        <w:tc>
          <w:tcPr>
            <w:tcW w:w="3326" w:type="dxa"/>
          </w:tcPr>
          <w:p w14:paraId="7F8AB1F9" w14:textId="77777777" w:rsidR="00B11855" w:rsidRPr="001F42D3" w:rsidRDefault="003D003E" w:rsidP="001D3EF8">
            <w:pPr>
              <w:pStyle w:val="TableEntry"/>
            </w:pPr>
            <w:r w:rsidRPr="001F42D3">
              <w:t>Notes and Comments associated with alert</w:t>
            </w:r>
          </w:p>
        </w:tc>
        <w:tc>
          <w:tcPr>
            <w:tcW w:w="961" w:type="dxa"/>
          </w:tcPr>
          <w:p w14:paraId="06DA9D4A" w14:textId="77777777" w:rsidR="00B11855" w:rsidRPr="001F42D3" w:rsidRDefault="003D003E" w:rsidP="001D3EF8">
            <w:pPr>
              <w:pStyle w:val="TableEntry"/>
            </w:pPr>
            <w:r w:rsidRPr="001F42D3">
              <w:t>O</w:t>
            </w:r>
          </w:p>
        </w:tc>
        <w:tc>
          <w:tcPr>
            <w:tcW w:w="1467" w:type="dxa"/>
          </w:tcPr>
          <w:p w14:paraId="0BD0CEDE" w14:textId="77777777" w:rsidR="00B11855" w:rsidRPr="001F42D3" w:rsidRDefault="003D003E" w:rsidP="001D3EF8">
            <w:pPr>
              <w:pStyle w:val="TableEntry"/>
            </w:pPr>
            <w:r w:rsidRPr="001F42D3">
              <w:t>[0..1]</w:t>
            </w:r>
          </w:p>
        </w:tc>
      </w:tr>
      <w:tr w:rsidR="00B11855" w:rsidRPr="001F42D3" w14:paraId="03E7AA55" w14:textId="77777777" w:rsidTr="00B34AEB">
        <w:trPr>
          <w:cantSplit/>
          <w:jc w:val="center"/>
        </w:trPr>
        <w:tc>
          <w:tcPr>
            <w:tcW w:w="2335" w:type="dxa"/>
          </w:tcPr>
          <w:p w14:paraId="6DF89AAA" w14:textId="77777777" w:rsidR="00B11855" w:rsidRPr="001F42D3" w:rsidRDefault="003D003E" w:rsidP="001D3EF8">
            <w:pPr>
              <w:pStyle w:val="TableEntry"/>
            </w:pPr>
            <w:r w:rsidRPr="001F42D3">
              <w:t>Alert_Evidentiary_Data</w:t>
            </w:r>
          </w:p>
        </w:tc>
        <w:tc>
          <w:tcPr>
            <w:tcW w:w="3326" w:type="dxa"/>
          </w:tcPr>
          <w:p w14:paraId="7552703A" w14:textId="77777777" w:rsidR="00B11855" w:rsidRPr="001F42D3" w:rsidRDefault="003D003E" w:rsidP="001D3EF8">
            <w:pPr>
              <w:pStyle w:val="TableEntry"/>
            </w:pPr>
            <w:r w:rsidRPr="001F42D3">
              <w:t xml:space="preserve">Evidentiary data </w:t>
            </w:r>
            <w:r w:rsidR="00285EFB" w:rsidRPr="001F42D3">
              <w:t xml:space="preserve">(WCM) </w:t>
            </w:r>
            <w:r w:rsidRPr="001F42D3">
              <w:t xml:space="preserve">associated with alert </w:t>
            </w:r>
            <w:r w:rsidR="00285EFB" w:rsidRPr="001F42D3">
              <w:t>content</w:t>
            </w:r>
          </w:p>
          <w:p w14:paraId="76A866AA" w14:textId="77777777" w:rsidR="00B11855" w:rsidRPr="001F42D3" w:rsidRDefault="003D003E" w:rsidP="001D3EF8">
            <w:pPr>
              <w:pStyle w:val="TableEntry"/>
            </w:pPr>
            <w:r w:rsidRPr="001F42D3">
              <w:t>See Appendix K for WCTP messaging information</w:t>
            </w:r>
          </w:p>
        </w:tc>
        <w:tc>
          <w:tcPr>
            <w:tcW w:w="961" w:type="dxa"/>
          </w:tcPr>
          <w:p w14:paraId="357782DE" w14:textId="77777777" w:rsidR="00B11855" w:rsidRPr="001F42D3" w:rsidRDefault="003D003E" w:rsidP="001D3EF8">
            <w:pPr>
              <w:pStyle w:val="TableEntry"/>
            </w:pPr>
            <w:r w:rsidRPr="001F42D3">
              <w:t>O</w:t>
            </w:r>
          </w:p>
        </w:tc>
        <w:tc>
          <w:tcPr>
            <w:tcW w:w="1467" w:type="dxa"/>
          </w:tcPr>
          <w:p w14:paraId="44E442E8" w14:textId="77777777" w:rsidR="00B11855" w:rsidRPr="001F42D3" w:rsidRDefault="003D003E" w:rsidP="001D3EF8">
            <w:pPr>
              <w:pStyle w:val="TableEntry"/>
            </w:pPr>
            <w:r w:rsidRPr="001F42D3">
              <w:t>[0..1]</w:t>
            </w:r>
          </w:p>
        </w:tc>
      </w:tr>
      <w:tr w:rsidR="00285EFB" w:rsidRPr="001F42D3" w14:paraId="49D778CE" w14:textId="77777777" w:rsidTr="00B34AEB">
        <w:trPr>
          <w:cantSplit/>
          <w:jc w:val="center"/>
        </w:trPr>
        <w:tc>
          <w:tcPr>
            <w:tcW w:w="2335" w:type="dxa"/>
          </w:tcPr>
          <w:p w14:paraId="697E2F81" w14:textId="77777777" w:rsidR="00285EFB" w:rsidRPr="001F42D3" w:rsidRDefault="00285EFB" w:rsidP="001D3EF8">
            <w:pPr>
              <w:pStyle w:val="TableEntry"/>
            </w:pPr>
            <w:r w:rsidRPr="001F42D3">
              <w:t>Alert_Graphical_Snippet</w:t>
            </w:r>
          </w:p>
        </w:tc>
        <w:tc>
          <w:tcPr>
            <w:tcW w:w="3326" w:type="dxa"/>
          </w:tcPr>
          <w:p w14:paraId="28F163A6" w14:textId="77777777" w:rsidR="00285EFB" w:rsidRPr="001F42D3" w:rsidRDefault="00285EFB" w:rsidP="001D3EF8">
            <w:pPr>
              <w:pStyle w:val="TableEntry"/>
            </w:pPr>
            <w:r w:rsidRPr="001F42D3">
              <w:t>Graphical snippet associated with Alert (WCM) content</w:t>
            </w:r>
          </w:p>
          <w:p w14:paraId="4F888D7A" w14:textId="77777777" w:rsidR="00285EFB" w:rsidRPr="001F42D3" w:rsidRDefault="00285EFB" w:rsidP="001D3EF8">
            <w:pPr>
              <w:pStyle w:val="TableEntry"/>
            </w:pPr>
            <w:r w:rsidRPr="001F42D3">
              <w:t>See Appendix K for WCTP messaging information</w:t>
            </w:r>
          </w:p>
        </w:tc>
        <w:tc>
          <w:tcPr>
            <w:tcW w:w="961" w:type="dxa"/>
          </w:tcPr>
          <w:p w14:paraId="44A867AC" w14:textId="77777777" w:rsidR="00285EFB" w:rsidRPr="001F42D3" w:rsidRDefault="00285EFB" w:rsidP="001D3EF8">
            <w:pPr>
              <w:pStyle w:val="TableEntry"/>
            </w:pPr>
            <w:r w:rsidRPr="001F42D3">
              <w:t>O</w:t>
            </w:r>
          </w:p>
        </w:tc>
        <w:tc>
          <w:tcPr>
            <w:tcW w:w="1467" w:type="dxa"/>
          </w:tcPr>
          <w:p w14:paraId="0B9E0FF9" w14:textId="77777777" w:rsidR="00285EFB" w:rsidRPr="001F42D3" w:rsidRDefault="00285EFB" w:rsidP="001D3EF8">
            <w:pPr>
              <w:pStyle w:val="TableEntry"/>
            </w:pPr>
            <w:r w:rsidRPr="001F42D3">
              <w:t>[0..n]</w:t>
            </w:r>
          </w:p>
        </w:tc>
      </w:tr>
      <w:tr w:rsidR="009640BC" w:rsidRPr="001F42D3" w14:paraId="6D373114" w14:textId="77777777" w:rsidTr="00B34AEB">
        <w:trPr>
          <w:cantSplit/>
          <w:jc w:val="center"/>
        </w:trPr>
        <w:tc>
          <w:tcPr>
            <w:tcW w:w="2335" w:type="dxa"/>
          </w:tcPr>
          <w:p w14:paraId="0F750770" w14:textId="309114B4" w:rsidR="009640BC" w:rsidRPr="001F42D3" w:rsidRDefault="009640BC" w:rsidP="001D3EF8">
            <w:pPr>
              <w:pStyle w:val="TableEntry"/>
            </w:pPr>
            <w:r w:rsidRPr="001F42D3">
              <w:t>Alert_Information</w:t>
            </w:r>
          </w:p>
        </w:tc>
        <w:tc>
          <w:tcPr>
            <w:tcW w:w="3326" w:type="dxa"/>
          </w:tcPr>
          <w:p w14:paraId="17AB139B" w14:textId="2EC5FF69" w:rsidR="009640BC" w:rsidRPr="001F42D3" w:rsidRDefault="009640BC" w:rsidP="001D3EF8">
            <w:pPr>
              <w:pStyle w:val="TableEntry"/>
            </w:pPr>
            <w:r w:rsidRPr="001F42D3">
              <w:t>Information associated with alert content, See Appendix K for WCTP messaging information</w:t>
            </w:r>
          </w:p>
        </w:tc>
        <w:tc>
          <w:tcPr>
            <w:tcW w:w="961" w:type="dxa"/>
          </w:tcPr>
          <w:p w14:paraId="191BD277" w14:textId="48D3F8F5" w:rsidR="009640BC" w:rsidRPr="001F42D3" w:rsidRDefault="009640BC" w:rsidP="001D3EF8">
            <w:pPr>
              <w:pStyle w:val="TableEntry"/>
            </w:pPr>
            <w:r w:rsidRPr="001F42D3">
              <w:t>O</w:t>
            </w:r>
          </w:p>
        </w:tc>
        <w:tc>
          <w:tcPr>
            <w:tcW w:w="1467" w:type="dxa"/>
          </w:tcPr>
          <w:p w14:paraId="5B65D8B3" w14:textId="0702B85B" w:rsidR="009640BC" w:rsidRPr="001F42D3" w:rsidRDefault="009640BC" w:rsidP="001D3EF8">
            <w:pPr>
              <w:pStyle w:val="TableEntry"/>
            </w:pPr>
            <w:r w:rsidRPr="001F42D3">
              <w:t>[0..1]</w:t>
            </w:r>
          </w:p>
        </w:tc>
      </w:tr>
    </w:tbl>
    <w:p w14:paraId="3B393182" w14:textId="77777777" w:rsidR="00044885" w:rsidRPr="001F42D3" w:rsidRDefault="00044885" w:rsidP="0034511D">
      <w:pPr>
        <w:pStyle w:val="BodyText"/>
      </w:pPr>
      <w:bookmarkStart w:id="359" w:name="_Toc401769814"/>
    </w:p>
    <w:p w14:paraId="6A425D43" w14:textId="571D37A7" w:rsidR="00B11855" w:rsidRPr="001F42D3" w:rsidRDefault="003D003E" w:rsidP="00123C7B">
      <w:pPr>
        <w:pStyle w:val="Heading5"/>
        <w:rPr>
          <w:noProof w:val="0"/>
        </w:rPr>
      </w:pPr>
      <w:bookmarkStart w:id="360" w:name="_Toc214889716"/>
      <w:r w:rsidRPr="001F42D3">
        <w:rPr>
          <w:noProof w:val="0"/>
        </w:rPr>
        <w:t>Expected Actions</w:t>
      </w:r>
      <w:bookmarkEnd w:id="359"/>
      <w:bookmarkEnd w:id="360"/>
    </w:p>
    <w:p w14:paraId="0F00B8CC" w14:textId="0BA65970" w:rsidR="00B11855" w:rsidRPr="001F42D3" w:rsidRDefault="00916BBE" w:rsidP="00113C9C">
      <w:pPr>
        <w:pStyle w:val="BodyText"/>
      </w:pPr>
      <w:r w:rsidRPr="001F42D3">
        <w:t>Alert Communicator</w:t>
      </w:r>
      <w:r w:rsidR="003D003E" w:rsidRPr="001F42D3">
        <w:t xml:space="preserve"> sends alert to endpoint. If the endpoint is a group then the </w:t>
      </w:r>
      <w:r w:rsidRPr="001F42D3">
        <w:t>Alert Communicator</w:t>
      </w:r>
      <w:r w:rsidR="003D003E" w:rsidRPr="001F42D3">
        <w:t xml:space="preserve"> is expected to send the alert notification to all members of the group.</w:t>
      </w:r>
    </w:p>
    <w:p w14:paraId="29BE1B57" w14:textId="05D0C9F4" w:rsidR="00B11855" w:rsidRPr="001F42D3" w:rsidRDefault="003D003E" w:rsidP="00123C7B">
      <w:pPr>
        <w:pStyle w:val="Heading5"/>
        <w:rPr>
          <w:noProof w:val="0"/>
        </w:rPr>
      </w:pPr>
      <w:bookmarkStart w:id="361" w:name="_Toc401769815"/>
      <w:bookmarkStart w:id="362" w:name="_Toc214889717"/>
      <w:r w:rsidRPr="001F42D3">
        <w:rPr>
          <w:noProof w:val="0"/>
        </w:rPr>
        <w:lastRenderedPageBreak/>
        <w:t>Security Considerations</w:t>
      </w:r>
      <w:bookmarkEnd w:id="361"/>
      <w:bookmarkEnd w:id="362"/>
    </w:p>
    <w:p w14:paraId="7D2B990A" w14:textId="67AE85EE" w:rsidR="00B11855" w:rsidRPr="001F42D3" w:rsidRDefault="003D003E" w:rsidP="00113C9C">
      <w:pPr>
        <w:pStyle w:val="BodyText"/>
      </w:pPr>
      <w:r w:rsidRPr="001F42D3">
        <w:t>This profile while utilizing communication capabilities supportive of authentication, encryption, or auditing, does not impose specific requirements leaving these matters to site-specific policy or agreement. During the Profile development there were no unusual security/privacy concerns identified. There are no mandatory security controls</w:t>
      </w:r>
      <w:r w:rsidR="00624693"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0C9B1CEE" w14:textId="0B5A2C60" w:rsidR="00B11855" w:rsidRPr="001F42D3" w:rsidRDefault="003D003E" w:rsidP="00123C7B">
      <w:pPr>
        <w:pStyle w:val="Heading2"/>
        <w:rPr>
          <w:noProof w:val="0"/>
        </w:rPr>
      </w:pPr>
      <w:bookmarkStart w:id="363" w:name="_Toc401769340"/>
      <w:bookmarkStart w:id="364" w:name="_Toc401769816"/>
      <w:bookmarkStart w:id="365" w:name="_Toc214889718"/>
      <w:r w:rsidRPr="001F42D3">
        <w:rPr>
          <w:noProof w:val="0"/>
        </w:rPr>
        <w:t>Report Dissemination Alert Status</w:t>
      </w:r>
      <w:bookmarkEnd w:id="363"/>
      <w:bookmarkEnd w:id="364"/>
      <w:r w:rsidR="00BB3E0D" w:rsidRPr="001F42D3">
        <w:rPr>
          <w:noProof w:val="0"/>
        </w:rPr>
        <w:t xml:space="preserve"> [PCD-07]</w:t>
      </w:r>
      <w:bookmarkEnd w:id="365"/>
    </w:p>
    <w:p w14:paraId="35B19986" w14:textId="24F71075" w:rsidR="00B11855" w:rsidRPr="001F42D3" w:rsidRDefault="003D003E" w:rsidP="00113C9C">
      <w:pPr>
        <w:pStyle w:val="BodyText"/>
      </w:pPr>
      <w:r w:rsidRPr="001F42D3">
        <w:t xml:space="preserve">This section corresponds to </w:t>
      </w:r>
      <w:r w:rsidR="00901663" w:rsidRPr="001F42D3">
        <w:t>t</w:t>
      </w:r>
      <w:r w:rsidRPr="001F42D3">
        <w:t xml:space="preserve">ransaction </w:t>
      </w:r>
      <w:r w:rsidR="00901663" w:rsidRPr="001F42D3">
        <w:t>[PCD-07]</w:t>
      </w:r>
      <w:r w:rsidRPr="001F42D3">
        <w:t xml:space="preserve"> of the </w:t>
      </w:r>
      <w:r w:rsidR="00A60E41" w:rsidRPr="001F42D3">
        <w:t>IHE Devices Technical Framework</w:t>
      </w:r>
      <w:r w:rsidRPr="001F42D3">
        <w:t xml:space="preserve">. Transaction </w:t>
      </w:r>
      <w:r w:rsidR="00901663" w:rsidRPr="001F42D3">
        <w:t>[PCD-07]</w:t>
      </w:r>
      <w:r w:rsidRPr="001F42D3">
        <w:t xml:space="preserve"> is used by the Alert Communicator to signal dissemination status updates and replies to the Alert Manager (AM).</w:t>
      </w:r>
    </w:p>
    <w:p w14:paraId="795B72F5" w14:textId="77777777" w:rsidR="00B11855" w:rsidRPr="001F42D3" w:rsidRDefault="003D003E" w:rsidP="000519C1">
      <w:pPr>
        <w:pStyle w:val="Heading3"/>
        <w:rPr>
          <w:noProof w:val="0"/>
        </w:rPr>
      </w:pPr>
      <w:bookmarkStart w:id="366" w:name="_Toc401769341"/>
      <w:bookmarkStart w:id="367" w:name="_Toc401769817"/>
      <w:bookmarkStart w:id="368" w:name="_Toc214889719"/>
      <w:r w:rsidRPr="001F42D3">
        <w:rPr>
          <w:noProof w:val="0"/>
        </w:rPr>
        <w:t>Scope</w:t>
      </w:r>
      <w:bookmarkEnd w:id="366"/>
      <w:bookmarkEnd w:id="367"/>
      <w:bookmarkEnd w:id="368"/>
    </w:p>
    <w:p w14:paraId="44561392" w14:textId="198D5255" w:rsidR="00B11855" w:rsidRPr="001F42D3" w:rsidRDefault="003D003E" w:rsidP="00113C9C">
      <w:pPr>
        <w:pStyle w:val="BodyText"/>
      </w:pPr>
      <w:r w:rsidRPr="001F42D3">
        <w:t xml:space="preserve">This transaction is used by Alert Communicator to report one or more dissemination status updates and/or replies to the Alert Manager (AM). A single </w:t>
      </w:r>
      <w:r w:rsidR="00901663" w:rsidRPr="001F42D3">
        <w:t>[PCD-06]</w:t>
      </w:r>
      <w:r w:rsidRPr="001F42D3">
        <w:t xml:space="preserve"> transaction from the </w:t>
      </w:r>
      <w:r w:rsidR="009E2B46" w:rsidRPr="001F42D3">
        <w:t>Alert Manager</w:t>
      </w:r>
      <w:r w:rsidRPr="001F42D3">
        <w:t xml:space="preserve"> to the </w:t>
      </w:r>
      <w:r w:rsidR="00916BBE" w:rsidRPr="001F42D3">
        <w:t>Alert Communicator</w:t>
      </w:r>
      <w:r w:rsidRPr="001F42D3">
        <w:t xml:space="preserve"> can result in numerous </w:t>
      </w:r>
      <w:r w:rsidR="00901663" w:rsidRPr="001F42D3">
        <w:t>[PCD-07]</w:t>
      </w:r>
      <w:r w:rsidRPr="001F42D3">
        <w:t xml:space="preserve"> transactions from the </w:t>
      </w:r>
      <w:r w:rsidR="00916BBE" w:rsidRPr="001F42D3">
        <w:t>Alert Communicator</w:t>
      </w:r>
      <w:r w:rsidRPr="001F42D3">
        <w:t xml:space="preserve"> back to the </w:t>
      </w:r>
      <w:r w:rsidR="009E2B46" w:rsidRPr="001F42D3">
        <w:t>Alert Manager</w:t>
      </w:r>
      <w:r w:rsidRPr="001F42D3">
        <w:t>.</w:t>
      </w:r>
    </w:p>
    <w:p w14:paraId="02886653" w14:textId="77777777" w:rsidR="00573FF2" w:rsidRPr="001F42D3" w:rsidRDefault="00573FF2" w:rsidP="00113C9C">
      <w:pPr>
        <w:pStyle w:val="BodyText"/>
      </w:pPr>
    </w:p>
    <w:p w14:paraId="5EC474BB" w14:textId="0F32D862" w:rsidR="00573FF2" w:rsidRPr="001F42D3" w:rsidRDefault="00573FF2" w:rsidP="00113C9C">
      <w:pPr>
        <w:pStyle w:val="BodyText"/>
      </w:pPr>
      <w:r w:rsidRPr="001F42D3">
        <w:rPr>
          <w:noProof/>
        </w:rPr>
        <mc:AlternateContent>
          <mc:Choice Requires="wpc">
            <w:drawing>
              <wp:inline distT="0" distB="0" distL="0" distR="0" wp14:anchorId="2CA3DF93" wp14:editId="63F9B981">
                <wp:extent cx="5943600" cy="2362200"/>
                <wp:effectExtent l="0" t="0" r="0" b="0"/>
                <wp:docPr id="56" name="Canvas 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9" name="Text Box 49"/>
                        <wps:cNvSpPr txBox="1"/>
                        <wps:spPr>
                          <a:xfrm>
                            <a:off x="933259" y="171450"/>
                            <a:ext cx="1447800" cy="637973"/>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B61124" w14:textId="6AB79113" w:rsidR="00351E42" w:rsidRDefault="00351E42" w:rsidP="00CF5627">
                              <w:pPr>
                                <w:ind w:hanging="2"/>
                                <w:jc w:val="center"/>
                              </w:pPr>
                              <w:r>
                                <w:t>Alert Communicator</w:t>
                              </w:r>
                            </w:p>
                            <w:p w14:paraId="16BC76EF" w14:textId="77DFD221" w:rsidR="00351E42" w:rsidRDefault="00351E42" w:rsidP="00CF5627">
                              <w:pPr>
                                <w:ind w:hanging="2"/>
                                <w:jc w:val="center"/>
                              </w:pPr>
                              <w:r>
                                <w:t>(AC)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33"/>
                        <wps:cNvSpPr txBox="1"/>
                        <wps:spPr>
                          <a:xfrm>
                            <a:off x="2961300" y="171407"/>
                            <a:ext cx="1447165" cy="656087"/>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359550" w14:textId="5899861C" w:rsidR="00351E42" w:rsidRPr="00CF5627" w:rsidRDefault="00351E42" w:rsidP="00CF5627">
                              <w:pPr>
                                <w:ind w:hanging="2"/>
                                <w:jc w:val="center"/>
                              </w:pPr>
                              <w:r w:rsidRPr="00CF5627">
                                <w:t xml:space="preserve">Alert </w:t>
                              </w:r>
                              <w:r>
                                <w:t>Manager</w:t>
                              </w:r>
                            </w:p>
                            <w:p w14:paraId="57ADFCFF" w14:textId="14BAC1F5" w:rsidR="00351E42" w:rsidRDefault="00351E42" w:rsidP="00CF5627">
                              <w:pPr>
                                <w:ind w:hanging="2"/>
                                <w:jc w:val="center"/>
                              </w:pPr>
                              <w:r w:rsidRPr="00CF5627">
                                <w:t>(A</w:t>
                              </w:r>
                              <w:r>
                                <w:t>M</w:t>
                              </w:r>
                              <w:r w:rsidRPr="00CF5627">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51" name="Group 51"/>
                        <wpg:cNvGrpSpPr/>
                        <wpg:grpSpPr>
                          <a:xfrm>
                            <a:off x="1495425" y="1227804"/>
                            <a:ext cx="2333625" cy="934371"/>
                            <a:chOff x="2009776" y="1571625"/>
                            <a:chExt cx="1504586" cy="819150"/>
                          </a:xfrm>
                        </wpg:grpSpPr>
                        <wps:wsp>
                          <wps:cNvPr id="52" name="Oval 52"/>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2295525" y="1704975"/>
                              <a:ext cx="942139" cy="561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7EDCCF" w14:textId="613A55E7" w:rsidR="00351E42" w:rsidRDefault="00351E42" w:rsidP="00CF5627">
                                <w:pPr>
                                  <w:ind w:hanging="2"/>
                                  <w:jc w:val="center"/>
                                </w:pPr>
                                <w:r>
                                  <w:t>Report Dissemination Alert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54" name="Straight Connector 54"/>
                        <wps:cNvCnPr>
                          <a:stCxn id="49" idx="2"/>
                          <a:endCxn id="52" idx="1"/>
                        </wps:cNvCnPr>
                        <wps:spPr>
                          <a:xfrm>
                            <a:off x="1657159" y="809423"/>
                            <a:ext cx="180017" cy="55521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a:stCxn id="50" idx="2"/>
                          <a:endCxn id="52" idx="7"/>
                        </wps:cNvCnPr>
                        <wps:spPr>
                          <a:xfrm flipH="1">
                            <a:off x="3487299" y="827494"/>
                            <a:ext cx="197584" cy="53714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CA3DF93" id="Canvas 56" o:spid="_x0000_s1159" editas="canvas" style="width:468pt;height:186pt;mso-position-horizontal-relative:char;mso-position-vertical-relative:line" coordsize="5943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">
                <v:shape id="_x0000_s1160" type="#_x0000_t75" style="position:absolute;width:59436;height:23622;visibility:visible;mso-wrap-style:square">
                  <v:fill o:detectmouseclick="t"/>
                  <v:path o:connecttype="none"/>
                </v:shape>
                <v:shape id="Text Box 49" o:spid="_x0000_s1161" type="#_x0000_t202" style="position:absolute;left:9332;top:1714;width:14478;height:6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" filled="f" strokeweight="1.25pt">
                  <v:textbox>
                    <w:txbxContent>
                      <w:p w14:paraId="4FB61124" w14:textId="6AB79113" w:rsidR="00351E42" w:rsidRDefault="00351E42" w:rsidP="00CF5627">
                        <w:pPr>
                          <w:ind w:hanging="2"/>
                          <w:jc w:val="center"/>
                        </w:pPr>
                        <w:r>
                          <w:t>Alert Communicator</w:t>
                        </w:r>
                      </w:p>
                      <w:p w14:paraId="16BC76EF" w14:textId="77DFD221" w:rsidR="00351E42" w:rsidRDefault="00351E42" w:rsidP="00CF5627">
                        <w:pPr>
                          <w:ind w:hanging="2"/>
                          <w:jc w:val="center"/>
                        </w:pPr>
                        <w:r>
                          <w:t>(AC)</w:t>
                        </w:r>
                      </w:p>
                    </w:txbxContent>
                  </v:textbox>
                </v:shape>
                <v:shape id="Text Box 33" o:spid="_x0000_s1162" type="#_x0000_t202" style="position:absolute;left:29613;top:1714;width:14471;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" filled="f" strokeweight="1.25pt">
                  <v:textbox>
                    <w:txbxContent>
                      <w:p w14:paraId="39359550" w14:textId="5899861C" w:rsidR="00351E42" w:rsidRPr="00CF5627" w:rsidRDefault="00351E42" w:rsidP="00CF5627">
                        <w:pPr>
                          <w:ind w:hanging="2"/>
                          <w:jc w:val="center"/>
                        </w:pPr>
                        <w:r w:rsidRPr="00CF5627">
                          <w:t xml:space="preserve">Alert </w:t>
                        </w:r>
                        <w:r>
                          <w:t>Manager</w:t>
                        </w:r>
                      </w:p>
                      <w:p w14:paraId="57ADFCFF" w14:textId="14BAC1F5" w:rsidR="00351E42" w:rsidRDefault="00351E42" w:rsidP="00CF5627">
                        <w:pPr>
                          <w:ind w:hanging="2"/>
                          <w:jc w:val="center"/>
                        </w:pPr>
                        <w:r w:rsidRPr="00CF5627">
                          <w:t>(A</w:t>
                        </w:r>
                        <w:r>
                          <w:t>M</w:t>
                        </w:r>
                        <w:r w:rsidRPr="00CF5627">
                          <w:t>)</w:t>
                        </w:r>
                      </w:p>
                    </w:txbxContent>
                  </v:textbox>
                </v:shape>
                <v:group id="Group 51" o:spid="_x0000_s1163" style="position:absolute;left:14954;top:12278;width:23336;height:9343"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oval id="Oval 52" o:spid="_x0000_s1164"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" filled="f" strokecolor="black [3213]" strokeweight="1.25pt">
                    <v:stroke joinstyle="miter"/>
                  </v:oval>
                  <v:shape id="Text Box 53" o:spid="_x0000_s1165" type="#_x0000_t202" style="position:absolute;left:22955;top:17049;width:9421;height:5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" fillcolor="white [3201]" stroked="f" strokeweight=".5pt">
                    <v:textbox>
                      <w:txbxContent>
                        <w:p w14:paraId="607EDCCF" w14:textId="613A55E7" w:rsidR="00351E42" w:rsidRDefault="00351E42" w:rsidP="00CF5627">
                          <w:pPr>
                            <w:ind w:hanging="2"/>
                            <w:jc w:val="center"/>
                          </w:pPr>
                          <w:r>
                            <w:t>Report Dissemination Alert Status</w:t>
                          </w:r>
                        </w:p>
                      </w:txbxContent>
                    </v:textbox>
                  </v:shape>
                </v:group>
                <v:line id="Straight Connector 54" o:spid="_x0000_s1166" style="position:absolute;visibility:visible;mso-wrap-style:square" from="16571,8094" to="18371,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" strokecolor="black [3213]" strokeweight=".5pt">
                  <v:stroke joinstyle="miter"/>
                </v:line>
                <v:line id="Straight Connector 55" o:spid="_x0000_s1167" style="position:absolute;flip:x;visibility:visible;mso-wrap-style:square" from="34872,8274" to="36848,13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" strokecolor="black [3213]" strokeweight=".5pt">
                  <v:stroke joinstyle="miter"/>
                </v:line>
                <w10:anchorlock/>
              </v:group>
            </w:pict>
          </mc:Fallback>
        </mc:AlternateContent>
      </w:r>
    </w:p>
    <w:p w14:paraId="0E4BECB2" w14:textId="77777777" w:rsidR="00573FF2" w:rsidRPr="001F42D3" w:rsidRDefault="00573FF2" w:rsidP="00113C9C">
      <w:pPr>
        <w:pStyle w:val="BodyText"/>
      </w:pPr>
    </w:p>
    <w:p w14:paraId="3539978A" w14:textId="77777777" w:rsidR="00B11855" w:rsidRPr="001F42D3" w:rsidRDefault="003D003E" w:rsidP="009624F6">
      <w:pPr>
        <w:pStyle w:val="Heading3"/>
        <w:rPr>
          <w:noProof w:val="0"/>
        </w:rPr>
      </w:pPr>
      <w:bookmarkStart w:id="369" w:name="_Toc401769342"/>
      <w:bookmarkStart w:id="370" w:name="_Toc401769818"/>
      <w:bookmarkStart w:id="371" w:name="_Toc214889720"/>
      <w:r w:rsidRPr="001F42D3">
        <w:rPr>
          <w:noProof w:val="0"/>
        </w:rPr>
        <w:t>Use Case Roles</w:t>
      </w:r>
      <w:bookmarkEnd w:id="369"/>
      <w:bookmarkEnd w:id="370"/>
      <w:bookmarkEnd w:id="371"/>
    </w:p>
    <w:p w14:paraId="7D775841" w14:textId="6BCD0A78" w:rsidR="005D79DE" w:rsidRPr="001F42D3" w:rsidRDefault="005D79DE" w:rsidP="009624F6">
      <w:pPr>
        <w:pStyle w:val="BodyText"/>
        <w:keepN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8087"/>
      </w:tblGrid>
      <w:tr w:rsidR="005D79DE" w:rsidRPr="001F42D3" w14:paraId="7671C556" w14:textId="77777777" w:rsidTr="008C3E59">
        <w:tc>
          <w:tcPr>
            <w:tcW w:w="1278" w:type="dxa"/>
          </w:tcPr>
          <w:p w14:paraId="6681AE9F" w14:textId="77777777" w:rsidR="005D79DE" w:rsidRPr="001F42D3" w:rsidRDefault="005D79DE" w:rsidP="00B34AEB">
            <w:pPr>
              <w:pStyle w:val="BodyText"/>
              <w:rPr>
                <w:bCs/>
              </w:rPr>
            </w:pPr>
            <w:r w:rsidRPr="001F42D3">
              <w:rPr>
                <w:b/>
                <w:bCs/>
              </w:rPr>
              <w:t>Actor</w:t>
            </w:r>
          </w:p>
        </w:tc>
        <w:tc>
          <w:tcPr>
            <w:tcW w:w="8298" w:type="dxa"/>
          </w:tcPr>
          <w:p w14:paraId="1814F117" w14:textId="77777777" w:rsidR="005D79DE" w:rsidRPr="001F42D3" w:rsidRDefault="005D79DE" w:rsidP="008C3E59">
            <w:pPr>
              <w:pStyle w:val="BodyText"/>
              <w:keepNext/>
            </w:pPr>
            <w:r w:rsidRPr="001F42D3">
              <w:t>Alert Communicator (AC)</w:t>
            </w:r>
          </w:p>
        </w:tc>
      </w:tr>
      <w:tr w:rsidR="005D79DE" w:rsidRPr="001F42D3" w14:paraId="0A4F63B8" w14:textId="77777777" w:rsidTr="008C3E59">
        <w:tc>
          <w:tcPr>
            <w:tcW w:w="1278" w:type="dxa"/>
          </w:tcPr>
          <w:p w14:paraId="05AC671C" w14:textId="77777777" w:rsidR="005D79DE" w:rsidRPr="001F42D3" w:rsidRDefault="005D79DE" w:rsidP="00B34AEB">
            <w:pPr>
              <w:pStyle w:val="BodyText"/>
              <w:rPr>
                <w:bCs/>
              </w:rPr>
            </w:pPr>
            <w:r w:rsidRPr="001F42D3">
              <w:rPr>
                <w:b/>
                <w:bCs/>
              </w:rPr>
              <w:lastRenderedPageBreak/>
              <w:t>Role</w:t>
            </w:r>
          </w:p>
        </w:tc>
        <w:tc>
          <w:tcPr>
            <w:tcW w:w="8298" w:type="dxa"/>
          </w:tcPr>
          <w:p w14:paraId="41FC622E" w14:textId="77777777" w:rsidR="005D79DE" w:rsidRPr="001F42D3" w:rsidRDefault="005D79DE" w:rsidP="008C3E59">
            <w:pPr>
              <w:pStyle w:val="BodyText"/>
              <w:keepNext/>
            </w:pPr>
            <w:r w:rsidRPr="001F42D3">
              <w:t>Sends Dissemination Status to the Alert Manager (AM)</w:t>
            </w:r>
          </w:p>
        </w:tc>
      </w:tr>
      <w:tr w:rsidR="005D79DE" w:rsidRPr="001F42D3" w14:paraId="0A89CC92" w14:textId="77777777" w:rsidTr="008C3E59">
        <w:tc>
          <w:tcPr>
            <w:tcW w:w="1278" w:type="dxa"/>
          </w:tcPr>
          <w:p w14:paraId="22B137A1" w14:textId="77777777" w:rsidR="005D79DE" w:rsidRPr="001F42D3" w:rsidRDefault="005D79DE" w:rsidP="00B34AEB">
            <w:pPr>
              <w:pStyle w:val="BodyText"/>
              <w:rPr>
                <w:bCs/>
              </w:rPr>
            </w:pPr>
            <w:r w:rsidRPr="001F42D3">
              <w:rPr>
                <w:b/>
                <w:bCs/>
              </w:rPr>
              <w:t>Actor</w:t>
            </w:r>
          </w:p>
        </w:tc>
        <w:tc>
          <w:tcPr>
            <w:tcW w:w="8298" w:type="dxa"/>
          </w:tcPr>
          <w:p w14:paraId="03AFCE4B" w14:textId="77777777" w:rsidR="005D79DE" w:rsidRPr="001F42D3" w:rsidRDefault="005D79DE" w:rsidP="008C3E59">
            <w:pPr>
              <w:pStyle w:val="BodyText"/>
              <w:keepNext/>
            </w:pPr>
            <w:r w:rsidRPr="001F42D3">
              <w:t>Alert Manager (AM)</w:t>
            </w:r>
          </w:p>
        </w:tc>
      </w:tr>
      <w:tr w:rsidR="005D79DE" w:rsidRPr="001F42D3" w14:paraId="25DA1508" w14:textId="77777777" w:rsidTr="008C3E59">
        <w:tc>
          <w:tcPr>
            <w:tcW w:w="1278" w:type="dxa"/>
          </w:tcPr>
          <w:p w14:paraId="6379AECA" w14:textId="77777777" w:rsidR="005D79DE" w:rsidRPr="001F42D3" w:rsidRDefault="005D79DE" w:rsidP="00B34AEB">
            <w:pPr>
              <w:pStyle w:val="BodyText"/>
              <w:rPr>
                <w:bCs/>
              </w:rPr>
            </w:pPr>
            <w:r w:rsidRPr="001F42D3">
              <w:rPr>
                <w:b/>
                <w:bCs/>
              </w:rPr>
              <w:t>Role</w:t>
            </w:r>
          </w:p>
        </w:tc>
        <w:tc>
          <w:tcPr>
            <w:tcW w:w="8298" w:type="dxa"/>
          </w:tcPr>
          <w:p w14:paraId="4E336C99" w14:textId="77777777" w:rsidR="005D79DE" w:rsidRPr="001F42D3" w:rsidRDefault="005D79DE" w:rsidP="008C3E59">
            <w:pPr>
              <w:pStyle w:val="BodyText"/>
              <w:keepNext/>
            </w:pPr>
            <w:r w:rsidRPr="001F42D3">
              <w:t>Receives Dissemination Status from the Alert Communicator (AC)</w:t>
            </w:r>
          </w:p>
        </w:tc>
      </w:tr>
    </w:tbl>
    <w:p w14:paraId="34A17E78" w14:textId="77777777" w:rsidR="00573FF2" w:rsidRPr="001F42D3" w:rsidRDefault="00573FF2" w:rsidP="00CF5627">
      <w:pPr>
        <w:pStyle w:val="BodyText"/>
      </w:pPr>
      <w:bookmarkStart w:id="372" w:name="_Toc431232238"/>
      <w:bookmarkStart w:id="373" w:name="_Toc431237217"/>
      <w:bookmarkStart w:id="374" w:name="_Toc431238383"/>
      <w:bookmarkStart w:id="375" w:name="_Toc431288119"/>
      <w:bookmarkStart w:id="376" w:name="_Toc432168113"/>
      <w:bookmarkStart w:id="377" w:name="_Toc432421234"/>
      <w:bookmarkStart w:id="378" w:name="_Toc432514910"/>
      <w:bookmarkStart w:id="379" w:name="_Toc432516185"/>
      <w:bookmarkStart w:id="380" w:name="_Toc401769343"/>
      <w:bookmarkStart w:id="381" w:name="_Toc401769819"/>
      <w:bookmarkEnd w:id="372"/>
      <w:bookmarkEnd w:id="373"/>
      <w:bookmarkEnd w:id="374"/>
      <w:bookmarkEnd w:id="375"/>
      <w:bookmarkEnd w:id="376"/>
      <w:bookmarkEnd w:id="377"/>
      <w:bookmarkEnd w:id="378"/>
      <w:bookmarkEnd w:id="379"/>
    </w:p>
    <w:p w14:paraId="3A659984" w14:textId="77777777" w:rsidR="00B11855" w:rsidRPr="001F42D3" w:rsidRDefault="003D003E" w:rsidP="000519C1">
      <w:pPr>
        <w:pStyle w:val="Heading3"/>
        <w:rPr>
          <w:noProof w:val="0"/>
        </w:rPr>
      </w:pPr>
      <w:bookmarkStart w:id="382" w:name="_Toc214889721"/>
      <w:r w:rsidRPr="001F42D3">
        <w:rPr>
          <w:noProof w:val="0"/>
        </w:rPr>
        <w:t>Referenced Standards</w:t>
      </w:r>
      <w:bookmarkEnd w:id="380"/>
      <w:bookmarkEnd w:id="381"/>
      <w:bookmarkEnd w:id="382"/>
    </w:p>
    <w:p w14:paraId="66BF2CF9" w14:textId="77777777" w:rsidR="00B11855" w:rsidRPr="001F42D3" w:rsidRDefault="003D003E" w:rsidP="00113C9C">
      <w:pPr>
        <w:pStyle w:val="BodyText"/>
      </w:pPr>
      <w:r w:rsidRPr="001F42D3">
        <w:t>WCTP version 1.3 update 1</w:t>
      </w:r>
    </w:p>
    <w:p w14:paraId="4F2D4C5C" w14:textId="77777777" w:rsidR="00B11855" w:rsidRPr="001F42D3" w:rsidRDefault="003D003E" w:rsidP="00113C9C">
      <w:pPr>
        <w:pStyle w:val="BodyText"/>
      </w:pPr>
      <w:r w:rsidRPr="001F42D3">
        <w:t>ISO/IEEE 11073-10201 Domain Information Model</w:t>
      </w:r>
    </w:p>
    <w:p w14:paraId="17D74196" w14:textId="77777777" w:rsidR="00B11855" w:rsidRPr="001F42D3" w:rsidRDefault="003D003E" w:rsidP="00113C9C">
      <w:pPr>
        <w:pStyle w:val="BodyText"/>
      </w:pPr>
      <w:r w:rsidRPr="001F42D3">
        <w:t>ISO/IEEE 11073-10101 Nomenclature</w:t>
      </w:r>
    </w:p>
    <w:p w14:paraId="3EE5F6D7" w14:textId="1946CFD5" w:rsidR="00D72462" w:rsidRPr="001F42D3" w:rsidRDefault="00D72462" w:rsidP="00113C9C">
      <w:pPr>
        <w:pStyle w:val="BodyText"/>
      </w:pPr>
      <w:r w:rsidRPr="001F42D3">
        <w:t>IEC 60601-1-8 Medical electrical equipment -- Part 1-8: General requirements for basic safety and essential performance -- Collateral standard: General requirements, tests and guidance for alarm systems in medical electrical equipment and medical electrical systems</w:t>
      </w:r>
    </w:p>
    <w:p w14:paraId="37FBDB01" w14:textId="4E325E53" w:rsidR="00B11855" w:rsidRPr="001F42D3" w:rsidRDefault="003D003E" w:rsidP="00113C9C">
      <w:pPr>
        <w:pStyle w:val="BodyText"/>
      </w:pPr>
      <w:r w:rsidRPr="001F42D3">
        <w:t xml:space="preserve">The communication protocol is WCTP, the same as for the Disseminate Alert [PCD-06] transaction. See Appendix K, Message Transport Using WCTP (ACM Transactions </w:t>
      </w:r>
      <w:r w:rsidR="00901663" w:rsidRPr="001F42D3">
        <w:t>[PCD-06]</w:t>
      </w:r>
      <w:r w:rsidRPr="001F42D3">
        <w:t xml:space="preserve"> and </w:t>
      </w:r>
      <w:r w:rsidR="00901663" w:rsidRPr="001F42D3">
        <w:t>[PCD-07]</w:t>
      </w:r>
      <w:r w:rsidRPr="001F42D3">
        <w:t>) for details.</w:t>
      </w:r>
    </w:p>
    <w:p w14:paraId="540D8217" w14:textId="27B055EA" w:rsidR="00B11855" w:rsidRPr="001F42D3" w:rsidRDefault="005B0C7C" w:rsidP="00DE39CA">
      <w:pPr>
        <w:pStyle w:val="Heading3"/>
        <w:rPr>
          <w:noProof w:val="0"/>
        </w:rPr>
      </w:pPr>
      <w:bookmarkStart w:id="383" w:name="_Toc214889722"/>
      <w:r w:rsidRPr="001F42D3">
        <w:rPr>
          <w:noProof w:val="0"/>
        </w:rPr>
        <w:t>Messages</w:t>
      </w:r>
      <w:bookmarkEnd w:id="383"/>
    </w:p>
    <w:p w14:paraId="25448632" w14:textId="5E31CDF9" w:rsidR="00B11855" w:rsidRPr="001F42D3" w:rsidRDefault="00916BBE" w:rsidP="000519C1">
      <w:pPr>
        <w:pStyle w:val="Heading4"/>
        <w:rPr>
          <w:noProof w:val="0"/>
        </w:rPr>
      </w:pPr>
      <w:bookmarkStart w:id="384" w:name="_Toc401769821"/>
      <w:bookmarkStart w:id="385" w:name="_Toc214889723"/>
      <w:r w:rsidRPr="001F42D3">
        <w:rPr>
          <w:noProof w:val="0"/>
        </w:rPr>
        <w:t>Alert Communicator</w:t>
      </w:r>
      <w:r w:rsidR="003D003E" w:rsidRPr="001F42D3">
        <w:rPr>
          <w:noProof w:val="0"/>
        </w:rPr>
        <w:t xml:space="preserve"> status updates to </w:t>
      </w:r>
      <w:bookmarkEnd w:id="384"/>
      <w:r w:rsidR="009E2B46" w:rsidRPr="001F42D3">
        <w:rPr>
          <w:noProof w:val="0"/>
        </w:rPr>
        <w:t>Alert Manager</w:t>
      </w:r>
      <w:bookmarkEnd w:id="385"/>
    </w:p>
    <w:p w14:paraId="50DCFDD6" w14:textId="4AA83D0E" w:rsidR="00B11855" w:rsidRPr="001F42D3" w:rsidRDefault="003D003E" w:rsidP="00113C9C">
      <w:pPr>
        <w:pStyle w:val="BodyText"/>
      </w:pPr>
      <w:r w:rsidRPr="001F42D3">
        <w:t xml:space="preserve">The </w:t>
      </w:r>
      <w:r w:rsidR="00916BBE" w:rsidRPr="001F42D3">
        <w:t>Alert Communicator</w:t>
      </w:r>
      <w:r w:rsidRPr="001F42D3">
        <w:t xml:space="preserve"> sends Dissemination Status to the </w:t>
      </w:r>
      <w:r w:rsidR="009E2B46" w:rsidRPr="001F42D3">
        <w:t>Alert Manager</w:t>
      </w:r>
      <w:r w:rsidRPr="001F42D3">
        <w:t>. The protocol utilized is WCTP.</w:t>
      </w:r>
    </w:p>
    <w:p w14:paraId="4902D422" w14:textId="72441C7B" w:rsidR="00B11855" w:rsidRPr="001F42D3" w:rsidRDefault="003D003E" w:rsidP="000519C1">
      <w:pPr>
        <w:pStyle w:val="Heading4"/>
        <w:rPr>
          <w:noProof w:val="0"/>
        </w:rPr>
      </w:pPr>
      <w:bookmarkStart w:id="386" w:name="_Toc401769822"/>
      <w:bookmarkStart w:id="387" w:name="_Toc214889724"/>
      <w:r w:rsidRPr="001F42D3">
        <w:rPr>
          <w:noProof w:val="0"/>
        </w:rPr>
        <w:t>Trigger Events</w:t>
      </w:r>
      <w:bookmarkEnd w:id="386"/>
      <w:bookmarkEnd w:id="387"/>
    </w:p>
    <w:p w14:paraId="0C90EA95" w14:textId="7DC7E379" w:rsidR="00B11855" w:rsidRPr="001F42D3" w:rsidRDefault="003D003E" w:rsidP="00113C9C">
      <w:pPr>
        <w:pStyle w:val="BodyText"/>
      </w:pPr>
      <w:r w:rsidRPr="001F42D3">
        <w:t xml:space="preserve">The </w:t>
      </w:r>
      <w:r w:rsidR="00916BBE" w:rsidRPr="001F42D3">
        <w:t>Alert Communicator</w:t>
      </w:r>
      <w:r w:rsidRPr="001F42D3">
        <w:t xml:space="preserve"> has determined a dissemination status update needs to be sent to the </w:t>
      </w:r>
      <w:r w:rsidR="009E2B46" w:rsidRPr="001F42D3">
        <w:t>Alert Manager</w:t>
      </w:r>
      <w:r w:rsidRPr="001F42D3">
        <w:t>.</w:t>
      </w:r>
    </w:p>
    <w:p w14:paraId="2E83FB85" w14:textId="45781155" w:rsidR="00B11855" w:rsidRPr="001F42D3" w:rsidRDefault="003D003E" w:rsidP="00113C9C">
      <w:pPr>
        <w:pStyle w:val="BodyText"/>
      </w:pPr>
      <w:r w:rsidRPr="001F42D3">
        <w:t xml:space="preserve">The following table lists the results of the dissemination from the </w:t>
      </w:r>
      <w:r w:rsidR="00916BBE" w:rsidRPr="001F42D3">
        <w:t>Alert Communicator</w:t>
      </w:r>
      <w:r w:rsidRPr="001F42D3">
        <w:t xml:space="preserve"> back to the </w:t>
      </w:r>
      <w:r w:rsidR="009E2B46" w:rsidRPr="001F42D3">
        <w:t>Alert Manager</w:t>
      </w:r>
      <w:r w:rsidRPr="001F42D3">
        <w:t>. The required Communication Status Enumerations are indicated.</w:t>
      </w:r>
    </w:p>
    <w:p w14:paraId="0C86C322" w14:textId="77777777" w:rsidR="00B11855" w:rsidRPr="001F42D3" w:rsidRDefault="003D003E" w:rsidP="00CF5627">
      <w:pPr>
        <w:pStyle w:val="TableTitle"/>
      </w:pPr>
      <w:r w:rsidRPr="001F42D3">
        <w:t>Table 3.7.4.</w:t>
      </w:r>
      <w:r w:rsidR="00E86B15" w:rsidRPr="001F42D3">
        <w:t>2</w:t>
      </w:r>
      <w:r w:rsidRPr="001F42D3">
        <w:t>-1: Status Enumerations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9"/>
        <w:gridCol w:w="5699"/>
      </w:tblGrid>
      <w:tr w:rsidR="00B11855" w:rsidRPr="001F42D3" w14:paraId="1BE78B18" w14:textId="77777777" w:rsidTr="00DE39CA">
        <w:trPr>
          <w:cantSplit/>
          <w:tblHeader/>
          <w:jc w:val="center"/>
        </w:trPr>
        <w:tc>
          <w:tcPr>
            <w:tcW w:w="1019" w:type="dxa"/>
            <w:shd w:val="clear" w:color="auto" w:fill="D9D9D9"/>
          </w:tcPr>
          <w:p w14:paraId="28F89D82" w14:textId="77777777" w:rsidR="00B11855" w:rsidRPr="001F42D3" w:rsidRDefault="003D003E" w:rsidP="00C40FD5">
            <w:pPr>
              <w:pStyle w:val="TableEntryHeader"/>
            </w:pPr>
            <w:r w:rsidRPr="001F42D3">
              <w:t>Usage</w:t>
            </w:r>
          </w:p>
        </w:tc>
        <w:tc>
          <w:tcPr>
            <w:tcW w:w="5699" w:type="dxa"/>
            <w:shd w:val="clear" w:color="auto" w:fill="D9D9D9"/>
          </w:tcPr>
          <w:p w14:paraId="64BF59DE" w14:textId="77777777" w:rsidR="00B11855" w:rsidRPr="001F42D3" w:rsidRDefault="003D003E" w:rsidP="00C40FD5">
            <w:pPr>
              <w:pStyle w:val="TableEntryHeader"/>
            </w:pPr>
            <w:r w:rsidRPr="001F42D3">
              <w:t>Communication Status Enumeration</w:t>
            </w:r>
          </w:p>
        </w:tc>
      </w:tr>
      <w:tr w:rsidR="00B11855" w:rsidRPr="001F42D3" w14:paraId="4ED9D4EA" w14:textId="77777777" w:rsidTr="006C0E8E">
        <w:trPr>
          <w:cantSplit/>
          <w:jc w:val="center"/>
        </w:trPr>
        <w:tc>
          <w:tcPr>
            <w:tcW w:w="1019" w:type="dxa"/>
          </w:tcPr>
          <w:p w14:paraId="1CCFCB59" w14:textId="77777777" w:rsidR="00B11855" w:rsidRPr="001F42D3" w:rsidRDefault="003D003E" w:rsidP="00C40FD5">
            <w:pPr>
              <w:pStyle w:val="TableEntry"/>
              <w:keepNext/>
            </w:pPr>
            <w:r w:rsidRPr="001F42D3">
              <w:t>R</w:t>
            </w:r>
          </w:p>
        </w:tc>
        <w:tc>
          <w:tcPr>
            <w:tcW w:w="5699" w:type="dxa"/>
          </w:tcPr>
          <w:p w14:paraId="6AB8CE93" w14:textId="77777777" w:rsidR="00B11855" w:rsidRPr="001F42D3" w:rsidRDefault="003D003E" w:rsidP="00C40FD5">
            <w:pPr>
              <w:pStyle w:val="TableEntry"/>
              <w:keepNext/>
            </w:pPr>
            <w:r w:rsidRPr="001F42D3">
              <w:t>Received by communications (accepted by WCTP gateway)</w:t>
            </w:r>
          </w:p>
        </w:tc>
      </w:tr>
      <w:tr w:rsidR="00B11855" w:rsidRPr="001F42D3" w14:paraId="305A0070" w14:textId="77777777" w:rsidTr="006C0E8E">
        <w:trPr>
          <w:cantSplit/>
          <w:jc w:val="center"/>
        </w:trPr>
        <w:tc>
          <w:tcPr>
            <w:tcW w:w="1019" w:type="dxa"/>
          </w:tcPr>
          <w:p w14:paraId="15C9E3FC" w14:textId="77777777" w:rsidR="00B11855" w:rsidRPr="001F42D3" w:rsidRDefault="003D003E" w:rsidP="00C40FD5">
            <w:pPr>
              <w:pStyle w:val="TableEntry"/>
              <w:keepNext/>
            </w:pPr>
            <w:r w:rsidRPr="001F42D3">
              <w:t>O</w:t>
            </w:r>
          </w:p>
        </w:tc>
        <w:tc>
          <w:tcPr>
            <w:tcW w:w="5699" w:type="dxa"/>
          </w:tcPr>
          <w:p w14:paraId="7D3BFF41" w14:textId="77777777" w:rsidR="00B11855" w:rsidRPr="001F42D3" w:rsidRDefault="003D003E" w:rsidP="00C40FD5">
            <w:pPr>
              <w:pStyle w:val="TableEntry"/>
              <w:keepNext/>
            </w:pPr>
            <w:r w:rsidRPr="001F42D3">
              <w:t>Undeliverable to endpoint</w:t>
            </w:r>
          </w:p>
          <w:p w14:paraId="01BC501C" w14:textId="77777777" w:rsidR="00B11855" w:rsidRPr="001F42D3" w:rsidRDefault="003D003E" w:rsidP="00C40FD5">
            <w:pPr>
              <w:pStyle w:val="TableEntry"/>
              <w:keepNext/>
            </w:pPr>
            <w:r w:rsidRPr="001F42D3">
              <w:t>Optional in support of one-way devices, such as pagers.</w:t>
            </w:r>
          </w:p>
        </w:tc>
      </w:tr>
      <w:tr w:rsidR="00B11855" w:rsidRPr="001F42D3" w14:paraId="5C45C6CA" w14:textId="77777777" w:rsidTr="006C0E8E">
        <w:trPr>
          <w:cantSplit/>
          <w:jc w:val="center"/>
        </w:trPr>
        <w:tc>
          <w:tcPr>
            <w:tcW w:w="1019" w:type="dxa"/>
          </w:tcPr>
          <w:p w14:paraId="07CFA05C" w14:textId="77777777" w:rsidR="00B11855" w:rsidRPr="001F42D3" w:rsidRDefault="003D003E" w:rsidP="00112DB3">
            <w:pPr>
              <w:pStyle w:val="TableEntry"/>
            </w:pPr>
            <w:r w:rsidRPr="001F42D3">
              <w:t>O</w:t>
            </w:r>
          </w:p>
        </w:tc>
        <w:tc>
          <w:tcPr>
            <w:tcW w:w="5699" w:type="dxa"/>
          </w:tcPr>
          <w:p w14:paraId="4347A178" w14:textId="77777777" w:rsidR="00B11855" w:rsidRPr="001F42D3" w:rsidRDefault="003D003E" w:rsidP="00112DB3">
            <w:pPr>
              <w:pStyle w:val="TableEntry"/>
            </w:pPr>
            <w:r w:rsidRPr="001F42D3">
              <w:t>Delivered to endpoint</w:t>
            </w:r>
          </w:p>
          <w:p w14:paraId="2E0A4D57" w14:textId="77777777" w:rsidR="00B11855" w:rsidRPr="001F42D3" w:rsidRDefault="003D003E" w:rsidP="00112DB3">
            <w:pPr>
              <w:pStyle w:val="TableEntry"/>
            </w:pPr>
            <w:r w:rsidRPr="001F42D3">
              <w:t>Optional in support of one-way devices, such as pagers.</w:t>
            </w:r>
          </w:p>
        </w:tc>
      </w:tr>
      <w:tr w:rsidR="00B11855" w:rsidRPr="001F42D3" w14:paraId="0CBC0422" w14:textId="77777777" w:rsidTr="006C0E8E">
        <w:trPr>
          <w:cantSplit/>
          <w:jc w:val="center"/>
        </w:trPr>
        <w:tc>
          <w:tcPr>
            <w:tcW w:w="1019" w:type="dxa"/>
          </w:tcPr>
          <w:p w14:paraId="7BE81875" w14:textId="77777777" w:rsidR="00B11855" w:rsidRPr="001F42D3" w:rsidRDefault="003D003E" w:rsidP="00112DB3">
            <w:pPr>
              <w:pStyle w:val="TableEntry"/>
            </w:pPr>
            <w:r w:rsidRPr="001F42D3">
              <w:t>O</w:t>
            </w:r>
          </w:p>
        </w:tc>
        <w:tc>
          <w:tcPr>
            <w:tcW w:w="5699" w:type="dxa"/>
          </w:tcPr>
          <w:p w14:paraId="11FF41FC" w14:textId="77777777" w:rsidR="00B11855" w:rsidRPr="001F42D3" w:rsidRDefault="003D003E" w:rsidP="00112DB3">
            <w:pPr>
              <w:pStyle w:val="TableEntry"/>
            </w:pPr>
            <w:r w:rsidRPr="001F42D3">
              <w:t>Read at endpoint</w:t>
            </w:r>
          </w:p>
          <w:p w14:paraId="08930F3B" w14:textId="77777777" w:rsidR="00B11855" w:rsidRPr="001F42D3" w:rsidRDefault="003D003E" w:rsidP="00112DB3">
            <w:pPr>
              <w:pStyle w:val="TableEntry"/>
            </w:pPr>
            <w:r w:rsidRPr="001F42D3">
              <w:t>Optional in support of one-way devices, such as pagers.</w:t>
            </w:r>
          </w:p>
        </w:tc>
      </w:tr>
      <w:tr w:rsidR="00B11855" w:rsidRPr="001F42D3" w14:paraId="58BD2C8C" w14:textId="77777777" w:rsidTr="006C0E8E">
        <w:trPr>
          <w:cantSplit/>
          <w:jc w:val="center"/>
        </w:trPr>
        <w:tc>
          <w:tcPr>
            <w:tcW w:w="1019" w:type="dxa"/>
          </w:tcPr>
          <w:p w14:paraId="23F73A96" w14:textId="77777777" w:rsidR="00B11855" w:rsidRPr="001F42D3" w:rsidRDefault="003D003E" w:rsidP="00112DB3">
            <w:pPr>
              <w:pStyle w:val="TableEntry"/>
            </w:pPr>
            <w:r w:rsidRPr="001F42D3">
              <w:lastRenderedPageBreak/>
              <w:t>O</w:t>
            </w:r>
          </w:p>
        </w:tc>
        <w:tc>
          <w:tcPr>
            <w:tcW w:w="5699" w:type="dxa"/>
          </w:tcPr>
          <w:p w14:paraId="5E8F42BD" w14:textId="77777777" w:rsidR="00B11855" w:rsidRPr="001F42D3" w:rsidRDefault="003D003E" w:rsidP="00112DB3">
            <w:pPr>
              <w:pStyle w:val="TableEntry"/>
            </w:pPr>
            <w:r w:rsidRPr="001F42D3">
              <w:t>Accepted by endpoint</w:t>
            </w:r>
          </w:p>
          <w:p w14:paraId="390039FB" w14:textId="77777777" w:rsidR="00B11855" w:rsidRPr="001F42D3" w:rsidRDefault="003D003E" w:rsidP="00112DB3">
            <w:pPr>
              <w:pStyle w:val="TableEntry"/>
            </w:pPr>
            <w:r w:rsidRPr="001F42D3">
              <w:t>Optional in support of one-way devices, such as pagers.</w:t>
            </w:r>
          </w:p>
        </w:tc>
      </w:tr>
      <w:tr w:rsidR="00B11855" w:rsidRPr="001F42D3" w14:paraId="044BF924" w14:textId="77777777" w:rsidTr="006C0E8E">
        <w:trPr>
          <w:cantSplit/>
          <w:jc w:val="center"/>
        </w:trPr>
        <w:tc>
          <w:tcPr>
            <w:tcW w:w="1019" w:type="dxa"/>
          </w:tcPr>
          <w:p w14:paraId="6C62D2F2" w14:textId="77777777" w:rsidR="00B11855" w:rsidRPr="001F42D3" w:rsidRDefault="003D003E" w:rsidP="00112DB3">
            <w:pPr>
              <w:pStyle w:val="TableEntry"/>
            </w:pPr>
            <w:r w:rsidRPr="001F42D3">
              <w:t>O</w:t>
            </w:r>
          </w:p>
        </w:tc>
        <w:tc>
          <w:tcPr>
            <w:tcW w:w="5699" w:type="dxa"/>
          </w:tcPr>
          <w:p w14:paraId="264370D2" w14:textId="77777777" w:rsidR="00B11855" w:rsidRPr="001F42D3" w:rsidRDefault="003D003E" w:rsidP="00112DB3">
            <w:pPr>
              <w:pStyle w:val="TableEntry"/>
            </w:pPr>
            <w:r w:rsidRPr="001F42D3">
              <w:t>Accepted by endpoint as true positive</w:t>
            </w:r>
          </w:p>
        </w:tc>
      </w:tr>
      <w:tr w:rsidR="00B11855" w:rsidRPr="001F42D3" w14:paraId="0EC075FE" w14:textId="77777777" w:rsidTr="006C0E8E">
        <w:trPr>
          <w:cantSplit/>
          <w:jc w:val="center"/>
        </w:trPr>
        <w:tc>
          <w:tcPr>
            <w:tcW w:w="1019" w:type="dxa"/>
          </w:tcPr>
          <w:p w14:paraId="71A18D2D" w14:textId="77777777" w:rsidR="00B11855" w:rsidRPr="001F42D3" w:rsidRDefault="003D003E" w:rsidP="00112DB3">
            <w:pPr>
              <w:pStyle w:val="TableEntry"/>
            </w:pPr>
            <w:r w:rsidRPr="001F42D3">
              <w:t>O</w:t>
            </w:r>
          </w:p>
        </w:tc>
        <w:tc>
          <w:tcPr>
            <w:tcW w:w="5699" w:type="dxa"/>
          </w:tcPr>
          <w:p w14:paraId="5DB1F2E7" w14:textId="77777777" w:rsidR="00B11855" w:rsidRPr="001F42D3" w:rsidRDefault="003D003E" w:rsidP="00112DB3">
            <w:pPr>
              <w:pStyle w:val="TableEntry"/>
            </w:pPr>
            <w:r w:rsidRPr="001F42D3">
              <w:t>Accepted by endpoint as true positive however not clinically relevant</w:t>
            </w:r>
          </w:p>
        </w:tc>
      </w:tr>
      <w:tr w:rsidR="00B11855" w:rsidRPr="001F42D3" w14:paraId="11B14B24" w14:textId="77777777" w:rsidTr="006C0E8E">
        <w:trPr>
          <w:cantSplit/>
          <w:jc w:val="center"/>
        </w:trPr>
        <w:tc>
          <w:tcPr>
            <w:tcW w:w="1019" w:type="dxa"/>
          </w:tcPr>
          <w:p w14:paraId="087B3E3C" w14:textId="77777777" w:rsidR="00B11855" w:rsidRPr="001F42D3" w:rsidRDefault="003D003E" w:rsidP="00112DB3">
            <w:pPr>
              <w:pStyle w:val="TableEntry"/>
            </w:pPr>
            <w:r w:rsidRPr="001F42D3">
              <w:t>O</w:t>
            </w:r>
          </w:p>
        </w:tc>
        <w:tc>
          <w:tcPr>
            <w:tcW w:w="5699" w:type="dxa"/>
          </w:tcPr>
          <w:p w14:paraId="7B0F36AB" w14:textId="77777777" w:rsidR="00B11855" w:rsidRPr="001F42D3" w:rsidRDefault="003D003E" w:rsidP="00112DB3">
            <w:pPr>
              <w:pStyle w:val="TableEntry"/>
            </w:pPr>
            <w:r w:rsidRPr="001F42D3">
              <w:t>Accepted by endpoint as false positive</w:t>
            </w:r>
          </w:p>
        </w:tc>
      </w:tr>
      <w:tr w:rsidR="00B11855" w:rsidRPr="001F42D3" w14:paraId="120411F7" w14:textId="77777777" w:rsidTr="006C0E8E">
        <w:trPr>
          <w:cantSplit/>
          <w:jc w:val="center"/>
        </w:trPr>
        <w:tc>
          <w:tcPr>
            <w:tcW w:w="1019" w:type="dxa"/>
          </w:tcPr>
          <w:p w14:paraId="599C51DC" w14:textId="77777777" w:rsidR="00B11855" w:rsidRPr="001F42D3" w:rsidRDefault="003D003E" w:rsidP="00112DB3">
            <w:pPr>
              <w:pStyle w:val="TableEntry"/>
            </w:pPr>
            <w:r w:rsidRPr="001F42D3">
              <w:t>O</w:t>
            </w:r>
          </w:p>
        </w:tc>
        <w:tc>
          <w:tcPr>
            <w:tcW w:w="5699" w:type="dxa"/>
          </w:tcPr>
          <w:p w14:paraId="5CFD3E16" w14:textId="77777777" w:rsidR="00B11855" w:rsidRPr="001F42D3" w:rsidRDefault="003D003E" w:rsidP="00112DB3">
            <w:pPr>
              <w:pStyle w:val="TableEntry"/>
            </w:pPr>
            <w:r w:rsidRPr="001F42D3">
              <w:t>Rejected by endpoint</w:t>
            </w:r>
          </w:p>
          <w:p w14:paraId="7A43B1AC" w14:textId="77777777" w:rsidR="00B11855" w:rsidRPr="001F42D3" w:rsidRDefault="003D003E" w:rsidP="00112DB3">
            <w:pPr>
              <w:pStyle w:val="TableEntry"/>
            </w:pPr>
            <w:r w:rsidRPr="001F42D3">
              <w:t>Optional in support of one-way devices, such as pagers.</w:t>
            </w:r>
          </w:p>
        </w:tc>
      </w:tr>
      <w:tr w:rsidR="00B11855" w:rsidRPr="001F42D3" w14:paraId="0DD7E961" w14:textId="77777777" w:rsidTr="006C0E8E">
        <w:trPr>
          <w:cantSplit/>
          <w:jc w:val="center"/>
        </w:trPr>
        <w:tc>
          <w:tcPr>
            <w:tcW w:w="1019" w:type="dxa"/>
          </w:tcPr>
          <w:p w14:paraId="4131FB96" w14:textId="77777777" w:rsidR="00B11855" w:rsidRPr="001F42D3" w:rsidRDefault="003D003E" w:rsidP="00112DB3">
            <w:pPr>
              <w:pStyle w:val="TableEntry"/>
            </w:pPr>
            <w:r w:rsidRPr="001F42D3">
              <w:t>O</w:t>
            </w:r>
          </w:p>
        </w:tc>
        <w:tc>
          <w:tcPr>
            <w:tcW w:w="5699" w:type="dxa"/>
          </w:tcPr>
          <w:p w14:paraId="358D6E94" w14:textId="77777777" w:rsidR="00B11855" w:rsidRPr="001F42D3" w:rsidRDefault="003D003E" w:rsidP="00112DB3">
            <w:pPr>
              <w:pStyle w:val="TableEntry"/>
            </w:pPr>
            <w:r w:rsidRPr="001F42D3">
              <w:t>Cancelled by endpoint</w:t>
            </w:r>
          </w:p>
        </w:tc>
      </w:tr>
      <w:tr w:rsidR="00B11855" w:rsidRPr="001F42D3" w14:paraId="29CAB0E2" w14:textId="77777777" w:rsidTr="006C0E8E">
        <w:trPr>
          <w:cantSplit/>
          <w:jc w:val="center"/>
        </w:trPr>
        <w:tc>
          <w:tcPr>
            <w:tcW w:w="1019" w:type="dxa"/>
          </w:tcPr>
          <w:p w14:paraId="2F20D7E6" w14:textId="77777777" w:rsidR="00B11855" w:rsidRPr="001F42D3" w:rsidRDefault="003D003E" w:rsidP="00112DB3">
            <w:pPr>
              <w:pStyle w:val="TableEntry"/>
            </w:pPr>
            <w:r w:rsidRPr="001F42D3">
              <w:t>O</w:t>
            </w:r>
          </w:p>
        </w:tc>
        <w:tc>
          <w:tcPr>
            <w:tcW w:w="5699" w:type="dxa"/>
          </w:tcPr>
          <w:p w14:paraId="1A076C19" w14:textId="77777777" w:rsidR="00B11855" w:rsidRPr="001F42D3" w:rsidRDefault="003D003E" w:rsidP="00112DB3">
            <w:pPr>
              <w:pStyle w:val="TableEntry"/>
            </w:pPr>
            <w:r w:rsidRPr="001F42D3">
              <w:t>Cancelled by other than endpoint</w:t>
            </w:r>
          </w:p>
        </w:tc>
      </w:tr>
      <w:tr w:rsidR="00B11855" w:rsidRPr="001F42D3" w14:paraId="1EC4ADA5" w14:textId="77777777" w:rsidTr="006C0E8E">
        <w:trPr>
          <w:cantSplit/>
          <w:jc w:val="center"/>
        </w:trPr>
        <w:tc>
          <w:tcPr>
            <w:tcW w:w="1019" w:type="dxa"/>
          </w:tcPr>
          <w:p w14:paraId="5FF0919C" w14:textId="77777777" w:rsidR="00B11855" w:rsidRPr="001F42D3" w:rsidRDefault="003D003E" w:rsidP="00112DB3">
            <w:pPr>
              <w:pStyle w:val="TableEntry"/>
            </w:pPr>
            <w:r w:rsidRPr="001F42D3">
              <w:t>O</w:t>
            </w:r>
          </w:p>
        </w:tc>
        <w:tc>
          <w:tcPr>
            <w:tcW w:w="5699" w:type="dxa"/>
          </w:tcPr>
          <w:p w14:paraId="2B0F00C3" w14:textId="77777777" w:rsidR="00B11855" w:rsidRPr="001F42D3" w:rsidRDefault="003D003E" w:rsidP="00112DB3">
            <w:pPr>
              <w:pStyle w:val="TableEntry"/>
            </w:pPr>
            <w:r w:rsidRPr="001F42D3">
              <w:t>Callback start at endpoint</w:t>
            </w:r>
          </w:p>
          <w:p w14:paraId="799D12AD" w14:textId="77777777" w:rsidR="00B11855" w:rsidRPr="001F42D3" w:rsidRDefault="003D003E" w:rsidP="00112DB3">
            <w:pPr>
              <w:pStyle w:val="TableEntry"/>
            </w:pPr>
            <w:r w:rsidRPr="001F42D3">
              <w:t>See Appendix K for WCTP messaging details.</w:t>
            </w:r>
          </w:p>
          <w:p w14:paraId="19E26EE3" w14:textId="77777777" w:rsidR="00B11855" w:rsidRPr="001F42D3" w:rsidRDefault="003D003E" w:rsidP="00112DB3">
            <w:pPr>
              <w:pStyle w:val="TableEntry"/>
            </w:pPr>
            <w:r w:rsidRPr="001F42D3">
              <w:t>Optional as not supported by all notification devices.</w:t>
            </w:r>
          </w:p>
        </w:tc>
      </w:tr>
      <w:tr w:rsidR="00B11855" w:rsidRPr="001F42D3" w14:paraId="00AC3742" w14:textId="77777777" w:rsidTr="006C0E8E">
        <w:trPr>
          <w:cantSplit/>
          <w:jc w:val="center"/>
        </w:trPr>
        <w:tc>
          <w:tcPr>
            <w:tcW w:w="1019" w:type="dxa"/>
          </w:tcPr>
          <w:p w14:paraId="7A4648BD" w14:textId="77777777" w:rsidR="00B11855" w:rsidRPr="001F42D3" w:rsidRDefault="003D003E" w:rsidP="00112DB3">
            <w:pPr>
              <w:pStyle w:val="TableEntry"/>
            </w:pPr>
            <w:r w:rsidRPr="001F42D3">
              <w:t>O</w:t>
            </w:r>
          </w:p>
        </w:tc>
        <w:tc>
          <w:tcPr>
            <w:tcW w:w="5699" w:type="dxa"/>
          </w:tcPr>
          <w:p w14:paraId="75616488" w14:textId="77777777" w:rsidR="00B11855" w:rsidRPr="001F42D3" w:rsidRDefault="003D003E" w:rsidP="00112DB3">
            <w:pPr>
              <w:pStyle w:val="TableEntry"/>
            </w:pPr>
            <w:r w:rsidRPr="001F42D3">
              <w:t>Callback end at endpoint</w:t>
            </w:r>
          </w:p>
          <w:p w14:paraId="345AA892" w14:textId="77777777" w:rsidR="00B11855" w:rsidRPr="001F42D3" w:rsidRDefault="003D003E" w:rsidP="00112DB3">
            <w:pPr>
              <w:pStyle w:val="TableEntry"/>
            </w:pPr>
            <w:r w:rsidRPr="001F42D3">
              <w:t>See Appendix K for WCTP messaging details.</w:t>
            </w:r>
          </w:p>
          <w:p w14:paraId="1501C9ED" w14:textId="77777777" w:rsidR="00B11855" w:rsidRPr="001F42D3" w:rsidRDefault="003D003E" w:rsidP="00112DB3">
            <w:pPr>
              <w:pStyle w:val="TableEntry"/>
            </w:pPr>
            <w:r w:rsidRPr="001F42D3">
              <w:t>Optional as not supported by all notification devices.</w:t>
            </w:r>
          </w:p>
        </w:tc>
      </w:tr>
      <w:tr w:rsidR="00B11855" w:rsidRPr="001F42D3" w14:paraId="484CF8BA" w14:textId="77777777" w:rsidTr="006C0E8E">
        <w:trPr>
          <w:cantSplit/>
          <w:jc w:val="center"/>
        </w:trPr>
        <w:tc>
          <w:tcPr>
            <w:tcW w:w="1019" w:type="dxa"/>
          </w:tcPr>
          <w:p w14:paraId="69D08E41" w14:textId="77777777" w:rsidR="00B11855" w:rsidRPr="001F42D3" w:rsidRDefault="003D003E" w:rsidP="00112DB3">
            <w:pPr>
              <w:pStyle w:val="TableEntry"/>
            </w:pPr>
            <w:r w:rsidRPr="001F42D3">
              <w:t>O</w:t>
            </w:r>
          </w:p>
        </w:tc>
        <w:tc>
          <w:tcPr>
            <w:tcW w:w="5699" w:type="dxa"/>
          </w:tcPr>
          <w:p w14:paraId="00EE450F" w14:textId="77777777" w:rsidR="00B11855" w:rsidRPr="001F42D3" w:rsidRDefault="003D003E" w:rsidP="00112DB3">
            <w:pPr>
              <w:pStyle w:val="TableEntry"/>
            </w:pPr>
            <w:r w:rsidRPr="001F42D3">
              <w:t>Completed by endpoint operator</w:t>
            </w:r>
          </w:p>
          <w:p w14:paraId="4FDC0F8A" w14:textId="77777777" w:rsidR="00B11855" w:rsidRPr="001F42D3" w:rsidRDefault="003D003E" w:rsidP="00112DB3">
            <w:pPr>
              <w:pStyle w:val="TableEntry"/>
            </w:pPr>
            <w:r w:rsidRPr="001F42D3">
              <w:t>Optional in support of one-way devices, such as pagers.</w:t>
            </w:r>
          </w:p>
        </w:tc>
      </w:tr>
    </w:tbl>
    <w:p w14:paraId="4BEEC379" w14:textId="77777777" w:rsidR="00B11855" w:rsidRPr="001F42D3" w:rsidRDefault="00B11855" w:rsidP="00113C9C">
      <w:pPr>
        <w:pStyle w:val="BodyText"/>
      </w:pPr>
    </w:p>
    <w:p w14:paraId="21CDD2E0" w14:textId="02F1D393" w:rsidR="00B11855" w:rsidRPr="001F42D3" w:rsidRDefault="003D003E" w:rsidP="00113C9C">
      <w:pPr>
        <w:pStyle w:val="BodyText"/>
      </w:pPr>
      <w:r w:rsidRPr="001F42D3">
        <w:t xml:space="preserve">A single </w:t>
      </w:r>
      <w:r w:rsidR="00647994" w:rsidRPr="001F42D3">
        <w:t>[PCD-04]</w:t>
      </w:r>
      <w:r w:rsidRPr="001F42D3">
        <w:t xml:space="preserve"> to </w:t>
      </w:r>
      <w:r w:rsidR="00901663" w:rsidRPr="001F42D3">
        <w:t>[PCD-06]</w:t>
      </w:r>
      <w:r w:rsidRPr="001F42D3">
        <w:t xml:space="preserve"> transaction may go through multiple communications status updates as the alert is communicated to the endpoint user or application. Which of the status updates are possible </w:t>
      </w:r>
      <w:r w:rsidR="009624F6" w:rsidRPr="001F42D3">
        <w:t>depend</w:t>
      </w:r>
      <w:r w:rsidR="001C51C0" w:rsidRPr="001F42D3">
        <w:t>s</w:t>
      </w:r>
      <w:r w:rsidR="009624F6" w:rsidRPr="001F42D3">
        <w:t xml:space="preserve"> on the capabilities of</w:t>
      </w:r>
      <w:r w:rsidRPr="001F42D3">
        <w:t xml:space="preserve"> </w:t>
      </w:r>
      <w:r w:rsidR="00916BBE" w:rsidRPr="001F42D3">
        <w:t>the Alert Communicator</w:t>
      </w:r>
      <w:r w:rsidRPr="001F42D3">
        <w:t xml:space="preserve"> and endpoint. Some endpoint devices are output only and do not support two-way capabilities</w:t>
      </w:r>
      <w:r w:rsidR="009624F6" w:rsidRPr="001F42D3">
        <w:t>, while other</w:t>
      </w:r>
      <w:r w:rsidRPr="001F42D3">
        <w:t xml:space="preserve"> devices and services offer transmission confirmation. More advanced communications endpoints offer two-way capabilities allowing the operator of the endpoint to accept or cancel the alert.</w:t>
      </w:r>
    </w:p>
    <w:p w14:paraId="56B61E31" w14:textId="6A8B4EBD" w:rsidR="00551C13" w:rsidRPr="001F42D3" w:rsidRDefault="00551C13" w:rsidP="00B34AEB">
      <w:pPr>
        <w:pStyle w:val="BodyText"/>
        <w:rPr>
          <w:lang w:bidi="hi-IN"/>
        </w:rPr>
      </w:pPr>
      <w:r w:rsidRPr="001F42D3">
        <w:rPr>
          <w:lang w:bidi="hi-IN"/>
        </w:rPr>
        <w:t xml:space="preserve">An Alert Communicator </w:t>
      </w:r>
      <w:r w:rsidR="00277D6B">
        <w:rPr>
          <w:lang w:bidi="hi-IN"/>
        </w:rPr>
        <w:t>Actor</w:t>
      </w:r>
      <w:r w:rsidRPr="001F42D3">
        <w:rPr>
          <w:lang w:bidi="hi-IN"/>
        </w:rPr>
        <w:t xml:space="preserve"> might maintain internal alert dissemination recipient lists in addition to the dissemination recipient mappings of the Alert Manager. This might be the case if the Alert Communicator is a commercial message dissemination service provider. The Alert Manager </w:t>
      </w:r>
      <w:r w:rsidR="00277D6B">
        <w:rPr>
          <w:lang w:bidi="hi-IN"/>
        </w:rPr>
        <w:t>Actor</w:t>
      </w:r>
      <w:r w:rsidRPr="001F42D3">
        <w:rPr>
          <w:lang w:bidi="hi-IN"/>
        </w:rPr>
        <w:t xml:space="preserve"> might not be aware of all of the individual recipients in such lists. This may result in additional PCD-07 Report Dissemination Alert Status transactions being sent by the Alert Communicator to the Alert Manager for which there was no recipient specific PCD-06 transaction from the Alert Manager to the Alert Communicator. These additional PCD-07 transactions may result in additional PCD-05 Report Alert Status transactions being sent from the Alert Manager to the Alert Reporter.</w:t>
      </w:r>
    </w:p>
    <w:p w14:paraId="701F8DA6" w14:textId="77777777" w:rsidR="00B11855" w:rsidRPr="001F42D3" w:rsidRDefault="003D003E" w:rsidP="00113C9C">
      <w:pPr>
        <w:pStyle w:val="BodyText"/>
      </w:pPr>
      <w:r w:rsidRPr="001F42D3">
        <w:t>Detailed r</w:t>
      </w:r>
      <w:r w:rsidR="009624F6" w:rsidRPr="001F42D3">
        <w:t>eason for status can optionally</w:t>
      </w:r>
      <w:r w:rsidRPr="001F42D3">
        <w:t xml:space="preserve"> </w:t>
      </w:r>
      <w:r w:rsidR="00B40222" w:rsidRPr="001F42D3">
        <w:t xml:space="preserve">be included in the WCTP errorText element </w:t>
      </w:r>
      <w:r w:rsidRPr="001F42D3">
        <w:t xml:space="preserve">to </w:t>
      </w:r>
      <w:r w:rsidR="009624F6" w:rsidRPr="001F42D3">
        <w:t>account</w:t>
      </w:r>
      <w:r w:rsidRPr="001F42D3">
        <w:t xml:space="preserve"> for messages not </w:t>
      </w:r>
      <w:r w:rsidR="009624F6" w:rsidRPr="001F42D3">
        <w:t>reaching</w:t>
      </w:r>
      <w:r w:rsidRPr="001F42D3">
        <w:t xml:space="preserve"> the endpoint</w:t>
      </w:r>
      <w:r w:rsidR="009624F6" w:rsidRPr="001F42D3">
        <w:t>,</w:t>
      </w:r>
      <w:r w:rsidRPr="001F42D3">
        <w:t xml:space="preserve"> or being rejected by the endpoint</w:t>
      </w:r>
      <w:r w:rsidR="009624F6" w:rsidRPr="001F42D3">
        <w:t>, because the device is known to be offline or in a busy</w:t>
      </w:r>
      <w:r w:rsidRPr="001F42D3">
        <w:t xml:space="preserve"> or do not disturb</w:t>
      </w:r>
      <w:r w:rsidR="009624F6" w:rsidRPr="001F42D3">
        <w:t xml:space="preserve"> state</w:t>
      </w:r>
      <w:r w:rsidRPr="001F42D3">
        <w:t>.</w:t>
      </w:r>
      <w:r w:rsidR="009624F6" w:rsidRPr="001F42D3">
        <w:t xml:space="preserve"> See details in WCTP interface specification.</w:t>
      </w:r>
    </w:p>
    <w:p w14:paraId="058A14F1" w14:textId="7D5891EE" w:rsidR="00B11855" w:rsidRPr="001F42D3" w:rsidRDefault="003D003E" w:rsidP="00123C7B">
      <w:pPr>
        <w:pStyle w:val="Heading5"/>
        <w:rPr>
          <w:noProof w:val="0"/>
        </w:rPr>
      </w:pPr>
      <w:bookmarkStart w:id="388" w:name="_Toc401769823"/>
      <w:bookmarkStart w:id="389" w:name="_Toc214889725"/>
      <w:r w:rsidRPr="001F42D3">
        <w:rPr>
          <w:noProof w:val="0"/>
        </w:rPr>
        <w:lastRenderedPageBreak/>
        <w:t>Message Semantics</w:t>
      </w:r>
      <w:bookmarkEnd w:id="388"/>
      <w:bookmarkEnd w:id="389"/>
    </w:p>
    <w:p w14:paraId="1D5209F1" w14:textId="77777777" w:rsidR="00B11855" w:rsidRPr="001F42D3" w:rsidRDefault="003D003E" w:rsidP="00113C9C">
      <w:pPr>
        <w:pStyle w:val="BodyText"/>
      </w:pPr>
      <w:r w:rsidRPr="001F42D3">
        <w:t>This message is used to communicate status updates on the communication of an alert to endpoints. See Appendix K for WCTP messaging specifics.</w:t>
      </w:r>
    </w:p>
    <w:p w14:paraId="6F54125A" w14:textId="09C4EDCC" w:rsidR="00B11855" w:rsidRPr="001F42D3" w:rsidRDefault="006D613E" w:rsidP="00123C7B">
      <w:pPr>
        <w:pStyle w:val="Heading5"/>
        <w:rPr>
          <w:noProof w:val="0"/>
        </w:rPr>
      </w:pPr>
      <w:bookmarkStart w:id="390" w:name="_Toc401769824"/>
      <w:bookmarkStart w:id="391" w:name="_Toc214889726"/>
      <w:r w:rsidRPr="001F42D3">
        <w:rPr>
          <w:noProof w:val="0"/>
        </w:rPr>
        <w:t>HL7</w:t>
      </w:r>
      <w:r w:rsidR="00995105" w:rsidRPr="001F42D3">
        <w:rPr>
          <w:noProof w:val="0"/>
        </w:rPr>
        <w:t xml:space="preserve"> </w:t>
      </w:r>
      <w:r w:rsidR="003D003E" w:rsidRPr="001F42D3">
        <w:rPr>
          <w:noProof w:val="0"/>
        </w:rPr>
        <w:t>Conformance Statement</w:t>
      </w:r>
      <w:bookmarkEnd w:id="390"/>
      <w:bookmarkEnd w:id="391"/>
    </w:p>
    <w:p w14:paraId="0751028E" w14:textId="7C2E411F" w:rsidR="00B11855" w:rsidRPr="001F42D3" w:rsidRDefault="003D003E" w:rsidP="00113C9C">
      <w:pPr>
        <w:pStyle w:val="BodyText"/>
      </w:pPr>
      <w:r w:rsidRPr="001F42D3">
        <w:t>The c</w:t>
      </w:r>
      <w:r w:rsidR="009624F6" w:rsidRPr="001F42D3">
        <w:t xml:space="preserve">ommunication protocol is </w:t>
      </w:r>
      <w:r w:rsidR="001B6A17" w:rsidRPr="001F42D3">
        <w:t>WCTP;</w:t>
      </w:r>
      <w:r w:rsidR="009624F6" w:rsidRPr="001F42D3">
        <w:t xml:space="preserve"> therefore</w:t>
      </w:r>
      <w:r w:rsidR="001B6A17" w:rsidRPr="001F42D3">
        <w:t>,</w:t>
      </w:r>
      <w:r w:rsidR="009624F6" w:rsidRPr="001F42D3">
        <w:t xml:space="preserve"> </w:t>
      </w:r>
      <w:r w:rsidR="001B6A17" w:rsidRPr="001F42D3">
        <w:t>t</w:t>
      </w:r>
      <w:r w:rsidRPr="001F42D3">
        <w:t xml:space="preserve">here is no specified </w:t>
      </w:r>
      <w:r w:rsidR="006D613E" w:rsidRPr="001F42D3">
        <w:t>HL7</w:t>
      </w:r>
      <w:r w:rsidR="00995105" w:rsidRPr="001F42D3">
        <w:t xml:space="preserve"> </w:t>
      </w:r>
      <w:r w:rsidRPr="001F42D3">
        <w:t>conformance.</w:t>
      </w:r>
    </w:p>
    <w:p w14:paraId="49DBBECD" w14:textId="27B9171B" w:rsidR="00B11855" w:rsidRPr="001F42D3" w:rsidRDefault="003D003E" w:rsidP="00123C7B">
      <w:pPr>
        <w:pStyle w:val="Heading5"/>
        <w:rPr>
          <w:noProof w:val="0"/>
        </w:rPr>
      </w:pPr>
      <w:bookmarkStart w:id="392" w:name="_Toc401769825"/>
      <w:bookmarkStart w:id="393" w:name="_Toc214889727"/>
      <w:r w:rsidRPr="001F42D3">
        <w:rPr>
          <w:noProof w:val="0"/>
        </w:rPr>
        <w:t>PCD-07 Report Dissemination Alert Status static definition</w:t>
      </w:r>
      <w:bookmarkEnd w:id="392"/>
      <w:bookmarkEnd w:id="393"/>
    </w:p>
    <w:p w14:paraId="0E33A7AD" w14:textId="18113F0E" w:rsidR="00B11855" w:rsidRPr="001F42D3" w:rsidRDefault="003D003E" w:rsidP="00113C9C">
      <w:pPr>
        <w:pStyle w:val="BodyText"/>
      </w:pPr>
      <w:r w:rsidRPr="001F42D3">
        <w:t xml:space="preserve">The </w:t>
      </w:r>
      <w:r w:rsidR="00901663" w:rsidRPr="001F42D3">
        <w:t>PCD-07</w:t>
      </w:r>
      <w:r w:rsidRPr="001F42D3">
        <w:t xml:space="preserve"> Dissemination Status message is used to communicate ACM messaging status and replies from an Alert Communicator (AC) to Alert Manager (AM)</w:t>
      </w:r>
    </w:p>
    <w:p w14:paraId="6EB44C38" w14:textId="77777777" w:rsidR="00B11855" w:rsidRPr="001F42D3" w:rsidRDefault="003D003E" w:rsidP="00113C9C">
      <w:pPr>
        <w:pStyle w:val="BodyText"/>
      </w:pPr>
      <w:r w:rsidRPr="001F42D3">
        <w:t xml:space="preserve">The Alert Communicator (AC) is not responsible for indicating that the endpoint operator has received but not responded to the notification – as in sending </w:t>
      </w:r>
      <w:r w:rsidR="00DC7CC3" w:rsidRPr="001F42D3">
        <w:t>“</w:t>
      </w:r>
      <w:r w:rsidRPr="001F42D3">
        <w:t>delivered to device</w:t>
      </w:r>
      <w:r w:rsidR="00DC7CC3" w:rsidRPr="001F42D3">
        <w:t>”</w:t>
      </w:r>
      <w:r w:rsidRPr="001F42D3">
        <w:t xml:space="preserve"> status, automatically displayed</w:t>
      </w:r>
      <w:r w:rsidR="00DC7CC3" w:rsidRPr="001F42D3">
        <w:t>,</w:t>
      </w:r>
      <w:r w:rsidRPr="001F42D3">
        <w:t xml:space="preserve"> which may or may not send back read indication, but no operator interaction. Actions for non-response by the Alert Communicator (AC) endpoint operator (clinical user) (escalation or sending to alternate devices) is within the scope of the Alert Manager (AM). Such actions have been identified within the ACM </w:t>
      </w:r>
      <w:r w:rsidR="00CA3A2C" w:rsidRPr="001F42D3">
        <w:t>Profile</w:t>
      </w:r>
      <w:r w:rsidRPr="001F42D3">
        <w:t xml:space="preserve"> as out of scope.</w:t>
      </w:r>
    </w:p>
    <w:p w14:paraId="15DCFF46" w14:textId="77777777" w:rsidR="00B11855" w:rsidRPr="001F42D3" w:rsidRDefault="003D003E" w:rsidP="00113C9C">
      <w:pPr>
        <w:pStyle w:val="BodyText"/>
      </w:pPr>
      <w:r w:rsidRPr="001F42D3">
        <w:t>The endpoint device message communication protocol between the Alert Communicator and the endpoint device is outside the scope of the profile. The data presentation by the endpoint device is outside the scope of the profile.</w:t>
      </w:r>
    </w:p>
    <w:p w14:paraId="5A39EEE1" w14:textId="77777777" w:rsidR="00B11855" w:rsidRPr="001F42D3" w:rsidRDefault="003D003E" w:rsidP="00113C9C">
      <w:pPr>
        <w:pStyle w:val="BodyText"/>
      </w:pPr>
      <w:r w:rsidRPr="001F42D3">
        <w:t>The table below lists the data items and their optionality.</w:t>
      </w:r>
    </w:p>
    <w:p w14:paraId="13CB1EAC" w14:textId="77777777" w:rsidR="00B11855" w:rsidRPr="001F42D3" w:rsidRDefault="003D003E" w:rsidP="00CF5627">
      <w:pPr>
        <w:pStyle w:val="TableTitle"/>
      </w:pPr>
      <w:r w:rsidRPr="001F42D3">
        <w:t>Table 3.7.4.</w:t>
      </w:r>
      <w:r w:rsidR="00C5129A" w:rsidRPr="001F42D3">
        <w:t>2.3</w:t>
      </w:r>
      <w:r w:rsidRPr="001F42D3">
        <w:t>-1: PCD-07 static definition</w:t>
      </w:r>
    </w:p>
    <w:tbl>
      <w:tblPr>
        <w:tblW w:w="79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0"/>
        <w:gridCol w:w="3729"/>
        <w:gridCol w:w="961"/>
        <w:gridCol w:w="1469"/>
      </w:tblGrid>
      <w:tr w:rsidR="00C40FD5" w:rsidRPr="001F42D3" w14:paraId="49BF2B1F" w14:textId="77777777" w:rsidTr="00DE39CA">
        <w:trPr>
          <w:cantSplit/>
          <w:jc w:val="center"/>
        </w:trPr>
        <w:tc>
          <w:tcPr>
            <w:tcW w:w="1840" w:type="dxa"/>
            <w:shd w:val="clear" w:color="auto" w:fill="D9D9D9"/>
          </w:tcPr>
          <w:p w14:paraId="72646833" w14:textId="77777777" w:rsidR="00B11855" w:rsidRPr="001F42D3" w:rsidRDefault="003D003E" w:rsidP="005253AB">
            <w:pPr>
              <w:pStyle w:val="TableEntryHeader"/>
            </w:pPr>
            <w:r w:rsidRPr="001F42D3">
              <w:t>PCD-07</w:t>
            </w:r>
          </w:p>
        </w:tc>
        <w:tc>
          <w:tcPr>
            <w:tcW w:w="3729" w:type="dxa"/>
            <w:shd w:val="clear" w:color="auto" w:fill="D9D9D9"/>
          </w:tcPr>
          <w:p w14:paraId="10FE63D1" w14:textId="77777777" w:rsidR="00B11855" w:rsidRPr="001F42D3" w:rsidRDefault="003D003E" w:rsidP="005253AB">
            <w:pPr>
              <w:pStyle w:val="TableEntryHeader"/>
            </w:pPr>
            <w:r w:rsidRPr="001F42D3">
              <w:t>ORU Message</w:t>
            </w:r>
          </w:p>
        </w:tc>
        <w:tc>
          <w:tcPr>
            <w:tcW w:w="961" w:type="dxa"/>
            <w:shd w:val="clear" w:color="auto" w:fill="D9D9D9"/>
          </w:tcPr>
          <w:p w14:paraId="0A480300" w14:textId="77777777" w:rsidR="00B11855" w:rsidRPr="001F42D3" w:rsidRDefault="003D003E" w:rsidP="005253AB">
            <w:pPr>
              <w:pStyle w:val="TableEntryHeader"/>
            </w:pPr>
            <w:r w:rsidRPr="001F42D3">
              <w:t>Usage</w:t>
            </w:r>
          </w:p>
        </w:tc>
        <w:tc>
          <w:tcPr>
            <w:tcW w:w="1469" w:type="dxa"/>
            <w:shd w:val="clear" w:color="auto" w:fill="D9D9D9"/>
          </w:tcPr>
          <w:p w14:paraId="07A7C1B7" w14:textId="77777777" w:rsidR="00B11855" w:rsidRPr="001F42D3" w:rsidRDefault="003D003E" w:rsidP="005253AB">
            <w:pPr>
              <w:pStyle w:val="TableEntryHeader"/>
            </w:pPr>
            <w:r w:rsidRPr="001F42D3">
              <w:t>Card.</w:t>
            </w:r>
          </w:p>
        </w:tc>
      </w:tr>
      <w:tr w:rsidR="00B11855" w:rsidRPr="001F42D3" w14:paraId="3B056769" w14:textId="77777777" w:rsidTr="00DE39CA">
        <w:trPr>
          <w:cantSplit/>
          <w:jc w:val="center"/>
        </w:trPr>
        <w:tc>
          <w:tcPr>
            <w:tcW w:w="1840" w:type="dxa"/>
          </w:tcPr>
          <w:p w14:paraId="45E63375" w14:textId="77777777" w:rsidR="00B11855" w:rsidRPr="001F42D3" w:rsidRDefault="003D003E" w:rsidP="005253AB">
            <w:pPr>
              <w:pStyle w:val="TableEntry"/>
            </w:pPr>
            <w:r w:rsidRPr="001F42D3">
              <w:t>Alert _Identifier</w:t>
            </w:r>
          </w:p>
        </w:tc>
        <w:tc>
          <w:tcPr>
            <w:tcW w:w="3729" w:type="dxa"/>
          </w:tcPr>
          <w:p w14:paraId="2B50D843" w14:textId="77777777" w:rsidR="00B11855" w:rsidRPr="001F42D3" w:rsidRDefault="003D003E" w:rsidP="005253AB">
            <w:pPr>
              <w:pStyle w:val="TableEntry"/>
            </w:pPr>
            <w:r w:rsidRPr="001F42D3">
              <w:t>Alert unique identifier</w:t>
            </w:r>
          </w:p>
          <w:p w14:paraId="57854420" w14:textId="68ACAC1D" w:rsidR="00B11855" w:rsidRPr="001F42D3" w:rsidRDefault="003D003E" w:rsidP="005253AB">
            <w:pPr>
              <w:pStyle w:val="TableEntry"/>
            </w:pPr>
            <w:r w:rsidRPr="001F42D3">
              <w:t xml:space="preserve">(see </w:t>
            </w:r>
            <w:r w:rsidR="00901663" w:rsidRPr="001F42D3">
              <w:t>[PCD-06]</w:t>
            </w:r>
            <w:r w:rsidRPr="001F42D3">
              <w:t>)</w:t>
            </w:r>
          </w:p>
        </w:tc>
        <w:tc>
          <w:tcPr>
            <w:tcW w:w="961" w:type="dxa"/>
          </w:tcPr>
          <w:p w14:paraId="2E936BE6" w14:textId="77777777" w:rsidR="00B11855" w:rsidRPr="001F42D3" w:rsidRDefault="003D003E" w:rsidP="005253AB">
            <w:pPr>
              <w:pStyle w:val="TableEntry"/>
            </w:pPr>
            <w:r w:rsidRPr="001F42D3">
              <w:t>R</w:t>
            </w:r>
          </w:p>
        </w:tc>
        <w:tc>
          <w:tcPr>
            <w:tcW w:w="1469" w:type="dxa"/>
          </w:tcPr>
          <w:p w14:paraId="689F1C16" w14:textId="77777777" w:rsidR="00B11855" w:rsidRPr="001F42D3" w:rsidRDefault="003D003E" w:rsidP="005253AB">
            <w:pPr>
              <w:pStyle w:val="TableEntry"/>
            </w:pPr>
            <w:r w:rsidRPr="001F42D3">
              <w:t>[1..1]</w:t>
            </w:r>
          </w:p>
        </w:tc>
      </w:tr>
      <w:tr w:rsidR="00B11855" w:rsidRPr="001F42D3" w14:paraId="10326841" w14:textId="77777777" w:rsidTr="00DE39CA">
        <w:trPr>
          <w:cantSplit/>
          <w:jc w:val="center"/>
        </w:trPr>
        <w:tc>
          <w:tcPr>
            <w:tcW w:w="1840" w:type="dxa"/>
          </w:tcPr>
          <w:p w14:paraId="595D04CE" w14:textId="77777777" w:rsidR="00B11855" w:rsidRPr="001F42D3" w:rsidRDefault="003D003E" w:rsidP="005253AB">
            <w:pPr>
              <w:pStyle w:val="TableEntry"/>
            </w:pPr>
            <w:r w:rsidRPr="001F42D3">
              <w:t>Alert _Status</w:t>
            </w:r>
          </w:p>
        </w:tc>
        <w:tc>
          <w:tcPr>
            <w:tcW w:w="3729" w:type="dxa"/>
          </w:tcPr>
          <w:p w14:paraId="608E2E9F" w14:textId="77777777" w:rsidR="00B11855" w:rsidRPr="001F42D3" w:rsidRDefault="003D003E" w:rsidP="005253AB">
            <w:pPr>
              <w:pStyle w:val="TableEntry"/>
            </w:pPr>
            <w:r w:rsidRPr="001F42D3">
              <w:t xml:space="preserve">Communication Status Enumeration item </w:t>
            </w:r>
          </w:p>
        </w:tc>
        <w:tc>
          <w:tcPr>
            <w:tcW w:w="961" w:type="dxa"/>
          </w:tcPr>
          <w:p w14:paraId="499F7728" w14:textId="77777777" w:rsidR="00B11855" w:rsidRPr="001F42D3" w:rsidRDefault="003D003E" w:rsidP="005253AB">
            <w:pPr>
              <w:pStyle w:val="TableEntry"/>
            </w:pPr>
            <w:r w:rsidRPr="001F42D3">
              <w:t>R</w:t>
            </w:r>
          </w:p>
        </w:tc>
        <w:tc>
          <w:tcPr>
            <w:tcW w:w="1469" w:type="dxa"/>
          </w:tcPr>
          <w:p w14:paraId="05AB1ADE" w14:textId="472E7656" w:rsidR="00B11855" w:rsidRPr="001F42D3" w:rsidRDefault="003D003E" w:rsidP="00863A9A">
            <w:pPr>
              <w:pStyle w:val="TableEntry"/>
              <w:tabs>
                <w:tab w:val="left" w:pos="1031"/>
              </w:tabs>
            </w:pPr>
            <w:r w:rsidRPr="001F42D3">
              <w:t>[1..1]</w:t>
            </w:r>
          </w:p>
        </w:tc>
      </w:tr>
      <w:tr w:rsidR="009640BC" w:rsidRPr="001F42D3" w14:paraId="4FBFF509" w14:textId="77777777" w:rsidTr="00DE39CA">
        <w:trPr>
          <w:cantSplit/>
          <w:jc w:val="center"/>
        </w:trPr>
        <w:tc>
          <w:tcPr>
            <w:tcW w:w="1840" w:type="dxa"/>
          </w:tcPr>
          <w:p w14:paraId="46013014" w14:textId="5630389E" w:rsidR="009640BC" w:rsidRPr="001F42D3" w:rsidRDefault="009640BC" w:rsidP="005253AB">
            <w:pPr>
              <w:pStyle w:val="TableEntry"/>
            </w:pPr>
            <w:r w:rsidRPr="001F42D3">
              <w:t>Alert_Information</w:t>
            </w:r>
          </w:p>
        </w:tc>
        <w:tc>
          <w:tcPr>
            <w:tcW w:w="3729" w:type="dxa"/>
          </w:tcPr>
          <w:p w14:paraId="369E449C" w14:textId="4353BEEF" w:rsidR="009640BC" w:rsidRPr="001F42D3" w:rsidRDefault="009640BC" w:rsidP="005253AB">
            <w:pPr>
              <w:pStyle w:val="TableEntry"/>
            </w:pPr>
            <w:r w:rsidRPr="001F42D3">
              <w:t xml:space="preserve">Information associated with alert content, </w:t>
            </w:r>
            <w:r w:rsidR="00BC309B" w:rsidRPr="001F42D3">
              <w:t>s</w:t>
            </w:r>
            <w:r w:rsidRPr="001F42D3">
              <w:t>ee Appendix K for WCTP messaging information</w:t>
            </w:r>
          </w:p>
        </w:tc>
        <w:tc>
          <w:tcPr>
            <w:tcW w:w="961" w:type="dxa"/>
          </w:tcPr>
          <w:p w14:paraId="70BAEA3D" w14:textId="12F8E263" w:rsidR="009640BC" w:rsidRPr="001F42D3" w:rsidRDefault="009640BC" w:rsidP="005253AB">
            <w:pPr>
              <w:pStyle w:val="TableEntry"/>
            </w:pPr>
            <w:r w:rsidRPr="001F42D3">
              <w:t>O</w:t>
            </w:r>
          </w:p>
        </w:tc>
        <w:tc>
          <w:tcPr>
            <w:tcW w:w="1469" w:type="dxa"/>
          </w:tcPr>
          <w:p w14:paraId="4DB910A2" w14:textId="7111B366" w:rsidR="009640BC" w:rsidRPr="001F42D3" w:rsidRDefault="009640BC" w:rsidP="009640BC">
            <w:pPr>
              <w:pStyle w:val="TableEntry"/>
              <w:tabs>
                <w:tab w:val="left" w:pos="1031"/>
              </w:tabs>
            </w:pPr>
            <w:r w:rsidRPr="001F42D3">
              <w:t>[0..1]</w:t>
            </w:r>
          </w:p>
        </w:tc>
      </w:tr>
    </w:tbl>
    <w:p w14:paraId="78D64287" w14:textId="77777777" w:rsidR="00B11855" w:rsidRPr="001F42D3" w:rsidRDefault="00B11855" w:rsidP="00113C9C">
      <w:pPr>
        <w:pStyle w:val="BodyText"/>
      </w:pPr>
    </w:p>
    <w:p w14:paraId="4EC328BB" w14:textId="26749AE4" w:rsidR="00B11855" w:rsidRPr="001F42D3" w:rsidRDefault="003D003E" w:rsidP="00123C7B">
      <w:pPr>
        <w:pStyle w:val="Heading5"/>
        <w:rPr>
          <w:noProof w:val="0"/>
        </w:rPr>
      </w:pPr>
      <w:bookmarkStart w:id="394" w:name="_Toc401769826"/>
      <w:bookmarkStart w:id="395" w:name="_Toc214889728"/>
      <w:r w:rsidRPr="001F42D3">
        <w:rPr>
          <w:noProof w:val="0"/>
        </w:rPr>
        <w:t>Expected Actions</w:t>
      </w:r>
      <w:bookmarkEnd w:id="394"/>
      <w:bookmarkEnd w:id="395"/>
    </w:p>
    <w:p w14:paraId="2FFE7928" w14:textId="15853CB3" w:rsidR="00B11855" w:rsidRPr="001F42D3" w:rsidRDefault="003D003E" w:rsidP="00113C9C">
      <w:pPr>
        <w:pStyle w:val="BodyText"/>
      </w:pPr>
      <w:r w:rsidRPr="001F42D3">
        <w:t>Based upon the status of the delivery or th</w:t>
      </w:r>
      <w:r w:rsidR="00DC7CC3" w:rsidRPr="001F42D3">
        <w:t xml:space="preserve">e operator response the </w:t>
      </w:r>
      <w:r w:rsidR="009E2B46" w:rsidRPr="001F42D3">
        <w:t>Alert Manager</w:t>
      </w:r>
      <w:r w:rsidR="00DC7CC3" w:rsidRPr="001F42D3">
        <w:t xml:space="preserve"> may e</w:t>
      </w:r>
      <w:r w:rsidRPr="001F42D3">
        <w:t>ffect changes in its own internal escalation process to select and send the message to a different device associated with the same user or a device associated with a different user.</w:t>
      </w:r>
    </w:p>
    <w:p w14:paraId="507ACA99" w14:textId="2771BFD3" w:rsidR="00B11855" w:rsidRPr="001F42D3" w:rsidRDefault="00D557B6" w:rsidP="00113C9C">
      <w:pPr>
        <w:pStyle w:val="BodyText"/>
      </w:pPr>
      <w:r w:rsidRPr="001F42D3">
        <w:t xml:space="preserve">If the </w:t>
      </w:r>
      <w:r w:rsidR="009E2B46" w:rsidRPr="001F42D3">
        <w:t>Alert Manager</w:t>
      </w:r>
      <w:r w:rsidRPr="001F42D3">
        <w:t xml:space="preserve"> supports the PCD-05 message then in response to each PCD-07 message a PCD-05 message is sent from the </w:t>
      </w:r>
      <w:r w:rsidR="009E2B46" w:rsidRPr="001F42D3">
        <w:t>Alert Manager</w:t>
      </w:r>
      <w:r w:rsidRPr="001F42D3">
        <w:t xml:space="preserve"> to the </w:t>
      </w:r>
      <w:r w:rsidR="009E2B46" w:rsidRPr="001F42D3">
        <w:t>Alert Reporter</w:t>
      </w:r>
      <w:r w:rsidRPr="001F42D3">
        <w:t xml:space="preserve"> to update the </w:t>
      </w:r>
      <w:r w:rsidR="009E2B46" w:rsidRPr="001F42D3">
        <w:t>Alert Reporter</w:t>
      </w:r>
      <w:r w:rsidRPr="001F42D3">
        <w:t xml:space="preserve"> as to alert dissemination status updates and operator responses to the alert PCD-06 message.</w:t>
      </w:r>
    </w:p>
    <w:p w14:paraId="11BB2BF9" w14:textId="3145D319" w:rsidR="00B11855" w:rsidRPr="001F42D3" w:rsidRDefault="003D003E" w:rsidP="00123C7B">
      <w:pPr>
        <w:pStyle w:val="Heading5"/>
        <w:rPr>
          <w:noProof w:val="0"/>
        </w:rPr>
      </w:pPr>
      <w:bookmarkStart w:id="396" w:name="_Toc401769827"/>
      <w:bookmarkStart w:id="397" w:name="_Toc214889729"/>
      <w:r w:rsidRPr="001F42D3">
        <w:rPr>
          <w:noProof w:val="0"/>
        </w:rPr>
        <w:lastRenderedPageBreak/>
        <w:t>Security Considerations</w:t>
      </w:r>
      <w:bookmarkEnd w:id="396"/>
      <w:bookmarkEnd w:id="397"/>
    </w:p>
    <w:p w14:paraId="5492A182" w14:textId="376F26A0" w:rsidR="009F4303" w:rsidRPr="001F42D3" w:rsidRDefault="003D003E" w:rsidP="00113C9C">
      <w:pPr>
        <w:pStyle w:val="BodyText"/>
      </w:pPr>
      <w:r w:rsidRPr="001F42D3">
        <w:t xml:space="preserve">This profile while utilizing communication capabilities supportive of authentication, encryption, or auditing, does not impose specific requirements leaving these matters to site-specific policy or agreement. The </w:t>
      </w:r>
      <w:r w:rsidR="006E73C1" w:rsidRPr="001F42D3">
        <w:t>IHE Devices Technical Framework</w:t>
      </w:r>
      <w:r w:rsidRPr="001F42D3">
        <w:t xml:space="preserve"> identifies security requirements across all PCD profiles. During the </w:t>
      </w:r>
      <w:r w:rsidR="001B6A17" w:rsidRPr="001F42D3">
        <w:t>p</w:t>
      </w:r>
      <w:r w:rsidRPr="001F42D3">
        <w:t>rofile development there were no unusual security/privacy concerns identified. There are no mandatory security controls</w:t>
      </w:r>
      <w:r w:rsidR="00E6297A" w:rsidRPr="001F42D3">
        <w:t>,</w:t>
      </w:r>
      <w:r w:rsidRPr="001F42D3">
        <w:t xml:space="preserve"> but the implementer is encouraged to use the underlying security and privacy profiles from ITI that are appropriate to the transports such as the Audit Trail and Node Authentication (ATNA) </w:t>
      </w:r>
      <w:r w:rsidR="00CA3A2C" w:rsidRPr="001F42D3">
        <w:t>Profile</w:t>
      </w:r>
      <w:r w:rsidRPr="001F42D3">
        <w:t>. The operational environment risk assessment, following ISO 80001, will determine the actual security and safety controls employed.</w:t>
      </w:r>
    </w:p>
    <w:p w14:paraId="184ADEF5" w14:textId="77777777" w:rsidR="00B11855" w:rsidRPr="001F42D3" w:rsidRDefault="009F4303" w:rsidP="00123C7B">
      <w:pPr>
        <w:pStyle w:val="Heading2"/>
        <w:rPr>
          <w:noProof w:val="0"/>
        </w:rPr>
      </w:pPr>
      <w:bookmarkStart w:id="398" w:name="_Toc214889730"/>
      <w:r w:rsidRPr="001F42D3">
        <w:rPr>
          <w:noProof w:val="0"/>
        </w:rPr>
        <w:t>[PCD-08] Reserved</w:t>
      </w:r>
      <w:bookmarkEnd w:id="398"/>
    </w:p>
    <w:p w14:paraId="0B58119B" w14:textId="5C7EA173" w:rsidR="00B11855" w:rsidRPr="001F42D3" w:rsidRDefault="003D003E" w:rsidP="00123C7B">
      <w:pPr>
        <w:pStyle w:val="Heading2"/>
        <w:rPr>
          <w:noProof w:val="0"/>
        </w:rPr>
      </w:pPr>
      <w:bookmarkStart w:id="399" w:name="_Toc401770796"/>
      <w:bookmarkStart w:id="400" w:name="_Toc401770991"/>
      <w:bookmarkStart w:id="401" w:name="_Toc401771186"/>
      <w:bookmarkStart w:id="402" w:name="_Toc401771380"/>
      <w:bookmarkStart w:id="403" w:name="_Toc401771572"/>
      <w:bookmarkStart w:id="404" w:name="_Toc401771765"/>
      <w:bookmarkStart w:id="405" w:name="_Toc401771958"/>
      <w:bookmarkStart w:id="406" w:name="_Toc401772151"/>
      <w:bookmarkStart w:id="407" w:name="_Toc401772739"/>
      <w:bookmarkStart w:id="408" w:name="_Toc401773367"/>
      <w:bookmarkStart w:id="409" w:name="_Toc401774243"/>
      <w:bookmarkStart w:id="410" w:name="_Toc401769346"/>
      <w:bookmarkStart w:id="411" w:name="_Toc401769829"/>
      <w:bookmarkStart w:id="412" w:name="_Toc401770797"/>
      <w:bookmarkStart w:id="413" w:name="_Toc401770992"/>
      <w:bookmarkStart w:id="414" w:name="_Toc401771187"/>
      <w:bookmarkStart w:id="415" w:name="_Toc401771381"/>
      <w:bookmarkStart w:id="416" w:name="_Toc401771573"/>
      <w:bookmarkStart w:id="417" w:name="_Toc401771766"/>
      <w:bookmarkStart w:id="418" w:name="_Toc401771959"/>
      <w:bookmarkStart w:id="419" w:name="_Toc401772152"/>
      <w:bookmarkStart w:id="420" w:name="_Toc401772740"/>
      <w:bookmarkStart w:id="421" w:name="_Toc401773368"/>
      <w:bookmarkStart w:id="422" w:name="_Toc401774244"/>
      <w:bookmarkStart w:id="423" w:name="_Toc401769347"/>
      <w:bookmarkStart w:id="424" w:name="_Toc401769830"/>
      <w:bookmarkStart w:id="425" w:name="_Toc214889731"/>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r w:rsidRPr="001F42D3">
        <w:rPr>
          <w:noProof w:val="0"/>
        </w:rPr>
        <w:t>Communicate IDC Observations</w:t>
      </w:r>
      <w:bookmarkEnd w:id="423"/>
      <w:bookmarkEnd w:id="424"/>
      <w:r w:rsidR="00BB3E0D" w:rsidRPr="001F42D3">
        <w:rPr>
          <w:noProof w:val="0"/>
        </w:rPr>
        <w:t xml:space="preserve"> [PCD-09]</w:t>
      </w:r>
      <w:bookmarkEnd w:id="425"/>
    </w:p>
    <w:p w14:paraId="4CA82E6A" w14:textId="25D1545B" w:rsidR="00B11855" w:rsidRPr="001F42D3" w:rsidRDefault="003D003E" w:rsidP="00113C9C">
      <w:pPr>
        <w:pStyle w:val="BodyText"/>
      </w:pPr>
      <w:r w:rsidRPr="001F42D3">
        <w:t xml:space="preserve">This section corresponds to transaction </w:t>
      </w:r>
      <w:r w:rsidR="007426DD" w:rsidRPr="001F42D3">
        <w:t>[PCD-09]</w:t>
      </w:r>
      <w:r w:rsidRPr="001F42D3">
        <w:t xml:space="preserve"> of the </w:t>
      </w:r>
      <w:r w:rsidR="00A60E41" w:rsidRPr="001F42D3">
        <w:t>IHE Devices Technical Framework</w:t>
      </w:r>
      <w:r w:rsidRPr="001F42D3">
        <w:t xml:space="preserve">. Transaction </w:t>
      </w:r>
      <w:r w:rsidR="007426DD" w:rsidRPr="001F42D3">
        <w:t>[PCD-09]</w:t>
      </w:r>
      <w:r w:rsidRPr="001F42D3">
        <w:t xml:space="preserve"> is used by the Implantable Device – Cardiac – Reporter and Implantable Device – Cardiac – Consumer </w:t>
      </w:r>
      <w:r w:rsidR="00B054A1" w:rsidRPr="001F42D3">
        <w:t>A</w:t>
      </w:r>
      <w:r w:rsidRPr="001F42D3">
        <w:t>ctors.</w:t>
      </w:r>
    </w:p>
    <w:p w14:paraId="6B0980CE" w14:textId="77777777" w:rsidR="00B11855" w:rsidRPr="001F42D3" w:rsidRDefault="00C5129A" w:rsidP="00123C7B">
      <w:pPr>
        <w:pStyle w:val="Heading3"/>
        <w:rPr>
          <w:noProof w:val="0"/>
        </w:rPr>
      </w:pPr>
      <w:bookmarkStart w:id="426" w:name="_Toc401769348"/>
      <w:bookmarkStart w:id="427" w:name="_Toc401769831"/>
      <w:bookmarkStart w:id="428" w:name="_Toc214889732"/>
      <w:r w:rsidRPr="001F42D3">
        <w:rPr>
          <w:noProof w:val="0"/>
        </w:rPr>
        <w:t>S</w:t>
      </w:r>
      <w:r w:rsidR="003D003E" w:rsidRPr="001F42D3">
        <w:rPr>
          <w:noProof w:val="0"/>
        </w:rPr>
        <w:t>cope</w:t>
      </w:r>
      <w:bookmarkEnd w:id="426"/>
      <w:bookmarkEnd w:id="427"/>
      <w:bookmarkEnd w:id="428"/>
    </w:p>
    <w:p w14:paraId="669F590B" w14:textId="6A53D765" w:rsidR="00B11855" w:rsidRPr="001F42D3" w:rsidRDefault="003D003E" w:rsidP="00113C9C">
      <w:pPr>
        <w:pStyle w:val="BodyText"/>
      </w:pPr>
      <w:r w:rsidRPr="001F42D3">
        <w:t xml:space="preserve">In the Communicate IDC Observation transaction, the Implantable Device – Cardiac – Reporter sends the observation as an unsolicited </w:t>
      </w:r>
      <w:r w:rsidR="006D613E" w:rsidRPr="001F42D3">
        <w:t>HL7</w:t>
      </w:r>
      <w:r w:rsidR="00995105" w:rsidRPr="001F42D3">
        <w:t xml:space="preserve"> </w:t>
      </w:r>
      <w:r w:rsidRPr="001F42D3">
        <w:t>ORU message to the Implantable Device – Cardiac – Consumer.</w:t>
      </w:r>
    </w:p>
    <w:p w14:paraId="0A27DEBB" w14:textId="77777777" w:rsidR="00B11855" w:rsidRPr="001F42D3" w:rsidRDefault="003D003E" w:rsidP="00123C7B">
      <w:pPr>
        <w:pStyle w:val="Heading3"/>
        <w:rPr>
          <w:noProof w:val="0"/>
        </w:rPr>
      </w:pPr>
      <w:bookmarkStart w:id="429" w:name="_Toc401769349"/>
      <w:bookmarkStart w:id="430" w:name="_Toc401769832"/>
      <w:bookmarkStart w:id="431" w:name="_Toc214889733"/>
      <w:r w:rsidRPr="001F42D3">
        <w:rPr>
          <w:noProof w:val="0"/>
        </w:rPr>
        <w:t>Use Case Roles</w:t>
      </w:r>
      <w:bookmarkEnd w:id="429"/>
      <w:bookmarkEnd w:id="430"/>
      <w:bookmarkEnd w:id="431"/>
    </w:p>
    <w:p w14:paraId="36985658" w14:textId="77777777" w:rsidR="00B11855" w:rsidRPr="001F42D3" w:rsidRDefault="00B11855" w:rsidP="001A4392">
      <w:pPr>
        <w:pStyle w:val="BodyText"/>
      </w:pPr>
    </w:p>
    <w:p w14:paraId="7676721F" w14:textId="1EFC2818" w:rsidR="00573FF2" w:rsidRPr="001F42D3" w:rsidRDefault="00573FF2" w:rsidP="001A4392">
      <w:pPr>
        <w:pStyle w:val="BodyText"/>
      </w:pPr>
      <w:r w:rsidRPr="001F42D3">
        <w:rPr>
          <w:noProof/>
        </w:rPr>
        <mc:AlternateContent>
          <mc:Choice Requires="wpc">
            <w:drawing>
              <wp:inline distT="0" distB="0" distL="0" distR="0" wp14:anchorId="4A9AD2B2" wp14:editId="36F7C2E3">
                <wp:extent cx="5943600" cy="2200275"/>
                <wp:effectExtent l="0" t="0" r="0" b="0"/>
                <wp:docPr id="181" name="Canvas 18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7" name="Text Box 57"/>
                        <wps:cNvSpPr txBox="1"/>
                        <wps:spPr>
                          <a:xfrm>
                            <a:off x="933259" y="123826"/>
                            <a:ext cx="1447800" cy="685598"/>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7AAD7CD" w14:textId="3CC465E6" w:rsidR="00351E42" w:rsidRDefault="00351E42" w:rsidP="00CF5627">
                              <w:pPr>
                                <w:ind w:hanging="2"/>
                                <w:jc w:val="center"/>
                              </w:pPr>
                              <w:bookmarkStart w:id="432" w:name="OLE_LINK11"/>
                              <w:bookmarkStart w:id="433" w:name="OLE_LINK12"/>
                              <w:bookmarkStart w:id="434" w:name="_Hlk497469695"/>
                              <w:bookmarkStart w:id="435" w:name="OLE_LINK13"/>
                              <w:bookmarkStart w:id="436" w:name="OLE_LINK14"/>
                              <w:bookmarkStart w:id="437" w:name="_Hlk497469698"/>
                              <w:r>
                                <w:t>Implantable Device</w:t>
                              </w:r>
                            </w:p>
                            <w:p w14:paraId="70DE4F20" w14:textId="152FF6C6" w:rsidR="00351E42" w:rsidRDefault="00351E42" w:rsidP="00CF5627">
                              <w:pPr>
                                <w:ind w:hanging="2"/>
                                <w:jc w:val="center"/>
                              </w:pPr>
                              <w:r>
                                <w:t xml:space="preserve">– Cardiac </w:t>
                              </w:r>
                              <w:bookmarkStart w:id="438" w:name="OLE_LINK9"/>
                              <w:bookmarkStart w:id="439" w:name="OLE_LINK10"/>
                              <w:r>
                                <w:t>–</w:t>
                              </w:r>
                              <w:bookmarkEnd w:id="438"/>
                              <w:bookmarkEnd w:id="439"/>
                            </w:p>
                            <w:p w14:paraId="0FF6C004" w14:textId="1B8E65F4" w:rsidR="00351E42" w:rsidRDefault="00351E42" w:rsidP="00CF5627">
                              <w:pPr>
                                <w:ind w:hanging="2"/>
                                <w:jc w:val="center"/>
                              </w:pPr>
                              <w:r>
                                <w:t xml:space="preserve"> Reporter</w:t>
                              </w:r>
                              <w:bookmarkEnd w:id="432"/>
                              <w:bookmarkEnd w:id="433"/>
                              <w:bookmarkEnd w:id="434"/>
                              <w:bookmarkEnd w:id="435"/>
                              <w:bookmarkEnd w:id="436"/>
                              <w:bookmarkEnd w:id="43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 name="Text Box 33"/>
                        <wps:cNvSpPr txBox="1"/>
                        <wps:spPr>
                          <a:xfrm>
                            <a:off x="2961300" y="123795"/>
                            <a:ext cx="1447165" cy="703699"/>
                          </a:xfrm>
                          <a:prstGeom prst="rect">
                            <a:avLst/>
                          </a:prstGeom>
                          <a:noFill/>
                          <a:ln w="158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189E78D" w14:textId="15B22C0B" w:rsidR="00351E42" w:rsidRDefault="00351E42" w:rsidP="00573FF2">
                              <w:pPr>
                                <w:ind w:hanging="2"/>
                                <w:jc w:val="center"/>
                              </w:pPr>
                              <w:r>
                                <w:t>Implantable Device</w:t>
                              </w:r>
                            </w:p>
                            <w:p w14:paraId="4284D8E0" w14:textId="77777777" w:rsidR="00351E42" w:rsidRDefault="00351E42" w:rsidP="00573FF2">
                              <w:pPr>
                                <w:ind w:hanging="2"/>
                                <w:jc w:val="center"/>
                              </w:pPr>
                              <w:r>
                                <w:t>– Cardiac –</w:t>
                              </w:r>
                            </w:p>
                            <w:p w14:paraId="4C685025" w14:textId="65A69F74" w:rsidR="00351E42" w:rsidRDefault="00351E42" w:rsidP="00772E92">
                              <w:pPr>
                                <w:ind w:hanging="2"/>
                                <w:jc w:val="center"/>
                              </w:pPr>
                              <w:r>
                                <w:t xml:space="preserve"> Consumer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59" name="Group 59"/>
                        <wpg:cNvGrpSpPr/>
                        <wpg:grpSpPr>
                          <a:xfrm>
                            <a:off x="1562101" y="1228110"/>
                            <a:ext cx="2190750" cy="810240"/>
                            <a:chOff x="2009776" y="1571625"/>
                            <a:chExt cx="1504586" cy="819150"/>
                          </a:xfrm>
                        </wpg:grpSpPr>
                        <wps:wsp>
                          <wps:cNvPr id="60" name="Oval 60"/>
                          <wps:cNvSpPr/>
                          <wps:spPr>
                            <a:xfrm>
                              <a:off x="2009776" y="1571625"/>
                              <a:ext cx="1504586" cy="819150"/>
                            </a:xfrm>
                            <a:prstGeom prst="ellipse">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Text Box 61"/>
                          <wps:cNvSpPr txBox="1"/>
                          <wps:spPr>
                            <a:xfrm>
                              <a:off x="2230119" y="1709136"/>
                              <a:ext cx="1063902" cy="5179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11CE2" w14:textId="054C06D6" w:rsidR="00351E42" w:rsidRDefault="00351E42" w:rsidP="00CF5627">
                                <w:pPr>
                                  <w:ind w:hanging="2"/>
                                  <w:jc w:val="center"/>
                                </w:pPr>
                                <w:r>
                                  <w:t>Communicate IDC Observation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wps:wsp>
                        <wps:cNvPr id="62" name="Straight Connector 62"/>
                        <wps:cNvCnPr>
                          <a:stCxn id="57" idx="2"/>
                          <a:endCxn id="60" idx="1"/>
                        </wps:cNvCnPr>
                        <wps:spPr>
                          <a:xfrm>
                            <a:off x="1657159" y="809424"/>
                            <a:ext cx="225770" cy="53734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3" name="Straight Connector 63"/>
                        <wps:cNvCnPr>
                          <a:stCxn id="58" idx="2"/>
                          <a:endCxn id="60" idx="7"/>
                        </wps:cNvCnPr>
                        <wps:spPr>
                          <a:xfrm flipH="1">
                            <a:off x="3432023" y="827494"/>
                            <a:ext cx="252860" cy="51927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9AD2B2" id="Canvas 181" o:spid="_x0000_s1168" editas="canvas" style="width:468pt;height:173.25pt;mso-position-horizontal-relative:char;mso-position-vertical-relative:line" coordsize="59436,22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">
                <v:shape id="_x0000_s1169" type="#_x0000_t75" style="position:absolute;width:59436;height:22002;visibility:visible;mso-wrap-style:square">
                  <v:fill o:detectmouseclick="t"/>
                  <v:path o:connecttype="none"/>
                </v:shape>
                <v:shape id="Text Box 57" o:spid="_x0000_s1170" type="#_x0000_t202" style="position:absolute;left:9332;top:1238;width:14478;height:6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" filled="f" strokeweight="1.25pt">
                  <v:textbox>
                    <w:txbxContent>
                      <w:p w14:paraId="37AAD7CD" w14:textId="3CC465E6" w:rsidR="00351E42" w:rsidRDefault="00351E42" w:rsidP="00CF5627">
                        <w:pPr>
                          <w:ind w:hanging="2"/>
                          <w:jc w:val="center"/>
                        </w:pPr>
                        <w:bookmarkStart w:id="440" w:name="OLE_LINK11"/>
                        <w:bookmarkStart w:id="441" w:name="OLE_LINK12"/>
                        <w:bookmarkStart w:id="442" w:name="_Hlk497469695"/>
                        <w:bookmarkStart w:id="443" w:name="OLE_LINK13"/>
                        <w:bookmarkStart w:id="444" w:name="OLE_LINK14"/>
                        <w:bookmarkStart w:id="445" w:name="_Hlk497469698"/>
                        <w:r>
                          <w:t>Implantable Device</w:t>
                        </w:r>
                      </w:p>
                      <w:p w14:paraId="70DE4F20" w14:textId="152FF6C6" w:rsidR="00351E42" w:rsidRDefault="00351E42" w:rsidP="00CF5627">
                        <w:pPr>
                          <w:ind w:hanging="2"/>
                          <w:jc w:val="center"/>
                        </w:pPr>
                        <w:r>
                          <w:t xml:space="preserve">– Cardiac </w:t>
                        </w:r>
                        <w:bookmarkStart w:id="446" w:name="OLE_LINK9"/>
                        <w:bookmarkStart w:id="447" w:name="OLE_LINK10"/>
                        <w:r>
                          <w:t>–</w:t>
                        </w:r>
                        <w:bookmarkEnd w:id="446"/>
                        <w:bookmarkEnd w:id="447"/>
                      </w:p>
                      <w:p w14:paraId="0FF6C004" w14:textId="1B8E65F4" w:rsidR="00351E42" w:rsidRDefault="00351E42" w:rsidP="00CF5627">
                        <w:pPr>
                          <w:ind w:hanging="2"/>
                          <w:jc w:val="center"/>
                        </w:pPr>
                        <w:r>
                          <w:t xml:space="preserve"> Reporter</w:t>
                        </w:r>
                        <w:bookmarkEnd w:id="440"/>
                        <w:bookmarkEnd w:id="441"/>
                        <w:bookmarkEnd w:id="442"/>
                        <w:bookmarkEnd w:id="443"/>
                        <w:bookmarkEnd w:id="444"/>
                        <w:bookmarkEnd w:id="445"/>
                      </w:p>
                    </w:txbxContent>
                  </v:textbox>
                </v:shape>
                <v:shape id="Text Box 33" o:spid="_x0000_s1171" type="#_x0000_t202" style="position:absolute;left:29613;top:1237;width:14471;height: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" filled="f" strokeweight="1.25pt">
                  <v:textbox>
                    <w:txbxContent>
                      <w:p w14:paraId="2189E78D" w14:textId="15B22C0B" w:rsidR="00351E42" w:rsidRDefault="00351E42" w:rsidP="00573FF2">
                        <w:pPr>
                          <w:ind w:hanging="2"/>
                          <w:jc w:val="center"/>
                        </w:pPr>
                        <w:r>
                          <w:t>Implantable Device</w:t>
                        </w:r>
                      </w:p>
                      <w:p w14:paraId="4284D8E0" w14:textId="77777777" w:rsidR="00351E42" w:rsidRDefault="00351E42" w:rsidP="00573FF2">
                        <w:pPr>
                          <w:ind w:hanging="2"/>
                          <w:jc w:val="center"/>
                        </w:pPr>
                        <w:r>
                          <w:t>– Cardiac –</w:t>
                        </w:r>
                      </w:p>
                      <w:p w14:paraId="4C685025" w14:textId="65A69F74" w:rsidR="00351E42" w:rsidRDefault="00351E42" w:rsidP="00772E92">
                        <w:pPr>
                          <w:ind w:hanging="2"/>
                          <w:jc w:val="center"/>
                        </w:pPr>
                        <w:r>
                          <w:t xml:space="preserve"> Consumer</w:t>
                        </w:r>
                      </w:p>
                    </w:txbxContent>
                  </v:textbox>
                </v:shape>
                <v:group id="Group 59" o:spid="_x0000_s1172" style="position:absolute;left:15621;top:12281;width:21907;height:8102" coordorigin="20097,15716" coordsize="15045,8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oval id="Oval 60" o:spid="_x0000_s1173" style="position:absolute;left:20097;top:15716;width:15046;height:8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" filled="f" strokecolor="black [3213]" strokeweight="1.25pt">
                    <v:stroke joinstyle="miter"/>
                  </v:oval>
                  <v:shape id="Text Box 61" o:spid="_x0000_s1174" type="#_x0000_t202" style="position:absolute;left:22301;top:17091;width:10639;height:5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" fillcolor="white [3201]" stroked="f" strokeweight=".5pt">
                    <v:textbox>
                      <w:txbxContent>
                        <w:p w14:paraId="5F811CE2" w14:textId="054C06D6" w:rsidR="00351E42" w:rsidRDefault="00351E42" w:rsidP="00CF5627">
                          <w:pPr>
                            <w:ind w:hanging="2"/>
                            <w:jc w:val="center"/>
                          </w:pPr>
                          <w:r>
                            <w:t>Communicate IDC Observation</w:t>
                          </w:r>
                        </w:p>
                      </w:txbxContent>
                    </v:textbox>
                  </v:shape>
                </v:group>
                <v:line id="Straight Connector 62" o:spid="_x0000_s1175" style="position:absolute;visibility:visible;mso-wrap-style:square" from="16571,8094" to="18829,1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" strokecolor="black [3213]" strokeweight=".5pt">
                  <v:stroke joinstyle="miter"/>
                </v:line>
                <v:line id="Straight Connector 63" o:spid="_x0000_s1176" style="position:absolute;flip:x;visibility:visible;mso-wrap-style:square" from="34320,8274" to="36848,13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" strokecolor="black [3213]" strokeweight=".5pt">
                  <v:stroke joinstyle="miter"/>
                </v:line>
                <w10:anchorlock/>
              </v:group>
            </w:pict>
          </mc:Fallback>
        </mc:AlternateContent>
      </w:r>
    </w:p>
    <w:p w14:paraId="4EF6EE8B" w14:textId="77777777" w:rsidR="00B11855" w:rsidRPr="001F42D3" w:rsidRDefault="003D003E" w:rsidP="00CF5627">
      <w:pPr>
        <w:pStyle w:val="FigureTitle"/>
      </w:pPr>
      <w:r w:rsidRPr="001F42D3">
        <w:t>Figure 3.9.2</w:t>
      </w:r>
      <w:r w:rsidR="005D79DE" w:rsidRPr="001F42D3">
        <w:rPr>
          <w:rFonts w:eastAsia="MS Gothic"/>
        </w:rPr>
        <w:t>-</w:t>
      </w:r>
      <w:r w:rsidRPr="001F42D3">
        <w:t>1: Communicate IDC Observation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8000"/>
      </w:tblGrid>
      <w:tr w:rsidR="005D79DE" w:rsidRPr="001F42D3" w14:paraId="5EFD968D" w14:textId="77777777" w:rsidTr="00B34AEB">
        <w:trPr>
          <w:cantSplit/>
        </w:trPr>
        <w:tc>
          <w:tcPr>
            <w:tcW w:w="1368" w:type="dxa"/>
          </w:tcPr>
          <w:p w14:paraId="58B7A6C5" w14:textId="77777777" w:rsidR="005D79DE" w:rsidRPr="001F42D3" w:rsidRDefault="005D79DE" w:rsidP="00B34AEB">
            <w:pPr>
              <w:pStyle w:val="BodyText"/>
              <w:rPr>
                <w:bCs/>
              </w:rPr>
            </w:pPr>
            <w:r w:rsidRPr="001F42D3">
              <w:rPr>
                <w:b/>
                <w:bCs/>
              </w:rPr>
              <w:t>Actor</w:t>
            </w:r>
          </w:p>
        </w:tc>
        <w:tc>
          <w:tcPr>
            <w:tcW w:w="8208" w:type="dxa"/>
          </w:tcPr>
          <w:p w14:paraId="1885C5AF" w14:textId="77777777" w:rsidR="005D79DE" w:rsidRPr="001F42D3" w:rsidRDefault="005D79DE" w:rsidP="005D79DE">
            <w:pPr>
              <w:pStyle w:val="BodyText"/>
            </w:pPr>
            <w:r w:rsidRPr="001F42D3">
              <w:t>Implantable Device – Cardiac – Reporter</w:t>
            </w:r>
          </w:p>
        </w:tc>
      </w:tr>
      <w:tr w:rsidR="005D79DE" w:rsidRPr="001F42D3" w14:paraId="72CC4C28" w14:textId="77777777" w:rsidTr="00B34AEB">
        <w:trPr>
          <w:cantSplit/>
        </w:trPr>
        <w:tc>
          <w:tcPr>
            <w:tcW w:w="1368" w:type="dxa"/>
          </w:tcPr>
          <w:p w14:paraId="4185801B" w14:textId="77777777" w:rsidR="005D79DE" w:rsidRPr="001F42D3" w:rsidRDefault="005D79DE" w:rsidP="00B34AEB">
            <w:pPr>
              <w:pStyle w:val="BodyText"/>
              <w:rPr>
                <w:bCs/>
              </w:rPr>
            </w:pPr>
            <w:r w:rsidRPr="001F42D3">
              <w:rPr>
                <w:b/>
                <w:bCs/>
              </w:rPr>
              <w:lastRenderedPageBreak/>
              <w:t>Role</w:t>
            </w:r>
          </w:p>
        </w:tc>
        <w:tc>
          <w:tcPr>
            <w:tcW w:w="8208" w:type="dxa"/>
          </w:tcPr>
          <w:p w14:paraId="39906054" w14:textId="2D7B34C1" w:rsidR="005D79DE" w:rsidRPr="001F42D3" w:rsidRDefault="005D79DE" w:rsidP="005D79DE">
            <w:pPr>
              <w:pStyle w:val="BodyText"/>
            </w:pPr>
            <w:r w:rsidRPr="001F42D3">
              <w:t xml:space="preserve">Outputs the Observation as an </w:t>
            </w:r>
            <w:r w:rsidR="006D613E" w:rsidRPr="001F42D3">
              <w:t>HL7</w:t>
            </w:r>
            <w:r w:rsidR="00995105" w:rsidRPr="001F42D3">
              <w:t xml:space="preserve"> </w:t>
            </w:r>
            <w:r w:rsidRPr="001F42D3">
              <w:t>ORU message upon completion of the observation. This message contains the discrete data for the observation and/or a PDF document containing displayable data relating to the observation.</w:t>
            </w:r>
          </w:p>
        </w:tc>
      </w:tr>
      <w:tr w:rsidR="005D79DE" w:rsidRPr="001F42D3" w14:paraId="794719C3" w14:textId="77777777" w:rsidTr="00B34AEB">
        <w:trPr>
          <w:cantSplit/>
        </w:trPr>
        <w:tc>
          <w:tcPr>
            <w:tcW w:w="1368" w:type="dxa"/>
          </w:tcPr>
          <w:p w14:paraId="22928BFA" w14:textId="77777777" w:rsidR="005D79DE" w:rsidRPr="001F42D3" w:rsidRDefault="005D79DE" w:rsidP="00B34AEB">
            <w:pPr>
              <w:pStyle w:val="BodyText"/>
              <w:rPr>
                <w:bCs/>
              </w:rPr>
            </w:pPr>
            <w:r w:rsidRPr="001F42D3">
              <w:rPr>
                <w:b/>
                <w:bCs/>
              </w:rPr>
              <w:t>Actor</w:t>
            </w:r>
          </w:p>
        </w:tc>
        <w:tc>
          <w:tcPr>
            <w:tcW w:w="8208" w:type="dxa"/>
          </w:tcPr>
          <w:p w14:paraId="6B10A998" w14:textId="77777777" w:rsidR="005D79DE" w:rsidRPr="001F42D3" w:rsidRDefault="005D79DE" w:rsidP="005D79DE">
            <w:pPr>
              <w:pStyle w:val="BodyText"/>
            </w:pPr>
            <w:r w:rsidRPr="001F42D3">
              <w:t>Implantable Device – Cardiac – Consumer</w:t>
            </w:r>
          </w:p>
        </w:tc>
      </w:tr>
      <w:tr w:rsidR="005D79DE" w:rsidRPr="001F42D3" w14:paraId="239F2AE0" w14:textId="77777777" w:rsidTr="00B34AEB">
        <w:trPr>
          <w:cantSplit/>
        </w:trPr>
        <w:tc>
          <w:tcPr>
            <w:tcW w:w="1368" w:type="dxa"/>
          </w:tcPr>
          <w:p w14:paraId="37B43D42" w14:textId="77777777" w:rsidR="005D79DE" w:rsidRPr="001F42D3" w:rsidRDefault="005D79DE" w:rsidP="00B34AEB">
            <w:pPr>
              <w:pStyle w:val="BodyText"/>
              <w:rPr>
                <w:bCs/>
              </w:rPr>
            </w:pPr>
            <w:r w:rsidRPr="001F42D3">
              <w:rPr>
                <w:b/>
                <w:bCs/>
              </w:rPr>
              <w:t>Role</w:t>
            </w:r>
          </w:p>
        </w:tc>
        <w:tc>
          <w:tcPr>
            <w:tcW w:w="8208" w:type="dxa"/>
          </w:tcPr>
          <w:p w14:paraId="189EEAB7" w14:textId="6AA39BA4" w:rsidR="005D79DE" w:rsidRPr="001F42D3" w:rsidRDefault="005D79DE" w:rsidP="005D79DE">
            <w:pPr>
              <w:pStyle w:val="BodyText"/>
            </w:pPr>
            <w:r w:rsidRPr="001F42D3">
              <w:t xml:space="preserve">Receives the </w:t>
            </w:r>
            <w:r w:rsidR="006D613E" w:rsidRPr="001F42D3">
              <w:t>HL7</w:t>
            </w:r>
            <w:r w:rsidR="00995105" w:rsidRPr="001F42D3">
              <w:t xml:space="preserve"> </w:t>
            </w:r>
            <w:r w:rsidRPr="001F42D3">
              <w:t>ORU message and provides some implementation-specific processing. This may include creation of reports, integration of information into electronic health records, or creation of derived data (trends, analyses, reformatted data, population statistics, etc.). If needed, it will reconcile patient identification using an implementation-specific mapping function.</w:t>
            </w:r>
          </w:p>
        </w:tc>
      </w:tr>
    </w:tbl>
    <w:p w14:paraId="2C3C964A" w14:textId="77777777" w:rsidR="005D79DE" w:rsidRPr="001F42D3" w:rsidRDefault="005D79DE" w:rsidP="005D79DE">
      <w:pPr>
        <w:pStyle w:val="BodyText"/>
      </w:pPr>
    </w:p>
    <w:p w14:paraId="2B5E503A" w14:textId="77777777" w:rsidR="00B11855" w:rsidRPr="001F42D3" w:rsidRDefault="003D003E" w:rsidP="00123C7B">
      <w:pPr>
        <w:pStyle w:val="Heading3"/>
        <w:rPr>
          <w:noProof w:val="0"/>
        </w:rPr>
      </w:pPr>
      <w:bookmarkStart w:id="448" w:name="_Toc401769350"/>
      <w:bookmarkStart w:id="449" w:name="_Toc401769833"/>
      <w:bookmarkStart w:id="450" w:name="_Toc214889734"/>
      <w:r w:rsidRPr="001F42D3">
        <w:rPr>
          <w:noProof w:val="0"/>
        </w:rPr>
        <w:t>Referenced Standard</w:t>
      </w:r>
      <w:bookmarkEnd w:id="448"/>
      <w:bookmarkEnd w:id="449"/>
      <w:bookmarkEnd w:id="450"/>
    </w:p>
    <w:p w14:paraId="5C389583" w14:textId="2196C004" w:rsidR="00B11855" w:rsidRPr="001F42D3" w:rsidRDefault="006D613E" w:rsidP="00113C9C">
      <w:pPr>
        <w:pStyle w:val="BodyText"/>
      </w:pPr>
      <w:r w:rsidRPr="001F42D3">
        <w:t>HL7</w:t>
      </w:r>
      <w:r w:rsidR="00995105" w:rsidRPr="001F42D3">
        <w:t xml:space="preserve"> </w:t>
      </w:r>
      <w:r w:rsidR="003D003E" w:rsidRPr="001F42D3">
        <w:t>Messaging Standard v2.6</w:t>
      </w:r>
    </w:p>
    <w:p w14:paraId="01CCB7A2" w14:textId="2F512056" w:rsidR="00B11855" w:rsidRPr="001F42D3" w:rsidRDefault="003D003E" w:rsidP="00113C9C">
      <w:pPr>
        <w:pStyle w:val="BodyText"/>
      </w:pPr>
      <w:r w:rsidRPr="001F42D3">
        <w:t>N</w:t>
      </w:r>
      <w:r w:rsidR="001B6A17" w:rsidRPr="001F42D3">
        <w:t xml:space="preserve">ote: </w:t>
      </w:r>
      <w:r w:rsidRPr="001F42D3">
        <w:t xml:space="preserve">The IDCO is functional with </w:t>
      </w:r>
      <w:r w:rsidR="006D613E" w:rsidRPr="001F42D3">
        <w:t>HL7</w:t>
      </w:r>
      <w:r w:rsidR="00995105" w:rsidRPr="001F42D3">
        <w:t xml:space="preserve"> </w:t>
      </w:r>
      <w:r w:rsidRPr="001F42D3">
        <w:t>Messaging Standard v2.5. The only change required is when specifying in the message header which version is being used.</w:t>
      </w:r>
    </w:p>
    <w:p w14:paraId="25AD6AB0" w14:textId="77777777" w:rsidR="00B11855" w:rsidRPr="001F42D3" w:rsidRDefault="003D003E" w:rsidP="00113C9C">
      <w:pPr>
        <w:pStyle w:val="BodyText"/>
      </w:pPr>
      <w:r w:rsidRPr="001F42D3">
        <w:t>ISO 19005-1. Document management – Electronic document file format for long-term preservation – Part 1: Use of PDF (PDF/A)</w:t>
      </w:r>
    </w:p>
    <w:p w14:paraId="08E2BB8F" w14:textId="77777777" w:rsidR="00B11855" w:rsidRPr="001F42D3" w:rsidRDefault="003D003E" w:rsidP="00113C9C">
      <w:pPr>
        <w:pStyle w:val="BodyText"/>
      </w:pPr>
      <w:r w:rsidRPr="001F42D3">
        <w:t>UCUM: Unified Code for Units of Measure, Regenstrief Institute for Health Care, Indianapolis 2005. Version 1.6</w:t>
      </w:r>
    </w:p>
    <w:p w14:paraId="7D420A5A" w14:textId="77777777" w:rsidR="00B11855" w:rsidRPr="001F42D3" w:rsidRDefault="003D003E" w:rsidP="00113C9C">
      <w:pPr>
        <w:pStyle w:val="BodyText"/>
      </w:pPr>
      <w:r w:rsidRPr="001F42D3">
        <w:t>IEEE 11073_10103 MDC_IDC Nomenclature</w:t>
      </w:r>
    </w:p>
    <w:p w14:paraId="699421BE" w14:textId="2264E7C6" w:rsidR="00B11855" w:rsidRPr="001F42D3" w:rsidRDefault="00AE47C1" w:rsidP="00123C7B">
      <w:pPr>
        <w:pStyle w:val="Heading3"/>
        <w:rPr>
          <w:noProof w:val="0"/>
        </w:rPr>
      </w:pPr>
      <w:bookmarkStart w:id="451" w:name="_Toc214889735"/>
      <w:r w:rsidRPr="001F42D3">
        <w:rPr>
          <w:noProof w:val="0"/>
        </w:rPr>
        <w:t>Messages</w:t>
      </w:r>
      <w:bookmarkEnd w:id="451"/>
    </w:p>
    <w:p w14:paraId="72DF6A62" w14:textId="77777777" w:rsidR="00B11855" w:rsidRPr="001F42D3" w:rsidRDefault="00F73333" w:rsidP="00113C9C">
      <w:pPr>
        <w:pStyle w:val="BodyText"/>
      </w:pPr>
      <w:r w:rsidRPr="001F42D3">
        <w:rPr>
          <w:noProof/>
        </w:rPr>
        <w:drawing>
          <wp:inline distT="0" distB="0" distL="0" distR="0" wp14:anchorId="424F93E3" wp14:editId="01E9503F">
            <wp:extent cx="5132705" cy="227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32705" cy="2279650"/>
                    </a:xfrm>
                    <a:prstGeom prst="rect">
                      <a:avLst/>
                    </a:prstGeom>
                    <a:noFill/>
                    <a:ln>
                      <a:noFill/>
                    </a:ln>
                  </pic:spPr>
                </pic:pic>
              </a:graphicData>
            </a:graphic>
          </wp:inline>
        </w:drawing>
      </w:r>
    </w:p>
    <w:p w14:paraId="0001352E" w14:textId="02E923E1" w:rsidR="00B11855" w:rsidRPr="001F42D3" w:rsidRDefault="006D613E" w:rsidP="00BE2BFA">
      <w:pPr>
        <w:pStyle w:val="Heading4"/>
        <w:rPr>
          <w:noProof w:val="0"/>
        </w:rPr>
      </w:pPr>
      <w:bookmarkStart w:id="452" w:name="_Toc401769835"/>
      <w:bookmarkStart w:id="453" w:name="_Toc214889736"/>
      <w:r w:rsidRPr="001F42D3">
        <w:rPr>
          <w:noProof w:val="0"/>
        </w:rPr>
        <w:lastRenderedPageBreak/>
        <w:t>HL7</w:t>
      </w:r>
      <w:r w:rsidR="00995105" w:rsidRPr="001F42D3">
        <w:rPr>
          <w:noProof w:val="0"/>
        </w:rPr>
        <w:t xml:space="preserve"> </w:t>
      </w:r>
      <w:r w:rsidR="003D003E" w:rsidRPr="001F42D3">
        <w:rPr>
          <w:noProof w:val="0"/>
        </w:rPr>
        <w:t>ORU Observation</w:t>
      </w:r>
      <w:bookmarkEnd w:id="452"/>
      <w:bookmarkEnd w:id="453"/>
    </w:p>
    <w:p w14:paraId="4961D7B0" w14:textId="5E6E137A" w:rsidR="00D57E5E" w:rsidRPr="001F42D3" w:rsidRDefault="003D003E" w:rsidP="00113C9C">
      <w:pPr>
        <w:pStyle w:val="BodyText"/>
      </w:pPr>
      <w:r w:rsidRPr="001F42D3">
        <w:t xml:space="preserve">This is a standard </w:t>
      </w:r>
      <w:r w:rsidR="006D613E" w:rsidRPr="001F42D3">
        <w:t>HL7</w:t>
      </w:r>
      <w:r w:rsidR="00995105" w:rsidRPr="001F42D3">
        <w:t xml:space="preserve"> </w:t>
      </w:r>
      <w:r w:rsidRPr="001F42D3">
        <w:t>v2.6 unsolicited orders and observation message containing the observations taken by the implanted device. Information is coded using the IEEE 11073-10103 IDC Nomenclature.</w:t>
      </w:r>
    </w:p>
    <w:p w14:paraId="499C5AB2" w14:textId="09506F29" w:rsidR="00B11855" w:rsidRPr="001F42D3" w:rsidRDefault="003D003E" w:rsidP="00123C7B">
      <w:pPr>
        <w:pStyle w:val="Heading5"/>
        <w:rPr>
          <w:noProof w:val="0"/>
        </w:rPr>
      </w:pPr>
      <w:bookmarkStart w:id="454" w:name="_Toc401769836"/>
      <w:bookmarkStart w:id="455" w:name="_Toc214889737"/>
      <w:r w:rsidRPr="001F42D3">
        <w:rPr>
          <w:noProof w:val="0"/>
        </w:rPr>
        <w:t>Trigger Events</w:t>
      </w:r>
      <w:bookmarkEnd w:id="454"/>
      <w:bookmarkEnd w:id="455"/>
    </w:p>
    <w:p w14:paraId="0E504B9D" w14:textId="77777777" w:rsidR="00C5129A" w:rsidRPr="001F42D3" w:rsidRDefault="00C5129A" w:rsidP="00113C9C">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5"/>
        <w:gridCol w:w="2628"/>
        <w:gridCol w:w="2283"/>
        <w:gridCol w:w="1402"/>
        <w:gridCol w:w="1522"/>
      </w:tblGrid>
      <w:tr w:rsidR="00C5129A" w:rsidRPr="001F42D3" w14:paraId="0041C43C" w14:textId="77777777" w:rsidTr="008C3E59">
        <w:trPr>
          <w:cantSplit/>
          <w:tblHeader/>
        </w:trPr>
        <w:tc>
          <w:tcPr>
            <w:tcW w:w="1548" w:type="dxa"/>
            <w:shd w:val="clear" w:color="auto" w:fill="D9D9D9"/>
          </w:tcPr>
          <w:p w14:paraId="39717D8F" w14:textId="77777777" w:rsidR="00C5129A" w:rsidRPr="001F42D3" w:rsidRDefault="00C5129A" w:rsidP="008C3E59">
            <w:pPr>
              <w:pStyle w:val="TableEntryHeader"/>
            </w:pPr>
            <w:r w:rsidRPr="001F42D3">
              <w:t>ORU</w:t>
            </w:r>
          </w:p>
        </w:tc>
        <w:tc>
          <w:tcPr>
            <w:tcW w:w="2700" w:type="dxa"/>
            <w:shd w:val="clear" w:color="auto" w:fill="D9D9D9"/>
          </w:tcPr>
          <w:p w14:paraId="51EAA147" w14:textId="77777777" w:rsidR="00C5129A" w:rsidRPr="001F42D3" w:rsidRDefault="00C5129A" w:rsidP="008C3E59">
            <w:pPr>
              <w:pStyle w:val="TableEntryHeader"/>
            </w:pPr>
            <w:r w:rsidRPr="001F42D3">
              <w:t>Observation Results Message</w:t>
            </w:r>
          </w:p>
        </w:tc>
        <w:tc>
          <w:tcPr>
            <w:tcW w:w="2340" w:type="dxa"/>
            <w:shd w:val="clear" w:color="auto" w:fill="D9D9D9"/>
          </w:tcPr>
          <w:p w14:paraId="313A01D4" w14:textId="77777777" w:rsidR="00C5129A" w:rsidRPr="001F42D3" w:rsidRDefault="00C5129A" w:rsidP="008C3E59">
            <w:pPr>
              <w:pStyle w:val="TableEntryHeader"/>
            </w:pPr>
            <w:r w:rsidRPr="001F42D3">
              <w:t>Usage</w:t>
            </w:r>
          </w:p>
        </w:tc>
        <w:tc>
          <w:tcPr>
            <w:tcW w:w="1440" w:type="dxa"/>
            <w:shd w:val="clear" w:color="auto" w:fill="D9D9D9"/>
          </w:tcPr>
          <w:p w14:paraId="1964DE1C" w14:textId="77777777" w:rsidR="00C5129A" w:rsidRPr="001F42D3" w:rsidRDefault="00C5129A" w:rsidP="008C3E59">
            <w:pPr>
              <w:pStyle w:val="TableEntryHeader"/>
            </w:pPr>
            <w:r w:rsidRPr="001F42D3">
              <w:t>Card</w:t>
            </w:r>
          </w:p>
        </w:tc>
        <w:tc>
          <w:tcPr>
            <w:tcW w:w="1548" w:type="dxa"/>
            <w:shd w:val="clear" w:color="auto" w:fill="D9D9D9"/>
          </w:tcPr>
          <w:p w14:paraId="4DA9A593" w14:textId="3FEE1AC5" w:rsidR="00C5129A" w:rsidRPr="001F42D3" w:rsidRDefault="006D613E" w:rsidP="008C3E59">
            <w:pPr>
              <w:pStyle w:val="TableEntryHeader"/>
            </w:pPr>
            <w:r w:rsidRPr="001F42D3">
              <w:t>HL7</w:t>
            </w:r>
            <w:r w:rsidR="00995105" w:rsidRPr="001F42D3">
              <w:t xml:space="preserve"> </w:t>
            </w:r>
            <w:r w:rsidR="00C5129A" w:rsidRPr="001F42D3">
              <w:t>Spec Chapter</w:t>
            </w:r>
          </w:p>
        </w:tc>
      </w:tr>
      <w:tr w:rsidR="00C5129A" w:rsidRPr="001F42D3" w14:paraId="605CBA59" w14:textId="77777777" w:rsidTr="008C3E59">
        <w:tc>
          <w:tcPr>
            <w:tcW w:w="1548" w:type="dxa"/>
          </w:tcPr>
          <w:p w14:paraId="7611DE60" w14:textId="77777777" w:rsidR="00C5129A" w:rsidRPr="001F42D3" w:rsidRDefault="00C5129A" w:rsidP="008C3E59">
            <w:pPr>
              <w:pStyle w:val="TableEntry"/>
            </w:pPr>
            <w:r w:rsidRPr="001F42D3">
              <w:t>MSH</w:t>
            </w:r>
          </w:p>
        </w:tc>
        <w:tc>
          <w:tcPr>
            <w:tcW w:w="2700" w:type="dxa"/>
          </w:tcPr>
          <w:p w14:paraId="268D0C01" w14:textId="77777777" w:rsidR="00C5129A" w:rsidRPr="001F42D3" w:rsidRDefault="00C5129A" w:rsidP="008C3E59">
            <w:pPr>
              <w:pStyle w:val="TableEntry"/>
            </w:pPr>
            <w:r w:rsidRPr="001F42D3">
              <w:t>Message Header</w:t>
            </w:r>
          </w:p>
        </w:tc>
        <w:tc>
          <w:tcPr>
            <w:tcW w:w="2340" w:type="dxa"/>
          </w:tcPr>
          <w:p w14:paraId="0C123F49" w14:textId="77777777" w:rsidR="00C5129A" w:rsidRPr="001F42D3" w:rsidRDefault="00C5129A" w:rsidP="008C3E59">
            <w:pPr>
              <w:pStyle w:val="TableEntry"/>
            </w:pPr>
          </w:p>
        </w:tc>
        <w:tc>
          <w:tcPr>
            <w:tcW w:w="1440" w:type="dxa"/>
          </w:tcPr>
          <w:p w14:paraId="33127A7C" w14:textId="77777777" w:rsidR="00C5129A" w:rsidRPr="001F42D3" w:rsidRDefault="00C5129A" w:rsidP="008C3E59">
            <w:pPr>
              <w:pStyle w:val="TableEntry"/>
            </w:pPr>
            <w:r w:rsidRPr="001F42D3">
              <w:t>[1..1]</w:t>
            </w:r>
          </w:p>
        </w:tc>
        <w:tc>
          <w:tcPr>
            <w:tcW w:w="1548" w:type="dxa"/>
          </w:tcPr>
          <w:p w14:paraId="66F1ABE7" w14:textId="77777777" w:rsidR="00C5129A" w:rsidRPr="001F42D3" w:rsidRDefault="00C5129A" w:rsidP="008C3E59">
            <w:pPr>
              <w:pStyle w:val="TableEntry"/>
            </w:pPr>
            <w:r w:rsidRPr="001F42D3">
              <w:t>2</w:t>
            </w:r>
          </w:p>
        </w:tc>
      </w:tr>
      <w:tr w:rsidR="00C5129A" w:rsidRPr="001F42D3" w14:paraId="19A5EA90" w14:textId="77777777" w:rsidTr="008C3E59">
        <w:tc>
          <w:tcPr>
            <w:tcW w:w="1548" w:type="dxa"/>
          </w:tcPr>
          <w:p w14:paraId="6065C4B8" w14:textId="77777777" w:rsidR="00C5129A" w:rsidRPr="001F42D3" w:rsidRDefault="00C5129A" w:rsidP="008C3E59">
            <w:pPr>
              <w:pStyle w:val="TableEntry"/>
            </w:pPr>
            <w:r w:rsidRPr="001F42D3">
              <w:t>[{ SFT }]</w:t>
            </w:r>
          </w:p>
        </w:tc>
        <w:tc>
          <w:tcPr>
            <w:tcW w:w="2700" w:type="dxa"/>
          </w:tcPr>
          <w:p w14:paraId="3B389F42" w14:textId="77777777" w:rsidR="00C5129A" w:rsidRPr="001F42D3" w:rsidRDefault="00C5129A" w:rsidP="008C3E59">
            <w:pPr>
              <w:pStyle w:val="TableEntry"/>
            </w:pPr>
            <w:r w:rsidRPr="001F42D3">
              <w:t>Software Segment</w:t>
            </w:r>
          </w:p>
        </w:tc>
        <w:tc>
          <w:tcPr>
            <w:tcW w:w="2340" w:type="dxa"/>
          </w:tcPr>
          <w:p w14:paraId="06428DB5" w14:textId="77777777" w:rsidR="00C5129A" w:rsidRPr="001F42D3" w:rsidRDefault="00C5129A" w:rsidP="008C3E59">
            <w:pPr>
              <w:pStyle w:val="TableEntry"/>
            </w:pPr>
          </w:p>
        </w:tc>
        <w:tc>
          <w:tcPr>
            <w:tcW w:w="1440" w:type="dxa"/>
          </w:tcPr>
          <w:p w14:paraId="42430D5B" w14:textId="77777777" w:rsidR="00C5129A" w:rsidRPr="001F42D3" w:rsidRDefault="00C5129A" w:rsidP="008C3E59">
            <w:pPr>
              <w:pStyle w:val="TableEntry"/>
            </w:pPr>
            <w:r w:rsidRPr="001F42D3">
              <w:t>[0..1]</w:t>
            </w:r>
          </w:p>
        </w:tc>
        <w:tc>
          <w:tcPr>
            <w:tcW w:w="1548" w:type="dxa"/>
          </w:tcPr>
          <w:p w14:paraId="2164232B" w14:textId="77777777" w:rsidR="00C5129A" w:rsidRPr="001F42D3" w:rsidRDefault="00C5129A" w:rsidP="008C3E59">
            <w:pPr>
              <w:pStyle w:val="TableEntry"/>
            </w:pPr>
            <w:r w:rsidRPr="001F42D3">
              <w:t>2</w:t>
            </w:r>
          </w:p>
        </w:tc>
      </w:tr>
      <w:tr w:rsidR="00C5129A" w:rsidRPr="001F42D3" w14:paraId="7F7BB47E" w14:textId="77777777" w:rsidTr="008C3E59">
        <w:tc>
          <w:tcPr>
            <w:tcW w:w="1548" w:type="dxa"/>
          </w:tcPr>
          <w:p w14:paraId="0D2443CC" w14:textId="77777777" w:rsidR="00C5129A" w:rsidRPr="001F42D3" w:rsidRDefault="00C5129A" w:rsidP="008C3E59">
            <w:pPr>
              <w:pStyle w:val="TableEntry"/>
            </w:pPr>
            <w:r w:rsidRPr="001F42D3">
              <w:t>PID</w:t>
            </w:r>
          </w:p>
        </w:tc>
        <w:tc>
          <w:tcPr>
            <w:tcW w:w="2700" w:type="dxa"/>
          </w:tcPr>
          <w:p w14:paraId="4349A667" w14:textId="77777777" w:rsidR="00C5129A" w:rsidRPr="001F42D3" w:rsidRDefault="00C5129A" w:rsidP="008C3E59">
            <w:pPr>
              <w:pStyle w:val="TableEntry"/>
            </w:pPr>
            <w:r w:rsidRPr="001F42D3">
              <w:t>Patient Identification</w:t>
            </w:r>
          </w:p>
        </w:tc>
        <w:tc>
          <w:tcPr>
            <w:tcW w:w="2340" w:type="dxa"/>
          </w:tcPr>
          <w:p w14:paraId="7B818738" w14:textId="77777777" w:rsidR="00C5129A" w:rsidRPr="001F42D3" w:rsidRDefault="00C5129A" w:rsidP="008C3E59">
            <w:pPr>
              <w:pStyle w:val="TableEntry"/>
            </w:pPr>
            <w:r w:rsidRPr="001F42D3">
              <w:t>Demographics for id matching</w:t>
            </w:r>
          </w:p>
        </w:tc>
        <w:tc>
          <w:tcPr>
            <w:tcW w:w="1440" w:type="dxa"/>
          </w:tcPr>
          <w:p w14:paraId="332D6C53" w14:textId="77777777" w:rsidR="00C5129A" w:rsidRPr="001F42D3" w:rsidRDefault="00C5129A" w:rsidP="008C3E59">
            <w:pPr>
              <w:pStyle w:val="TableEntry"/>
            </w:pPr>
            <w:r w:rsidRPr="001F42D3">
              <w:t>[1..1]</w:t>
            </w:r>
          </w:p>
        </w:tc>
        <w:tc>
          <w:tcPr>
            <w:tcW w:w="1548" w:type="dxa"/>
          </w:tcPr>
          <w:p w14:paraId="70A18517" w14:textId="77777777" w:rsidR="00C5129A" w:rsidRPr="001F42D3" w:rsidRDefault="00C5129A" w:rsidP="008C3E59">
            <w:pPr>
              <w:pStyle w:val="TableEntry"/>
            </w:pPr>
            <w:r w:rsidRPr="001F42D3">
              <w:t>3</w:t>
            </w:r>
          </w:p>
        </w:tc>
      </w:tr>
      <w:tr w:rsidR="00C5129A" w:rsidRPr="001F42D3" w14:paraId="0BC7A322" w14:textId="77777777" w:rsidTr="008C3E59">
        <w:tc>
          <w:tcPr>
            <w:tcW w:w="1548" w:type="dxa"/>
          </w:tcPr>
          <w:p w14:paraId="47C850C4" w14:textId="77777777" w:rsidR="00C5129A" w:rsidRPr="001F42D3" w:rsidRDefault="00C5129A" w:rsidP="008C3E59">
            <w:pPr>
              <w:pStyle w:val="TableEntry"/>
            </w:pPr>
            <w:r w:rsidRPr="001F42D3">
              <w:t>[ PV1 ]</w:t>
            </w:r>
          </w:p>
        </w:tc>
        <w:tc>
          <w:tcPr>
            <w:tcW w:w="2700" w:type="dxa"/>
          </w:tcPr>
          <w:p w14:paraId="6ACF46F1" w14:textId="77777777" w:rsidR="00C5129A" w:rsidRPr="001F42D3" w:rsidRDefault="00C5129A" w:rsidP="008C3E59">
            <w:pPr>
              <w:pStyle w:val="TableEntry"/>
            </w:pPr>
            <w:r w:rsidRPr="001F42D3">
              <w:t>Patient Visit</w:t>
            </w:r>
          </w:p>
        </w:tc>
        <w:tc>
          <w:tcPr>
            <w:tcW w:w="2340" w:type="dxa"/>
          </w:tcPr>
          <w:p w14:paraId="2CE1804A" w14:textId="77777777" w:rsidR="00C5129A" w:rsidRPr="001F42D3" w:rsidRDefault="00C5129A" w:rsidP="008C3E59">
            <w:pPr>
              <w:pStyle w:val="TableEntry"/>
            </w:pPr>
          </w:p>
        </w:tc>
        <w:tc>
          <w:tcPr>
            <w:tcW w:w="1440" w:type="dxa"/>
          </w:tcPr>
          <w:p w14:paraId="620370B8" w14:textId="77777777" w:rsidR="00C5129A" w:rsidRPr="001F42D3" w:rsidRDefault="00C5129A" w:rsidP="008C3E59">
            <w:pPr>
              <w:pStyle w:val="TableEntry"/>
            </w:pPr>
            <w:r w:rsidRPr="001F42D3">
              <w:t>[0..1]</w:t>
            </w:r>
          </w:p>
        </w:tc>
        <w:tc>
          <w:tcPr>
            <w:tcW w:w="1548" w:type="dxa"/>
          </w:tcPr>
          <w:p w14:paraId="39083AE1" w14:textId="77777777" w:rsidR="00C5129A" w:rsidRPr="001F42D3" w:rsidRDefault="00C5129A" w:rsidP="008C3E59">
            <w:pPr>
              <w:pStyle w:val="TableEntry"/>
            </w:pPr>
            <w:r w:rsidRPr="001F42D3">
              <w:t>3</w:t>
            </w:r>
          </w:p>
        </w:tc>
      </w:tr>
      <w:tr w:rsidR="00C5129A" w:rsidRPr="001F42D3" w14:paraId="10A1C0C6" w14:textId="77777777" w:rsidTr="008C3E59">
        <w:tc>
          <w:tcPr>
            <w:tcW w:w="1548" w:type="dxa"/>
          </w:tcPr>
          <w:p w14:paraId="04C9F738" w14:textId="77777777" w:rsidR="00C5129A" w:rsidRPr="001F42D3" w:rsidRDefault="00C5129A" w:rsidP="008C3E59">
            <w:pPr>
              <w:pStyle w:val="TableEntry"/>
            </w:pPr>
            <w:r w:rsidRPr="001F42D3">
              <w:t>{</w:t>
            </w:r>
          </w:p>
        </w:tc>
        <w:tc>
          <w:tcPr>
            <w:tcW w:w="2700" w:type="dxa"/>
          </w:tcPr>
          <w:p w14:paraId="531DC4BB" w14:textId="77777777" w:rsidR="00C5129A" w:rsidRPr="001F42D3" w:rsidRDefault="00C5129A" w:rsidP="008C3E59">
            <w:pPr>
              <w:pStyle w:val="TableEntry"/>
            </w:pPr>
            <w:r w:rsidRPr="001F42D3">
              <w:t>Order Observation Repeat Grouping BEGIN</w:t>
            </w:r>
          </w:p>
        </w:tc>
        <w:tc>
          <w:tcPr>
            <w:tcW w:w="2340" w:type="dxa"/>
          </w:tcPr>
          <w:p w14:paraId="38112C46" w14:textId="77777777" w:rsidR="00C5129A" w:rsidRPr="001F42D3" w:rsidRDefault="00C5129A" w:rsidP="008C3E59">
            <w:pPr>
              <w:pStyle w:val="TableEntry"/>
            </w:pPr>
          </w:p>
        </w:tc>
        <w:tc>
          <w:tcPr>
            <w:tcW w:w="1440" w:type="dxa"/>
          </w:tcPr>
          <w:p w14:paraId="05DC5A51" w14:textId="77777777" w:rsidR="00C5129A" w:rsidRPr="001F42D3" w:rsidRDefault="00C5129A" w:rsidP="008C3E59">
            <w:pPr>
              <w:pStyle w:val="TableEntry"/>
            </w:pPr>
            <w:r w:rsidRPr="001F42D3">
              <w:t>[1..*]</w:t>
            </w:r>
          </w:p>
        </w:tc>
        <w:tc>
          <w:tcPr>
            <w:tcW w:w="1548" w:type="dxa"/>
          </w:tcPr>
          <w:p w14:paraId="71818394" w14:textId="77777777" w:rsidR="00C5129A" w:rsidRPr="001F42D3" w:rsidRDefault="00C5129A" w:rsidP="008C3E59">
            <w:pPr>
              <w:pStyle w:val="TableEntry"/>
            </w:pPr>
          </w:p>
        </w:tc>
      </w:tr>
      <w:tr w:rsidR="00C5129A" w:rsidRPr="001F42D3" w14:paraId="0E14CAF0" w14:textId="77777777" w:rsidTr="008C3E59">
        <w:tc>
          <w:tcPr>
            <w:tcW w:w="1548" w:type="dxa"/>
          </w:tcPr>
          <w:p w14:paraId="286D3716" w14:textId="77777777" w:rsidR="00C5129A" w:rsidRPr="001F42D3" w:rsidRDefault="00C5129A" w:rsidP="008C3E59">
            <w:pPr>
              <w:pStyle w:val="TableEntry"/>
            </w:pPr>
            <w:r w:rsidRPr="001F42D3">
              <w:t xml:space="preserve">  OBR</w:t>
            </w:r>
          </w:p>
        </w:tc>
        <w:tc>
          <w:tcPr>
            <w:tcW w:w="2700" w:type="dxa"/>
          </w:tcPr>
          <w:p w14:paraId="00E70197" w14:textId="77777777" w:rsidR="00C5129A" w:rsidRPr="001F42D3" w:rsidRDefault="00C5129A" w:rsidP="008C3E59">
            <w:pPr>
              <w:pStyle w:val="TableEntry"/>
            </w:pPr>
            <w:r w:rsidRPr="001F42D3">
              <w:t>Observations Request</w:t>
            </w:r>
          </w:p>
        </w:tc>
        <w:tc>
          <w:tcPr>
            <w:tcW w:w="2340" w:type="dxa"/>
          </w:tcPr>
          <w:p w14:paraId="3934B2FB" w14:textId="77777777" w:rsidR="00C5129A" w:rsidRPr="001F42D3" w:rsidRDefault="00C5129A" w:rsidP="008C3E59">
            <w:pPr>
              <w:pStyle w:val="TableEntry"/>
            </w:pPr>
            <w:r w:rsidRPr="001F42D3">
              <w:t>Clinical context</w:t>
            </w:r>
          </w:p>
        </w:tc>
        <w:tc>
          <w:tcPr>
            <w:tcW w:w="1440" w:type="dxa"/>
          </w:tcPr>
          <w:p w14:paraId="35C318B5" w14:textId="77777777" w:rsidR="00C5129A" w:rsidRPr="001F42D3" w:rsidRDefault="00C5129A" w:rsidP="008C3E59">
            <w:pPr>
              <w:pStyle w:val="TableEntry"/>
            </w:pPr>
            <w:r w:rsidRPr="001F42D3">
              <w:t>[1..1]</w:t>
            </w:r>
          </w:p>
        </w:tc>
        <w:tc>
          <w:tcPr>
            <w:tcW w:w="1548" w:type="dxa"/>
          </w:tcPr>
          <w:p w14:paraId="1897AEAC" w14:textId="77777777" w:rsidR="00C5129A" w:rsidRPr="001F42D3" w:rsidRDefault="00C5129A" w:rsidP="008C3E59">
            <w:pPr>
              <w:pStyle w:val="TableEntry"/>
            </w:pPr>
            <w:r w:rsidRPr="001F42D3">
              <w:t>7</w:t>
            </w:r>
          </w:p>
        </w:tc>
      </w:tr>
      <w:tr w:rsidR="00C5129A" w:rsidRPr="001F42D3" w14:paraId="62CF2EBE" w14:textId="77777777" w:rsidTr="008C3E59">
        <w:tc>
          <w:tcPr>
            <w:tcW w:w="1548" w:type="dxa"/>
          </w:tcPr>
          <w:p w14:paraId="4EBA137B" w14:textId="77777777" w:rsidR="00C5129A" w:rsidRPr="001F42D3" w:rsidRDefault="00C5129A" w:rsidP="008C3E59">
            <w:pPr>
              <w:pStyle w:val="TableEntry"/>
            </w:pPr>
            <w:r w:rsidRPr="001F42D3">
              <w:t xml:space="preserve">  {[NTE]}</w:t>
            </w:r>
          </w:p>
        </w:tc>
        <w:tc>
          <w:tcPr>
            <w:tcW w:w="2700" w:type="dxa"/>
          </w:tcPr>
          <w:p w14:paraId="538A3BA9" w14:textId="77777777" w:rsidR="00C5129A" w:rsidRPr="001F42D3" w:rsidRDefault="00C5129A" w:rsidP="008C3E59">
            <w:pPr>
              <w:pStyle w:val="TableEntry"/>
            </w:pPr>
            <w:r w:rsidRPr="001F42D3">
              <w:t>Notes Section</w:t>
            </w:r>
          </w:p>
        </w:tc>
        <w:tc>
          <w:tcPr>
            <w:tcW w:w="2340" w:type="dxa"/>
          </w:tcPr>
          <w:p w14:paraId="791FA466" w14:textId="77777777" w:rsidR="00C5129A" w:rsidRPr="001F42D3" w:rsidRDefault="00C5129A" w:rsidP="008C3E59">
            <w:pPr>
              <w:pStyle w:val="TableEntry"/>
            </w:pPr>
            <w:r w:rsidRPr="001F42D3">
              <w:t>Notes related to OBR</w:t>
            </w:r>
          </w:p>
        </w:tc>
        <w:tc>
          <w:tcPr>
            <w:tcW w:w="1440" w:type="dxa"/>
          </w:tcPr>
          <w:p w14:paraId="4DF2CD5F" w14:textId="77777777" w:rsidR="00C5129A" w:rsidRPr="001F42D3" w:rsidRDefault="00C5129A" w:rsidP="008C3E59">
            <w:pPr>
              <w:pStyle w:val="TableEntry"/>
            </w:pPr>
            <w:r w:rsidRPr="001F42D3">
              <w:t>[0..*]</w:t>
            </w:r>
          </w:p>
        </w:tc>
        <w:tc>
          <w:tcPr>
            <w:tcW w:w="1548" w:type="dxa"/>
          </w:tcPr>
          <w:p w14:paraId="76BD9A23" w14:textId="77777777" w:rsidR="00C5129A" w:rsidRPr="001F42D3" w:rsidRDefault="00C5129A" w:rsidP="008C3E59">
            <w:pPr>
              <w:pStyle w:val="TableEntry"/>
            </w:pPr>
          </w:p>
        </w:tc>
      </w:tr>
      <w:tr w:rsidR="00C5129A" w:rsidRPr="001F42D3" w14:paraId="65A0CA4A" w14:textId="77777777" w:rsidTr="008C3E59">
        <w:tc>
          <w:tcPr>
            <w:tcW w:w="1548" w:type="dxa"/>
          </w:tcPr>
          <w:p w14:paraId="41411CF2" w14:textId="77777777" w:rsidR="00C5129A" w:rsidRPr="001F42D3" w:rsidRDefault="00C5129A" w:rsidP="008C3E59">
            <w:pPr>
              <w:pStyle w:val="TableEntry"/>
            </w:pPr>
            <w:r w:rsidRPr="001F42D3">
              <w:t xml:space="preserve">  {OBX}</w:t>
            </w:r>
          </w:p>
        </w:tc>
        <w:tc>
          <w:tcPr>
            <w:tcW w:w="2700" w:type="dxa"/>
          </w:tcPr>
          <w:p w14:paraId="7A00354B" w14:textId="77777777" w:rsidR="00C5129A" w:rsidRPr="001F42D3" w:rsidRDefault="00C5129A" w:rsidP="008C3E59">
            <w:pPr>
              <w:pStyle w:val="TableEntry"/>
            </w:pPr>
            <w:r w:rsidRPr="001F42D3">
              <w:t>Observation results</w:t>
            </w:r>
          </w:p>
        </w:tc>
        <w:tc>
          <w:tcPr>
            <w:tcW w:w="2340" w:type="dxa"/>
          </w:tcPr>
          <w:p w14:paraId="75098617" w14:textId="77777777" w:rsidR="00C5129A" w:rsidRPr="001F42D3" w:rsidRDefault="00C5129A" w:rsidP="008C3E59">
            <w:pPr>
              <w:pStyle w:val="TableEntry"/>
            </w:pPr>
            <w:r w:rsidRPr="001F42D3">
              <w:t>Observations related to the pulse generator</w:t>
            </w:r>
          </w:p>
        </w:tc>
        <w:tc>
          <w:tcPr>
            <w:tcW w:w="1440" w:type="dxa"/>
          </w:tcPr>
          <w:p w14:paraId="096A0656" w14:textId="77777777" w:rsidR="00C5129A" w:rsidRPr="001F42D3" w:rsidRDefault="00C5129A" w:rsidP="008C3E59">
            <w:pPr>
              <w:pStyle w:val="TableEntry"/>
            </w:pPr>
            <w:r w:rsidRPr="001F42D3">
              <w:t>[0..*]</w:t>
            </w:r>
          </w:p>
        </w:tc>
        <w:tc>
          <w:tcPr>
            <w:tcW w:w="1548" w:type="dxa"/>
          </w:tcPr>
          <w:p w14:paraId="4381CCF6" w14:textId="77777777" w:rsidR="00C5129A" w:rsidRPr="001F42D3" w:rsidRDefault="00C5129A" w:rsidP="008C3E59">
            <w:pPr>
              <w:pStyle w:val="TableEntry"/>
            </w:pPr>
            <w:r w:rsidRPr="001F42D3">
              <w:t>7</w:t>
            </w:r>
          </w:p>
        </w:tc>
      </w:tr>
      <w:tr w:rsidR="00C5129A" w:rsidRPr="001F42D3" w14:paraId="0406660C" w14:textId="77777777" w:rsidTr="008C3E59">
        <w:tc>
          <w:tcPr>
            <w:tcW w:w="1548" w:type="dxa"/>
          </w:tcPr>
          <w:p w14:paraId="647D5950" w14:textId="77777777" w:rsidR="00C5129A" w:rsidRPr="001F42D3" w:rsidRDefault="00C5129A" w:rsidP="008C3E59">
            <w:pPr>
              <w:pStyle w:val="TableEntry"/>
            </w:pPr>
            <w:r w:rsidRPr="001F42D3">
              <w:t xml:space="preserve">  {[NTE]}</w:t>
            </w:r>
          </w:p>
        </w:tc>
        <w:tc>
          <w:tcPr>
            <w:tcW w:w="2700" w:type="dxa"/>
          </w:tcPr>
          <w:p w14:paraId="37D84980" w14:textId="77777777" w:rsidR="00C5129A" w:rsidRPr="001F42D3" w:rsidRDefault="00C5129A" w:rsidP="008C3E59">
            <w:pPr>
              <w:pStyle w:val="TableEntry"/>
            </w:pPr>
            <w:r w:rsidRPr="001F42D3">
              <w:t>Notes Section</w:t>
            </w:r>
          </w:p>
        </w:tc>
        <w:tc>
          <w:tcPr>
            <w:tcW w:w="2340" w:type="dxa"/>
          </w:tcPr>
          <w:p w14:paraId="7F887B81" w14:textId="77777777" w:rsidR="00C5129A" w:rsidRPr="001F42D3" w:rsidRDefault="00C5129A" w:rsidP="008C3E59">
            <w:pPr>
              <w:pStyle w:val="TableEntry"/>
            </w:pPr>
            <w:r w:rsidRPr="001F42D3">
              <w:t>Notes Related to OBX</w:t>
            </w:r>
          </w:p>
        </w:tc>
        <w:tc>
          <w:tcPr>
            <w:tcW w:w="1440" w:type="dxa"/>
          </w:tcPr>
          <w:p w14:paraId="31F6F30F" w14:textId="77777777" w:rsidR="00C5129A" w:rsidRPr="001F42D3" w:rsidRDefault="00C5129A" w:rsidP="008C3E59">
            <w:pPr>
              <w:pStyle w:val="TableEntry"/>
            </w:pPr>
            <w:r w:rsidRPr="001F42D3">
              <w:t>[0..*]</w:t>
            </w:r>
          </w:p>
        </w:tc>
        <w:tc>
          <w:tcPr>
            <w:tcW w:w="1548" w:type="dxa"/>
          </w:tcPr>
          <w:p w14:paraId="69D74F34" w14:textId="77777777" w:rsidR="00C5129A" w:rsidRPr="001F42D3" w:rsidRDefault="00C5129A" w:rsidP="008C3E59">
            <w:pPr>
              <w:pStyle w:val="TableEntry"/>
            </w:pPr>
          </w:p>
        </w:tc>
      </w:tr>
      <w:tr w:rsidR="00C5129A" w:rsidRPr="001F42D3" w14:paraId="245BE703" w14:textId="77777777" w:rsidTr="008C3E59">
        <w:tc>
          <w:tcPr>
            <w:tcW w:w="1548" w:type="dxa"/>
          </w:tcPr>
          <w:p w14:paraId="048579E8" w14:textId="77777777" w:rsidR="00C5129A" w:rsidRPr="001F42D3" w:rsidRDefault="00C5129A" w:rsidP="008C3E59">
            <w:pPr>
              <w:pStyle w:val="TableEntry"/>
            </w:pPr>
            <w:r w:rsidRPr="001F42D3">
              <w:t>}</w:t>
            </w:r>
          </w:p>
        </w:tc>
        <w:tc>
          <w:tcPr>
            <w:tcW w:w="2700" w:type="dxa"/>
          </w:tcPr>
          <w:p w14:paraId="0FA27ED1" w14:textId="77777777" w:rsidR="00C5129A" w:rsidRPr="001F42D3" w:rsidRDefault="00C5129A" w:rsidP="008C3E59">
            <w:pPr>
              <w:pStyle w:val="TableEntry"/>
            </w:pPr>
            <w:r w:rsidRPr="001F42D3">
              <w:t>Order Observation Repeat Grouping END</w:t>
            </w:r>
          </w:p>
        </w:tc>
        <w:tc>
          <w:tcPr>
            <w:tcW w:w="2340" w:type="dxa"/>
          </w:tcPr>
          <w:p w14:paraId="67E7E0FB" w14:textId="77777777" w:rsidR="00C5129A" w:rsidRPr="001F42D3" w:rsidRDefault="00C5129A" w:rsidP="008C3E59">
            <w:pPr>
              <w:pStyle w:val="TableEntry"/>
            </w:pPr>
          </w:p>
        </w:tc>
        <w:tc>
          <w:tcPr>
            <w:tcW w:w="1440" w:type="dxa"/>
          </w:tcPr>
          <w:p w14:paraId="45AEDAD8" w14:textId="77777777" w:rsidR="00C5129A" w:rsidRPr="001F42D3" w:rsidRDefault="00C5129A" w:rsidP="008C3E59">
            <w:pPr>
              <w:pStyle w:val="TableEntry"/>
            </w:pPr>
          </w:p>
        </w:tc>
        <w:tc>
          <w:tcPr>
            <w:tcW w:w="1548" w:type="dxa"/>
          </w:tcPr>
          <w:p w14:paraId="600E6C41" w14:textId="77777777" w:rsidR="00C5129A" w:rsidRPr="001F42D3" w:rsidRDefault="00C5129A" w:rsidP="008C3E59">
            <w:pPr>
              <w:pStyle w:val="TableEntry"/>
            </w:pPr>
          </w:p>
        </w:tc>
      </w:tr>
      <w:tr w:rsidR="00C5129A" w:rsidRPr="001F42D3" w14:paraId="229D774B" w14:textId="77777777" w:rsidTr="008C3E59">
        <w:tc>
          <w:tcPr>
            <w:tcW w:w="1548" w:type="dxa"/>
          </w:tcPr>
          <w:p w14:paraId="74BA190E" w14:textId="77777777" w:rsidR="00C5129A" w:rsidRPr="001F42D3" w:rsidRDefault="00C5129A" w:rsidP="008C3E59">
            <w:pPr>
              <w:pStyle w:val="TableEntry"/>
            </w:pPr>
            <w:r w:rsidRPr="001F42D3">
              <w:t>[DSC]</w:t>
            </w:r>
          </w:p>
        </w:tc>
        <w:tc>
          <w:tcPr>
            <w:tcW w:w="2700" w:type="dxa"/>
          </w:tcPr>
          <w:p w14:paraId="22602C6B" w14:textId="77777777" w:rsidR="00C5129A" w:rsidRPr="001F42D3" w:rsidRDefault="00C5129A" w:rsidP="008C3E59">
            <w:pPr>
              <w:pStyle w:val="TableEntry"/>
            </w:pPr>
            <w:r w:rsidRPr="001F42D3">
              <w:t xml:space="preserve">Continuation Pointer </w:t>
            </w:r>
          </w:p>
        </w:tc>
        <w:tc>
          <w:tcPr>
            <w:tcW w:w="2340" w:type="dxa"/>
          </w:tcPr>
          <w:p w14:paraId="5E94C1F0" w14:textId="77777777" w:rsidR="00C5129A" w:rsidRPr="001F42D3" w:rsidRDefault="00C5129A" w:rsidP="008C3E59">
            <w:pPr>
              <w:pStyle w:val="TableEntry"/>
            </w:pPr>
          </w:p>
        </w:tc>
        <w:tc>
          <w:tcPr>
            <w:tcW w:w="1440" w:type="dxa"/>
          </w:tcPr>
          <w:p w14:paraId="0BE0EF74" w14:textId="77777777" w:rsidR="00C5129A" w:rsidRPr="001F42D3" w:rsidRDefault="00C5129A" w:rsidP="008C3E59">
            <w:pPr>
              <w:pStyle w:val="TableEntry"/>
            </w:pPr>
            <w:r w:rsidRPr="001F42D3">
              <w:t>[0..0]</w:t>
            </w:r>
          </w:p>
        </w:tc>
        <w:tc>
          <w:tcPr>
            <w:tcW w:w="1548" w:type="dxa"/>
          </w:tcPr>
          <w:p w14:paraId="4F4EF1C2" w14:textId="77777777" w:rsidR="00C5129A" w:rsidRPr="001F42D3" w:rsidRDefault="00C5129A" w:rsidP="008C3E59">
            <w:pPr>
              <w:pStyle w:val="TableEntry"/>
            </w:pPr>
            <w:r w:rsidRPr="001F42D3">
              <w:t>2</w:t>
            </w:r>
          </w:p>
        </w:tc>
      </w:tr>
    </w:tbl>
    <w:p w14:paraId="0DF64D98" w14:textId="77777777" w:rsidR="00C5129A" w:rsidRPr="001F42D3" w:rsidRDefault="00C5129A" w:rsidP="00113C9C">
      <w:pPr>
        <w:pStyle w:val="BodyText"/>
      </w:pPr>
    </w:p>
    <w:p w14:paraId="3D0B6F6D" w14:textId="2C85BD2D" w:rsidR="00B11855" w:rsidRPr="001F42D3" w:rsidRDefault="003D003E" w:rsidP="00113C9C">
      <w:pPr>
        <w:pStyle w:val="BodyText"/>
      </w:pPr>
      <w:r w:rsidRPr="001F42D3">
        <w:t xml:space="preserve">The Implantable Device – Cardiac – Reporter initiates the </w:t>
      </w:r>
      <w:r w:rsidR="006D613E" w:rsidRPr="001F42D3">
        <w:t>HL7</w:t>
      </w:r>
      <w:r w:rsidR="00995105" w:rsidRPr="001F42D3">
        <w:t xml:space="preserve"> </w:t>
      </w:r>
      <w:r w:rsidRPr="001F42D3">
        <w:t>ORU message to the Implantable Device – Cardiac – Consumer following an implanted cardiac device interrogation.</w:t>
      </w:r>
    </w:p>
    <w:p w14:paraId="7ABE6CB4" w14:textId="5504F84D" w:rsidR="00B11855" w:rsidRPr="001F42D3" w:rsidRDefault="003D003E" w:rsidP="00123C7B">
      <w:pPr>
        <w:pStyle w:val="Heading5"/>
        <w:rPr>
          <w:noProof w:val="0"/>
        </w:rPr>
      </w:pPr>
      <w:bookmarkStart w:id="456" w:name="_Toc401769837"/>
      <w:bookmarkStart w:id="457" w:name="_Toc214889738"/>
      <w:r w:rsidRPr="001F42D3">
        <w:rPr>
          <w:noProof w:val="0"/>
        </w:rPr>
        <w:t>Message Semantics</w:t>
      </w:r>
      <w:bookmarkEnd w:id="456"/>
      <w:bookmarkEnd w:id="457"/>
    </w:p>
    <w:p w14:paraId="765D39DC" w14:textId="21B73760" w:rsidR="00B11855" w:rsidRPr="001F42D3" w:rsidRDefault="003D003E" w:rsidP="00185E79">
      <w:pPr>
        <w:pStyle w:val="BodyText"/>
      </w:pPr>
      <w:r w:rsidRPr="001F42D3">
        <w:t xml:space="preserve">The message is an unsolicited v2.6 ORU message from the Implantable Device – Cardiac – Reporter to the Implantable Device – Cardiac – Consumer with a corresponding ACK message back to the Implantable Device – Cardiac – Reporter. The contents of the message (in OBX segments) are a required set of individual observations or measurements trans-coded into separate </w:t>
      </w:r>
      <w:r w:rsidR="006D613E" w:rsidRPr="001F42D3">
        <w:t>HL7</w:t>
      </w:r>
      <w:r w:rsidR="00995105" w:rsidRPr="001F42D3">
        <w:t xml:space="preserve"> </w:t>
      </w:r>
      <w:r w:rsidRPr="001F42D3">
        <w:t>v2.6 OBX segments and an optional encapsulated PDF document.</w:t>
      </w:r>
    </w:p>
    <w:p w14:paraId="7181B284" w14:textId="0CD4110E" w:rsidR="00B11855" w:rsidRPr="001F42D3" w:rsidRDefault="003D003E" w:rsidP="00185E79">
      <w:pPr>
        <w:pStyle w:val="BodyText"/>
      </w:pPr>
      <w:r w:rsidRPr="001F42D3">
        <w:t xml:space="preserve">Refer to the </w:t>
      </w:r>
      <w:r w:rsidR="006D613E" w:rsidRPr="001F42D3">
        <w:t>HL7</w:t>
      </w:r>
      <w:r w:rsidR="00995105" w:rsidRPr="001F42D3">
        <w:t xml:space="preserve"> </w:t>
      </w:r>
      <w:r w:rsidRPr="001F42D3">
        <w:t>v2.6 Standard, Chapter 7 ORU Message for general message semantics.</w:t>
      </w:r>
    </w:p>
    <w:p w14:paraId="0026C314" w14:textId="4EADC91F" w:rsidR="00C42BD4" w:rsidRPr="001F42D3" w:rsidRDefault="003D003E" w:rsidP="00185E79">
      <w:pPr>
        <w:pStyle w:val="BodyText"/>
      </w:pPr>
      <w:r w:rsidRPr="001F42D3">
        <w:t xml:space="preserve">The constrained message structure is given in </w:t>
      </w:r>
      <w:r w:rsidR="00CA3A2C" w:rsidRPr="001F42D3">
        <w:t>Table</w:t>
      </w:r>
      <w:r w:rsidRPr="001F42D3">
        <w:t xml:space="preserve"> 3.9.4.1.2-1, with additional details provided in sections below. </w:t>
      </w:r>
    </w:p>
    <w:p w14:paraId="6A167595" w14:textId="77777777" w:rsidR="00B11855" w:rsidRPr="001F42D3" w:rsidRDefault="003D003E" w:rsidP="00CF5627">
      <w:pPr>
        <w:pStyle w:val="TableTitle"/>
      </w:pPr>
      <w:r w:rsidRPr="001F42D3">
        <w:lastRenderedPageBreak/>
        <w:t>Table 3.9.4.1.2</w:t>
      </w:r>
      <w:r w:rsidR="005D79DE" w:rsidRPr="001F42D3">
        <w:rPr>
          <w:rFonts w:eastAsia="MS Gothic"/>
        </w:rPr>
        <w:t>-</w:t>
      </w:r>
      <w:r w:rsidR="00E86B15" w:rsidRPr="001F42D3">
        <w:t>1</w:t>
      </w:r>
      <w:r w:rsidRPr="001F42D3">
        <w:t>: ORU Message Structure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2937"/>
        <w:gridCol w:w="2807"/>
        <w:gridCol w:w="816"/>
        <w:gridCol w:w="1780"/>
      </w:tblGrid>
      <w:tr w:rsidR="00D612C5" w:rsidRPr="001F42D3" w14:paraId="738038E9" w14:textId="77777777" w:rsidTr="00A92110">
        <w:trPr>
          <w:cantSplit/>
          <w:tblHeader/>
          <w:jc w:val="center"/>
        </w:trPr>
        <w:tc>
          <w:tcPr>
            <w:tcW w:w="0" w:type="auto"/>
            <w:shd w:val="clear" w:color="auto" w:fill="D9D9D9"/>
          </w:tcPr>
          <w:p w14:paraId="7AA9D27B" w14:textId="77777777" w:rsidR="00B11855" w:rsidRPr="001F42D3" w:rsidRDefault="003D003E" w:rsidP="00506FBD">
            <w:pPr>
              <w:pStyle w:val="TableEntryHeader"/>
            </w:pPr>
            <w:r w:rsidRPr="001F42D3">
              <w:t>ORU</w:t>
            </w:r>
          </w:p>
        </w:tc>
        <w:tc>
          <w:tcPr>
            <w:tcW w:w="0" w:type="auto"/>
            <w:shd w:val="clear" w:color="auto" w:fill="D9D9D9"/>
          </w:tcPr>
          <w:p w14:paraId="5FFCC2DA" w14:textId="77777777" w:rsidR="00B11855" w:rsidRPr="001F42D3" w:rsidRDefault="003D003E" w:rsidP="00506FBD">
            <w:pPr>
              <w:pStyle w:val="TableEntryHeader"/>
            </w:pPr>
            <w:r w:rsidRPr="001F42D3">
              <w:t>Observation Results Message</w:t>
            </w:r>
          </w:p>
        </w:tc>
        <w:tc>
          <w:tcPr>
            <w:tcW w:w="0" w:type="auto"/>
            <w:shd w:val="clear" w:color="auto" w:fill="D9D9D9"/>
          </w:tcPr>
          <w:p w14:paraId="7ECBFCEF" w14:textId="77777777" w:rsidR="00B11855" w:rsidRPr="001F42D3" w:rsidRDefault="003D003E" w:rsidP="00506FBD">
            <w:pPr>
              <w:pStyle w:val="TableEntryHeader"/>
            </w:pPr>
            <w:r w:rsidRPr="001F42D3">
              <w:t>Usage</w:t>
            </w:r>
          </w:p>
        </w:tc>
        <w:tc>
          <w:tcPr>
            <w:tcW w:w="0" w:type="auto"/>
            <w:shd w:val="clear" w:color="auto" w:fill="D9D9D9"/>
          </w:tcPr>
          <w:p w14:paraId="72B3518F" w14:textId="77777777" w:rsidR="00B11855" w:rsidRPr="001F42D3" w:rsidRDefault="003D003E" w:rsidP="00506FBD">
            <w:pPr>
              <w:pStyle w:val="TableEntryHeader"/>
            </w:pPr>
            <w:r w:rsidRPr="001F42D3">
              <w:t>Card</w:t>
            </w:r>
          </w:p>
        </w:tc>
        <w:tc>
          <w:tcPr>
            <w:tcW w:w="0" w:type="auto"/>
            <w:shd w:val="clear" w:color="auto" w:fill="D9D9D9"/>
          </w:tcPr>
          <w:p w14:paraId="644CDB26" w14:textId="3E9EFBE3" w:rsidR="00B11855" w:rsidRPr="001F42D3" w:rsidRDefault="006D613E" w:rsidP="00506FBD">
            <w:pPr>
              <w:pStyle w:val="TableEntryHeader"/>
            </w:pPr>
            <w:r w:rsidRPr="001F42D3">
              <w:t>HL7</w:t>
            </w:r>
            <w:r w:rsidR="00995105" w:rsidRPr="001F42D3">
              <w:t xml:space="preserve"> </w:t>
            </w:r>
            <w:r w:rsidR="003D003E" w:rsidRPr="001F42D3">
              <w:t>Spec Chapter</w:t>
            </w:r>
          </w:p>
        </w:tc>
      </w:tr>
      <w:tr w:rsidR="00D612C5" w:rsidRPr="001F42D3" w14:paraId="26B59F80" w14:textId="77777777" w:rsidTr="002C051E">
        <w:trPr>
          <w:cantSplit/>
          <w:jc w:val="center"/>
        </w:trPr>
        <w:tc>
          <w:tcPr>
            <w:tcW w:w="0" w:type="auto"/>
          </w:tcPr>
          <w:p w14:paraId="1914495E" w14:textId="77777777" w:rsidR="00B11855" w:rsidRPr="001F42D3" w:rsidRDefault="003D003E" w:rsidP="00506FBD">
            <w:pPr>
              <w:pStyle w:val="TableEntry"/>
            </w:pPr>
            <w:r w:rsidRPr="001F42D3">
              <w:t>MSH</w:t>
            </w:r>
          </w:p>
        </w:tc>
        <w:tc>
          <w:tcPr>
            <w:tcW w:w="0" w:type="auto"/>
          </w:tcPr>
          <w:p w14:paraId="3A4F6567" w14:textId="77777777" w:rsidR="00B11855" w:rsidRPr="001F42D3" w:rsidRDefault="003D003E" w:rsidP="00506FBD">
            <w:pPr>
              <w:pStyle w:val="TableEntry"/>
            </w:pPr>
            <w:r w:rsidRPr="001F42D3">
              <w:t>Message Header</w:t>
            </w:r>
          </w:p>
        </w:tc>
        <w:tc>
          <w:tcPr>
            <w:tcW w:w="0" w:type="auto"/>
          </w:tcPr>
          <w:p w14:paraId="12F1FA7C" w14:textId="77777777" w:rsidR="00B11855" w:rsidRPr="001F42D3" w:rsidRDefault="00B11855" w:rsidP="00E91EF8">
            <w:pPr>
              <w:pStyle w:val="TableEntry"/>
              <w:rPr>
                <w:color w:val="000000"/>
              </w:rPr>
            </w:pPr>
          </w:p>
        </w:tc>
        <w:tc>
          <w:tcPr>
            <w:tcW w:w="0" w:type="auto"/>
          </w:tcPr>
          <w:p w14:paraId="68232742" w14:textId="77777777" w:rsidR="00B11855" w:rsidRPr="001F42D3" w:rsidRDefault="003D003E" w:rsidP="00506FBD">
            <w:pPr>
              <w:pStyle w:val="TableEntry"/>
            </w:pPr>
            <w:r w:rsidRPr="001F42D3">
              <w:t>[1..1]</w:t>
            </w:r>
          </w:p>
        </w:tc>
        <w:tc>
          <w:tcPr>
            <w:tcW w:w="0" w:type="auto"/>
          </w:tcPr>
          <w:p w14:paraId="27A6025E" w14:textId="77777777" w:rsidR="00B11855" w:rsidRPr="001F42D3" w:rsidRDefault="003D003E" w:rsidP="00506FBD">
            <w:pPr>
              <w:pStyle w:val="TableEntry"/>
            </w:pPr>
            <w:r w:rsidRPr="001F42D3">
              <w:t>2</w:t>
            </w:r>
          </w:p>
        </w:tc>
      </w:tr>
      <w:tr w:rsidR="00D612C5" w:rsidRPr="001F42D3" w14:paraId="2AC61C55" w14:textId="77777777" w:rsidTr="002C051E">
        <w:trPr>
          <w:cantSplit/>
          <w:jc w:val="center"/>
        </w:trPr>
        <w:tc>
          <w:tcPr>
            <w:tcW w:w="0" w:type="auto"/>
          </w:tcPr>
          <w:p w14:paraId="20B4B2B1" w14:textId="77777777" w:rsidR="00B11855" w:rsidRPr="001F42D3" w:rsidRDefault="003D003E" w:rsidP="00506FBD">
            <w:pPr>
              <w:pStyle w:val="TableEntry"/>
            </w:pPr>
            <w:r w:rsidRPr="001F42D3">
              <w:t>[{ SFT }]</w:t>
            </w:r>
          </w:p>
        </w:tc>
        <w:tc>
          <w:tcPr>
            <w:tcW w:w="0" w:type="auto"/>
          </w:tcPr>
          <w:p w14:paraId="4F37E4D3" w14:textId="77777777" w:rsidR="00B11855" w:rsidRPr="001F42D3" w:rsidRDefault="003D003E" w:rsidP="00506FBD">
            <w:pPr>
              <w:pStyle w:val="TableEntry"/>
            </w:pPr>
            <w:r w:rsidRPr="001F42D3">
              <w:t>Software Segment</w:t>
            </w:r>
          </w:p>
        </w:tc>
        <w:tc>
          <w:tcPr>
            <w:tcW w:w="0" w:type="auto"/>
          </w:tcPr>
          <w:p w14:paraId="2E525928" w14:textId="77777777" w:rsidR="00B11855" w:rsidRPr="001F42D3" w:rsidRDefault="00B11855" w:rsidP="00E91EF8">
            <w:pPr>
              <w:pStyle w:val="TableEntry"/>
              <w:rPr>
                <w:color w:val="000000"/>
              </w:rPr>
            </w:pPr>
          </w:p>
        </w:tc>
        <w:tc>
          <w:tcPr>
            <w:tcW w:w="0" w:type="auto"/>
          </w:tcPr>
          <w:p w14:paraId="28331997" w14:textId="77777777" w:rsidR="00B11855" w:rsidRPr="001F42D3" w:rsidRDefault="003D003E" w:rsidP="00506FBD">
            <w:pPr>
              <w:pStyle w:val="TableEntry"/>
            </w:pPr>
            <w:r w:rsidRPr="001F42D3">
              <w:t>[0..1]</w:t>
            </w:r>
          </w:p>
        </w:tc>
        <w:tc>
          <w:tcPr>
            <w:tcW w:w="0" w:type="auto"/>
          </w:tcPr>
          <w:p w14:paraId="4B698953" w14:textId="77777777" w:rsidR="00B11855" w:rsidRPr="001F42D3" w:rsidRDefault="003D003E" w:rsidP="00506FBD">
            <w:pPr>
              <w:pStyle w:val="TableEntry"/>
            </w:pPr>
            <w:r w:rsidRPr="001F42D3">
              <w:t>2</w:t>
            </w:r>
          </w:p>
        </w:tc>
      </w:tr>
      <w:tr w:rsidR="00D612C5" w:rsidRPr="001F42D3" w14:paraId="684C2E32" w14:textId="77777777" w:rsidTr="002C051E">
        <w:trPr>
          <w:cantSplit/>
          <w:jc w:val="center"/>
        </w:trPr>
        <w:tc>
          <w:tcPr>
            <w:tcW w:w="0" w:type="auto"/>
          </w:tcPr>
          <w:p w14:paraId="0D39A0EE" w14:textId="77777777" w:rsidR="00B11855" w:rsidRPr="001F42D3" w:rsidRDefault="003D003E" w:rsidP="00506FBD">
            <w:pPr>
              <w:pStyle w:val="TableEntry"/>
            </w:pPr>
            <w:r w:rsidRPr="001F42D3">
              <w:t>PID</w:t>
            </w:r>
          </w:p>
        </w:tc>
        <w:tc>
          <w:tcPr>
            <w:tcW w:w="0" w:type="auto"/>
          </w:tcPr>
          <w:p w14:paraId="76DF78D7" w14:textId="77777777" w:rsidR="00B11855" w:rsidRPr="001F42D3" w:rsidRDefault="003D003E" w:rsidP="00506FBD">
            <w:pPr>
              <w:pStyle w:val="TableEntry"/>
            </w:pPr>
            <w:r w:rsidRPr="001F42D3">
              <w:t>Patient Identification</w:t>
            </w:r>
          </w:p>
        </w:tc>
        <w:tc>
          <w:tcPr>
            <w:tcW w:w="0" w:type="auto"/>
          </w:tcPr>
          <w:p w14:paraId="762BBAA7" w14:textId="77777777" w:rsidR="00B11855" w:rsidRPr="001F42D3" w:rsidRDefault="003D003E" w:rsidP="00506FBD">
            <w:pPr>
              <w:pStyle w:val="TableEntry"/>
            </w:pPr>
            <w:r w:rsidRPr="001F42D3">
              <w:t>Demographics for id matching</w:t>
            </w:r>
          </w:p>
        </w:tc>
        <w:tc>
          <w:tcPr>
            <w:tcW w:w="0" w:type="auto"/>
          </w:tcPr>
          <w:p w14:paraId="06A47DE6" w14:textId="77777777" w:rsidR="00B11855" w:rsidRPr="001F42D3" w:rsidRDefault="003D003E" w:rsidP="00506FBD">
            <w:pPr>
              <w:pStyle w:val="TableEntry"/>
            </w:pPr>
            <w:r w:rsidRPr="001F42D3">
              <w:t>[1..1]</w:t>
            </w:r>
          </w:p>
        </w:tc>
        <w:tc>
          <w:tcPr>
            <w:tcW w:w="0" w:type="auto"/>
          </w:tcPr>
          <w:p w14:paraId="6F7EA350" w14:textId="77777777" w:rsidR="00B11855" w:rsidRPr="001F42D3" w:rsidRDefault="003D003E" w:rsidP="00506FBD">
            <w:pPr>
              <w:pStyle w:val="TableEntry"/>
            </w:pPr>
            <w:r w:rsidRPr="001F42D3">
              <w:t>3</w:t>
            </w:r>
          </w:p>
        </w:tc>
      </w:tr>
      <w:tr w:rsidR="00D612C5" w:rsidRPr="001F42D3" w14:paraId="3C4B1C30" w14:textId="77777777" w:rsidTr="002C051E">
        <w:trPr>
          <w:cantSplit/>
          <w:jc w:val="center"/>
        </w:trPr>
        <w:tc>
          <w:tcPr>
            <w:tcW w:w="0" w:type="auto"/>
          </w:tcPr>
          <w:p w14:paraId="4D951100" w14:textId="77777777" w:rsidR="00B11855" w:rsidRPr="001F42D3" w:rsidRDefault="003D003E" w:rsidP="00506FBD">
            <w:pPr>
              <w:pStyle w:val="TableEntry"/>
            </w:pPr>
            <w:r w:rsidRPr="001F42D3">
              <w:t>[ PV1 ]</w:t>
            </w:r>
          </w:p>
        </w:tc>
        <w:tc>
          <w:tcPr>
            <w:tcW w:w="0" w:type="auto"/>
          </w:tcPr>
          <w:p w14:paraId="6ABA08DC" w14:textId="77777777" w:rsidR="00B11855" w:rsidRPr="001F42D3" w:rsidRDefault="003D003E" w:rsidP="00506FBD">
            <w:pPr>
              <w:pStyle w:val="TableEntry"/>
            </w:pPr>
            <w:r w:rsidRPr="001F42D3">
              <w:t>Patient Visit</w:t>
            </w:r>
          </w:p>
        </w:tc>
        <w:tc>
          <w:tcPr>
            <w:tcW w:w="0" w:type="auto"/>
          </w:tcPr>
          <w:p w14:paraId="7DF2D448" w14:textId="77777777" w:rsidR="00B11855" w:rsidRPr="001F42D3" w:rsidRDefault="00B11855" w:rsidP="00E91EF8">
            <w:pPr>
              <w:pStyle w:val="TableEntry"/>
              <w:rPr>
                <w:color w:val="000000"/>
              </w:rPr>
            </w:pPr>
          </w:p>
        </w:tc>
        <w:tc>
          <w:tcPr>
            <w:tcW w:w="0" w:type="auto"/>
          </w:tcPr>
          <w:p w14:paraId="67C6D1BA" w14:textId="77777777" w:rsidR="00B11855" w:rsidRPr="001F42D3" w:rsidRDefault="003D003E" w:rsidP="00506FBD">
            <w:pPr>
              <w:pStyle w:val="TableEntry"/>
            </w:pPr>
            <w:r w:rsidRPr="001F42D3">
              <w:t>[0..1]</w:t>
            </w:r>
          </w:p>
        </w:tc>
        <w:tc>
          <w:tcPr>
            <w:tcW w:w="0" w:type="auto"/>
          </w:tcPr>
          <w:p w14:paraId="5168CB46" w14:textId="77777777" w:rsidR="00B11855" w:rsidRPr="001F42D3" w:rsidRDefault="003D003E" w:rsidP="00506FBD">
            <w:pPr>
              <w:pStyle w:val="TableEntry"/>
            </w:pPr>
            <w:r w:rsidRPr="001F42D3">
              <w:t>3</w:t>
            </w:r>
          </w:p>
        </w:tc>
      </w:tr>
      <w:tr w:rsidR="00D612C5" w:rsidRPr="001F42D3" w14:paraId="1A809143" w14:textId="77777777" w:rsidTr="002C051E">
        <w:trPr>
          <w:cantSplit/>
          <w:jc w:val="center"/>
        </w:trPr>
        <w:tc>
          <w:tcPr>
            <w:tcW w:w="0" w:type="auto"/>
          </w:tcPr>
          <w:p w14:paraId="28853C86" w14:textId="77777777" w:rsidR="00B11855" w:rsidRPr="001F42D3" w:rsidRDefault="003D003E" w:rsidP="00506FBD">
            <w:pPr>
              <w:pStyle w:val="TableEntry"/>
            </w:pPr>
            <w:r w:rsidRPr="001F42D3">
              <w:t>{</w:t>
            </w:r>
          </w:p>
        </w:tc>
        <w:tc>
          <w:tcPr>
            <w:tcW w:w="0" w:type="auto"/>
          </w:tcPr>
          <w:p w14:paraId="1A6FA76A" w14:textId="77777777" w:rsidR="00B11855" w:rsidRPr="001F42D3" w:rsidRDefault="003D003E" w:rsidP="00506FBD">
            <w:pPr>
              <w:pStyle w:val="TableEntry"/>
            </w:pPr>
            <w:r w:rsidRPr="001F42D3">
              <w:t>Order Observation Repeat Grouping BEGIN</w:t>
            </w:r>
          </w:p>
        </w:tc>
        <w:tc>
          <w:tcPr>
            <w:tcW w:w="0" w:type="auto"/>
          </w:tcPr>
          <w:p w14:paraId="487652F7" w14:textId="77777777" w:rsidR="00B11855" w:rsidRPr="001F42D3" w:rsidRDefault="00B11855" w:rsidP="00E91EF8">
            <w:pPr>
              <w:pStyle w:val="TableEntry"/>
              <w:rPr>
                <w:color w:val="000000"/>
              </w:rPr>
            </w:pPr>
          </w:p>
        </w:tc>
        <w:tc>
          <w:tcPr>
            <w:tcW w:w="0" w:type="auto"/>
          </w:tcPr>
          <w:p w14:paraId="7E59B62D" w14:textId="77777777" w:rsidR="00B11855" w:rsidRPr="001F42D3" w:rsidRDefault="003D003E" w:rsidP="00506FBD">
            <w:pPr>
              <w:pStyle w:val="TableEntry"/>
            </w:pPr>
            <w:r w:rsidRPr="001F42D3">
              <w:t>[1..*]</w:t>
            </w:r>
          </w:p>
        </w:tc>
        <w:tc>
          <w:tcPr>
            <w:tcW w:w="0" w:type="auto"/>
          </w:tcPr>
          <w:p w14:paraId="52AEE47E" w14:textId="77777777" w:rsidR="00B11855" w:rsidRPr="001F42D3" w:rsidRDefault="00B11855" w:rsidP="00E91EF8">
            <w:pPr>
              <w:pStyle w:val="TableEntry"/>
              <w:rPr>
                <w:color w:val="000000"/>
              </w:rPr>
            </w:pPr>
          </w:p>
        </w:tc>
      </w:tr>
      <w:tr w:rsidR="00D612C5" w:rsidRPr="001F42D3" w14:paraId="036A21FB" w14:textId="77777777" w:rsidTr="002C051E">
        <w:trPr>
          <w:cantSplit/>
          <w:jc w:val="center"/>
        </w:trPr>
        <w:tc>
          <w:tcPr>
            <w:tcW w:w="0" w:type="auto"/>
          </w:tcPr>
          <w:p w14:paraId="515188DC" w14:textId="77777777" w:rsidR="00B11855" w:rsidRPr="001F42D3" w:rsidRDefault="00D53E5C" w:rsidP="00506FBD">
            <w:pPr>
              <w:pStyle w:val="TableEntry"/>
            </w:pPr>
            <w:r w:rsidRPr="001F42D3">
              <w:t xml:space="preserve">  </w:t>
            </w:r>
            <w:r w:rsidR="003D003E" w:rsidRPr="001F42D3">
              <w:t>OBR</w:t>
            </w:r>
          </w:p>
        </w:tc>
        <w:tc>
          <w:tcPr>
            <w:tcW w:w="0" w:type="auto"/>
          </w:tcPr>
          <w:p w14:paraId="3FFC51BD" w14:textId="77777777" w:rsidR="00B11855" w:rsidRPr="001F42D3" w:rsidRDefault="003D003E" w:rsidP="00506FBD">
            <w:pPr>
              <w:pStyle w:val="TableEntry"/>
            </w:pPr>
            <w:r w:rsidRPr="001F42D3">
              <w:t>Observations Request</w:t>
            </w:r>
          </w:p>
        </w:tc>
        <w:tc>
          <w:tcPr>
            <w:tcW w:w="0" w:type="auto"/>
          </w:tcPr>
          <w:p w14:paraId="4DD89620" w14:textId="77777777" w:rsidR="00B11855" w:rsidRPr="001F42D3" w:rsidRDefault="003D003E" w:rsidP="00506FBD">
            <w:pPr>
              <w:pStyle w:val="TableEntry"/>
            </w:pPr>
            <w:r w:rsidRPr="001F42D3">
              <w:t>Clinical context</w:t>
            </w:r>
          </w:p>
        </w:tc>
        <w:tc>
          <w:tcPr>
            <w:tcW w:w="0" w:type="auto"/>
          </w:tcPr>
          <w:p w14:paraId="09043AFF" w14:textId="77777777" w:rsidR="00B11855" w:rsidRPr="001F42D3" w:rsidRDefault="003D003E" w:rsidP="00506FBD">
            <w:pPr>
              <w:pStyle w:val="TableEntry"/>
            </w:pPr>
            <w:r w:rsidRPr="001F42D3">
              <w:t>[1..1]</w:t>
            </w:r>
          </w:p>
        </w:tc>
        <w:tc>
          <w:tcPr>
            <w:tcW w:w="0" w:type="auto"/>
          </w:tcPr>
          <w:p w14:paraId="0257F54C" w14:textId="77777777" w:rsidR="00B11855" w:rsidRPr="001F42D3" w:rsidRDefault="003D003E" w:rsidP="00506FBD">
            <w:pPr>
              <w:pStyle w:val="TableEntry"/>
            </w:pPr>
            <w:r w:rsidRPr="001F42D3">
              <w:t>7</w:t>
            </w:r>
          </w:p>
        </w:tc>
      </w:tr>
      <w:tr w:rsidR="00D612C5" w:rsidRPr="001F42D3" w14:paraId="195B7C1B" w14:textId="77777777" w:rsidTr="002C051E">
        <w:trPr>
          <w:cantSplit/>
          <w:jc w:val="center"/>
        </w:trPr>
        <w:tc>
          <w:tcPr>
            <w:tcW w:w="0" w:type="auto"/>
          </w:tcPr>
          <w:p w14:paraId="19A64499" w14:textId="77777777" w:rsidR="00B11855" w:rsidRPr="001F42D3" w:rsidRDefault="00D53E5C" w:rsidP="0028464C">
            <w:pPr>
              <w:pStyle w:val="TableEntry"/>
            </w:pPr>
            <w:r w:rsidRPr="001F42D3">
              <w:t xml:space="preserve">  </w:t>
            </w:r>
            <w:r w:rsidR="003D003E" w:rsidRPr="001F42D3">
              <w:t>[NTE]}</w:t>
            </w:r>
          </w:p>
        </w:tc>
        <w:tc>
          <w:tcPr>
            <w:tcW w:w="0" w:type="auto"/>
          </w:tcPr>
          <w:p w14:paraId="1AA264B6" w14:textId="77777777" w:rsidR="00B11855" w:rsidRPr="001F42D3" w:rsidRDefault="003D003E" w:rsidP="00506FBD">
            <w:pPr>
              <w:pStyle w:val="TableEntry"/>
            </w:pPr>
            <w:r w:rsidRPr="001F42D3">
              <w:t>Notes Section</w:t>
            </w:r>
          </w:p>
        </w:tc>
        <w:tc>
          <w:tcPr>
            <w:tcW w:w="0" w:type="auto"/>
          </w:tcPr>
          <w:p w14:paraId="62FE5B1E" w14:textId="77777777" w:rsidR="00B11855" w:rsidRPr="001F42D3" w:rsidRDefault="003D003E" w:rsidP="00506FBD">
            <w:pPr>
              <w:pStyle w:val="TableEntry"/>
            </w:pPr>
            <w:r w:rsidRPr="001F42D3">
              <w:t>Notes related to OBR</w:t>
            </w:r>
          </w:p>
        </w:tc>
        <w:tc>
          <w:tcPr>
            <w:tcW w:w="0" w:type="auto"/>
          </w:tcPr>
          <w:p w14:paraId="52FA6A8C" w14:textId="77777777" w:rsidR="00B11855" w:rsidRPr="001F42D3" w:rsidRDefault="003D003E" w:rsidP="00506FBD">
            <w:pPr>
              <w:pStyle w:val="TableEntry"/>
            </w:pPr>
            <w:r w:rsidRPr="001F42D3">
              <w:t>[0..*]</w:t>
            </w:r>
          </w:p>
        </w:tc>
        <w:tc>
          <w:tcPr>
            <w:tcW w:w="0" w:type="auto"/>
          </w:tcPr>
          <w:p w14:paraId="6BD65A84" w14:textId="77777777" w:rsidR="00B11855" w:rsidRPr="001F42D3" w:rsidRDefault="00B11855" w:rsidP="00E91EF8">
            <w:pPr>
              <w:pStyle w:val="TableEntry"/>
              <w:rPr>
                <w:color w:val="000000"/>
              </w:rPr>
            </w:pPr>
          </w:p>
        </w:tc>
      </w:tr>
      <w:tr w:rsidR="00D612C5" w:rsidRPr="001F42D3" w14:paraId="184C3D27" w14:textId="77777777" w:rsidTr="002C051E">
        <w:trPr>
          <w:cantSplit/>
          <w:jc w:val="center"/>
        </w:trPr>
        <w:tc>
          <w:tcPr>
            <w:tcW w:w="0" w:type="auto"/>
          </w:tcPr>
          <w:p w14:paraId="65B4DEEA" w14:textId="77777777" w:rsidR="00B11855" w:rsidRPr="001F42D3" w:rsidRDefault="00D53E5C" w:rsidP="00506FBD">
            <w:pPr>
              <w:pStyle w:val="TableEntry"/>
            </w:pPr>
            <w:r w:rsidRPr="001F42D3">
              <w:t xml:space="preserve">  </w:t>
            </w:r>
            <w:r w:rsidR="003D003E" w:rsidRPr="001F42D3">
              <w:t>{OBX}</w:t>
            </w:r>
          </w:p>
        </w:tc>
        <w:tc>
          <w:tcPr>
            <w:tcW w:w="0" w:type="auto"/>
          </w:tcPr>
          <w:p w14:paraId="66D89F4E" w14:textId="77777777" w:rsidR="00B11855" w:rsidRPr="001F42D3" w:rsidRDefault="003D003E" w:rsidP="00506FBD">
            <w:pPr>
              <w:pStyle w:val="TableEntry"/>
            </w:pPr>
            <w:r w:rsidRPr="001F42D3">
              <w:t>Observation results</w:t>
            </w:r>
          </w:p>
        </w:tc>
        <w:tc>
          <w:tcPr>
            <w:tcW w:w="0" w:type="auto"/>
          </w:tcPr>
          <w:p w14:paraId="1F646D8C" w14:textId="77777777" w:rsidR="00B11855" w:rsidRPr="001F42D3" w:rsidRDefault="003D003E" w:rsidP="00506FBD">
            <w:pPr>
              <w:pStyle w:val="TableEntry"/>
            </w:pPr>
            <w:r w:rsidRPr="001F42D3">
              <w:t>Observations related to the pulse generator</w:t>
            </w:r>
          </w:p>
        </w:tc>
        <w:tc>
          <w:tcPr>
            <w:tcW w:w="0" w:type="auto"/>
          </w:tcPr>
          <w:p w14:paraId="6ACB5126" w14:textId="77777777" w:rsidR="00B11855" w:rsidRPr="001F42D3" w:rsidRDefault="003D003E" w:rsidP="00506FBD">
            <w:pPr>
              <w:pStyle w:val="TableEntry"/>
            </w:pPr>
            <w:r w:rsidRPr="001F42D3">
              <w:t>[0..*]</w:t>
            </w:r>
          </w:p>
        </w:tc>
        <w:tc>
          <w:tcPr>
            <w:tcW w:w="0" w:type="auto"/>
          </w:tcPr>
          <w:p w14:paraId="14F50EFA" w14:textId="77777777" w:rsidR="00B11855" w:rsidRPr="001F42D3" w:rsidRDefault="003D003E" w:rsidP="00506FBD">
            <w:pPr>
              <w:pStyle w:val="TableEntry"/>
            </w:pPr>
            <w:r w:rsidRPr="001F42D3">
              <w:t>7</w:t>
            </w:r>
          </w:p>
        </w:tc>
      </w:tr>
      <w:tr w:rsidR="00D612C5" w:rsidRPr="001F42D3" w14:paraId="4597892E" w14:textId="77777777" w:rsidTr="002C051E">
        <w:trPr>
          <w:cantSplit/>
          <w:jc w:val="center"/>
        </w:trPr>
        <w:tc>
          <w:tcPr>
            <w:tcW w:w="0" w:type="auto"/>
          </w:tcPr>
          <w:p w14:paraId="3FD2BAB7" w14:textId="77777777" w:rsidR="00B11855" w:rsidRPr="001F42D3" w:rsidRDefault="00D53E5C" w:rsidP="0028464C">
            <w:pPr>
              <w:pStyle w:val="TableEntry"/>
            </w:pPr>
            <w:r w:rsidRPr="001F42D3">
              <w:t xml:space="preserve">  </w:t>
            </w:r>
            <w:r w:rsidR="003D003E" w:rsidRPr="001F42D3">
              <w:t>[NTE]}</w:t>
            </w:r>
          </w:p>
        </w:tc>
        <w:tc>
          <w:tcPr>
            <w:tcW w:w="0" w:type="auto"/>
          </w:tcPr>
          <w:p w14:paraId="1251C524" w14:textId="77777777" w:rsidR="00B11855" w:rsidRPr="001F42D3" w:rsidRDefault="003D003E" w:rsidP="00506FBD">
            <w:pPr>
              <w:pStyle w:val="TableEntry"/>
            </w:pPr>
            <w:r w:rsidRPr="001F42D3">
              <w:t>Notes Section</w:t>
            </w:r>
          </w:p>
        </w:tc>
        <w:tc>
          <w:tcPr>
            <w:tcW w:w="0" w:type="auto"/>
          </w:tcPr>
          <w:p w14:paraId="6604B491" w14:textId="77777777" w:rsidR="00B11855" w:rsidRPr="001F42D3" w:rsidRDefault="003D003E" w:rsidP="00506FBD">
            <w:pPr>
              <w:pStyle w:val="TableEntry"/>
            </w:pPr>
            <w:r w:rsidRPr="001F42D3">
              <w:t>Notes Related to OBX</w:t>
            </w:r>
          </w:p>
        </w:tc>
        <w:tc>
          <w:tcPr>
            <w:tcW w:w="0" w:type="auto"/>
          </w:tcPr>
          <w:p w14:paraId="5D900B3F" w14:textId="77777777" w:rsidR="00B11855" w:rsidRPr="001F42D3" w:rsidRDefault="003D003E" w:rsidP="00506FBD">
            <w:pPr>
              <w:pStyle w:val="TableEntry"/>
            </w:pPr>
            <w:r w:rsidRPr="001F42D3">
              <w:t>[0..*]</w:t>
            </w:r>
          </w:p>
        </w:tc>
        <w:tc>
          <w:tcPr>
            <w:tcW w:w="0" w:type="auto"/>
          </w:tcPr>
          <w:p w14:paraId="7A0C514A" w14:textId="77777777" w:rsidR="00B11855" w:rsidRPr="001F42D3" w:rsidRDefault="00B11855" w:rsidP="00E91EF8">
            <w:pPr>
              <w:pStyle w:val="TableEntry"/>
              <w:rPr>
                <w:color w:val="000000"/>
              </w:rPr>
            </w:pPr>
          </w:p>
        </w:tc>
      </w:tr>
      <w:tr w:rsidR="00D612C5" w:rsidRPr="001F42D3" w14:paraId="34481BCE" w14:textId="77777777" w:rsidTr="002C051E">
        <w:trPr>
          <w:cantSplit/>
          <w:jc w:val="center"/>
        </w:trPr>
        <w:tc>
          <w:tcPr>
            <w:tcW w:w="0" w:type="auto"/>
          </w:tcPr>
          <w:p w14:paraId="617688F1" w14:textId="77777777" w:rsidR="00B11855" w:rsidRPr="001F42D3" w:rsidRDefault="003D003E" w:rsidP="00506FBD">
            <w:pPr>
              <w:pStyle w:val="TableEntry"/>
            </w:pPr>
            <w:r w:rsidRPr="001F42D3">
              <w:t>}</w:t>
            </w:r>
          </w:p>
        </w:tc>
        <w:tc>
          <w:tcPr>
            <w:tcW w:w="0" w:type="auto"/>
          </w:tcPr>
          <w:p w14:paraId="1B708096" w14:textId="77777777" w:rsidR="00B11855" w:rsidRPr="001F42D3" w:rsidRDefault="003D003E" w:rsidP="00506FBD">
            <w:pPr>
              <w:pStyle w:val="TableEntry"/>
            </w:pPr>
            <w:r w:rsidRPr="001F42D3">
              <w:t>Order Observation Repeat Grouping END</w:t>
            </w:r>
          </w:p>
        </w:tc>
        <w:tc>
          <w:tcPr>
            <w:tcW w:w="0" w:type="auto"/>
          </w:tcPr>
          <w:p w14:paraId="4601B7B5" w14:textId="77777777" w:rsidR="00B11855" w:rsidRPr="001F42D3" w:rsidRDefault="00B11855" w:rsidP="00E91EF8">
            <w:pPr>
              <w:pStyle w:val="TableEntry"/>
              <w:rPr>
                <w:color w:val="000000"/>
              </w:rPr>
            </w:pPr>
          </w:p>
        </w:tc>
        <w:tc>
          <w:tcPr>
            <w:tcW w:w="0" w:type="auto"/>
          </w:tcPr>
          <w:p w14:paraId="4AF183F4" w14:textId="77777777" w:rsidR="00B11855" w:rsidRPr="001F42D3" w:rsidRDefault="00B11855" w:rsidP="00E91EF8">
            <w:pPr>
              <w:pStyle w:val="TableEntry"/>
              <w:rPr>
                <w:color w:val="000000"/>
              </w:rPr>
            </w:pPr>
          </w:p>
        </w:tc>
        <w:tc>
          <w:tcPr>
            <w:tcW w:w="0" w:type="auto"/>
          </w:tcPr>
          <w:p w14:paraId="2E600261" w14:textId="77777777" w:rsidR="00B11855" w:rsidRPr="001F42D3" w:rsidRDefault="00B11855" w:rsidP="00E91EF8">
            <w:pPr>
              <w:pStyle w:val="TableEntry"/>
              <w:rPr>
                <w:color w:val="000000"/>
              </w:rPr>
            </w:pPr>
          </w:p>
        </w:tc>
      </w:tr>
      <w:tr w:rsidR="00D612C5" w:rsidRPr="001F42D3" w14:paraId="3D815CA6" w14:textId="77777777" w:rsidTr="002C051E">
        <w:trPr>
          <w:cantSplit/>
          <w:jc w:val="center"/>
        </w:trPr>
        <w:tc>
          <w:tcPr>
            <w:tcW w:w="0" w:type="auto"/>
          </w:tcPr>
          <w:p w14:paraId="4D5F7C23" w14:textId="77777777" w:rsidR="00B11855" w:rsidRPr="001F42D3" w:rsidRDefault="003D003E" w:rsidP="00506FBD">
            <w:pPr>
              <w:pStyle w:val="TableEntry"/>
            </w:pPr>
            <w:r w:rsidRPr="001F42D3">
              <w:t>[DSC]</w:t>
            </w:r>
          </w:p>
        </w:tc>
        <w:tc>
          <w:tcPr>
            <w:tcW w:w="0" w:type="auto"/>
          </w:tcPr>
          <w:p w14:paraId="632A1D6F" w14:textId="77777777" w:rsidR="00B11855" w:rsidRPr="001F42D3" w:rsidRDefault="003D003E" w:rsidP="00506FBD">
            <w:pPr>
              <w:pStyle w:val="TableEntry"/>
            </w:pPr>
            <w:r w:rsidRPr="001F42D3">
              <w:t xml:space="preserve">Continuation Pointer </w:t>
            </w:r>
          </w:p>
        </w:tc>
        <w:tc>
          <w:tcPr>
            <w:tcW w:w="0" w:type="auto"/>
          </w:tcPr>
          <w:p w14:paraId="61B8198B" w14:textId="77777777" w:rsidR="00B11855" w:rsidRPr="001F42D3" w:rsidRDefault="00B11855" w:rsidP="00E91EF8">
            <w:pPr>
              <w:pStyle w:val="TableEntry"/>
              <w:rPr>
                <w:color w:val="000000"/>
              </w:rPr>
            </w:pPr>
          </w:p>
        </w:tc>
        <w:tc>
          <w:tcPr>
            <w:tcW w:w="0" w:type="auto"/>
          </w:tcPr>
          <w:p w14:paraId="6EB8CAC0" w14:textId="77777777" w:rsidR="00B11855" w:rsidRPr="001F42D3" w:rsidRDefault="003D003E" w:rsidP="00506FBD">
            <w:pPr>
              <w:pStyle w:val="TableEntry"/>
            </w:pPr>
            <w:r w:rsidRPr="001F42D3">
              <w:t>[0..0]</w:t>
            </w:r>
          </w:p>
        </w:tc>
        <w:tc>
          <w:tcPr>
            <w:tcW w:w="0" w:type="auto"/>
          </w:tcPr>
          <w:p w14:paraId="42471F1C" w14:textId="77777777" w:rsidR="00B11855" w:rsidRPr="001F42D3" w:rsidRDefault="003D003E" w:rsidP="000166DD">
            <w:pPr>
              <w:pStyle w:val="TableEntry"/>
              <w:rPr>
                <w:color w:val="000000"/>
              </w:rPr>
            </w:pPr>
            <w:r w:rsidRPr="001F42D3">
              <w:t>2</w:t>
            </w:r>
          </w:p>
        </w:tc>
      </w:tr>
    </w:tbl>
    <w:p w14:paraId="7FFD1554" w14:textId="77777777" w:rsidR="00B11855" w:rsidRPr="001F42D3" w:rsidRDefault="00855E3C" w:rsidP="00123C7B">
      <w:pPr>
        <w:pStyle w:val="Heading6"/>
        <w:numPr>
          <w:ilvl w:val="0"/>
          <w:numId w:val="0"/>
        </w:numPr>
        <w:rPr>
          <w:noProof w:val="0"/>
        </w:rPr>
      </w:pPr>
      <w:bookmarkStart w:id="458" w:name="_Toc401769838"/>
      <w:bookmarkStart w:id="459" w:name="_Toc214889739"/>
      <w:r w:rsidRPr="001F42D3">
        <w:rPr>
          <w:noProof w:val="0"/>
        </w:rPr>
        <w:t xml:space="preserve">3.9.4.1.2.1 </w:t>
      </w:r>
      <w:r w:rsidR="003D003E" w:rsidRPr="001F42D3">
        <w:rPr>
          <w:noProof w:val="0"/>
        </w:rPr>
        <w:t>MSH Segment – Message Header</w:t>
      </w:r>
      <w:bookmarkEnd w:id="458"/>
      <w:bookmarkEnd w:id="459"/>
    </w:p>
    <w:p w14:paraId="3DE92274" w14:textId="77777777" w:rsidR="00B11855" w:rsidRPr="001F42D3" w:rsidRDefault="003D003E" w:rsidP="00CF5627">
      <w:pPr>
        <w:pStyle w:val="TableTitle"/>
      </w:pPr>
      <w:r w:rsidRPr="001F42D3">
        <w:t>Table 3.9.4.1.2.1</w:t>
      </w:r>
      <w:r w:rsidR="005D79DE" w:rsidRPr="001F42D3">
        <w:rPr>
          <w:rFonts w:eastAsia="MS Gothic"/>
        </w:rPr>
        <w:t>-</w:t>
      </w:r>
      <w:r w:rsidR="00E86B15" w:rsidRPr="001F42D3">
        <w:t>1</w:t>
      </w:r>
      <w:r w:rsidRPr="001F42D3">
        <w:t>: MSH Segment</w:t>
      </w:r>
    </w:p>
    <w:tbl>
      <w:tblPr>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5"/>
        <w:gridCol w:w="810"/>
        <w:gridCol w:w="630"/>
        <w:gridCol w:w="720"/>
        <w:gridCol w:w="720"/>
        <w:gridCol w:w="810"/>
        <w:gridCol w:w="720"/>
        <w:gridCol w:w="810"/>
        <w:gridCol w:w="810"/>
        <w:gridCol w:w="900"/>
        <w:gridCol w:w="1175"/>
      </w:tblGrid>
      <w:tr w:rsidR="006D1F19" w:rsidRPr="001F42D3" w14:paraId="6396E919" w14:textId="77777777" w:rsidTr="00CF5627">
        <w:trPr>
          <w:cantSplit/>
          <w:tblHeader/>
          <w:jc w:val="center"/>
        </w:trPr>
        <w:tc>
          <w:tcPr>
            <w:tcW w:w="1615" w:type="dxa"/>
            <w:shd w:val="clear" w:color="auto" w:fill="D9D9D9"/>
          </w:tcPr>
          <w:p w14:paraId="33DB9F7F" w14:textId="7C099ACD" w:rsidR="00B11855" w:rsidRPr="001F42D3" w:rsidRDefault="00B11855" w:rsidP="00DE39CA">
            <w:pPr>
              <w:pStyle w:val="TableEntryHeader"/>
            </w:pPr>
          </w:p>
        </w:tc>
        <w:tc>
          <w:tcPr>
            <w:tcW w:w="810" w:type="dxa"/>
            <w:shd w:val="clear" w:color="auto" w:fill="D9D9D9"/>
          </w:tcPr>
          <w:p w14:paraId="0B829F6F" w14:textId="77777777" w:rsidR="00B11855" w:rsidRPr="001F42D3" w:rsidRDefault="003D003E" w:rsidP="00DE39CA">
            <w:pPr>
              <w:pStyle w:val="TableEntryHeader"/>
            </w:pPr>
            <w:r w:rsidRPr="001F42D3">
              <w:t>Seq</w:t>
            </w:r>
          </w:p>
        </w:tc>
        <w:tc>
          <w:tcPr>
            <w:tcW w:w="630" w:type="dxa"/>
            <w:shd w:val="clear" w:color="auto" w:fill="D9D9D9"/>
          </w:tcPr>
          <w:p w14:paraId="2D2B2610" w14:textId="77777777" w:rsidR="00B11855" w:rsidRPr="001F42D3" w:rsidRDefault="003D003E" w:rsidP="00DE39CA">
            <w:pPr>
              <w:pStyle w:val="TableEntryHeader"/>
            </w:pPr>
            <w:r w:rsidRPr="001F42D3">
              <w:t>DT</w:t>
            </w:r>
          </w:p>
        </w:tc>
        <w:tc>
          <w:tcPr>
            <w:tcW w:w="720" w:type="dxa"/>
            <w:shd w:val="clear" w:color="auto" w:fill="D9D9D9"/>
          </w:tcPr>
          <w:p w14:paraId="6B600B40" w14:textId="77777777" w:rsidR="00B11855" w:rsidRPr="001F42D3" w:rsidRDefault="003D003E" w:rsidP="00DE39CA">
            <w:pPr>
              <w:pStyle w:val="TableEntryHeader"/>
            </w:pPr>
            <w:r w:rsidRPr="001F42D3">
              <w:t>Len</w:t>
            </w:r>
          </w:p>
        </w:tc>
        <w:tc>
          <w:tcPr>
            <w:tcW w:w="720" w:type="dxa"/>
            <w:shd w:val="clear" w:color="auto" w:fill="D9D9D9"/>
          </w:tcPr>
          <w:p w14:paraId="5E9C957A" w14:textId="77777777" w:rsidR="00B11855" w:rsidRPr="001F42D3" w:rsidRDefault="003D003E" w:rsidP="00DE39CA">
            <w:pPr>
              <w:pStyle w:val="TableEntryHeader"/>
            </w:pPr>
            <w:r w:rsidRPr="001F42D3">
              <w:t>Opt</w:t>
            </w:r>
          </w:p>
        </w:tc>
        <w:tc>
          <w:tcPr>
            <w:tcW w:w="810" w:type="dxa"/>
            <w:shd w:val="clear" w:color="auto" w:fill="D9D9D9"/>
          </w:tcPr>
          <w:p w14:paraId="381F53A5" w14:textId="77777777" w:rsidR="00B11855" w:rsidRPr="001F42D3" w:rsidRDefault="003D003E" w:rsidP="00DE39CA">
            <w:pPr>
              <w:pStyle w:val="TableEntryHeader"/>
            </w:pPr>
            <w:r w:rsidRPr="001F42D3">
              <w:t>Rep</w:t>
            </w:r>
          </w:p>
        </w:tc>
        <w:tc>
          <w:tcPr>
            <w:tcW w:w="720" w:type="dxa"/>
            <w:shd w:val="clear" w:color="auto" w:fill="D9D9D9"/>
          </w:tcPr>
          <w:p w14:paraId="24D8B11E" w14:textId="77777777" w:rsidR="00B11855" w:rsidRPr="001F42D3" w:rsidRDefault="003D003E" w:rsidP="00DE39CA">
            <w:pPr>
              <w:pStyle w:val="TableEntryHeader"/>
            </w:pPr>
            <w:r w:rsidRPr="001F42D3">
              <w:t>Min</w:t>
            </w:r>
          </w:p>
        </w:tc>
        <w:tc>
          <w:tcPr>
            <w:tcW w:w="810" w:type="dxa"/>
            <w:shd w:val="clear" w:color="auto" w:fill="D9D9D9"/>
          </w:tcPr>
          <w:p w14:paraId="280F8D03" w14:textId="77777777" w:rsidR="00B11855" w:rsidRPr="001F42D3" w:rsidRDefault="003D003E" w:rsidP="00DE39CA">
            <w:pPr>
              <w:pStyle w:val="TableEntryHeader"/>
            </w:pPr>
            <w:r w:rsidRPr="001F42D3">
              <w:t>Max</w:t>
            </w:r>
          </w:p>
        </w:tc>
        <w:tc>
          <w:tcPr>
            <w:tcW w:w="810" w:type="dxa"/>
            <w:shd w:val="clear" w:color="auto" w:fill="D9D9D9"/>
          </w:tcPr>
          <w:p w14:paraId="77A18002" w14:textId="77777777" w:rsidR="00B11855" w:rsidRPr="001F42D3" w:rsidRDefault="003D003E" w:rsidP="00DE39CA">
            <w:pPr>
              <w:pStyle w:val="TableEntryHeader"/>
            </w:pPr>
            <w:r w:rsidRPr="001F42D3">
              <w:t>Tbl</w:t>
            </w:r>
          </w:p>
        </w:tc>
        <w:tc>
          <w:tcPr>
            <w:tcW w:w="900" w:type="dxa"/>
            <w:shd w:val="clear" w:color="auto" w:fill="D9D9D9"/>
          </w:tcPr>
          <w:p w14:paraId="09B8B75A" w14:textId="77777777" w:rsidR="00B11855" w:rsidRPr="001F42D3" w:rsidRDefault="003D003E" w:rsidP="00DE39CA">
            <w:pPr>
              <w:pStyle w:val="TableEntryHeader"/>
            </w:pPr>
            <w:r w:rsidRPr="001F42D3">
              <w:t>Fixed</w:t>
            </w:r>
          </w:p>
        </w:tc>
        <w:tc>
          <w:tcPr>
            <w:tcW w:w="1175" w:type="dxa"/>
            <w:shd w:val="clear" w:color="auto" w:fill="D9D9D9"/>
          </w:tcPr>
          <w:p w14:paraId="0E5EBD75" w14:textId="77777777" w:rsidR="00B11855" w:rsidRPr="001F42D3" w:rsidRDefault="003D003E" w:rsidP="00DE39CA">
            <w:pPr>
              <w:pStyle w:val="TableEntryHeader"/>
            </w:pPr>
            <w:r w:rsidRPr="001F42D3">
              <w:t>Ex Val</w:t>
            </w:r>
          </w:p>
        </w:tc>
      </w:tr>
      <w:tr w:rsidR="006D1F19" w:rsidRPr="001F42D3" w14:paraId="44EB4E1A" w14:textId="77777777" w:rsidTr="00CF5627">
        <w:trPr>
          <w:cantSplit/>
          <w:jc w:val="center"/>
        </w:trPr>
        <w:tc>
          <w:tcPr>
            <w:tcW w:w="1615" w:type="dxa"/>
          </w:tcPr>
          <w:p w14:paraId="2F795BBE" w14:textId="1784A3EF" w:rsidR="00B11855" w:rsidRPr="001F42D3" w:rsidRDefault="003D003E" w:rsidP="00863A9A">
            <w:pPr>
              <w:pStyle w:val="TableEntry"/>
            </w:pPr>
            <w:r w:rsidRPr="001F42D3">
              <w:t>Field Separator</w:t>
            </w:r>
          </w:p>
        </w:tc>
        <w:tc>
          <w:tcPr>
            <w:tcW w:w="810" w:type="dxa"/>
          </w:tcPr>
          <w:p w14:paraId="5DC164EF" w14:textId="5691CC3C" w:rsidR="00B11855" w:rsidRPr="001F42D3" w:rsidRDefault="003D003E" w:rsidP="00863A9A">
            <w:pPr>
              <w:pStyle w:val="TableEntry"/>
            </w:pPr>
            <w:r w:rsidRPr="001F42D3">
              <w:t>1</w:t>
            </w:r>
          </w:p>
        </w:tc>
        <w:tc>
          <w:tcPr>
            <w:tcW w:w="630" w:type="dxa"/>
          </w:tcPr>
          <w:p w14:paraId="5F4A07A7" w14:textId="3254ED6B" w:rsidR="00B11855" w:rsidRPr="001F42D3" w:rsidRDefault="003D003E" w:rsidP="00863A9A">
            <w:pPr>
              <w:pStyle w:val="TableEntry"/>
            </w:pPr>
            <w:r w:rsidRPr="001F42D3">
              <w:t>ST</w:t>
            </w:r>
          </w:p>
        </w:tc>
        <w:tc>
          <w:tcPr>
            <w:tcW w:w="720" w:type="dxa"/>
          </w:tcPr>
          <w:p w14:paraId="361481E9" w14:textId="7F24F09E" w:rsidR="00B11855" w:rsidRPr="001F42D3" w:rsidRDefault="003D003E" w:rsidP="00863A9A">
            <w:pPr>
              <w:pStyle w:val="TableEntry"/>
            </w:pPr>
            <w:r w:rsidRPr="001F42D3">
              <w:t>1</w:t>
            </w:r>
          </w:p>
        </w:tc>
        <w:tc>
          <w:tcPr>
            <w:tcW w:w="720" w:type="dxa"/>
          </w:tcPr>
          <w:p w14:paraId="4BC8A53B" w14:textId="472FD9EE" w:rsidR="00B11855" w:rsidRPr="001F42D3" w:rsidRDefault="003D003E" w:rsidP="00863A9A">
            <w:pPr>
              <w:pStyle w:val="TableEntry"/>
            </w:pPr>
            <w:r w:rsidRPr="001F42D3">
              <w:t>R</w:t>
            </w:r>
          </w:p>
        </w:tc>
        <w:tc>
          <w:tcPr>
            <w:tcW w:w="810" w:type="dxa"/>
          </w:tcPr>
          <w:p w14:paraId="6B779D40" w14:textId="11C8551B" w:rsidR="00B11855" w:rsidRPr="001F42D3" w:rsidRDefault="003D003E" w:rsidP="00863A9A">
            <w:pPr>
              <w:pStyle w:val="TableEntry"/>
            </w:pPr>
            <w:r w:rsidRPr="001F42D3">
              <w:t>False</w:t>
            </w:r>
          </w:p>
        </w:tc>
        <w:tc>
          <w:tcPr>
            <w:tcW w:w="720" w:type="dxa"/>
          </w:tcPr>
          <w:p w14:paraId="66D891C4" w14:textId="4D75B7E3" w:rsidR="00B11855" w:rsidRPr="001F42D3" w:rsidRDefault="003D003E" w:rsidP="00863A9A">
            <w:pPr>
              <w:pStyle w:val="TableEntry"/>
            </w:pPr>
            <w:r w:rsidRPr="001F42D3">
              <w:t>1</w:t>
            </w:r>
          </w:p>
        </w:tc>
        <w:tc>
          <w:tcPr>
            <w:tcW w:w="810" w:type="dxa"/>
          </w:tcPr>
          <w:p w14:paraId="1D5CED3D" w14:textId="381C5974" w:rsidR="00B11855" w:rsidRPr="001F42D3" w:rsidRDefault="003D003E" w:rsidP="00863A9A">
            <w:pPr>
              <w:pStyle w:val="TableEntry"/>
            </w:pPr>
            <w:r w:rsidRPr="001F42D3">
              <w:t>1</w:t>
            </w:r>
          </w:p>
        </w:tc>
        <w:tc>
          <w:tcPr>
            <w:tcW w:w="810" w:type="dxa"/>
          </w:tcPr>
          <w:p w14:paraId="1105F941" w14:textId="32A096C0" w:rsidR="00B11855" w:rsidRPr="001F42D3" w:rsidRDefault="00B11855" w:rsidP="00DE39CA">
            <w:pPr>
              <w:pStyle w:val="TableEntry"/>
            </w:pPr>
          </w:p>
        </w:tc>
        <w:tc>
          <w:tcPr>
            <w:tcW w:w="900" w:type="dxa"/>
          </w:tcPr>
          <w:p w14:paraId="2D380004" w14:textId="55C414E5" w:rsidR="00B11855" w:rsidRPr="001F42D3" w:rsidRDefault="003D003E" w:rsidP="00DE39CA">
            <w:pPr>
              <w:pStyle w:val="TableEntry"/>
            </w:pPr>
            <w:r w:rsidRPr="001F42D3">
              <w:t>Y</w:t>
            </w:r>
          </w:p>
        </w:tc>
        <w:tc>
          <w:tcPr>
            <w:tcW w:w="1175" w:type="dxa"/>
          </w:tcPr>
          <w:p w14:paraId="58656548" w14:textId="5E628A87" w:rsidR="00B11855" w:rsidRPr="001F42D3" w:rsidRDefault="00121BFD" w:rsidP="00863A9A">
            <w:pPr>
              <w:pStyle w:val="TableEntry"/>
            </w:pPr>
            <w:r w:rsidRPr="001F42D3">
              <w:t>|</w:t>
            </w:r>
          </w:p>
        </w:tc>
      </w:tr>
      <w:tr w:rsidR="006D1F19" w:rsidRPr="001F42D3" w14:paraId="52B9A07A" w14:textId="77777777" w:rsidTr="00CF5627">
        <w:trPr>
          <w:cantSplit/>
          <w:jc w:val="center"/>
        </w:trPr>
        <w:tc>
          <w:tcPr>
            <w:tcW w:w="1615" w:type="dxa"/>
          </w:tcPr>
          <w:p w14:paraId="12201836" w14:textId="0569481F" w:rsidR="00B11855" w:rsidRPr="001F42D3" w:rsidRDefault="003D003E" w:rsidP="00863A9A">
            <w:pPr>
              <w:pStyle w:val="TableEntry"/>
            </w:pPr>
            <w:r w:rsidRPr="001F42D3">
              <w:t>Encoding Characters</w:t>
            </w:r>
          </w:p>
        </w:tc>
        <w:tc>
          <w:tcPr>
            <w:tcW w:w="810" w:type="dxa"/>
          </w:tcPr>
          <w:p w14:paraId="744D7E25" w14:textId="33007008" w:rsidR="00B11855" w:rsidRPr="001F42D3" w:rsidRDefault="003D003E" w:rsidP="00863A9A">
            <w:pPr>
              <w:pStyle w:val="TableEntry"/>
            </w:pPr>
            <w:r w:rsidRPr="001F42D3">
              <w:t>2</w:t>
            </w:r>
          </w:p>
        </w:tc>
        <w:tc>
          <w:tcPr>
            <w:tcW w:w="630" w:type="dxa"/>
          </w:tcPr>
          <w:p w14:paraId="5BED49ED" w14:textId="32D6A12C" w:rsidR="00B11855" w:rsidRPr="001F42D3" w:rsidRDefault="003D003E" w:rsidP="00863A9A">
            <w:pPr>
              <w:pStyle w:val="TableEntry"/>
            </w:pPr>
            <w:r w:rsidRPr="001F42D3">
              <w:t>ST</w:t>
            </w:r>
          </w:p>
        </w:tc>
        <w:tc>
          <w:tcPr>
            <w:tcW w:w="720" w:type="dxa"/>
          </w:tcPr>
          <w:p w14:paraId="3939E5EF" w14:textId="6EF1ECA6" w:rsidR="00B11855" w:rsidRPr="001F42D3" w:rsidRDefault="003D003E" w:rsidP="00863A9A">
            <w:pPr>
              <w:pStyle w:val="TableEntry"/>
            </w:pPr>
            <w:r w:rsidRPr="001F42D3">
              <w:t>4</w:t>
            </w:r>
          </w:p>
        </w:tc>
        <w:tc>
          <w:tcPr>
            <w:tcW w:w="720" w:type="dxa"/>
          </w:tcPr>
          <w:p w14:paraId="7D36DDAF" w14:textId="52108A13" w:rsidR="00B11855" w:rsidRPr="001F42D3" w:rsidRDefault="003D003E" w:rsidP="00863A9A">
            <w:pPr>
              <w:pStyle w:val="TableEntry"/>
            </w:pPr>
            <w:r w:rsidRPr="001F42D3">
              <w:t>R</w:t>
            </w:r>
          </w:p>
        </w:tc>
        <w:tc>
          <w:tcPr>
            <w:tcW w:w="810" w:type="dxa"/>
          </w:tcPr>
          <w:p w14:paraId="3CE376F0" w14:textId="5F8DD8C9" w:rsidR="00B11855" w:rsidRPr="001F42D3" w:rsidRDefault="003D003E" w:rsidP="00863A9A">
            <w:pPr>
              <w:pStyle w:val="TableEntry"/>
            </w:pPr>
            <w:r w:rsidRPr="001F42D3">
              <w:t>False</w:t>
            </w:r>
          </w:p>
        </w:tc>
        <w:tc>
          <w:tcPr>
            <w:tcW w:w="720" w:type="dxa"/>
          </w:tcPr>
          <w:p w14:paraId="7D56B278" w14:textId="5FC287B6" w:rsidR="00B11855" w:rsidRPr="001F42D3" w:rsidRDefault="003D003E" w:rsidP="00863A9A">
            <w:pPr>
              <w:pStyle w:val="TableEntry"/>
            </w:pPr>
            <w:r w:rsidRPr="001F42D3">
              <w:t>1</w:t>
            </w:r>
          </w:p>
        </w:tc>
        <w:tc>
          <w:tcPr>
            <w:tcW w:w="810" w:type="dxa"/>
          </w:tcPr>
          <w:p w14:paraId="0209AB45" w14:textId="44DD3226" w:rsidR="00B11855" w:rsidRPr="001F42D3" w:rsidRDefault="003D003E" w:rsidP="00863A9A">
            <w:pPr>
              <w:pStyle w:val="TableEntry"/>
            </w:pPr>
            <w:r w:rsidRPr="001F42D3">
              <w:t>1</w:t>
            </w:r>
          </w:p>
        </w:tc>
        <w:tc>
          <w:tcPr>
            <w:tcW w:w="810" w:type="dxa"/>
          </w:tcPr>
          <w:p w14:paraId="47FC2B57" w14:textId="74D9BE42" w:rsidR="00B11855" w:rsidRPr="001F42D3" w:rsidRDefault="00B11855" w:rsidP="00DE39CA">
            <w:pPr>
              <w:pStyle w:val="TableEntry"/>
            </w:pPr>
          </w:p>
        </w:tc>
        <w:tc>
          <w:tcPr>
            <w:tcW w:w="900" w:type="dxa"/>
          </w:tcPr>
          <w:p w14:paraId="30178811" w14:textId="6064DDBD" w:rsidR="00B11855" w:rsidRPr="001F42D3" w:rsidRDefault="003D003E" w:rsidP="00DE39CA">
            <w:pPr>
              <w:pStyle w:val="TableEntry"/>
            </w:pPr>
            <w:r w:rsidRPr="001F42D3">
              <w:t>Y</w:t>
            </w:r>
          </w:p>
        </w:tc>
        <w:tc>
          <w:tcPr>
            <w:tcW w:w="1175" w:type="dxa"/>
          </w:tcPr>
          <w:p w14:paraId="11CBCE65" w14:textId="189B8DEE" w:rsidR="00B11855" w:rsidRPr="001F42D3" w:rsidRDefault="003D003E" w:rsidP="00DE39CA">
            <w:pPr>
              <w:pStyle w:val="TableEntry"/>
            </w:pPr>
            <w:r w:rsidRPr="001F42D3">
              <w:t>^~\&amp;</w:t>
            </w:r>
          </w:p>
        </w:tc>
      </w:tr>
      <w:tr w:rsidR="006D1F19" w:rsidRPr="001F42D3" w14:paraId="2C256BCB" w14:textId="77777777" w:rsidTr="00CF5627">
        <w:trPr>
          <w:cantSplit/>
          <w:jc w:val="center"/>
        </w:trPr>
        <w:tc>
          <w:tcPr>
            <w:tcW w:w="1615" w:type="dxa"/>
          </w:tcPr>
          <w:p w14:paraId="364E5378" w14:textId="22A09704" w:rsidR="00B11855" w:rsidRPr="001F42D3" w:rsidRDefault="003D003E" w:rsidP="00863A9A">
            <w:pPr>
              <w:pStyle w:val="TableEntry"/>
            </w:pPr>
            <w:r w:rsidRPr="001F42D3">
              <w:t>Sending Application</w:t>
            </w:r>
          </w:p>
        </w:tc>
        <w:tc>
          <w:tcPr>
            <w:tcW w:w="810" w:type="dxa"/>
          </w:tcPr>
          <w:p w14:paraId="75E4F2B0" w14:textId="05CE26BC" w:rsidR="00B11855" w:rsidRPr="001F42D3" w:rsidRDefault="003D003E" w:rsidP="00863A9A">
            <w:pPr>
              <w:pStyle w:val="TableEntry"/>
            </w:pPr>
            <w:r w:rsidRPr="001F42D3">
              <w:t>3</w:t>
            </w:r>
          </w:p>
        </w:tc>
        <w:tc>
          <w:tcPr>
            <w:tcW w:w="630" w:type="dxa"/>
          </w:tcPr>
          <w:p w14:paraId="6B3F50CE" w14:textId="50B0A934" w:rsidR="00B11855" w:rsidRPr="001F42D3" w:rsidRDefault="003D003E" w:rsidP="00863A9A">
            <w:pPr>
              <w:pStyle w:val="TableEntry"/>
            </w:pPr>
            <w:r w:rsidRPr="001F42D3">
              <w:t>HD</w:t>
            </w:r>
          </w:p>
        </w:tc>
        <w:tc>
          <w:tcPr>
            <w:tcW w:w="720" w:type="dxa"/>
          </w:tcPr>
          <w:p w14:paraId="770BED3D" w14:textId="2457FE7E" w:rsidR="00B11855" w:rsidRPr="001F42D3" w:rsidRDefault="003D003E" w:rsidP="00863A9A">
            <w:pPr>
              <w:pStyle w:val="TableEntry"/>
            </w:pPr>
            <w:r w:rsidRPr="001F42D3">
              <w:t>227</w:t>
            </w:r>
          </w:p>
        </w:tc>
        <w:tc>
          <w:tcPr>
            <w:tcW w:w="720" w:type="dxa"/>
          </w:tcPr>
          <w:p w14:paraId="1F99277C" w14:textId="5ECAF001" w:rsidR="00B11855" w:rsidRPr="001F42D3" w:rsidRDefault="003D003E" w:rsidP="00863A9A">
            <w:pPr>
              <w:pStyle w:val="TableEntry"/>
            </w:pPr>
            <w:r w:rsidRPr="001F42D3">
              <w:t>RE</w:t>
            </w:r>
          </w:p>
        </w:tc>
        <w:tc>
          <w:tcPr>
            <w:tcW w:w="810" w:type="dxa"/>
          </w:tcPr>
          <w:p w14:paraId="518C904B" w14:textId="2A66341A" w:rsidR="00B11855" w:rsidRPr="001F42D3" w:rsidRDefault="003D003E" w:rsidP="00863A9A">
            <w:pPr>
              <w:pStyle w:val="TableEntry"/>
            </w:pPr>
            <w:r w:rsidRPr="001F42D3">
              <w:t>False</w:t>
            </w:r>
          </w:p>
        </w:tc>
        <w:tc>
          <w:tcPr>
            <w:tcW w:w="720" w:type="dxa"/>
          </w:tcPr>
          <w:p w14:paraId="18887BB1" w14:textId="2DE985D7" w:rsidR="00B11855" w:rsidRPr="001F42D3" w:rsidRDefault="003D003E" w:rsidP="00863A9A">
            <w:pPr>
              <w:pStyle w:val="TableEntry"/>
            </w:pPr>
            <w:r w:rsidRPr="001F42D3">
              <w:t>0</w:t>
            </w:r>
          </w:p>
        </w:tc>
        <w:tc>
          <w:tcPr>
            <w:tcW w:w="810" w:type="dxa"/>
          </w:tcPr>
          <w:p w14:paraId="46FE0519" w14:textId="72C04C03" w:rsidR="00B11855" w:rsidRPr="001F42D3" w:rsidRDefault="003D003E" w:rsidP="00863A9A">
            <w:pPr>
              <w:pStyle w:val="TableEntry"/>
            </w:pPr>
            <w:r w:rsidRPr="001F42D3">
              <w:t>1</w:t>
            </w:r>
          </w:p>
        </w:tc>
        <w:tc>
          <w:tcPr>
            <w:tcW w:w="810" w:type="dxa"/>
          </w:tcPr>
          <w:p w14:paraId="1A167B15" w14:textId="56311729" w:rsidR="00B11855" w:rsidRPr="001F42D3" w:rsidRDefault="003D003E" w:rsidP="00863A9A">
            <w:pPr>
              <w:pStyle w:val="TableEntry"/>
            </w:pPr>
            <w:r w:rsidRPr="001F42D3">
              <w:t>0361</w:t>
            </w:r>
          </w:p>
        </w:tc>
        <w:tc>
          <w:tcPr>
            <w:tcW w:w="900" w:type="dxa"/>
          </w:tcPr>
          <w:p w14:paraId="6B7C96CA" w14:textId="34525457" w:rsidR="00B11855" w:rsidRPr="001F42D3" w:rsidRDefault="00B11855" w:rsidP="00DE39CA">
            <w:pPr>
              <w:pStyle w:val="TableEntry"/>
            </w:pPr>
          </w:p>
        </w:tc>
        <w:tc>
          <w:tcPr>
            <w:tcW w:w="1175" w:type="dxa"/>
          </w:tcPr>
          <w:p w14:paraId="25B1AC22" w14:textId="77777777" w:rsidR="00B11855" w:rsidRPr="001F42D3" w:rsidRDefault="00B11855" w:rsidP="00DE39CA">
            <w:pPr>
              <w:pStyle w:val="TableEntry"/>
            </w:pPr>
          </w:p>
        </w:tc>
      </w:tr>
      <w:tr w:rsidR="006D1F19" w:rsidRPr="001F42D3" w14:paraId="1EFB2E15" w14:textId="77777777" w:rsidTr="00CF5627">
        <w:trPr>
          <w:cantSplit/>
          <w:jc w:val="center"/>
        </w:trPr>
        <w:tc>
          <w:tcPr>
            <w:tcW w:w="1615" w:type="dxa"/>
          </w:tcPr>
          <w:p w14:paraId="32A5239D" w14:textId="557A5C47" w:rsidR="00B11855" w:rsidRPr="001F42D3" w:rsidRDefault="00D858A6" w:rsidP="00CF5627">
            <w:pPr>
              <w:pStyle w:val="TableEntryItalicindent"/>
            </w:pPr>
            <w:r w:rsidRPr="001F42D3">
              <w:t>n</w:t>
            </w:r>
            <w:r w:rsidR="003D003E" w:rsidRPr="001F42D3">
              <w:t>amespace ID</w:t>
            </w:r>
          </w:p>
        </w:tc>
        <w:tc>
          <w:tcPr>
            <w:tcW w:w="810" w:type="dxa"/>
          </w:tcPr>
          <w:p w14:paraId="045401D9" w14:textId="5233055B" w:rsidR="00B11855" w:rsidRPr="001F42D3" w:rsidRDefault="003D003E" w:rsidP="00396374">
            <w:pPr>
              <w:pStyle w:val="TableEntry"/>
              <w:rPr>
                <w:i/>
                <w:iCs/>
              </w:rPr>
            </w:pPr>
            <w:r w:rsidRPr="001F42D3">
              <w:rPr>
                <w:i/>
                <w:iCs/>
              </w:rPr>
              <w:t>1</w:t>
            </w:r>
          </w:p>
        </w:tc>
        <w:tc>
          <w:tcPr>
            <w:tcW w:w="630" w:type="dxa"/>
          </w:tcPr>
          <w:p w14:paraId="25D7A412" w14:textId="0A614DAD" w:rsidR="00B11855" w:rsidRPr="001F42D3" w:rsidRDefault="003D003E" w:rsidP="00863A9A">
            <w:pPr>
              <w:pStyle w:val="TableEntry"/>
            </w:pPr>
            <w:r w:rsidRPr="001F42D3">
              <w:t>IS</w:t>
            </w:r>
          </w:p>
        </w:tc>
        <w:tc>
          <w:tcPr>
            <w:tcW w:w="720" w:type="dxa"/>
          </w:tcPr>
          <w:p w14:paraId="5CBE0FE4" w14:textId="51EDA29D" w:rsidR="00B11855" w:rsidRPr="001F42D3" w:rsidRDefault="003D003E" w:rsidP="00863A9A">
            <w:pPr>
              <w:pStyle w:val="TableEntry"/>
            </w:pPr>
            <w:r w:rsidRPr="001F42D3">
              <w:t>20</w:t>
            </w:r>
          </w:p>
        </w:tc>
        <w:tc>
          <w:tcPr>
            <w:tcW w:w="720" w:type="dxa"/>
          </w:tcPr>
          <w:p w14:paraId="0274975E" w14:textId="248446CA" w:rsidR="00B11855" w:rsidRPr="001F42D3" w:rsidRDefault="003D003E" w:rsidP="00863A9A">
            <w:pPr>
              <w:pStyle w:val="TableEntry"/>
            </w:pPr>
            <w:r w:rsidRPr="001F42D3">
              <w:t>O</w:t>
            </w:r>
          </w:p>
        </w:tc>
        <w:tc>
          <w:tcPr>
            <w:tcW w:w="810" w:type="dxa"/>
          </w:tcPr>
          <w:p w14:paraId="4DDF9616" w14:textId="019C807D" w:rsidR="00B11855" w:rsidRPr="001F42D3" w:rsidRDefault="00B11855" w:rsidP="00DE39CA">
            <w:pPr>
              <w:pStyle w:val="TableEntry"/>
            </w:pPr>
          </w:p>
        </w:tc>
        <w:tc>
          <w:tcPr>
            <w:tcW w:w="720" w:type="dxa"/>
          </w:tcPr>
          <w:p w14:paraId="158DB8E4" w14:textId="6BF9EB5D" w:rsidR="00B11855" w:rsidRPr="001F42D3" w:rsidRDefault="003D003E" w:rsidP="00863A9A">
            <w:pPr>
              <w:pStyle w:val="TableEntry"/>
            </w:pPr>
            <w:r w:rsidRPr="001F42D3">
              <w:t>0</w:t>
            </w:r>
          </w:p>
        </w:tc>
        <w:tc>
          <w:tcPr>
            <w:tcW w:w="810" w:type="dxa"/>
          </w:tcPr>
          <w:p w14:paraId="78FAC6B6" w14:textId="6DC73237" w:rsidR="00B11855" w:rsidRPr="001F42D3" w:rsidRDefault="003D003E" w:rsidP="00863A9A">
            <w:pPr>
              <w:pStyle w:val="TableEntry"/>
            </w:pPr>
            <w:r w:rsidRPr="001F42D3">
              <w:t>1</w:t>
            </w:r>
          </w:p>
        </w:tc>
        <w:tc>
          <w:tcPr>
            <w:tcW w:w="810" w:type="dxa"/>
          </w:tcPr>
          <w:p w14:paraId="47A623AF" w14:textId="0DDE4EDC" w:rsidR="00B11855" w:rsidRPr="001F42D3" w:rsidRDefault="003D003E" w:rsidP="00863A9A">
            <w:pPr>
              <w:pStyle w:val="TableEntry"/>
            </w:pPr>
            <w:r w:rsidRPr="001F42D3">
              <w:t>0300</w:t>
            </w:r>
          </w:p>
        </w:tc>
        <w:tc>
          <w:tcPr>
            <w:tcW w:w="900" w:type="dxa"/>
          </w:tcPr>
          <w:p w14:paraId="4BB3DC3F" w14:textId="24841089" w:rsidR="00B11855" w:rsidRPr="001F42D3" w:rsidRDefault="00B11855" w:rsidP="00DE39CA">
            <w:pPr>
              <w:pStyle w:val="TableEntry"/>
            </w:pPr>
          </w:p>
        </w:tc>
        <w:tc>
          <w:tcPr>
            <w:tcW w:w="1175" w:type="dxa"/>
          </w:tcPr>
          <w:p w14:paraId="4E153766" w14:textId="797B1D99" w:rsidR="00B11855" w:rsidRPr="001F42D3" w:rsidRDefault="003D003E" w:rsidP="00DE39CA">
            <w:pPr>
              <w:pStyle w:val="TableEntry"/>
            </w:pPr>
            <w:r w:rsidRPr="001F42D3">
              <w:t>APP NAME</w:t>
            </w:r>
          </w:p>
        </w:tc>
      </w:tr>
      <w:tr w:rsidR="006D1F19" w:rsidRPr="001F42D3" w14:paraId="69BFC1EA" w14:textId="77777777" w:rsidTr="00CF5627">
        <w:trPr>
          <w:cantSplit/>
          <w:jc w:val="center"/>
        </w:trPr>
        <w:tc>
          <w:tcPr>
            <w:tcW w:w="1615" w:type="dxa"/>
          </w:tcPr>
          <w:p w14:paraId="25238FEE" w14:textId="032B81E1" w:rsidR="00B11855" w:rsidRPr="001F42D3" w:rsidRDefault="003D003E" w:rsidP="00863A9A">
            <w:pPr>
              <w:pStyle w:val="TableEntry"/>
            </w:pPr>
            <w:r w:rsidRPr="001F42D3">
              <w:t>Sending Facility</w:t>
            </w:r>
          </w:p>
        </w:tc>
        <w:tc>
          <w:tcPr>
            <w:tcW w:w="810" w:type="dxa"/>
          </w:tcPr>
          <w:p w14:paraId="60556F0E" w14:textId="37223BA0" w:rsidR="00B11855" w:rsidRPr="001F42D3" w:rsidRDefault="003D003E" w:rsidP="00863A9A">
            <w:pPr>
              <w:pStyle w:val="TableEntry"/>
            </w:pPr>
            <w:r w:rsidRPr="001F42D3">
              <w:t>4</w:t>
            </w:r>
          </w:p>
        </w:tc>
        <w:tc>
          <w:tcPr>
            <w:tcW w:w="630" w:type="dxa"/>
          </w:tcPr>
          <w:p w14:paraId="489264DF" w14:textId="37564D62" w:rsidR="00B11855" w:rsidRPr="001F42D3" w:rsidRDefault="003D003E" w:rsidP="00863A9A">
            <w:pPr>
              <w:pStyle w:val="TableEntry"/>
            </w:pPr>
            <w:r w:rsidRPr="001F42D3">
              <w:t>HD</w:t>
            </w:r>
          </w:p>
        </w:tc>
        <w:tc>
          <w:tcPr>
            <w:tcW w:w="720" w:type="dxa"/>
          </w:tcPr>
          <w:p w14:paraId="3334915C" w14:textId="04E3746F" w:rsidR="00B11855" w:rsidRPr="001F42D3" w:rsidRDefault="003D003E" w:rsidP="00863A9A">
            <w:pPr>
              <w:pStyle w:val="TableEntry"/>
            </w:pPr>
            <w:r w:rsidRPr="001F42D3">
              <w:t>227</w:t>
            </w:r>
          </w:p>
        </w:tc>
        <w:tc>
          <w:tcPr>
            <w:tcW w:w="720" w:type="dxa"/>
          </w:tcPr>
          <w:p w14:paraId="02B941CE" w14:textId="24F672E9" w:rsidR="00B11855" w:rsidRPr="001F42D3" w:rsidRDefault="003D003E" w:rsidP="00863A9A">
            <w:pPr>
              <w:pStyle w:val="TableEntry"/>
            </w:pPr>
            <w:r w:rsidRPr="001F42D3">
              <w:t>RE</w:t>
            </w:r>
          </w:p>
        </w:tc>
        <w:tc>
          <w:tcPr>
            <w:tcW w:w="810" w:type="dxa"/>
          </w:tcPr>
          <w:p w14:paraId="181E24F9" w14:textId="1DA30B0B" w:rsidR="00B11855" w:rsidRPr="001F42D3" w:rsidRDefault="003D003E" w:rsidP="00863A9A">
            <w:pPr>
              <w:pStyle w:val="TableEntry"/>
            </w:pPr>
            <w:r w:rsidRPr="001F42D3">
              <w:t>False</w:t>
            </w:r>
          </w:p>
        </w:tc>
        <w:tc>
          <w:tcPr>
            <w:tcW w:w="720" w:type="dxa"/>
          </w:tcPr>
          <w:p w14:paraId="577D3395" w14:textId="12EB79E5" w:rsidR="00B11855" w:rsidRPr="001F42D3" w:rsidRDefault="003D003E" w:rsidP="00863A9A">
            <w:pPr>
              <w:pStyle w:val="TableEntry"/>
            </w:pPr>
            <w:r w:rsidRPr="001F42D3">
              <w:t>0</w:t>
            </w:r>
          </w:p>
        </w:tc>
        <w:tc>
          <w:tcPr>
            <w:tcW w:w="810" w:type="dxa"/>
          </w:tcPr>
          <w:p w14:paraId="7930C4C6" w14:textId="6EAFF1F2" w:rsidR="00B11855" w:rsidRPr="001F42D3" w:rsidRDefault="003D003E" w:rsidP="00863A9A">
            <w:pPr>
              <w:pStyle w:val="TableEntry"/>
            </w:pPr>
            <w:r w:rsidRPr="001F42D3">
              <w:t>1</w:t>
            </w:r>
          </w:p>
        </w:tc>
        <w:tc>
          <w:tcPr>
            <w:tcW w:w="810" w:type="dxa"/>
          </w:tcPr>
          <w:p w14:paraId="5EF9E47A" w14:textId="6EE1D41C" w:rsidR="00B11855" w:rsidRPr="001F42D3" w:rsidRDefault="003D003E" w:rsidP="00863A9A">
            <w:pPr>
              <w:pStyle w:val="TableEntry"/>
            </w:pPr>
            <w:r w:rsidRPr="001F42D3">
              <w:t>0362</w:t>
            </w:r>
          </w:p>
        </w:tc>
        <w:tc>
          <w:tcPr>
            <w:tcW w:w="900" w:type="dxa"/>
          </w:tcPr>
          <w:p w14:paraId="33BF0299" w14:textId="68933878" w:rsidR="00B11855" w:rsidRPr="001F42D3" w:rsidRDefault="00B11855" w:rsidP="00863A9A">
            <w:pPr>
              <w:pStyle w:val="TableEntry"/>
            </w:pPr>
          </w:p>
        </w:tc>
        <w:tc>
          <w:tcPr>
            <w:tcW w:w="1175" w:type="dxa"/>
          </w:tcPr>
          <w:p w14:paraId="41D37F19" w14:textId="72EA4EFF" w:rsidR="00B11855" w:rsidRPr="001F42D3" w:rsidRDefault="00B11855" w:rsidP="00863A9A">
            <w:pPr>
              <w:pStyle w:val="TableEntry"/>
            </w:pPr>
          </w:p>
        </w:tc>
      </w:tr>
      <w:tr w:rsidR="006D1F19" w:rsidRPr="001F42D3" w14:paraId="34ACFB8D" w14:textId="77777777" w:rsidTr="00CF5627">
        <w:trPr>
          <w:cantSplit/>
          <w:jc w:val="center"/>
        </w:trPr>
        <w:tc>
          <w:tcPr>
            <w:tcW w:w="1615" w:type="dxa"/>
          </w:tcPr>
          <w:p w14:paraId="7C7F140F" w14:textId="21E5930F" w:rsidR="00B11855" w:rsidRPr="001F42D3" w:rsidRDefault="003D003E" w:rsidP="00CF5627">
            <w:pPr>
              <w:pStyle w:val="TableEntryItalicindent"/>
            </w:pPr>
            <w:r w:rsidRPr="001F42D3">
              <w:t>namespace ID</w:t>
            </w:r>
          </w:p>
        </w:tc>
        <w:tc>
          <w:tcPr>
            <w:tcW w:w="810" w:type="dxa"/>
          </w:tcPr>
          <w:p w14:paraId="32316C6D" w14:textId="7F477B31" w:rsidR="00B11855" w:rsidRPr="001F42D3" w:rsidRDefault="003D003E" w:rsidP="00863A9A">
            <w:pPr>
              <w:pStyle w:val="TableEntry"/>
              <w:rPr>
                <w:i/>
              </w:rPr>
            </w:pPr>
            <w:r w:rsidRPr="001F42D3">
              <w:rPr>
                <w:i/>
              </w:rPr>
              <w:t>1</w:t>
            </w:r>
          </w:p>
        </w:tc>
        <w:tc>
          <w:tcPr>
            <w:tcW w:w="630" w:type="dxa"/>
          </w:tcPr>
          <w:p w14:paraId="2D195782" w14:textId="744DF159" w:rsidR="00B11855" w:rsidRPr="001F42D3" w:rsidRDefault="003D003E" w:rsidP="00863A9A">
            <w:pPr>
              <w:pStyle w:val="TableEntry"/>
            </w:pPr>
            <w:r w:rsidRPr="001F42D3">
              <w:t>IS</w:t>
            </w:r>
          </w:p>
        </w:tc>
        <w:tc>
          <w:tcPr>
            <w:tcW w:w="720" w:type="dxa"/>
          </w:tcPr>
          <w:p w14:paraId="403EDBC3" w14:textId="6D30C88F" w:rsidR="00B11855" w:rsidRPr="001F42D3" w:rsidRDefault="003D003E" w:rsidP="00863A9A">
            <w:pPr>
              <w:pStyle w:val="TableEntry"/>
            </w:pPr>
            <w:r w:rsidRPr="001F42D3">
              <w:t>20</w:t>
            </w:r>
          </w:p>
        </w:tc>
        <w:tc>
          <w:tcPr>
            <w:tcW w:w="720" w:type="dxa"/>
          </w:tcPr>
          <w:p w14:paraId="468190E5" w14:textId="038AFF14" w:rsidR="00B11855" w:rsidRPr="001F42D3" w:rsidRDefault="003D003E" w:rsidP="00863A9A">
            <w:pPr>
              <w:pStyle w:val="TableEntry"/>
            </w:pPr>
            <w:r w:rsidRPr="001F42D3">
              <w:t>O</w:t>
            </w:r>
          </w:p>
        </w:tc>
        <w:tc>
          <w:tcPr>
            <w:tcW w:w="810" w:type="dxa"/>
          </w:tcPr>
          <w:p w14:paraId="73A07ED9" w14:textId="06684FC0" w:rsidR="00B11855" w:rsidRPr="001F42D3" w:rsidRDefault="00B11855" w:rsidP="00DE39CA">
            <w:pPr>
              <w:pStyle w:val="TableEntry"/>
            </w:pPr>
          </w:p>
        </w:tc>
        <w:tc>
          <w:tcPr>
            <w:tcW w:w="720" w:type="dxa"/>
          </w:tcPr>
          <w:p w14:paraId="6F2F4CFB" w14:textId="6AC8360A" w:rsidR="00B11855" w:rsidRPr="001F42D3" w:rsidRDefault="003D003E" w:rsidP="00863A9A">
            <w:pPr>
              <w:pStyle w:val="TableEntry"/>
            </w:pPr>
            <w:r w:rsidRPr="001F42D3">
              <w:t>0</w:t>
            </w:r>
          </w:p>
        </w:tc>
        <w:tc>
          <w:tcPr>
            <w:tcW w:w="810" w:type="dxa"/>
          </w:tcPr>
          <w:p w14:paraId="04A926A8" w14:textId="1DCE0DCE" w:rsidR="00B11855" w:rsidRPr="001F42D3" w:rsidRDefault="003D003E" w:rsidP="00863A9A">
            <w:pPr>
              <w:pStyle w:val="TableEntry"/>
            </w:pPr>
            <w:r w:rsidRPr="001F42D3">
              <w:t>1</w:t>
            </w:r>
          </w:p>
        </w:tc>
        <w:tc>
          <w:tcPr>
            <w:tcW w:w="810" w:type="dxa"/>
          </w:tcPr>
          <w:p w14:paraId="683CBD0A" w14:textId="04F4482B" w:rsidR="00B11855" w:rsidRPr="001F42D3" w:rsidRDefault="003D003E" w:rsidP="00863A9A">
            <w:pPr>
              <w:pStyle w:val="TableEntry"/>
            </w:pPr>
            <w:r w:rsidRPr="001F42D3">
              <w:t>0300</w:t>
            </w:r>
          </w:p>
        </w:tc>
        <w:tc>
          <w:tcPr>
            <w:tcW w:w="900" w:type="dxa"/>
          </w:tcPr>
          <w:p w14:paraId="7D2D29CE" w14:textId="2A81532B" w:rsidR="00B11855" w:rsidRPr="001F42D3" w:rsidRDefault="00B11855" w:rsidP="00DE39CA">
            <w:pPr>
              <w:pStyle w:val="TableEntry"/>
            </w:pPr>
          </w:p>
        </w:tc>
        <w:tc>
          <w:tcPr>
            <w:tcW w:w="1175" w:type="dxa"/>
          </w:tcPr>
          <w:p w14:paraId="48A9C9BC" w14:textId="3E605F47" w:rsidR="00B11855" w:rsidRPr="001F42D3" w:rsidRDefault="003D003E" w:rsidP="00DE39CA">
            <w:pPr>
              <w:pStyle w:val="TableEntry"/>
            </w:pPr>
            <w:r w:rsidRPr="001F42D3">
              <w:t>VENDOR NAME</w:t>
            </w:r>
          </w:p>
        </w:tc>
      </w:tr>
      <w:tr w:rsidR="006D1F19" w:rsidRPr="001F42D3" w14:paraId="0A1A9818" w14:textId="77777777" w:rsidTr="00CF5627">
        <w:trPr>
          <w:cantSplit/>
          <w:jc w:val="center"/>
        </w:trPr>
        <w:tc>
          <w:tcPr>
            <w:tcW w:w="1615" w:type="dxa"/>
          </w:tcPr>
          <w:p w14:paraId="6B3B2A49" w14:textId="12340BA6" w:rsidR="00B11855" w:rsidRPr="001F42D3" w:rsidRDefault="003D003E" w:rsidP="00863A9A">
            <w:pPr>
              <w:pStyle w:val="TableEntry"/>
            </w:pPr>
            <w:r w:rsidRPr="001F42D3">
              <w:t>Receiving Application</w:t>
            </w:r>
          </w:p>
        </w:tc>
        <w:tc>
          <w:tcPr>
            <w:tcW w:w="810" w:type="dxa"/>
          </w:tcPr>
          <w:p w14:paraId="57D21918" w14:textId="71AFA583" w:rsidR="00B11855" w:rsidRPr="001F42D3" w:rsidRDefault="003D003E" w:rsidP="00863A9A">
            <w:pPr>
              <w:pStyle w:val="TableEntry"/>
            </w:pPr>
            <w:r w:rsidRPr="001F42D3">
              <w:t>5</w:t>
            </w:r>
          </w:p>
        </w:tc>
        <w:tc>
          <w:tcPr>
            <w:tcW w:w="630" w:type="dxa"/>
          </w:tcPr>
          <w:p w14:paraId="3219A12F" w14:textId="7A6D73FE" w:rsidR="00B11855" w:rsidRPr="001F42D3" w:rsidRDefault="003D003E" w:rsidP="00863A9A">
            <w:pPr>
              <w:pStyle w:val="TableEntry"/>
            </w:pPr>
            <w:r w:rsidRPr="001F42D3">
              <w:t>HD</w:t>
            </w:r>
          </w:p>
        </w:tc>
        <w:tc>
          <w:tcPr>
            <w:tcW w:w="720" w:type="dxa"/>
          </w:tcPr>
          <w:p w14:paraId="1C495E65" w14:textId="5407DC92" w:rsidR="00B11855" w:rsidRPr="001F42D3" w:rsidRDefault="003D003E" w:rsidP="00863A9A">
            <w:pPr>
              <w:pStyle w:val="TableEntry"/>
            </w:pPr>
            <w:r w:rsidRPr="001F42D3">
              <w:t>227</w:t>
            </w:r>
          </w:p>
        </w:tc>
        <w:tc>
          <w:tcPr>
            <w:tcW w:w="720" w:type="dxa"/>
          </w:tcPr>
          <w:p w14:paraId="45B705C2" w14:textId="4CA5AC46" w:rsidR="00B11855" w:rsidRPr="001F42D3" w:rsidRDefault="003D003E" w:rsidP="00863A9A">
            <w:pPr>
              <w:pStyle w:val="TableEntry"/>
            </w:pPr>
            <w:r w:rsidRPr="001F42D3">
              <w:t>RE</w:t>
            </w:r>
          </w:p>
        </w:tc>
        <w:tc>
          <w:tcPr>
            <w:tcW w:w="810" w:type="dxa"/>
          </w:tcPr>
          <w:p w14:paraId="1964BEBE" w14:textId="0ACECE1A" w:rsidR="00B11855" w:rsidRPr="001F42D3" w:rsidRDefault="003D003E" w:rsidP="00863A9A">
            <w:pPr>
              <w:pStyle w:val="TableEntry"/>
            </w:pPr>
            <w:r w:rsidRPr="001F42D3">
              <w:t>False</w:t>
            </w:r>
          </w:p>
        </w:tc>
        <w:tc>
          <w:tcPr>
            <w:tcW w:w="720" w:type="dxa"/>
          </w:tcPr>
          <w:p w14:paraId="48F63BA4" w14:textId="3AC578AA" w:rsidR="00B11855" w:rsidRPr="001F42D3" w:rsidRDefault="003D003E" w:rsidP="00863A9A">
            <w:pPr>
              <w:pStyle w:val="TableEntry"/>
            </w:pPr>
            <w:r w:rsidRPr="001F42D3">
              <w:t>0</w:t>
            </w:r>
          </w:p>
        </w:tc>
        <w:tc>
          <w:tcPr>
            <w:tcW w:w="810" w:type="dxa"/>
          </w:tcPr>
          <w:p w14:paraId="295ADA65" w14:textId="44B2D498" w:rsidR="00B11855" w:rsidRPr="001F42D3" w:rsidRDefault="003D003E" w:rsidP="00863A9A">
            <w:pPr>
              <w:pStyle w:val="TableEntry"/>
            </w:pPr>
            <w:r w:rsidRPr="001F42D3">
              <w:t>1</w:t>
            </w:r>
          </w:p>
        </w:tc>
        <w:tc>
          <w:tcPr>
            <w:tcW w:w="810" w:type="dxa"/>
          </w:tcPr>
          <w:p w14:paraId="1D792A0A" w14:textId="1B92A5F6" w:rsidR="00B11855" w:rsidRPr="001F42D3" w:rsidRDefault="003D003E" w:rsidP="00863A9A">
            <w:pPr>
              <w:pStyle w:val="TableEntry"/>
            </w:pPr>
            <w:r w:rsidRPr="001F42D3">
              <w:t>0361</w:t>
            </w:r>
          </w:p>
        </w:tc>
        <w:tc>
          <w:tcPr>
            <w:tcW w:w="900" w:type="dxa"/>
          </w:tcPr>
          <w:p w14:paraId="4C4E70D6" w14:textId="63F58091" w:rsidR="00B11855" w:rsidRPr="001F42D3" w:rsidRDefault="00B11855" w:rsidP="00863A9A">
            <w:pPr>
              <w:pStyle w:val="TableEntry"/>
            </w:pPr>
          </w:p>
        </w:tc>
        <w:tc>
          <w:tcPr>
            <w:tcW w:w="1175" w:type="dxa"/>
          </w:tcPr>
          <w:p w14:paraId="784BAC36" w14:textId="5C522F56" w:rsidR="00B11855" w:rsidRPr="001F42D3" w:rsidRDefault="00B11855" w:rsidP="00863A9A">
            <w:pPr>
              <w:pStyle w:val="TableEntry"/>
            </w:pPr>
          </w:p>
        </w:tc>
      </w:tr>
      <w:tr w:rsidR="006D1F19" w:rsidRPr="001F42D3" w14:paraId="0702CD51" w14:textId="77777777" w:rsidTr="00CF5627">
        <w:trPr>
          <w:cantSplit/>
          <w:jc w:val="center"/>
        </w:trPr>
        <w:tc>
          <w:tcPr>
            <w:tcW w:w="1615" w:type="dxa"/>
          </w:tcPr>
          <w:p w14:paraId="39498997" w14:textId="57EEEF53" w:rsidR="00B11855" w:rsidRPr="001F42D3" w:rsidRDefault="003D003E" w:rsidP="00CF5627">
            <w:pPr>
              <w:pStyle w:val="TableEntryItalicindent"/>
            </w:pPr>
            <w:r w:rsidRPr="001F42D3">
              <w:t>namespace ID</w:t>
            </w:r>
          </w:p>
        </w:tc>
        <w:tc>
          <w:tcPr>
            <w:tcW w:w="810" w:type="dxa"/>
          </w:tcPr>
          <w:p w14:paraId="55303A86" w14:textId="04603160" w:rsidR="00B11855" w:rsidRPr="001F42D3" w:rsidRDefault="003D003E" w:rsidP="00863A9A">
            <w:pPr>
              <w:pStyle w:val="TableEntry"/>
              <w:rPr>
                <w:i/>
              </w:rPr>
            </w:pPr>
            <w:r w:rsidRPr="001F42D3">
              <w:rPr>
                <w:i/>
              </w:rPr>
              <w:t>1</w:t>
            </w:r>
          </w:p>
        </w:tc>
        <w:tc>
          <w:tcPr>
            <w:tcW w:w="630" w:type="dxa"/>
          </w:tcPr>
          <w:p w14:paraId="36420A43" w14:textId="7952EAC4" w:rsidR="00B11855" w:rsidRPr="001F42D3" w:rsidRDefault="003D003E" w:rsidP="00863A9A">
            <w:pPr>
              <w:pStyle w:val="TableEntry"/>
            </w:pPr>
            <w:r w:rsidRPr="001F42D3">
              <w:t>IS</w:t>
            </w:r>
          </w:p>
        </w:tc>
        <w:tc>
          <w:tcPr>
            <w:tcW w:w="720" w:type="dxa"/>
          </w:tcPr>
          <w:p w14:paraId="1E906F2E" w14:textId="7D05588F" w:rsidR="00B11855" w:rsidRPr="001F42D3" w:rsidRDefault="003D003E" w:rsidP="00863A9A">
            <w:pPr>
              <w:pStyle w:val="TableEntry"/>
            </w:pPr>
            <w:r w:rsidRPr="001F42D3">
              <w:t>20</w:t>
            </w:r>
          </w:p>
        </w:tc>
        <w:tc>
          <w:tcPr>
            <w:tcW w:w="720" w:type="dxa"/>
          </w:tcPr>
          <w:p w14:paraId="2605EC16" w14:textId="512373CA" w:rsidR="00B11855" w:rsidRPr="001F42D3" w:rsidRDefault="003D003E" w:rsidP="00863A9A">
            <w:pPr>
              <w:pStyle w:val="TableEntry"/>
            </w:pPr>
            <w:r w:rsidRPr="001F42D3">
              <w:t>O</w:t>
            </w:r>
          </w:p>
        </w:tc>
        <w:tc>
          <w:tcPr>
            <w:tcW w:w="810" w:type="dxa"/>
          </w:tcPr>
          <w:p w14:paraId="4C3EE08F" w14:textId="581DE060" w:rsidR="00B11855" w:rsidRPr="001F42D3" w:rsidRDefault="00B11855" w:rsidP="00DE39CA">
            <w:pPr>
              <w:pStyle w:val="TableEntry"/>
            </w:pPr>
          </w:p>
        </w:tc>
        <w:tc>
          <w:tcPr>
            <w:tcW w:w="720" w:type="dxa"/>
          </w:tcPr>
          <w:p w14:paraId="23399C40" w14:textId="0D35B478" w:rsidR="00B11855" w:rsidRPr="001F42D3" w:rsidRDefault="003D003E" w:rsidP="00863A9A">
            <w:pPr>
              <w:pStyle w:val="TableEntry"/>
            </w:pPr>
            <w:r w:rsidRPr="001F42D3">
              <w:t>0</w:t>
            </w:r>
          </w:p>
        </w:tc>
        <w:tc>
          <w:tcPr>
            <w:tcW w:w="810" w:type="dxa"/>
          </w:tcPr>
          <w:p w14:paraId="742C15F8" w14:textId="60592128" w:rsidR="00B11855" w:rsidRPr="001F42D3" w:rsidRDefault="003D003E" w:rsidP="00863A9A">
            <w:pPr>
              <w:pStyle w:val="TableEntry"/>
            </w:pPr>
            <w:r w:rsidRPr="001F42D3">
              <w:t>1</w:t>
            </w:r>
          </w:p>
        </w:tc>
        <w:tc>
          <w:tcPr>
            <w:tcW w:w="810" w:type="dxa"/>
          </w:tcPr>
          <w:p w14:paraId="5A53B950" w14:textId="5659D2E6" w:rsidR="00B11855" w:rsidRPr="001F42D3" w:rsidRDefault="003D003E" w:rsidP="00863A9A">
            <w:pPr>
              <w:pStyle w:val="TableEntry"/>
            </w:pPr>
            <w:r w:rsidRPr="001F42D3">
              <w:t>0300</w:t>
            </w:r>
          </w:p>
        </w:tc>
        <w:tc>
          <w:tcPr>
            <w:tcW w:w="900" w:type="dxa"/>
          </w:tcPr>
          <w:p w14:paraId="58F91365" w14:textId="4EFC9373" w:rsidR="00B11855" w:rsidRPr="001F42D3" w:rsidRDefault="00B11855" w:rsidP="00DE39CA">
            <w:pPr>
              <w:pStyle w:val="TableEntry"/>
            </w:pPr>
          </w:p>
        </w:tc>
        <w:tc>
          <w:tcPr>
            <w:tcW w:w="1175" w:type="dxa"/>
          </w:tcPr>
          <w:p w14:paraId="6669E1A8" w14:textId="4AB19112" w:rsidR="00B11855" w:rsidRPr="001F42D3" w:rsidRDefault="003D003E" w:rsidP="00DE39CA">
            <w:pPr>
              <w:pStyle w:val="TableEntry"/>
            </w:pPr>
            <w:r w:rsidRPr="001F42D3">
              <w:t>CLINIC APPLICATION</w:t>
            </w:r>
          </w:p>
        </w:tc>
      </w:tr>
      <w:tr w:rsidR="006D1F19" w:rsidRPr="001F42D3" w14:paraId="2EA148C1" w14:textId="77777777" w:rsidTr="00CF5627">
        <w:trPr>
          <w:cantSplit/>
          <w:jc w:val="center"/>
        </w:trPr>
        <w:tc>
          <w:tcPr>
            <w:tcW w:w="1615" w:type="dxa"/>
          </w:tcPr>
          <w:p w14:paraId="118B4364" w14:textId="191747C4" w:rsidR="00B11855" w:rsidRPr="001F42D3" w:rsidRDefault="003D003E" w:rsidP="00863A9A">
            <w:pPr>
              <w:pStyle w:val="TableEntry"/>
            </w:pPr>
            <w:r w:rsidRPr="001F42D3">
              <w:t>Receiving Facility</w:t>
            </w:r>
          </w:p>
        </w:tc>
        <w:tc>
          <w:tcPr>
            <w:tcW w:w="810" w:type="dxa"/>
          </w:tcPr>
          <w:p w14:paraId="26A51830" w14:textId="2D28F715" w:rsidR="00B11855" w:rsidRPr="001F42D3" w:rsidRDefault="003D003E" w:rsidP="00863A9A">
            <w:pPr>
              <w:pStyle w:val="TableEntry"/>
            </w:pPr>
            <w:r w:rsidRPr="001F42D3">
              <w:t>6</w:t>
            </w:r>
          </w:p>
        </w:tc>
        <w:tc>
          <w:tcPr>
            <w:tcW w:w="630" w:type="dxa"/>
          </w:tcPr>
          <w:p w14:paraId="269DC082" w14:textId="179BA20B" w:rsidR="00B11855" w:rsidRPr="001F42D3" w:rsidRDefault="003D003E" w:rsidP="00863A9A">
            <w:pPr>
              <w:pStyle w:val="TableEntry"/>
            </w:pPr>
            <w:r w:rsidRPr="001F42D3">
              <w:t>HD</w:t>
            </w:r>
          </w:p>
        </w:tc>
        <w:tc>
          <w:tcPr>
            <w:tcW w:w="720" w:type="dxa"/>
          </w:tcPr>
          <w:p w14:paraId="0CEEF141" w14:textId="48A4496D" w:rsidR="00B11855" w:rsidRPr="001F42D3" w:rsidRDefault="003D003E" w:rsidP="00863A9A">
            <w:pPr>
              <w:pStyle w:val="TableEntry"/>
            </w:pPr>
            <w:r w:rsidRPr="001F42D3">
              <w:t>227</w:t>
            </w:r>
          </w:p>
        </w:tc>
        <w:tc>
          <w:tcPr>
            <w:tcW w:w="720" w:type="dxa"/>
          </w:tcPr>
          <w:p w14:paraId="45A9FCAA" w14:textId="61A1B4BC" w:rsidR="00B11855" w:rsidRPr="001F42D3" w:rsidRDefault="003D003E" w:rsidP="00863A9A">
            <w:pPr>
              <w:pStyle w:val="TableEntry"/>
            </w:pPr>
            <w:r w:rsidRPr="001F42D3">
              <w:t>RE</w:t>
            </w:r>
          </w:p>
        </w:tc>
        <w:tc>
          <w:tcPr>
            <w:tcW w:w="810" w:type="dxa"/>
          </w:tcPr>
          <w:p w14:paraId="254EEC7D" w14:textId="139F7DD8" w:rsidR="00B11855" w:rsidRPr="001F42D3" w:rsidRDefault="003D003E" w:rsidP="00863A9A">
            <w:pPr>
              <w:pStyle w:val="TableEntry"/>
            </w:pPr>
            <w:r w:rsidRPr="001F42D3">
              <w:t>False</w:t>
            </w:r>
          </w:p>
        </w:tc>
        <w:tc>
          <w:tcPr>
            <w:tcW w:w="720" w:type="dxa"/>
          </w:tcPr>
          <w:p w14:paraId="5FD32C02" w14:textId="68AB905F" w:rsidR="00B11855" w:rsidRPr="001F42D3" w:rsidRDefault="003D003E" w:rsidP="00863A9A">
            <w:pPr>
              <w:pStyle w:val="TableEntry"/>
            </w:pPr>
            <w:r w:rsidRPr="001F42D3">
              <w:t>0</w:t>
            </w:r>
          </w:p>
        </w:tc>
        <w:tc>
          <w:tcPr>
            <w:tcW w:w="810" w:type="dxa"/>
          </w:tcPr>
          <w:p w14:paraId="434C3632" w14:textId="18CE829A" w:rsidR="00B11855" w:rsidRPr="001F42D3" w:rsidRDefault="003D003E" w:rsidP="00863A9A">
            <w:pPr>
              <w:pStyle w:val="TableEntry"/>
            </w:pPr>
            <w:r w:rsidRPr="001F42D3">
              <w:t>1</w:t>
            </w:r>
          </w:p>
        </w:tc>
        <w:tc>
          <w:tcPr>
            <w:tcW w:w="810" w:type="dxa"/>
          </w:tcPr>
          <w:p w14:paraId="5DC80476" w14:textId="45750B9C" w:rsidR="00B11855" w:rsidRPr="001F42D3" w:rsidRDefault="003D003E" w:rsidP="00863A9A">
            <w:pPr>
              <w:pStyle w:val="TableEntry"/>
            </w:pPr>
            <w:r w:rsidRPr="001F42D3">
              <w:t>0362</w:t>
            </w:r>
          </w:p>
        </w:tc>
        <w:tc>
          <w:tcPr>
            <w:tcW w:w="900" w:type="dxa"/>
          </w:tcPr>
          <w:p w14:paraId="5D601D13" w14:textId="364B4C52" w:rsidR="00B11855" w:rsidRPr="001F42D3" w:rsidRDefault="00B11855" w:rsidP="00863A9A">
            <w:pPr>
              <w:pStyle w:val="TableEntry"/>
            </w:pPr>
          </w:p>
        </w:tc>
        <w:tc>
          <w:tcPr>
            <w:tcW w:w="1175" w:type="dxa"/>
          </w:tcPr>
          <w:p w14:paraId="4B48458E" w14:textId="01BBA7CE" w:rsidR="00B11855" w:rsidRPr="001F42D3" w:rsidRDefault="00B11855" w:rsidP="00863A9A">
            <w:pPr>
              <w:pStyle w:val="TableEntry"/>
            </w:pPr>
          </w:p>
        </w:tc>
      </w:tr>
      <w:tr w:rsidR="006D1F19" w:rsidRPr="001F42D3" w14:paraId="2FDABDB1" w14:textId="77777777" w:rsidTr="00CF5627">
        <w:trPr>
          <w:cantSplit/>
          <w:jc w:val="center"/>
        </w:trPr>
        <w:tc>
          <w:tcPr>
            <w:tcW w:w="1615" w:type="dxa"/>
          </w:tcPr>
          <w:p w14:paraId="7C70EABA" w14:textId="17213E4A" w:rsidR="00B11855" w:rsidRPr="001F42D3" w:rsidRDefault="003D003E" w:rsidP="00CF5627">
            <w:pPr>
              <w:pStyle w:val="TableEntryItalicindent"/>
            </w:pPr>
            <w:r w:rsidRPr="001F42D3">
              <w:t>namespace ID</w:t>
            </w:r>
          </w:p>
        </w:tc>
        <w:tc>
          <w:tcPr>
            <w:tcW w:w="810" w:type="dxa"/>
          </w:tcPr>
          <w:p w14:paraId="12E9E0E0" w14:textId="715F560E" w:rsidR="00B11855" w:rsidRPr="001F42D3" w:rsidRDefault="003D003E" w:rsidP="00863A9A">
            <w:pPr>
              <w:pStyle w:val="TableEntry"/>
              <w:rPr>
                <w:i/>
              </w:rPr>
            </w:pPr>
            <w:r w:rsidRPr="001F42D3">
              <w:rPr>
                <w:i/>
              </w:rPr>
              <w:t>1</w:t>
            </w:r>
          </w:p>
        </w:tc>
        <w:tc>
          <w:tcPr>
            <w:tcW w:w="630" w:type="dxa"/>
          </w:tcPr>
          <w:p w14:paraId="3164BC3B" w14:textId="71753844" w:rsidR="00B11855" w:rsidRPr="001F42D3" w:rsidRDefault="003D003E" w:rsidP="00863A9A">
            <w:pPr>
              <w:pStyle w:val="TableEntry"/>
            </w:pPr>
            <w:r w:rsidRPr="001F42D3">
              <w:t>IS</w:t>
            </w:r>
          </w:p>
        </w:tc>
        <w:tc>
          <w:tcPr>
            <w:tcW w:w="720" w:type="dxa"/>
          </w:tcPr>
          <w:p w14:paraId="0095E886" w14:textId="38FC792C" w:rsidR="00B11855" w:rsidRPr="001F42D3" w:rsidRDefault="003D003E" w:rsidP="00863A9A">
            <w:pPr>
              <w:pStyle w:val="TableEntry"/>
            </w:pPr>
            <w:r w:rsidRPr="001F42D3">
              <w:t>20</w:t>
            </w:r>
          </w:p>
        </w:tc>
        <w:tc>
          <w:tcPr>
            <w:tcW w:w="720" w:type="dxa"/>
          </w:tcPr>
          <w:p w14:paraId="1205FBEE" w14:textId="48C15930" w:rsidR="00B11855" w:rsidRPr="001F42D3" w:rsidRDefault="003D003E" w:rsidP="00863A9A">
            <w:pPr>
              <w:pStyle w:val="TableEntry"/>
            </w:pPr>
            <w:r w:rsidRPr="001F42D3">
              <w:t>O</w:t>
            </w:r>
          </w:p>
        </w:tc>
        <w:tc>
          <w:tcPr>
            <w:tcW w:w="810" w:type="dxa"/>
          </w:tcPr>
          <w:p w14:paraId="0A9E8320" w14:textId="3C8755DD" w:rsidR="00B11855" w:rsidRPr="001F42D3" w:rsidRDefault="00B11855" w:rsidP="00DE39CA">
            <w:pPr>
              <w:pStyle w:val="TableEntry"/>
            </w:pPr>
          </w:p>
        </w:tc>
        <w:tc>
          <w:tcPr>
            <w:tcW w:w="720" w:type="dxa"/>
          </w:tcPr>
          <w:p w14:paraId="7E19214D" w14:textId="2EF5C771" w:rsidR="00B11855" w:rsidRPr="001F42D3" w:rsidRDefault="003D003E" w:rsidP="00863A9A">
            <w:pPr>
              <w:pStyle w:val="TableEntry"/>
            </w:pPr>
            <w:r w:rsidRPr="001F42D3">
              <w:t>0</w:t>
            </w:r>
          </w:p>
        </w:tc>
        <w:tc>
          <w:tcPr>
            <w:tcW w:w="810" w:type="dxa"/>
          </w:tcPr>
          <w:p w14:paraId="251F71C9" w14:textId="25F110D2" w:rsidR="00B11855" w:rsidRPr="001F42D3" w:rsidRDefault="003D003E" w:rsidP="00863A9A">
            <w:pPr>
              <w:pStyle w:val="TableEntry"/>
            </w:pPr>
            <w:r w:rsidRPr="001F42D3">
              <w:t>1</w:t>
            </w:r>
          </w:p>
        </w:tc>
        <w:tc>
          <w:tcPr>
            <w:tcW w:w="810" w:type="dxa"/>
          </w:tcPr>
          <w:p w14:paraId="425CEFFB" w14:textId="2C1F08CE" w:rsidR="00B11855" w:rsidRPr="001F42D3" w:rsidRDefault="003D003E" w:rsidP="00863A9A">
            <w:pPr>
              <w:pStyle w:val="TableEntry"/>
            </w:pPr>
            <w:r w:rsidRPr="001F42D3">
              <w:t>0300</w:t>
            </w:r>
          </w:p>
        </w:tc>
        <w:tc>
          <w:tcPr>
            <w:tcW w:w="900" w:type="dxa"/>
          </w:tcPr>
          <w:p w14:paraId="026F405C" w14:textId="3DA1895F" w:rsidR="00B11855" w:rsidRPr="001F42D3" w:rsidRDefault="00B11855" w:rsidP="00DE39CA">
            <w:pPr>
              <w:pStyle w:val="TableEntry"/>
            </w:pPr>
          </w:p>
        </w:tc>
        <w:tc>
          <w:tcPr>
            <w:tcW w:w="1175" w:type="dxa"/>
          </w:tcPr>
          <w:p w14:paraId="0104CA8A" w14:textId="791FE6BD" w:rsidR="00B11855" w:rsidRPr="001F42D3" w:rsidRDefault="003D003E" w:rsidP="00DE39CA">
            <w:pPr>
              <w:pStyle w:val="TableEntry"/>
            </w:pPr>
            <w:r w:rsidRPr="001F42D3">
              <w:t>CLINIC ID</w:t>
            </w:r>
          </w:p>
        </w:tc>
      </w:tr>
      <w:tr w:rsidR="006D1F19" w:rsidRPr="001F42D3" w14:paraId="6F028902" w14:textId="77777777" w:rsidTr="00CF5627">
        <w:trPr>
          <w:cantSplit/>
          <w:jc w:val="center"/>
        </w:trPr>
        <w:tc>
          <w:tcPr>
            <w:tcW w:w="1615" w:type="dxa"/>
          </w:tcPr>
          <w:p w14:paraId="75AC0A8E" w14:textId="1DCB5911" w:rsidR="00B11855" w:rsidRPr="001F42D3" w:rsidRDefault="003D003E" w:rsidP="00863A9A">
            <w:pPr>
              <w:pStyle w:val="TableEntry"/>
            </w:pPr>
            <w:r w:rsidRPr="001F42D3">
              <w:t xml:space="preserve">Date/Time </w:t>
            </w:r>
            <w:r w:rsidR="0021531D" w:rsidRPr="001F42D3">
              <w:t xml:space="preserve">of </w:t>
            </w:r>
            <w:r w:rsidRPr="001F42D3">
              <w:t>Message</w:t>
            </w:r>
          </w:p>
        </w:tc>
        <w:tc>
          <w:tcPr>
            <w:tcW w:w="810" w:type="dxa"/>
          </w:tcPr>
          <w:p w14:paraId="641DDFC9" w14:textId="58BE1811" w:rsidR="00B11855" w:rsidRPr="001F42D3" w:rsidRDefault="003D003E" w:rsidP="00863A9A">
            <w:pPr>
              <w:pStyle w:val="TableEntry"/>
            </w:pPr>
            <w:r w:rsidRPr="001F42D3">
              <w:t>7</w:t>
            </w:r>
          </w:p>
        </w:tc>
        <w:tc>
          <w:tcPr>
            <w:tcW w:w="630" w:type="dxa"/>
          </w:tcPr>
          <w:p w14:paraId="691EFD5B" w14:textId="0FAE32EC" w:rsidR="00B11855" w:rsidRPr="001F42D3" w:rsidRDefault="003D003E" w:rsidP="00863A9A">
            <w:pPr>
              <w:pStyle w:val="TableEntry"/>
            </w:pPr>
            <w:r w:rsidRPr="001F42D3">
              <w:t>TS</w:t>
            </w:r>
          </w:p>
        </w:tc>
        <w:tc>
          <w:tcPr>
            <w:tcW w:w="720" w:type="dxa"/>
          </w:tcPr>
          <w:p w14:paraId="64EA7601" w14:textId="28E44D0B" w:rsidR="00B11855" w:rsidRPr="001F42D3" w:rsidRDefault="003D003E" w:rsidP="00863A9A">
            <w:pPr>
              <w:pStyle w:val="TableEntry"/>
            </w:pPr>
            <w:r w:rsidRPr="001F42D3">
              <w:t>26</w:t>
            </w:r>
          </w:p>
        </w:tc>
        <w:tc>
          <w:tcPr>
            <w:tcW w:w="720" w:type="dxa"/>
          </w:tcPr>
          <w:p w14:paraId="11BDFE6D" w14:textId="596C7982" w:rsidR="00B11855" w:rsidRPr="001F42D3" w:rsidRDefault="003D003E" w:rsidP="00863A9A">
            <w:pPr>
              <w:pStyle w:val="TableEntry"/>
            </w:pPr>
            <w:r w:rsidRPr="001F42D3">
              <w:t>R</w:t>
            </w:r>
          </w:p>
        </w:tc>
        <w:tc>
          <w:tcPr>
            <w:tcW w:w="810" w:type="dxa"/>
          </w:tcPr>
          <w:p w14:paraId="40D64AF4" w14:textId="317E5A40" w:rsidR="00B11855" w:rsidRPr="001F42D3" w:rsidRDefault="003D003E" w:rsidP="00863A9A">
            <w:pPr>
              <w:pStyle w:val="TableEntry"/>
            </w:pPr>
            <w:r w:rsidRPr="001F42D3">
              <w:t>False</w:t>
            </w:r>
          </w:p>
        </w:tc>
        <w:tc>
          <w:tcPr>
            <w:tcW w:w="720" w:type="dxa"/>
          </w:tcPr>
          <w:p w14:paraId="780644AF" w14:textId="575923EA" w:rsidR="00B11855" w:rsidRPr="001F42D3" w:rsidRDefault="003D003E" w:rsidP="00863A9A">
            <w:pPr>
              <w:pStyle w:val="TableEntry"/>
            </w:pPr>
            <w:r w:rsidRPr="001F42D3">
              <w:t>1</w:t>
            </w:r>
          </w:p>
        </w:tc>
        <w:tc>
          <w:tcPr>
            <w:tcW w:w="810" w:type="dxa"/>
          </w:tcPr>
          <w:p w14:paraId="2385E9CF" w14:textId="11C3999C" w:rsidR="00B11855" w:rsidRPr="001F42D3" w:rsidRDefault="003D003E" w:rsidP="00863A9A">
            <w:pPr>
              <w:pStyle w:val="TableEntry"/>
            </w:pPr>
            <w:r w:rsidRPr="001F42D3">
              <w:t>1</w:t>
            </w:r>
          </w:p>
        </w:tc>
        <w:tc>
          <w:tcPr>
            <w:tcW w:w="810" w:type="dxa"/>
          </w:tcPr>
          <w:p w14:paraId="636763F8" w14:textId="17E8A1BC" w:rsidR="00B11855" w:rsidRPr="001F42D3" w:rsidRDefault="00B11855" w:rsidP="00DE39CA">
            <w:pPr>
              <w:pStyle w:val="TableEntry"/>
            </w:pPr>
          </w:p>
        </w:tc>
        <w:tc>
          <w:tcPr>
            <w:tcW w:w="900" w:type="dxa"/>
          </w:tcPr>
          <w:p w14:paraId="1072FCA9" w14:textId="52915547" w:rsidR="00B11855" w:rsidRPr="001F42D3" w:rsidRDefault="00B11855" w:rsidP="00863A9A">
            <w:pPr>
              <w:pStyle w:val="TableEntry"/>
            </w:pPr>
          </w:p>
        </w:tc>
        <w:tc>
          <w:tcPr>
            <w:tcW w:w="1175" w:type="dxa"/>
          </w:tcPr>
          <w:p w14:paraId="26539186" w14:textId="2C817689" w:rsidR="00B11855" w:rsidRPr="001F42D3" w:rsidRDefault="00B11855" w:rsidP="00863A9A">
            <w:pPr>
              <w:pStyle w:val="TableEntry"/>
            </w:pPr>
          </w:p>
        </w:tc>
      </w:tr>
      <w:tr w:rsidR="006D1F19" w:rsidRPr="001F42D3" w14:paraId="25D11559" w14:textId="77777777" w:rsidTr="00CF5627">
        <w:trPr>
          <w:cantSplit/>
          <w:jc w:val="center"/>
        </w:trPr>
        <w:tc>
          <w:tcPr>
            <w:tcW w:w="1615" w:type="dxa"/>
          </w:tcPr>
          <w:p w14:paraId="4F4F0EEE" w14:textId="7DAD3544" w:rsidR="00B11855" w:rsidRPr="001F42D3" w:rsidRDefault="003D003E" w:rsidP="00CF5627">
            <w:pPr>
              <w:pStyle w:val="TableEntryItalicindent"/>
            </w:pPr>
            <w:r w:rsidRPr="001F42D3">
              <w:lastRenderedPageBreak/>
              <w:t>time</w:t>
            </w:r>
          </w:p>
        </w:tc>
        <w:tc>
          <w:tcPr>
            <w:tcW w:w="810" w:type="dxa"/>
          </w:tcPr>
          <w:p w14:paraId="26FCAE62" w14:textId="78E16730" w:rsidR="00B11855" w:rsidRPr="001F42D3" w:rsidRDefault="003D003E" w:rsidP="00863A9A">
            <w:pPr>
              <w:pStyle w:val="TableEntry"/>
              <w:rPr>
                <w:i/>
              </w:rPr>
            </w:pPr>
            <w:r w:rsidRPr="001F42D3">
              <w:rPr>
                <w:i/>
              </w:rPr>
              <w:t>1</w:t>
            </w:r>
          </w:p>
        </w:tc>
        <w:tc>
          <w:tcPr>
            <w:tcW w:w="630" w:type="dxa"/>
          </w:tcPr>
          <w:p w14:paraId="46BAAAFC" w14:textId="7A409572" w:rsidR="00B11855" w:rsidRPr="001F42D3" w:rsidRDefault="003D003E" w:rsidP="00863A9A">
            <w:pPr>
              <w:pStyle w:val="TableEntry"/>
            </w:pPr>
            <w:r w:rsidRPr="001F42D3">
              <w:t>DTM</w:t>
            </w:r>
          </w:p>
        </w:tc>
        <w:tc>
          <w:tcPr>
            <w:tcW w:w="720" w:type="dxa"/>
          </w:tcPr>
          <w:p w14:paraId="023E6708" w14:textId="1AB21DBE" w:rsidR="00B11855" w:rsidRPr="001F42D3" w:rsidRDefault="003D003E" w:rsidP="00863A9A">
            <w:pPr>
              <w:pStyle w:val="TableEntry"/>
            </w:pPr>
            <w:r w:rsidRPr="001F42D3">
              <w:t>24</w:t>
            </w:r>
          </w:p>
        </w:tc>
        <w:tc>
          <w:tcPr>
            <w:tcW w:w="720" w:type="dxa"/>
          </w:tcPr>
          <w:p w14:paraId="2F035D72" w14:textId="3E2BC815" w:rsidR="00B11855" w:rsidRPr="001F42D3" w:rsidRDefault="003D003E" w:rsidP="00863A9A">
            <w:pPr>
              <w:pStyle w:val="TableEntry"/>
            </w:pPr>
            <w:r w:rsidRPr="001F42D3">
              <w:t>R</w:t>
            </w:r>
          </w:p>
        </w:tc>
        <w:tc>
          <w:tcPr>
            <w:tcW w:w="810" w:type="dxa"/>
          </w:tcPr>
          <w:p w14:paraId="2F24B975" w14:textId="30A7A11A" w:rsidR="00B11855" w:rsidRPr="001F42D3" w:rsidRDefault="00B11855" w:rsidP="00DE39CA">
            <w:pPr>
              <w:pStyle w:val="TableEntry"/>
            </w:pPr>
          </w:p>
        </w:tc>
        <w:tc>
          <w:tcPr>
            <w:tcW w:w="720" w:type="dxa"/>
          </w:tcPr>
          <w:p w14:paraId="2EEB7C38" w14:textId="29DC2343" w:rsidR="00B11855" w:rsidRPr="001F42D3" w:rsidRDefault="003D003E" w:rsidP="00863A9A">
            <w:pPr>
              <w:pStyle w:val="TableEntry"/>
            </w:pPr>
            <w:r w:rsidRPr="001F42D3">
              <w:t>1</w:t>
            </w:r>
          </w:p>
        </w:tc>
        <w:tc>
          <w:tcPr>
            <w:tcW w:w="810" w:type="dxa"/>
          </w:tcPr>
          <w:p w14:paraId="1B094B76" w14:textId="7D417962" w:rsidR="00B11855" w:rsidRPr="001F42D3" w:rsidRDefault="003D003E" w:rsidP="00863A9A">
            <w:pPr>
              <w:pStyle w:val="TableEntry"/>
            </w:pPr>
            <w:r w:rsidRPr="001F42D3">
              <w:t>1</w:t>
            </w:r>
          </w:p>
        </w:tc>
        <w:tc>
          <w:tcPr>
            <w:tcW w:w="810" w:type="dxa"/>
          </w:tcPr>
          <w:p w14:paraId="4EA09C8C" w14:textId="53DA9FB5" w:rsidR="00B11855" w:rsidRPr="001F42D3" w:rsidRDefault="00B11855" w:rsidP="00DE39CA">
            <w:pPr>
              <w:pStyle w:val="TableEntry"/>
            </w:pPr>
          </w:p>
        </w:tc>
        <w:tc>
          <w:tcPr>
            <w:tcW w:w="900" w:type="dxa"/>
          </w:tcPr>
          <w:p w14:paraId="02A286EC" w14:textId="052DCD61" w:rsidR="00B11855" w:rsidRPr="001F42D3" w:rsidRDefault="00B11855" w:rsidP="00DE39CA">
            <w:pPr>
              <w:pStyle w:val="TableEntry"/>
            </w:pPr>
          </w:p>
        </w:tc>
        <w:tc>
          <w:tcPr>
            <w:tcW w:w="1175" w:type="dxa"/>
          </w:tcPr>
          <w:p w14:paraId="301EB9F7" w14:textId="492CC7EC" w:rsidR="00B11855" w:rsidRPr="001F42D3" w:rsidRDefault="003D003E" w:rsidP="00DE39CA">
            <w:pPr>
              <w:pStyle w:val="TableEntry"/>
            </w:pPr>
            <w:r w:rsidRPr="001F42D3">
              <w:t>20040328134623.1234+0300</w:t>
            </w:r>
          </w:p>
        </w:tc>
      </w:tr>
      <w:tr w:rsidR="006D1F19" w:rsidRPr="001F42D3" w14:paraId="427828B8" w14:textId="77777777" w:rsidTr="00CF5627">
        <w:trPr>
          <w:cantSplit/>
          <w:jc w:val="center"/>
        </w:trPr>
        <w:tc>
          <w:tcPr>
            <w:tcW w:w="1615" w:type="dxa"/>
          </w:tcPr>
          <w:p w14:paraId="612CAEED" w14:textId="55FE7FBA" w:rsidR="00B11855" w:rsidRPr="001F42D3" w:rsidRDefault="003D003E" w:rsidP="00863A9A">
            <w:pPr>
              <w:pStyle w:val="TableEntry"/>
            </w:pPr>
            <w:r w:rsidRPr="001F42D3">
              <w:t>Message Type</w:t>
            </w:r>
          </w:p>
        </w:tc>
        <w:tc>
          <w:tcPr>
            <w:tcW w:w="810" w:type="dxa"/>
          </w:tcPr>
          <w:p w14:paraId="0A3FB1C3" w14:textId="1F76D7FE" w:rsidR="00B11855" w:rsidRPr="001F42D3" w:rsidRDefault="003D003E" w:rsidP="00863A9A">
            <w:pPr>
              <w:pStyle w:val="TableEntry"/>
            </w:pPr>
            <w:r w:rsidRPr="001F42D3">
              <w:t>9</w:t>
            </w:r>
          </w:p>
        </w:tc>
        <w:tc>
          <w:tcPr>
            <w:tcW w:w="630" w:type="dxa"/>
          </w:tcPr>
          <w:p w14:paraId="48933C63" w14:textId="2D48E173" w:rsidR="00B11855" w:rsidRPr="001F42D3" w:rsidRDefault="003D003E" w:rsidP="00863A9A">
            <w:pPr>
              <w:pStyle w:val="TableEntry"/>
            </w:pPr>
            <w:r w:rsidRPr="001F42D3">
              <w:t>MSG</w:t>
            </w:r>
          </w:p>
        </w:tc>
        <w:tc>
          <w:tcPr>
            <w:tcW w:w="720" w:type="dxa"/>
          </w:tcPr>
          <w:p w14:paraId="538084CB" w14:textId="5FFDB8C4" w:rsidR="00B11855" w:rsidRPr="001F42D3" w:rsidRDefault="003D003E" w:rsidP="00863A9A">
            <w:pPr>
              <w:pStyle w:val="TableEntry"/>
            </w:pPr>
            <w:r w:rsidRPr="001F42D3">
              <w:t>15</w:t>
            </w:r>
          </w:p>
        </w:tc>
        <w:tc>
          <w:tcPr>
            <w:tcW w:w="720" w:type="dxa"/>
          </w:tcPr>
          <w:p w14:paraId="04734FFE" w14:textId="23A615B1" w:rsidR="00B11855" w:rsidRPr="001F42D3" w:rsidRDefault="003D003E" w:rsidP="00863A9A">
            <w:pPr>
              <w:pStyle w:val="TableEntry"/>
            </w:pPr>
            <w:r w:rsidRPr="001F42D3">
              <w:t>R</w:t>
            </w:r>
          </w:p>
        </w:tc>
        <w:tc>
          <w:tcPr>
            <w:tcW w:w="810" w:type="dxa"/>
          </w:tcPr>
          <w:p w14:paraId="56D07A7F" w14:textId="359ADCA7" w:rsidR="00B11855" w:rsidRPr="001F42D3" w:rsidRDefault="003D003E" w:rsidP="00863A9A">
            <w:pPr>
              <w:pStyle w:val="TableEntry"/>
            </w:pPr>
            <w:r w:rsidRPr="001F42D3">
              <w:t>False</w:t>
            </w:r>
          </w:p>
        </w:tc>
        <w:tc>
          <w:tcPr>
            <w:tcW w:w="720" w:type="dxa"/>
          </w:tcPr>
          <w:p w14:paraId="16F82EF5" w14:textId="110FB2BC" w:rsidR="00B11855" w:rsidRPr="001F42D3" w:rsidRDefault="003D003E" w:rsidP="00863A9A">
            <w:pPr>
              <w:pStyle w:val="TableEntry"/>
            </w:pPr>
            <w:r w:rsidRPr="001F42D3">
              <w:t>1</w:t>
            </w:r>
          </w:p>
        </w:tc>
        <w:tc>
          <w:tcPr>
            <w:tcW w:w="810" w:type="dxa"/>
          </w:tcPr>
          <w:p w14:paraId="4A2E3828" w14:textId="22489563" w:rsidR="00B11855" w:rsidRPr="001F42D3" w:rsidRDefault="003D003E" w:rsidP="00863A9A">
            <w:pPr>
              <w:pStyle w:val="TableEntry"/>
            </w:pPr>
            <w:r w:rsidRPr="001F42D3">
              <w:t>1</w:t>
            </w:r>
          </w:p>
        </w:tc>
        <w:tc>
          <w:tcPr>
            <w:tcW w:w="810" w:type="dxa"/>
          </w:tcPr>
          <w:p w14:paraId="6A2D377C" w14:textId="5597CE8E" w:rsidR="00B11855" w:rsidRPr="001F42D3" w:rsidRDefault="00B11855" w:rsidP="00DE39CA">
            <w:pPr>
              <w:pStyle w:val="TableEntry"/>
            </w:pPr>
          </w:p>
        </w:tc>
        <w:tc>
          <w:tcPr>
            <w:tcW w:w="900" w:type="dxa"/>
          </w:tcPr>
          <w:p w14:paraId="63B691E5" w14:textId="3BDC0463" w:rsidR="00B11855" w:rsidRPr="001F42D3" w:rsidRDefault="00B11855" w:rsidP="00DE39CA">
            <w:pPr>
              <w:pStyle w:val="TableEntry"/>
            </w:pPr>
          </w:p>
        </w:tc>
        <w:tc>
          <w:tcPr>
            <w:tcW w:w="1175" w:type="dxa"/>
          </w:tcPr>
          <w:p w14:paraId="6E07F613" w14:textId="02A12BE6" w:rsidR="00B11855" w:rsidRPr="001F42D3" w:rsidRDefault="00B11855" w:rsidP="00863A9A">
            <w:pPr>
              <w:pStyle w:val="TableEntry"/>
            </w:pPr>
          </w:p>
        </w:tc>
      </w:tr>
      <w:tr w:rsidR="006D1F19" w:rsidRPr="001F42D3" w14:paraId="75786B54" w14:textId="77777777" w:rsidTr="00CF5627">
        <w:trPr>
          <w:cantSplit/>
          <w:jc w:val="center"/>
        </w:trPr>
        <w:tc>
          <w:tcPr>
            <w:tcW w:w="1615" w:type="dxa"/>
          </w:tcPr>
          <w:p w14:paraId="16BEF164" w14:textId="7C1DD98A" w:rsidR="00B11855" w:rsidRPr="001F42D3" w:rsidRDefault="003D003E" w:rsidP="00CF5627">
            <w:pPr>
              <w:pStyle w:val="TableEntryItalicindent"/>
            </w:pPr>
            <w:r w:rsidRPr="001F42D3">
              <w:t>message code</w:t>
            </w:r>
          </w:p>
        </w:tc>
        <w:tc>
          <w:tcPr>
            <w:tcW w:w="810" w:type="dxa"/>
          </w:tcPr>
          <w:p w14:paraId="363F34F0" w14:textId="202F6BD0" w:rsidR="00B11855" w:rsidRPr="001F42D3" w:rsidRDefault="003D003E" w:rsidP="00863A9A">
            <w:pPr>
              <w:pStyle w:val="TableEntry"/>
              <w:rPr>
                <w:i/>
              </w:rPr>
            </w:pPr>
            <w:r w:rsidRPr="001F42D3">
              <w:rPr>
                <w:i/>
              </w:rPr>
              <w:t>1</w:t>
            </w:r>
          </w:p>
        </w:tc>
        <w:tc>
          <w:tcPr>
            <w:tcW w:w="630" w:type="dxa"/>
          </w:tcPr>
          <w:p w14:paraId="31DEAA17" w14:textId="5647CB86" w:rsidR="00B11855" w:rsidRPr="001F42D3" w:rsidRDefault="003D003E" w:rsidP="00863A9A">
            <w:pPr>
              <w:pStyle w:val="TableEntry"/>
            </w:pPr>
            <w:r w:rsidRPr="001F42D3">
              <w:t>ID</w:t>
            </w:r>
          </w:p>
        </w:tc>
        <w:tc>
          <w:tcPr>
            <w:tcW w:w="720" w:type="dxa"/>
          </w:tcPr>
          <w:p w14:paraId="462FF219" w14:textId="1B57C007" w:rsidR="00B11855" w:rsidRPr="001F42D3" w:rsidRDefault="003D003E" w:rsidP="00863A9A">
            <w:pPr>
              <w:pStyle w:val="TableEntry"/>
            </w:pPr>
            <w:r w:rsidRPr="001F42D3">
              <w:t>3</w:t>
            </w:r>
          </w:p>
        </w:tc>
        <w:tc>
          <w:tcPr>
            <w:tcW w:w="720" w:type="dxa"/>
          </w:tcPr>
          <w:p w14:paraId="38677655" w14:textId="106E990C" w:rsidR="00B11855" w:rsidRPr="001F42D3" w:rsidRDefault="003D003E" w:rsidP="00863A9A">
            <w:pPr>
              <w:pStyle w:val="TableEntry"/>
            </w:pPr>
            <w:r w:rsidRPr="001F42D3">
              <w:t>R</w:t>
            </w:r>
          </w:p>
        </w:tc>
        <w:tc>
          <w:tcPr>
            <w:tcW w:w="810" w:type="dxa"/>
          </w:tcPr>
          <w:p w14:paraId="74337F21" w14:textId="7DF2264A" w:rsidR="00B11855" w:rsidRPr="001F42D3" w:rsidRDefault="00B11855" w:rsidP="00DE39CA">
            <w:pPr>
              <w:pStyle w:val="TableEntry"/>
            </w:pPr>
          </w:p>
        </w:tc>
        <w:tc>
          <w:tcPr>
            <w:tcW w:w="720" w:type="dxa"/>
          </w:tcPr>
          <w:p w14:paraId="76A11689" w14:textId="4DB3E948" w:rsidR="00B11855" w:rsidRPr="001F42D3" w:rsidRDefault="003D003E" w:rsidP="00863A9A">
            <w:pPr>
              <w:pStyle w:val="TableEntry"/>
            </w:pPr>
            <w:r w:rsidRPr="001F42D3">
              <w:t>1</w:t>
            </w:r>
          </w:p>
        </w:tc>
        <w:tc>
          <w:tcPr>
            <w:tcW w:w="810" w:type="dxa"/>
          </w:tcPr>
          <w:p w14:paraId="1CEA8839" w14:textId="0A094780" w:rsidR="00B11855" w:rsidRPr="001F42D3" w:rsidRDefault="003D003E" w:rsidP="00863A9A">
            <w:pPr>
              <w:pStyle w:val="TableEntry"/>
            </w:pPr>
            <w:r w:rsidRPr="001F42D3">
              <w:t>1</w:t>
            </w:r>
          </w:p>
        </w:tc>
        <w:tc>
          <w:tcPr>
            <w:tcW w:w="810" w:type="dxa"/>
          </w:tcPr>
          <w:p w14:paraId="6C78AF52" w14:textId="2108B2E6" w:rsidR="00B11855" w:rsidRPr="001F42D3" w:rsidRDefault="003D003E" w:rsidP="00863A9A">
            <w:pPr>
              <w:pStyle w:val="TableEntry"/>
            </w:pPr>
            <w:r w:rsidRPr="001F42D3">
              <w:t>0076</w:t>
            </w:r>
          </w:p>
        </w:tc>
        <w:tc>
          <w:tcPr>
            <w:tcW w:w="900" w:type="dxa"/>
          </w:tcPr>
          <w:p w14:paraId="6CEADAF7" w14:textId="65C3DA46" w:rsidR="00B11855" w:rsidRPr="001F42D3" w:rsidRDefault="003D003E" w:rsidP="00DE39CA">
            <w:pPr>
              <w:pStyle w:val="TableEntry"/>
            </w:pPr>
            <w:r w:rsidRPr="001F42D3">
              <w:t>Y</w:t>
            </w:r>
          </w:p>
        </w:tc>
        <w:tc>
          <w:tcPr>
            <w:tcW w:w="1175" w:type="dxa"/>
          </w:tcPr>
          <w:p w14:paraId="08DF3171" w14:textId="25999C87" w:rsidR="00B11855" w:rsidRPr="001F42D3" w:rsidRDefault="003D003E" w:rsidP="00DE39CA">
            <w:pPr>
              <w:pStyle w:val="TableEntry"/>
            </w:pPr>
            <w:r w:rsidRPr="001F42D3">
              <w:t>ORU</w:t>
            </w:r>
          </w:p>
        </w:tc>
      </w:tr>
      <w:tr w:rsidR="006D1F19" w:rsidRPr="001F42D3" w14:paraId="6EA4DD74" w14:textId="77777777" w:rsidTr="00CF5627">
        <w:trPr>
          <w:cantSplit/>
          <w:jc w:val="center"/>
        </w:trPr>
        <w:tc>
          <w:tcPr>
            <w:tcW w:w="1615" w:type="dxa"/>
          </w:tcPr>
          <w:p w14:paraId="27BA66F5" w14:textId="1116AC81" w:rsidR="00B11855" w:rsidRPr="001F42D3" w:rsidRDefault="003D003E" w:rsidP="00CF5627">
            <w:pPr>
              <w:pStyle w:val="TableEntryItalicindent"/>
            </w:pPr>
            <w:r w:rsidRPr="001F42D3">
              <w:t>trigger event</w:t>
            </w:r>
          </w:p>
        </w:tc>
        <w:tc>
          <w:tcPr>
            <w:tcW w:w="810" w:type="dxa"/>
          </w:tcPr>
          <w:p w14:paraId="350C9F25" w14:textId="2DE492F4" w:rsidR="00B11855" w:rsidRPr="001F42D3" w:rsidRDefault="003D003E" w:rsidP="00863A9A">
            <w:pPr>
              <w:pStyle w:val="TableEntry"/>
              <w:rPr>
                <w:i/>
              </w:rPr>
            </w:pPr>
            <w:r w:rsidRPr="001F42D3">
              <w:rPr>
                <w:i/>
              </w:rPr>
              <w:t>2</w:t>
            </w:r>
          </w:p>
        </w:tc>
        <w:tc>
          <w:tcPr>
            <w:tcW w:w="630" w:type="dxa"/>
          </w:tcPr>
          <w:p w14:paraId="404215A0" w14:textId="34E6560F" w:rsidR="00B11855" w:rsidRPr="001F42D3" w:rsidRDefault="003D003E" w:rsidP="00863A9A">
            <w:pPr>
              <w:pStyle w:val="TableEntry"/>
            </w:pPr>
            <w:r w:rsidRPr="001F42D3">
              <w:t>ID</w:t>
            </w:r>
          </w:p>
        </w:tc>
        <w:tc>
          <w:tcPr>
            <w:tcW w:w="720" w:type="dxa"/>
          </w:tcPr>
          <w:p w14:paraId="42446408" w14:textId="038058DE" w:rsidR="00B11855" w:rsidRPr="001F42D3" w:rsidRDefault="003D003E" w:rsidP="00863A9A">
            <w:pPr>
              <w:pStyle w:val="TableEntry"/>
            </w:pPr>
            <w:r w:rsidRPr="001F42D3">
              <w:t>3</w:t>
            </w:r>
          </w:p>
        </w:tc>
        <w:tc>
          <w:tcPr>
            <w:tcW w:w="720" w:type="dxa"/>
          </w:tcPr>
          <w:p w14:paraId="54BE56A1" w14:textId="6DDDE0D6" w:rsidR="00B11855" w:rsidRPr="001F42D3" w:rsidRDefault="003D003E" w:rsidP="00863A9A">
            <w:pPr>
              <w:pStyle w:val="TableEntry"/>
            </w:pPr>
            <w:r w:rsidRPr="001F42D3">
              <w:t>R</w:t>
            </w:r>
          </w:p>
        </w:tc>
        <w:tc>
          <w:tcPr>
            <w:tcW w:w="810" w:type="dxa"/>
          </w:tcPr>
          <w:p w14:paraId="250E4285" w14:textId="740767AD" w:rsidR="00B11855" w:rsidRPr="001F42D3" w:rsidRDefault="00B11855" w:rsidP="00DE39CA">
            <w:pPr>
              <w:pStyle w:val="TableEntry"/>
            </w:pPr>
          </w:p>
        </w:tc>
        <w:tc>
          <w:tcPr>
            <w:tcW w:w="720" w:type="dxa"/>
          </w:tcPr>
          <w:p w14:paraId="2F1AAE9A" w14:textId="5B215474" w:rsidR="00B11855" w:rsidRPr="001F42D3" w:rsidRDefault="003D003E" w:rsidP="00863A9A">
            <w:pPr>
              <w:pStyle w:val="TableEntry"/>
            </w:pPr>
            <w:r w:rsidRPr="001F42D3">
              <w:t>1</w:t>
            </w:r>
          </w:p>
        </w:tc>
        <w:tc>
          <w:tcPr>
            <w:tcW w:w="810" w:type="dxa"/>
          </w:tcPr>
          <w:p w14:paraId="2DA90BF5" w14:textId="28B1C2AE" w:rsidR="00B11855" w:rsidRPr="001F42D3" w:rsidRDefault="003D003E" w:rsidP="00863A9A">
            <w:pPr>
              <w:pStyle w:val="TableEntry"/>
            </w:pPr>
            <w:r w:rsidRPr="001F42D3">
              <w:t>1</w:t>
            </w:r>
          </w:p>
        </w:tc>
        <w:tc>
          <w:tcPr>
            <w:tcW w:w="810" w:type="dxa"/>
          </w:tcPr>
          <w:p w14:paraId="493C90D1" w14:textId="46864D33" w:rsidR="00B11855" w:rsidRPr="001F42D3" w:rsidRDefault="003D003E" w:rsidP="00863A9A">
            <w:pPr>
              <w:pStyle w:val="TableEntry"/>
            </w:pPr>
            <w:r w:rsidRPr="001F42D3">
              <w:t>0003</w:t>
            </w:r>
          </w:p>
        </w:tc>
        <w:tc>
          <w:tcPr>
            <w:tcW w:w="900" w:type="dxa"/>
          </w:tcPr>
          <w:p w14:paraId="338C8176" w14:textId="294C7C03" w:rsidR="00B11855" w:rsidRPr="001F42D3" w:rsidRDefault="003D003E" w:rsidP="00DE39CA">
            <w:pPr>
              <w:pStyle w:val="TableEntry"/>
            </w:pPr>
            <w:r w:rsidRPr="001F42D3">
              <w:t>Y</w:t>
            </w:r>
          </w:p>
        </w:tc>
        <w:tc>
          <w:tcPr>
            <w:tcW w:w="1175" w:type="dxa"/>
          </w:tcPr>
          <w:p w14:paraId="304F560C" w14:textId="763E5ACD" w:rsidR="00B11855" w:rsidRPr="001F42D3" w:rsidRDefault="003D003E" w:rsidP="00DE39CA">
            <w:pPr>
              <w:pStyle w:val="TableEntry"/>
            </w:pPr>
            <w:r w:rsidRPr="001F42D3">
              <w:t>R01</w:t>
            </w:r>
          </w:p>
        </w:tc>
      </w:tr>
      <w:tr w:rsidR="006D1F19" w:rsidRPr="001F42D3" w14:paraId="188FC385" w14:textId="77777777" w:rsidTr="00CF5627">
        <w:trPr>
          <w:cantSplit/>
          <w:jc w:val="center"/>
        </w:trPr>
        <w:tc>
          <w:tcPr>
            <w:tcW w:w="1615" w:type="dxa"/>
          </w:tcPr>
          <w:p w14:paraId="45D095D7" w14:textId="512E50E6" w:rsidR="00B11855" w:rsidRPr="001F42D3" w:rsidRDefault="003D003E" w:rsidP="00CF5627">
            <w:pPr>
              <w:pStyle w:val="TableEntryItalicindent"/>
            </w:pPr>
            <w:r w:rsidRPr="001F42D3">
              <w:t>message structure id</w:t>
            </w:r>
          </w:p>
        </w:tc>
        <w:tc>
          <w:tcPr>
            <w:tcW w:w="810" w:type="dxa"/>
          </w:tcPr>
          <w:p w14:paraId="6E1125C1" w14:textId="78E26D14" w:rsidR="00B11855" w:rsidRPr="001F42D3" w:rsidRDefault="003D003E" w:rsidP="00863A9A">
            <w:pPr>
              <w:pStyle w:val="TableEntry"/>
              <w:rPr>
                <w:i/>
              </w:rPr>
            </w:pPr>
            <w:r w:rsidRPr="001F42D3">
              <w:rPr>
                <w:i/>
              </w:rPr>
              <w:t>3</w:t>
            </w:r>
          </w:p>
        </w:tc>
        <w:tc>
          <w:tcPr>
            <w:tcW w:w="630" w:type="dxa"/>
          </w:tcPr>
          <w:p w14:paraId="22E25659" w14:textId="217F9D31" w:rsidR="00B11855" w:rsidRPr="001F42D3" w:rsidRDefault="003D003E" w:rsidP="00863A9A">
            <w:pPr>
              <w:pStyle w:val="TableEntry"/>
            </w:pPr>
            <w:r w:rsidRPr="001F42D3">
              <w:t>ID</w:t>
            </w:r>
          </w:p>
        </w:tc>
        <w:tc>
          <w:tcPr>
            <w:tcW w:w="720" w:type="dxa"/>
          </w:tcPr>
          <w:p w14:paraId="60176A46" w14:textId="37BE1D45" w:rsidR="00B11855" w:rsidRPr="001F42D3" w:rsidRDefault="003D003E" w:rsidP="00863A9A">
            <w:pPr>
              <w:pStyle w:val="TableEntry"/>
            </w:pPr>
            <w:r w:rsidRPr="001F42D3">
              <w:t>3</w:t>
            </w:r>
          </w:p>
        </w:tc>
        <w:tc>
          <w:tcPr>
            <w:tcW w:w="720" w:type="dxa"/>
          </w:tcPr>
          <w:p w14:paraId="7D54E661" w14:textId="1375A9F3" w:rsidR="00B11855" w:rsidRPr="001F42D3" w:rsidRDefault="003D003E" w:rsidP="00863A9A">
            <w:pPr>
              <w:pStyle w:val="TableEntry"/>
            </w:pPr>
            <w:r w:rsidRPr="001F42D3">
              <w:t>R</w:t>
            </w:r>
          </w:p>
        </w:tc>
        <w:tc>
          <w:tcPr>
            <w:tcW w:w="810" w:type="dxa"/>
          </w:tcPr>
          <w:p w14:paraId="3D17071B" w14:textId="24058680" w:rsidR="00B11855" w:rsidRPr="001F42D3" w:rsidRDefault="00B11855" w:rsidP="00DE39CA">
            <w:pPr>
              <w:pStyle w:val="TableEntry"/>
            </w:pPr>
          </w:p>
        </w:tc>
        <w:tc>
          <w:tcPr>
            <w:tcW w:w="720" w:type="dxa"/>
          </w:tcPr>
          <w:p w14:paraId="377877FE" w14:textId="0305B153" w:rsidR="00B11855" w:rsidRPr="001F42D3" w:rsidRDefault="003D003E" w:rsidP="00863A9A">
            <w:pPr>
              <w:pStyle w:val="TableEntry"/>
            </w:pPr>
            <w:r w:rsidRPr="001F42D3">
              <w:t>1</w:t>
            </w:r>
          </w:p>
        </w:tc>
        <w:tc>
          <w:tcPr>
            <w:tcW w:w="810" w:type="dxa"/>
          </w:tcPr>
          <w:p w14:paraId="23A0154E" w14:textId="0C7061F2" w:rsidR="00B11855" w:rsidRPr="001F42D3" w:rsidRDefault="003D003E" w:rsidP="00863A9A">
            <w:pPr>
              <w:pStyle w:val="TableEntry"/>
            </w:pPr>
            <w:r w:rsidRPr="001F42D3">
              <w:t>1</w:t>
            </w:r>
          </w:p>
        </w:tc>
        <w:tc>
          <w:tcPr>
            <w:tcW w:w="810" w:type="dxa"/>
          </w:tcPr>
          <w:p w14:paraId="4F5E167F" w14:textId="4E6A3B83" w:rsidR="00B11855" w:rsidRPr="001F42D3" w:rsidRDefault="003D003E" w:rsidP="00863A9A">
            <w:pPr>
              <w:pStyle w:val="TableEntry"/>
            </w:pPr>
            <w:r w:rsidRPr="001F42D3">
              <w:t>0003</w:t>
            </w:r>
          </w:p>
        </w:tc>
        <w:tc>
          <w:tcPr>
            <w:tcW w:w="900" w:type="dxa"/>
          </w:tcPr>
          <w:p w14:paraId="6791D2B6" w14:textId="5C79DCB5" w:rsidR="00B11855" w:rsidRPr="001F42D3" w:rsidRDefault="003D003E" w:rsidP="00DE39CA">
            <w:pPr>
              <w:pStyle w:val="TableEntry"/>
            </w:pPr>
            <w:r w:rsidRPr="001F42D3">
              <w:t>Y</w:t>
            </w:r>
          </w:p>
        </w:tc>
        <w:tc>
          <w:tcPr>
            <w:tcW w:w="1175" w:type="dxa"/>
          </w:tcPr>
          <w:p w14:paraId="604D8262" w14:textId="77777777" w:rsidR="00B11855" w:rsidRPr="001F42D3" w:rsidRDefault="003D003E" w:rsidP="00DE39CA">
            <w:pPr>
              <w:pStyle w:val="TableEntry"/>
            </w:pPr>
            <w:r w:rsidRPr="001F42D3">
              <w:t>ORU_R01</w:t>
            </w:r>
          </w:p>
        </w:tc>
      </w:tr>
      <w:tr w:rsidR="006D1F19" w:rsidRPr="001F42D3" w14:paraId="2EACF1CC" w14:textId="77777777" w:rsidTr="00CF5627">
        <w:trPr>
          <w:cantSplit/>
          <w:jc w:val="center"/>
        </w:trPr>
        <w:tc>
          <w:tcPr>
            <w:tcW w:w="1615" w:type="dxa"/>
          </w:tcPr>
          <w:p w14:paraId="5E4C7797" w14:textId="4A14EB4A" w:rsidR="00B11855" w:rsidRPr="001F42D3" w:rsidRDefault="003D003E" w:rsidP="00863A9A">
            <w:pPr>
              <w:pStyle w:val="TableEntry"/>
            </w:pPr>
            <w:r w:rsidRPr="001F42D3">
              <w:t>Message Control ID</w:t>
            </w:r>
          </w:p>
        </w:tc>
        <w:tc>
          <w:tcPr>
            <w:tcW w:w="810" w:type="dxa"/>
          </w:tcPr>
          <w:p w14:paraId="3694D77D" w14:textId="1F934010" w:rsidR="00B11855" w:rsidRPr="001F42D3" w:rsidRDefault="003D003E" w:rsidP="00863A9A">
            <w:pPr>
              <w:pStyle w:val="TableEntry"/>
            </w:pPr>
            <w:r w:rsidRPr="001F42D3">
              <w:t>10</w:t>
            </w:r>
          </w:p>
        </w:tc>
        <w:tc>
          <w:tcPr>
            <w:tcW w:w="630" w:type="dxa"/>
          </w:tcPr>
          <w:p w14:paraId="071BA504" w14:textId="6F0D78E8" w:rsidR="00B11855" w:rsidRPr="001F42D3" w:rsidRDefault="003D003E" w:rsidP="00863A9A">
            <w:pPr>
              <w:pStyle w:val="TableEntry"/>
            </w:pPr>
            <w:r w:rsidRPr="001F42D3">
              <w:t>ST</w:t>
            </w:r>
          </w:p>
        </w:tc>
        <w:tc>
          <w:tcPr>
            <w:tcW w:w="720" w:type="dxa"/>
          </w:tcPr>
          <w:p w14:paraId="4A962C52" w14:textId="72E446FA" w:rsidR="00B11855" w:rsidRPr="001F42D3" w:rsidRDefault="003D003E" w:rsidP="00863A9A">
            <w:pPr>
              <w:pStyle w:val="TableEntry"/>
            </w:pPr>
            <w:r w:rsidRPr="001F42D3">
              <w:t>20</w:t>
            </w:r>
          </w:p>
        </w:tc>
        <w:tc>
          <w:tcPr>
            <w:tcW w:w="720" w:type="dxa"/>
          </w:tcPr>
          <w:p w14:paraId="7E2F2385" w14:textId="3A83D7D6" w:rsidR="00B11855" w:rsidRPr="001F42D3" w:rsidRDefault="003D003E" w:rsidP="00863A9A">
            <w:pPr>
              <w:pStyle w:val="TableEntry"/>
            </w:pPr>
            <w:r w:rsidRPr="001F42D3">
              <w:t>R</w:t>
            </w:r>
          </w:p>
        </w:tc>
        <w:tc>
          <w:tcPr>
            <w:tcW w:w="810" w:type="dxa"/>
          </w:tcPr>
          <w:p w14:paraId="7172AE6F" w14:textId="6EFBFFAF" w:rsidR="00B11855" w:rsidRPr="001F42D3" w:rsidRDefault="003D003E" w:rsidP="00863A9A">
            <w:pPr>
              <w:pStyle w:val="TableEntry"/>
            </w:pPr>
            <w:r w:rsidRPr="001F42D3">
              <w:t>False</w:t>
            </w:r>
          </w:p>
        </w:tc>
        <w:tc>
          <w:tcPr>
            <w:tcW w:w="720" w:type="dxa"/>
          </w:tcPr>
          <w:p w14:paraId="579AC1BF" w14:textId="548CDFB3" w:rsidR="00B11855" w:rsidRPr="001F42D3" w:rsidRDefault="003D003E" w:rsidP="00863A9A">
            <w:pPr>
              <w:pStyle w:val="TableEntry"/>
            </w:pPr>
            <w:r w:rsidRPr="001F42D3">
              <w:t>1</w:t>
            </w:r>
          </w:p>
        </w:tc>
        <w:tc>
          <w:tcPr>
            <w:tcW w:w="810" w:type="dxa"/>
          </w:tcPr>
          <w:p w14:paraId="6707AC1A" w14:textId="3B6EAB12" w:rsidR="00B11855" w:rsidRPr="001F42D3" w:rsidRDefault="003D003E" w:rsidP="00863A9A">
            <w:pPr>
              <w:pStyle w:val="TableEntry"/>
            </w:pPr>
            <w:r w:rsidRPr="001F42D3">
              <w:t>1</w:t>
            </w:r>
          </w:p>
        </w:tc>
        <w:tc>
          <w:tcPr>
            <w:tcW w:w="810" w:type="dxa"/>
          </w:tcPr>
          <w:p w14:paraId="2C625AFB" w14:textId="1FA5B199" w:rsidR="00B11855" w:rsidRPr="001F42D3" w:rsidRDefault="00B11855" w:rsidP="00DE39CA">
            <w:pPr>
              <w:pStyle w:val="TableEntry"/>
            </w:pPr>
          </w:p>
        </w:tc>
        <w:tc>
          <w:tcPr>
            <w:tcW w:w="900" w:type="dxa"/>
          </w:tcPr>
          <w:p w14:paraId="54491A7C" w14:textId="329B0F2D" w:rsidR="00B11855" w:rsidRPr="001F42D3" w:rsidRDefault="00B11855" w:rsidP="00DE39CA">
            <w:pPr>
              <w:pStyle w:val="TableEntry"/>
            </w:pPr>
          </w:p>
        </w:tc>
        <w:tc>
          <w:tcPr>
            <w:tcW w:w="1175" w:type="dxa"/>
          </w:tcPr>
          <w:p w14:paraId="1389F5F2" w14:textId="01A20DF7" w:rsidR="00B11855" w:rsidRPr="001F42D3" w:rsidRDefault="003D003E" w:rsidP="00DE39CA">
            <w:pPr>
              <w:pStyle w:val="TableEntry"/>
            </w:pPr>
            <w:r w:rsidRPr="001F42D3">
              <w:t>1234567890</w:t>
            </w:r>
          </w:p>
        </w:tc>
      </w:tr>
      <w:tr w:rsidR="006D1F19" w:rsidRPr="001F42D3" w14:paraId="01CFAC57" w14:textId="77777777" w:rsidTr="00CF5627">
        <w:trPr>
          <w:cantSplit/>
          <w:jc w:val="center"/>
        </w:trPr>
        <w:tc>
          <w:tcPr>
            <w:tcW w:w="1615" w:type="dxa"/>
          </w:tcPr>
          <w:p w14:paraId="3BC4F162" w14:textId="40FE5D53" w:rsidR="00B11855" w:rsidRPr="001F42D3" w:rsidRDefault="003D003E" w:rsidP="00863A9A">
            <w:pPr>
              <w:pStyle w:val="TableEntry"/>
            </w:pPr>
            <w:r w:rsidRPr="001F42D3">
              <w:t>Processing ID</w:t>
            </w:r>
          </w:p>
        </w:tc>
        <w:tc>
          <w:tcPr>
            <w:tcW w:w="810" w:type="dxa"/>
          </w:tcPr>
          <w:p w14:paraId="0D6D0104" w14:textId="794F1384" w:rsidR="00B11855" w:rsidRPr="001F42D3" w:rsidRDefault="003D003E" w:rsidP="00863A9A">
            <w:pPr>
              <w:pStyle w:val="TableEntry"/>
            </w:pPr>
            <w:r w:rsidRPr="001F42D3">
              <w:t>11</w:t>
            </w:r>
          </w:p>
        </w:tc>
        <w:tc>
          <w:tcPr>
            <w:tcW w:w="630" w:type="dxa"/>
          </w:tcPr>
          <w:p w14:paraId="29CCA3B6" w14:textId="69AC9680" w:rsidR="00B11855" w:rsidRPr="001F42D3" w:rsidRDefault="003D003E" w:rsidP="00863A9A">
            <w:pPr>
              <w:pStyle w:val="TableEntry"/>
            </w:pPr>
            <w:r w:rsidRPr="001F42D3">
              <w:t>PT</w:t>
            </w:r>
          </w:p>
        </w:tc>
        <w:tc>
          <w:tcPr>
            <w:tcW w:w="720" w:type="dxa"/>
          </w:tcPr>
          <w:p w14:paraId="2AB14BDE" w14:textId="1D16ADE7" w:rsidR="00B11855" w:rsidRPr="001F42D3" w:rsidRDefault="003D003E" w:rsidP="00863A9A">
            <w:pPr>
              <w:pStyle w:val="TableEntry"/>
            </w:pPr>
            <w:r w:rsidRPr="001F42D3">
              <w:t>3</w:t>
            </w:r>
          </w:p>
        </w:tc>
        <w:tc>
          <w:tcPr>
            <w:tcW w:w="720" w:type="dxa"/>
          </w:tcPr>
          <w:p w14:paraId="6EB859D0" w14:textId="0A1A44FF" w:rsidR="00B11855" w:rsidRPr="001F42D3" w:rsidRDefault="003D003E" w:rsidP="00863A9A">
            <w:pPr>
              <w:pStyle w:val="TableEntry"/>
            </w:pPr>
            <w:r w:rsidRPr="001F42D3">
              <w:t>R</w:t>
            </w:r>
          </w:p>
        </w:tc>
        <w:tc>
          <w:tcPr>
            <w:tcW w:w="810" w:type="dxa"/>
          </w:tcPr>
          <w:p w14:paraId="315A7C6C" w14:textId="2CD5A874" w:rsidR="00B11855" w:rsidRPr="001F42D3" w:rsidRDefault="003D003E" w:rsidP="00863A9A">
            <w:pPr>
              <w:pStyle w:val="TableEntry"/>
            </w:pPr>
            <w:r w:rsidRPr="001F42D3">
              <w:t>False</w:t>
            </w:r>
          </w:p>
        </w:tc>
        <w:tc>
          <w:tcPr>
            <w:tcW w:w="720" w:type="dxa"/>
          </w:tcPr>
          <w:p w14:paraId="7763F873" w14:textId="1BAC3E5D" w:rsidR="00B11855" w:rsidRPr="001F42D3" w:rsidRDefault="003D003E" w:rsidP="00863A9A">
            <w:pPr>
              <w:pStyle w:val="TableEntry"/>
            </w:pPr>
            <w:r w:rsidRPr="001F42D3">
              <w:t>1</w:t>
            </w:r>
          </w:p>
        </w:tc>
        <w:tc>
          <w:tcPr>
            <w:tcW w:w="810" w:type="dxa"/>
          </w:tcPr>
          <w:p w14:paraId="513F3CFA" w14:textId="39E12F8E" w:rsidR="00B11855" w:rsidRPr="001F42D3" w:rsidRDefault="003D003E" w:rsidP="00863A9A">
            <w:pPr>
              <w:pStyle w:val="TableEntry"/>
            </w:pPr>
            <w:r w:rsidRPr="001F42D3">
              <w:t>1</w:t>
            </w:r>
          </w:p>
        </w:tc>
        <w:tc>
          <w:tcPr>
            <w:tcW w:w="810" w:type="dxa"/>
          </w:tcPr>
          <w:p w14:paraId="02131D90" w14:textId="0EEA3627" w:rsidR="00B11855" w:rsidRPr="001F42D3" w:rsidRDefault="00B11855" w:rsidP="00DE39CA">
            <w:pPr>
              <w:pStyle w:val="TableEntry"/>
            </w:pPr>
          </w:p>
        </w:tc>
        <w:tc>
          <w:tcPr>
            <w:tcW w:w="900" w:type="dxa"/>
          </w:tcPr>
          <w:p w14:paraId="3261CF84" w14:textId="4A2C284B" w:rsidR="00B11855" w:rsidRPr="001F42D3" w:rsidRDefault="00B11855" w:rsidP="00DE39CA">
            <w:pPr>
              <w:pStyle w:val="TableEntry"/>
            </w:pPr>
          </w:p>
        </w:tc>
        <w:tc>
          <w:tcPr>
            <w:tcW w:w="1175" w:type="dxa"/>
          </w:tcPr>
          <w:p w14:paraId="6D62C941" w14:textId="77777777" w:rsidR="00B11855" w:rsidRPr="001F42D3" w:rsidRDefault="00B11855" w:rsidP="00DE39CA">
            <w:pPr>
              <w:pStyle w:val="TableEntry"/>
            </w:pPr>
          </w:p>
        </w:tc>
      </w:tr>
      <w:tr w:rsidR="006D1F19" w:rsidRPr="001F42D3" w14:paraId="333E8AA8" w14:textId="77777777" w:rsidTr="00CF5627">
        <w:trPr>
          <w:cantSplit/>
          <w:jc w:val="center"/>
        </w:trPr>
        <w:tc>
          <w:tcPr>
            <w:tcW w:w="1615" w:type="dxa"/>
          </w:tcPr>
          <w:p w14:paraId="17134479" w14:textId="1B12B2F2" w:rsidR="00B11855" w:rsidRPr="001F42D3" w:rsidRDefault="003D003E" w:rsidP="00CF5627">
            <w:pPr>
              <w:pStyle w:val="TableEntryItalicindent"/>
            </w:pPr>
            <w:r w:rsidRPr="001F42D3">
              <w:t>processing ID</w:t>
            </w:r>
          </w:p>
        </w:tc>
        <w:tc>
          <w:tcPr>
            <w:tcW w:w="810" w:type="dxa"/>
          </w:tcPr>
          <w:p w14:paraId="593698A5" w14:textId="37679E65" w:rsidR="00B11855" w:rsidRPr="001F42D3" w:rsidRDefault="003D003E" w:rsidP="00863A9A">
            <w:pPr>
              <w:pStyle w:val="TableEntry"/>
              <w:rPr>
                <w:i/>
              </w:rPr>
            </w:pPr>
            <w:r w:rsidRPr="001F42D3">
              <w:rPr>
                <w:i/>
              </w:rPr>
              <w:t>1</w:t>
            </w:r>
          </w:p>
        </w:tc>
        <w:tc>
          <w:tcPr>
            <w:tcW w:w="630" w:type="dxa"/>
          </w:tcPr>
          <w:p w14:paraId="1E8AD5C0" w14:textId="1D34502D" w:rsidR="00B11855" w:rsidRPr="001F42D3" w:rsidRDefault="003D003E" w:rsidP="00863A9A">
            <w:pPr>
              <w:pStyle w:val="TableEntry"/>
            </w:pPr>
            <w:r w:rsidRPr="001F42D3">
              <w:t>ID</w:t>
            </w:r>
          </w:p>
        </w:tc>
        <w:tc>
          <w:tcPr>
            <w:tcW w:w="720" w:type="dxa"/>
          </w:tcPr>
          <w:p w14:paraId="4F36D821" w14:textId="7AF48CC2" w:rsidR="00B11855" w:rsidRPr="001F42D3" w:rsidRDefault="003D003E" w:rsidP="00863A9A">
            <w:pPr>
              <w:pStyle w:val="TableEntry"/>
            </w:pPr>
            <w:r w:rsidRPr="001F42D3">
              <w:t>1</w:t>
            </w:r>
          </w:p>
        </w:tc>
        <w:tc>
          <w:tcPr>
            <w:tcW w:w="720" w:type="dxa"/>
          </w:tcPr>
          <w:p w14:paraId="060E385E" w14:textId="12C8FA72" w:rsidR="00B11855" w:rsidRPr="001F42D3" w:rsidRDefault="003D003E" w:rsidP="00863A9A">
            <w:pPr>
              <w:pStyle w:val="TableEntry"/>
            </w:pPr>
            <w:r w:rsidRPr="001F42D3">
              <w:t>R</w:t>
            </w:r>
          </w:p>
        </w:tc>
        <w:tc>
          <w:tcPr>
            <w:tcW w:w="810" w:type="dxa"/>
          </w:tcPr>
          <w:p w14:paraId="6A952179" w14:textId="433CA694" w:rsidR="00B11855" w:rsidRPr="001F42D3" w:rsidRDefault="00B11855" w:rsidP="00DE39CA">
            <w:pPr>
              <w:pStyle w:val="TableEntry"/>
            </w:pPr>
          </w:p>
        </w:tc>
        <w:tc>
          <w:tcPr>
            <w:tcW w:w="720" w:type="dxa"/>
          </w:tcPr>
          <w:p w14:paraId="7632090D" w14:textId="08CF5A54" w:rsidR="00B11855" w:rsidRPr="001F42D3" w:rsidRDefault="003D003E" w:rsidP="00863A9A">
            <w:pPr>
              <w:pStyle w:val="TableEntry"/>
            </w:pPr>
            <w:r w:rsidRPr="001F42D3">
              <w:t>1</w:t>
            </w:r>
          </w:p>
        </w:tc>
        <w:tc>
          <w:tcPr>
            <w:tcW w:w="810" w:type="dxa"/>
          </w:tcPr>
          <w:p w14:paraId="78923FB7" w14:textId="15C904D6" w:rsidR="00B11855" w:rsidRPr="001F42D3" w:rsidRDefault="003D003E" w:rsidP="00863A9A">
            <w:pPr>
              <w:pStyle w:val="TableEntry"/>
            </w:pPr>
            <w:r w:rsidRPr="001F42D3">
              <w:t>1</w:t>
            </w:r>
          </w:p>
        </w:tc>
        <w:tc>
          <w:tcPr>
            <w:tcW w:w="810" w:type="dxa"/>
          </w:tcPr>
          <w:p w14:paraId="1DA34366" w14:textId="5BCB41AF" w:rsidR="00B11855" w:rsidRPr="001F42D3" w:rsidRDefault="003D003E" w:rsidP="00863A9A">
            <w:pPr>
              <w:pStyle w:val="TableEntry"/>
            </w:pPr>
            <w:r w:rsidRPr="001F42D3">
              <w:t>0103</w:t>
            </w:r>
          </w:p>
        </w:tc>
        <w:tc>
          <w:tcPr>
            <w:tcW w:w="900" w:type="dxa"/>
          </w:tcPr>
          <w:p w14:paraId="1B5D5388" w14:textId="1FA3BC67" w:rsidR="00B11855" w:rsidRPr="001F42D3" w:rsidRDefault="003D003E" w:rsidP="00DE39CA">
            <w:pPr>
              <w:pStyle w:val="TableEntry"/>
            </w:pPr>
            <w:r w:rsidRPr="001F42D3">
              <w:t>Y</w:t>
            </w:r>
          </w:p>
        </w:tc>
        <w:tc>
          <w:tcPr>
            <w:tcW w:w="1175" w:type="dxa"/>
          </w:tcPr>
          <w:p w14:paraId="665A5A13" w14:textId="677F8F7C" w:rsidR="00B11855" w:rsidRPr="001F42D3" w:rsidRDefault="003D003E" w:rsidP="00DE39CA">
            <w:pPr>
              <w:pStyle w:val="TableEntry"/>
            </w:pPr>
            <w:r w:rsidRPr="001F42D3">
              <w:t>P</w:t>
            </w:r>
          </w:p>
        </w:tc>
      </w:tr>
      <w:tr w:rsidR="006D1F19" w:rsidRPr="001F42D3" w14:paraId="37EEFCE4" w14:textId="77777777" w:rsidTr="00CF5627">
        <w:trPr>
          <w:cantSplit/>
          <w:jc w:val="center"/>
        </w:trPr>
        <w:tc>
          <w:tcPr>
            <w:tcW w:w="1615" w:type="dxa"/>
          </w:tcPr>
          <w:p w14:paraId="015A1D43" w14:textId="23B0809C" w:rsidR="00B11855" w:rsidRPr="001F42D3" w:rsidRDefault="003D003E" w:rsidP="00863A9A">
            <w:pPr>
              <w:pStyle w:val="TableEntry"/>
            </w:pPr>
            <w:r w:rsidRPr="001F42D3">
              <w:t>Version ID</w:t>
            </w:r>
          </w:p>
        </w:tc>
        <w:tc>
          <w:tcPr>
            <w:tcW w:w="810" w:type="dxa"/>
          </w:tcPr>
          <w:p w14:paraId="792138BA" w14:textId="45429E1D" w:rsidR="00B11855" w:rsidRPr="001F42D3" w:rsidRDefault="003D003E" w:rsidP="00863A9A">
            <w:pPr>
              <w:pStyle w:val="TableEntry"/>
            </w:pPr>
            <w:r w:rsidRPr="001F42D3">
              <w:t>12</w:t>
            </w:r>
          </w:p>
        </w:tc>
        <w:tc>
          <w:tcPr>
            <w:tcW w:w="630" w:type="dxa"/>
          </w:tcPr>
          <w:p w14:paraId="0A8A29EA" w14:textId="27B89647" w:rsidR="00B11855" w:rsidRPr="001F42D3" w:rsidRDefault="003D003E" w:rsidP="00863A9A">
            <w:pPr>
              <w:pStyle w:val="TableEntry"/>
            </w:pPr>
            <w:r w:rsidRPr="001F42D3">
              <w:t>VID</w:t>
            </w:r>
          </w:p>
        </w:tc>
        <w:tc>
          <w:tcPr>
            <w:tcW w:w="720" w:type="dxa"/>
          </w:tcPr>
          <w:p w14:paraId="7176BC10" w14:textId="6F69F02A" w:rsidR="00B11855" w:rsidRPr="001F42D3" w:rsidRDefault="003D003E" w:rsidP="00863A9A">
            <w:pPr>
              <w:pStyle w:val="TableEntry"/>
            </w:pPr>
            <w:r w:rsidRPr="001F42D3">
              <w:t>971</w:t>
            </w:r>
          </w:p>
        </w:tc>
        <w:tc>
          <w:tcPr>
            <w:tcW w:w="720" w:type="dxa"/>
          </w:tcPr>
          <w:p w14:paraId="7319ABA5" w14:textId="4E2F7B4F" w:rsidR="00B11855" w:rsidRPr="001F42D3" w:rsidRDefault="003D003E" w:rsidP="00863A9A">
            <w:pPr>
              <w:pStyle w:val="TableEntry"/>
            </w:pPr>
            <w:r w:rsidRPr="001F42D3">
              <w:t>R</w:t>
            </w:r>
          </w:p>
        </w:tc>
        <w:tc>
          <w:tcPr>
            <w:tcW w:w="810" w:type="dxa"/>
          </w:tcPr>
          <w:p w14:paraId="3ADAC045" w14:textId="0E9A6FE0" w:rsidR="00B11855" w:rsidRPr="001F42D3" w:rsidRDefault="003D003E" w:rsidP="00863A9A">
            <w:pPr>
              <w:pStyle w:val="TableEntry"/>
            </w:pPr>
            <w:r w:rsidRPr="001F42D3">
              <w:t>False</w:t>
            </w:r>
          </w:p>
        </w:tc>
        <w:tc>
          <w:tcPr>
            <w:tcW w:w="720" w:type="dxa"/>
          </w:tcPr>
          <w:p w14:paraId="750EDD1F" w14:textId="55C2A69C" w:rsidR="00B11855" w:rsidRPr="001F42D3" w:rsidRDefault="003D003E" w:rsidP="00863A9A">
            <w:pPr>
              <w:pStyle w:val="TableEntry"/>
            </w:pPr>
            <w:r w:rsidRPr="001F42D3">
              <w:t>1</w:t>
            </w:r>
          </w:p>
        </w:tc>
        <w:tc>
          <w:tcPr>
            <w:tcW w:w="810" w:type="dxa"/>
          </w:tcPr>
          <w:p w14:paraId="5645E818" w14:textId="277E9E64" w:rsidR="00B11855" w:rsidRPr="001F42D3" w:rsidRDefault="003D003E" w:rsidP="00863A9A">
            <w:pPr>
              <w:pStyle w:val="TableEntry"/>
            </w:pPr>
            <w:r w:rsidRPr="001F42D3">
              <w:t>1</w:t>
            </w:r>
          </w:p>
        </w:tc>
        <w:tc>
          <w:tcPr>
            <w:tcW w:w="810" w:type="dxa"/>
          </w:tcPr>
          <w:p w14:paraId="52E5C80B" w14:textId="3F8F3580" w:rsidR="00B11855" w:rsidRPr="001F42D3" w:rsidRDefault="00B11855" w:rsidP="00DE39CA">
            <w:pPr>
              <w:pStyle w:val="TableEntry"/>
            </w:pPr>
          </w:p>
        </w:tc>
        <w:tc>
          <w:tcPr>
            <w:tcW w:w="900" w:type="dxa"/>
          </w:tcPr>
          <w:p w14:paraId="54383A57" w14:textId="6150B95D" w:rsidR="00B11855" w:rsidRPr="001F42D3" w:rsidRDefault="00B11855" w:rsidP="00863A9A">
            <w:pPr>
              <w:pStyle w:val="TableEntry"/>
            </w:pPr>
          </w:p>
        </w:tc>
        <w:tc>
          <w:tcPr>
            <w:tcW w:w="1175" w:type="dxa"/>
          </w:tcPr>
          <w:p w14:paraId="0C230E79" w14:textId="70E41E64" w:rsidR="00B11855" w:rsidRPr="001F42D3" w:rsidRDefault="00B11855" w:rsidP="00863A9A">
            <w:pPr>
              <w:pStyle w:val="TableEntry"/>
            </w:pPr>
          </w:p>
        </w:tc>
      </w:tr>
      <w:tr w:rsidR="006D1F19" w:rsidRPr="001F42D3" w14:paraId="3A9ECD13" w14:textId="77777777" w:rsidTr="00CF5627">
        <w:trPr>
          <w:cantSplit/>
          <w:jc w:val="center"/>
        </w:trPr>
        <w:tc>
          <w:tcPr>
            <w:tcW w:w="1615" w:type="dxa"/>
          </w:tcPr>
          <w:p w14:paraId="666894DC" w14:textId="7A6EDAF6" w:rsidR="00B11855" w:rsidRPr="001F42D3" w:rsidRDefault="003D003E" w:rsidP="00CF5627">
            <w:pPr>
              <w:pStyle w:val="TableEntryItalicindent"/>
            </w:pPr>
            <w:r w:rsidRPr="001F42D3">
              <w:t>version ID</w:t>
            </w:r>
          </w:p>
        </w:tc>
        <w:tc>
          <w:tcPr>
            <w:tcW w:w="810" w:type="dxa"/>
          </w:tcPr>
          <w:p w14:paraId="5523BA8D" w14:textId="09D2FA4B" w:rsidR="00B11855" w:rsidRPr="001F42D3" w:rsidRDefault="003D003E" w:rsidP="00CF5627">
            <w:pPr>
              <w:pStyle w:val="TableEntryItalicindent"/>
            </w:pPr>
            <w:r w:rsidRPr="001F42D3">
              <w:t>1</w:t>
            </w:r>
          </w:p>
        </w:tc>
        <w:tc>
          <w:tcPr>
            <w:tcW w:w="630" w:type="dxa"/>
          </w:tcPr>
          <w:p w14:paraId="56B88C03" w14:textId="7DD8CA83" w:rsidR="00B11855" w:rsidRPr="001F42D3" w:rsidRDefault="003D003E" w:rsidP="00863A9A">
            <w:pPr>
              <w:pStyle w:val="TableEntry"/>
            </w:pPr>
            <w:r w:rsidRPr="001F42D3">
              <w:t>ID</w:t>
            </w:r>
          </w:p>
        </w:tc>
        <w:tc>
          <w:tcPr>
            <w:tcW w:w="720" w:type="dxa"/>
          </w:tcPr>
          <w:p w14:paraId="00E0324D" w14:textId="00DDF76F" w:rsidR="00B11855" w:rsidRPr="001F42D3" w:rsidRDefault="003D003E" w:rsidP="00863A9A">
            <w:pPr>
              <w:pStyle w:val="TableEntry"/>
            </w:pPr>
            <w:r w:rsidRPr="001F42D3">
              <w:t>5</w:t>
            </w:r>
          </w:p>
        </w:tc>
        <w:tc>
          <w:tcPr>
            <w:tcW w:w="720" w:type="dxa"/>
          </w:tcPr>
          <w:p w14:paraId="33F653F8" w14:textId="5E6A09E8" w:rsidR="00B11855" w:rsidRPr="001F42D3" w:rsidRDefault="003D003E" w:rsidP="00863A9A">
            <w:pPr>
              <w:pStyle w:val="TableEntry"/>
            </w:pPr>
            <w:r w:rsidRPr="001F42D3">
              <w:t>R</w:t>
            </w:r>
          </w:p>
        </w:tc>
        <w:tc>
          <w:tcPr>
            <w:tcW w:w="810" w:type="dxa"/>
          </w:tcPr>
          <w:p w14:paraId="0C001A14" w14:textId="250AE60C" w:rsidR="00B11855" w:rsidRPr="001F42D3" w:rsidRDefault="00B11855" w:rsidP="00DE39CA">
            <w:pPr>
              <w:pStyle w:val="TableEntry"/>
            </w:pPr>
          </w:p>
        </w:tc>
        <w:tc>
          <w:tcPr>
            <w:tcW w:w="720" w:type="dxa"/>
          </w:tcPr>
          <w:p w14:paraId="7AF52D18" w14:textId="2E28145B" w:rsidR="00B11855" w:rsidRPr="001F42D3" w:rsidRDefault="003D003E" w:rsidP="00863A9A">
            <w:pPr>
              <w:pStyle w:val="TableEntry"/>
            </w:pPr>
            <w:r w:rsidRPr="001F42D3">
              <w:t>1</w:t>
            </w:r>
          </w:p>
        </w:tc>
        <w:tc>
          <w:tcPr>
            <w:tcW w:w="810" w:type="dxa"/>
          </w:tcPr>
          <w:p w14:paraId="2ACFE047" w14:textId="52A1B129" w:rsidR="00B11855" w:rsidRPr="001F42D3" w:rsidRDefault="003D003E" w:rsidP="00863A9A">
            <w:pPr>
              <w:pStyle w:val="TableEntry"/>
            </w:pPr>
            <w:r w:rsidRPr="001F42D3">
              <w:t>1</w:t>
            </w:r>
          </w:p>
        </w:tc>
        <w:tc>
          <w:tcPr>
            <w:tcW w:w="810" w:type="dxa"/>
          </w:tcPr>
          <w:p w14:paraId="03DBCAE7" w14:textId="20166463" w:rsidR="00B11855" w:rsidRPr="001F42D3" w:rsidRDefault="003D003E" w:rsidP="00863A9A">
            <w:pPr>
              <w:pStyle w:val="TableEntry"/>
            </w:pPr>
            <w:r w:rsidRPr="001F42D3">
              <w:t>0104</w:t>
            </w:r>
          </w:p>
        </w:tc>
        <w:tc>
          <w:tcPr>
            <w:tcW w:w="900" w:type="dxa"/>
          </w:tcPr>
          <w:p w14:paraId="2203C1DB" w14:textId="1615F26C" w:rsidR="00B11855" w:rsidRPr="001F42D3" w:rsidRDefault="003D003E" w:rsidP="00DE39CA">
            <w:pPr>
              <w:pStyle w:val="TableEntry"/>
            </w:pPr>
            <w:r w:rsidRPr="001F42D3">
              <w:t>Y</w:t>
            </w:r>
          </w:p>
        </w:tc>
        <w:tc>
          <w:tcPr>
            <w:tcW w:w="1175" w:type="dxa"/>
          </w:tcPr>
          <w:p w14:paraId="0530C268" w14:textId="6301E582" w:rsidR="00B11855" w:rsidRPr="001F42D3" w:rsidRDefault="003D003E" w:rsidP="00DE39CA">
            <w:pPr>
              <w:pStyle w:val="TableEntry"/>
            </w:pPr>
            <w:r w:rsidRPr="001F42D3">
              <w:t>2.6</w:t>
            </w:r>
          </w:p>
        </w:tc>
      </w:tr>
    </w:tbl>
    <w:p w14:paraId="792E1BB4" w14:textId="77777777" w:rsidR="00B11855" w:rsidRPr="001F42D3" w:rsidRDefault="003D003E" w:rsidP="00AC5FA6">
      <w:pPr>
        <w:pStyle w:val="Note"/>
        <w:ind w:left="0" w:hanging="2"/>
      </w:pPr>
      <w:r w:rsidRPr="001F42D3">
        <w:t>Note: Field names are in Roman type, relevant component names within a field are listed underneath in italic type.</w:t>
      </w:r>
    </w:p>
    <w:p w14:paraId="78E9C55E" w14:textId="77777777" w:rsidR="00B11855" w:rsidRPr="001F42D3" w:rsidRDefault="00B11855" w:rsidP="00185E79">
      <w:pPr>
        <w:pStyle w:val="BodyText"/>
      </w:pPr>
    </w:p>
    <w:p w14:paraId="3B45A674" w14:textId="77777777" w:rsidR="00B11855" w:rsidRPr="001F42D3" w:rsidRDefault="00855E3C" w:rsidP="00123C7B">
      <w:pPr>
        <w:pStyle w:val="Heading6"/>
        <w:numPr>
          <w:ilvl w:val="0"/>
          <w:numId w:val="0"/>
        </w:numPr>
        <w:rPr>
          <w:noProof w:val="0"/>
        </w:rPr>
      </w:pPr>
      <w:bookmarkStart w:id="460" w:name="_Toc214889740"/>
      <w:r w:rsidRPr="001F42D3">
        <w:rPr>
          <w:noProof w:val="0"/>
        </w:rPr>
        <w:t xml:space="preserve">3.9.4.1.2.2 </w:t>
      </w:r>
      <w:bookmarkStart w:id="461" w:name="_Toc401769839"/>
      <w:r w:rsidR="003D003E" w:rsidRPr="001F42D3">
        <w:rPr>
          <w:noProof w:val="0"/>
        </w:rPr>
        <w:t>PID Segment – Patient Identification</w:t>
      </w:r>
      <w:bookmarkEnd w:id="460"/>
      <w:bookmarkEnd w:id="461"/>
    </w:p>
    <w:p w14:paraId="3EEE4DB9" w14:textId="77777777" w:rsidR="00B11855" w:rsidRPr="001F42D3" w:rsidRDefault="003D003E" w:rsidP="00CF5627">
      <w:pPr>
        <w:pStyle w:val="TableTitle"/>
      </w:pPr>
      <w:bookmarkStart w:id="462" w:name="_Hlk497833174"/>
      <w:r w:rsidRPr="001F42D3">
        <w:t>Table 3.9.4.1.2.2</w:t>
      </w:r>
      <w:r w:rsidR="005D79DE" w:rsidRPr="001F42D3">
        <w:rPr>
          <w:rFonts w:eastAsia="MS Gothic"/>
        </w:rPr>
        <w:t>-</w:t>
      </w:r>
      <w:r w:rsidR="00E86B15" w:rsidRPr="001F42D3">
        <w:t>1</w:t>
      </w:r>
      <w:r w:rsidRPr="001F42D3">
        <w:t>: PID Segment</w:t>
      </w:r>
      <w:bookmarkEnd w:id="462"/>
    </w:p>
    <w:tbl>
      <w:tblPr>
        <w:tblW w:w="97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720"/>
        <w:gridCol w:w="720"/>
        <w:gridCol w:w="810"/>
        <w:gridCol w:w="630"/>
        <w:gridCol w:w="810"/>
        <w:gridCol w:w="810"/>
        <w:gridCol w:w="900"/>
        <w:gridCol w:w="1193"/>
      </w:tblGrid>
      <w:tr w:rsidR="00D57E5E" w:rsidRPr="001F42D3" w14:paraId="025F1423" w14:textId="77777777" w:rsidTr="00CF5627">
        <w:trPr>
          <w:cantSplit/>
          <w:tblHeader/>
          <w:jc w:val="center"/>
        </w:trPr>
        <w:tc>
          <w:tcPr>
            <w:tcW w:w="1525" w:type="dxa"/>
            <w:shd w:val="clear" w:color="auto" w:fill="D9D9D9"/>
          </w:tcPr>
          <w:p w14:paraId="572877F7" w14:textId="77777777" w:rsidR="00B11855" w:rsidRPr="001F42D3" w:rsidRDefault="003D003E" w:rsidP="00DE39CA">
            <w:pPr>
              <w:pStyle w:val="TableEntryHeader"/>
            </w:pPr>
            <w:r w:rsidRPr="001F42D3">
              <w:t>Name</w:t>
            </w:r>
          </w:p>
        </w:tc>
        <w:tc>
          <w:tcPr>
            <w:tcW w:w="810" w:type="dxa"/>
            <w:shd w:val="clear" w:color="auto" w:fill="D9D9D9"/>
          </w:tcPr>
          <w:p w14:paraId="468F1CB1" w14:textId="77777777" w:rsidR="00B11855" w:rsidRPr="001F42D3" w:rsidRDefault="003D003E" w:rsidP="00DE39CA">
            <w:pPr>
              <w:pStyle w:val="TableEntryHeader"/>
            </w:pPr>
            <w:r w:rsidRPr="001F42D3">
              <w:t>Seq</w:t>
            </w:r>
          </w:p>
        </w:tc>
        <w:tc>
          <w:tcPr>
            <w:tcW w:w="810" w:type="dxa"/>
            <w:shd w:val="clear" w:color="auto" w:fill="D9D9D9"/>
          </w:tcPr>
          <w:p w14:paraId="7B4C8398" w14:textId="77777777" w:rsidR="00B11855" w:rsidRPr="001F42D3" w:rsidRDefault="003D003E" w:rsidP="00DE39CA">
            <w:pPr>
              <w:pStyle w:val="TableEntryHeader"/>
            </w:pPr>
            <w:r w:rsidRPr="001F42D3">
              <w:t>DT</w:t>
            </w:r>
          </w:p>
        </w:tc>
        <w:tc>
          <w:tcPr>
            <w:tcW w:w="720" w:type="dxa"/>
            <w:shd w:val="clear" w:color="auto" w:fill="D9D9D9"/>
          </w:tcPr>
          <w:p w14:paraId="4161617E" w14:textId="77777777" w:rsidR="00B11855" w:rsidRPr="001F42D3" w:rsidRDefault="003D003E" w:rsidP="00DE39CA">
            <w:pPr>
              <w:pStyle w:val="TableEntryHeader"/>
            </w:pPr>
            <w:r w:rsidRPr="001F42D3">
              <w:t>Len</w:t>
            </w:r>
          </w:p>
        </w:tc>
        <w:tc>
          <w:tcPr>
            <w:tcW w:w="720" w:type="dxa"/>
            <w:shd w:val="clear" w:color="auto" w:fill="D9D9D9"/>
          </w:tcPr>
          <w:p w14:paraId="4FE6019A" w14:textId="77777777" w:rsidR="00B11855" w:rsidRPr="001F42D3" w:rsidRDefault="003D003E" w:rsidP="00DE39CA">
            <w:pPr>
              <w:pStyle w:val="TableEntryHeader"/>
            </w:pPr>
            <w:r w:rsidRPr="001F42D3">
              <w:t>Opt</w:t>
            </w:r>
          </w:p>
        </w:tc>
        <w:tc>
          <w:tcPr>
            <w:tcW w:w="810" w:type="dxa"/>
            <w:shd w:val="clear" w:color="auto" w:fill="D9D9D9"/>
          </w:tcPr>
          <w:p w14:paraId="45D86130" w14:textId="77777777" w:rsidR="00B11855" w:rsidRPr="001F42D3" w:rsidRDefault="003D003E" w:rsidP="00DE39CA">
            <w:pPr>
              <w:pStyle w:val="TableEntryHeader"/>
            </w:pPr>
            <w:r w:rsidRPr="001F42D3">
              <w:t>Rep</w:t>
            </w:r>
          </w:p>
        </w:tc>
        <w:tc>
          <w:tcPr>
            <w:tcW w:w="630" w:type="dxa"/>
            <w:shd w:val="clear" w:color="auto" w:fill="D9D9D9"/>
          </w:tcPr>
          <w:p w14:paraId="19154C07" w14:textId="77777777" w:rsidR="00B11855" w:rsidRPr="001F42D3" w:rsidRDefault="003D003E" w:rsidP="00DE39CA">
            <w:pPr>
              <w:pStyle w:val="TableEntryHeader"/>
            </w:pPr>
            <w:r w:rsidRPr="001F42D3">
              <w:t>Min</w:t>
            </w:r>
          </w:p>
        </w:tc>
        <w:tc>
          <w:tcPr>
            <w:tcW w:w="810" w:type="dxa"/>
            <w:shd w:val="clear" w:color="auto" w:fill="D9D9D9"/>
          </w:tcPr>
          <w:p w14:paraId="611256FF" w14:textId="77777777" w:rsidR="00B11855" w:rsidRPr="001F42D3" w:rsidRDefault="003D003E" w:rsidP="00DE39CA">
            <w:pPr>
              <w:pStyle w:val="TableEntryHeader"/>
            </w:pPr>
            <w:r w:rsidRPr="001F42D3">
              <w:t>Max</w:t>
            </w:r>
          </w:p>
        </w:tc>
        <w:tc>
          <w:tcPr>
            <w:tcW w:w="810" w:type="dxa"/>
            <w:shd w:val="clear" w:color="auto" w:fill="D9D9D9"/>
          </w:tcPr>
          <w:p w14:paraId="17A06628" w14:textId="77777777" w:rsidR="00B11855" w:rsidRPr="001F42D3" w:rsidRDefault="003D003E" w:rsidP="00DE39CA">
            <w:pPr>
              <w:pStyle w:val="TableEntryHeader"/>
            </w:pPr>
            <w:r w:rsidRPr="001F42D3">
              <w:t>Tbl</w:t>
            </w:r>
          </w:p>
        </w:tc>
        <w:tc>
          <w:tcPr>
            <w:tcW w:w="900" w:type="dxa"/>
            <w:shd w:val="clear" w:color="auto" w:fill="D9D9D9"/>
          </w:tcPr>
          <w:p w14:paraId="7F7BC71F" w14:textId="77777777" w:rsidR="00B11855" w:rsidRPr="001F42D3" w:rsidRDefault="003D003E" w:rsidP="00DE39CA">
            <w:pPr>
              <w:pStyle w:val="TableEntryHeader"/>
            </w:pPr>
            <w:r w:rsidRPr="001F42D3">
              <w:t>Fixed Val</w:t>
            </w:r>
          </w:p>
        </w:tc>
        <w:tc>
          <w:tcPr>
            <w:tcW w:w="1193" w:type="dxa"/>
            <w:shd w:val="clear" w:color="auto" w:fill="D9D9D9"/>
          </w:tcPr>
          <w:p w14:paraId="4A92F21D" w14:textId="77777777" w:rsidR="00B11855" w:rsidRPr="001F42D3" w:rsidRDefault="003D003E" w:rsidP="00DE39CA">
            <w:pPr>
              <w:pStyle w:val="TableEntryHeader"/>
            </w:pPr>
            <w:r w:rsidRPr="001F42D3">
              <w:t>Ex Val</w:t>
            </w:r>
          </w:p>
        </w:tc>
      </w:tr>
      <w:tr w:rsidR="00D57E5E" w:rsidRPr="001F42D3" w14:paraId="07231659" w14:textId="77777777" w:rsidTr="00CF5627">
        <w:trPr>
          <w:cantSplit/>
          <w:jc w:val="center"/>
        </w:trPr>
        <w:tc>
          <w:tcPr>
            <w:tcW w:w="1525" w:type="dxa"/>
          </w:tcPr>
          <w:p w14:paraId="14942EC7" w14:textId="71A4C72A" w:rsidR="00B11855" w:rsidRPr="001F42D3" w:rsidRDefault="003D003E" w:rsidP="00863A9A">
            <w:pPr>
              <w:pStyle w:val="TableEntry"/>
            </w:pPr>
            <w:r w:rsidRPr="001F42D3">
              <w:t>Set ID - PID</w:t>
            </w:r>
          </w:p>
        </w:tc>
        <w:tc>
          <w:tcPr>
            <w:tcW w:w="810" w:type="dxa"/>
          </w:tcPr>
          <w:p w14:paraId="13D33448" w14:textId="597979FC" w:rsidR="00B11855" w:rsidRPr="001F42D3" w:rsidRDefault="003D003E" w:rsidP="00863A9A">
            <w:pPr>
              <w:pStyle w:val="TableEntry"/>
            </w:pPr>
            <w:r w:rsidRPr="001F42D3">
              <w:t>1</w:t>
            </w:r>
          </w:p>
        </w:tc>
        <w:tc>
          <w:tcPr>
            <w:tcW w:w="810" w:type="dxa"/>
          </w:tcPr>
          <w:p w14:paraId="28896A2D" w14:textId="2449AFC3" w:rsidR="00B11855" w:rsidRPr="001F42D3" w:rsidRDefault="003D003E" w:rsidP="00863A9A">
            <w:pPr>
              <w:pStyle w:val="TableEntry"/>
            </w:pPr>
            <w:r w:rsidRPr="001F42D3">
              <w:t>SI</w:t>
            </w:r>
          </w:p>
        </w:tc>
        <w:tc>
          <w:tcPr>
            <w:tcW w:w="720" w:type="dxa"/>
          </w:tcPr>
          <w:p w14:paraId="3ABB06C8" w14:textId="39E87EF1" w:rsidR="00B11855" w:rsidRPr="001F42D3" w:rsidRDefault="003D003E" w:rsidP="00863A9A">
            <w:pPr>
              <w:pStyle w:val="TableEntry"/>
            </w:pPr>
            <w:r w:rsidRPr="001F42D3">
              <w:t>4</w:t>
            </w:r>
          </w:p>
        </w:tc>
        <w:tc>
          <w:tcPr>
            <w:tcW w:w="720" w:type="dxa"/>
          </w:tcPr>
          <w:p w14:paraId="33FFF69B" w14:textId="275AB8BF" w:rsidR="00B11855" w:rsidRPr="001F42D3" w:rsidRDefault="003D003E" w:rsidP="00863A9A">
            <w:pPr>
              <w:pStyle w:val="TableEntry"/>
            </w:pPr>
            <w:r w:rsidRPr="001F42D3">
              <w:t>O</w:t>
            </w:r>
          </w:p>
        </w:tc>
        <w:tc>
          <w:tcPr>
            <w:tcW w:w="810" w:type="dxa"/>
          </w:tcPr>
          <w:p w14:paraId="7DA46AE0" w14:textId="77777777" w:rsidR="00B11855" w:rsidRPr="001F42D3" w:rsidRDefault="00B11855" w:rsidP="00863A9A">
            <w:pPr>
              <w:pStyle w:val="TableEntry"/>
            </w:pPr>
          </w:p>
        </w:tc>
        <w:tc>
          <w:tcPr>
            <w:tcW w:w="630" w:type="dxa"/>
          </w:tcPr>
          <w:p w14:paraId="27A51A06" w14:textId="5E6E3F04" w:rsidR="00B11855" w:rsidRPr="001F42D3" w:rsidRDefault="003D003E" w:rsidP="00863A9A">
            <w:pPr>
              <w:pStyle w:val="TableEntry"/>
            </w:pPr>
            <w:r w:rsidRPr="001F42D3">
              <w:t>0</w:t>
            </w:r>
          </w:p>
        </w:tc>
        <w:tc>
          <w:tcPr>
            <w:tcW w:w="810" w:type="dxa"/>
          </w:tcPr>
          <w:p w14:paraId="03E41B65" w14:textId="46746F2B" w:rsidR="00B11855" w:rsidRPr="001F42D3" w:rsidRDefault="003D003E" w:rsidP="00863A9A">
            <w:pPr>
              <w:pStyle w:val="TableEntry"/>
            </w:pPr>
            <w:r w:rsidRPr="001F42D3">
              <w:t>1</w:t>
            </w:r>
          </w:p>
        </w:tc>
        <w:tc>
          <w:tcPr>
            <w:tcW w:w="810" w:type="dxa"/>
          </w:tcPr>
          <w:p w14:paraId="60FBA28B" w14:textId="77777777" w:rsidR="00B11855" w:rsidRPr="001F42D3" w:rsidRDefault="00B11855" w:rsidP="00863A9A">
            <w:pPr>
              <w:pStyle w:val="TableEntry"/>
            </w:pPr>
          </w:p>
        </w:tc>
        <w:tc>
          <w:tcPr>
            <w:tcW w:w="900" w:type="dxa"/>
          </w:tcPr>
          <w:p w14:paraId="309798D2" w14:textId="77777777" w:rsidR="00B11855" w:rsidRPr="001F42D3" w:rsidRDefault="00B11855" w:rsidP="00863A9A">
            <w:pPr>
              <w:pStyle w:val="TableEntry"/>
            </w:pPr>
          </w:p>
        </w:tc>
        <w:tc>
          <w:tcPr>
            <w:tcW w:w="1193" w:type="dxa"/>
          </w:tcPr>
          <w:p w14:paraId="42CE8076" w14:textId="7BD9A1FA" w:rsidR="00B11855" w:rsidRPr="001F42D3" w:rsidRDefault="00B11855" w:rsidP="00863A9A">
            <w:pPr>
              <w:pStyle w:val="TableEntry"/>
            </w:pPr>
          </w:p>
        </w:tc>
      </w:tr>
      <w:tr w:rsidR="00D57E5E" w:rsidRPr="001F42D3" w14:paraId="259ED97C" w14:textId="77777777" w:rsidTr="00CF5627">
        <w:trPr>
          <w:cantSplit/>
          <w:jc w:val="center"/>
        </w:trPr>
        <w:tc>
          <w:tcPr>
            <w:tcW w:w="1525" w:type="dxa"/>
          </w:tcPr>
          <w:p w14:paraId="681D01E3" w14:textId="67280075" w:rsidR="00B11855" w:rsidRPr="001F42D3" w:rsidRDefault="003D003E" w:rsidP="00863A9A">
            <w:pPr>
              <w:pStyle w:val="TableEntry"/>
            </w:pPr>
            <w:r w:rsidRPr="001F42D3">
              <w:t>Patient Identifier List</w:t>
            </w:r>
          </w:p>
        </w:tc>
        <w:tc>
          <w:tcPr>
            <w:tcW w:w="810" w:type="dxa"/>
          </w:tcPr>
          <w:p w14:paraId="3BDE4C17" w14:textId="04A68676" w:rsidR="00B11855" w:rsidRPr="001F42D3" w:rsidRDefault="003D003E" w:rsidP="00863A9A">
            <w:pPr>
              <w:pStyle w:val="TableEntry"/>
            </w:pPr>
            <w:r w:rsidRPr="001F42D3">
              <w:t>3</w:t>
            </w:r>
          </w:p>
        </w:tc>
        <w:tc>
          <w:tcPr>
            <w:tcW w:w="810" w:type="dxa"/>
          </w:tcPr>
          <w:p w14:paraId="5A19D40A" w14:textId="03811D4F" w:rsidR="00B11855" w:rsidRPr="001F42D3" w:rsidRDefault="003D003E" w:rsidP="00863A9A">
            <w:pPr>
              <w:pStyle w:val="TableEntry"/>
            </w:pPr>
            <w:r w:rsidRPr="001F42D3">
              <w:t>CX</w:t>
            </w:r>
          </w:p>
        </w:tc>
        <w:tc>
          <w:tcPr>
            <w:tcW w:w="720" w:type="dxa"/>
          </w:tcPr>
          <w:p w14:paraId="2BE85AA0" w14:textId="0B4E1B45" w:rsidR="00B11855" w:rsidRPr="001F42D3" w:rsidRDefault="003D003E" w:rsidP="00863A9A">
            <w:pPr>
              <w:pStyle w:val="TableEntry"/>
            </w:pPr>
            <w:r w:rsidRPr="001F42D3">
              <w:t>250</w:t>
            </w:r>
          </w:p>
        </w:tc>
        <w:tc>
          <w:tcPr>
            <w:tcW w:w="720" w:type="dxa"/>
          </w:tcPr>
          <w:p w14:paraId="0BE9818C" w14:textId="4E78E90D" w:rsidR="00B11855" w:rsidRPr="001F42D3" w:rsidRDefault="003D003E" w:rsidP="00863A9A">
            <w:pPr>
              <w:pStyle w:val="TableEntry"/>
            </w:pPr>
            <w:r w:rsidRPr="001F42D3">
              <w:t>R</w:t>
            </w:r>
          </w:p>
        </w:tc>
        <w:tc>
          <w:tcPr>
            <w:tcW w:w="810" w:type="dxa"/>
          </w:tcPr>
          <w:p w14:paraId="181B8E09" w14:textId="0F918067" w:rsidR="00B11855" w:rsidRPr="001F42D3" w:rsidRDefault="003D003E" w:rsidP="00863A9A">
            <w:pPr>
              <w:pStyle w:val="TableEntry"/>
            </w:pPr>
            <w:r w:rsidRPr="001F42D3">
              <w:t>True</w:t>
            </w:r>
          </w:p>
        </w:tc>
        <w:tc>
          <w:tcPr>
            <w:tcW w:w="630" w:type="dxa"/>
          </w:tcPr>
          <w:p w14:paraId="7424AF41" w14:textId="5BF79960" w:rsidR="00B11855" w:rsidRPr="001F42D3" w:rsidRDefault="003D003E" w:rsidP="00863A9A">
            <w:pPr>
              <w:pStyle w:val="TableEntry"/>
            </w:pPr>
            <w:r w:rsidRPr="001F42D3">
              <w:t>1</w:t>
            </w:r>
          </w:p>
        </w:tc>
        <w:tc>
          <w:tcPr>
            <w:tcW w:w="810" w:type="dxa"/>
          </w:tcPr>
          <w:p w14:paraId="3E645576" w14:textId="44C3ED4A" w:rsidR="00B11855" w:rsidRPr="001F42D3" w:rsidRDefault="003D003E" w:rsidP="00863A9A">
            <w:pPr>
              <w:pStyle w:val="TableEntry"/>
            </w:pPr>
            <w:r w:rsidRPr="001F42D3">
              <w:t>*</w:t>
            </w:r>
          </w:p>
        </w:tc>
        <w:tc>
          <w:tcPr>
            <w:tcW w:w="810" w:type="dxa"/>
          </w:tcPr>
          <w:p w14:paraId="2A2F6BA8" w14:textId="2B72FB90" w:rsidR="00B11855" w:rsidRPr="001F42D3" w:rsidRDefault="00B11855" w:rsidP="00863A9A">
            <w:pPr>
              <w:pStyle w:val="TableEntry"/>
            </w:pPr>
          </w:p>
        </w:tc>
        <w:tc>
          <w:tcPr>
            <w:tcW w:w="900" w:type="dxa"/>
          </w:tcPr>
          <w:p w14:paraId="7841D30F" w14:textId="75298852" w:rsidR="00B11855" w:rsidRPr="001F42D3" w:rsidRDefault="00B11855" w:rsidP="00863A9A">
            <w:pPr>
              <w:pStyle w:val="TableEntry"/>
            </w:pPr>
          </w:p>
        </w:tc>
        <w:tc>
          <w:tcPr>
            <w:tcW w:w="1193" w:type="dxa"/>
          </w:tcPr>
          <w:p w14:paraId="104AEE26" w14:textId="555F96CB" w:rsidR="00B11855" w:rsidRPr="001F42D3" w:rsidRDefault="00B11855" w:rsidP="00863A9A">
            <w:pPr>
              <w:pStyle w:val="TableEntry"/>
            </w:pPr>
          </w:p>
        </w:tc>
      </w:tr>
      <w:tr w:rsidR="00D57E5E" w:rsidRPr="001F42D3" w14:paraId="44284726" w14:textId="77777777" w:rsidTr="00CF5627">
        <w:trPr>
          <w:cantSplit/>
          <w:jc w:val="center"/>
        </w:trPr>
        <w:tc>
          <w:tcPr>
            <w:tcW w:w="1525" w:type="dxa"/>
          </w:tcPr>
          <w:p w14:paraId="5A0A2DEE" w14:textId="6909ACFE" w:rsidR="00B11855" w:rsidRPr="001F42D3" w:rsidRDefault="003D003E" w:rsidP="00CF5627">
            <w:pPr>
              <w:pStyle w:val="TableEntryItalicindent"/>
            </w:pPr>
            <w:r w:rsidRPr="001F42D3">
              <w:t>ID number</w:t>
            </w:r>
          </w:p>
        </w:tc>
        <w:tc>
          <w:tcPr>
            <w:tcW w:w="810" w:type="dxa"/>
          </w:tcPr>
          <w:p w14:paraId="5390F307" w14:textId="333E6BF5" w:rsidR="00B11855" w:rsidRPr="001F42D3" w:rsidRDefault="003D003E" w:rsidP="00CF5627">
            <w:pPr>
              <w:pStyle w:val="TableEntry"/>
              <w:rPr>
                <w:i/>
                <w:iCs/>
              </w:rPr>
            </w:pPr>
            <w:r w:rsidRPr="001F42D3">
              <w:rPr>
                <w:i/>
                <w:iCs/>
              </w:rPr>
              <w:t>1</w:t>
            </w:r>
          </w:p>
        </w:tc>
        <w:tc>
          <w:tcPr>
            <w:tcW w:w="810" w:type="dxa"/>
          </w:tcPr>
          <w:p w14:paraId="7AC83F23" w14:textId="7CC06E1E" w:rsidR="00B11855" w:rsidRPr="001F42D3" w:rsidRDefault="003D003E" w:rsidP="00863A9A">
            <w:pPr>
              <w:pStyle w:val="TableEntry"/>
            </w:pPr>
            <w:r w:rsidRPr="001F42D3">
              <w:t>ST</w:t>
            </w:r>
          </w:p>
        </w:tc>
        <w:tc>
          <w:tcPr>
            <w:tcW w:w="720" w:type="dxa"/>
          </w:tcPr>
          <w:p w14:paraId="6F2B1B9F" w14:textId="7D4D661D" w:rsidR="00B11855" w:rsidRPr="001F42D3" w:rsidRDefault="003D003E" w:rsidP="00863A9A">
            <w:pPr>
              <w:pStyle w:val="TableEntry"/>
            </w:pPr>
            <w:r w:rsidRPr="001F42D3">
              <w:t>199</w:t>
            </w:r>
          </w:p>
        </w:tc>
        <w:tc>
          <w:tcPr>
            <w:tcW w:w="720" w:type="dxa"/>
          </w:tcPr>
          <w:p w14:paraId="63CF90FB" w14:textId="1D53520F" w:rsidR="00B11855" w:rsidRPr="001F42D3" w:rsidRDefault="003D003E" w:rsidP="00863A9A">
            <w:pPr>
              <w:pStyle w:val="TableEntry"/>
            </w:pPr>
            <w:r w:rsidRPr="001F42D3">
              <w:t>R</w:t>
            </w:r>
          </w:p>
        </w:tc>
        <w:tc>
          <w:tcPr>
            <w:tcW w:w="810" w:type="dxa"/>
          </w:tcPr>
          <w:p w14:paraId="2CF9CE84" w14:textId="207FD61A" w:rsidR="00B11855" w:rsidRPr="001F42D3" w:rsidRDefault="00B11855" w:rsidP="00863A9A">
            <w:pPr>
              <w:pStyle w:val="TableEntry"/>
            </w:pPr>
          </w:p>
        </w:tc>
        <w:tc>
          <w:tcPr>
            <w:tcW w:w="630" w:type="dxa"/>
          </w:tcPr>
          <w:p w14:paraId="067475EC" w14:textId="63457650" w:rsidR="00B11855" w:rsidRPr="001F42D3" w:rsidRDefault="003D003E" w:rsidP="00863A9A">
            <w:pPr>
              <w:pStyle w:val="TableEntry"/>
            </w:pPr>
            <w:r w:rsidRPr="001F42D3">
              <w:t>1</w:t>
            </w:r>
          </w:p>
        </w:tc>
        <w:tc>
          <w:tcPr>
            <w:tcW w:w="810" w:type="dxa"/>
          </w:tcPr>
          <w:p w14:paraId="3CDC9BA7" w14:textId="7AD8D737" w:rsidR="00B11855" w:rsidRPr="001F42D3" w:rsidRDefault="003D003E" w:rsidP="00863A9A">
            <w:pPr>
              <w:pStyle w:val="TableEntry"/>
            </w:pPr>
            <w:r w:rsidRPr="001F42D3">
              <w:t>1</w:t>
            </w:r>
          </w:p>
        </w:tc>
        <w:tc>
          <w:tcPr>
            <w:tcW w:w="810" w:type="dxa"/>
          </w:tcPr>
          <w:p w14:paraId="764C22FE" w14:textId="6BC5585B" w:rsidR="00B11855" w:rsidRPr="001F42D3" w:rsidRDefault="00B11855" w:rsidP="00863A9A">
            <w:pPr>
              <w:pStyle w:val="TableEntry"/>
            </w:pPr>
          </w:p>
        </w:tc>
        <w:tc>
          <w:tcPr>
            <w:tcW w:w="900" w:type="dxa"/>
          </w:tcPr>
          <w:p w14:paraId="61E7557E" w14:textId="0CDB932C" w:rsidR="00B11855" w:rsidRPr="001F42D3" w:rsidRDefault="00B11855" w:rsidP="00863A9A">
            <w:pPr>
              <w:pStyle w:val="TableEntry"/>
            </w:pPr>
          </w:p>
        </w:tc>
        <w:tc>
          <w:tcPr>
            <w:tcW w:w="1193" w:type="dxa"/>
          </w:tcPr>
          <w:p w14:paraId="02C7C048" w14:textId="5EA9B90D" w:rsidR="00B11855" w:rsidRPr="001F42D3" w:rsidRDefault="003D003E" w:rsidP="00863A9A">
            <w:pPr>
              <w:pStyle w:val="TableEntry"/>
            </w:pPr>
            <w:r w:rsidRPr="001F42D3">
              <w:t>MODEL:XXX/SERIAL:XXX</w:t>
            </w:r>
          </w:p>
        </w:tc>
      </w:tr>
      <w:tr w:rsidR="00D57E5E" w:rsidRPr="001F42D3" w14:paraId="22C3039C" w14:textId="77777777" w:rsidTr="00CF5627">
        <w:trPr>
          <w:cantSplit/>
          <w:jc w:val="center"/>
        </w:trPr>
        <w:tc>
          <w:tcPr>
            <w:tcW w:w="1525" w:type="dxa"/>
          </w:tcPr>
          <w:p w14:paraId="583E511A" w14:textId="4E112FE6" w:rsidR="00B11855" w:rsidRPr="001F42D3" w:rsidRDefault="003D003E" w:rsidP="00CF5627">
            <w:pPr>
              <w:pStyle w:val="TableEntryItalicindent"/>
            </w:pPr>
            <w:r w:rsidRPr="001F42D3">
              <w:t>Assigning authority</w:t>
            </w:r>
          </w:p>
        </w:tc>
        <w:tc>
          <w:tcPr>
            <w:tcW w:w="810" w:type="dxa"/>
          </w:tcPr>
          <w:p w14:paraId="69BA2A2F" w14:textId="046779C1" w:rsidR="00B11855" w:rsidRPr="001F42D3" w:rsidRDefault="003D003E" w:rsidP="00CF5627">
            <w:pPr>
              <w:pStyle w:val="TableEntry"/>
              <w:rPr>
                <w:i/>
                <w:iCs/>
              </w:rPr>
            </w:pPr>
            <w:r w:rsidRPr="001F42D3">
              <w:rPr>
                <w:i/>
                <w:iCs/>
              </w:rPr>
              <w:t>4</w:t>
            </w:r>
          </w:p>
        </w:tc>
        <w:tc>
          <w:tcPr>
            <w:tcW w:w="810" w:type="dxa"/>
          </w:tcPr>
          <w:p w14:paraId="25F141D0" w14:textId="10B68382" w:rsidR="00B11855" w:rsidRPr="001F42D3" w:rsidRDefault="003D003E" w:rsidP="00863A9A">
            <w:pPr>
              <w:pStyle w:val="TableEntry"/>
            </w:pPr>
            <w:r w:rsidRPr="001F42D3">
              <w:t>HD</w:t>
            </w:r>
          </w:p>
        </w:tc>
        <w:tc>
          <w:tcPr>
            <w:tcW w:w="720" w:type="dxa"/>
          </w:tcPr>
          <w:p w14:paraId="3376A241" w14:textId="44DFD403" w:rsidR="00B11855" w:rsidRPr="001F42D3" w:rsidRDefault="003D003E" w:rsidP="00863A9A">
            <w:pPr>
              <w:pStyle w:val="TableEntry"/>
            </w:pPr>
            <w:r w:rsidRPr="001F42D3">
              <w:t>227</w:t>
            </w:r>
          </w:p>
        </w:tc>
        <w:tc>
          <w:tcPr>
            <w:tcW w:w="720" w:type="dxa"/>
          </w:tcPr>
          <w:p w14:paraId="693B5B59" w14:textId="59D5635C" w:rsidR="00B11855" w:rsidRPr="001F42D3" w:rsidRDefault="003D003E" w:rsidP="00863A9A">
            <w:pPr>
              <w:pStyle w:val="TableEntry"/>
            </w:pPr>
            <w:r w:rsidRPr="001F42D3">
              <w:t>R</w:t>
            </w:r>
          </w:p>
        </w:tc>
        <w:tc>
          <w:tcPr>
            <w:tcW w:w="810" w:type="dxa"/>
          </w:tcPr>
          <w:p w14:paraId="252C46F7" w14:textId="6A51AC51" w:rsidR="00B11855" w:rsidRPr="001F42D3" w:rsidRDefault="00B11855" w:rsidP="00863A9A">
            <w:pPr>
              <w:pStyle w:val="TableEntry"/>
            </w:pPr>
          </w:p>
        </w:tc>
        <w:tc>
          <w:tcPr>
            <w:tcW w:w="630" w:type="dxa"/>
          </w:tcPr>
          <w:p w14:paraId="2EAB3F35" w14:textId="5A4C8ED8" w:rsidR="00B11855" w:rsidRPr="001F42D3" w:rsidRDefault="00E86B15" w:rsidP="00863A9A">
            <w:pPr>
              <w:pStyle w:val="TableEntry"/>
            </w:pPr>
            <w:r w:rsidRPr="001F42D3">
              <w:t>1</w:t>
            </w:r>
          </w:p>
        </w:tc>
        <w:tc>
          <w:tcPr>
            <w:tcW w:w="810" w:type="dxa"/>
          </w:tcPr>
          <w:p w14:paraId="7AA4A70C" w14:textId="4610D221" w:rsidR="00B11855" w:rsidRPr="001F42D3" w:rsidRDefault="00E86B15" w:rsidP="00863A9A">
            <w:pPr>
              <w:pStyle w:val="TableEntry"/>
            </w:pPr>
            <w:r w:rsidRPr="001F42D3">
              <w:t>1</w:t>
            </w:r>
          </w:p>
        </w:tc>
        <w:tc>
          <w:tcPr>
            <w:tcW w:w="810" w:type="dxa"/>
          </w:tcPr>
          <w:p w14:paraId="19A96C8D" w14:textId="0E5A17C7" w:rsidR="00B11855" w:rsidRPr="001F42D3" w:rsidRDefault="003D003E" w:rsidP="00863A9A">
            <w:pPr>
              <w:pStyle w:val="TableEntry"/>
            </w:pPr>
            <w:r w:rsidRPr="001F42D3">
              <w:t>0363</w:t>
            </w:r>
          </w:p>
        </w:tc>
        <w:tc>
          <w:tcPr>
            <w:tcW w:w="900" w:type="dxa"/>
          </w:tcPr>
          <w:p w14:paraId="13B61400" w14:textId="314EF454" w:rsidR="00B11855" w:rsidRPr="001F42D3" w:rsidRDefault="00B11855" w:rsidP="00863A9A">
            <w:pPr>
              <w:pStyle w:val="TableEntry"/>
            </w:pPr>
          </w:p>
        </w:tc>
        <w:tc>
          <w:tcPr>
            <w:tcW w:w="1193" w:type="dxa"/>
          </w:tcPr>
          <w:p w14:paraId="4B29EF02" w14:textId="3CFFF57C" w:rsidR="00B11855" w:rsidRPr="001F42D3" w:rsidRDefault="003D003E" w:rsidP="00863A9A">
            <w:pPr>
              <w:pStyle w:val="TableEntry"/>
            </w:pPr>
            <w:r w:rsidRPr="001F42D3">
              <w:t>BSC</w:t>
            </w:r>
          </w:p>
        </w:tc>
      </w:tr>
      <w:tr w:rsidR="00D57E5E" w:rsidRPr="001F42D3" w14:paraId="38966777" w14:textId="77777777" w:rsidTr="00CF5627">
        <w:trPr>
          <w:cantSplit/>
          <w:jc w:val="center"/>
        </w:trPr>
        <w:tc>
          <w:tcPr>
            <w:tcW w:w="1525" w:type="dxa"/>
          </w:tcPr>
          <w:p w14:paraId="2E6E3005" w14:textId="477E4C5F" w:rsidR="00B11855" w:rsidRPr="001F42D3" w:rsidRDefault="003D003E" w:rsidP="00CF5627">
            <w:pPr>
              <w:pStyle w:val="TableEntryItalicindent"/>
            </w:pPr>
            <w:r w:rsidRPr="001F42D3">
              <w:t>identifier type code</w:t>
            </w:r>
          </w:p>
        </w:tc>
        <w:tc>
          <w:tcPr>
            <w:tcW w:w="810" w:type="dxa"/>
          </w:tcPr>
          <w:p w14:paraId="5434FA12" w14:textId="5344A5D6" w:rsidR="00B11855" w:rsidRPr="001F42D3" w:rsidRDefault="003D003E" w:rsidP="00CF5627">
            <w:pPr>
              <w:pStyle w:val="TableEntry"/>
              <w:rPr>
                <w:i/>
                <w:iCs/>
              </w:rPr>
            </w:pPr>
            <w:r w:rsidRPr="001F42D3">
              <w:rPr>
                <w:i/>
                <w:iCs/>
              </w:rPr>
              <w:t>5</w:t>
            </w:r>
          </w:p>
        </w:tc>
        <w:tc>
          <w:tcPr>
            <w:tcW w:w="810" w:type="dxa"/>
          </w:tcPr>
          <w:p w14:paraId="0F6A5E9B" w14:textId="0B9AEDF8" w:rsidR="00B11855" w:rsidRPr="001F42D3" w:rsidRDefault="003D003E" w:rsidP="00863A9A">
            <w:pPr>
              <w:pStyle w:val="TableEntry"/>
            </w:pPr>
            <w:r w:rsidRPr="001F42D3">
              <w:t>ID</w:t>
            </w:r>
          </w:p>
        </w:tc>
        <w:tc>
          <w:tcPr>
            <w:tcW w:w="720" w:type="dxa"/>
          </w:tcPr>
          <w:p w14:paraId="7EBC2085" w14:textId="51A7F3CC" w:rsidR="00B11855" w:rsidRPr="001F42D3" w:rsidRDefault="003D003E" w:rsidP="00863A9A">
            <w:pPr>
              <w:pStyle w:val="TableEntry"/>
            </w:pPr>
            <w:r w:rsidRPr="001F42D3">
              <w:t>5</w:t>
            </w:r>
          </w:p>
        </w:tc>
        <w:tc>
          <w:tcPr>
            <w:tcW w:w="720" w:type="dxa"/>
          </w:tcPr>
          <w:p w14:paraId="123881B6" w14:textId="3340B57F" w:rsidR="00B11855" w:rsidRPr="001F42D3" w:rsidRDefault="003D003E" w:rsidP="00863A9A">
            <w:pPr>
              <w:pStyle w:val="TableEntry"/>
            </w:pPr>
            <w:r w:rsidRPr="001F42D3">
              <w:t>O</w:t>
            </w:r>
          </w:p>
        </w:tc>
        <w:tc>
          <w:tcPr>
            <w:tcW w:w="810" w:type="dxa"/>
          </w:tcPr>
          <w:p w14:paraId="1CD4CC1B" w14:textId="547FA18D" w:rsidR="00B11855" w:rsidRPr="001F42D3" w:rsidRDefault="00B11855" w:rsidP="00863A9A">
            <w:pPr>
              <w:pStyle w:val="TableEntry"/>
            </w:pPr>
          </w:p>
        </w:tc>
        <w:tc>
          <w:tcPr>
            <w:tcW w:w="630" w:type="dxa"/>
          </w:tcPr>
          <w:p w14:paraId="2AA6E8FF" w14:textId="3F6584F3" w:rsidR="00B11855" w:rsidRPr="001F42D3" w:rsidRDefault="003D003E" w:rsidP="00863A9A">
            <w:pPr>
              <w:pStyle w:val="TableEntry"/>
            </w:pPr>
            <w:r w:rsidRPr="001F42D3">
              <w:t>0</w:t>
            </w:r>
          </w:p>
        </w:tc>
        <w:tc>
          <w:tcPr>
            <w:tcW w:w="810" w:type="dxa"/>
          </w:tcPr>
          <w:p w14:paraId="60455986" w14:textId="34AA393E" w:rsidR="00B11855" w:rsidRPr="001F42D3" w:rsidRDefault="003D003E" w:rsidP="00863A9A">
            <w:pPr>
              <w:pStyle w:val="TableEntry"/>
            </w:pPr>
            <w:r w:rsidRPr="001F42D3">
              <w:t>1</w:t>
            </w:r>
          </w:p>
        </w:tc>
        <w:tc>
          <w:tcPr>
            <w:tcW w:w="810" w:type="dxa"/>
          </w:tcPr>
          <w:p w14:paraId="5F88502E" w14:textId="0162C6A2" w:rsidR="00B11855" w:rsidRPr="001F42D3" w:rsidRDefault="003D003E" w:rsidP="00863A9A">
            <w:pPr>
              <w:pStyle w:val="TableEntry"/>
            </w:pPr>
            <w:r w:rsidRPr="001F42D3">
              <w:t>0203</w:t>
            </w:r>
          </w:p>
        </w:tc>
        <w:tc>
          <w:tcPr>
            <w:tcW w:w="900" w:type="dxa"/>
          </w:tcPr>
          <w:p w14:paraId="0B78E123" w14:textId="456AF6CA" w:rsidR="00B11855" w:rsidRPr="001F42D3" w:rsidRDefault="00B11855" w:rsidP="00863A9A">
            <w:pPr>
              <w:pStyle w:val="TableEntry"/>
            </w:pPr>
          </w:p>
        </w:tc>
        <w:tc>
          <w:tcPr>
            <w:tcW w:w="1193" w:type="dxa"/>
          </w:tcPr>
          <w:p w14:paraId="3761A8D3" w14:textId="338A773B" w:rsidR="00B11855" w:rsidRPr="001F42D3" w:rsidRDefault="003D003E" w:rsidP="00863A9A">
            <w:pPr>
              <w:pStyle w:val="TableEntry"/>
            </w:pPr>
            <w:r w:rsidRPr="001F42D3">
              <w:t>U</w:t>
            </w:r>
          </w:p>
        </w:tc>
      </w:tr>
      <w:tr w:rsidR="00D57E5E" w:rsidRPr="001F42D3" w14:paraId="3C93453A" w14:textId="77777777" w:rsidTr="00CF5627">
        <w:trPr>
          <w:cantSplit/>
          <w:jc w:val="center"/>
        </w:trPr>
        <w:tc>
          <w:tcPr>
            <w:tcW w:w="1525" w:type="dxa"/>
          </w:tcPr>
          <w:p w14:paraId="7D0C1EA3" w14:textId="620CDB30" w:rsidR="00B11855" w:rsidRPr="001F42D3" w:rsidRDefault="003D003E" w:rsidP="00863A9A">
            <w:pPr>
              <w:pStyle w:val="TableEntry"/>
            </w:pPr>
            <w:r w:rsidRPr="001F42D3">
              <w:t>Patient Name</w:t>
            </w:r>
          </w:p>
        </w:tc>
        <w:tc>
          <w:tcPr>
            <w:tcW w:w="810" w:type="dxa"/>
          </w:tcPr>
          <w:p w14:paraId="55004E52" w14:textId="2241A897" w:rsidR="00B11855" w:rsidRPr="001F42D3" w:rsidRDefault="003D003E" w:rsidP="00863A9A">
            <w:pPr>
              <w:pStyle w:val="TableEntry"/>
            </w:pPr>
            <w:r w:rsidRPr="001F42D3">
              <w:t>5</w:t>
            </w:r>
          </w:p>
        </w:tc>
        <w:tc>
          <w:tcPr>
            <w:tcW w:w="810" w:type="dxa"/>
          </w:tcPr>
          <w:p w14:paraId="07C98A6A" w14:textId="4BED6EC3" w:rsidR="00B11855" w:rsidRPr="001F42D3" w:rsidRDefault="003D003E" w:rsidP="00863A9A">
            <w:pPr>
              <w:pStyle w:val="TableEntry"/>
            </w:pPr>
            <w:r w:rsidRPr="001F42D3">
              <w:t>XPN</w:t>
            </w:r>
          </w:p>
        </w:tc>
        <w:tc>
          <w:tcPr>
            <w:tcW w:w="720" w:type="dxa"/>
          </w:tcPr>
          <w:p w14:paraId="59CFCA31" w14:textId="6EBF1ABC" w:rsidR="00B11855" w:rsidRPr="001F42D3" w:rsidRDefault="003D003E" w:rsidP="00863A9A">
            <w:pPr>
              <w:pStyle w:val="TableEntry"/>
            </w:pPr>
            <w:r w:rsidRPr="001F42D3">
              <w:t>294</w:t>
            </w:r>
          </w:p>
        </w:tc>
        <w:tc>
          <w:tcPr>
            <w:tcW w:w="720" w:type="dxa"/>
          </w:tcPr>
          <w:p w14:paraId="138C90CC" w14:textId="34718DB7" w:rsidR="00B11855" w:rsidRPr="001F42D3" w:rsidRDefault="003D003E" w:rsidP="00863A9A">
            <w:pPr>
              <w:pStyle w:val="TableEntry"/>
            </w:pPr>
            <w:r w:rsidRPr="001F42D3">
              <w:t>RE</w:t>
            </w:r>
          </w:p>
        </w:tc>
        <w:tc>
          <w:tcPr>
            <w:tcW w:w="810" w:type="dxa"/>
          </w:tcPr>
          <w:p w14:paraId="129B912B" w14:textId="03568338" w:rsidR="00B11855" w:rsidRPr="001F42D3" w:rsidRDefault="003D003E" w:rsidP="00863A9A">
            <w:pPr>
              <w:pStyle w:val="TableEntry"/>
            </w:pPr>
            <w:r w:rsidRPr="001F42D3">
              <w:t>True</w:t>
            </w:r>
          </w:p>
        </w:tc>
        <w:tc>
          <w:tcPr>
            <w:tcW w:w="630" w:type="dxa"/>
          </w:tcPr>
          <w:p w14:paraId="751CD4CB" w14:textId="28F4B7BD" w:rsidR="00B11855" w:rsidRPr="001F42D3" w:rsidRDefault="003D003E" w:rsidP="00863A9A">
            <w:pPr>
              <w:pStyle w:val="TableEntry"/>
            </w:pPr>
            <w:r w:rsidRPr="001F42D3">
              <w:t>1</w:t>
            </w:r>
          </w:p>
        </w:tc>
        <w:tc>
          <w:tcPr>
            <w:tcW w:w="810" w:type="dxa"/>
          </w:tcPr>
          <w:p w14:paraId="6E1C5618" w14:textId="4F399092" w:rsidR="00B11855" w:rsidRPr="001F42D3" w:rsidRDefault="003D003E" w:rsidP="00863A9A">
            <w:pPr>
              <w:pStyle w:val="TableEntry"/>
            </w:pPr>
            <w:r w:rsidRPr="001F42D3">
              <w:t>*</w:t>
            </w:r>
          </w:p>
        </w:tc>
        <w:tc>
          <w:tcPr>
            <w:tcW w:w="810" w:type="dxa"/>
          </w:tcPr>
          <w:p w14:paraId="501FDBB7" w14:textId="6E6C12BE" w:rsidR="00B11855" w:rsidRPr="001F42D3" w:rsidRDefault="00B11855" w:rsidP="00863A9A">
            <w:pPr>
              <w:pStyle w:val="TableEntry"/>
            </w:pPr>
          </w:p>
        </w:tc>
        <w:tc>
          <w:tcPr>
            <w:tcW w:w="900" w:type="dxa"/>
          </w:tcPr>
          <w:p w14:paraId="713CE534" w14:textId="4317FDD5" w:rsidR="00B11855" w:rsidRPr="001F42D3" w:rsidRDefault="00B11855" w:rsidP="00863A9A">
            <w:pPr>
              <w:pStyle w:val="TableEntry"/>
            </w:pPr>
          </w:p>
        </w:tc>
        <w:tc>
          <w:tcPr>
            <w:tcW w:w="1193" w:type="dxa"/>
          </w:tcPr>
          <w:p w14:paraId="4831E10B" w14:textId="0A71A322" w:rsidR="00B11855" w:rsidRPr="001F42D3" w:rsidRDefault="00B11855" w:rsidP="00863A9A">
            <w:pPr>
              <w:pStyle w:val="TableEntry"/>
            </w:pPr>
          </w:p>
        </w:tc>
      </w:tr>
      <w:tr w:rsidR="00D57E5E" w:rsidRPr="001F42D3" w14:paraId="20BEEBC3" w14:textId="77777777" w:rsidTr="00CF5627">
        <w:trPr>
          <w:cantSplit/>
          <w:jc w:val="center"/>
        </w:trPr>
        <w:tc>
          <w:tcPr>
            <w:tcW w:w="1525" w:type="dxa"/>
          </w:tcPr>
          <w:p w14:paraId="78D3A0ED" w14:textId="49C87706" w:rsidR="00B11855" w:rsidRPr="001F42D3" w:rsidRDefault="003D003E" w:rsidP="00CF5627">
            <w:pPr>
              <w:pStyle w:val="TableEntryItalicindent"/>
            </w:pPr>
            <w:r w:rsidRPr="001F42D3">
              <w:t>family name</w:t>
            </w:r>
          </w:p>
        </w:tc>
        <w:tc>
          <w:tcPr>
            <w:tcW w:w="810" w:type="dxa"/>
          </w:tcPr>
          <w:p w14:paraId="69D1A2A6" w14:textId="2A8B04B0" w:rsidR="00B11855" w:rsidRPr="001F42D3" w:rsidRDefault="003D003E" w:rsidP="00CF5627">
            <w:pPr>
              <w:pStyle w:val="TableEntry"/>
              <w:rPr>
                <w:i/>
                <w:iCs/>
              </w:rPr>
            </w:pPr>
            <w:r w:rsidRPr="001F42D3">
              <w:rPr>
                <w:i/>
                <w:iCs/>
              </w:rPr>
              <w:t>1</w:t>
            </w:r>
          </w:p>
        </w:tc>
        <w:tc>
          <w:tcPr>
            <w:tcW w:w="810" w:type="dxa"/>
          </w:tcPr>
          <w:p w14:paraId="2A59B291" w14:textId="323F8FCE" w:rsidR="00B11855" w:rsidRPr="001F42D3" w:rsidRDefault="003D003E" w:rsidP="00863A9A">
            <w:pPr>
              <w:pStyle w:val="TableEntry"/>
            </w:pPr>
            <w:r w:rsidRPr="001F42D3">
              <w:t>FN</w:t>
            </w:r>
          </w:p>
        </w:tc>
        <w:tc>
          <w:tcPr>
            <w:tcW w:w="720" w:type="dxa"/>
          </w:tcPr>
          <w:p w14:paraId="4E242C9B" w14:textId="4B7CB0B2" w:rsidR="00B11855" w:rsidRPr="001F42D3" w:rsidRDefault="003D003E" w:rsidP="00863A9A">
            <w:pPr>
              <w:pStyle w:val="TableEntry"/>
            </w:pPr>
            <w:r w:rsidRPr="001F42D3">
              <w:t>194</w:t>
            </w:r>
          </w:p>
        </w:tc>
        <w:tc>
          <w:tcPr>
            <w:tcW w:w="720" w:type="dxa"/>
          </w:tcPr>
          <w:p w14:paraId="5CD01E88" w14:textId="099374DC" w:rsidR="00B11855" w:rsidRPr="001F42D3" w:rsidRDefault="003D003E" w:rsidP="00863A9A">
            <w:pPr>
              <w:pStyle w:val="TableEntry"/>
            </w:pPr>
            <w:r w:rsidRPr="001F42D3">
              <w:t>O</w:t>
            </w:r>
          </w:p>
        </w:tc>
        <w:tc>
          <w:tcPr>
            <w:tcW w:w="810" w:type="dxa"/>
          </w:tcPr>
          <w:p w14:paraId="37303AA6" w14:textId="78F6C761" w:rsidR="00B11855" w:rsidRPr="001F42D3" w:rsidRDefault="00B11855" w:rsidP="00863A9A">
            <w:pPr>
              <w:pStyle w:val="TableEntry"/>
            </w:pPr>
          </w:p>
        </w:tc>
        <w:tc>
          <w:tcPr>
            <w:tcW w:w="630" w:type="dxa"/>
          </w:tcPr>
          <w:p w14:paraId="5046B3B7" w14:textId="2E4BBB91" w:rsidR="00B11855" w:rsidRPr="001F42D3" w:rsidRDefault="003D003E" w:rsidP="00863A9A">
            <w:pPr>
              <w:pStyle w:val="TableEntry"/>
            </w:pPr>
            <w:r w:rsidRPr="001F42D3">
              <w:t>0</w:t>
            </w:r>
          </w:p>
        </w:tc>
        <w:tc>
          <w:tcPr>
            <w:tcW w:w="810" w:type="dxa"/>
          </w:tcPr>
          <w:p w14:paraId="43696346" w14:textId="2A676FBC" w:rsidR="00B11855" w:rsidRPr="001F42D3" w:rsidRDefault="003D003E" w:rsidP="00863A9A">
            <w:pPr>
              <w:pStyle w:val="TableEntry"/>
            </w:pPr>
            <w:r w:rsidRPr="001F42D3">
              <w:t>1</w:t>
            </w:r>
          </w:p>
        </w:tc>
        <w:tc>
          <w:tcPr>
            <w:tcW w:w="810" w:type="dxa"/>
          </w:tcPr>
          <w:p w14:paraId="3D124E92" w14:textId="5D3652C4" w:rsidR="00B11855" w:rsidRPr="001F42D3" w:rsidRDefault="00B11855" w:rsidP="00863A9A">
            <w:pPr>
              <w:pStyle w:val="TableEntry"/>
            </w:pPr>
          </w:p>
        </w:tc>
        <w:tc>
          <w:tcPr>
            <w:tcW w:w="900" w:type="dxa"/>
          </w:tcPr>
          <w:p w14:paraId="025CFE3A" w14:textId="08121062" w:rsidR="00B11855" w:rsidRPr="001F42D3" w:rsidRDefault="00B11855" w:rsidP="00863A9A">
            <w:pPr>
              <w:pStyle w:val="TableEntry"/>
            </w:pPr>
          </w:p>
        </w:tc>
        <w:tc>
          <w:tcPr>
            <w:tcW w:w="1193" w:type="dxa"/>
          </w:tcPr>
          <w:p w14:paraId="4491999D" w14:textId="2162B00D" w:rsidR="00B11855" w:rsidRPr="001F42D3" w:rsidRDefault="003D003E" w:rsidP="00863A9A">
            <w:pPr>
              <w:pStyle w:val="TableEntry"/>
            </w:pPr>
            <w:r w:rsidRPr="001F42D3">
              <w:t>DOE</w:t>
            </w:r>
          </w:p>
        </w:tc>
      </w:tr>
      <w:tr w:rsidR="00D57E5E" w:rsidRPr="001F42D3" w14:paraId="0B93F48B" w14:textId="77777777" w:rsidTr="00CF5627">
        <w:trPr>
          <w:cantSplit/>
          <w:jc w:val="center"/>
        </w:trPr>
        <w:tc>
          <w:tcPr>
            <w:tcW w:w="1525" w:type="dxa"/>
          </w:tcPr>
          <w:p w14:paraId="57676C82" w14:textId="00F7F75D" w:rsidR="00B11855" w:rsidRPr="001F42D3" w:rsidRDefault="003D003E" w:rsidP="00CF5627">
            <w:pPr>
              <w:pStyle w:val="TableEntryItalicindent"/>
            </w:pPr>
            <w:r w:rsidRPr="001F42D3">
              <w:t>given name</w:t>
            </w:r>
          </w:p>
        </w:tc>
        <w:tc>
          <w:tcPr>
            <w:tcW w:w="810" w:type="dxa"/>
          </w:tcPr>
          <w:p w14:paraId="35BA9ACF" w14:textId="43D95F89" w:rsidR="00B11855" w:rsidRPr="001F42D3" w:rsidRDefault="003D003E" w:rsidP="00CF5627">
            <w:pPr>
              <w:pStyle w:val="TableEntry"/>
              <w:rPr>
                <w:i/>
                <w:iCs/>
              </w:rPr>
            </w:pPr>
            <w:r w:rsidRPr="001F42D3">
              <w:rPr>
                <w:i/>
                <w:iCs/>
              </w:rPr>
              <w:t>2</w:t>
            </w:r>
          </w:p>
        </w:tc>
        <w:tc>
          <w:tcPr>
            <w:tcW w:w="810" w:type="dxa"/>
          </w:tcPr>
          <w:p w14:paraId="52D1BA09" w14:textId="0532DFD1" w:rsidR="00B11855" w:rsidRPr="001F42D3" w:rsidRDefault="003D003E" w:rsidP="00863A9A">
            <w:pPr>
              <w:pStyle w:val="TableEntry"/>
            </w:pPr>
            <w:r w:rsidRPr="001F42D3">
              <w:t>ST</w:t>
            </w:r>
          </w:p>
        </w:tc>
        <w:tc>
          <w:tcPr>
            <w:tcW w:w="720" w:type="dxa"/>
          </w:tcPr>
          <w:p w14:paraId="52DAC602" w14:textId="0BC11A17" w:rsidR="00B11855" w:rsidRPr="001F42D3" w:rsidRDefault="003D003E" w:rsidP="00863A9A">
            <w:pPr>
              <w:pStyle w:val="TableEntry"/>
            </w:pPr>
            <w:r w:rsidRPr="001F42D3">
              <w:t>30</w:t>
            </w:r>
          </w:p>
        </w:tc>
        <w:tc>
          <w:tcPr>
            <w:tcW w:w="720" w:type="dxa"/>
          </w:tcPr>
          <w:p w14:paraId="2DEB134B" w14:textId="0A128A93" w:rsidR="00B11855" w:rsidRPr="001F42D3" w:rsidRDefault="003D003E" w:rsidP="00863A9A">
            <w:pPr>
              <w:pStyle w:val="TableEntry"/>
            </w:pPr>
            <w:r w:rsidRPr="001F42D3">
              <w:t>O</w:t>
            </w:r>
          </w:p>
        </w:tc>
        <w:tc>
          <w:tcPr>
            <w:tcW w:w="810" w:type="dxa"/>
          </w:tcPr>
          <w:p w14:paraId="2E4FF28C" w14:textId="045ACEF2" w:rsidR="00B11855" w:rsidRPr="001F42D3" w:rsidRDefault="00B11855" w:rsidP="00863A9A">
            <w:pPr>
              <w:pStyle w:val="TableEntry"/>
            </w:pPr>
          </w:p>
        </w:tc>
        <w:tc>
          <w:tcPr>
            <w:tcW w:w="630" w:type="dxa"/>
          </w:tcPr>
          <w:p w14:paraId="4C18B794" w14:textId="2AC1CD77" w:rsidR="00B11855" w:rsidRPr="001F42D3" w:rsidRDefault="003D003E" w:rsidP="00863A9A">
            <w:pPr>
              <w:pStyle w:val="TableEntry"/>
            </w:pPr>
            <w:r w:rsidRPr="001F42D3">
              <w:t>0</w:t>
            </w:r>
          </w:p>
        </w:tc>
        <w:tc>
          <w:tcPr>
            <w:tcW w:w="810" w:type="dxa"/>
          </w:tcPr>
          <w:p w14:paraId="6B4796FC" w14:textId="67F426DE" w:rsidR="00B11855" w:rsidRPr="001F42D3" w:rsidRDefault="003D003E" w:rsidP="00863A9A">
            <w:pPr>
              <w:pStyle w:val="TableEntry"/>
            </w:pPr>
            <w:r w:rsidRPr="001F42D3">
              <w:t>1</w:t>
            </w:r>
          </w:p>
        </w:tc>
        <w:tc>
          <w:tcPr>
            <w:tcW w:w="810" w:type="dxa"/>
          </w:tcPr>
          <w:p w14:paraId="347822CE" w14:textId="1C840E48" w:rsidR="00B11855" w:rsidRPr="001F42D3" w:rsidRDefault="00B11855" w:rsidP="00863A9A">
            <w:pPr>
              <w:pStyle w:val="TableEntry"/>
            </w:pPr>
          </w:p>
        </w:tc>
        <w:tc>
          <w:tcPr>
            <w:tcW w:w="900" w:type="dxa"/>
          </w:tcPr>
          <w:p w14:paraId="7FDC09FB" w14:textId="1124AEC2" w:rsidR="00B11855" w:rsidRPr="001F42D3" w:rsidRDefault="00B11855" w:rsidP="00863A9A">
            <w:pPr>
              <w:pStyle w:val="TableEntry"/>
            </w:pPr>
          </w:p>
        </w:tc>
        <w:tc>
          <w:tcPr>
            <w:tcW w:w="1193" w:type="dxa"/>
          </w:tcPr>
          <w:p w14:paraId="3777D786" w14:textId="475110B5" w:rsidR="00B11855" w:rsidRPr="001F42D3" w:rsidRDefault="003D003E" w:rsidP="00863A9A">
            <w:pPr>
              <w:pStyle w:val="TableEntry"/>
            </w:pPr>
            <w:r w:rsidRPr="001F42D3">
              <w:t>JOHN</w:t>
            </w:r>
          </w:p>
        </w:tc>
      </w:tr>
      <w:tr w:rsidR="00D57E5E" w:rsidRPr="001F42D3" w14:paraId="4D0A68E1" w14:textId="77777777" w:rsidTr="00CF5627">
        <w:trPr>
          <w:cantSplit/>
          <w:jc w:val="center"/>
        </w:trPr>
        <w:tc>
          <w:tcPr>
            <w:tcW w:w="1525" w:type="dxa"/>
          </w:tcPr>
          <w:p w14:paraId="46192933" w14:textId="2FAA172B" w:rsidR="00B11855" w:rsidRPr="001F42D3" w:rsidRDefault="003D003E" w:rsidP="00CF5627">
            <w:pPr>
              <w:pStyle w:val="TableEntryItalicindent"/>
            </w:pPr>
            <w:r w:rsidRPr="001F42D3">
              <w:t>second and further given names or initials thereof</w:t>
            </w:r>
          </w:p>
        </w:tc>
        <w:tc>
          <w:tcPr>
            <w:tcW w:w="810" w:type="dxa"/>
          </w:tcPr>
          <w:p w14:paraId="4E4E65EA" w14:textId="2B478F89" w:rsidR="00B11855" w:rsidRPr="001F42D3" w:rsidRDefault="003D003E" w:rsidP="00CF5627">
            <w:pPr>
              <w:pStyle w:val="TableEntry"/>
              <w:rPr>
                <w:i/>
                <w:iCs/>
              </w:rPr>
            </w:pPr>
            <w:r w:rsidRPr="001F42D3">
              <w:rPr>
                <w:i/>
                <w:iCs/>
              </w:rPr>
              <w:t>3</w:t>
            </w:r>
          </w:p>
        </w:tc>
        <w:tc>
          <w:tcPr>
            <w:tcW w:w="810" w:type="dxa"/>
          </w:tcPr>
          <w:p w14:paraId="30A89A6D" w14:textId="735A361C" w:rsidR="00B11855" w:rsidRPr="001F42D3" w:rsidRDefault="003D003E" w:rsidP="00863A9A">
            <w:pPr>
              <w:pStyle w:val="TableEntry"/>
            </w:pPr>
            <w:r w:rsidRPr="001F42D3">
              <w:t>ST</w:t>
            </w:r>
          </w:p>
        </w:tc>
        <w:tc>
          <w:tcPr>
            <w:tcW w:w="720" w:type="dxa"/>
          </w:tcPr>
          <w:p w14:paraId="4F3907F6" w14:textId="66DACAFA" w:rsidR="00B11855" w:rsidRPr="001F42D3" w:rsidRDefault="003D003E" w:rsidP="00863A9A">
            <w:pPr>
              <w:pStyle w:val="TableEntry"/>
            </w:pPr>
            <w:r w:rsidRPr="001F42D3">
              <w:t>30</w:t>
            </w:r>
          </w:p>
        </w:tc>
        <w:tc>
          <w:tcPr>
            <w:tcW w:w="720" w:type="dxa"/>
          </w:tcPr>
          <w:p w14:paraId="59F34354" w14:textId="72A9CDEE" w:rsidR="00B11855" w:rsidRPr="001F42D3" w:rsidRDefault="003D003E" w:rsidP="00863A9A">
            <w:pPr>
              <w:pStyle w:val="TableEntry"/>
            </w:pPr>
            <w:r w:rsidRPr="001F42D3">
              <w:t>O</w:t>
            </w:r>
          </w:p>
        </w:tc>
        <w:tc>
          <w:tcPr>
            <w:tcW w:w="810" w:type="dxa"/>
          </w:tcPr>
          <w:p w14:paraId="646ADAFC" w14:textId="774E1FFD" w:rsidR="00B11855" w:rsidRPr="001F42D3" w:rsidRDefault="00B11855" w:rsidP="00863A9A">
            <w:pPr>
              <w:pStyle w:val="TableEntry"/>
            </w:pPr>
          </w:p>
        </w:tc>
        <w:tc>
          <w:tcPr>
            <w:tcW w:w="630" w:type="dxa"/>
          </w:tcPr>
          <w:p w14:paraId="725FDDD8" w14:textId="0B2E28EC" w:rsidR="00B11855" w:rsidRPr="001F42D3" w:rsidRDefault="003D003E" w:rsidP="00863A9A">
            <w:pPr>
              <w:pStyle w:val="TableEntry"/>
            </w:pPr>
            <w:r w:rsidRPr="001F42D3">
              <w:t>0</w:t>
            </w:r>
          </w:p>
        </w:tc>
        <w:tc>
          <w:tcPr>
            <w:tcW w:w="810" w:type="dxa"/>
          </w:tcPr>
          <w:p w14:paraId="62CEA1AD" w14:textId="04E48A87" w:rsidR="00B11855" w:rsidRPr="001F42D3" w:rsidRDefault="003D003E" w:rsidP="00863A9A">
            <w:pPr>
              <w:pStyle w:val="TableEntry"/>
            </w:pPr>
            <w:r w:rsidRPr="001F42D3">
              <w:t>1</w:t>
            </w:r>
          </w:p>
        </w:tc>
        <w:tc>
          <w:tcPr>
            <w:tcW w:w="810" w:type="dxa"/>
          </w:tcPr>
          <w:p w14:paraId="2C1D4D94" w14:textId="4EA317A3" w:rsidR="00B11855" w:rsidRPr="001F42D3" w:rsidRDefault="00B11855" w:rsidP="00863A9A">
            <w:pPr>
              <w:pStyle w:val="TableEntry"/>
            </w:pPr>
          </w:p>
        </w:tc>
        <w:tc>
          <w:tcPr>
            <w:tcW w:w="900" w:type="dxa"/>
          </w:tcPr>
          <w:p w14:paraId="7B35F789" w14:textId="61CEA3B3" w:rsidR="00B11855" w:rsidRPr="001F42D3" w:rsidRDefault="00B11855" w:rsidP="00863A9A">
            <w:pPr>
              <w:pStyle w:val="TableEntry"/>
            </w:pPr>
          </w:p>
        </w:tc>
        <w:tc>
          <w:tcPr>
            <w:tcW w:w="1193" w:type="dxa"/>
          </w:tcPr>
          <w:p w14:paraId="60663BA1" w14:textId="4F6B01E9" w:rsidR="00B11855" w:rsidRPr="001F42D3" w:rsidRDefault="003D003E" w:rsidP="00863A9A">
            <w:pPr>
              <w:pStyle w:val="TableEntry"/>
            </w:pPr>
            <w:r w:rsidRPr="001F42D3">
              <w:t>S</w:t>
            </w:r>
          </w:p>
        </w:tc>
      </w:tr>
      <w:tr w:rsidR="00D57E5E" w:rsidRPr="001F42D3" w14:paraId="6455344D" w14:textId="77777777" w:rsidTr="00CF5627">
        <w:trPr>
          <w:cantSplit/>
          <w:jc w:val="center"/>
        </w:trPr>
        <w:tc>
          <w:tcPr>
            <w:tcW w:w="1525" w:type="dxa"/>
          </w:tcPr>
          <w:p w14:paraId="23664DF7" w14:textId="2FEA3A56" w:rsidR="00B11855" w:rsidRPr="001F42D3" w:rsidRDefault="003D003E" w:rsidP="00CF5627">
            <w:pPr>
              <w:pStyle w:val="TableEntryItalicindent"/>
            </w:pPr>
            <w:r w:rsidRPr="001F42D3">
              <w:t>suffix (e.g., JR or III)</w:t>
            </w:r>
          </w:p>
        </w:tc>
        <w:tc>
          <w:tcPr>
            <w:tcW w:w="810" w:type="dxa"/>
          </w:tcPr>
          <w:p w14:paraId="26C9C87C" w14:textId="47CCC03F" w:rsidR="00B11855" w:rsidRPr="001F42D3" w:rsidRDefault="003D003E" w:rsidP="00CF5627">
            <w:pPr>
              <w:pStyle w:val="TableEntry"/>
              <w:rPr>
                <w:i/>
                <w:iCs/>
              </w:rPr>
            </w:pPr>
            <w:r w:rsidRPr="001F42D3">
              <w:rPr>
                <w:i/>
                <w:iCs/>
              </w:rPr>
              <w:t>4</w:t>
            </w:r>
          </w:p>
        </w:tc>
        <w:tc>
          <w:tcPr>
            <w:tcW w:w="810" w:type="dxa"/>
          </w:tcPr>
          <w:p w14:paraId="261D0907" w14:textId="14F803E9" w:rsidR="00B11855" w:rsidRPr="001F42D3" w:rsidRDefault="003D003E" w:rsidP="00863A9A">
            <w:pPr>
              <w:pStyle w:val="TableEntry"/>
            </w:pPr>
            <w:r w:rsidRPr="001F42D3">
              <w:t>ST</w:t>
            </w:r>
          </w:p>
        </w:tc>
        <w:tc>
          <w:tcPr>
            <w:tcW w:w="720" w:type="dxa"/>
          </w:tcPr>
          <w:p w14:paraId="42F00C10" w14:textId="09BABF04" w:rsidR="00B11855" w:rsidRPr="001F42D3" w:rsidRDefault="003D003E" w:rsidP="00863A9A">
            <w:pPr>
              <w:pStyle w:val="TableEntry"/>
            </w:pPr>
            <w:r w:rsidRPr="001F42D3">
              <w:t>20</w:t>
            </w:r>
          </w:p>
        </w:tc>
        <w:tc>
          <w:tcPr>
            <w:tcW w:w="720" w:type="dxa"/>
          </w:tcPr>
          <w:p w14:paraId="0E0B9656" w14:textId="5C3EA6DC" w:rsidR="00B11855" w:rsidRPr="001F42D3" w:rsidRDefault="003D003E" w:rsidP="00863A9A">
            <w:pPr>
              <w:pStyle w:val="TableEntry"/>
            </w:pPr>
            <w:r w:rsidRPr="001F42D3">
              <w:t>O</w:t>
            </w:r>
          </w:p>
        </w:tc>
        <w:tc>
          <w:tcPr>
            <w:tcW w:w="810" w:type="dxa"/>
          </w:tcPr>
          <w:p w14:paraId="6D931085" w14:textId="6A943EC7" w:rsidR="00B11855" w:rsidRPr="001F42D3" w:rsidRDefault="00B11855" w:rsidP="00863A9A">
            <w:pPr>
              <w:pStyle w:val="TableEntry"/>
            </w:pPr>
          </w:p>
        </w:tc>
        <w:tc>
          <w:tcPr>
            <w:tcW w:w="630" w:type="dxa"/>
          </w:tcPr>
          <w:p w14:paraId="3DEDAFC2" w14:textId="543957F8" w:rsidR="00B11855" w:rsidRPr="001F42D3" w:rsidRDefault="003D003E" w:rsidP="00863A9A">
            <w:pPr>
              <w:pStyle w:val="TableEntry"/>
            </w:pPr>
            <w:r w:rsidRPr="001F42D3">
              <w:t>0</w:t>
            </w:r>
          </w:p>
        </w:tc>
        <w:tc>
          <w:tcPr>
            <w:tcW w:w="810" w:type="dxa"/>
          </w:tcPr>
          <w:p w14:paraId="627C7F9D" w14:textId="36F0B2B7" w:rsidR="00B11855" w:rsidRPr="001F42D3" w:rsidRDefault="003D003E" w:rsidP="00863A9A">
            <w:pPr>
              <w:pStyle w:val="TableEntry"/>
            </w:pPr>
            <w:r w:rsidRPr="001F42D3">
              <w:t>1</w:t>
            </w:r>
          </w:p>
        </w:tc>
        <w:tc>
          <w:tcPr>
            <w:tcW w:w="810" w:type="dxa"/>
          </w:tcPr>
          <w:p w14:paraId="5D389794" w14:textId="4B04E65B" w:rsidR="00B11855" w:rsidRPr="001F42D3" w:rsidRDefault="00B11855" w:rsidP="00863A9A">
            <w:pPr>
              <w:pStyle w:val="TableEntry"/>
            </w:pPr>
          </w:p>
        </w:tc>
        <w:tc>
          <w:tcPr>
            <w:tcW w:w="900" w:type="dxa"/>
          </w:tcPr>
          <w:p w14:paraId="5F1BF808" w14:textId="1605FCAA" w:rsidR="00B11855" w:rsidRPr="001F42D3" w:rsidRDefault="00B11855" w:rsidP="00863A9A">
            <w:pPr>
              <w:pStyle w:val="TableEntry"/>
            </w:pPr>
          </w:p>
        </w:tc>
        <w:tc>
          <w:tcPr>
            <w:tcW w:w="1193" w:type="dxa"/>
          </w:tcPr>
          <w:p w14:paraId="4F0740FE" w14:textId="7EBAC3CC" w:rsidR="00B11855" w:rsidRPr="001F42D3" w:rsidRDefault="003D003E" w:rsidP="00863A9A">
            <w:pPr>
              <w:pStyle w:val="TableEntry"/>
            </w:pPr>
            <w:r w:rsidRPr="001F42D3">
              <w:t>JR</w:t>
            </w:r>
          </w:p>
        </w:tc>
      </w:tr>
      <w:tr w:rsidR="00D57E5E" w:rsidRPr="001F42D3" w14:paraId="1520D925" w14:textId="77777777" w:rsidTr="00CF5627">
        <w:trPr>
          <w:cantSplit/>
          <w:jc w:val="center"/>
        </w:trPr>
        <w:tc>
          <w:tcPr>
            <w:tcW w:w="1525" w:type="dxa"/>
          </w:tcPr>
          <w:p w14:paraId="33C45A9F" w14:textId="5DF6523B" w:rsidR="00B11855" w:rsidRPr="001F42D3" w:rsidRDefault="003D003E" w:rsidP="00863A9A">
            <w:pPr>
              <w:pStyle w:val="TableEntry"/>
            </w:pPr>
            <w:r w:rsidRPr="001F42D3">
              <w:lastRenderedPageBreak/>
              <w:t>Date/Time of Birth</w:t>
            </w:r>
          </w:p>
        </w:tc>
        <w:tc>
          <w:tcPr>
            <w:tcW w:w="810" w:type="dxa"/>
          </w:tcPr>
          <w:p w14:paraId="0ED547C7" w14:textId="4DBD9BA4" w:rsidR="00B11855" w:rsidRPr="001F42D3" w:rsidRDefault="003D003E" w:rsidP="00863A9A">
            <w:pPr>
              <w:pStyle w:val="TableEntry"/>
            </w:pPr>
            <w:r w:rsidRPr="001F42D3">
              <w:t>7</w:t>
            </w:r>
          </w:p>
        </w:tc>
        <w:tc>
          <w:tcPr>
            <w:tcW w:w="810" w:type="dxa"/>
          </w:tcPr>
          <w:p w14:paraId="272F51BF" w14:textId="7E08C63B" w:rsidR="00B11855" w:rsidRPr="001F42D3" w:rsidRDefault="003D003E" w:rsidP="00863A9A">
            <w:pPr>
              <w:pStyle w:val="TableEntry"/>
            </w:pPr>
            <w:r w:rsidRPr="001F42D3">
              <w:t>TS</w:t>
            </w:r>
          </w:p>
        </w:tc>
        <w:tc>
          <w:tcPr>
            <w:tcW w:w="720" w:type="dxa"/>
          </w:tcPr>
          <w:p w14:paraId="5D5FC58E" w14:textId="31A9B59A" w:rsidR="00B11855" w:rsidRPr="001F42D3" w:rsidRDefault="003D003E" w:rsidP="00863A9A">
            <w:pPr>
              <w:pStyle w:val="TableEntry"/>
            </w:pPr>
            <w:r w:rsidRPr="001F42D3">
              <w:t>26</w:t>
            </w:r>
          </w:p>
        </w:tc>
        <w:tc>
          <w:tcPr>
            <w:tcW w:w="720" w:type="dxa"/>
          </w:tcPr>
          <w:p w14:paraId="3E2AC921" w14:textId="56A8ABA3" w:rsidR="00B11855" w:rsidRPr="001F42D3" w:rsidRDefault="003D003E" w:rsidP="00863A9A">
            <w:pPr>
              <w:pStyle w:val="TableEntry"/>
            </w:pPr>
            <w:r w:rsidRPr="001F42D3">
              <w:t>RE</w:t>
            </w:r>
          </w:p>
        </w:tc>
        <w:tc>
          <w:tcPr>
            <w:tcW w:w="810" w:type="dxa"/>
          </w:tcPr>
          <w:p w14:paraId="0A72CA16" w14:textId="1FCD6C20" w:rsidR="00B11855" w:rsidRPr="001F42D3" w:rsidRDefault="003D003E" w:rsidP="00863A9A">
            <w:pPr>
              <w:pStyle w:val="TableEntry"/>
            </w:pPr>
            <w:r w:rsidRPr="001F42D3">
              <w:t>False</w:t>
            </w:r>
          </w:p>
        </w:tc>
        <w:tc>
          <w:tcPr>
            <w:tcW w:w="630" w:type="dxa"/>
          </w:tcPr>
          <w:p w14:paraId="70BF7253" w14:textId="26B9CE49" w:rsidR="00B11855" w:rsidRPr="001F42D3" w:rsidRDefault="003D003E" w:rsidP="00863A9A">
            <w:pPr>
              <w:pStyle w:val="TableEntry"/>
            </w:pPr>
            <w:r w:rsidRPr="001F42D3">
              <w:t>0</w:t>
            </w:r>
          </w:p>
        </w:tc>
        <w:tc>
          <w:tcPr>
            <w:tcW w:w="810" w:type="dxa"/>
          </w:tcPr>
          <w:p w14:paraId="7B91CD2A" w14:textId="412B8503" w:rsidR="00B11855" w:rsidRPr="001F42D3" w:rsidRDefault="003D003E" w:rsidP="00863A9A">
            <w:pPr>
              <w:pStyle w:val="TableEntry"/>
            </w:pPr>
            <w:r w:rsidRPr="001F42D3">
              <w:t>1</w:t>
            </w:r>
          </w:p>
        </w:tc>
        <w:tc>
          <w:tcPr>
            <w:tcW w:w="810" w:type="dxa"/>
          </w:tcPr>
          <w:p w14:paraId="2378BD92" w14:textId="3D9A8A4C" w:rsidR="00B11855" w:rsidRPr="001F42D3" w:rsidRDefault="00B11855" w:rsidP="00863A9A">
            <w:pPr>
              <w:pStyle w:val="TableEntry"/>
            </w:pPr>
          </w:p>
        </w:tc>
        <w:tc>
          <w:tcPr>
            <w:tcW w:w="900" w:type="dxa"/>
          </w:tcPr>
          <w:p w14:paraId="6A0D4082" w14:textId="6CB86704" w:rsidR="00B11855" w:rsidRPr="001F42D3" w:rsidRDefault="00B11855" w:rsidP="00863A9A">
            <w:pPr>
              <w:pStyle w:val="TableEntry"/>
            </w:pPr>
          </w:p>
        </w:tc>
        <w:tc>
          <w:tcPr>
            <w:tcW w:w="1193" w:type="dxa"/>
          </w:tcPr>
          <w:p w14:paraId="1970BD74" w14:textId="7954E362" w:rsidR="00B11855" w:rsidRPr="001F42D3" w:rsidRDefault="00B11855" w:rsidP="00863A9A">
            <w:pPr>
              <w:pStyle w:val="TableEntry"/>
            </w:pPr>
          </w:p>
        </w:tc>
      </w:tr>
      <w:tr w:rsidR="00D57E5E" w:rsidRPr="001F42D3" w14:paraId="2CD3831D" w14:textId="77777777" w:rsidTr="00CF5627">
        <w:trPr>
          <w:cantSplit/>
          <w:jc w:val="center"/>
        </w:trPr>
        <w:tc>
          <w:tcPr>
            <w:tcW w:w="1525" w:type="dxa"/>
          </w:tcPr>
          <w:p w14:paraId="2837174A" w14:textId="48A42C33" w:rsidR="00B11855" w:rsidRPr="001F42D3" w:rsidRDefault="003D003E" w:rsidP="00CF5627">
            <w:pPr>
              <w:pStyle w:val="TableEntryItalicindent"/>
            </w:pPr>
            <w:r w:rsidRPr="001F42D3">
              <w:t>time</w:t>
            </w:r>
          </w:p>
        </w:tc>
        <w:tc>
          <w:tcPr>
            <w:tcW w:w="810" w:type="dxa"/>
          </w:tcPr>
          <w:p w14:paraId="64854A39" w14:textId="5D407545" w:rsidR="00B11855" w:rsidRPr="001F42D3" w:rsidRDefault="003D003E" w:rsidP="00CF5627">
            <w:pPr>
              <w:pStyle w:val="TableEntry"/>
              <w:rPr>
                <w:i/>
                <w:iCs/>
              </w:rPr>
            </w:pPr>
            <w:r w:rsidRPr="001F42D3">
              <w:rPr>
                <w:i/>
                <w:iCs/>
              </w:rPr>
              <w:t>1</w:t>
            </w:r>
          </w:p>
        </w:tc>
        <w:tc>
          <w:tcPr>
            <w:tcW w:w="810" w:type="dxa"/>
          </w:tcPr>
          <w:p w14:paraId="687D4C77" w14:textId="0CDFC29E" w:rsidR="00B11855" w:rsidRPr="001F42D3" w:rsidRDefault="003D003E" w:rsidP="00863A9A">
            <w:pPr>
              <w:pStyle w:val="TableEntry"/>
            </w:pPr>
            <w:r w:rsidRPr="001F42D3">
              <w:t>DTM</w:t>
            </w:r>
          </w:p>
        </w:tc>
        <w:tc>
          <w:tcPr>
            <w:tcW w:w="720" w:type="dxa"/>
          </w:tcPr>
          <w:p w14:paraId="29EB5051" w14:textId="7F39E61C" w:rsidR="00B11855" w:rsidRPr="001F42D3" w:rsidRDefault="003D003E" w:rsidP="00863A9A">
            <w:pPr>
              <w:pStyle w:val="TableEntry"/>
            </w:pPr>
            <w:r w:rsidRPr="001F42D3">
              <w:t>24</w:t>
            </w:r>
          </w:p>
        </w:tc>
        <w:tc>
          <w:tcPr>
            <w:tcW w:w="720" w:type="dxa"/>
          </w:tcPr>
          <w:p w14:paraId="4374FA29" w14:textId="6B3DC1A5" w:rsidR="00B11855" w:rsidRPr="001F42D3" w:rsidRDefault="003D003E" w:rsidP="00863A9A">
            <w:pPr>
              <w:pStyle w:val="TableEntry"/>
            </w:pPr>
            <w:r w:rsidRPr="001F42D3">
              <w:t>RE</w:t>
            </w:r>
          </w:p>
        </w:tc>
        <w:tc>
          <w:tcPr>
            <w:tcW w:w="810" w:type="dxa"/>
          </w:tcPr>
          <w:p w14:paraId="79ADBC5A" w14:textId="3B3AD259" w:rsidR="00B11855" w:rsidRPr="001F42D3" w:rsidRDefault="00B11855" w:rsidP="00863A9A">
            <w:pPr>
              <w:pStyle w:val="TableEntry"/>
            </w:pPr>
          </w:p>
        </w:tc>
        <w:tc>
          <w:tcPr>
            <w:tcW w:w="630" w:type="dxa"/>
          </w:tcPr>
          <w:p w14:paraId="191FB126" w14:textId="5AA48077" w:rsidR="00B11855" w:rsidRPr="001F42D3" w:rsidRDefault="003D003E" w:rsidP="00863A9A">
            <w:pPr>
              <w:pStyle w:val="TableEntry"/>
            </w:pPr>
            <w:r w:rsidRPr="001F42D3">
              <w:t>1</w:t>
            </w:r>
          </w:p>
        </w:tc>
        <w:tc>
          <w:tcPr>
            <w:tcW w:w="810" w:type="dxa"/>
          </w:tcPr>
          <w:p w14:paraId="6FDBBA5F" w14:textId="73E130CA" w:rsidR="00B11855" w:rsidRPr="001F42D3" w:rsidRDefault="003D003E" w:rsidP="00863A9A">
            <w:pPr>
              <w:pStyle w:val="TableEntry"/>
            </w:pPr>
            <w:r w:rsidRPr="001F42D3">
              <w:t>1</w:t>
            </w:r>
          </w:p>
        </w:tc>
        <w:tc>
          <w:tcPr>
            <w:tcW w:w="810" w:type="dxa"/>
          </w:tcPr>
          <w:p w14:paraId="5B89B7DC" w14:textId="2119B43D" w:rsidR="00B11855" w:rsidRPr="001F42D3" w:rsidRDefault="00B11855" w:rsidP="00863A9A">
            <w:pPr>
              <w:pStyle w:val="TableEntry"/>
            </w:pPr>
          </w:p>
        </w:tc>
        <w:tc>
          <w:tcPr>
            <w:tcW w:w="900" w:type="dxa"/>
          </w:tcPr>
          <w:p w14:paraId="4D5F5BBF" w14:textId="72244F90" w:rsidR="00B11855" w:rsidRPr="001F42D3" w:rsidRDefault="00B11855" w:rsidP="00863A9A">
            <w:pPr>
              <w:pStyle w:val="TableEntry"/>
            </w:pPr>
          </w:p>
        </w:tc>
        <w:tc>
          <w:tcPr>
            <w:tcW w:w="1193" w:type="dxa"/>
          </w:tcPr>
          <w:p w14:paraId="5E4F8CA5" w14:textId="760D4B7C" w:rsidR="00B11855" w:rsidRPr="001F42D3" w:rsidRDefault="003D003E" w:rsidP="00863A9A">
            <w:pPr>
              <w:pStyle w:val="TableEntry"/>
            </w:pPr>
            <w:r w:rsidRPr="001F42D3">
              <w:t>19600328</w:t>
            </w:r>
          </w:p>
        </w:tc>
      </w:tr>
      <w:tr w:rsidR="00D57E5E" w:rsidRPr="001F42D3" w14:paraId="7CA7524D" w14:textId="77777777" w:rsidTr="00CF5627">
        <w:trPr>
          <w:cantSplit/>
          <w:jc w:val="center"/>
        </w:trPr>
        <w:tc>
          <w:tcPr>
            <w:tcW w:w="1525" w:type="dxa"/>
          </w:tcPr>
          <w:p w14:paraId="4959BBF6" w14:textId="7715BDC5" w:rsidR="00B11855" w:rsidRPr="001F42D3" w:rsidRDefault="003D003E" w:rsidP="00863A9A">
            <w:pPr>
              <w:pStyle w:val="TableEntry"/>
            </w:pPr>
            <w:r w:rsidRPr="001F42D3">
              <w:t>Administrative Sex</w:t>
            </w:r>
          </w:p>
        </w:tc>
        <w:tc>
          <w:tcPr>
            <w:tcW w:w="810" w:type="dxa"/>
          </w:tcPr>
          <w:p w14:paraId="128CB0B3" w14:textId="181E13CC" w:rsidR="00B11855" w:rsidRPr="001F42D3" w:rsidRDefault="003D003E" w:rsidP="00863A9A">
            <w:pPr>
              <w:pStyle w:val="TableEntry"/>
            </w:pPr>
            <w:r w:rsidRPr="001F42D3">
              <w:t>8</w:t>
            </w:r>
          </w:p>
        </w:tc>
        <w:tc>
          <w:tcPr>
            <w:tcW w:w="810" w:type="dxa"/>
          </w:tcPr>
          <w:p w14:paraId="3A637ED2" w14:textId="54EA3BDF" w:rsidR="00B11855" w:rsidRPr="001F42D3" w:rsidRDefault="003D003E" w:rsidP="00863A9A">
            <w:pPr>
              <w:pStyle w:val="TableEntry"/>
            </w:pPr>
            <w:r w:rsidRPr="001F42D3">
              <w:t>IS</w:t>
            </w:r>
          </w:p>
        </w:tc>
        <w:tc>
          <w:tcPr>
            <w:tcW w:w="720" w:type="dxa"/>
          </w:tcPr>
          <w:p w14:paraId="1605162F" w14:textId="3907ADC8" w:rsidR="00B11855" w:rsidRPr="001F42D3" w:rsidRDefault="003D003E" w:rsidP="00863A9A">
            <w:pPr>
              <w:pStyle w:val="TableEntry"/>
            </w:pPr>
            <w:r w:rsidRPr="001F42D3">
              <w:t>1</w:t>
            </w:r>
          </w:p>
        </w:tc>
        <w:tc>
          <w:tcPr>
            <w:tcW w:w="720" w:type="dxa"/>
          </w:tcPr>
          <w:p w14:paraId="5C30BF05" w14:textId="76A2AE57" w:rsidR="00B11855" w:rsidRPr="001F42D3" w:rsidRDefault="003D003E" w:rsidP="00863A9A">
            <w:pPr>
              <w:pStyle w:val="TableEntry"/>
            </w:pPr>
            <w:r w:rsidRPr="001F42D3">
              <w:t>RE</w:t>
            </w:r>
          </w:p>
        </w:tc>
        <w:tc>
          <w:tcPr>
            <w:tcW w:w="810" w:type="dxa"/>
          </w:tcPr>
          <w:p w14:paraId="551D1AA0" w14:textId="5A0733E5" w:rsidR="00B11855" w:rsidRPr="001F42D3" w:rsidRDefault="003D003E" w:rsidP="00863A9A">
            <w:pPr>
              <w:pStyle w:val="TableEntry"/>
            </w:pPr>
            <w:r w:rsidRPr="001F42D3">
              <w:t>False</w:t>
            </w:r>
          </w:p>
        </w:tc>
        <w:tc>
          <w:tcPr>
            <w:tcW w:w="630" w:type="dxa"/>
          </w:tcPr>
          <w:p w14:paraId="589356F9" w14:textId="615EAE6F" w:rsidR="00B11855" w:rsidRPr="001F42D3" w:rsidRDefault="003D003E" w:rsidP="00863A9A">
            <w:pPr>
              <w:pStyle w:val="TableEntry"/>
            </w:pPr>
            <w:r w:rsidRPr="001F42D3">
              <w:t>0</w:t>
            </w:r>
          </w:p>
        </w:tc>
        <w:tc>
          <w:tcPr>
            <w:tcW w:w="810" w:type="dxa"/>
          </w:tcPr>
          <w:p w14:paraId="277C690C" w14:textId="0856B4CA" w:rsidR="00B11855" w:rsidRPr="001F42D3" w:rsidRDefault="003D003E" w:rsidP="00863A9A">
            <w:pPr>
              <w:pStyle w:val="TableEntry"/>
            </w:pPr>
            <w:r w:rsidRPr="001F42D3">
              <w:t>1</w:t>
            </w:r>
          </w:p>
        </w:tc>
        <w:tc>
          <w:tcPr>
            <w:tcW w:w="810" w:type="dxa"/>
          </w:tcPr>
          <w:p w14:paraId="6AD6BBFC" w14:textId="01626268" w:rsidR="00B11855" w:rsidRPr="001F42D3" w:rsidRDefault="003D003E" w:rsidP="00863A9A">
            <w:pPr>
              <w:pStyle w:val="TableEntry"/>
            </w:pPr>
            <w:r w:rsidRPr="001F42D3">
              <w:t>0001</w:t>
            </w:r>
          </w:p>
        </w:tc>
        <w:tc>
          <w:tcPr>
            <w:tcW w:w="900" w:type="dxa"/>
          </w:tcPr>
          <w:p w14:paraId="4AF6AF74" w14:textId="3665EC06" w:rsidR="00B11855" w:rsidRPr="001F42D3" w:rsidRDefault="00B11855" w:rsidP="00863A9A">
            <w:pPr>
              <w:pStyle w:val="TableEntry"/>
            </w:pPr>
          </w:p>
        </w:tc>
        <w:tc>
          <w:tcPr>
            <w:tcW w:w="1193" w:type="dxa"/>
          </w:tcPr>
          <w:p w14:paraId="74B5C72F" w14:textId="0308265F" w:rsidR="00B11855" w:rsidRPr="001F42D3" w:rsidRDefault="003D003E" w:rsidP="00863A9A">
            <w:pPr>
              <w:pStyle w:val="TableEntry"/>
            </w:pPr>
            <w:r w:rsidRPr="001F42D3">
              <w:t>M</w:t>
            </w:r>
          </w:p>
        </w:tc>
      </w:tr>
      <w:tr w:rsidR="00D57E5E" w:rsidRPr="001F42D3" w14:paraId="23E1DCB7" w14:textId="77777777" w:rsidTr="00CF5627">
        <w:trPr>
          <w:cantSplit/>
          <w:jc w:val="center"/>
        </w:trPr>
        <w:tc>
          <w:tcPr>
            <w:tcW w:w="1525" w:type="dxa"/>
          </w:tcPr>
          <w:p w14:paraId="3A0D5A78" w14:textId="6AB4AFE6" w:rsidR="00B11855" w:rsidRPr="001F42D3" w:rsidRDefault="003D003E" w:rsidP="00863A9A">
            <w:pPr>
              <w:pStyle w:val="TableEntry"/>
            </w:pPr>
            <w:r w:rsidRPr="001F42D3">
              <w:t>Patient Address</w:t>
            </w:r>
          </w:p>
        </w:tc>
        <w:tc>
          <w:tcPr>
            <w:tcW w:w="810" w:type="dxa"/>
          </w:tcPr>
          <w:p w14:paraId="2D54893C" w14:textId="30CCFCE6" w:rsidR="00B11855" w:rsidRPr="001F42D3" w:rsidRDefault="003D003E" w:rsidP="00863A9A">
            <w:pPr>
              <w:pStyle w:val="TableEntry"/>
            </w:pPr>
            <w:r w:rsidRPr="001F42D3">
              <w:t>11</w:t>
            </w:r>
          </w:p>
        </w:tc>
        <w:tc>
          <w:tcPr>
            <w:tcW w:w="810" w:type="dxa"/>
          </w:tcPr>
          <w:p w14:paraId="1F217BE5" w14:textId="430ED514" w:rsidR="00B11855" w:rsidRPr="001F42D3" w:rsidRDefault="003D003E" w:rsidP="00863A9A">
            <w:pPr>
              <w:pStyle w:val="TableEntry"/>
            </w:pPr>
            <w:r w:rsidRPr="001F42D3">
              <w:t>XAD</w:t>
            </w:r>
          </w:p>
        </w:tc>
        <w:tc>
          <w:tcPr>
            <w:tcW w:w="720" w:type="dxa"/>
          </w:tcPr>
          <w:p w14:paraId="629AC366" w14:textId="2B112BB8" w:rsidR="00B11855" w:rsidRPr="001F42D3" w:rsidRDefault="003D003E" w:rsidP="00863A9A">
            <w:pPr>
              <w:pStyle w:val="TableEntry"/>
            </w:pPr>
            <w:r w:rsidRPr="001F42D3">
              <w:t>513</w:t>
            </w:r>
          </w:p>
        </w:tc>
        <w:tc>
          <w:tcPr>
            <w:tcW w:w="720" w:type="dxa"/>
          </w:tcPr>
          <w:p w14:paraId="66471DA2" w14:textId="4CC7084F" w:rsidR="00B11855" w:rsidRPr="001F42D3" w:rsidRDefault="003D003E" w:rsidP="00863A9A">
            <w:pPr>
              <w:pStyle w:val="TableEntry"/>
            </w:pPr>
            <w:r w:rsidRPr="001F42D3">
              <w:t>RE</w:t>
            </w:r>
          </w:p>
        </w:tc>
        <w:tc>
          <w:tcPr>
            <w:tcW w:w="810" w:type="dxa"/>
          </w:tcPr>
          <w:p w14:paraId="5148BA2D" w14:textId="51ED4F32" w:rsidR="00B11855" w:rsidRPr="001F42D3" w:rsidRDefault="003D003E" w:rsidP="00863A9A">
            <w:pPr>
              <w:pStyle w:val="TableEntry"/>
            </w:pPr>
            <w:r w:rsidRPr="001F42D3">
              <w:t>True</w:t>
            </w:r>
          </w:p>
        </w:tc>
        <w:tc>
          <w:tcPr>
            <w:tcW w:w="630" w:type="dxa"/>
          </w:tcPr>
          <w:p w14:paraId="6E1B2085" w14:textId="180414E5" w:rsidR="00B11855" w:rsidRPr="001F42D3" w:rsidRDefault="003D003E" w:rsidP="00863A9A">
            <w:pPr>
              <w:pStyle w:val="TableEntry"/>
            </w:pPr>
            <w:r w:rsidRPr="001F42D3">
              <w:t>0</w:t>
            </w:r>
          </w:p>
        </w:tc>
        <w:tc>
          <w:tcPr>
            <w:tcW w:w="810" w:type="dxa"/>
          </w:tcPr>
          <w:p w14:paraId="21BB75CB" w14:textId="6FA265F6" w:rsidR="00B11855" w:rsidRPr="001F42D3" w:rsidRDefault="003D003E" w:rsidP="00863A9A">
            <w:pPr>
              <w:pStyle w:val="TableEntry"/>
            </w:pPr>
            <w:r w:rsidRPr="001F42D3">
              <w:t>*</w:t>
            </w:r>
          </w:p>
        </w:tc>
        <w:tc>
          <w:tcPr>
            <w:tcW w:w="810" w:type="dxa"/>
          </w:tcPr>
          <w:p w14:paraId="2FA2C0BE" w14:textId="442E873A" w:rsidR="00B11855" w:rsidRPr="001F42D3" w:rsidRDefault="00B11855" w:rsidP="00863A9A">
            <w:pPr>
              <w:pStyle w:val="TableEntry"/>
            </w:pPr>
          </w:p>
        </w:tc>
        <w:tc>
          <w:tcPr>
            <w:tcW w:w="900" w:type="dxa"/>
          </w:tcPr>
          <w:p w14:paraId="11C90441" w14:textId="48069576" w:rsidR="00B11855" w:rsidRPr="001F42D3" w:rsidRDefault="00B11855" w:rsidP="00863A9A">
            <w:pPr>
              <w:pStyle w:val="TableEntry"/>
            </w:pPr>
          </w:p>
        </w:tc>
        <w:tc>
          <w:tcPr>
            <w:tcW w:w="1193" w:type="dxa"/>
          </w:tcPr>
          <w:p w14:paraId="67B4F32C" w14:textId="3FA09E18" w:rsidR="00B11855" w:rsidRPr="001F42D3" w:rsidRDefault="00B11855" w:rsidP="00863A9A">
            <w:pPr>
              <w:pStyle w:val="TableEntry"/>
            </w:pPr>
          </w:p>
        </w:tc>
      </w:tr>
      <w:tr w:rsidR="00D57E5E" w:rsidRPr="001F42D3" w14:paraId="22EDD040" w14:textId="77777777" w:rsidTr="00CF5627">
        <w:trPr>
          <w:cantSplit/>
          <w:jc w:val="center"/>
        </w:trPr>
        <w:tc>
          <w:tcPr>
            <w:tcW w:w="1525" w:type="dxa"/>
          </w:tcPr>
          <w:p w14:paraId="2ADD2A61" w14:textId="0FDDCA79" w:rsidR="00B11855" w:rsidRPr="001F42D3" w:rsidRDefault="003D003E" w:rsidP="00CF5627">
            <w:pPr>
              <w:pStyle w:val="TableEntryItalicindent"/>
            </w:pPr>
            <w:r w:rsidRPr="001F42D3">
              <w:t>street address</w:t>
            </w:r>
          </w:p>
        </w:tc>
        <w:tc>
          <w:tcPr>
            <w:tcW w:w="810" w:type="dxa"/>
          </w:tcPr>
          <w:p w14:paraId="01AF932C" w14:textId="4AAD4FEF" w:rsidR="00B11855" w:rsidRPr="001F42D3" w:rsidRDefault="003D003E" w:rsidP="00CF5627">
            <w:pPr>
              <w:pStyle w:val="TableEntry"/>
              <w:rPr>
                <w:i/>
              </w:rPr>
            </w:pPr>
            <w:r w:rsidRPr="001F42D3">
              <w:rPr>
                <w:i/>
              </w:rPr>
              <w:t>1</w:t>
            </w:r>
          </w:p>
        </w:tc>
        <w:tc>
          <w:tcPr>
            <w:tcW w:w="810" w:type="dxa"/>
          </w:tcPr>
          <w:p w14:paraId="47ADC0D9" w14:textId="75E064B4" w:rsidR="00B11855" w:rsidRPr="001F42D3" w:rsidRDefault="003D003E" w:rsidP="00863A9A">
            <w:pPr>
              <w:pStyle w:val="TableEntry"/>
              <w:rPr>
                <w:color w:val="FFFFFF"/>
              </w:rPr>
            </w:pPr>
            <w:r w:rsidRPr="001F42D3">
              <w:t>SAD</w:t>
            </w:r>
          </w:p>
        </w:tc>
        <w:tc>
          <w:tcPr>
            <w:tcW w:w="720" w:type="dxa"/>
          </w:tcPr>
          <w:p w14:paraId="6FCC11B5" w14:textId="3C844846" w:rsidR="00B11855" w:rsidRPr="001F42D3" w:rsidRDefault="003D003E" w:rsidP="00863A9A">
            <w:pPr>
              <w:pStyle w:val="TableEntry"/>
              <w:rPr>
                <w:color w:val="FFFFFF"/>
              </w:rPr>
            </w:pPr>
            <w:r w:rsidRPr="001F42D3">
              <w:t>184</w:t>
            </w:r>
          </w:p>
        </w:tc>
        <w:tc>
          <w:tcPr>
            <w:tcW w:w="720" w:type="dxa"/>
          </w:tcPr>
          <w:p w14:paraId="02D04B89" w14:textId="39D57B13" w:rsidR="00B11855" w:rsidRPr="001F42D3" w:rsidRDefault="003D003E" w:rsidP="00863A9A">
            <w:pPr>
              <w:pStyle w:val="TableEntry"/>
              <w:rPr>
                <w:color w:val="FFFFFF"/>
              </w:rPr>
            </w:pPr>
            <w:r w:rsidRPr="001F42D3">
              <w:t>O</w:t>
            </w:r>
          </w:p>
        </w:tc>
        <w:tc>
          <w:tcPr>
            <w:tcW w:w="810" w:type="dxa"/>
          </w:tcPr>
          <w:p w14:paraId="0BEE8723" w14:textId="4DDF52FB" w:rsidR="00B11855" w:rsidRPr="001F42D3" w:rsidRDefault="00B11855" w:rsidP="001F5A5C">
            <w:pPr>
              <w:pStyle w:val="TableEntry"/>
            </w:pPr>
          </w:p>
        </w:tc>
        <w:tc>
          <w:tcPr>
            <w:tcW w:w="630" w:type="dxa"/>
          </w:tcPr>
          <w:p w14:paraId="58C2FE51" w14:textId="0B7F412D" w:rsidR="00B11855" w:rsidRPr="001F42D3" w:rsidRDefault="003D003E" w:rsidP="00863A9A">
            <w:pPr>
              <w:pStyle w:val="TableEntry"/>
              <w:rPr>
                <w:color w:val="FFFFFF"/>
              </w:rPr>
            </w:pPr>
            <w:r w:rsidRPr="001F42D3">
              <w:t>0</w:t>
            </w:r>
          </w:p>
        </w:tc>
        <w:tc>
          <w:tcPr>
            <w:tcW w:w="810" w:type="dxa"/>
          </w:tcPr>
          <w:p w14:paraId="4BA34787" w14:textId="2BF41498" w:rsidR="00B11855" w:rsidRPr="001F42D3" w:rsidRDefault="003D003E" w:rsidP="00863A9A">
            <w:pPr>
              <w:pStyle w:val="TableEntry"/>
              <w:rPr>
                <w:color w:val="FFFFFF"/>
              </w:rPr>
            </w:pPr>
            <w:r w:rsidRPr="001F42D3">
              <w:t>1</w:t>
            </w:r>
          </w:p>
        </w:tc>
        <w:tc>
          <w:tcPr>
            <w:tcW w:w="810" w:type="dxa"/>
          </w:tcPr>
          <w:p w14:paraId="51FBD5FE" w14:textId="4DC6DC5E" w:rsidR="00B11855" w:rsidRPr="001F42D3" w:rsidRDefault="00B11855" w:rsidP="001F5A5C">
            <w:pPr>
              <w:pStyle w:val="TableEntry"/>
            </w:pPr>
          </w:p>
        </w:tc>
        <w:tc>
          <w:tcPr>
            <w:tcW w:w="900" w:type="dxa"/>
          </w:tcPr>
          <w:p w14:paraId="454D43D8" w14:textId="6100D11F" w:rsidR="00B11855" w:rsidRPr="001F42D3" w:rsidRDefault="00B11855" w:rsidP="00863A9A">
            <w:pPr>
              <w:pStyle w:val="TableEntry"/>
            </w:pPr>
          </w:p>
        </w:tc>
        <w:tc>
          <w:tcPr>
            <w:tcW w:w="1193" w:type="dxa"/>
          </w:tcPr>
          <w:p w14:paraId="403095C0" w14:textId="77637D55" w:rsidR="00B11855" w:rsidRPr="001F42D3" w:rsidRDefault="003D003E" w:rsidP="001F5A5C">
            <w:pPr>
              <w:pStyle w:val="TableEntry"/>
            </w:pPr>
            <w:r w:rsidRPr="001F42D3">
              <w:t>12345 Some Street</w:t>
            </w:r>
          </w:p>
        </w:tc>
      </w:tr>
      <w:tr w:rsidR="00D57E5E" w:rsidRPr="001F42D3" w14:paraId="2B377DDD" w14:textId="77777777" w:rsidTr="00CF5627">
        <w:trPr>
          <w:cantSplit/>
          <w:jc w:val="center"/>
        </w:trPr>
        <w:tc>
          <w:tcPr>
            <w:tcW w:w="1525" w:type="dxa"/>
          </w:tcPr>
          <w:p w14:paraId="185AF780" w14:textId="3ECC155F" w:rsidR="00B11855" w:rsidRPr="001F42D3" w:rsidRDefault="003D003E" w:rsidP="00CF5627">
            <w:pPr>
              <w:pStyle w:val="TableEntryItalicindent"/>
            </w:pPr>
            <w:r w:rsidRPr="001F42D3">
              <w:t xml:space="preserve"> other designation</w:t>
            </w:r>
          </w:p>
        </w:tc>
        <w:tc>
          <w:tcPr>
            <w:tcW w:w="810" w:type="dxa"/>
          </w:tcPr>
          <w:p w14:paraId="74D5B194" w14:textId="365CC224" w:rsidR="00B11855" w:rsidRPr="001F42D3" w:rsidRDefault="003D003E" w:rsidP="00CF5627">
            <w:pPr>
              <w:pStyle w:val="TableEntry"/>
              <w:rPr>
                <w:i/>
              </w:rPr>
            </w:pPr>
            <w:r w:rsidRPr="001F42D3">
              <w:rPr>
                <w:i/>
              </w:rPr>
              <w:t>2</w:t>
            </w:r>
          </w:p>
        </w:tc>
        <w:tc>
          <w:tcPr>
            <w:tcW w:w="810" w:type="dxa"/>
          </w:tcPr>
          <w:p w14:paraId="450A70ED" w14:textId="1F90B6BF" w:rsidR="00B11855" w:rsidRPr="001F42D3" w:rsidRDefault="003D003E" w:rsidP="00863A9A">
            <w:pPr>
              <w:pStyle w:val="TableEntry"/>
              <w:rPr>
                <w:color w:val="FFFFFF"/>
              </w:rPr>
            </w:pPr>
            <w:r w:rsidRPr="001F42D3">
              <w:t>ST</w:t>
            </w:r>
          </w:p>
        </w:tc>
        <w:tc>
          <w:tcPr>
            <w:tcW w:w="720" w:type="dxa"/>
          </w:tcPr>
          <w:p w14:paraId="3C9B1F2C" w14:textId="0DBF84CC" w:rsidR="00B11855" w:rsidRPr="001F42D3" w:rsidRDefault="003D003E" w:rsidP="00863A9A">
            <w:pPr>
              <w:pStyle w:val="TableEntry"/>
              <w:rPr>
                <w:color w:val="FFFFFF"/>
              </w:rPr>
            </w:pPr>
            <w:r w:rsidRPr="001F42D3">
              <w:t>120</w:t>
            </w:r>
          </w:p>
        </w:tc>
        <w:tc>
          <w:tcPr>
            <w:tcW w:w="720" w:type="dxa"/>
          </w:tcPr>
          <w:p w14:paraId="2607A41E" w14:textId="07563D8F" w:rsidR="00B11855" w:rsidRPr="001F42D3" w:rsidRDefault="003D003E" w:rsidP="00863A9A">
            <w:pPr>
              <w:pStyle w:val="TableEntry"/>
              <w:rPr>
                <w:color w:val="FFFFFF"/>
              </w:rPr>
            </w:pPr>
            <w:r w:rsidRPr="001F42D3">
              <w:t>O</w:t>
            </w:r>
          </w:p>
        </w:tc>
        <w:tc>
          <w:tcPr>
            <w:tcW w:w="810" w:type="dxa"/>
          </w:tcPr>
          <w:p w14:paraId="0E2FD12B" w14:textId="12845A50" w:rsidR="00B11855" w:rsidRPr="001F42D3" w:rsidRDefault="00B11855" w:rsidP="001F5A5C">
            <w:pPr>
              <w:pStyle w:val="TableEntry"/>
            </w:pPr>
          </w:p>
        </w:tc>
        <w:tc>
          <w:tcPr>
            <w:tcW w:w="630" w:type="dxa"/>
          </w:tcPr>
          <w:p w14:paraId="5B780FEC" w14:textId="7A896DD9" w:rsidR="00B11855" w:rsidRPr="001F42D3" w:rsidRDefault="003D003E" w:rsidP="00863A9A">
            <w:pPr>
              <w:pStyle w:val="TableEntry"/>
              <w:rPr>
                <w:color w:val="FFFFFF"/>
              </w:rPr>
            </w:pPr>
            <w:r w:rsidRPr="001F42D3">
              <w:t>0</w:t>
            </w:r>
          </w:p>
        </w:tc>
        <w:tc>
          <w:tcPr>
            <w:tcW w:w="810" w:type="dxa"/>
          </w:tcPr>
          <w:p w14:paraId="2807BE82" w14:textId="05482648" w:rsidR="00B11855" w:rsidRPr="001F42D3" w:rsidRDefault="003D003E" w:rsidP="00863A9A">
            <w:pPr>
              <w:pStyle w:val="TableEntry"/>
              <w:rPr>
                <w:color w:val="FFFFFF"/>
              </w:rPr>
            </w:pPr>
            <w:r w:rsidRPr="001F42D3">
              <w:t>1</w:t>
            </w:r>
          </w:p>
        </w:tc>
        <w:tc>
          <w:tcPr>
            <w:tcW w:w="810" w:type="dxa"/>
          </w:tcPr>
          <w:p w14:paraId="4C2438AC" w14:textId="3BF142CB" w:rsidR="00B11855" w:rsidRPr="001F42D3" w:rsidRDefault="00B11855" w:rsidP="001F5A5C">
            <w:pPr>
              <w:pStyle w:val="TableEntry"/>
            </w:pPr>
          </w:p>
        </w:tc>
        <w:tc>
          <w:tcPr>
            <w:tcW w:w="900" w:type="dxa"/>
          </w:tcPr>
          <w:p w14:paraId="249F0836" w14:textId="319C26C9" w:rsidR="00B11855" w:rsidRPr="001F42D3" w:rsidRDefault="00B11855" w:rsidP="001F5A5C">
            <w:pPr>
              <w:pStyle w:val="TableEntry"/>
            </w:pPr>
          </w:p>
        </w:tc>
        <w:tc>
          <w:tcPr>
            <w:tcW w:w="1193" w:type="dxa"/>
          </w:tcPr>
          <w:p w14:paraId="040ABE69" w14:textId="4E88B9F8" w:rsidR="00B11855" w:rsidRPr="001F42D3" w:rsidRDefault="003D003E" w:rsidP="001F5A5C">
            <w:pPr>
              <w:pStyle w:val="TableEntry"/>
            </w:pPr>
            <w:r w:rsidRPr="001F42D3">
              <w:t>Apartment 123</w:t>
            </w:r>
          </w:p>
        </w:tc>
      </w:tr>
      <w:tr w:rsidR="00D57E5E" w:rsidRPr="001F42D3" w14:paraId="668F9443" w14:textId="77777777" w:rsidTr="00CF5627">
        <w:trPr>
          <w:cantSplit/>
          <w:jc w:val="center"/>
        </w:trPr>
        <w:tc>
          <w:tcPr>
            <w:tcW w:w="1525" w:type="dxa"/>
          </w:tcPr>
          <w:p w14:paraId="0AE45836" w14:textId="6E534DD6" w:rsidR="00B11855" w:rsidRPr="001F42D3" w:rsidRDefault="003D003E" w:rsidP="00CF5627">
            <w:pPr>
              <w:pStyle w:val="TableEntryItalicindent"/>
            </w:pPr>
            <w:r w:rsidRPr="001F42D3">
              <w:t xml:space="preserve"> city</w:t>
            </w:r>
          </w:p>
        </w:tc>
        <w:tc>
          <w:tcPr>
            <w:tcW w:w="810" w:type="dxa"/>
          </w:tcPr>
          <w:p w14:paraId="7518C9AF" w14:textId="0CDDF66B" w:rsidR="00B11855" w:rsidRPr="001F42D3" w:rsidRDefault="003D003E" w:rsidP="00CF5627">
            <w:pPr>
              <w:pStyle w:val="TableEntry"/>
              <w:rPr>
                <w:i/>
              </w:rPr>
            </w:pPr>
            <w:r w:rsidRPr="001F42D3">
              <w:rPr>
                <w:i/>
              </w:rPr>
              <w:t>3</w:t>
            </w:r>
          </w:p>
        </w:tc>
        <w:tc>
          <w:tcPr>
            <w:tcW w:w="810" w:type="dxa"/>
          </w:tcPr>
          <w:p w14:paraId="52FE3602" w14:textId="3A431B19" w:rsidR="00B11855" w:rsidRPr="001F42D3" w:rsidRDefault="003D003E" w:rsidP="00863A9A">
            <w:pPr>
              <w:pStyle w:val="TableEntry"/>
              <w:rPr>
                <w:color w:val="FFFFFF"/>
              </w:rPr>
            </w:pPr>
            <w:r w:rsidRPr="001F42D3">
              <w:t>ST</w:t>
            </w:r>
          </w:p>
        </w:tc>
        <w:tc>
          <w:tcPr>
            <w:tcW w:w="720" w:type="dxa"/>
          </w:tcPr>
          <w:p w14:paraId="7D6AD93E" w14:textId="3B7358B6" w:rsidR="00B11855" w:rsidRPr="001F42D3" w:rsidRDefault="003D003E" w:rsidP="00863A9A">
            <w:pPr>
              <w:pStyle w:val="TableEntry"/>
              <w:rPr>
                <w:color w:val="FFFFFF"/>
              </w:rPr>
            </w:pPr>
            <w:r w:rsidRPr="001F42D3">
              <w:t>50</w:t>
            </w:r>
          </w:p>
        </w:tc>
        <w:tc>
          <w:tcPr>
            <w:tcW w:w="720" w:type="dxa"/>
          </w:tcPr>
          <w:p w14:paraId="071D1CA8" w14:textId="531F14A9" w:rsidR="00B11855" w:rsidRPr="001F42D3" w:rsidRDefault="003D003E" w:rsidP="00863A9A">
            <w:pPr>
              <w:pStyle w:val="TableEntry"/>
              <w:rPr>
                <w:color w:val="FFFFFF"/>
              </w:rPr>
            </w:pPr>
            <w:r w:rsidRPr="001F42D3">
              <w:t>O</w:t>
            </w:r>
          </w:p>
        </w:tc>
        <w:tc>
          <w:tcPr>
            <w:tcW w:w="810" w:type="dxa"/>
          </w:tcPr>
          <w:p w14:paraId="02E119B3" w14:textId="6A68695D" w:rsidR="00B11855" w:rsidRPr="001F42D3" w:rsidRDefault="00B11855" w:rsidP="001F5A5C">
            <w:pPr>
              <w:pStyle w:val="TableEntry"/>
            </w:pPr>
          </w:p>
        </w:tc>
        <w:tc>
          <w:tcPr>
            <w:tcW w:w="630" w:type="dxa"/>
          </w:tcPr>
          <w:p w14:paraId="10A39224" w14:textId="429F0A0C" w:rsidR="00B11855" w:rsidRPr="001F42D3" w:rsidRDefault="003D003E" w:rsidP="00863A9A">
            <w:pPr>
              <w:pStyle w:val="TableEntry"/>
              <w:rPr>
                <w:color w:val="FFFFFF"/>
              </w:rPr>
            </w:pPr>
            <w:r w:rsidRPr="001F42D3">
              <w:t>0</w:t>
            </w:r>
          </w:p>
        </w:tc>
        <w:tc>
          <w:tcPr>
            <w:tcW w:w="810" w:type="dxa"/>
          </w:tcPr>
          <w:p w14:paraId="6E2A25B3" w14:textId="6A515276" w:rsidR="00B11855" w:rsidRPr="001F42D3" w:rsidRDefault="003D003E" w:rsidP="00863A9A">
            <w:pPr>
              <w:pStyle w:val="TableEntry"/>
              <w:rPr>
                <w:color w:val="FFFFFF"/>
              </w:rPr>
            </w:pPr>
            <w:r w:rsidRPr="001F42D3">
              <w:t>1</w:t>
            </w:r>
          </w:p>
        </w:tc>
        <w:tc>
          <w:tcPr>
            <w:tcW w:w="810" w:type="dxa"/>
          </w:tcPr>
          <w:p w14:paraId="61F544D4" w14:textId="4CD56C7B" w:rsidR="00B11855" w:rsidRPr="001F42D3" w:rsidRDefault="00B11855" w:rsidP="001F5A5C">
            <w:pPr>
              <w:pStyle w:val="TableEntry"/>
            </w:pPr>
          </w:p>
        </w:tc>
        <w:tc>
          <w:tcPr>
            <w:tcW w:w="900" w:type="dxa"/>
          </w:tcPr>
          <w:p w14:paraId="195E5C26" w14:textId="32AF8EF0" w:rsidR="00B11855" w:rsidRPr="001F42D3" w:rsidRDefault="00B11855" w:rsidP="001F5A5C">
            <w:pPr>
              <w:pStyle w:val="TableEntry"/>
            </w:pPr>
          </w:p>
        </w:tc>
        <w:tc>
          <w:tcPr>
            <w:tcW w:w="1193" w:type="dxa"/>
          </w:tcPr>
          <w:p w14:paraId="5401DD31" w14:textId="140B6861" w:rsidR="00B11855" w:rsidRPr="001F42D3" w:rsidRDefault="003D003E" w:rsidP="001F5A5C">
            <w:pPr>
              <w:pStyle w:val="TableEntry"/>
            </w:pPr>
            <w:r w:rsidRPr="001F42D3">
              <w:t>Town</w:t>
            </w:r>
          </w:p>
        </w:tc>
      </w:tr>
      <w:tr w:rsidR="00D57E5E" w:rsidRPr="001F42D3" w14:paraId="21EFA088" w14:textId="77777777" w:rsidTr="00CF5627">
        <w:trPr>
          <w:cantSplit/>
          <w:jc w:val="center"/>
        </w:trPr>
        <w:tc>
          <w:tcPr>
            <w:tcW w:w="1525" w:type="dxa"/>
          </w:tcPr>
          <w:p w14:paraId="2D37CB06" w14:textId="14B006E4" w:rsidR="00B11855" w:rsidRPr="001F42D3" w:rsidRDefault="003D003E" w:rsidP="00CF5627">
            <w:pPr>
              <w:pStyle w:val="TableEntryItalicindent"/>
            </w:pPr>
            <w:r w:rsidRPr="001F42D3">
              <w:t xml:space="preserve"> state or province</w:t>
            </w:r>
          </w:p>
        </w:tc>
        <w:tc>
          <w:tcPr>
            <w:tcW w:w="810" w:type="dxa"/>
          </w:tcPr>
          <w:p w14:paraId="5074623F" w14:textId="40050E67" w:rsidR="00B11855" w:rsidRPr="001F42D3" w:rsidRDefault="003D003E" w:rsidP="00CF5627">
            <w:pPr>
              <w:pStyle w:val="TableEntry"/>
              <w:rPr>
                <w:i/>
              </w:rPr>
            </w:pPr>
            <w:r w:rsidRPr="001F42D3">
              <w:rPr>
                <w:i/>
              </w:rPr>
              <w:t>4</w:t>
            </w:r>
          </w:p>
        </w:tc>
        <w:tc>
          <w:tcPr>
            <w:tcW w:w="810" w:type="dxa"/>
          </w:tcPr>
          <w:p w14:paraId="1BE9E627" w14:textId="1D065A64" w:rsidR="00B11855" w:rsidRPr="001F42D3" w:rsidRDefault="003D003E" w:rsidP="00863A9A">
            <w:pPr>
              <w:pStyle w:val="TableEntry"/>
              <w:rPr>
                <w:color w:val="FFFFFF"/>
              </w:rPr>
            </w:pPr>
            <w:r w:rsidRPr="001F42D3">
              <w:t>ST</w:t>
            </w:r>
          </w:p>
        </w:tc>
        <w:tc>
          <w:tcPr>
            <w:tcW w:w="720" w:type="dxa"/>
          </w:tcPr>
          <w:p w14:paraId="772F22C8" w14:textId="17C6610F" w:rsidR="00B11855" w:rsidRPr="001F42D3" w:rsidRDefault="003D003E" w:rsidP="00863A9A">
            <w:pPr>
              <w:pStyle w:val="TableEntry"/>
              <w:rPr>
                <w:color w:val="FFFFFF"/>
              </w:rPr>
            </w:pPr>
            <w:r w:rsidRPr="001F42D3">
              <w:t>50</w:t>
            </w:r>
          </w:p>
        </w:tc>
        <w:tc>
          <w:tcPr>
            <w:tcW w:w="720" w:type="dxa"/>
          </w:tcPr>
          <w:p w14:paraId="665650D5" w14:textId="30862ECD" w:rsidR="00B11855" w:rsidRPr="001F42D3" w:rsidRDefault="003D003E" w:rsidP="00863A9A">
            <w:pPr>
              <w:pStyle w:val="TableEntry"/>
              <w:rPr>
                <w:color w:val="FFFFFF"/>
              </w:rPr>
            </w:pPr>
            <w:r w:rsidRPr="001F42D3">
              <w:t>O</w:t>
            </w:r>
          </w:p>
        </w:tc>
        <w:tc>
          <w:tcPr>
            <w:tcW w:w="810" w:type="dxa"/>
          </w:tcPr>
          <w:p w14:paraId="1867F717" w14:textId="26BE4AB6" w:rsidR="00B11855" w:rsidRPr="001F42D3" w:rsidRDefault="00B11855" w:rsidP="001F5A5C">
            <w:pPr>
              <w:pStyle w:val="TableEntry"/>
            </w:pPr>
          </w:p>
        </w:tc>
        <w:tc>
          <w:tcPr>
            <w:tcW w:w="630" w:type="dxa"/>
          </w:tcPr>
          <w:p w14:paraId="677EDC8F" w14:textId="6D44F298" w:rsidR="00B11855" w:rsidRPr="001F42D3" w:rsidRDefault="003D003E" w:rsidP="00863A9A">
            <w:pPr>
              <w:pStyle w:val="TableEntry"/>
              <w:rPr>
                <w:color w:val="FFFFFF"/>
              </w:rPr>
            </w:pPr>
            <w:r w:rsidRPr="001F42D3">
              <w:t>0</w:t>
            </w:r>
          </w:p>
        </w:tc>
        <w:tc>
          <w:tcPr>
            <w:tcW w:w="810" w:type="dxa"/>
          </w:tcPr>
          <w:p w14:paraId="08E0446D" w14:textId="091BA031" w:rsidR="00B11855" w:rsidRPr="001F42D3" w:rsidRDefault="003D003E" w:rsidP="00863A9A">
            <w:pPr>
              <w:pStyle w:val="TableEntry"/>
              <w:rPr>
                <w:color w:val="FFFFFF"/>
              </w:rPr>
            </w:pPr>
            <w:r w:rsidRPr="001F42D3">
              <w:t>1</w:t>
            </w:r>
          </w:p>
        </w:tc>
        <w:tc>
          <w:tcPr>
            <w:tcW w:w="810" w:type="dxa"/>
          </w:tcPr>
          <w:p w14:paraId="1EADC159" w14:textId="03DD2BBB" w:rsidR="00B11855" w:rsidRPr="001F42D3" w:rsidRDefault="00B11855" w:rsidP="001F5A5C">
            <w:pPr>
              <w:pStyle w:val="TableEntry"/>
            </w:pPr>
          </w:p>
        </w:tc>
        <w:tc>
          <w:tcPr>
            <w:tcW w:w="900" w:type="dxa"/>
          </w:tcPr>
          <w:p w14:paraId="0ADF2C35" w14:textId="56E353B0" w:rsidR="00B11855" w:rsidRPr="001F42D3" w:rsidRDefault="00B11855" w:rsidP="001F5A5C">
            <w:pPr>
              <w:pStyle w:val="TableEntry"/>
            </w:pPr>
          </w:p>
        </w:tc>
        <w:tc>
          <w:tcPr>
            <w:tcW w:w="1193" w:type="dxa"/>
          </w:tcPr>
          <w:p w14:paraId="2EAF9B90" w14:textId="6A0E6DF6" w:rsidR="00B11855" w:rsidRPr="001F42D3" w:rsidRDefault="003D003E" w:rsidP="001F5A5C">
            <w:pPr>
              <w:pStyle w:val="TableEntry"/>
            </w:pPr>
            <w:r w:rsidRPr="001F42D3">
              <w:t>MN</w:t>
            </w:r>
          </w:p>
        </w:tc>
      </w:tr>
      <w:tr w:rsidR="00D57E5E" w:rsidRPr="001F42D3" w14:paraId="2A9DD320" w14:textId="77777777" w:rsidTr="00CF5627">
        <w:trPr>
          <w:cantSplit/>
          <w:jc w:val="center"/>
        </w:trPr>
        <w:tc>
          <w:tcPr>
            <w:tcW w:w="1525" w:type="dxa"/>
          </w:tcPr>
          <w:p w14:paraId="00EE443F" w14:textId="469D6D34" w:rsidR="00B11855" w:rsidRPr="001F42D3" w:rsidRDefault="003D003E" w:rsidP="00863A9A">
            <w:pPr>
              <w:pStyle w:val="TableEntry"/>
            </w:pPr>
            <w:r w:rsidRPr="001F42D3">
              <w:t>zip or postal code</w:t>
            </w:r>
          </w:p>
        </w:tc>
        <w:tc>
          <w:tcPr>
            <w:tcW w:w="810" w:type="dxa"/>
          </w:tcPr>
          <w:p w14:paraId="4FBCD943" w14:textId="207340E1" w:rsidR="00B11855" w:rsidRPr="001F42D3" w:rsidRDefault="003D003E" w:rsidP="00863A9A">
            <w:pPr>
              <w:pStyle w:val="TableEntry"/>
            </w:pPr>
            <w:r w:rsidRPr="001F42D3">
              <w:t>5</w:t>
            </w:r>
          </w:p>
        </w:tc>
        <w:tc>
          <w:tcPr>
            <w:tcW w:w="810" w:type="dxa"/>
          </w:tcPr>
          <w:p w14:paraId="1AE7B7E9" w14:textId="008CBB2E" w:rsidR="00B11855" w:rsidRPr="001F42D3" w:rsidRDefault="003D003E" w:rsidP="00863A9A">
            <w:pPr>
              <w:pStyle w:val="TableEntry"/>
            </w:pPr>
            <w:r w:rsidRPr="001F42D3">
              <w:t>ST</w:t>
            </w:r>
          </w:p>
        </w:tc>
        <w:tc>
          <w:tcPr>
            <w:tcW w:w="720" w:type="dxa"/>
          </w:tcPr>
          <w:p w14:paraId="4687190C" w14:textId="31F5731B" w:rsidR="00B11855" w:rsidRPr="001F42D3" w:rsidRDefault="003D003E" w:rsidP="00863A9A">
            <w:pPr>
              <w:pStyle w:val="TableEntry"/>
            </w:pPr>
            <w:r w:rsidRPr="001F42D3">
              <w:t>12</w:t>
            </w:r>
          </w:p>
        </w:tc>
        <w:tc>
          <w:tcPr>
            <w:tcW w:w="720" w:type="dxa"/>
          </w:tcPr>
          <w:p w14:paraId="47D8AC10" w14:textId="304DB0C5" w:rsidR="00B11855" w:rsidRPr="001F42D3" w:rsidRDefault="003D003E" w:rsidP="00863A9A">
            <w:pPr>
              <w:pStyle w:val="TableEntry"/>
            </w:pPr>
            <w:r w:rsidRPr="001F42D3">
              <w:t>O</w:t>
            </w:r>
          </w:p>
        </w:tc>
        <w:tc>
          <w:tcPr>
            <w:tcW w:w="810" w:type="dxa"/>
          </w:tcPr>
          <w:p w14:paraId="5E4DBF52" w14:textId="2F83525E" w:rsidR="00B11855" w:rsidRPr="001F42D3" w:rsidRDefault="00B11855" w:rsidP="001F5A5C">
            <w:pPr>
              <w:pStyle w:val="TableEntry"/>
            </w:pPr>
          </w:p>
        </w:tc>
        <w:tc>
          <w:tcPr>
            <w:tcW w:w="630" w:type="dxa"/>
          </w:tcPr>
          <w:p w14:paraId="67B1A100" w14:textId="5BFBA558" w:rsidR="00B11855" w:rsidRPr="001F42D3" w:rsidRDefault="003D003E" w:rsidP="00863A9A">
            <w:pPr>
              <w:pStyle w:val="TableEntry"/>
            </w:pPr>
            <w:r w:rsidRPr="001F42D3">
              <w:t>0</w:t>
            </w:r>
          </w:p>
        </w:tc>
        <w:tc>
          <w:tcPr>
            <w:tcW w:w="810" w:type="dxa"/>
          </w:tcPr>
          <w:p w14:paraId="247A72A4" w14:textId="60030436" w:rsidR="00B11855" w:rsidRPr="001F42D3" w:rsidRDefault="003D003E" w:rsidP="00863A9A">
            <w:pPr>
              <w:pStyle w:val="TableEntry"/>
            </w:pPr>
            <w:r w:rsidRPr="001F42D3">
              <w:t>1</w:t>
            </w:r>
          </w:p>
        </w:tc>
        <w:tc>
          <w:tcPr>
            <w:tcW w:w="810" w:type="dxa"/>
          </w:tcPr>
          <w:p w14:paraId="088CB7CD" w14:textId="6EC568AD" w:rsidR="00B11855" w:rsidRPr="001F42D3" w:rsidRDefault="00B11855" w:rsidP="001F5A5C">
            <w:pPr>
              <w:pStyle w:val="TableEntry"/>
            </w:pPr>
          </w:p>
        </w:tc>
        <w:tc>
          <w:tcPr>
            <w:tcW w:w="900" w:type="dxa"/>
          </w:tcPr>
          <w:p w14:paraId="1973EC1F" w14:textId="264DA59E" w:rsidR="00B11855" w:rsidRPr="001F42D3" w:rsidRDefault="00B11855" w:rsidP="001F5A5C">
            <w:pPr>
              <w:pStyle w:val="TableEntry"/>
            </w:pPr>
          </w:p>
        </w:tc>
        <w:tc>
          <w:tcPr>
            <w:tcW w:w="1193" w:type="dxa"/>
          </w:tcPr>
          <w:p w14:paraId="0F362107" w14:textId="0BD7601D" w:rsidR="00B11855" w:rsidRPr="001F42D3" w:rsidRDefault="003D003E" w:rsidP="001F5A5C">
            <w:pPr>
              <w:pStyle w:val="TableEntry"/>
            </w:pPr>
            <w:r w:rsidRPr="001F42D3">
              <w:t>12345 </w:t>
            </w:r>
          </w:p>
        </w:tc>
      </w:tr>
      <w:tr w:rsidR="00D57E5E" w:rsidRPr="001F42D3" w14:paraId="13926331" w14:textId="77777777" w:rsidTr="00CF5627">
        <w:trPr>
          <w:cantSplit/>
          <w:jc w:val="center"/>
        </w:trPr>
        <w:tc>
          <w:tcPr>
            <w:tcW w:w="1525" w:type="dxa"/>
          </w:tcPr>
          <w:p w14:paraId="03B93457" w14:textId="608EF779" w:rsidR="00B11855" w:rsidRPr="001F42D3" w:rsidRDefault="003D003E" w:rsidP="00863A9A">
            <w:pPr>
              <w:pStyle w:val="TableEntry"/>
            </w:pPr>
            <w:r w:rsidRPr="001F42D3">
              <w:t>country</w:t>
            </w:r>
          </w:p>
        </w:tc>
        <w:tc>
          <w:tcPr>
            <w:tcW w:w="810" w:type="dxa"/>
          </w:tcPr>
          <w:p w14:paraId="7319AC8B" w14:textId="67B8CCF9" w:rsidR="00B11855" w:rsidRPr="001F42D3" w:rsidRDefault="003D003E" w:rsidP="00863A9A">
            <w:pPr>
              <w:pStyle w:val="TableEntry"/>
            </w:pPr>
            <w:r w:rsidRPr="001F42D3">
              <w:t>6</w:t>
            </w:r>
          </w:p>
        </w:tc>
        <w:tc>
          <w:tcPr>
            <w:tcW w:w="810" w:type="dxa"/>
          </w:tcPr>
          <w:p w14:paraId="3AFD4084" w14:textId="379C5B80" w:rsidR="00B11855" w:rsidRPr="001F42D3" w:rsidRDefault="003D003E" w:rsidP="00863A9A">
            <w:pPr>
              <w:pStyle w:val="TableEntry"/>
            </w:pPr>
            <w:r w:rsidRPr="001F42D3">
              <w:t>ID</w:t>
            </w:r>
          </w:p>
        </w:tc>
        <w:tc>
          <w:tcPr>
            <w:tcW w:w="720" w:type="dxa"/>
          </w:tcPr>
          <w:p w14:paraId="20A0D0B6" w14:textId="046F1EB0" w:rsidR="00B11855" w:rsidRPr="001F42D3" w:rsidRDefault="003D003E" w:rsidP="00863A9A">
            <w:pPr>
              <w:pStyle w:val="TableEntry"/>
            </w:pPr>
            <w:r w:rsidRPr="001F42D3">
              <w:t>3</w:t>
            </w:r>
          </w:p>
        </w:tc>
        <w:tc>
          <w:tcPr>
            <w:tcW w:w="720" w:type="dxa"/>
          </w:tcPr>
          <w:p w14:paraId="547397E7" w14:textId="35F8E99B" w:rsidR="00B11855" w:rsidRPr="001F42D3" w:rsidRDefault="003D003E" w:rsidP="00863A9A">
            <w:pPr>
              <w:pStyle w:val="TableEntry"/>
            </w:pPr>
            <w:r w:rsidRPr="001F42D3">
              <w:t>O</w:t>
            </w:r>
          </w:p>
        </w:tc>
        <w:tc>
          <w:tcPr>
            <w:tcW w:w="810" w:type="dxa"/>
          </w:tcPr>
          <w:p w14:paraId="71976530" w14:textId="2926A478" w:rsidR="00B11855" w:rsidRPr="001F42D3" w:rsidRDefault="00B11855" w:rsidP="001F5A5C">
            <w:pPr>
              <w:pStyle w:val="TableEntry"/>
            </w:pPr>
          </w:p>
        </w:tc>
        <w:tc>
          <w:tcPr>
            <w:tcW w:w="630" w:type="dxa"/>
          </w:tcPr>
          <w:p w14:paraId="5811CE55" w14:textId="4A805C2C" w:rsidR="00B11855" w:rsidRPr="001F42D3" w:rsidRDefault="003D003E" w:rsidP="00863A9A">
            <w:pPr>
              <w:pStyle w:val="TableEntry"/>
            </w:pPr>
            <w:r w:rsidRPr="001F42D3">
              <w:t>0</w:t>
            </w:r>
          </w:p>
        </w:tc>
        <w:tc>
          <w:tcPr>
            <w:tcW w:w="810" w:type="dxa"/>
          </w:tcPr>
          <w:p w14:paraId="3E25824C" w14:textId="395CCFE3" w:rsidR="00B11855" w:rsidRPr="001F42D3" w:rsidRDefault="003D003E" w:rsidP="00863A9A">
            <w:pPr>
              <w:pStyle w:val="TableEntry"/>
            </w:pPr>
            <w:r w:rsidRPr="001F42D3">
              <w:t>1</w:t>
            </w:r>
          </w:p>
        </w:tc>
        <w:tc>
          <w:tcPr>
            <w:tcW w:w="810" w:type="dxa"/>
          </w:tcPr>
          <w:p w14:paraId="40047B45" w14:textId="38A01161" w:rsidR="00B11855" w:rsidRPr="001F42D3" w:rsidRDefault="003D003E" w:rsidP="00863A9A">
            <w:pPr>
              <w:pStyle w:val="TableEntry"/>
            </w:pPr>
            <w:r w:rsidRPr="001F42D3">
              <w:t>0399</w:t>
            </w:r>
          </w:p>
        </w:tc>
        <w:tc>
          <w:tcPr>
            <w:tcW w:w="900" w:type="dxa"/>
          </w:tcPr>
          <w:p w14:paraId="06F9E1DB" w14:textId="6FC78EE0" w:rsidR="00B11855" w:rsidRPr="001F42D3" w:rsidRDefault="00B11855" w:rsidP="001F5A5C">
            <w:pPr>
              <w:pStyle w:val="TableEntry"/>
            </w:pPr>
          </w:p>
        </w:tc>
        <w:tc>
          <w:tcPr>
            <w:tcW w:w="1193" w:type="dxa"/>
          </w:tcPr>
          <w:p w14:paraId="3B5A5597" w14:textId="55C12301" w:rsidR="00B11855" w:rsidRPr="001F42D3" w:rsidRDefault="003D003E" w:rsidP="001F5A5C">
            <w:pPr>
              <w:pStyle w:val="TableEntry"/>
            </w:pPr>
            <w:r w:rsidRPr="001F42D3">
              <w:t>USA</w:t>
            </w:r>
          </w:p>
        </w:tc>
      </w:tr>
    </w:tbl>
    <w:p w14:paraId="71F40067" w14:textId="77777777" w:rsidR="00B11855" w:rsidRPr="001F42D3" w:rsidRDefault="003D003E" w:rsidP="00396374">
      <w:pPr>
        <w:pStyle w:val="Note"/>
        <w:ind w:left="0" w:hanging="2"/>
      </w:pPr>
      <w:r w:rsidRPr="001F42D3">
        <w:t>Note: Field names are in Roman type, relevant component names within a field are listed underneath in italic type.</w:t>
      </w:r>
    </w:p>
    <w:p w14:paraId="38C052B3" w14:textId="77777777" w:rsidR="001A4392" w:rsidRPr="001F42D3" w:rsidRDefault="001A4392" w:rsidP="00A17802">
      <w:pPr>
        <w:pStyle w:val="BodyText"/>
      </w:pPr>
    </w:p>
    <w:p w14:paraId="45316A6E" w14:textId="77777777" w:rsidR="00B11855" w:rsidRPr="001F42D3" w:rsidRDefault="003D003E" w:rsidP="00B34AEB">
      <w:pPr>
        <w:pStyle w:val="BodyText"/>
        <w:keepNext/>
      </w:pPr>
      <w:r w:rsidRPr="001F42D3">
        <w:rPr>
          <w:b/>
          <w:bCs/>
        </w:rPr>
        <w:t>PID-3.1 Patient Identifier List</w:t>
      </w:r>
    </w:p>
    <w:p w14:paraId="13CCC9CB" w14:textId="3BDCA18C" w:rsidR="00B11855" w:rsidRPr="001F42D3" w:rsidRDefault="003D003E" w:rsidP="002E3ED0">
      <w:pPr>
        <w:pStyle w:val="HL7FieldIndent2"/>
        <w:ind w:left="0" w:hanging="2"/>
        <w:rPr>
          <w:noProof w:val="0"/>
        </w:rPr>
      </w:pPr>
      <w:r w:rsidRPr="001F42D3">
        <w:rPr>
          <w:noProof w:val="0"/>
        </w:rPr>
        <w:t>ID Number contains a unique identifier for the patient assigned by the Implantable Device – Cardiac – Reporter. Identifier Type Code is constrained by Table 0203 listed below (others can be included as defined in the 2.6 standard). The first identifier will always be the unique model/serial number of the implanted device with an identifier of type U (see table following). This will be used by the Implantable Device – Cardiac – Consumer / Repository to match the device interrogations with the patient accounts. Assigning Authority will be a unique name of the Implantable Device – Cardiac – Reporter system or owning organization that creates the observation and will be coded using the MDC_IDC Nomenclature, MDC_IDC_DEV_MFG term.</w:t>
      </w:r>
    </w:p>
    <w:p w14:paraId="127FFC48" w14:textId="1A2E51B3" w:rsidR="00B11855" w:rsidRPr="001F42D3" w:rsidRDefault="003D003E" w:rsidP="00CF5627">
      <w:pPr>
        <w:pStyle w:val="TableTitle"/>
      </w:pPr>
      <w:r w:rsidRPr="001F42D3">
        <w:t>Table 3.9.4.1.2.2</w:t>
      </w:r>
      <w:r w:rsidR="005D79DE" w:rsidRPr="001F42D3">
        <w:rPr>
          <w:rFonts w:eastAsia="MS Gothic"/>
        </w:rPr>
        <w:t>-</w:t>
      </w:r>
      <w:r w:rsidR="002924C0" w:rsidRPr="001F42D3">
        <w:t>2</w:t>
      </w:r>
      <w:r w:rsidRPr="001F42D3">
        <w:t xml:space="preserve">: </w:t>
      </w:r>
      <w:r w:rsidR="006D613E" w:rsidRPr="001F42D3">
        <w:t>HL7</w:t>
      </w:r>
      <w:r w:rsidR="00995105" w:rsidRPr="001F42D3">
        <w:t xml:space="preserve"> </w:t>
      </w:r>
      <w:r w:rsidRPr="001F42D3">
        <w:t>Table 0203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2985"/>
        <w:gridCol w:w="4274"/>
        <w:gridCol w:w="961"/>
      </w:tblGrid>
      <w:tr w:rsidR="00C40FD5" w:rsidRPr="001F42D3" w14:paraId="1765B38D" w14:textId="77777777" w:rsidTr="00EB7483">
        <w:trPr>
          <w:cantSplit/>
          <w:tblHeader/>
          <w:jc w:val="center"/>
        </w:trPr>
        <w:tc>
          <w:tcPr>
            <w:tcW w:w="990" w:type="dxa"/>
            <w:shd w:val="clear" w:color="auto" w:fill="D9D9D9"/>
          </w:tcPr>
          <w:p w14:paraId="52FE04B0" w14:textId="77777777" w:rsidR="00B11855" w:rsidRPr="001F42D3" w:rsidRDefault="003D003E" w:rsidP="006C0E8E">
            <w:pPr>
              <w:pStyle w:val="TableEntryHeader"/>
            </w:pPr>
            <w:r w:rsidRPr="001F42D3">
              <w:t>Code</w:t>
            </w:r>
          </w:p>
        </w:tc>
        <w:tc>
          <w:tcPr>
            <w:tcW w:w="2985" w:type="dxa"/>
            <w:shd w:val="clear" w:color="auto" w:fill="D9D9D9"/>
          </w:tcPr>
          <w:p w14:paraId="7606A60E" w14:textId="77777777" w:rsidR="00B11855" w:rsidRPr="001F42D3" w:rsidRDefault="003D003E" w:rsidP="006C0E8E">
            <w:pPr>
              <w:pStyle w:val="TableEntryHeader"/>
            </w:pPr>
            <w:r w:rsidRPr="001F42D3">
              <w:t>Description</w:t>
            </w:r>
          </w:p>
        </w:tc>
        <w:tc>
          <w:tcPr>
            <w:tcW w:w="4274" w:type="dxa"/>
            <w:shd w:val="clear" w:color="auto" w:fill="D9D9D9"/>
          </w:tcPr>
          <w:p w14:paraId="781D6A48" w14:textId="77777777" w:rsidR="00B11855" w:rsidRPr="001F42D3" w:rsidRDefault="003D003E" w:rsidP="006C0E8E">
            <w:pPr>
              <w:pStyle w:val="TableEntryHeader"/>
            </w:pPr>
            <w:r w:rsidRPr="001F42D3">
              <w:t>Notes</w:t>
            </w:r>
          </w:p>
        </w:tc>
        <w:tc>
          <w:tcPr>
            <w:tcW w:w="961" w:type="dxa"/>
            <w:shd w:val="clear" w:color="auto" w:fill="D9D9D9"/>
          </w:tcPr>
          <w:p w14:paraId="1B834E76" w14:textId="77777777" w:rsidR="00B11855" w:rsidRPr="001F42D3" w:rsidRDefault="003D003E" w:rsidP="006C0E8E">
            <w:pPr>
              <w:pStyle w:val="TableEntryHeader"/>
            </w:pPr>
            <w:r w:rsidRPr="001F42D3">
              <w:t>Usage</w:t>
            </w:r>
          </w:p>
        </w:tc>
      </w:tr>
      <w:tr w:rsidR="00B11855" w:rsidRPr="001F42D3" w14:paraId="4AFAB872" w14:textId="77777777" w:rsidTr="00EB7483">
        <w:trPr>
          <w:cantSplit/>
          <w:jc w:val="center"/>
        </w:trPr>
        <w:tc>
          <w:tcPr>
            <w:tcW w:w="990" w:type="dxa"/>
          </w:tcPr>
          <w:p w14:paraId="33A5E1EB" w14:textId="77777777" w:rsidR="00B11855" w:rsidRPr="001F42D3" w:rsidRDefault="003D003E" w:rsidP="006C0E8E">
            <w:pPr>
              <w:pStyle w:val="TableEntry"/>
              <w:keepNext/>
            </w:pPr>
            <w:r w:rsidRPr="001F42D3">
              <w:t>U</w:t>
            </w:r>
          </w:p>
        </w:tc>
        <w:tc>
          <w:tcPr>
            <w:tcW w:w="2985" w:type="dxa"/>
          </w:tcPr>
          <w:p w14:paraId="7DD8C8F6" w14:textId="77777777" w:rsidR="00B11855" w:rsidRPr="001F42D3" w:rsidRDefault="003D003E" w:rsidP="006C0E8E">
            <w:pPr>
              <w:pStyle w:val="TableEntry"/>
              <w:keepNext/>
            </w:pPr>
            <w:r w:rsidRPr="001F42D3">
              <w:t>Model and Serial Number of Device</w:t>
            </w:r>
          </w:p>
          <w:p w14:paraId="00A28859" w14:textId="77777777" w:rsidR="00B11855" w:rsidRPr="001F42D3" w:rsidRDefault="003D003E" w:rsidP="006C0E8E">
            <w:pPr>
              <w:pStyle w:val="TableEntry"/>
              <w:keepNext/>
            </w:pPr>
            <w:r w:rsidRPr="001F42D3">
              <w:t>IEEE 11073_10103 MDC_IDC_DEV_MODEL and MDC_IDC_DEV_SERIAL</w:t>
            </w:r>
          </w:p>
        </w:tc>
        <w:tc>
          <w:tcPr>
            <w:tcW w:w="4274" w:type="dxa"/>
          </w:tcPr>
          <w:p w14:paraId="76555EEC" w14:textId="77777777" w:rsidR="00B11855" w:rsidRPr="001F42D3" w:rsidRDefault="003D003E" w:rsidP="006C0E8E">
            <w:pPr>
              <w:pStyle w:val="TableEntry"/>
              <w:keepNext/>
            </w:pPr>
            <w:r w:rsidRPr="001F42D3">
              <w:t>Model and Serial number will be concatenated together and will be unique within an Assigning Authority.</w:t>
            </w:r>
          </w:p>
          <w:p w14:paraId="44278476" w14:textId="77777777" w:rsidR="00B11855" w:rsidRPr="001F42D3" w:rsidRDefault="003D003E" w:rsidP="006C0E8E">
            <w:pPr>
              <w:pStyle w:val="TableEntry"/>
              <w:keepNext/>
            </w:pPr>
            <w:r w:rsidRPr="001F42D3">
              <w:t>The format of the ID will be following:</w:t>
            </w:r>
          </w:p>
          <w:p w14:paraId="3B118A7E" w14:textId="77777777" w:rsidR="00B11855" w:rsidRPr="001F42D3" w:rsidRDefault="003D003E" w:rsidP="006C0E8E">
            <w:pPr>
              <w:pStyle w:val="TableEntry"/>
              <w:keepNext/>
            </w:pPr>
            <w:r w:rsidRPr="001F42D3">
              <w:t>"model:xxx/serial:yyy"</w:t>
            </w:r>
          </w:p>
          <w:p w14:paraId="2AFAE5A2" w14:textId="77777777" w:rsidR="00B11855" w:rsidRPr="001F42D3" w:rsidRDefault="003D003E" w:rsidP="006C0E8E">
            <w:pPr>
              <w:pStyle w:val="TableEntry"/>
              <w:keepNext/>
            </w:pPr>
            <w:r w:rsidRPr="001F42D3">
              <w:t>Example: model:XZY987/serial:abc123</w:t>
            </w:r>
          </w:p>
        </w:tc>
        <w:tc>
          <w:tcPr>
            <w:tcW w:w="961" w:type="dxa"/>
          </w:tcPr>
          <w:p w14:paraId="764833DE" w14:textId="77777777" w:rsidR="00B11855" w:rsidRPr="001F42D3" w:rsidRDefault="003D003E" w:rsidP="006C0E8E">
            <w:pPr>
              <w:pStyle w:val="TableEntry"/>
              <w:keepNext/>
            </w:pPr>
            <w:r w:rsidRPr="001F42D3">
              <w:t>R</w:t>
            </w:r>
          </w:p>
        </w:tc>
      </w:tr>
      <w:tr w:rsidR="00B11855" w:rsidRPr="001F42D3" w14:paraId="1DF5150F" w14:textId="77777777" w:rsidTr="00EB7483">
        <w:trPr>
          <w:cantSplit/>
          <w:jc w:val="center"/>
        </w:trPr>
        <w:tc>
          <w:tcPr>
            <w:tcW w:w="990" w:type="dxa"/>
          </w:tcPr>
          <w:p w14:paraId="0F82BD5E" w14:textId="77777777" w:rsidR="00B11855" w:rsidRPr="001F42D3" w:rsidRDefault="003D003E" w:rsidP="008679BF">
            <w:pPr>
              <w:pStyle w:val="TableEntry"/>
            </w:pPr>
            <w:r w:rsidRPr="001F42D3">
              <w:t>SS</w:t>
            </w:r>
          </w:p>
        </w:tc>
        <w:tc>
          <w:tcPr>
            <w:tcW w:w="2985" w:type="dxa"/>
          </w:tcPr>
          <w:p w14:paraId="25A76B5C" w14:textId="77777777" w:rsidR="00B11855" w:rsidRPr="001F42D3" w:rsidRDefault="003D003E" w:rsidP="008679BF">
            <w:pPr>
              <w:pStyle w:val="TableEntry"/>
            </w:pPr>
            <w:r w:rsidRPr="001F42D3">
              <w:t>Patient Social Security Number</w:t>
            </w:r>
          </w:p>
        </w:tc>
        <w:tc>
          <w:tcPr>
            <w:tcW w:w="4274" w:type="dxa"/>
          </w:tcPr>
          <w:p w14:paraId="22CE6258" w14:textId="77777777" w:rsidR="00B11855" w:rsidRPr="001F42D3" w:rsidRDefault="003D003E" w:rsidP="008679BF">
            <w:pPr>
              <w:pStyle w:val="TableEntry"/>
            </w:pPr>
            <w:r w:rsidRPr="001F42D3">
              <w:t>Social Security number will be included if known.</w:t>
            </w:r>
          </w:p>
        </w:tc>
        <w:tc>
          <w:tcPr>
            <w:tcW w:w="961" w:type="dxa"/>
          </w:tcPr>
          <w:p w14:paraId="629F8D1A" w14:textId="77777777" w:rsidR="00B11855" w:rsidRPr="001F42D3" w:rsidRDefault="003D003E" w:rsidP="000166DD">
            <w:pPr>
              <w:pStyle w:val="TableEntry"/>
            </w:pPr>
            <w:r w:rsidRPr="001F42D3">
              <w:t>RE</w:t>
            </w:r>
          </w:p>
        </w:tc>
      </w:tr>
    </w:tbl>
    <w:p w14:paraId="5E35A887" w14:textId="77777777" w:rsidR="00B11855" w:rsidRPr="001F42D3" w:rsidRDefault="00B11855" w:rsidP="008679BF">
      <w:pPr>
        <w:pStyle w:val="BodyText"/>
      </w:pPr>
    </w:p>
    <w:p w14:paraId="4B8F3934" w14:textId="77777777" w:rsidR="00B11855" w:rsidRPr="001F42D3" w:rsidRDefault="00855E3C" w:rsidP="00123C7B">
      <w:pPr>
        <w:pStyle w:val="Heading6"/>
        <w:numPr>
          <w:ilvl w:val="0"/>
          <w:numId w:val="0"/>
        </w:numPr>
        <w:rPr>
          <w:noProof w:val="0"/>
        </w:rPr>
      </w:pPr>
      <w:bookmarkStart w:id="463" w:name="_Toc401769840"/>
      <w:bookmarkStart w:id="464" w:name="_Toc214889741"/>
      <w:r w:rsidRPr="001F42D3">
        <w:rPr>
          <w:noProof w:val="0"/>
        </w:rPr>
        <w:lastRenderedPageBreak/>
        <w:t xml:space="preserve">3.9.4.1.2.3 </w:t>
      </w:r>
      <w:r w:rsidR="003D003E" w:rsidRPr="001F42D3">
        <w:rPr>
          <w:noProof w:val="0"/>
        </w:rPr>
        <w:t>PV1 Segment – Patient Visit (Optional)</w:t>
      </w:r>
      <w:bookmarkEnd w:id="463"/>
      <w:bookmarkEnd w:id="464"/>
    </w:p>
    <w:p w14:paraId="1C1B6EFE" w14:textId="6BC462AE" w:rsidR="00B11855" w:rsidRPr="001F42D3" w:rsidRDefault="003D003E" w:rsidP="00CF5627">
      <w:pPr>
        <w:pStyle w:val="TableTitle"/>
      </w:pPr>
      <w:r w:rsidRPr="001F42D3">
        <w:t>Table 3.9.4.1.2.3</w:t>
      </w:r>
      <w:r w:rsidR="005D79DE" w:rsidRPr="001F42D3">
        <w:rPr>
          <w:rFonts w:eastAsia="MS Gothic"/>
        </w:rPr>
        <w:t>-</w:t>
      </w:r>
      <w:r w:rsidR="00772E92" w:rsidRPr="001F42D3">
        <w:rPr>
          <w:rFonts w:eastAsia="MS Gothic"/>
        </w:rPr>
        <w:t>1</w:t>
      </w:r>
      <w:r w:rsidRPr="001F42D3">
        <w:t>: PV1 Segment</w:t>
      </w:r>
    </w:p>
    <w:tbl>
      <w:tblPr>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720"/>
        <w:gridCol w:w="720"/>
        <w:gridCol w:w="810"/>
        <w:gridCol w:w="720"/>
        <w:gridCol w:w="810"/>
        <w:gridCol w:w="743"/>
        <w:gridCol w:w="922"/>
        <w:gridCol w:w="986"/>
      </w:tblGrid>
      <w:tr w:rsidR="00C42BD4" w:rsidRPr="001F42D3" w14:paraId="318FE23D" w14:textId="77777777" w:rsidTr="00CF5627">
        <w:trPr>
          <w:cantSplit/>
          <w:tblHeader/>
          <w:jc w:val="center"/>
        </w:trPr>
        <w:tc>
          <w:tcPr>
            <w:tcW w:w="1525" w:type="dxa"/>
            <w:shd w:val="clear" w:color="auto" w:fill="D9D9D9"/>
          </w:tcPr>
          <w:p w14:paraId="637DC8A8" w14:textId="77777777" w:rsidR="00B11855" w:rsidRPr="001F42D3" w:rsidRDefault="003D003E" w:rsidP="001F5A5C">
            <w:pPr>
              <w:pStyle w:val="TableEntryHeader"/>
            </w:pPr>
            <w:r w:rsidRPr="001F42D3">
              <w:t>Name</w:t>
            </w:r>
          </w:p>
        </w:tc>
        <w:tc>
          <w:tcPr>
            <w:tcW w:w="810" w:type="dxa"/>
            <w:shd w:val="clear" w:color="auto" w:fill="D9D9D9"/>
          </w:tcPr>
          <w:p w14:paraId="6B87D2AF" w14:textId="77777777" w:rsidR="00B11855" w:rsidRPr="001F42D3" w:rsidRDefault="003D003E" w:rsidP="001F5A5C">
            <w:pPr>
              <w:pStyle w:val="TableEntryHeader"/>
            </w:pPr>
            <w:r w:rsidRPr="001F42D3">
              <w:t>Seq</w:t>
            </w:r>
          </w:p>
        </w:tc>
        <w:tc>
          <w:tcPr>
            <w:tcW w:w="810" w:type="dxa"/>
            <w:shd w:val="clear" w:color="auto" w:fill="D9D9D9"/>
          </w:tcPr>
          <w:p w14:paraId="54AA74DD" w14:textId="77777777" w:rsidR="00B11855" w:rsidRPr="001F42D3" w:rsidRDefault="003D003E" w:rsidP="001F5A5C">
            <w:pPr>
              <w:pStyle w:val="TableEntryHeader"/>
            </w:pPr>
            <w:r w:rsidRPr="001F42D3">
              <w:t>DT</w:t>
            </w:r>
          </w:p>
        </w:tc>
        <w:tc>
          <w:tcPr>
            <w:tcW w:w="720" w:type="dxa"/>
            <w:shd w:val="clear" w:color="auto" w:fill="D9D9D9"/>
          </w:tcPr>
          <w:p w14:paraId="2A5234B4" w14:textId="77777777" w:rsidR="00B11855" w:rsidRPr="001F42D3" w:rsidRDefault="003D003E" w:rsidP="001F5A5C">
            <w:pPr>
              <w:pStyle w:val="TableEntryHeader"/>
            </w:pPr>
            <w:r w:rsidRPr="001F42D3">
              <w:t>Len</w:t>
            </w:r>
          </w:p>
        </w:tc>
        <w:tc>
          <w:tcPr>
            <w:tcW w:w="720" w:type="dxa"/>
            <w:shd w:val="clear" w:color="auto" w:fill="D9D9D9"/>
          </w:tcPr>
          <w:p w14:paraId="2EBC9EE1" w14:textId="77777777" w:rsidR="00B11855" w:rsidRPr="001F42D3" w:rsidRDefault="003D003E" w:rsidP="001F5A5C">
            <w:pPr>
              <w:pStyle w:val="TableEntryHeader"/>
            </w:pPr>
            <w:r w:rsidRPr="001F42D3">
              <w:t>Opt</w:t>
            </w:r>
          </w:p>
        </w:tc>
        <w:tc>
          <w:tcPr>
            <w:tcW w:w="810" w:type="dxa"/>
            <w:shd w:val="clear" w:color="auto" w:fill="D9D9D9"/>
          </w:tcPr>
          <w:p w14:paraId="1527EE24" w14:textId="77777777" w:rsidR="00B11855" w:rsidRPr="001F42D3" w:rsidRDefault="003D003E" w:rsidP="001F5A5C">
            <w:pPr>
              <w:pStyle w:val="TableEntryHeader"/>
            </w:pPr>
            <w:r w:rsidRPr="001F42D3">
              <w:t>Rep</w:t>
            </w:r>
          </w:p>
        </w:tc>
        <w:tc>
          <w:tcPr>
            <w:tcW w:w="720" w:type="dxa"/>
            <w:shd w:val="clear" w:color="auto" w:fill="D9D9D9"/>
          </w:tcPr>
          <w:p w14:paraId="37E78ABC" w14:textId="77777777" w:rsidR="00B11855" w:rsidRPr="001F42D3" w:rsidRDefault="003D003E" w:rsidP="001F5A5C">
            <w:pPr>
              <w:pStyle w:val="TableEntryHeader"/>
            </w:pPr>
            <w:r w:rsidRPr="001F42D3">
              <w:t>Min</w:t>
            </w:r>
          </w:p>
        </w:tc>
        <w:tc>
          <w:tcPr>
            <w:tcW w:w="810" w:type="dxa"/>
            <w:shd w:val="clear" w:color="auto" w:fill="D9D9D9"/>
          </w:tcPr>
          <w:p w14:paraId="48C215DA" w14:textId="77777777" w:rsidR="00B11855" w:rsidRPr="001F42D3" w:rsidRDefault="003D003E" w:rsidP="001F5A5C">
            <w:pPr>
              <w:pStyle w:val="TableEntryHeader"/>
            </w:pPr>
            <w:r w:rsidRPr="001F42D3">
              <w:t>Max</w:t>
            </w:r>
          </w:p>
        </w:tc>
        <w:tc>
          <w:tcPr>
            <w:tcW w:w="743" w:type="dxa"/>
            <w:shd w:val="clear" w:color="auto" w:fill="D9D9D9"/>
          </w:tcPr>
          <w:p w14:paraId="58CD37F1" w14:textId="77777777" w:rsidR="00B11855" w:rsidRPr="001F42D3" w:rsidRDefault="003D003E" w:rsidP="001F5A5C">
            <w:pPr>
              <w:pStyle w:val="TableEntryHeader"/>
            </w:pPr>
            <w:r w:rsidRPr="001F42D3">
              <w:t>Tbl</w:t>
            </w:r>
          </w:p>
        </w:tc>
        <w:tc>
          <w:tcPr>
            <w:tcW w:w="922" w:type="dxa"/>
            <w:shd w:val="clear" w:color="auto" w:fill="D9D9D9"/>
          </w:tcPr>
          <w:p w14:paraId="53E7FA08" w14:textId="77777777" w:rsidR="00B11855" w:rsidRPr="001F42D3" w:rsidRDefault="003D003E" w:rsidP="001F5A5C">
            <w:pPr>
              <w:pStyle w:val="TableEntryHeader"/>
            </w:pPr>
            <w:r w:rsidRPr="001F42D3">
              <w:t>Fixed Value</w:t>
            </w:r>
          </w:p>
        </w:tc>
        <w:tc>
          <w:tcPr>
            <w:tcW w:w="986" w:type="dxa"/>
            <w:shd w:val="clear" w:color="auto" w:fill="D9D9D9"/>
          </w:tcPr>
          <w:p w14:paraId="056FEAD0" w14:textId="77777777" w:rsidR="00B11855" w:rsidRPr="001F42D3" w:rsidRDefault="003D003E" w:rsidP="001F5A5C">
            <w:pPr>
              <w:pStyle w:val="TableEntryHeader"/>
            </w:pPr>
            <w:r w:rsidRPr="001F42D3">
              <w:t>Ex Val</w:t>
            </w:r>
          </w:p>
        </w:tc>
      </w:tr>
      <w:tr w:rsidR="00C42BD4" w:rsidRPr="001F42D3" w14:paraId="0EC46D6D" w14:textId="77777777" w:rsidTr="00CF5627">
        <w:trPr>
          <w:cantSplit/>
          <w:jc w:val="center"/>
        </w:trPr>
        <w:tc>
          <w:tcPr>
            <w:tcW w:w="1525" w:type="dxa"/>
          </w:tcPr>
          <w:p w14:paraId="77E70C3B" w14:textId="6D68D279" w:rsidR="00B11855" w:rsidRPr="001F42D3" w:rsidRDefault="003D003E" w:rsidP="00B32F82">
            <w:pPr>
              <w:pStyle w:val="TableEntry"/>
              <w:rPr>
                <w:color w:val="FFFFFF"/>
              </w:rPr>
            </w:pPr>
            <w:r w:rsidRPr="001F42D3">
              <w:t>Set ID - PV1</w:t>
            </w:r>
          </w:p>
        </w:tc>
        <w:tc>
          <w:tcPr>
            <w:tcW w:w="810" w:type="dxa"/>
          </w:tcPr>
          <w:p w14:paraId="75CD3DF9" w14:textId="695F687C" w:rsidR="00B11855" w:rsidRPr="001F42D3" w:rsidRDefault="003D003E" w:rsidP="00B32F82">
            <w:pPr>
              <w:pStyle w:val="TableEntry"/>
              <w:rPr>
                <w:color w:val="FFFFFF"/>
              </w:rPr>
            </w:pPr>
            <w:r w:rsidRPr="001F42D3">
              <w:t>1</w:t>
            </w:r>
          </w:p>
        </w:tc>
        <w:tc>
          <w:tcPr>
            <w:tcW w:w="810" w:type="dxa"/>
          </w:tcPr>
          <w:p w14:paraId="5DCF741D" w14:textId="0C38590F" w:rsidR="00B11855" w:rsidRPr="001F42D3" w:rsidRDefault="003D003E" w:rsidP="00B32F82">
            <w:pPr>
              <w:pStyle w:val="TableEntry"/>
              <w:rPr>
                <w:color w:val="FFFFFF"/>
              </w:rPr>
            </w:pPr>
            <w:r w:rsidRPr="001F42D3">
              <w:t>SI</w:t>
            </w:r>
          </w:p>
        </w:tc>
        <w:tc>
          <w:tcPr>
            <w:tcW w:w="720" w:type="dxa"/>
          </w:tcPr>
          <w:p w14:paraId="7AA663B5" w14:textId="68BD3929" w:rsidR="00B11855" w:rsidRPr="001F42D3" w:rsidRDefault="003D003E" w:rsidP="00B32F82">
            <w:pPr>
              <w:pStyle w:val="TableEntry"/>
              <w:rPr>
                <w:color w:val="FFFFFF"/>
              </w:rPr>
            </w:pPr>
            <w:r w:rsidRPr="001F42D3">
              <w:t>4</w:t>
            </w:r>
          </w:p>
        </w:tc>
        <w:tc>
          <w:tcPr>
            <w:tcW w:w="720" w:type="dxa"/>
          </w:tcPr>
          <w:p w14:paraId="5C4C1B87" w14:textId="3E46DA3F" w:rsidR="00B11855" w:rsidRPr="001F42D3" w:rsidRDefault="003D003E" w:rsidP="00B32F82">
            <w:pPr>
              <w:pStyle w:val="TableEntry"/>
              <w:rPr>
                <w:color w:val="FFFFFF"/>
              </w:rPr>
            </w:pPr>
            <w:r w:rsidRPr="001F42D3">
              <w:t>O</w:t>
            </w:r>
          </w:p>
        </w:tc>
        <w:tc>
          <w:tcPr>
            <w:tcW w:w="810" w:type="dxa"/>
          </w:tcPr>
          <w:p w14:paraId="6EC8DEC9" w14:textId="3F2F827F" w:rsidR="00B11855" w:rsidRPr="001F42D3" w:rsidRDefault="003D003E" w:rsidP="00B32F82">
            <w:pPr>
              <w:pStyle w:val="TableEntry"/>
              <w:rPr>
                <w:color w:val="FFFFFF"/>
              </w:rPr>
            </w:pPr>
            <w:r w:rsidRPr="001F42D3">
              <w:t>False</w:t>
            </w:r>
          </w:p>
        </w:tc>
        <w:tc>
          <w:tcPr>
            <w:tcW w:w="720" w:type="dxa"/>
          </w:tcPr>
          <w:p w14:paraId="2B17AF92" w14:textId="1CAE1349" w:rsidR="00B11855" w:rsidRPr="001F42D3" w:rsidRDefault="003D003E" w:rsidP="00B32F82">
            <w:pPr>
              <w:pStyle w:val="TableEntry"/>
              <w:rPr>
                <w:color w:val="FFFFFF"/>
              </w:rPr>
            </w:pPr>
            <w:r w:rsidRPr="001F42D3">
              <w:t>0</w:t>
            </w:r>
          </w:p>
        </w:tc>
        <w:tc>
          <w:tcPr>
            <w:tcW w:w="810" w:type="dxa"/>
          </w:tcPr>
          <w:p w14:paraId="46B732E7" w14:textId="5D26A67E" w:rsidR="00B11855" w:rsidRPr="001F42D3" w:rsidRDefault="003D003E" w:rsidP="00B32F82">
            <w:pPr>
              <w:pStyle w:val="TableEntry"/>
              <w:rPr>
                <w:color w:val="FFFFFF"/>
              </w:rPr>
            </w:pPr>
            <w:r w:rsidRPr="001F42D3">
              <w:t>1</w:t>
            </w:r>
          </w:p>
        </w:tc>
        <w:tc>
          <w:tcPr>
            <w:tcW w:w="743" w:type="dxa"/>
          </w:tcPr>
          <w:p w14:paraId="7D28B0F7" w14:textId="2ECE1AD9" w:rsidR="00B11855" w:rsidRPr="001F42D3" w:rsidRDefault="00B11855" w:rsidP="001F5A5C">
            <w:pPr>
              <w:pStyle w:val="TableEntry"/>
            </w:pPr>
          </w:p>
        </w:tc>
        <w:tc>
          <w:tcPr>
            <w:tcW w:w="922" w:type="dxa"/>
          </w:tcPr>
          <w:p w14:paraId="1D19E6E6" w14:textId="33E8BFF7" w:rsidR="00B11855" w:rsidRPr="001F42D3" w:rsidRDefault="00B11855" w:rsidP="001F5A5C">
            <w:pPr>
              <w:pStyle w:val="TableEntry"/>
            </w:pPr>
          </w:p>
        </w:tc>
        <w:tc>
          <w:tcPr>
            <w:tcW w:w="986" w:type="dxa"/>
          </w:tcPr>
          <w:p w14:paraId="05BBC014" w14:textId="77777777" w:rsidR="00B11855" w:rsidRPr="001F42D3" w:rsidRDefault="003D003E" w:rsidP="001F5A5C">
            <w:pPr>
              <w:pStyle w:val="TableEntry"/>
            </w:pPr>
            <w:r w:rsidRPr="001F42D3">
              <w:t>1</w:t>
            </w:r>
          </w:p>
        </w:tc>
      </w:tr>
      <w:tr w:rsidR="00C42BD4" w:rsidRPr="001F42D3" w14:paraId="2F013538" w14:textId="77777777" w:rsidTr="00CF5627">
        <w:trPr>
          <w:cantSplit/>
          <w:jc w:val="center"/>
        </w:trPr>
        <w:tc>
          <w:tcPr>
            <w:tcW w:w="1525" w:type="dxa"/>
          </w:tcPr>
          <w:p w14:paraId="20A69DE1" w14:textId="03192500" w:rsidR="00B11855" w:rsidRPr="001F42D3" w:rsidRDefault="003D003E" w:rsidP="00B32F82">
            <w:pPr>
              <w:pStyle w:val="TableEntry"/>
              <w:rPr>
                <w:color w:val="FFFFFF"/>
              </w:rPr>
            </w:pPr>
            <w:r w:rsidRPr="001F42D3">
              <w:t>Patient Class</w:t>
            </w:r>
          </w:p>
        </w:tc>
        <w:tc>
          <w:tcPr>
            <w:tcW w:w="810" w:type="dxa"/>
          </w:tcPr>
          <w:p w14:paraId="33038BD1" w14:textId="76AD224D" w:rsidR="00B11855" w:rsidRPr="001F42D3" w:rsidRDefault="003D003E" w:rsidP="00B32F82">
            <w:pPr>
              <w:pStyle w:val="TableEntry"/>
              <w:rPr>
                <w:color w:val="FFFFFF"/>
              </w:rPr>
            </w:pPr>
            <w:r w:rsidRPr="001F42D3">
              <w:t>2</w:t>
            </w:r>
          </w:p>
        </w:tc>
        <w:tc>
          <w:tcPr>
            <w:tcW w:w="810" w:type="dxa"/>
          </w:tcPr>
          <w:p w14:paraId="2A17AAEB" w14:textId="6B09D1BE" w:rsidR="00B11855" w:rsidRPr="001F42D3" w:rsidRDefault="003D003E" w:rsidP="00B32F82">
            <w:pPr>
              <w:pStyle w:val="TableEntry"/>
              <w:rPr>
                <w:color w:val="FFFFFF"/>
              </w:rPr>
            </w:pPr>
            <w:r w:rsidRPr="001F42D3">
              <w:t>IS</w:t>
            </w:r>
          </w:p>
        </w:tc>
        <w:tc>
          <w:tcPr>
            <w:tcW w:w="720" w:type="dxa"/>
          </w:tcPr>
          <w:p w14:paraId="6904B29D" w14:textId="72C05AD5" w:rsidR="00B11855" w:rsidRPr="001F42D3" w:rsidRDefault="003D003E" w:rsidP="00B32F82">
            <w:pPr>
              <w:pStyle w:val="TableEntry"/>
              <w:rPr>
                <w:color w:val="FFFFFF"/>
              </w:rPr>
            </w:pPr>
            <w:r w:rsidRPr="001F42D3">
              <w:t>1</w:t>
            </w:r>
          </w:p>
        </w:tc>
        <w:tc>
          <w:tcPr>
            <w:tcW w:w="720" w:type="dxa"/>
          </w:tcPr>
          <w:p w14:paraId="7445288B" w14:textId="5869A479" w:rsidR="00B11855" w:rsidRPr="001F42D3" w:rsidRDefault="003D003E" w:rsidP="00B32F82">
            <w:pPr>
              <w:pStyle w:val="TableEntry"/>
              <w:rPr>
                <w:color w:val="FFFFFF"/>
              </w:rPr>
            </w:pPr>
            <w:r w:rsidRPr="001F42D3">
              <w:t>R</w:t>
            </w:r>
          </w:p>
        </w:tc>
        <w:tc>
          <w:tcPr>
            <w:tcW w:w="810" w:type="dxa"/>
          </w:tcPr>
          <w:p w14:paraId="1C3151D6" w14:textId="67D7A2FA" w:rsidR="00B11855" w:rsidRPr="001F42D3" w:rsidRDefault="003D003E" w:rsidP="00B32F82">
            <w:pPr>
              <w:pStyle w:val="TableEntry"/>
              <w:rPr>
                <w:color w:val="FFFFFF"/>
              </w:rPr>
            </w:pPr>
            <w:r w:rsidRPr="001F42D3">
              <w:t>False</w:t>
            </w:r>
          </w:p>
        </w:tc>
        <w:tc>
          <w:tcPr>
            <w:tcW w:w="720" w:type="dxa"/>
          </w:tcPr>
          <w:p w14:paraId="2B1D439A" w14:textId="569435AC" w:rsidR="00B11855" w:rsidRPr="001F42D3" w:rsidRDefault="003D003E" w:rsidP="00B32F82">
            <w:pPr>
              <w:pStyle w:val="TableEntry"/>
              <w:rPr>
                <w:color w:val="FFFFFF"/>
              </w:rPr>
            </w:pPr>
            <w:r w:rsidRPr="001F42D3">
              <w:t>1</w:t>
            </w:r>
          </w:p>
        </w:tc>
        <w:tc>
          <w:tcPr>
            <w:tcW w:w="810" w:type="dxa"/>
          </w:tcPr>
          <w:p w14:paraId="1CB74204" w14:textId="0EDBF40F" w:rsidR="00B11855" w:rsidRPr="001F42D3" w:rsidRDefault="003D003E" w:rsidP="00B32F82">
            <w:pPr>
              <w:pStyle w:val="TableEntry"/>
              <w:rPr>
                <w:color w:val="FFFFFF"/>
              </w:rPr>
            </w:pPr>
            <w:r w:rsidRPr="001F42D3">
              <w:t>1</w:t>
            </w:r>
          </w:p>
        </w:tc>
        <w:tc>
          <w:tcPr>
            <w:tcW w:w="743" w:type="dxa"/>
          </w:tcPr>
          <w:p w14:paraId="3D6C497A" w14:textId="272E9E7F" w:rsidR="00B11855" w:rsidRPr="001F42D3" w:rsidRDefault="003D003E" w:rsidP="00B32F82">
            <w:pPr>
              <w:pStyle w:val="TableEntry"/>
              <w:rPr>
                <w:color w:val="FFFFFF"/>
              </w:rPr>
            </w:pPr>
            <w:r w:rsidRPr="001F42D3">
              <w:t>0004</w:t>
            </w:r>
          </w:p>
        </w:tc>
        <w:tc>
          <w:tcPr>
            <w:tcW w:w="922" w:type="dxa"/>
          </w:tcPr>
          <w:p w14:paraId="7E4BA5BB" w14:textId="428326B5" w:rsidR="00B11855" w:rsidRPr="001F42D3" w:rsidRDefault="00B11855" w:rsidP="001F5A5C">
            <w:pPr>
              <w:pStyle w:val="TableEntry"/>
            </w:pPr>
          </w:p>
        </w:tc>
        <w:tc>
          <w:tcPr>
            <w:tcW w:w="986" w:type="dxa"/>
          </w:tcPr>
          <w:p w14:paraId="37220406" w14:textId="77777777" w:rsidR="00B11855" w:rsidRPr="001F42D3" w:rsidRDefault="003D003E" w:rsidP="001F5A5C">
            <w:pPr>
              <w:pStyle w:val="TableEntry"/>
            </w:pPr>
            <w:r w:rsidRPr="001F42D3">
              <w:t>R</w:t>
            </w:r>
          </w:p>
        </w:tc>
      </w:tr>
      <w:tr w:rsidR="00C42BD4" w:rsidRPr="001F42D3" w14:paraId="3635BDE7" w14:textId="77777777" w:rsidTr="00CF5627">
        <w:trPr>
          <w:cantSplit/>
          <w:jc w:val="center"/>
        </w:trPr>
        <w:tc>
          <w:tcPr>
            <w:tcW w:w="1525" w:type="dxa"/>
          </w:tcPr>
          <w:p w14:paraId="5C63736B" w14:textId="3C70CCEA" w:rsidR="00B11855" w:rsidRPr="001F42D3" w:rsidRDefault="003D003E" w:rsidP="00B32F82">
            <w:pPr>
              <w:pStyle w:val="TableEntry"/>
              <w:rPr>
                <w:color w:val="FFFFFF"/>
              </w:rPr>
            </w:pPr>
            <w:r w:rsidRPr="001F42D3">
              <w:t>Attending Doctor</w:t>
            </w:r>
          </w:p>
        </w:tc>
        <w:tc>
          <w:tcPr>
            <w:tcW w:w="810" w:type="dxa"/>
          </w:tcPr>
          <w:p w14:paraId="6E4FB40C" w14:textId="4E71FAB5" w:rsidR="00B11855" w:rsidRPr="001F42D3" w:rsidRDefault="003D003E" w:rsidP="00B32F82">
            <w:pPr>
              <w:pStyle w:val="TableEntry"/>
              <w:rPr>
                <w:color w:val="FFFFFF"/>
              </w:rPr>
            </w:pPr>
            <w:r w:rsidRPr="001F42D3">
              <w:t>7</w:t>
            </w:r>
          </w:p>
        </w:tc>
        <w:tc>
          <w:tcPr>
            <w:tcW w:w="810" w:type="dxa"/>
          </w:tcPr>
          <w:p w14:paraId="02BB2AF2" w14:textId="05ABD975" w:rsidR="00B11855" w:rsidRPr="001F42D3" w:rsidRDefault="003D003E" w:rsidP="00B32F82">
            <w:pPr>
              <w:pStyle w:val="TableEntry"/>
              <w:rPr>
                <w:color w:val="FFFFFF"/>
              </w:rPr>
            </w:pPr>
            <w:r w:rsidRPr="001F42D3">
              <w:t>XCN</w:t>
            </w:r>
          </w:p>
        </w:tc>
        <w:tc>
          <w:tcPr>
            <w:tcW w:w="720" w:type="dxa"/>
          </w:tcPr>
          <w:p w14:paraId="616B3FAF" w14:textId="2CC21FF8" w:rsidR="00B11855" w:rsidRPr="001F42D3" w:rsidRDefault="003D003E" w:rsidP="00B32F82">
            <w:pPr>
              <w:pStyle w:val="TableEntry"/>
              <w:rPr>
                <w:color w:val="FFFFFF"/>
              </w:rPr>
            </w:pPr>
            <w:r w:rsidRPr="001F42D3">
              <w:t>309</w:t>
            </w:r>
          </w:p>
        </w:tc>
        <w:tc>
          <w:tcPr>
            <w:tcW w:w="720" w:type="dxa"/>
          </w:tcPr>
          <w:p w14:paraId="6A76F823" w14:textId="2E5124FE" w:rsidR="00B11855" w:rsidRPr="001F42D3" w:rsidRDefault="003D003E" w:rsidP="00B32F82">
            <w:pPr>
              <w:pStyle w:val="TableEntry"/>
              <w:rPr>
                <w:color w:val="FFFFFF"/>
              </w:rPr>
            </w:pPr>
            <w:r w:rsidRPr="001F42D3">
              <w:t>O</w:t>
            </w:r>
          </w:p>
        </w:tc>
        <w:tc>
          <w:tcPr>
            <w:tcW w:w="810" w:type="dxa"/>
          </w:tcPr>
          <w:p w14:paraId="711A4635" w14:textId="7A04EB14" w:rsidR="00B11855" w:rsidRPr="001F42D3" w:rsidRDefault="003D003E" w:rsidP="00B32F82">
            <w:pPr>
              <w:pStyle w:val="TableEntry"/>
              <w:rPr>
                <w:color w:val="FFFFFF"/>
              </w:rPr>
            </w:pPr>
            <w:r w:rsidRPr="001F42D3">
              <w:t>True</w:t>
            </w:r>
          </w:p>
        </w:tc>
        <w:tc>
          <w:tcPr>
            <w:tcW w:w="720" w:type="dxa"/>
          </w:tcPr>
          <w:p w14:paraId="180443E3" w14:textId="29BB510F" w:rsidR="00B11855" w:rsidRPr="001F42D3" w:rsidRDefault="003D003E" w:rsidP="00B32F82">
            <w:pPr>
              <w:pStyle w:val="TableEntry"/>
              <w:rPr>
                <w:color w:val="FFFFFF"/>
              </w:rPr>
            </w:pPr>
            <w:r w:rsidRPr="001F42D3">
              <w:t>0</w:t>
            </w:r>
          </w:p>
        </w:tc>
        <w:tc>
          <w:tcPr>
            <w:tcW w:w="810" w:type="dxa"/>
          </w:tcPr>
          <w:p w14:paraId="76AD0CD7" w14:textId="12216A6B" w:rsidR="00B11855" w:rsidRPr="001F42D3" w:rsidRDefault="003D003E" w:rsidP="00B32F82">
            <w:pPr>
              <w:pStyle w:val="TableEntry"/>
              <w:rPr>
                <w:color w:val="FFFFFF"/>
              </w:rPr>
            </w:pPr>
            <w:r w:rsidRPr="001F42D3">
              <w:t>*</w:t>
            </w:r>
          </w:p>
        </w:tc>
        <w:tc>
          <w:tcPr>
            <w:tcW w:w="743" w:type="dxa"/>
          </w:tcPr>
          <w:p w14:paraId="67D288D7" w14:textId="26FC46AA" w:rsidR="00B11855" w:rsidRPr="001F42D3" w:rsidRDefault="003D003E" w:rsidP="00B32F82">
            <w:pPr>
              <w:pStyle w:val="TableEntry"/>
              <w:rPr>
                <w:color w:val="FFFFFF"/>
              </w:rPr>
            </w:pPr>
            <w:r w:rsidRPr="001F42D3">
              <w:t>0010</w:t>
            </w:r>
          </w:p>
        </w:tc>
        <w:tc>
          <w:tcPr>
            <w:tcW w:w="922" w:type="dxa"/>
          </w:tcPr>
          <w:p w14:paraId="12D8A050" w14:textId="372FBFA6" w:rsidR="00B11855" w:rsidRPr="001F42D3" w:rsidRDefault="00B11855" w:rsidP="001F5A5C">
            <w:pPr>
              <w:pStyle w:val="TableEntry"/>
            </w:pPr>
          </w:p>
        </w:tc>
        <w:tc>
          <w:tcPr>
            <w:tcW w:w="986" w:type="dxa"/>
          </w:tcPr>
          <w:p w14:paraId="1B8AC860" w14:textId="3DD81F9E" w:rsidR="00B11855" w:rsidRPr="001F42D3" w:rsidRDefault="00B11855" w:rsidP="001F5A5C">
            <w:pPr>
              <w:pStyle w:val="TableEntry"/>
            </w:pPr>
          </w:p>
        </w:tc>
      </w:tr>
      <w:tr w:rsidR="00C42BD4" w:rsidRPr="001F42D3" w14:paraId="5BCDD936" w14:textId="77777777" w:rsidTr="00CF5627">
        <w:trPr>
          <w:cantSplit/>
          <w:jc w:val="center"/>
        </w:trPr>
        <w:tc>
          <w:tcPr>
            <w:tcW w:w="1525" w:type="dxa"/>
          </w:tcPr>
          <w:p w14:paraId="46C31525" w14:textId="2741C1D9" w:rsidR="00B11855" w:rsidRPr="001F42D3" w:rsidRDefault="003D003E" w:rsidP="00CF5627">
            <w:pPr>
              <w:pStyle w:val="TableEntryItalicindent"/>
            </w:pPr>
            <w:r w:rsidRPr="001F42D3">
              <w:t>ID number</w:t>
            </w:r>
          </w:p>
        </w:tc>
        <w:tc>
          <w:tcPr>
            <w:tcW w:w="810" w:type="dxa"/>
          </w:tcPr>
          <w:p w14:paraId="450EF832" w14:textId="20B66652" w:rsidR="00B11855" w:rsidRPr="001F42D3" w:rsidRDefault="003D003E" w:rsidP="00B32F82">
            <w:pPr>
              <w:pStyle w:val="TableEntry"/>
              <w:rPr>
                <w:i/>
              </w:rPr>
            </w:pPr>
            <w:r w:rsidRPr="001F42D3">
              <w:rPr>
                <w:i/>
              </w:rPr>
              <w:t>1</w:t>
            </w:r>
          </w:p>
        </w:tc>
        <w:tc>
          <w:tcPr>
            <w:tcW w:w="810" w:type="dxa"/>
          </w:tcPr>
          <w:p w14:paraId="6A546224" w14:textId="10800C04" w:rsidR="00B11855" w:rsidRPr="001F42D3" w:rsidRDefault="003D003E" w:rsidP="00B32F82">
            <w:pPr>
              <w:pStyle w:val="TableEntry"/>
              <w:rPr>
                <w:color w:val="FFFFFF"/>
              </w:rPr>
            </w:pPr>
            <w:r w:rsidRPr="001F42D3">
              <w:t>ST</w:t>
            </w:r>
          </w:p>
        </w:tc>
        <w:tc>
          <w:tcPr>
            <w:tcW w:w="720" w:type="dxa"/>
          </w:tcPr>
          <w:p w14:paraId="4245DFF6" w14:textId="1B59C016" w:rsidR="00B11855" w:rsidRPr="001F42D3" w:rsidRDefault="003D003E" w:rsidP="00B32F82">
            <w:pPr>
              <w:pStyle w:val="TableEntry"/>
              <w:rPr>
                <w:color w:val="FFFFFF"/>
              </w:rPr>
            </w:pPr>
            <w:r w:rsidRPr="001F42D3">
              <w:t>15</w:t>
            </w:r>
          </w:p>
        </w:tc>
        <w:tc>
          <w:tcPr>
            <w:tcW w:w="720" w:type="dxa"/>
          </w:tcPr>
          <w:p w14:paraId="0DADB4E4" w14:textId="5D2ABC2B" w:rsidR="00B11855" w:rsidRPr="001F42D3" w:rsidRDefault="003D003E" w:rsidP="00B32F82">
            <w:pPr>
              <w:pStyle w:val="TableEntry"/>
              <w:rPr>
                <w:color w:val="FFFFFF"/>
              </w:rPr>
            </w:pPr>
            <w:r w:rsidRPr="001F42D3">
              <w:t>O</w:t>
            </w:r>
          </w:p>
        </w:tc>
        <w:tc>
          <w:tcPr>
            <w:tcW w:w="810" w:type="dxa"/>
          </w:tcPr>
          <w:p w14:paraId="5C013E1B" w14:textId="4B81B5F5" w:rsidR="00B11855" w:rsidRPr="001F42D3" w:rsidRDefault="00B11855" w:rsidP="001F5A5C">
            <w:pPr>
              <w:pStyle w:val="TableEntry"/>
            </w:pPr>
          </w:p>
        </w:tc>
        <w:tc>
          <w:tcPr>
            <w:tcW w:w="720" w:type="dxa"/>
          </w:tcPr>
          <w:p w14:paraId="36B88340" w14:textId="4A2E46E7" w:rsidR="00B11855" w:rsidRPr="001F42D3" w:rsidRDefault="003D003E" w:rsidP="00B32F82">
            <w:pPr>
              <w:pStyle w:val="TableEntry"/>
              <w:rPr>
                <w:color w:val="FFFFFF"/>
              </w:rPr>
            </w:pPr>
            <w:r w:rsidRPr="001F42D3">
              <w:t>0</w:t>
            </w:r>
          </w:p>
        </w:tc>
        <w:tc>
          <w:tcPr>
            <w:tcW w:w="810" w:type="dxa"/>
          </w:tcPr>
          <w:p w14:paraId="5F90083D" w14:textId="6C62F005" w:rsidR="00B11855" w:rsidRPr="001F42D3" w:rsidRDefault="003D003E" w:rsidP="00B32F82">
            <w:pPr>
              <w:pStyle w:val="TableEntry"/>
              <w:rPr>
                <w:color w:val="FFFFFF"/>
              </w:rPr>
            </w:pPr>
            <w:r w:rsidRPr="001F42D3">
              <w:t>1</w:t>
            </w:r>
          </w:p>
        </w:tc>
        <w:tc>
          <w:tcPr>
            <w:tcW w:w="743" w:type="dxa"/>
          </w:tcPr>
          <w:p w14:paraId="3398EBC5" w14:textId="2A9EE36F" w:rsidR="00B11855" w:rsidRPr="001F42D3" w:rsidRDefault="00B11855" w:rsidP="001F5A5C">
            <w:pPr>
              <w:pStyle w:val="TableEntry"/>
            </w:pPr>
          </w:p>
        </w:tc>
        <w:tc>
          <w:tcPr>
            <w:tcW w:w="922" w:type="dxa"/>
          </w:tcPr>
          <w:p w14:paraId="0C99B5B8" w14:textId="2C87D74B" w:rsidR="00B11855" w:rsidRPr="001F42D3" w:rsidRDefault="00B11855" w:rsidP="001F5A5C">
            <w:pPr>
              <w:pStyle w:val="TableEntry"/>
            </w:pPr>
          </w:p>
        </w:tc>
        <w:tc>
          <w:tcPr>
            <w:tcW w:w="986" w:type="dxa"/>
          </w:tcPr>
          <w:p w14:paraId="7FDCFC74" w14:textId="725B1409" w:rsidR="00B11855" w:rsidRPr="001F42D3" w:rsidRDefault="003D003E" w:rsidP="001F5A5C">
            <w:pPr>
              <w:pStyle w:val="TableEntry"/>
            </w:pPr>
            <w:r w:rsidRPr="001F42D3">
              <w:t>MWELBY</w:t>
            </w:r>
          </w:p>
        </w:tc>
      </w:tr>
      <w:tr w:rsidR="00C42BD4" w:rsidRPr="001F42D3" w14:paraId="235FE5D6" w14:textId="77777777" w:rsidTr="00CF5627">
        <w:trPr>
          <w:cantSplit/>
          <w:jc w:val="center"/>
        </w:trPr>
        <w:tc>
          <w:tcPr>
            <w:tcW w:w="1525" w:type="dxa"/>
          </w:tcPr>
          <w:p w14:paraId="0312DC31" w14:textId="2B1C9B86" w:rsidR="00B11855" w:rsidRPr="001F42D3" w:rsidRDefault="003D003E" w:rsidP="00CF5627">
            <w:pPr>
              <w:pStyle w:val="TableEntryItalicindent"/>
            </w:pPr>
            <w:r w:rsidRPr="001F42D3">
              <w:t>family name</w:t>
            </w:r>
          </w:p>
        </w:tc>
        <w:tc>
          <w:tcPr>
            <w:tcW w:w="810" w:type="dxa"/>
          </w:tcPr>
          <w:p w14:paraId="0595E2AD" w14:textId="03874012" w:rsidR="00B11855" w:rsidRPr="001F42D3" w:rsidRDefault="003D003E" w:rsidP="00B32F82">
            <w:pPr>
              <w:pStyle w:val="TableEntry"/>
              <w:rPr>
                <w:i/>
              </w:rPr>
            </w:pPr>
            <w:r w:rsidRPr="001F42D3">
              <w:rPr>
                <w:i/>
              </w:rPr>
              <w:t>2</w:t>
            </w:r>
          </w:p>
        </w:tc>
        <w:tc>
          <w:tcPr>
            <w:tcW w:w="810" w:type="dxa"/>
          </w:tcPr>
          <w:p w14:paraId="6225B408" w14:textId="76B1A497" w:rsidR="00B11855" w:rsidRPr="001F42D3" w:rsidRDefault="003D003E" w:rsidP="00B32F82">
            <w:pPr>
              <w:pStyle w:val="TableEntry"/>
              <w:rPr>
                <w:color w:val="FFFFFF"/>
              </w:rPr>
            </w:pPr>
            <w:r w:rsidRPr="001F42D3">
              <w:t>FN</w:t>
            </w:r>
          </w:p>
        </w:tc>
        <w:tc>
          <w:tcPr>
            <w:tcW w:w="720" w:type="dxa"/>
          </w:tcPr>
          <w:p w14:paraId="5B7875AE" w14:textId="18041B96" w:rsidR="00B11855" w:rsidRPr="001F42D3" w:rsidRDefault="003D003E" w:rsidP="00B32F82">
            <w:pPr>
              <w:pStyle w:val="TableEntry"/>
              <w:rPr>
                <w:color w:val="FFFFFF"/>
              </w:rPr>
            </w:pPr>
            <w:r w:rsidRPr="001F42D3">
              <w:t>194</w:t>
            </w:r>
          </w:p>
        </w:tc>
        <w:tc>
          <w:tcPr>
            <w:tcW w:w="720" w:type="dxa"/>
          </w:tcPr>
          <w:p w14:paraId="37477C83" w14:textId="70A2FE2A" w:rsidR="00B11855" w:rsidRPr="001F42D3" w:rsidRDefault="003D003E" w:rsidP="00B32F82">
            <w:pPr>
              <w:pStyle w:val="TableEntry"/>
              <w:rPr>
                <w:color w:val="FFFFFF"/>
              </w:rPr>
            </w:pPr>
            <w:r w:rsidRPr="001F42D3">
              <w:t>O</w:t>
            </w:r>
          </w:p>
        </w:tc>
        <w:tc>
          <w:tcPr>
            <w:tcW w:w="810" w:type="dxa"/>
          </w:tcPr>
          <w:p w14:paraId="4C80816F" w14:textId="37FD85B2" w:rsidR="00B11855" w:rsidRPr="001F42D3" w:rsidRDefault="00B11855" w:rsidP="001F5A5C">
            <w:pPr>
              <w:pStyle w:val="TableEntry"/>
            </w:pPr>
          </w:p>
        </w:tc>
        <w:tc>
          <w:tcPr>
            <w:tcW w:w="720" w:type="dxa"/>
          </w:tcPr>
          <w:p w14:paraId="78F262FA" w14:textId="13FEE1FF" w:rsidR="00B11855" w:rsidRPr="001F42D3" w:rsidRDefault="003D003E" w:rsidP="00B32F82">
            <w:pPr>
              <w:pStyle w:val="TableEntry"/>
              <w:rPr>
                <w:color w:val="FFFFFF"/>
              </w:rPr>
            </w:pPr>
            <w:r w:rsidRPr="001F42D3">
              <w:t>0</w:t>
            </w:r>
          </w:p>
        </w:tc>
        <w:tc>
          <w:tcPr>
            <w:tcW w:w="810" w:type="dxa"/>
          </w:tcPr>
          <w:p w14:paraId="05CC00FE" w14:textId="3430AF6E" w:rsidR="00B11855" w:rsidRPr="001F42D3" w:rsidRDefault="003D003E" w:rsidP="00B32F82">
            <w:pPr>
              <w:pStyle w:val="TableEntry"/>
              <w:rPr>
                <w:color w:val="FFFFFF"/>
              </w:rPr>
            </w:pPr>
            <w:r w:rsidRPr="001F42D3">
              <w:t>1</w:t>
            </w:r>
          </w:p>
        </w:tc>
        <w:tc>
          <w:tcPr>
            <w:tcW w:w="743" w:type="dxa"/>
          </w:tcPr>
          <w:p w14:paraId="7E4EC099" w14:textId="4AC6E6DA" w:rsidR="00B11855" w:rsidRPr="001F42D3" w:rsidRDefault="00B11855" w:rsidP="001F5A5C">
            <w:pPr>
              <w:pStyle w:val="TableEntry"/>
            </w:pPr>
          </w:p>
        </w:tc>
        <w:tc>
          <w:tcPr>
            <w:tcW w:w="922" w:type="dxa"/>
          </w:tcPr>
          <w:p w14:paraId="2E3FB3DB" w14:textId="4B931582" w:rsidR="00B11855" w:rsidRPr="001F42D3" w:rsidRDefault="00B11855" w:rsidP="001F5A5C">
            <w:pPr>
              <w:pStyle w:val="TableEntry"/>
            </w:pPr>
          </w:p>
        </w:tc>
        <w:tc>
          <w:tcPr>
            <w:tcW w:w="986" w:type="dxa"/>
          </w:tcPr>
          <w:p w14:paraId="5CE39F37" w14:textId="64ACEDAC" w:rsidR="00B11855" w:rsidRPr="001F42D3" w:rsidRDefault="003D003E" w:rsidP="001F5A5C">
            <w:pPr>
              <w:pStyle w:val="TableEntry"/>
            </w:pPr>
            <w:r w:rsidRPr="001F42D3">
              <w:t>Welby</w:t>
            </w:r>
          </w:p>
        </w:tc>
      </w:tr>
      <w:tr w:rsidR="00C42BD4" w:rsidRPr="001F42D3" w14:paraId="67FFBA61" w14:textId="77777777" w:rsidTr="00CF5627">
        <w:trPr>
          <w:cantSplit/>
          <w:jc w:val="center"/>
        </w:trPr>
        <w:tc>
          <w:tcPr>
            <w:tcW w:w="1525" w:type="dxa"/>
          </w:tcPr>
          <w:p w14:paraId="310108F4" w14:textId="5926CA55" w:rsidR="00B11855" w:rsidRPr="001F42D3" w:rsidRDefault="003D003E" w:rsidP="00CF5627">
            <w:pPr>
              <w:pStyle w:val="TableEntryItalicindent"/>
            </w:pPr>
            <w:r w:rsidRPr="001F42D3">
              <w:t>given name</w:t>
            </w:r>
          </w:p>
        </w:tc>
        <w:tc>
          <w:tcPr>
            <w:tcW w:w="810" w:type="dxa"/>
          </w:tcPr>
          <w:p w14:paraId="0FC133B0" w14:textId="402CF978" w:rsidR="00B11855" w:rsidRPr="001F42D3" w:rsidRDefault="003D003E" w:rsidP="00B32F82">
            <w:pPr>
              <w:pStyle w:val="TableEntry"/>
              <w:rPr>
                <w:i/>
              </w:rPr>
            </w:pPr>
            <w:r w:rsidRPr="001F42D3">
              <w:rPr>
                <w:i/>
              </w:rPr>
              <w:t>3</w:t>
            </w:r>
          </w:p>
        </w:tc>
        <w:tc>
          <w:tcPr>
            <w:tcW w:w="810" w:type="dxa"/>
          </w:tcPr>
          <w:p w14:paraId="01E89F83" w14:textId="186B3B3A" w:rsidR="00B11855" w:rsidRPr="001F42D3" w:rsidRDefault="003D003E" w:rsidP="00B32F82">
            <w:pPr>
              <w:pStyle w:val="TableEntry"/>
              <w:rPr>
                <w:color w:val="FFFFFF"/>
              </w:rPr>
            </w:pPr>
            <w:r w:rsidRPr="001F42D3">
              <w:t>ST</w:t>
            </w:r>
          </w:p>
        </w:tc>
        <w:tc>
          <w:tcPr>
            <w:tcW w:w="720" w:type="dxa"/>
          </w:tcPr>
          <w:p w14:paraId="543C1D62" w14:textId="64CBD03F" w:rsidR="00B11855" w:rsidRPr="001F42D3" w:rsidRDefault="003D003E" w:rsidP="00B32F82">
            <w:pPr>
              <w:pStyle w:val="TableEntry"/>
              <w:rPr>
                <w:color w:val="FFFFFF"/>
              </w:rPr>
            </w:pPr>
            <w:r w:rsidRPr="001F42D3">
              <w:t>30</w:t>
            </w:r>
          </w:p>
        </w:tc>
        <w:tc>
          <w:tcPr>
            <w:tcW w:w="720" w:type="dxa"/>
          </w:tcPr>
          <w:p w14:paraId="21402CAC" w14:textId="7A00F938" w:rsidR="00B11855" w:rsidRPr="001F42D3" w:rsidRDefault="003D003E" w:rsidP="00B32F82">
            <w:pPr>
              <w:pStyle w:val="TableEntry"/>
              <w:rPr>
                <w:color w:val="FFFFFF"/>
              </w:rPr>
            </w:pPr>
            <w:r w:rsidRPr="001F42D3">
              <w:t>O</w:t>
            </w:r>
          </w:p>
        </w:tc>
        <w:tc>
          <w:tcPr>
            <w:tcW w:w="810" w:type="dxa"/>
          </w:tcPr>
          <w:p w14:paraId="35FE7476" w14:textId="1265CE9C" w:rsidR="00B11855" w:rsidRPr="001F42D3" w:rsidRDefault="00B11855" w:rsidP="001F5A5C">
            <w:pPr>
              <w:pStyle w:val="TableEntry"/>
            </w:pPr>
          </w:p>
        </w:tc>
        <w:tc>
          <w:tcPr>
            <w:tcW w:w="720" w:type="dxa"/>
          </w:tcPr>
          <w:p w14:paraId="7DC6B29F" w14:textId="66B3F47C" w:rsidR="00B11855" w:rsidRPr="001F42D3" w:rsidRDefault="003D003E" w:rsidP="00B32F82">
            <w:pPr>
              <w:pStyle w:val="TableEntry"/>
              <w:rPr>
                <w:color w:val="FFFFFF"/>
              </w:rPr>
            </w:pPr>
            <w:r w:rsidRPr="001F42D3">
              <w:t>0</w:t>
            </w:r>
          </w:p>
        </w:tc>
        <w:tc>
          <w:tcPr>
            <w:tcW w:w="810" w:type="dxa"/>
          </w:tcPr>
          <w:p w14:paraId="4ABF8335" w14:textId="20B733A2" w:rsidR="00B11855" w:rsidRPr="001F42D3" w:rsidRDefault="003D003E" w:rsidP="00B32F82">
            <w:pPr>
              <w:pStyle w:val="TableEntry"/>
              <w:rPr>
                <w:color w:val="FFFFFF"/>
              </w:rPr>
            </w:pPr>
            <w:r w:rsidRPr="001F42D3">
              <w:t>1</w:t>
            </w:r>
          </w:p>
        </w:tc>
        <w:tc>
          <w:tcPr>
            <w:tcW w:w="743" w:type="dxa"/>
          </w:tcPr>
          <w:p w14:paraId="3019756D" w14:textId="2F44879F" w:rsidR="00B11855" w:rsidRPr="001F42D3" w:rsidRDefault="00B11855" w:rsidP="001F5A5C">
            <w:pPr>
              <w:pStyle w:val="TableEntry"/>
            </w:pPr>
          </w:p>
        </w:tc>
        <w:tc>
          <w:tcPr>
            <w:tcW w:w="922" w:type="dxa"/>
          </w:tcPr>
          <w:p w14:paraId="5BBAA306" w14:textId="7313BA52" w:rsidR="00B11855" w:rsidRPr="001F42D3" w:rsidRDefault="00B11855" w:rsidP="001F5A5C">
            <w:pPr>
              <w:pStyle w:val="TableEntry"/>
            </w:pPr>
          </w:p>
        </w:tc>
        <w:tc>
          <w:tcPr>
            <w:tcW w:w="986" w:type="dxa"/>
          </w:tcPr>
          <w:p w14:paraId="220D0183" w14:textId="56DFDAA4" w:rsidR="00B11855" w:rsidRPr="001F42D3" w:rsidRDefault="003D003E" w:rsidP="001F5A5C">
            <w:pPr>
              <w:pStyle w:val="TableEntry"/>
            </w:pPr>
            <w:r w:rsidRPr="001F42D3">
              <w:t>Marcus</w:t>
            </w:r>
          </w:p>
        </w:tc>
      </w:tr>
      <w:tr w:rsidR="00C42BD4" w:rsidRPr="001F42D3" w14:paraId="0EF902A0" w14:textId="77777777" w:rsidTr="00CF5627">
        <w:trPr>
          <w:cantSplit/>
          <w:jc w:val="center"/>
        </w:trPr>
        <w:tc>
          <w:tcPr>
            <w:tcW w:w="1525" w:type="dxa"/>
          </w:tcPr>
          <w:p w14:paraId="589E197E" w14:textId="64D3B359" w:rsidR="00B11855" w:rsidRPr="001F42D3" w:rsidRDefault="003D003E" w:rsidP="00CF5627">
            <w:pPr>
              <w:pStyle w:val="TableEntryItalicindent"/>
            </w:pPr>
            <w:r w:rsidRPr="001F42D3">
              <w:t>second and further given names or initials thereof</w:t>
            </w:r>
          </w:p>
        </w:tc>
        <w:tc>
          <w:tcPr>
            <w:tcW w:w="810" w:type="dxa"/>
          </w:tcPr>
          <w:p w14:paraId="4444D316" w14:textId="28943B25" w:rsidR="00B11855" w:rsidRPr="001F42D3" w:rsidRDefault="003D003E" w:rsidP="00B32F82">
            <w:pPr>
              <w:pStyle w:val="TableEntry"/>
              <w:rPr>
                <w:i/>
              </w:rPr>
            </w:pPr>
            <w:r w:rsidRPr="001F42D3">
              <w:rPr>
                <w:i/>
              </w:rPr>
              <w:t>4</w:t>
            </w:r>
          </w:p>
        </w:tc>
        <w:tc>
          <w:tcPr>
            <w:tcW w:w="810" w:type="dxa"/>
          </w:tcPr>
          <w:p w14:paraId="1F62C471" w14:textId="59ADBDCD" w:rsidR="00B11855" w:rsidRPr="001F42D3" w:rsidRDefault="003D003E" w:rsidP="00B32F82">
            <w:pPr>
              <w:pStyle w:val="TableEntry"/>
              <w:rPr>
                <w:color w:val="FFFFFF"/>
              </w:rPr>
            </w:pPr>
            <w:r w:rsidRPr="001F42D3">
              <w:t>ST</w:t>
            </w:r>
          </w:p>
        </w:tc>
        <w:tc>
          <w:tcPr>
            <w:tcW w:w="720" w:type="dxa"/>
          </w:tcPr>
          <w:p w14:paraId="2B16E789" w14:textId="7957469F" w:rsidR="00B11855" w:rsidRPr="001F42D3" w:rsidRDefault="003D003E" w:rsidP="00B32F82">
            <w:pPr>
              <w:pStyle w:val="TableEntry"/>
              <w:rPr>
                <w:color w:val="FFFFFF"/>
              </w:rPr>
            </w:pPr>
            <w:r w:rsidRPr="001F42D3">
              <w:t>30</w:t>
            </w:r>
          </w:p>
        </w:tc>
        <w:tc>
          <w:tcPr>
            <w:tcW w:w="720" w:type="dxa"/>
          </w:tcPr>
          <w:p w14:paraId="28BD4D5C" w14:textId="243D4A35" w:rsidR="00B11855" w:rsidRPr="001F42D3" w:rsidRDefault="003D003E" w:rsidP="00B32F82">
            <w:pPr>
              <w:pStyle w:val="TableEntry"/>
              <w:rPr>
                <w:color w:val="FFFFFF"/>
              </w:rPr>
            </w:pPr>
            <w:r w:rsidRPr="001F42D3">
              <w:t>O</w:t>
            </w:r>
          </w:p>
        </w:tc>
        <w:tc>
          <w:tcPr>
            <w:tcW w:w="810" w:type="dxa"/>
          </w:tcPr>
          <w:p w14:paraId="014D8D0E" w14:textId="5E54A440" w:rsidR="00B11855" w:rsidRPr="001F42D3" w:rsidRDefault="00B11855" w:rsidP="001F5A5C">
            <w:pPr>
              <w:pStyle w:val="TableEntry"/>
            </w:pPr>
          </w:p>
        </w:tc>
        <w:tc>
          <w:tcPr>
            <w:tcW w:w="720" w:type="dxa"/>
          </w:tcPr>
          <w:p w14:paraId="17290245" w14:textId="702E12A6" w:rsidR="00B11855" w:rsidRPr="001F42D3" w:rsidRDefault="003D003E" w:rsidP="00B32F82">
            <w:pPr>
              <w:pStyle w:val="TableEntry"/>
              <w:rPr>
                <w:color w:val="FFFFFF"/>
              </w:rPr>
            </w:pPr>
            <w:r w:rsidRPr="001F42D3">
              <w:t>0</w:t>
            </w:r>
          </w:p>
        </w:tc>
        <w:tc>
          <w:tcPr>
            <w:tcW w:w="810" w:type="dxa"/>
          </w:tcPr>
          <w:p w14:paraId="1B48BCAE" w14:textId="328E5D9F" w:rsidR="00B11855" w:rsidRPr="001F42D3" w:rsidRDefault="003D003E" w:rsidP="00B32F82">
            <w:pPr>
              <w:pStyle w:val="TableEntry"/>
              <w:rPr>
                <w:color w:val="FFFFFF"/>
              </w:rPr>
            </w:pPr>
            <w:r w:rsidRPr="001F42D3">
              <w:t>1</w:t>
            </w:r>
          </w:p>
        </w:tc>
        <w:tc>
          <w:tcPr>
            <w:tcW w:w="743" w:type="dxa"/>
          </w:tcPr>
          <w:p w14:paraId="507B133F" w14:textId="1AAA6538" w:rsidR="00B11855" w:rsidRPr="001F42D3" w:rsidRDefault="00B11855" w:rsidP="001F5A5C">
            <w:pPr>
              <w:pStyle w:val="TableEntry"/>
            </w:pPr>
          </w:p>
        </w:tc>
        <w:tc>
          <w:tcPr>
            <w:tcW w:w="922" w:type="dxa"/>
          </w:tcPr>
          <w:p w14:paraId="1C9E4AA4" w14:textId="15F9E1A0" w:rsidR="00B11855" w:rsidRPr="001F42D3" w:rsidRDefault="00B11855" w:rsidP="001F5A5C">
            <w:pPr>
              <w:pStyle w:val="TableEntry"/>
            </w:pPr>
          </w:p>
        </w:tc>
        <w:tc>
          <w:tcPr>
            <w:tcW w:w="986" w:type="dxa"/>
          </w:tcPr>
          <w:p w14:paraId="7FA24333" w14:textId="2E516728" w:rsidR="00B11855" w:rsidRPr="001F42D3" w:rsidRDefault="003D003E" w:rsidP="001F5A5C">
            <w:pPr>
              <w:pStyle w:val="TableEntry"/>
            </w:pPr>
            <w:r w:rsidRPr="001F42D3">
              <w:t>A</w:t>
            </w:r>
          </w:p>
        </w:tc>
      </w:tr>
      <w:tr w:rsidR="00C42BD4" w:rsidRPr="001F42D3" w14:paraId="0F5D8F46" w14:textId="77777777" w:rsidTr="00CF5627">
        <w:trPr>
          <w:cantSplit/>
          <w:jc w:val="center"/>
        </w:trPr>
        <w:tc>
          <w:tcPr>
            <w:tcW w:w="1525" w:type="dxa"/>
          </w:tcPr>
          <w:p w14:paraId="01E67AC9" w14:textId="03EF2D92" w:rsidR="00B11855" w:rsidRPr="001F42D3" w:rsidRDefault="003D003E" w:rsidP="00CF5627">
            <w:pPr>
              <w:pStyle w:val="TableEntryItalicindent"/>
            </w:pPr>
            <w:r w:rsidRPr="001F42D3">
              <w:t>suffix (e.g., JR or III)</w:t>
            </w:r>
          </w:p>
        </w:tc>
        <w:tc>
          <w:tcPr>
            <w:tcW w:w="810" w:type="dxa"/>
          </w:tcPr>
          <w:p w14:paraId="02012F84" w14:textId="09B3EAD2" w:rsidR="00B11855" w:rsidRPr="001F42D3" w:rsidRDefault="003D003E" w:rsidP="00B32F82">
            <w:pPr>
              <w:pStyle w:val="TableEntry"/>
              <w:rPr>
                <w:i/>
              </w:rPr>
            </w:pPr>
            <w:r w:rsidRPr="001F42D3">
              <w:rPr>
                <w:i/>
              </w:rPr>
              <w:t>5</w:t>
            </w:r>
          </w:p>
        </w:tc>
        <w:tc>
          <w:tcPr>
            <w:tcW w:w="810" w:type="dxa"/>
          </w:tcPr>
          <w:p w14:paraId="02887ACE" w14:textId="56443748" w:rsidR="00B11855" w:rsidRPr="001F42D3" w:rsidRDefault="003D003E" w:rsidP="00B32F82">
            <w:pPr>
              <w:pStyle w:val="TableEntry"/>
              <w:rPr>
                <w:color w:val="FFFFFF"/>
              </w:rPr>
            </w:pPr>
            <w:r w:rsidRPr="001F42D3">
              <w:t>ST</w:t>
            </w:r>
          </w:p>
        </w:tc>
        <w:tc>
          <w:tcPr>
            <w:tcW w:w="720" w:type="dxa"/>
          </w:tcPr>
          <w:p w14:paraId="48DBDC84" w14:textId="12099974" w:rsidR="00B11855" w:rsidRPr="001F42D3" w:rsidRDefault="003D003E" w:rsidP="00B32F82">
            <w:pPr>
              <w:pStyle w:val="TableEntry"/>
              <w:rPr>
                <w:color w:val="FFFFFF"/>
              </w:rPr>
            </w:pPr>
            <w:r w:rsidRPr="001F42D3">
              <w:t>20</w:t>
            </w:r>
          </w:p>
        </w:tc>
        <w:tc>
          <w:tcPr>
            <w:tcW w:w="720" w:type="dxa"/>
          </w:tcPr>
          <w:p w14:paraId="35A78232" w14:textId="1550B7E2" w:rsidR="00B11855" w:rsidRPr="001F42D3" w:rsidRDefault="003D003E" w:rsidP="00B32F82">
            <w:pPr>
              <w:pStyle w:val="TableEntry"/>
              <w:rPr>
                <w:color w:val="FFFFFF"/>
              </w:rPr>
            </w:pPr>
            <w:r w:rsidRPr="001F42D3">
              <w:t>O</w:t>
            </w:r>
          </w:p>
        </w:tc>
        <w:tc>
          <w:tcPr>
            <w:tcW w:w="810" w:type="dxa"/>
          </w:tcPr>
          <w:p w14:paraId="763A8B68" w14:textId="54AB0A2E" w:rsidR="00B11855" w:rsidRPr="001F42D3" w:rsidRDefault="00B11855" w:rsidP="001F5A5C">
            <w:pPr>
              <w:pStyle w:val="TableEntry"/>
            </w:pPr>
          </w:p>
        </w:tc>
        <w:tc>
          <w:tcPr>
            <w:tcW w:w="720" w:type="dxa"/>
          </w:tcPr>
          <w:p w14:paraId="3F030D6B" w14:textId="40B25F94" w:rsidR="00B11855" w:rsidRPr="001F42D3" w:rsidRDefault="003D003E" w:rsidP="00B32F82">
            <w:pPr>
              <w:pStyle w:val="TableEntry"/>
              <w:rPr>
                <w:color w:val="FFFFFF"/>
              </w:rPr>
            </w:pPr>
            <w:r w:rsidRPr="001F42D3">
              <w:t>0</w:t>
            </w:r>
          </w:p>
        </w:tc>
        <w:tc>
          <w:tcPr>
            <w:tcW w:w="810" w:type="dxa"/>
          </w:tcPr>
          <w:p w14:paraId="7326866D" w14:textId="16097494" w:rsidR="00B11855" w:rsidRPr="001F42D3" w:rsidRDefault="003D003E" w:rsidP="00B32F82">
            <w:pPr>
              <w:pStyle w:val="TableEntry"/>
              <w:rPr>
                <w:color w:val="FFFFFF"/>
              </w:rPr>
            </w:pPr>
            <w:r w:rsidRPr="001F42D3">
              <w:t>1</w:t>
            </w:r>
          </w:p>
        </w:tc>
        <w:tc>
          <w:tcPr>
            <w:tcW w:w="743" w:type="dxa"/>
          </w:tcPr>
          <w:p w14:paraId="28000B85" w14:textId="03CA1402" w:rsidR="00B11855" w:rsidRPr="001F42D3" w:rsidRDefault="00B11855" w:rsidP="001F5A5C">
            <w:pPr>
              <w:pStyle w:val="TableEntry"/>
            </w:pPr>
          </w:p>
        </w:tc>
        <w:tc>
          <w:tcPr>
            <w:tcW w:w="922" w:type="dxa"/>
          </w:tcPr>
          <w:p w14:paraId="24C6B3FA" w14:textId="7A6E33B7" w:rsidR="00B11855" w:rsidRPr="001F42D3" w:rsidRDefault="00B11855" w:rsidP="001F5A5C">
            <w:pPr>
              <w:pStyle w:val="TableEntry"/>
            </w:pPr>
          </w:p>
        </w:tc>
        <w:tc>
          <w:tcPr>
            <w:tcW w:w="986" w:type="dxa"/>
          </w:tcPr>
          <w:p w14:paraId="75F33C4F" w14:textId="70C2ED03" w:rsidR="00B11855" w:rsidRPr="001F42D3" w:rsidRDefault="003D003E" w:rsidP="001F5A5C">
            <w:pPr>
              <w:pStyle w:val="TableEntry"/>
            </w:pPr>
            <w:r w:rsidRPr="001F42D3">
              <w:t>III</w:t>
            </w:r>
          </w:p>
        </w:tc>
      </w:tr>
      <w:tr w:rsidR="00C42BD4" w:rsidRPr="001F42D3" w14:paraId="31E8FC2A" w14:textId="77777777" w:rsidTr="00CF5627">
        <w:trPr>
          <w:cantSplit/>
          <w:jc w:val="center"/>
        </w:trPr>
        <w:tc>
          <w:tcPr>
            <w:tcW w:w="1525" w:type="dxa"/>
          </w:tcPr>
          <w:p w14:paraId="134E2B8D" w14:textId="010B7DE9" w:rsidR="00B11855" w:rsidRPr="001F42D3" w:rsidRDefault="003D003E" w:rsidP="00CF5627">
            <w:pPr>
              <w:pStyle w:val="TableEntryItalicindent"/>
            </w:pPr>
            <w:r w:rsidRPr="001F42D3">
              <w:t>prefix (e.g., DR)</w:t>
            </w:r>
          </w:p>
        </w:tc>
        <w:tc>
          <w:tcPr>
            <w:tcW w:w="810" w:type="dxa"/>
          </w:tcPr>
          <w:p w14:paraId="38E97FC3" w14:textId="30EA03D3" w:rsidR="00B11855" w:rsidRPr="001F42D3" w:rsidRDefault="003D003E" w:rsidP="00B32F82">
            <w:pPr>
              <w:pStyle w:val="TableEntry"/>
              <w:rPr>
                <w:i/>
              </w:rPr>
            </w:pPr>
            <w:r w:rsidRPr="001F42D3">
              <w:rPr>
                <w:i/>
              </w:rPr>
              <w:t>6</w:t>
            </w:r>
          </w:p>
        </w:tc>
        <w:tc>
          <w:tcPr>
            <w:tcW w:w="810" w:type="dxa"/>
          </w:tcPr>
          <w:p w14:paraId="70D736E0" w14:textId="1CA187A1" w:rsidR="00B11855" w:rsidRPr="001F42D3" w:rsidRDefault="003D003E" w:rsidP="00B32F82">
            <w:pPr>
              <w:pStyle w:val="TableEntry"/>
              <w:rPr>
                <w:color w:val="FFFFFF"/>
              </w:rPr>
            </w:pPr>
            <w:r w:rsidRPr="001F42D3">
              <w:t>ST</w:t>
            </w:r>
          </w:p>
        </w:tc>
        <w:tc>
          <w:tcPr>
            <w:tcW w:w="720" w:type="dxa"/>
          </w:tcPr>
          <w:p w14:paraId="0B6123D1" w14:textId="7BDCDF86" w:rsidR="00B11855" w:rsidRPr="001F42D3" w:rsidRDefault="003D003E" w:rsidP="00B32F82">
            <w:pPr>
              <w:pStyle w:val="TableEntry"/>
              <w:rPr>
                <w:color w:val="FFFFFF"/>
              </w:rPr>
            </w:pPr>
            <w:r w:rsidRPr="001F42D3">
              <w:t>20</w:t>
            </w:r>
          </w:p>
        </w:tc>
        <w:tc>
          <w:tcPr>
            <w:tcW w:w="720" w:type="dxa"/>
          </w:tcPr>
          <w:p w14:paraId="28A7C6E5" w14:textId="63780A6E" w:rsidR="00B11855" w:rsidRPr="001F42D3" w:rsidRDefault="003D003E" w:rsidP="00B32F82">
            <w:pPr>
              <w:pStyle w:val="TableEntry"/>
              <w:rPr>
                <w:color w:val="FFFFFF"/>
              </w:rPr>
            </w:pPr>
            <w:r w:rsidRPr="001F42D3">
              <w:t>O</w:t>
            </w:r>
          </w:p>
        </w:tc>
        <w:tc>
          <w:tcPr>
            <w:tcW w:w="810" w:type="dxa"/>
          </w:tcPr>
          <w:p w14:paraId="4785FAFC" w14:textId="0F351207" w:rsidR="00B11855" w:rsidRPr="001F42D3" w:rsidRDefault="00B11855" w:rsidP="001F5A5C">
            <w:pPr>
              <w:pStyle w:val="TableEntry"/>
            </w:pPr>
          </w:p>
        </w:tc>
        <w:tc>
          <w:tcPr>
            <w:tcW w:w="720" w:type="dxa"/>
          </w:tcPr>
          <w:p w14:paraId="79FA6D6F" w14:textId="020157E2" w:rsidR="00B11855" w:rsidRPr="001F42D3" w:rsidRDefault="003D003E" w:rsidP="00B32F82">
            <w:pPr>
              <w:pStyle w:val="TableEntry"/>
              <w:rPr>
                <w:color w:val="FFFFFF"/>
              </w:rPr>
            </w:pPr>
            <w:r w:rsidRPr="001F42D3">
              <w:t>0</w:t>
            </w:r>
          </w:p>
        </w:tc>
        <w:tc>
          <w:tcPr>
            <w:tcW w:w="810" w:type="dxa"/>
          </w:tcPr>
          <w:p w14:paraId="17453E01" w14:textId="08953B91" w:rsidR="00B11855" w:rsidRPr="001F42D3" w:rsidRDefault="003D003E" w:rsidP="00B32F82">
            <w:pPr>
              <w:pStyle w:val="TableEntry"/>
              <w:rPr>
                <w:color w:val="FFFFFF"/>
              </w:rPr>
            </w:pPr>
            <w:r w:rsidRPr="001F42D3">
              <w:t>1</w:t>
            </w:r>
          </w:p>
        </w:tc>
        <w:tc>
          <w:tcPr>
            <w:tcW w:w="743" w:type="dxa"/>
          </w:tcPr>
          <w:p w14:paraId="56685772" w14:textId="601AE193" w:rsidR="00B11855" w:rsidRPr="001F42D3" w:rsidRDefault="00B11855" w:rsidP="001F5A5C">
            <w:pPr>
              <w:pStyle w:val="TableEntry"/>
            </w:pPr>
          </w:p>
        </w:tc>
        <w:tc>
          <w:tcPr>
            <w:tcW w:w="922" w:type="dxa"/>
          </w:tcPr>
          <w:p w14:paraId="7BEF9B42" w14:textId="024CA235" w:rsidR="00B11855" w:rsidRPr="001F42D3" w:rsidRDefault="00B11855" w:rsidP="001F5A5C">
            <w:pPr>
              <w:pStyle w:val="TableEntry"/>
            </w:pPr>
          </w:p>
        </w:tc>
        <w:tc>
          <w:tcPr>
            <w:tcW w:w="986" w:type="dxa"/>
          </w:tcPr>
          <w:p w14:paraId="322433EE" w14:textId="50F77F54" w:rsidR="00B11855" w:rsidRPr="001F42D3" w:rsidRDefault="003D003E" w:rsidP="001F5A5C">
            <w:pPr>
              <w:pStyle w:val="TableEntry"/>
            </w:pPr>
            <w:r w:rsidRPr="001F42D3">
              <w:t>DR</w:t>
            </w:r>
          </w:p>
        </w:tc>
      </w:tr>
      <w:tr w:rsidR="00C42BD4" w:rsidRPr="001F42D3" w14:paraId="4A82531B" w14:textId="77777777" w:rsidTr="00CF5627">
        <w:trPr>
          <w:cantSplit/>
          <w:jc w:val="center"/>
        </w:trPr>
        <w:tc>
          <w:tcPr>
            <w:tcW w:w="1525" w:type="dxa"/>
          </w:tcPr>
          <w:p w14:paraId="521EB4C4" w14:textId="41DC9C93" w:rsidR="00B11855" w:rsidRPr="001F42D3" w:rsidRDefault="003D003E" w:rsidP="00B32F82">
            <w:pPr>
              <w:pStyle w:val="TableEntry"/>
            </w:pPr>
            <w:r w:rsidRPr="001F42D3">
              <w:t>Visit Number</w:t>
            </w:r>
          </w:p>
        </w:tc>
        <w:tc>
          <w:tcPr>
            <w:tcW w:w="810" w:type="dxa"/>
          </w:tcPr>
          <w:p w14:paraId="7F09B76A" w14:textId="476F82D4" w:rsidR="00B11855" w:rsidRPr="001F42D3" w:rsidRDefault="003D003E" w:rsidP="00B32F82">
            <w:pPr>
              <w:pStyle w:val="TableEntry"/>
            </w:pPr>
            <w:r w:rsidRPr="001F42D3">
              <w:t>19</w:t>
            </w:r>
          </w:p>
        </w:tc>
        <w:tc>
          <w:tcPr>
            <w:tcW w:w="810" w:type="dxa"/>
          </w:tcPr>
          <w:p w14:paraId="32CE5325" w14:textId="1BFAC72D" w:rsidR="00B11855" w:rsidRPr="001F42D3" w:rsidRDefault="003D003E" w:rsidP="00B32F82">
            <w:pPr>
              <w:pStyle w:val="TableEntry"/>
              <w:rPr>
                <w:color w:val="FFFFFF"/>
              </w:rPr>
            </w:pPr>
            <w:r w:rsidRPr="001F42D3">
              <w:t>CX</w:t>
            </w:r>
          </w:p>
        </w:tc>
        <w:tc>
          <w:tcPr>
            <w:tcW w:w="720" w:type="dxa"/>
          </w:tcPr>
          <w:p w14:paraId="3058932D" w14:textId="7EB7B9BF" w:rsidR="00B11855" w:rsidRPr="001F42D3" w:rsidRDefault="003D003E" w:rsidP="00B32F82">
            <w:pPr>
              <w:pStyle w:val="TableEntry"/>
              <w:rPr>
                <w:color w:val="FFFFFF"/>
              </w:rPr>
            </w:pPr>
            <w:r w:rsidRPr="001F42D3">
              <w:t>250</w:t>
            </w:r>
          </w:p>
        </w:tc>
        <w:tc>
          <w:tcPr>
            <w:tcW w:w="720" w:type="dxa"/>
          </w:tcPr>
          <w:p w14:paraId="5112EBEE" w14:textId="695DE1A0" w:rsidR="00B11855" w:rsidRPr="001F42D3" w:rsidRDefault="003D003E" w:rsidP="00B32F82">
            <w:pPr>
              <w:pStyle w:val="TableEntry"/>
              <w:rPr>
                <w:color w:val="FFFFFF"/>
              </w:rPr>
            </w:pPr>
            <w:r w:rsidRPr="001F42D3">
              <w:t>O</w:t>
            </w:r>
          </w:p>
        </w:tc>
        <w:tc>
          <w:tcPr>
            <w:tcW w:w="810" w:type="dxa"/>
          </w:tcPr>
          <w:p w14:paraId="5DF1E758" w14:textId="51A5A019" w:rsidR="00B11855" w:rsidRPr="001F42D3" w:rsidRDefault="003D003E" w:rsidP="00B32F82">
            <w:pPr>
              <w:pStyle w:val="TableEntry"/>
              <w:rPr>
                <w:color w:val="FFFFFF"/>
              </w:rPr>
            </w:pPr>
            <w:r w:rsidRPr="001F42D3">
              <w:t>False</w:t>
            </w:r>
          </w:p>
        </w:tc>
        <w:tc>
          <w:tcPr>
            <w:tcW w:w="720" w:type="dxa"/>
          </w:tcPr>
          <w:p w14:paraId="24450BAA" w14:textId="59FBCB47" w:rsidR="00B11855" w:rsidRPr="001F42D3" w:rsidRDefault="003D003E" w:rsidP="00B32F82">
            <w:pPr>
              <w:pStyle w:val="TableEntry"/>
              <w:rPr>
                <w:color w:val="FFFFFF"/>
              </w:rPr>
            </w:pPr>
            <w:r w:rsidRPr="001F42D3">
              <w:t>0</w:t>
            </w:r>
          </w:p>
        </w:tc>
        <w:tc>
          <w:tcPr>
            <w:tcW w:w="810" w:type="dxa"/>
          </w:tcPr>
          <w:p w14:paraId="07DD336E" w14:textId="2BB247B9" w:rsidR="00B11855" w:rsidRPr="001F42D3" w:rsidRDefault="003D003E" w:rsidP="00B32F82">
            <w:pPr>
              <w:pStyle w:val="TableEntry"/>
              <w:rPr>
                <w:color w:val="FFFFFF"/>
              </w:rPr>
            </w:pPr>
            <w:r w:rsidRPr="001F42D3">
              <w:t>1</w:t>
            </w:r>
          </w:p>
        </w:tc>
        <w:tc>
          <w:tcPr>
            <w:tcW w:w="743" w:type="dxa"/>
          </w:tcPr>
          <w:p w14:paraId="4C0ABF0E" w14:textId="71765161" w:rsidR="00B11855" w:rsidRPr="001F42D3" w:rsidRDefault="00B11855" w:rsidP="001F5A5C">
            <w:pPr>
              <w:pStyle w:val="TableEntry"/>
            </w:pPr>
          </w:p>
        </w:tc>
        <w:tc>
          <w:tcPr>
            <w:tcW w:w="922" w:type="dxa"/>
          </w:tcPr>
          <w:p w14:paraId="5350497C" w14:textId="631CF9E3" w:rsidR="00B11855" w:rsidRPr="001F42D3" w:rsidRDefault="00B11855" w:rsidP="001F5A5C">
            <w:pPr>
              <w:pStyle w:val="TableEntry"/>
            </w:pPr>
          </w:p>
        </w:tc>
        <w:tc>
          <w:tcPr>
            <w:tcW w:w="986" w:type="dxa"/>
          </w:tcPr>
          <w:p w14:paraId="4A200C3D" w14:textId="69AB58D9" w:rsidR="00B11855" w:rsidRPr="001F42D3" w:rsidRDefault="00B11855" w:rsidP="00B32F82">
            <w:pPr>
              <w:pStyle w:val="TableEntry"/>
            </w:pPr>
          </w:p>
        </w:tc>
      </w:tr>
      <w:tr w:rsidR="00C42BD4" w:rsidRPr="001F42D3" w14:paraId="74D99C96" w14:textId="77777777" w:rsidTr="00CF5627">
        <w:trPr>
          <w:cantSplit/>
          <w:jc w:val="center"/>
        </w:trPr>
        <w:tc>
          <w:tcPr>
            <w:tcW w:w="1525" w:type="dxa"/>
          </w:tcPr>
          <w:p w14:paraId="04BB0F93" w14:textId="6D7C5F6F" w:rsidR="00B11855" w:rsidRPr="001F42D3" w:rsidRDefault="003D003E" w:rsidP="00CF5627">
            <w:pPr>
              <w:pStyle w:val="TableEntryItalicindent"/>
            </w:pPr>
            <w:r w:rsidRPr="001F42D3">
              <w:t>ID number</w:t>
            </w:r>
          </w:p>
        </w:tc>
        <w:tc>
          <w:tcPr>
            <w:tcW w:w="810" w:type="dxa"/>
          </w:tcPr>
          <w:p w14:paraId="175128F0" w14:textId="57662706" w:rsidR="00B11855" w:rsidRPr="001F42D3" w:rsidRDefault="003D003E" w:rsidP="00B32F82">
            <w:pPr>
              <w:pStyle w:val="TableEntry"/>
              <w:rPr>
                <w:i/>
              </w:rPr>
            </w:pPr>
            <w:r w:rsidRPr="001F42D3">
              <w:rPr>
                <w:i/>
              </w:rPr>
              <w:t>1</w:t>
            </w:r>
          </w:p>
        </w:tc>
        <w:tc>
          <w:tcPr>
            <w:tcW w:w="810" w:type="dxa"/>
          </w:tcPr>
          <w:p w14:paraId="1F9C2AF3" w14:textId="04F3FB35" w:rsidR="00B11855" w:rsidRPr="001F42D3" w:rsidRDefault="003D003E" w:rsidP="00B32F82">
            <w:pPr>
              <w:pStyle w:val="TableEntry"/>
              <w:rPr>
                <w:color w:val="FFFFFF"/>
              </w:rPr>
            </w:pPr>
            <w:r w:rsidRPr="001F42D3">
              <w:t>ST</w:t>
            </w:r>
          </w:p>
        </w:tc>
        <w:tc>
          <w:tcPr>
            <w:tcW w:w="720" w:type="dxa"/>
          </w:tcPr>
          <w:p w14:paraId="452862C0" w14:textId="1EF8D48E" w:rsidR="00B11855" w:rsidRPr="001F42D3" w:rsidRDefault="003D003E" w:rsidP="00B32F82">
            <w:pPr>
              <w:pStyle w:val="TableEntry"/>
              <w:rPr>
                <w:color w:val="FFFFFF"/>
              </w:rPr>
            </w:pPr>
            <w:r w:rsidRPr="001F42D3">
              <w:t>15</w:t>
            </w:r>
          </w:p>
        </w:tc>
        <w:tc>
          <w:tcPr>
            <w:tcW w:w="720" w:type="dxa"/>
          </w:tcPr>
          <w:p w14:paraId="39613B9D" w14:textId="4AFF1D2F" w:rsidR="00B11855" w:rsidRPr="001F42D3" w:rsidRDefault="003D003E" w:rsidP="00B32F82">
            <w:pPr>
              <w:pStyle w:val="TableEntry"/>
              <w:rPr>
                <w:color w:val="FFFFFF"/>
              </w:rPr>
            </w:pPr>
            <w:r w:rsidRPr="001F42D3">
              <w:t>O</w:t>
            </w:r>
          </w:p>
        </w:tc>
        <w:tc>
          <w:tcPr>
            <w:tcW w:w="810" w:type="dxa"/>
          </w:tcPr>
          <w:p w14:paraId="6238C409" w14:textId="380F667F" w:rsidR="00B11855" w:rsidRPr="001F42D3" w:rsidRDefault="00B11855" w:rsidP="001F5A5C">
            <w:pPr>
              <w:pStyle w:val="TableEntry"/>
            </w:pPr>
          </w:p>
        </w:tc>
        <w:tc>
          <w:tcPr>
            <w:tcW w:w="720" w:type="dxa"/>
          </w:tcPr>
          <w:p w14:paraId="36C56A7B" w14:textId="41DBE87C" w:rsidR="00B11855" w:rsidRPr="001F42D3" w:rsidRDefault="003D003E" w:rsidP="00B32F82">
            <w:pPr>
              <w:pStyle w:val="TableEntry"/>
              <w:rPr>
                <w:color w:val="FFFFFF"/>
              </w:rPr>
            </w:pPr>
            <w:r w:rsidRPr="001F42D3">
              <w:t>0</w:t>
            </w:r>
          </w:p>
        </w:tc>
        <w:tc>
          <w:tcPr>
            <w:tcW w:w="810" w:type="dxa"/>
          </w:tcPr>
          <w:p w14:paraId="4E92C906" w14:textId="2C72A86D" w:rsidR="00B11855" w:rsidRPr="001F42D3" w:rsidRDefault="003D003E" w:rsidP="00B32F82">
            <w:pPr>
              <w:pStyle w:val="TableEntry"/>
              <w:rPr>
                <w:color w:val="FFFFFF"/>
              </w:rPr>
            </w:pPr>
            <w:r w:rsidRPr="001F42D3">
              <w:t>1</w:t>
            </w:r>
          </w:p>
        </w:tc>
        <w:tc>
          <w:tcPr>
            <w:tcW w:w="743" w:type="dxa"/>
          </w:tcPr>
          <w:p w14:paraId="7036CAEF" w14:textId="45B42D19" w:rsidR="00B11855" w:rsidRPr="001F42D3" w:rsidRDefault="00B11855" w:rsidP="001F5A5C">
            <w:pPr>
              <w:pStyle w:val="TableEntry"/>
            </w:pPr>
          </w:p>
        </w:tc>
        <w:tc>
          <w:tcPr>
            <w:tcW w:w="922" w:type="dxa"/>
          </w:tcPr>
          <w:p w14:paraId="01143847" w14:textId="2C32E735" w:rsidR="00B11855" w:rsidRPr="001F42D3" w:rsidRDefault="00B11855" w:rsidP="001F5A5C">
            <w:pPr>
              <w:pStyle w:val="TableEntry"/>
            </w:pPr>
          </w:p>
        </w:tc>
        <w:tc>
          <w:tcPr>
            <w:tcW w:w="986" w:type="dxa"/>
          </w:tcPr>
          <w:p w14:paraId="7FBF9C3C" w14:textId="37DCAEE7" w:rsidR="00B11855" w:rsidRPr="001F42D3" w:rsidRDefault="003D003E" w:rsidP="001F5A5C">
            <w:pPr>
              <w:pStyle w:val="TableEntry"/>
            </w:pPr>
            <w:r w:rsidRPr="001F42D3">
              <w:t>123456</w:t>
            </w:r>
          </w:p>
        </w:tc>
      </w:tr>
    </w:tbl>
    <w:p w14:paraId="5B59165C" w14:textId="77777777" w:rsidR="00B11855" w:rsidRPr="001F42D3" w:rsidRDefault="003D003E" w:rsidP="008679BF">
      <w:pPr>
        <w:pStyle w:val="Note"/>
        <w:ind w:left="0" w:hanging="2"/>
      </w:pPr>
      <w:r w:rsidRPr="001F42D3">
        <w:t>Note: Field names are in Roman type, relevant component names within a field are listed underneath in italic type.</w:t>
      </w:r>
    </w:p>
    <w:p w14:paraId="03BBA89C" w14:textId="77777777" w:rsidR="001A4392" w:rsidRPr="001F42D3" w:rsidRDefault="001A4392" w:rsidP="00A17802">
      <w:pPr>
        <w:pStyle w:val="BodyText"/>
      </w:pPr>
    </w:p>
    <w:p w14:paraId="51400C56" w14:textId="77777777" w:rsidR="00B11855" w:rsidRPr="001F42D3" w:rsidRDefault="003D003E" w:rsidP="008679BF">
      <w:pPr>
        <w:pStyle w:val="BodyText"/>
      </w:pPr>
      <w:r w:rsidRPr="001F42D3">
        <w:t>Because this is an unsolicited observation and the Implantable Device – Cardiac – Reporter will not be aware of an associated order, this segment is optional. The Implantable Device – Cardiac – Reporter may want to track the interrogation as a visit using this segment. If information is provided here it will match corresponding information provided in the OBX segments.</w:t>
      </w:r>
    </w:p>
    <w:p w14:paraId="21262AC4" w14:textId="7605C300" w:rsidR="00B11855" w:rsidRPr="001F42D3" w:rsidRDefault="003D003E" w:rsidP="008679BF">
      <w:pPr>
        <w:pStyle w:val="BodyText"/>
      </w:pPr>
      <w:r w:rsidRPr="001F42D3">
        <w:t>PV1-7 Attending Doctor will optionally be captured by the Implantable Device – Cardiac – Reporter. If present, PV1-7.1 Attending Doctor ID Number will be a unique identifier for each doctor in the context of the Implantable Device – Cardiac – Reporter, not the Implantable Device – Cardiac – Consumer.</w:t>
      </w:r>
    </w:p>
    <w:p w14:paraId="50436DC7" w14:textId="77777777" w:rsidR="00B11855" w:rsidRPr="001F42D3" w:rsidRDefault="003D003E" w:rsidP="008679BF">
      <w:pPr>
        <w:pStyle w:val="BodyText"/>
      </w:pPr>
      <w:r w:rsidRPr="001F42D3">
        <w:t>PV1-19 Visit Number, ID Number will be a unique identifier generated by the Implantable Device – Cardiac – Reporter for each visit.</w:t>
      </w:r>
    </w:p>
    <w:p w14:paraId="45D75D8F" w14:textId="77777777" w:rsidR="00B11855" w:rsidRPr="001F42D3" w:rsidRDefault="00855E3C" w:rsidP="00123C7B">
      <w:pPr>
        <w:pStyle w:val="Heading6"/>
        <w:numPr>
          <w:ilvl w:val="0"/>
          <w:numId w:val="0"/>
        </w:numPr>
        <w:rPr>
          <w:noProof w:val="0"/>
        </w:rPr>
      </w:pPr>
      <w:bookmarkStart w:id="465" w:name="_Toc401769841"/>
      <w:bookmarkStart w:id="466" w:name="_Toc214889742"/>
      <w:r w:rsidRPr="001F42D3">
        <w:rPr>
          <w:noProof w:val="0"/>
        </w:rPr>
        <w:t xml:space="preserve">3.9.4.1.2.4 </w:t>
      </w:r>
      <w:r w:rsidR="003D003E" w:rsidRPr="001F42D3">
        <w:rPr>
          <w:noProof w:val="0"/>
        </w:rPr>
        <w:t>OBR Segment – Observation Request</w:t>
      </w:r>
      <w:bookmarkEnd w:id="465"/>
      <w:bookmarkEnd w:id="466"/>
    </w:p>
    <w:p w14:paraId="27984771" w14:textId="282E94CF" w:rsidR="00B11855" w:rsidRPr="001F42D3" w:rsidRDefault="003D003E" w:rsidP="008679BF">
      <w:pPr>
        <w:pStyle w:val="BodyText"/>
      </w:pPr>
      <w:r w:rsidRPr="001F42D3">
        <w:t xml:space="preserve">The ORU message may include discrete OBX segments for individual observations reported. An OBR Segment will be used for each set of such OBX segments to establish the equipment context for the observations (i.e., whether the interrogation was done in-clinic or remote). All </w:t>
      </w:r>
      <w:r w:rsidRPr="001F42D3">
        <w:lastRenderedPageBreak/>
        <w:t>observation dates and times reported here should match OBX segments that report the same information.</w:t>
      </w:r>
    </w:p>
    <w:p w14:paraId="17F98F9F" w14:textId="77777777" w:rsidR="00B11855" w:rsidRPr="001F42D3" w:rsidRDefault="003D003E" w:rsidP="00CF5627">
      <w:pPr>
        <w:pStyle w:val="TableTitle"/>
      </w:pPr>
      <w:r w:rsidRPr="001F42D3">
        <w:t>Table 3.9.4.1.2.4</w:t>
      </w:r>
      <w:r w:rsidR="005D79DE" w:rsidRPr="001F42D3">
        <w:rPr>
          <w:rFonts w:eastAsia="MS Gothic"/>
        </w:rPr>
        <w:t>-</w:t>
      </w:r>
      <w:r w:rsidR="002924C0" w:rsidRPr="001F42D3">
        <w:t>1</w:t>
      </w:r>
      <w:r w:rsidRPr="001F42D3">
        <w:t>: OBR Segment</w:t>
      </w:r>
    </w:p>
    <w:tbl>
      <w:tblPr>
        <w:tblW w:w="9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25"/>
        <w:gridCol w:w="810"/>
        <w:gridCol w:w="810"/>
        <w:gridCol w:w="810"/>
        <w:gridCol w:w="720"/>
        <w:gridCol w:w="810"/>
        <w:gridCol w:w="720"/>
        <w:gridCol w:w="810"/>
        <w:gridCol w:w="810"/>
        <w:gridCol w:w="900"/>
        <w:gridCol w:w="1103"/>
      </w:tblGrid>
      <w:tr w:rsidR="00396374" w:rsidRPr="001F42D3" w14:paraId="32A0F9C2" w14:textId="77777777" w:rsidTr="00396374">
        <w:trPr>
          <w:cantSplit/>
          <w:tblHeader/>
          <w:jc w:val="center"/>
        </w:trPr>
        <w:tc>
          <w:tcPr>
            <w:tcW w:w="1525" w:type="dxa"/>
            <w:shd w:val="clear" w:color="auto" w:fill="D9D9D9"/>
          </w:tcPr>
          <w:p w14:paraId="5C078ADF" w14:textId="77777777" w:rsidR="00B11855" w:rsidRPr="001F42D3" w:rsidRDefault="003D003E" w:rsidP="001F5A5C">
            <w:pPr>
              <w:pStyle w:val="TableEntryHeader"/>
            </w:pPr>
            <w:r w:rsidRPr="001F42D3">
              <w:t>Name</w:t>
            </w:r>
          </w:p>
        </w:tc>
        <w:tc>
          <w:tcPr>
            <w:tcW w:w="810" w:type="dxa"/>
            <w:shd w:val="clear" w:color="auto" w:fill="D9D9D9"/>
          </w:tcPr>
          <w:p w14:paraId="28676B20" w14:textId="77777777" w:rsidR="00B11855" w:rsidRPr="001F42D3" w:rsidRDefault="003D003E" w:rsidP="001F5A5C">
            <w:pPr>
              <w:pStyle w:val="TableEntryHeader"/>
            </w:pPr>
            <w:r w:rsidRPr="001F42D3">
              <w:t>Seq</w:t>
            </w:r>
          </w:p>
        </w:tc>
        <w:tc>
          <w:tcPr>
            <w:tcW w:w="810" w:type="dxa"/>
            <w:shd w:val="clear" w:color="auto" w:fill="D9D9D9"/>
          </w:tcPr>
          <w:p w14:paraId="2285637F" w14:textId="77777777" w:rsidR="00B11855" w:rsidRPr="001F42D3" w:rsidRDefault="003D003E" w:rsidP="001F5A5C">
            <w:pPr>
              <w:pStyle w:val="TableEntryHeader"/>
            </w:pPr>
            <w:r w:rsidRPr="001F42D3">
              <w:t>DT</w:t>
            </w:r>
          </w:p>
        </w:tc>
        <w:tc>
          <w:tcPr>
            <w:tcW w:w="810" w:type="dxa"/>
            <w:shd w:val="clear" w:color="auto" w:fill="D9D9D9"/>
          </w:tcPr>
          <w:p w14:paraId="7246D3CE" w14:textId="77777777" w:rsidR="00B11855" w:rsidRPr="001F42D3" w:rsidRDefault="003D003E" w:rsidP="001F5A5C">
            <w:pPr>
              <w:pStyle w:val="TableEntryHeader"/>
            </w:pPr>
            <w:r w:rsidRPr="001F42D3">
              <w:t>Len</w:t>
            </w:r>
          </w:p>
        </w:tc>
        <w:tc>
          <w:tcPr>
            <w:tcW w:w="720" w:type="dxa"/>
            <w:shd w:val="clear" w:color="auto" w:fill="D9D9D9"/>
          </w:tcPr>
          <w:p w14:paraId="2238696B" w14:textId="77777777" w:rsidR="00B11855" w:rsidRPr="001F42D3" w:rsidRDefault="003D003E" w:rsidP="001F5A5C">
            <w:pPr>
              <w:pStyle w:val="TableEntryHeader"/>
            </w:pPr>
            <w:r w:rsidRPr="001F42D3">
              <w:t>Opt</w:t>
            </w:r>
          </w:p>
        </w:tc>
        <w:tc>
          <w:tcPr>
            <w:tcW w:w="810" w:type="dxa"/>
            <w:shd w:val="clear" w:color="auto" w:fill="D9D9D9"/>
          </w:tcPr>
          <w:p w14:paraId="6930F0C8" w14:textId="77777777" w:rsidR="00B11855" w:rsidRPr="001F42D3" w:rsidRDefault="003D003E" w:rsidP="001F5A5C">
            <w:pPr>
              <w:pStyle w:val="TableEntryHeader"/>
            </w:pPr>
            <w:r w:rsidRPr="001F42D3">
              <w:t>Rep</w:t>
            </w:r>
          </w:p>
        </w:tc>
        <w:tc>
          <w:tcPr>
            <w:tcW w:w="720" w:type="dxa"/>
            <w:shd w:val="clear" w:color="auto" w:fill="D9D9D9"/>
          </w:tcPr>
          <w:p w14:paraId="15920A5E" w14:textId="77777777" w:rsidR="00B11855" w:rsidRPr="001F42D3" w:rsidRDefault="003D003E" w:rsidP="001F5A5C">
            <w:pPr>
              <w:pStyle w:val="TableEntryHeader"/>
            </w:pPr>
            <w:r w:rsidRPr="001F42D3">
              <w:t>Min</w:t>
            </w:r>
          </w:p>
        </w:tc>
        <w:tc>
          <w:tcPr>
            <w:tcW w:w="810" w:type="dxa"/>
            <w:shd w:val="clear" w:color="auto" w:fill="D9D9D9"/>
          </w:tcPr>
          <w:p w14:paraId="1EA4663B" w14:textId="77777777" w:rsidR="00B11855" w:rsidRPr="001F42D3" w:rsidRDefault="003D003E" w:rsidP="001F5A5C">
            <w:pPr>
              <w:pStyle w:val="TableEntryHeader"/>
            </w:pPr>
            <w:r w:rsidRPr="001F42D3">
              <w:t>Max</w:t>
            </w:r>
          </w:p>
        </w:tc>
        <w:tc>
          <w:tcPr>
            <w:tcW w:w="810" w:type="dxa"/>
            <w:shd w:val="clear" w:color="auto" w:fill="D9D9D9"/>
          </w:tcPr>
          <w:p w14:paraId="23F2B41C" w14:textId="77777777" w:rsidR="00B11855" w:rsidRPr="001F42D3" w:rsidRDefault="003D003E" w:rsidP="001F5A5C">
            <w:pPr>
              <w:pStyle w:val="TableEntryHeader"/>
            </w:pPr>
            <w:r w:rsidRPr="001F42D3">
              <w:t>Tbl</w:t>
            </w:r>
          </w:p>
        </w:tc>
        <w:tc>
          <w:tcPr>
            <w:tcW w:w="900" w:type="dxa"/>
            <w:shd w:val="clear" w:color="auto" w:fill="D9D9D9"/>
          </w:tcPr>
          <w:p w14:paraId="30F4655F" w14:textId="77777777" w:rsidR="00B11855" w:rsidRPr="001F42D3" w:rsidRDefault="003D003E" w:rsidP="001F5A5C">
            <w:pPr>
              <w:pStyle w:val="TableEntryHeader"/>
            </w:pPr>
            <w:r w:rsidRPr="001F42D3">
              <w:t>Fixed Val</w:t>
            </w:r>
          </w:p>
        </w:tc>
        <w:tc>
          <w:tcPr>
            <w:tcW w:w="1103" w:type="dxa"/>
            <w:shd w:val="clear" w:color="auto" w:fill="D9D9D9"/>
          </w:tcPr>
          <w:p w14:paraId="2AE1C721" w14:textId="77777777" w:rsidR="00B11855" w:rsidRPr="001F42D3" w:rsidRDefault="003D003E" w:rsidP="001F5A5C">
            <w:pPr>
              <w:pStyle w:val="TableEntryHeader"/>
            </w:pPr>
            <w:r w:rsidRPr="001F42D3">
              <w:t>Ex Val</w:t>
            </w:r>
          </w:p>
        </w:tc>
      </w:tr>
      <w:tr w:rsidR="00396374" w:rsidRPr="001F42D3" w14:paraId="06CB22FE" w14:textId="77777777" w:rsidTr="00396374">
        <w:trPr>
          <w:cantSplit/>
          <w:jc w:val="center"/>
        </w:trPr>
        <w:tc>
          <w:tcPr>
            <w:tcW w:w="1525" w:type="dxa"/>
          </w:tcPr>
          <w:p w14:paraId="649A46DD" w14:textId="1E0F8837" w:rsidR="00B11855" w:rsidRPr="001F42D3" w:rsidRDefault="003D003E" w:rsidP="00DC044A">
            <w:pPr>
              <w:pStyle w:val="TableEntry"/>
            </w:pPr>
            <w:r w:rsidRPr="001F42D3">
              <w:t>Set ID – OBR</w:t>
            </w:r>
          </w:p>
        </w:tc>
        <w:tc>
          <w:tcPr>
            <w:tcW w:w="810" w:type="dxa"/>
          </w:tcPr>
          <w:p w14:paraId="0D9D7FC1" w14:textId="54E9769A" w:rsidR="00B11855" w:rsidRPr="001F42D3" w:rsidRDefault="003D003E" w:rsidP="00DC044A">
            <w:pPr>
              <w:pStyle w:val="TableEntry"/>
            </w:pPr>
            <w:r w:rsidRPr="001F42D3">
              <w:t>1</w:t>
            </w:r>
          </w:p>
        </w:tc>
        <w:tc>
          <w:tcPr>
            <w:tcW w:w="810" w:type="dxa"/>
          </w:tcPr>
          <w:p w14:paraId="6E3ABF11" w14:textId="1B77DCDF" w:rsidR="00B11855" w:rsidRPr="001F42D3" w:rsidRDefault="003D003E" w:rsidP="00DC044A">
            <w:pPr>
              <w:pStyle w:val="TableEntry"/>
              <w:rPr>
                <w:color w:val="FFFFFF"/>
              </w:rPr>
            </w:pPr>
            <w:r w:rsidRPr="001F42D3">
              <w:t>SI</w:t>
            </w:r>
          </w:p>
        </w:tc>
        <w:tc>
          <w:tcPr>
            <w:tcW w:w="810" w:type="dxa"/>
          </w:tcPr>
          <w:p w14:paraId="5EC0D29B" w14:textId="60611234" w:rsidR="00B11855" w:rsidRPr="001F42D3" w:rsidRDefault="003D003E" w:rsidP="00DC044A">
            <w:pPr>
              <w:pStyle w:val="TableEntry"/>
              <w:rPr>
                <w:color w:val="FFFFFF"/>
              </w:rPr>
            </w:pPr>
            <w:r w:rsidRPr="001F42D3">
              <w:t>4</w:t>
            </w:r>
          </w:p>
        </w:tc>
        <w:tc>
          <w:tcPr>
            <w:tcW w:w="720" w:type="dxa"/>
          </w:tcPr>
          <w:p w14:paraId="265C5FA6" w14:textId="070441C4" w:rsidR="00B11855" w:rsidRPr="001F42D3" w:rsidRDefault="003D003E" w:rsidP="00DC044A">
            <w:pPr>
              <w:pStyle w:val="TableEntry"/>
              <w:rPr>
                <w:color w:val="FFFFFF"/>
              </w:rPr>
            </w:pPr>
            <w:r w:rsidRPr="001F42D3">
              <w:t>O</w:t>
            </w:r>
          </w:p>
        </w:tc>
        <w:tc>
          <w:tcPr>
            <w:tcW w:w="810" w:type="dxa"/>
          </w:tcPr>
          <w:p w14:paraId="40CE26E4" w14:textId="495BACC2" w:rsidR="00B11855" w:rsidRPr="001F42D3" w:rsidRDefault="003D003E" w:rsidP="00DC044A">
            <w:pPr>
              <w:pStyle w:val="TableEntry"/>
              <w:rPr>
                <w:color w:val="FFFFFF"/>
              </w:rPr>
            </w:pPr>
            <w:r w:rsidRPr="001F42D3">
              <w:t>False</w:t>
            </w:r>
          </w:p>
        </w:tc>
        <w:tc>
          <w:tcPr>
            <w:tcW w:w="720" w:type="dxa"/>
          </w:tcPr>
          <w:p w14:paraId="3FB6CC86" w14:textId="5CFF5CED" w:rsidR="00B11855" w:rsidRPr="001F42D3" w:rsidRDefault="003D003E" w:rsidP="00DC044A">
            <w:pPr>
              <w:pStyle w:val="TableEntry"/>
              <w:rPr>
                <w:color w:val="FFFFFF"/>
              </w:rPr>
            </w:pPr>
            <w:r w:rsidRPr="001F42D3">
              <w:t>0</w:t>
            </w:r>
          </w:p>
        </w:tc>
        <w:tc>
          <w:tcPr>
            <w:tcW w:w="810" w:type="dxa"/>
          </w:tcPr>
          <w:p w14:paraId="62D10665" w14:textId="4B9CD0C1" w:rsidR="00B11855" w:rsidRPr="001F42D3" w:rsidRDefault="003D003E" w:rsidP="00DC044A">
            <w:pPr>
              <w:pStyle w:val="TableEntry"/>
              <w:rPr>
                <w:color w:val="FFFFFF"/>
              </w:rPr>
            </w:pPr>
            <w:r w:rsidRPr="001F42D3">
              <w:t>1</w:t>
            </w:r>
          </w:p>
        </w:tc>
        <w:tc>
          <w:tcPr>
            <w:tcW w:w="810" w:type="dxa"/>
          </w:tcPr>
          <w:p w14:paraId="07EF491B" w14:textId="5A016217" w:rsidR="00B11855" w:rsidRPr="001F42D3" w:rsidRDefault="00B11855" w:rsidP="001F5A5C">
            <w:pPr>
              <w:pStyle w:val="TableEntry"/>
            </w:pPr>
          </w:p>
        </w:tc>
        <w:tc>
          <w:tcPr>
            <w:tcW w:w="900" w:type="dxa"/>
          </w:tcPr>
          <w:p w14:paraId="01D44051" w14:textId="021CEE5E" w:rsidR="00B11855" w:rsidRPr="001F42D3" w:rsidRDefault="00B11855" w:rsidP="001F5A5C">
            <w:pPr>
              <w:pStyle w:val="TableEntry"/>
            </w:pPr>
          </w:p>
        </w:tc>
        <w:tc>
          <w:tcPr>
            <w:tcW w:w="1103" w:type="dxa"/>
          </w:tcPr>
          <w:p w14:paraId="46B41D0C" w14:textId="2AF12FBE" w:rsidR="00B11855" w:rsidRPr="001F42D3" w:rsidRDefault="003D003E" w:rsidP="001F5A5C">
            <w:pPr>
              <w:pStyle w:val="TableEntry"/>
            </w:pPr>
            <w:r w:rsidRPr="001F42D3">
              <w:t>1</w:t>
            </w:r>
          </w:p>
        </w:tc>
      </w:tr>
      <w:tr w:rsidR="00396374" w:rsidRPr="001F42D3" w14:paraId="2926BB8F" w14:textId="77777777" w:rsidTr="00396374">
        <w:trPr>
          <w:cantSplit/>
          <w:jc w:val="center"/>
        </w:trPr>
        <w:tc>
          <w:tcPr>
            <w:tcW w:w="1525" w:type="dxa"/>
          </w:tcPr>
          <w:p w14:paraId="3A0A1548" w14:textId="01C14A38" w:rsidR="00B11855" w:rsidRPr="001F42D3" w:rsidRDefault="003D003E" w:rsidP="00DC044A">
            <w:pPr>
              <w:pStyle w:val="TableEntry"/>
            </w:pPr>
            <w:r w:rsidRPr="001F42D3">
              <w:t>Placer Order Number</w:t>
            </w:r>
          </w:p>
        </w:tc>
        <w:tc>
          <w:tcPr>
            <w:tcW w:w="810" w:type="dxa"/>
          </w:tcPr>
          <w:p w14:paraId="2FDF4F09" w14:textId="6F4907AE" w:rsidR="00B11855" w:rsidRPr="001F42D3" w:rsidRDefault="003D003E" w:rsidP="00DC044A">
            <w:pPr>
              <w:pStyle w:val="TableEntry"/>
            </w:pPr>
            <w:r w:rsidRPr="001F42D3">
              <w:t>2</w:t>
            </w:r>
          </w:p>
        </w:tc>
        <w:tc>
          <w:tcPr>
            <w:tcW w:w="810" w:type="dxa"/>
          </w:tcPr>
          <w:p w14:paraId="24E7EAFB" w14:textId="5FB88709" w:rsidR="00B11855" w:rsidRPr="001F42D3" w:rsidRDefault="003D003E" w:rsidP="00DC044A">
            <w:pPr>
              <w:pStyle w:val="TableEntry"/>
              <w:rPr>
                <w:color w:val="FFFFFF"/>
              </w:rPr>
            </w:pPr>
            <w:r w:rsidRPr="001F42D3">
              <w:t>EI</w:t>
            </w:r>
          </w:p>
        </w:tc>
        <w:tc>
          <w:tcPr>
            <w:tcW w:w="810" w:type="dxa"/>
          </w:tcPr>
          <w:p w14:paraId="702E696F" w14:textId="45215988" w:rsidR="00B11855" w:rsidRPr="001F42D3" w:rsidRDefault="003D003E" w:rsidP="00DC044A">
            <w:pPr>
              <w:pStyle w:val="TableEntry"/>
              <w:rPr>
                <w:color w:val="FFFFFF"/>
              </w:rPr>
            </w:pPr>
            <w:r w:rsidRPr="001F42D3">
              <w:t>424</w:t>
            </w:r>
          </w:p>
        </w:tc>
        <w:tc>
          <w:tcPr>
            <w:tcW w:w="720" w:type="dxa"/>
          </w:tcPr>
          <w:p w14:paraId="3F8FC7C0" w14:textId="2B749A83" w:rsidR="00B11855" w:rsidRPr="001F42D3" w:rsidRDefault="003D003E" w:rsidP="00DC044A">
            <w:pPr>
              <w:pStyle w:val="TableEntry"/>
              <w:rPr>
                <w:color w:val="FFFFFF"/>
              </w:rPr>
            </w:pPr>
            <w:r w:rsidRPr="001F42D3">
              <w:t>O</w:t>
            </w:r>
          </w:p>
        </w:tc>
        <w:tc>
          <w:tcPr>
            <w:tcW w:w="810" w:type="dxa"/>
          </w:tcPr>
          <w:p w14:paraId="09EEF77B" w14:textId="335860D8" w:rsidR="00B11855" w:rsidRPr="001F42D3" w:rsidRDefault="003D003E" w:rsidP="00DC044A">
            <w:pPr>
              <w:pStyle w:val="TableEntry"/>
              <w:rPr>
                <w:color w:val="FFFFFF"/>
              </w:rPr>
            </w:pPr>
            <w:r w:rsidRPr="001F42D3">
              <w:t>False</w:t>
            </w:r>
          </w:p>
        </w:tc>
        <w:tc>
          <w:tcPr>
            <w:tcW w:w="720" w:type="dxa"/>
          </w:tcPr>
          <w:p w14:paraId="2F98DE49" w14:textId="6087FC5C" w:rsidR="00B11855" w:rsidRPr="001F42D3" w:rsidRDefault="003D003E" w:rsidP="00DC044A">
            <w:pPr>
              <w:pStyle w:val="TableEntry"/>
              <w:rPr>
                <w:color w:val="FFFFFF"/>
              </w:rPr>
            </w:pPr>
            <w:r w:rsidRPr="001F42D3">
              <w:t>0</w:t>
            </w:r>
          </w:p>
        </w:tc>
        <w:tc>
          <w:tcPr>
            <w:tcW w:w="810" w:type="dxa"/>
          </w:tcPr>
          <w:p w14:paraId="16945DA1" w14:textId="5BE9309C" w:rsidR="00B11855" w:rsidRPr="001F42D3" w:rsidRDefault="003D003E" w:rsidP="00DC044A">
            <w:pPr>
              <w:pStyle w:val="TableEntry"/>
              <w:rPr>
                <w:color w:val="FFFFFF"/>
              </w:rPr>
            </w:pPr>
            <w:r w:rsidRPr="001F42D3">
              <w:t>1</w:t>
            </w:r>
          </w:p>
        </w:tc>
        <w:tc>
          <w:tcPr>
            <w:tcW w:w="810" w:type="dxa"/>
          </w:tcPr>
          <w:p w14:paraId="54D8AB6D" w14:textId="1BFAACB0" w:rsidR="00B11855" w:rsidRPr="001F42D3" w:rsidRDefault="00B11855" w:rsidP="001F5A5C">
            <w:pPr>
              <w:pStyle w:val="TableEntry"/>
            </w:pPr>
          </w:p>
        </w:tc>
        <w:tc>
          <w:tcPr>
            <w:tcW w:w="900" w:type="dxa"/>
          </w:tcPr>
          <w:p w14:paraId="17354872" w14:textId="7ABF9182" w:rsidR="00B11855" w:rsidRPr="001F42D3" w:rsidRDefault="00B11855" w:rsidP="001F5A5C">
            <w:pPr>
              <w:pStyle w:val="TableEntry"/>
            </w:pPr>
          </w:p>
        </w:tc>
        <w:tc>
          <w:tcPr>
            <w:tcW w:w="1103" w:type="dxa"/>
          </w:tcPr>
          <w:p w14:paraId="7228FAB4" w14:textId="223E2390" w:rsidR="00B11855" w:rsidRPr="001F42D3" w:rsidRDefault="00B11855" w:rsidP="001F5A5C">
            <w:pPr>
              <w:pStyle w:val="TableEntry"/>
            </w:pPr>
          </w:p>
        </w:tc>
      </w:tr>
      <w:tr w:rsidR="00396374" w:rsidRPr="001F42D3" w14:paraId="6636252A" w14:textId="77777777" w:rsidTr="00396374">
        <w:trPr>
          <w:cantSplit/>
          <w:jc w:val="center"/>
        </w:trPr>
        <w:tc>
          <w:tcPr>
            <w:tcW w:w="1525" w:type="dxa"/>
          </w:tcPr>
          <w:p w14:paraId="4DF633A4" w14:textId="44E6FE30" w:rsidR="00B11855" w:rsidRPr="001F42D3" w:rsidRDefault="003D003E" w:rsidP="00CF5627">
            <w:pPr>
              <w:pStyle w:val="TableEntryItalicindent"/>
            </w:pPr>
            <w:r w:rsidRPr="001F42D3">
              <w:t xml:space="preserve"> entity identifier</w:t>
            </w:r>
          </w:p>
        </w:tc>
        <w:tc>
          <w:tcPr>
            <w:tcW w:w="810" w:type="dxa"/>
          </w:tcPr>
          <w:p w14:paraId="7927FA7C" w14:textId="6CB25E16" w:rsidR="00B11855" w:rsidRPr="001F42D3" w:rsidRDefault="003D003E" w:rsidP="00DC044A">
            <w:pPr>
              <w:pStyle w:val="TableEntry"/>
              <w:rPr>
                <w:i/>
              </w:rPr>
            </w:pPr>
            <w:r w:rsidRPr="001F42D3">
              <w:rPr>
                <w:i/>
              </w:rPr>
              <w:t>1</w:t>
            </w:r>
          </w:p>
        </w:tc>
        <w:tc>
          <w:tcPr>
            <w:tcW w:w="810" w:type="dxa"/>
          </w:tcPr>
          <w:p w14:paraId="0DC15412" w14:textId="11D06C5A" w:rsidR="00B11855" w:rsidRPr="001F42D3" w:rsidRDefault="003D003E" w:rsidP="00DC044A">
            <w:pPr>
              <w:pStyle w:val="TableEntry"/>
              <w:rPr>
                <w:color w:val="FFFFFF"/>
              </w:rPr>
            </w:pPr>
            <w:r w:rsidRPr="001F42D3">
              <w:t>ST</w:t>
            </w:r>
          </w:p>
        </w:tc>
        <w:tc>
          <w:tcPr>
            <w:tcW w:w="810" w:type="dxa"/>
          </w:tcPr>
          <w:p w14:paraId="4CC2F51B" w14:textId="03D98401" w:rsidR="00B11855" w:rsidRPr="001F42D3" w:rsidRDefault="003D003E" w:rsidP="00DC044A">
            <w:pPr>
              <w:pStyle w:val="TableEntry"/>
              <w:rPr>
                <w:color w:val="FFFFFF"/>
              </w:rPr>
            </w:pPr>
            <w:r w:rsidRPr="001F42D3">
              <w:t>199</w:t>
            </w:r>
          </w:p>
        </w:tc>
        <w:tc>
          <w:tcPr>
            <w:tcW w:w="720" w:type="dxa"/>
          </w:tcPr>
          <w:p w14:paraId="6E41D9FB" w14:textId="4AA9BC88" w:rsidR="00B11855" w:rsidRPr="001F42D3" w:rsidRDefault="003D003E" w:rsidP="00DC044A">
            <w:pPr>
              <w:pStyle w:val="TableEntry"/>
              <w:rPr>
                <w:color w:val="FFFFFF"/>
              </w:rPr>
            </w:pPr>
            <w:r w:rsidRPr="001F42D3">
              <w:t>O</w:t>
            </w:r>
          </w:p>
        </w:tc>
        <w:tc>
          <w:tcPr>
            <w:tcW w:w="810" w:type="dxa"/>
          </w:tcPr>
          <w:p w14:paraId="6F5475D4" w14:textId="6CB280A6" w:rsidR="00B11855" w:rsidRPr="001F42D3" w:rsidRDefault="00B11855" w:rsidP="001F5A5C">
            <w:pPr>
              <w:pStyle w:val="TableEntry"/>
            </w:pPr>
          </w:p>
        </w:tc>
        <w:tc>
          <w:tcPr>
            <w:tcW w:w="720" w:type="dxa"/>
          </w:tcPr>
          <w:p w14:paraId="16394BC4" w14:textId="16FE58F1" w:rsidR="00B11855" w:rsidRPr="001F42D3" w:rsidRDefault="003D003E" w:rsidP="00DC044A">
            <w:pPr>
              <w:pStyle w:val="TableEntry"/>
              <w:rPr>
                <w:color w:val="FFFFFF"/>
              </w:rPr>
            </w:pPr>
            <w:r w:rsidRPr="001F42D3">
              <w:t>0</w:t>
            </w:r>
          </w:p>
        </w:tc>
        <w:tc>
          <w:tcPr>
            <w:tcW w:w="810" w:type="dxa"/>
          </w:tcPr>
          <w:p w14:paraId="2F1C5A86" w14:textId="36A6DA1C" w:rsidR="00B11855" w:rsidRPr="001F42D3" w:rsidRDefault="003D003E" w:rsidP="00DC044A">
            <w:pPr>
              <w:pStyle w:val="TableEntry"/>
              <w:rPr>
                <w:color w:val="FFFFFF"/>
              </w:rPr>
            </w:pPr>
            <w:r w:rsidRPr="001F42D3">
              <w:t>1</w:t>
            </w:r>
          </w:p>
        </w:tc>
        <w:tc>
          <w:tcPr>
            <w:tcW w:w="810" w:type="dxa"/>
          </w:tcPr>
          <w:p w14:paraId="6DC9829F" w14:textId="3A0A45BB" w:rsidR="00B11855" w:rsidRPr="001F42D3" w:rsidRDefault="00B11855" w:rsidP="001F5A5C">
            <w:pPr>
              <w:pStyle w:val="TableEntry"/>
            </w:pPr>
          </w:p>
        </w:tc>
        <w:tc>
          <w:tcPr>
            <w:tcW w:w="900" w:type="dxa"/>
          </w:tcPr>
          <w:p w14:paraId="66A4F396" w14:textId="3721DD71" w:rsidR="00B11855" w:rsidRPr="001F42D3" w:rsidRDefault="00B11855" w:rsidP="001F5A5C">
            <w:pPr>
              <w:pStyle w:val="TableEntry"/>
            </w:pPr>
          </w:p>
        </w:tc>
        <w:tc>
          <w:tcPr>
            <w:tcW w:w="1103" w:type="dxa"/>
          </w:tcPr>
          <w:p w14:paraId="6121BC00" w14:textId="29390EF8" w:rsidR="00B11855" w:rsidRPr="001F42D3" w:rsidRDefault="00B11855" w:rsidP="001F5A5C">
            <w:pPr>
              <w:pStyle w:val="TableEntry"/>
            </w:pPr>
          </w:p>
        </w:tc>
      </w:tr>
      <w:tr w:rsidR="00396374" w:rsidRPr="001F42D3" w14:paraId="75F7D6DD" w14:textId="77777777" w:rsidTr="00396374">
        <w:trPr>
          <w:cantSplit/>
          <w:jc w:val="center"/>
        </w:trPr>
        <w:tc>
          <w:tcPr>
            <w:tcW w:w="1525" w:type="dxa"/>
          </w:tcPr>
          <w:p w14:paraId="463C9BF1" w14:textId="0D000E8C" w:rsidR="00B11855" w:rsidRPr="001F42D3" w:rsidRDefault="003D003E" w:rsidP="00DC044A">
            <w:pPr>
              <w:pStyle w:val="TableEntry"/>
            </w:pPr>
            <w:r w:rsidRPr="001F42D3">
              <w:t>Filler Order Number</w:t>
            </w:r>
          </w:p>
        </w:tc>
        <w:tc>
          <w:tcPr>
            <w:tcW w:w="810" w:type="dxa"/>
          </w:tcPr>
          <w:p w14:paraId="1E3744AB" w14:textId="563ACB27" w:rsidR="00B11855" w:rsidRPr="001F42D3" w:rsidRDefault="003D003E" w:rsidP="00DC044A">
            <w:pPr>
              <w:pStyle w:val="TableEntry"/>
            </w:pPr>
            <w:r w:rsidRPr="001F42D3">
              <w:t>3</w:t>
            </w:r>
          </w:p>
        </w:tc>
        <w:tc>
          <w:tcPr>
            <w:tcW w:w="810" w:type="dxa"/>
          </w:tcPr>
          <w:p w14:paraId="49521EF9" w14:textId="28907D26" w:rsidR="00B11855" w:rsidRPr="001F42D3" w:rsidRDefault="003D003E" w:rsidP="00DC044A">
            <w:pPr>
              <w:pStyle w:val="TableEntry"/>
              <w:rPr>
                <w:color w:val="FFFFFF"/>
              </w:rPr>
            </w:pPr>
            <w:r w:rsidRPr="001F42D3">
              <w:t>EI</w:t>
            </w:r>
          </w:p>
        </w:tc>
        <w:tc>
          <w:tcPr>
            <w:tcW w:w="810" w:type="dxa"/>
          </w:tcPr>
          <w:p w14:paraId="6E7B21E7" w14:textId="4A1DD673" w:rsidR="00B11855" w:rsidRPr="001F42D3" w:rsidRDefault="003D003E" w:rsidP="00DC044A">
            <w:pPr>
              <w:pStyle w:val="TableEntry"/>
              <w:rPr>
                <w:color w:val="FFFFFF"/>
              </w:rPr>
            </w:pPr>
            <w:r w:rsidRPr="001F42D3">
              <w:t>424</w:t>
            </w:r>
          </w:p>
        </w:tc>
        <w:tc>
          <w:tcPr>
            <w:tcW w:w="720" w:type="dxa"/>
          </w:tcPr>
          <w:p w14:paraId="04D086E5" w14:textId="75B8C3BB" w:rsidR="00B11855" w:rsidRPr="001F42D3" w:rsidRDefault="003D003E" w:rsidP="00DC044A">
            <w:pPr>
              <w:pStyle w:val="TableEntry"/>
              <w:rPr>
                <w:color w:val="FFFFFF"/>
              </w:rPr>
            </w:pPr>
            <w:r w:rsidRPr="001F42D3">
              <w:t>R</w:t>
            </w:r>
          </w:p>
        </w:tc>
        <w:tc>
          <w:tcPr>
            <w:tcW w:w="810" w:type="dxa"/>
          </w:tcPr>
          <w:p w14:paraId="4ED3A8ED" w14:textId="4C39C17D" w:rsidR="00B11855" w:rsidRPr="001F42D3" w:rsidRDefault="003D003E" w:rsidP="00DC044A">
            <w:pPr>
              <w:pStyle w:val="TableEntry"/>
              <w:rPr>
                <w:color w:val="FFFFFF"/>
              </w:rPr>
            </w:pPr>
            <w:r w:rsidRPr="001F42D3">
              <w:t>False</w:t>
            </w:r>
          </w:p>
        </w:tc>
        <w:tc>
          <w:tcPr>
            <w:tcW w:w="720" w:type="dxa"/>
          </w:tcPr>
          <w:p w14:paraId="29046C9B" w14:textId="5EC0A942" w:rsidR="00B11855" w:rsidRPr="001F42D3" w:rsidRDefault="002924C0" w:rsidP="00DC044A">
            <w:pPr>
              <w:pStyle w:val="TableEntry"/>
              <w:rPr>
                <w:color w:val="FFFFFF"/>
              </w:rPr>
            </w:pPr>
            <w:r w:rsidRPr="001F42D3">
              <w:t>1</w:t>
            </w:r>
          </w:p>
        </w:tc>
        <w:tc>
          <w:tcPr>
            <w:tcW w:w="810" w:type="dxa"/>
          </w:tcPr>
          <w:p w14:paraId="29C74E5A" w14:textId="202A2271" w:rsidR="00B11855" w:rsidRPr="001F42D3" w:rsidRDefault="003D003E" w:rsidP="00DC044A">
            <w:pPr>
              <w:pStyle w:val="TableEntry"/>
              <w:rPr>
                <w:color w:val="FFFFFF"/>
              </w:rPr>
            </w:pPr>
            <w:r w:rsidRPr="001F42D3">
              <w:t>1</w:t>
            </w:r>
          </w:p>
        </w:tc>
        <w:tc>
          <w:tcPr>
            <w:tcW w:w="810" w:type="dxa"/>
          </w:tcPr>
          <w:p w14:paraId="5E159694" w14:textId="0B781E3F" w:rsidR="00B11855" w:rsidRPr="001F42D3" w:rsidRDefault="00B11855" w:rsidP="001F5A5C">
            <w:pPr>
              <w:pStyle w:val="TableEntry"/>
            </w:pPr>
          </w:p>
        </w:tc>
        <w:tc>
          <w:tcPr>
            <w:tcW w:w="900" w:type="dxa"/>
          </w:tcPr>
          <w:p w14:paraId="7D3E9B55" w14:textId="1A2D1E85" w:rsidR="00B11855" w:rsidRPr="001F42D3" w:rsidRDefault="00B11855" w:rsidP="001F5A5C">
            <w:pPr>
              <w:pStyle w:val="TableEntry"/>
            </w:pPr>
          </w:p>
        </w:tc>
        <w:tc>
          <w:tcPr>
            <w:tcW w:w="1103" w:type="dxa"/>
          </w:tcPr>
          <w:p w14:paraId="65D9F779" w14:textId="77777777" w:rsidR="00B11855" w:rsidRPr="001F42D3" w:rsidRDefault="00B11855" w:rsidP="006C0E8E">
            <w:pPr>
              <w:pStyle w:val="TableEntry"/>
              <w:spacing w:before="0" w:after="0" w:line="200" w:lineRule="atLeast"/>
              <w:ind w:left="29" w:right="29"/>
              <w:rPr>
                <w:sz w:val="16"/>
                <w:szCs w:val="16"/>
              </w:rPr>
            </w:pPr>
          </w:p>
        </w:tc>
      </w:tr>
      <w:tr w:rsidR="00396374" w:rsidRPr="001F42D3" w14:paraId="2E0D0D1E" w14:textId="77777777" w:rsidTr="00396374">
        <w:trPr>
          <w:cantSplit/>
          <w:jc w:val="center"/>
        </w:trPr>
        <w:tc>
          <w:tcPr>
            <w:tcW w:w="1525" w:type="dxa"/>
          </w:tcPr>
          <w:p w14:paraId="3FFACA6E" w14:textId="4FF8A0AB" w:rsidR="00B11855" w:rsidRPr="001F42D3" w:rsidRDefault="003D003E" w:rsidP="00DC044A">
            <w:pPr>
              <w:pStyle w:val="TableEntry"/>
              <w:rPr>
                <w:i/>
              </w:rPr>
            </w:pPr>
            <w:r w:rsidRPr="001F42D3">
              <w:rPr>
                <w:i/>
              </w:rPr>
              <w:t>entity identifier</w:t>
            </w:r>
          </w:p>
        </w:tc>
        <w:tc>
          <w:tcPr>
            <w:tcW w:w="810" w:type="dxa"/>
          </w:tcPr>
          <w:p w14:paraId="1334B867" w14:textId="10389D7C" w:rsidR="00B11855" w:rsidRPr="001F42D3" w:rsidRDefault="003D003E" w:rsidP="00DC044A">
            <w:pPr>
              <w:pStyle w:val="TableEntry"/>
              <w:rPr>
                <w:i/>
              </w:rPr>
            </w:pPr>
            <w:r w:rsidRPr="001F42D3">
              <w:rPr>
                <w:i/>
              </w:rPr>
              <w:t>1</w:t>
            </w:r>
          </w:p>
        </w:tc>
        <w:tc>
          <w:tcPr>
            <w:tcW w:w="810" w:type="dxa"/>
          </w:tcPr>
          <w:p w14:paraId="6893041C" w14:textId="66FE5DF5" w:rsidR="00B11855" w:rsidRPr="001F42D3" w:rsidRDefault="003D003E" w:rsidP="00DC044A">
            <w:pPr>
              <w:pStyle w:val="TableEntry"/>
              <w:rPr>
                <w:color w:val="FFFFFF"/>
              </w:rPr>
            </w:pPr>
            <w:r w:rsidRPr="001F42D3">
              <w:t>ST</w:t>
            </w:r>
          </w:p>
        </w:tc>
        <w:tc>
          <w:tcPr>
            <w:tcW w:w="810" w:type="dxa"/>
          </w:tcPr>
          <w:p w14:paraId="6B1184F4" w14:textId="47677DE2" w:rsidR="00B11855" w:rsidRPr="001F42D3" w:rsidRDefault="003D003E" w:rsidP="00DC044A">
            <w:pPr>
              <w:pStyle w:val="TableEntry"/>
              <w:rPr>
                <w:color w:val="FFFFFF"/>
              </w:rPr>
            </w:pPr>
            <w:r w:rsidRPr="001F42D3">
              <w:t>199</w:t>
            </w:r>
          </w:p>
        </w:tc>
        <w:tc>
          <w:tcPr>
            <w:tcW w:w="720" w:type="dxa"/>
          </w:tcPr>
          <w:p w14:paraId="1A267C3B" w14:textId="685526EF" w:rsidR="00B11855" w:rsidRPr="001F42D3" w:rsidRDefault="003D003E" w:rsidP="00DC044A">
            <w:pPr>
              <w:pStyle w:val="TableEntry"/>
              <w:rPr>
                <w:color w:val="FFFFFF"/>
              </w:rPr>
            </w:pPr>
            <w:r w:rsidRPr="001F42D3">
              <w:t>O</w:t>
            </w:r>
          </w:p>
        </w:tc>
        <w:tc>
          <w:tcPr>
            <w:tcW w:w="810" w:type="dxa"/>
          </w:tcPr>
          <w:p w14:paraId="51789303" w14:textId="25C384E1" w:rsidR="00B11855" w:rsidRPr="001F42D3" w:rsidRDefault="00B11855" w:rsidP="001F5A5C">
            <w:pPr>
              <w:pStyle w:val="TableEntry"/>
            </w:pPr>
          </w:p>
        </w:tc>
        <w:tc>
          <w:tcPr>
            <w:tcW w:w="720" w:type="dxa"/>
          </w:tcPr>
          <w:p w14:paraId="19ACC10B" w14:textId="58CD6E59" w:rsidR="00B11855" w:rsidRPr="001F42D3" w:rsidRDefault="003D003E" w:rsidP="00DC044A">
            <w:pPr>
              <w:pStyle w:val="TableEntry"/>
              <w:rPr>
                <w:color w:val="FFFFFF"/>
              </w:rPr>
            </w:pPr>
            <w:r w:rsidRPr="001F42D3">
              <w:t>0</w:t>
            </w:r>
          </w:p>
        </w:tc>
        <w:tc>
          <w:tcPr>
            <w:tcW w:w="810" w:type="dxa"/>
          </w:tcPr>
          <w:p w14:paraId="13768C81" w14:textId="5C0F3887" w:rsidR="00B11855" w:rsidRPr="001F42D3" w:rsidRDefault="003D003E" w:rsidP="00DC044A">
            <w:pPr>
              <w:pStyle w:val="TableEntry"/>
              <w:rPr>
                <w:color w:val="FFFFFF"/>
              </w:rPr>
            </w:pPr>
            <w:r w:rsidRPr="001F42D3">
              <w:t>1</w:t>
            </w:r>
          </w:p>
        </w:tc>
        <w:tc>
          <w:tcPr>
            <w:tcW w:w="810" w:type="dxa"/>
          </w:tcPr>
          <w:p w14:paraId="45F8EB9B" w14:textId="4EF877F9" w:rsidR="00B11855" w:rsidRPr="001F42D3" w:rsidRDefault="00B11855" w:rsidP="001F5A5C">
            <w:pPr>
              <w:pStyle w:val="TableEntry"/>
            </w:pPr>
          </w:p>
        </w:tc>
        <w:tc>
          <w:tcPr>
            <w:tcW w:w="900" w:type="dxa"/>
          </w:tcPr>
          <w:p w14:paraId="797382BB" w14:textId="2D1F58A2" w:rsidR="00B11855" w:rsidRPr="001F42D3" w:rsidRDefault="00B11855" w:rsidP="001F5A5C">
            <w:pPr>
              <w:pStyle w:val="TableEntry"/>
            </w:pPr>
          </w:p>
        </w:tc>
        <w:tc>
          <w:tcPr>
            <w:tcW w:w="1103" w:type="dxa"/>
          </w:tcPr>
          <w:p w14:paraId="5F6B2F93" w14:textId="26981C24" w:rsidR="00B11855" w:rsidRPr="001F42D3" w:rsidRDefault="003D003E" w:rsidP="00396374">
            <w:pPr>
              <w:pStyle w:val="TableEntry"/>
            </w:pPr>
            <w:r w:rsidRPr="001F42D3">
              <w:t>123456</w:t>
            </w:r>
          </w:p>
        </w:tc>
      </w:tr>
      <w:tr w:rsidR="00396374" w:rsidRPr="001F42D3" w14:paraId="79FC681F" w14:textId="77777777" w:rsidTr="00396374">
        <w:trPr>
          <w:cantSplit/>
          <w:jc w:val="center"/>
        </w:trPr>
        <w:tc>
          <w:tcPr>
            <w:tcW w:w="1525" w:type="dxa"/>
          </w:tcPr>
          <w:p w14:paraId="45BD1542" w14:textId="347C4A06" w:rsidR="00B11855" w:rsidRPr="001F42D3" w:rsidRDefault="003D003E" w:rsidP="00DC044A">
            <w:pPr>
              <w:pStyle w:val="TableEntry"/>
            </w:pPr>
            <w:r w:rsidRPr="001F42D3">
              <w:t>Universal Service Identifier</w:t>
            </w:r>
          </w:p>
        </w:tc>
        <w:tc>
          <w:tcPr>
            <w:tcW w:w="810" w:type="dxa"/>
          </w:tcPr>
          <w:p w14:paraId="01E56B42" w14:textId="28096863" w:rsidR="00B11855" w:rsidRPr="001F42D3" w:rsidRDefault="003D003E" w:rsidP="00DC044A">
            <w:pPr>
              <w:pStyle w:val="TableEntry"/>
            </w:pPr>
            <w:r w:rsidRPr="001F42D3">
              <w:t>4</w:t>
            </w:r>
          </w:p>
        </w:tc>
        <w:tc>
          <w:tcPr>
            <w:tcW w:w="810" w:type="dxa"/>
          </w:tcPr>
          <w:p w14:paraId="59507421" w14:textId="0BF6612E" w:rsidR="00B11855" w:rsidRPr="001F42D3" w:rsidRDefault="003D003E" w:rsidP="00DC044A">
            <w:pPr>
              <w:pStyle w:val="TableEntry"/>
              <w:rPr>
                <w:color w:val="FFFFFF"/>
              </w:rPr>
            </w:pPr>
            <w:r w:rsidRPr="001F42D3">
              <w:t>CWE</w:t>
            </w:r>
          </w:p>
        </w:tc>
        <w:tc>
          <w:tcPr>
            <w:tcW w:w="810" w:type="dxa"/>
          </w:tcPr>
          <w:p w14:paraId="7E83F5D2" w14:textId="05FAD291" w:rsidR="00B11855" w:rsidRPr="001F42D3" w:rsidRDefault="003D003E" w:rsidP="00DC044A">
            <w:pPr>
              <w:pStyle w:val="TableEntry"/>
              <w:rPr>
                <w:color w:val="FFFFFF"/>
              </w:rPr>
            </w:pPr>
            <w:r w:rsidRPr="001F42D3">
              <w:t>478</w:t>
            </w:r>
          </w:p>
        </w:tc>
        <w:tc>
          <w:tcPr>
            <w:tcW w:w="720" w:type="dxa"/>
          </w:tcPr>
          <w:p w14:paraId="277A7659" w14:textId="026CC8A4" w:rsidR="00B11855" w:rsidRPr="001F42D3" w:rsidRDefault="003D003E" w:rsidP="00DC044A">
            <w:pPr>
              <w:pStyle w:val="TableEntry"/>
              <w:rPr>
                <w:color w:val="FFFFFF"/>
              </w:rPr>
            </w:pPr>
            <w:r w:rsidRPr="001F42D3">
              <w:t>R</w:t>
            </w:r>
          </w:p>
        </w:tc>
        <w:tc>
          <w:tcPr>
            <w:tcW w:w="810" w:type="dxa"/>
          </w:tcPr>
          <w:p w14:paraId="201AEDF4" w14:textId="2259E564" w:rsidR="00B11855" w:rsidRPr="001F42D3" w:rsidRDefault="003D003E" w:rsidP="00DC044A">
            <w:pPr>
              <w:pStyle w:val="TableEntry"/>
              <w:rPr>
                <w:color w:val="FFFFFF"/>
              </w:rPr>
            </w:pPr>
            <w:r w:rsidRPr="001F42D3">
              <w:t>False</w:t>
            </w:r>
          </w:p>
        </w:tc>
        <w:tc>
          <w:tcPr>
            <w:tcW w:w="720" w:type="dxa"/>
          </w:tcPr>
          <w:p w14:paraId="44277744" w14:textId="6DC1EE71" w:rsidR="00B11855" w:rsidRPr="001F42D3" w:rsidRDefault="003D003E" w:rsidP="00DC044A">
            <w:pPr>
              <w:pStyle w:val="TableEntry"/>
              <w:rPr>
                <w:color w:val="FFFFFF"/>
              </w:rPr>
            </w:pPr>
            <w:r w:rsidRPr="001F42D3">
              <w:t>1</w:t>
            </w:r>
          </w:p>
        </w:tc>
        <w:tc>
          <w:tcPr>
            <w:tcW w:w="810" w:type="dxa"/>
          </w:tcPr>
          <w:p w14:paraId="39174C70" w14:textId="43E54FF9" w:rsidR="00B11855" w:rsidRPr="001F42D3" w:rsidRDefault="003D003E" w:rsidP="00DC044A">
            <w:pPr>
              <w:pStyle w:val="TableEntry"/>
              <w:rPr>
                <w:color w:val="FFFFFF"/>
              </w:rPr>
            </w:pPr>
            <w:r w:rsidRPr="001F42D3">
              <w:t>1</w:t>
            </w:r>
          </w:p>
        </w:tc>
        <w:tc>
          <w:tcPr>
            <w:tcW w:w="810" w:type="dxa"/>
          </w:tcPr>
          <w:p w14:paraId="4DDC2B45" w14:textId="4F39E517" w:rsidR="00B11855" w:rsidRPr="001F42D3" w:rsidRDefault="00B11855" w:rsidP="001F5A5C">
            <w:pPr>
              <w:pStyle w:val="TableEntry"/>
            </w:pPr>
          </w:p>
        </w:tc>
        <w:tc>
          <w:tcPr>
            <w:tcW w:w="900" w:type="dxa"/>
          </w:tcPr>
          <w:p w14:paraId="1274D3F4" w14:textId="7B1670D4" w:rsidR="00B11855" w:rsidRPr="001F42D3" w:rsidRDefault="00B11855" w:rsidP="001F5A5C">
            <w:pPr>
              <w:pStyle w:val="TableEntry"/>
            </w:pPr>
          </w:p>
        </w:tc>
        <w:tc>
          <w:tcPr>
            <w:tcW w:w="1103" w:type="dxa"/>
          </w:tcPr>
          <w:p w14:paraId="26F401F9" w14:textId="26F36E2D" w:rsidR="00B11855" w:rsidRPr="001F42D3" w:rsidRDefault="00B11855" w:rsidP="00DC044A">
            <w:pPr>
              <w:pStyle w:val="TableEntry"/>
            </w:pPr>
          </w:p>
        </w:tc>
      </w:tr>
      <w:tr w:rsidR="00396374" w:rsidRPr="001F42D3" w14:paraId="7CDF040B" w14:textId="77777777" w:rsidTr="00396374">
        <w:trPr>
          <w:cantSplit/>
          <w:jc w:val="center"/>
        </w:trPr>
        <w:tc>
          <w:tcPr>
            <w:tcW w:w="1525" w:type="dxa"/>
          </w:tcPr>
          <w:p w14:paraId="63337614" w14:textId="63D6833F" w:rsidR="00B11855" w:rsidRPr="001F42D3" w:rsidRDefault="003D003E" w:rsidP="00CF5627">
            <w:pPr>
              <w:pStyle w:val="TableEntryItalicindent"/>
            </w:pPr>
            <w:r w:rsidRPr="001F42D3">
              <w:t>identifier</w:t>
            </w:r>
          </w:p>
        </w:tc>
        <w:tc>
          <w:tcPr>
            <w:tcW w:w="810" w:type="dxa"/>
          </w:tcPr>
          <w:p w14:paraId="4845D12E" w14:textId="3775EBFE" w:rsidR="00B11855" w:rsidRPr="001F42D3" w:rsidRDefault="003D003E" w:rsidP="00DC044A">
            <w:pPr>
              <w:pStyle w:val="TableEntry"/>
              <w:rPr>
                <w:i/>
              </w:rPr>
            </w:pPr>
            <w:r w:rsidRPr="001F42D3">
              <w:rPr>
                <w:i/>
              </w:rPr>
              <w:t>1</w:t>
            </w:r>
          </w:p>
        </w:tc>
        <w:tc>
          <w:tcPr>
            <w:tcW w:w="810" w:type="dxa"/>
          </w:tcPr>
          <w:p w14:paraId="3976AB7A" w14:textId="41EB3C86" w:rsidR="00B11855" w:rsidRPr="001F42D3" w:rsidRDefault="003D003E" w:rsidP="00DC044A">
            <w:pPr>
              <w:pStyle w:val="TableEntry"/>
              <w:rPr>
                <w:color w:val="FFFFFF"/>
              </w:rPr>
            </w:pPr>
            <w:r w:rsidRPr="001F42D3">
              <w:t>ST</w:t>
            </w:r>
          </w:p>
        </w:tc>
        <w:tc>
          <w:tcPr>
            <w:tcW w:w="810" w:type="dxa"/>
          </w:tcPr>
          <w:p w14:paraId="189D3207" w14:textId="787DC4EE" w:rsidR="00B11855" w:rsidRPr="001F42D3" w:rsidRDefault="003D003E" w:rsidP="00DC044A">
            <w:pPr>
              <w:pStyle w:val="TableEntry"/>
              <w:rPr>
                <w:color w:val="FFFFFF"/>
              </w:rPr>
            </w:pPr>
            <w:r w:rsidRPr="001F42D3">
              <w:t>20</w:t>
            </w:r>
          </w:p>
        </w:tc>
        <w:tc>
          <w:tcPr>
            <w:tcW w:w="720" w:type="dxa"/>
          </w:tcPr>
          <w:p w14:paraId="6194EDB0" w14:textId="0BF8E004" w:rsidR="00B11855" w:rsidRPr="001F42D3" w:rsidRDefault="003D003E" w:rsidP="00DC044A">
            <w:pPr>
              <w:pStyle w:val="TableEntry"/>
              <w:rPr>
                <w:color w:val="FFFFFF"/>
              </w:rPr>
            </w:pPr>
            <w:r w:rsidRPr="001F42D3">
              <w:t>R</w:t>
            </w:r>
          </w:p>
        </w:tc>
        <w:tc>
          <w:tcPr>
            <w:tcW w:w="810" w:type="dxa"/>
          </w:tcPr>
          <w:p w14:paraId="296F6D27" w14:textId="65B6AF2D" w:rsidR="00B11855" w:rsidRPr="001F42D3" w:rsidRDefault="00B11855" w:rsidP="001F5A5C">
            <w:pPr>
              <w:pStyle w:val="TableEntry"/>
            </w:pPr>
          </w:p>
        </w:tc>
        <w:tc>
          <w:tcPr>
            <w:tcW w:w="720" w:type="dxa"/>
          </w:tcPr>
          <w:p w14:paraId="32BB4071" w14:textId="2C6B3441" w:rsidR="00B11855" w:rsidRPr="001F42D3" w:rsidRDefault="003D003E" w:rsidP="00DC044A">
            <w:pPr>
              <w:pStyle w:val="TableEntry"/>
              <w:rPr>
                <w:color w:val="FFFFFF"/>
              </w:rPr>
            </w:pPr>
            <w:r w:rsidRPr="001F42D3">
              <w:t>1</w:t>
            </w:r>
          </w:p>
        </w:tc>
        <w:tc>
          <w:tcPr>
            <w:tcW w:w="810" w:type="dxa"/>
          </w:tcPr>
          <w:p w14:paraId="54A40FA2" w14:textId="27C07276" w:rsidR="00B11855" w:rsidRPr="001F42D3" w:rsidRDefault="003D003E" w:rsidP="00DC044A">
            <w:pPr>
              <w:pStyle w:val="TableEntry"/>
              <w:rPr>
                <w:color w:val="FFFFFF"/>
              </w:rPr>
            </w:pPr>
            <w:r w:rsidRPr="001F42D3">
              <w:t>1</w:t>
            </w:r>
          </w:p>
        </w:tc>
        <w:tc>
          <w:tcPr>
            <w:tcW w:w="810" w:type="dxa"/>
          </w:tcPr>
          <w:p w14:paraId="34F898DD" w14:textId="1CF3F256" w:rsidR="00B11855" w:rsidRPr="001F42D3" w:rsidRDefault="00B11855" w:rsidP="001F5A5C">
            <w:pPr>
              <w:pStyle w:val="TableEntry"/>
            </w:pPr>
          </w:p>
        </w:tc>
        <w:tc>
          <w:tcPr>
            <w:tcW w:w="900" w:type="dxa"/>
          </w:tcPr>
          <w:p w14:paraId="400D160D" w14:textId="55A47C12" w:rsidR="00B11855" w:rsidRPr="001F42D3" w:rsidRDefault="00B11855" w:rsidP="001F5A5C">
            <w:pPr>
              <w:pStyle w:val="TableEntry"/>
            </w:pPr>
          </w:p>
        </w:tc>
        <w:tc>
          <w:tcPr>
            <w:tcW w:w="1103" w:type="dxa"/>
          </w:tcPr>
          <w:p w14:paraId="5113BA4D" w14:textId="733FD01E" w:rsidR="00B11855" w:rsidRPr="001F42D3" w:rsidRDefault="003D003E" w:rsidP="00396374">
            <w:pPr>
              <w:pStyle w:val="TableEntry"/>
            </w:pPr>
            <w:r w:rsidRPr="001F42D3">
              <w:t>Remote</w:t>
            </w:r>
          </w:p>
        </w:tc>
      </w:tr>
      <w:tr w:rsidR="00396374" w:rsidRPr="001F42D3" w14:paraId="3D660F6A" w14:textId="77777777" w:rsidTr="00396374">
        <w:trPr>
          <w:cantSplit/>
          <w:jc w:val="center"/>
        </w:trPr>
        <w:tc>
          <w:tcPr>
            <w:tcW w:w="1525" w:type="dxa"/>
          </w:tcPr>
          <w:p w14:paraId="12AB25AA" w14:textId="7220129F" w:rsidR="00B11855" w:rsidRPr="001F42D3" w:rsidRDefault="003D003E" w:rsidP="00CF5627">
            <w:pPr>
              <w:pStyle w:val="TableEntryItalicindent"/>
            </w:pPr>
            <w:r w:rsidRPr="001F42D3">
              <w:t>text</w:t>
            </w:r>
          </w:p>
        </w:tc>
        <w:tc>
          <w:tcPr>
            <w:tcW w:w="810" w:type="dxa"/>
          </w:tcPr>
          <w:p w14:paraId="4AD0B469" w14:textId="53774430" w:rsidR="00B11855" w:rsidRPr="001F42D3" w:rsidRDefault="003D003E" w:rsidP="00DC044A">
            <w:pPr>
              <w:pStyle w:val="TableEntry"/>
              <w:rPr>
                <w:i/>
              </w:rPr>
            </w:pPr>
            <w:r w:rsidRPr="001F42D3">
              <w:rPr>
                <w:i/>
              </w:rPr>
              <w:t>2</w:t>
            </w:r>
          </w:p>
        </w:tc>
        <w:tc>
          <w:tcPr>
            <w:tcW w:w="810" w:type="dxa"/>
          </w:tcPr>
          <w:p w14:paraId="43A60F30" w14:textId="217FCAF8" w:rsidR="00B11855" w:rsidRPr="001F42D3" w:rsidRDefault="003D003E" w:rsidP="00DC044A">
            <w:pPr>
              <w:pStyle w:val="TableEntry"/>
              <w:rPr>
                <w:color w:val="FFFFFF"/>
              </w:rPr>
            </w:pPr>
            <w:r w:rsidRPr="001F42D3">
              <w:t>ST</w:t>
            </w:r>
          </w:p>
        </w:tc>
        <w:tc>
          <w:tcPr>
            <w:tcW w:w="810" w:type="dxa"/>
          </w:tcPr>
          <w:p w14:paraId="54A1859E" w14:textId="3E9A444A" w:rsidR="00B11855" w:rsidRPr="001F42D3" w:rsidRDefault="003D003E" w:rsidP="00DC044A">
            <w:pPr>
              <w:pStyle w:val="TableEntry"/>
              <w:rPr>
                <w:color w:val="FFFFFF"/>
              </w:rPr>
            </w:pPr>
            <w:r w:rsidRPr="001F42D3">
              <w:t>199</w:t>
            </w:r>
          </w:p>
        </w:tc>
        <w:tc>
          <w:tcPr>
            <w:tcW w:w="720" w:type="dxa"/>
          </w:tcPr>
          <w:p w14:paraId="538FEECA" w14:textId="3F3AAD90" w:rsidR="00B11855" w:rsidRPr="001F42D3" w:rsidRDefault="003D003E" w:rsidP="00DC044A">
            <w:pPr>
              <w:pStyle w:val="TableEntry"/>
              <w:rPr>
                <w:color w:val="FFFFFF"/>
              </w:rPr>
            </w:pPr>
            <w:r w:rsidRPr="001F42D3">
              <w:t>O</w:t>
            </w:r>
          </w:p>
        </w:tc>
        <w:tc>
          <w:tcPr>
            <w:tcW w:w="810" w:type="dxa"/>
          </w:tcPr>
          <w:p w14:paraId="53C8A6E7" w14:textId="49214F9E" w:rsidR="00B11855" w:rsidRPr="001F42D3" w:rsidRDefault="00B11855" w:rsidP="001F5A5C">
            <w:pPr>
              <w:pStyle w:val="TableEntry"/>
            </w:pPr>
          </w:p>
        </w:tc>
        <w:tc>
          <w:tcPr>
            <w:tcW w:w="720" w:type="dxa"/>
          </w:tcPr>
          <w:p w14:paraId="53B7DEDB" w14:textId="1DF8463A" w:rsidR="00B11855" w:rsidRPr="001F42D3" w:rsidRDefault="003D003E" w:rsidP="00DC044A">
            <w:pPr>
              <w:pStyle w:val="TableEntry"/>
              <w:rPr>
                <w:color w:val="FFFFFF"/>
              </w:rPr>
            </w:pPr>
            <w:r w:rsidRPr="001F42D3">
              <w:t>0</w:t>
            </w:r>
          </w:p>
        </w:tc>
        <w:tc>
          <w:tcPr>
            <w:tcW w:w="810" w:type="dxa"/>
          </w:tcPr>
          <w:p w14:paraId="4FED69D3" w14:textId="58AAF324" w:rsidR="00B11855" w:rsidRPr="001F42D3" w:rsidRDefault="003D003E" w:rsidP="00DC044A">
            <w:pPr>
              <w:pStyle w:val="TableEntry"/>
              <w:rPr>
                <w:color w:val="FFFFFF"/>
              </w:rPr>
            </w:pPr>
            <w:r w:rsidRPr="001F42D3">
              <w:t>1</w:t>
            </w:r>
          </w:p>
        </w:tc>
        <w:tc>
          <w:tcPr>
            <w:tcW w:w="810" w:type="dxa"/>
          </w:tcPr>
          <w:p w14:paraId="62019D91" w14:textId="313E7E47" w:rsidR="00B11855" w:rsidRPr="001F42D3" w:rsidRDefault="00B11855" w:rsidP="001F5A5C">
            <w:pPr>
              <w:pStyle w:val="TableEntry"/>
            </w:pPr>
          </w:p>
        </w:tc>
        <w:tc>
          <w:tcPr>
            <w:tcW w:w="900" w:type="dxa"/>
          </w:tcPr>
          <w:p w14:paraId="73069C50" w14:textId="457F273C" w:rsidR="00B11855" w:rsidRPr="001F42D3" w:rsidRDefault="00B11855" w:rsidP="001F5A5C">
            <w:pPr>
              <w:pStyle w:val="TableEntry"/>
            </w:pPr>
          </w:p>
        </w:tc>
        <w:tc>
          <w:tcPr>
            <w:tcW w:w="1103" w:type="dxa"/>
          </w:tcPr>
          <w:p w14:paraId="5FA7A4B1" w14:textId="3A11008A" w:rsidR="00B11855" w:rsidRPr="001F42D3" w:rsidRDefault="00B11855" w:rsidP="001F5A5C">
            <w:pPr>
              <w:pStyle w:val="TableEntry"/>
            </w:pPr>
          </w:p>
        </w:tc>
      </w:tr>
      <w:tr w:rsidR="00396374" w:rsidRPr="001F42D3" w14:paraId="7067B972" w14:textId="77777777" w:rsidTr="00396374">
        <w:trPr>
          <w:cantSplit/>
          <w:jc w:val="center"/>
        </w:trPr>
        <w:tc>
          <w:tcPr>
            <w:tcW w:w="1525" w:type="dxa"/>
          </w:tcPr>
          <w:p w14:paraId="0F6A2BAE" w14:textId="394E7C82" w:rsidR="00B11855" w:rsidRPr="001F42D3" w:rsidRDefault="003D003E" w:rsidP="00DC044A">
            <w:pPr>
              <w:pStyle w:val="TableEntry"/>
            </w:pPr>
            <w:r w:rsidRPr="001F42D3">
              <w:t>Observation Date/Time</w:t>
            </w:r>
          </w:p>
        </w:tc>
        <w:tc>
          <w:tcPr>
            <w:tcW w:w="810" w:type="dxa"/>
          </w:tcPr>
          <w:p w14:paraId="771A6156" w14:textId="130B60EB" w:rsidR="00B11855" w:rsidRPr="001F42D3" w:rsidRDefault="003D003E" w:rsidP="00DC044A">
            <w:pPr>
              <w:pStyle w:val="TableEntry"/>
            </w:pPr>
            <w:r w:rsidRPr="001F42D3">
              <w:t>7</w:t>
            </w:r>
          </w:p>
        </w:tc>
        <w:tc>
          <w:tcPr>
            <w:tcW w:w="810" w:type="dxa"/>
          </w:tcPr>
          <w:p w14:paraId="4A152A1C" w14:textId="3691DB1B" w:rsidR="00B11855" w:rsidRPr="001F42D3" w:rsidRDefault="003D003E" w:rsidP="00DC044A">
            <w:pPr>
              <w:pStyle w:val="TableEntry"/>
              <w:rPr>
                <w:color w:val="FFFFFF"/>
              </w:rPr>
            </w:pPr>
            <w:r w:rsidRPr="001F42D3">
              <w:t>TS</w:t>
            </w:r>
          </w:p>
        </w:tc>
        <w:tc>
          <w:tcPr>
            <w:tcW w:w="810" w:type="dxa"/>
          </w:tcPr>
          <w:p w14:paraId="28FD5668" w14:textId="148F7C71" w:rsidR="00B11855" w:rsidRPr="001F42D3" w:rsidRDefault="003D003E" w:rsidP="00DC044A">
            <w:pPr>
              <w:pStyle w:val="TableEntry"/>
              <w:rPr>
                <w:color w:val="FFFFFF"/>
              </w:rPr>
            </w:pPr>
            <w:r w:rsidRPr="001F42D3">
              <w:t>26</w:t>
            </w:r>
          </w:p>
        </w:tc>
        <w:tc>
          <w:tcPr>
            <w:tcW w:w="720" w:type="dxa"/>
          </w:tcPr>
          <w:p w14:paraId="19E88C48" w14:textId="5FA5C886" w:rsidR="00B11855" w:rsidRPr="001F42D3" w:rsidRDefault="003D003E" w:rsidP="00DC044A">
            <w:pPr>
              <w:pStyle w:val="TableEntry"/>
              <w:rPr>
                <w:color w:val="FFFFFF"/>
              </w:rPr>
            </w:pPr>
            <w:r w:rsidRPr="001F42D3">
              <w:t>C</w:t>
            </w:r>
          </w:p>
        </w:tc>
        <w:tc>
          <w:tcPr>
            <w:tcW w:w="810" w:type="dxa"/>
          </w:tcPr>
          <w:p w14:paraId="095A57FD" w14:textId="760AB5D6" w:rsidR="00B11855" w:rsidRPr="001F42D3" w:rsidRDefault="003D003E" w:rsidP="00DC044A">
            <w:pPr>
              <w:pStyle w:val="TableEntry"/>
              <w:rPr>
                <w:color w:val="FFFFFF"/>
              </w:rPr>
            </w:pPr>
            <w:r w:rsidRPr="001F42D3">
              <w:t>False</w:t>
            </w:r>
          </w:p>
        </w:tc>
        <w:tc>
          <w:tcPr>
            <w:tcW w:w="720" w:type="dxa"/>
          </w:tcPr>
          <w:p w14:paraId="69EE305E" w14:textId="13EEC7EF" w:rsidR="00B11855" w:rsidRPr="001F42D3" w:rsidRDefault="003D003E" w:rsidP="00DC044A">
            <w:pPr>
              <w:pStyle w:val="TableEntry"/>
              <w:rPr>
                <w:color w:val="FFFFFF"/>
              </w:rPr>
            </w:pPr>
            <w:r w:rsidRPr="001F42D3">
              <w:t>0</w:t>
            </w:r>
          </w:p>
        </w:tc>
        <w:tc>
          <w:tcPr>
            <w:tcW w:w="810" w:type="dxa"/>
          </w:tcPr>
          <w:p w14:paraId="71C26D79" w14:textId="4A78D299" w:rsidR="00B11855" w:rsidRPr="001F42D3" w:rsidRDefault="003D003E" w:rsidP="00DC044A">
            <w:pPr>
              <w:pStyle w:val="TableEntry"/>
              <w:rPr>
                <w:color w:val="FFFFFF"/>
              </w:rPr>
            </w:pPr>
            <w:r w:rsidRPr="001F42D3">
              <w:t>1</w:t>
            </w:r>
          </w:p>
        </w:tc>
        <w:tc>
          <w:tcPr>
            <w:tcW w:w="810" w:type="dxa"/>
          </w:tcPr>
          <w:p w14:paraId="4AEEA74E" w14:textId="183408F5" w:rsidR="00B11855" w:rsidRPr="001F42D3" w:rsidRDefault="00B11855" w:rsidP="001F5A5C">
            <w:pPr>
              <w:pStyle w:val="TableEntry"/>
            </w:pPr>
          </w:p>
        </w:tc>
        <w:tc>
          <w:tcPr>
            <w:tcW w:w="900" w:type="dxa"/>
          </w:tcPr>
          <w:p w14:paraId="409527FD" w14:textId="1F485C86" w:rsidR="00B11855" w:rsidRPr="001F42D3" w:rsidRDefault="00B11855" w:rsidP="001F5A5C">
            <w:pPr>
              <w:pStyle w:val="TableEntry"/>
            </w:pPr>
          </w:p>
        </w:tc>
        <w:tc>
          <w:tcPr>
            <w:tcW w:w="1103" w:type="dxa"/>
          </w:tcPr>
          <w:p w14:paraId="352BE7C8" w14:textId="36123907" w:rsidR="00B11855" w:rsidRPr="001F42D3" w:rsidRDefault="00B11855" w:rsidP="001F5A5C">
            <w:pPr>
              <w:pStyle w:val="TableEntry"/>
            </w:pPr>
          </w:p>
        </w:tc>
      </w:tr>
      <w:tr w:rsidR="00396374" w:rsidRPr="001F42D3" w14:paraId="164637D9" w14:textId="77777777" w:rsidTr="00396374">
        <w:trPr>
          <w:cantSplit/>
          <w:jc w:val="center"/>
        </w:trPr>
        <w:tc>
          <w:tcPr>
            <w:tcW w:w="1525" w:type="dxa"/>
          </w:tcPr>
          <w:p w14:paraId="564249CB" w14:textId="74228BCB" w:rsidR="00B11855" w:rsidRPr="001F42D3" w:rsidRDefault="003D003E" w:rsidP="00CF5627">
            <w:pPr>
              <w:pStyle w:val="TableEntryItalicindent"/>
            </w:pPr>
            <w:r w:rsidRPr="001F42D3">
              <w:t>time</w:t>
            </w:r>
          </w:p>
        </w:tc>
        <w:tc>
          <w:tcPr>
            <w:tcW w:w="810" w:type="dxa"/>
          </w:tcPr>
          <w:p w14:paraId="4815C27E" w14:textId="6C59EB2C" w:rsidR="00B11855" w:rsidRPr="001F42D3" w:rsidRDefault="003D003E" w:rsidP="00DC044A">
            <w:pPr>
              <w:pStyle w:val="TableEntry"/>
              <w:rPr>
                <w:i/>
              </w:rPr>
            </w:pPr>
            <w:r w:rsidRPr="001F42D3">
              <w:rPr>
                <w:i/>
              </w:rPr>
              <w:t>1</w:t>
            </w:r>
          </w:p>
        </w:tc>
        <w:tc>
          <w:tcPr>
            <w:tcW w:w="810" w:type="dxa"/>
          </w:tcPr>
          <w:p w14:paraId="05D33C23" w14:textId="509FDDB6" w:rsidR="00B11855" w:rsidRPr="001F42D3" w:rsidRDefault="003D003E" w:rsidP="00DC044A">
            <w:pPr>
              <w:pStyle w:val="TableEntry"/>
              <w:rPr>
                <w:color w:val="FFFFFF"/>
              </w:rPr>
            </w:pPr>
            <w:r w:rsidRPr="001F42D3">
              <w:t>DTM</w:t>
            </w:r>
          </w:p>
        </w:tc>
        <w:tc>
          <w:tcPr>
            <w:tcW w:w="810" w:type="dxa"/>
          </w:tcPr>
          <w:p w14:paraId="13B6AE75" w14:textId="20096A28" w:rsidR="00B11855" w:rsidRPr="001F42D3" w:rsidRDefault="003D003E" w:rsidP="00DC044A">
            <w:pPr>
              <w:pStyle w:val="TableEntry"/>
              <w:rPr>
                <w:color w:val="FFFFFF"/>
              </w:rPr>
            </w:pPr>
            <w:r w:rsidRPr="001F42D3">
              <w:t>24</w:t>
            </w:r>
          </w:p>
        </w:tc>
        <w:tc>
          <w:tcPr>
            <w:tcW w:w="720" w:type="dxa"/>
          </w:tcPr>
          <w:p w14:paraId="624F8AA1" w14:textId="243A4E9C" w:rsidR="00B11855" w:rsidRPr="001F42D3" w:rsidRDefault="003D003E" w:rsidP="00DC044A">
            <w:pPr>
              <w:pStyle w:val="TableEntry"/>
              <w:rPr>
                <w:color w:val="FFFFFF"/>
              </w:rPr>
            </w:pPr>
            <w:r w:rsidRPr="001F42D3">
              <w:t>R</w:t>
            </w:r>
          </w:p>
        </w:tc>
        <w:tc>
          <w:tcPr>
            <w:tcW w:w="810" w:type="dxa"/>
          </w:tcPr>
          <w:p w14:paraId="2086314F" w14:textId="6BE6747C" w:rsidR="00B11855" w:rsidRPr="001F42D3" w:rsidRDefault="00B11855" w:rsidP="001F5A5C">
            <w:pPr>
              <w:pStyle w:val="TableEntry"/>
            </w:pPr>
          </w:p>
        </w:tc>
        <w:tc>
          <w:tcPr>
            <w:tcW w:w="720" w:type="dxa"/>
          </w:tcPr>
          <w:p w14:paraId="571E6FFA" w14:textId="030FB3A2" w:rsidR="00B11855" w:rsidRPr="001F42D3" w:rsidRDefault="003D003E" w:rsidP="00DC044A">
            <w:pPr>
              <w:pStyle w:val="TableEntry"/>
              <w:rPr>
                <w:color w:val="FFFFFF"/>
              </w:rPr>
            </w:pPr>
            <w:r w:rsidRPr="001F42D3">
              <w:t>1</w:t>
            </w:r>
          </w:p>
        </w:tc>
        <w:tc>
          <w:tcPr>
            <w:tcW w:w="810" w:type="dxa"/>
          </w:tcPr>
          <w:p w14:paraId="45BAA036" w14:textId="0C6B07A0" w:rsidR="00B11855" w:rsidRPr="001F42D3" w:rsidRDefault="003D003E" w:rsidP="00DC044A">
            <w:pPr>
              <w:pStyle w:val="TableEntry"/>
              <w:rPr>
                <w:color w:val="FFFFFF"/>
              </w:rPr>
            </w:pPr>
            <w:r w:rsidRPr="001F42D3">
              <w:t>1</w:t>
            </w:r>
          </w:p>
        </w:tc>
        <w:tc>
          <w:tcPr>
            <w:tcW w:w="810" w:type="dxa"/>
          </w:tcPr>
          <w:p w14:paraId="23A12204" w14:textId="01103A55" w:rsidR="00B11855" w:rsidRPr="001F42D3" w:rsidRDefault="00B11855" w:rsidP="001F5A5C">
            <w:pPr>
              <w:pStyle w:val="TableEntry"/>
            </w:pPr>
          </w:p>
        </w:tc>
        <w:tc>
          <w:tcPr>
            <w:tcW w:w="900" w:type="dxa"/>
          </w:tcPr>
          <w:p w14:paraId="77A2CA97" w14:textId="669A71A2" w:rsidR="00B11855" w:rsidRPr="001F42D3" w:rsidRDefault="00B11855" w:rsidP="001F5A5C">
            <w:pPr>
              <w:pStyle w:val="TableEntry"/>
            </w:pPr>
          </w:p>
        </w:tc>
        <w:tc>
          <w:tcPr>
            <w:tcW w:w="1103" w:type="dxa"/>
          </w:tcPr>
          <w:p w14:paraId="3B430C93" w14:textId="4E064F96" w:rsidR="00B11855" w:rsidRPr="001F42D3" w:rsidRDefault="003D003E" w:rsidP="00DC044A">
            <w:pPr>
              <w:pStyle w:val="TableEntry"/>
            </w:pPr>
            <w:r w:rsidRPr="001F42D3">
              <w:t>20040328134623.1234+0300</w:t>
            </w:r>
          </w:p>
        </w:tc>
      </w:tr>
      <w:tr w:rsidR="00396374" w:rsidRPr="001F42D3" w14:paraId="559438F0" w14:textId="77777777" w:rsidTr="00396374">
        <w:trPr>
          <w:cantSplit/>
          <w:jc w:val="center"/>
        </w:trPr>
        <w:tc>
          <w:tcPr>
            <w:tcW w:w="1525" w:type="dxa"/>
          </w:tcPr>
          <w:p w14:paraId="1ED94E82" w14:textId="632815F1" w:rsidR="00B11855" w:rsidRPr="001F42D3" w:rsidRDefault="003D003E" w:rsidP="00DC044A">
            <w:pPr>
              <w:pStyle w:val="TableEntry"/>
            </w:pPr>
            <w:r w:rsidRPr="001F42D3">
              <w:t>Observation End Date/Time</w:t>
            </w:r>
          </w:p>
        </w:tc>
        <w:tc>
          <w:tcPr>
            <w:tcW w:w="810" w:type="dxa"/>
          </w:tcPr>
          <w:p w14:paraId="11A5A06E" w14:textId="13DEA056" w:rsidR="00B11855" w:rsidRPr="001F42D3" w:rsidRDefault="003D003E" w:rsidP="00DC044A">
            <w:pPr>
              <w:pStyle w:val="TableEntry"/>
            </w:pPr>
            <w:r w:rsidRPr="001F42D3">
              <w:t>8</w:t>
            </w:r>
          </w:p>
        </w:tc>
        <w:tc>
          <w:tcPr>
            <w:tcW w:w="810" w:type="dxa"/>
          </w:tcPr>
          <w:p w14:paraId="1A084F37" w14:textId="5EB9B84A" w:rsidR="00B11855" w:rsidRPr="001F42D3" w:rsidRDefault="003D003E" w:rsidP="00DC044A">
            <w:pPr>
              <w:pStyle w:val="TableEntry"/>
              <w:rPr>
                <w:color w:val="FFFFFF"/>
              </w:rPr>
            </w:pPr>
            <w:r w:rsidRPr="001F42D3">
              <w:t>TS</w:t>
            </w:r>
          </w:p>
        </w:tc>
        <w:tc>
          <w:tcPr>
            <w:tcW w:w="810" w:type="dxa"/>
          </w:tcPr>
          <w:p w14:paraId="4BD3ADBF" w14:textId="15DFDFCD" w:rsidR="00B11855" w:rsidRPr="001F42D3" w:rsidRDefault="003D003E" w:rsidP="00DC044A">
            <w:pPr>
              <w:pStyle w:val="TableEntry"/>
              <w:rPr>
                <w:color w:val="FFFFFF"/>
              </w:rPr>
            </w:pPr>
            <w:r w:rsidRPr="001F42D3">
              <w:t>26</w:t>
            </w:r>
          </w:p>
        </w:tc>
        <w:tc>
          <w:tcPr>
            <w:tcW w:w="720" w:type="dxa"/>
          </w:tcPr>
          <w:p w14:paraId="12BD5E24" w14:textId="48998B0C" w:rsidR="00B11855" w:rsidRPr="001F42D3" w:rsidRDefault="003D003E" w:rsidP="00DC044A">
            <w:pPr>
              <w:pStyle w:val="TableEntry"/>
              <w:rPr>
                <w:color w:val="FFFFFF"/>
              </w:rPr>
            </w:pPr>
            <w:r w:rsidRPr="001F42D3">
              <w:t>O</w:t>
            </w:r>
          </w:p>
        </w:tc>
        <w:tc>
          <w:tcPr>
            <w:tcW w:w="810" w:type="dxa"/>
          </w:tcPr>
          <w:p w14:paraId="05D1582F" w14:textId="45782174" w:rsidR="00B11855" w:rsidRPr="001F42D3" w:rsidRDefault="003D003E" w:rsidP="00DC044A">
            <w:pPr>
              <w:pStyle w:val="TableEntry"/>
              <w:rPr>
                <w:color w:val="FFFFFF"/>
              </w:rPr>
            </w:pPr>
            <w:r w:rsidRPr="001F42D3">
              <w:t>False</w:t>
            </w:r>
          </w:p>
        </w:tc>
        <w:tc>
          <w:tcPr>
            <w:tcW w:w="720" w:type="dxa"/>
          </w:tcPr>
          <w:p w14:paraId="4B30B307" w14:textId="2CA82DAB" w:rsidR="00B11855" w:rsidRPr="001F42D3" w:rsidRDefault="003D003E" w:rsidP="00DC044A">
            <w:pPr>
              <w:pStyle w:val="TableEntry"/>
              <w:rPr>
                <w:color w:val="FFFFFF"/>
              </w:rPr>
            </w:pPr>
            <w:r w:rsidRPr="001F42D3">
              <w:t>0</w:t>
            </w:r>
          </w:p>
        </w:tc>
        <w:tc>
          <w:tcPr>
            <w:tcW w:w="810" w:type="dxa"/>
          </w:tcPr>
          <w:p w14:paraId="2650F6FA" w14:textId="4AECBA62" w:rsidR="00B11855" w:rsidRPr="001F42D3" w:rsidRDefault="003D003E" w:rsidP="00DC044A">
            <w:pPr>
              <w:pStyle w:val="TableEntry"/>
              <w:rPr>
                <w:color w:val="FFFFFF"/>
              </w:rPr>
            </w:pPr>
            <w:r w:rsidRPr="001F42D3">
              <w:t>1</w:t>
            </w:r>
          </w:p>
        </w:tc>
        <w:tc>
          <w:tcPr>
            <w:tcW w:w="810" w:type="dxa"/>
          </w:tcPr>
          <w:p w14:paraId="0B1F89B9" w14:textId="76B72374" w:rsidR="00B11855" w:rsidRPr="001F42D3" w:rsidRDefault="00B11855" w:rsidP="001F5A5C">
            <w:pPr>
              <w:pStyle w:val="TableEntry"/>
            </w:pPr>
          </w:p>
        </w:tc>
        <w:tc>
          <w:tcPr>
            <w:tcW w:w="900" w:type="dxa"/>
          </w:tcPr>
          <w:p w14:paraId="53F33AD3" w14:textId="6AD821E2" w:rsidR="00B11855" w:rsidRPr="001F42D3" w:rsidRDefault="00B11855" w:rsidP="001F5A5C">
            <w:pPr>
              <w:pStyle w:val="TableEntry"/>
            </w:pPr>
          </w:p>
        </w:tc>
        <w:tc>
          <w:tcPr>
            <w:tcW w:w="1103" w:type="dxa"/>
          </w:tcPr>
          <w:p w14:paraId="35248878" w14:textId="0098C7FA" w:rsidR="00B11855" w:rsidRPr="001F42D3" w:rsidRDefault="00B11855" w:rsidP="001F5A5C">
            <w:pPr>
              <w:pStyle w:val="TableEntry"/>
            </w:pPr>
          </w:p>
        </w:tc>
      </w:tr>
      <w:tr w:rsidR="00396374" w:rsidRPr="001F42D3" w14:paraId="446B756D" w14:textId="77777777" w:rsidTr="00396374">
        <w:trPr>
          <w:cantSplit/>
          <w:jc w:val="center"/>
        </w:trPr>
        <w:tc>
          <w:tcPr>
            <w:tcW w:w="1525" w:type="dxa"/>
          </w:tcPr>
          <w:p w14:paraId="325924C2" w14:textId="003C7274" w:rsidR="00B11855" w:rsidRPr="001F42D3" w:rsidRDefault="003D003E" w:rsidP="00CF5627">
            <w:pPr>
              <w:pStyle w:val="TableEntryItalicindent"/>
            </w:pPr>
            <w:r w:rsidRPr="001F42D3">
              <w:t>time</w:t>
            </w:r>
          </w:p>
        </w:tc>
        <w:tc>
          <w:tcPr>
            <w:tcW w:w="810" w:type="dxa"/>
          </w:tcPr>
          <w:p w14:paraId="20E3EA97" w14:textId="29FF7B33" w:rsidR="00B11855" w:rsidRPr="001F42D3" w:rsidRDefault="003D003E" w:rsidP="00DC044A">
            <w:pPr>
              <w:pStyle w:val="TableEntry"/>
              <w:rPr>
                <w:i/>
              </w:rPr>
            </w:pPr>
            <w:r w:rsidRPr="001F42D3">
              <w:rPr>
                <w:i/>
              </w:rPr>
              <w:t>1</w:t>
            </w:r>
          </w:p>
        </w:tc>
        <w:tc>
          <w:tcPr>
            <w:tcW w:w="810" w:type="dxa"/>
          </w:tcPr>
          <w:p w14:paraId="62AB5A9A" w14:textId="49261533" w:rsidR="00B11855" w:rsidRPr="001F42D3" w:rsidRDefault="003D003E" w:rsidP="00DC044A">
            <w:pPr>
              <w:pStyle w:val="TableEntry"/>
              <w:rPr>
                <w:color w:val="FFFFFF"/>
              </w:rPr>
            </w:pPr>
            <w:r w:rsidRPr="001F42D3">
              <w:t>DTM</w:t>
            </w:r>
          </w:p>
        </w:tc>
        <w:tc>
          <w:tcPr>
            <w:tcW w:w="810" w:type="dxa"/>
          </w:tcPr>
          <w:p w14:paraId="62BFA52D" w14:textId="55082669" w:rsidR="00B11855" w:rsidRPr="001F42D3" w:rsidRDefault="003D003E" w:rsidP="00DC044A">
            <w:pPr>
              <w:pStyle w:val="TableEntry"/>
              <w:rPr>
                <w:color w:val="FFFFFF"/>
              </w:rPr>
            </w:pPr>
            <w:r w:rsidRPr="001F42D3">
              <w:t>24</w:t>
            </w:r>
          </w:p>
        </w:tc>
        <w:tc>
          <w:tcPr>
            <w:tcW w:w="720" w:type="dxa"/>
          </w:tcPr>
          <w:p w14:paraId="6D30AA61" w14:textId="34B65EAA" w:rsidR="00B11855" w:rsidRPr="001F42D3" w:rsidRDefault="003D003E" w:rsidP="00DC044A">
            <w:pPr>
              <w:pStyle w:val="TableEntry"/>
              <w:rPr>
                <w:color w:val="FFFFFF"/>
              </w:rPr>
            </w:pPr>
            <w:r w:rsidRPr="001F42D3">
              <w:t>R</w:t>
            </w:r>
          </w:p>
        </w:tc>
        <w:tc>
          <w:tcPr>
            <w:tcW w:w="810" w:type="dxa"/>
          </w:tcPr>
          <w:p w14:paraId="7F052ED1" w14:textId="535A7566" w:rsidR="00B11855" w:rsidRPr="001F42D3" w:rsidRDefault="00B11855" w:rsidP="001F5A5C">
            <w:pPr>
              <w:pStyle w:val="TableEntry"/>
            </w:pPr>
          </w:p>
        </w:tc>
        <w:tc>
          <w:tcPr>
            <w:tcW w:w="720" w:type="dxa"/>
          </w:tcPr>
          <w:p w14:paraId="04E1F134" w14:textId="5056BB7F" w:rsidR="00B11855" w:rsidRPr="001F42D3" w:rsidRDefault="003D003E" w:rsidP="00DC044A">
            <w:pPr>
              <w:pStyle w:val="TableEntry"/>
              <w:rPr>
                <w:color w:val="FFFFFF"/>
              </w:rPr>
            </w:pPr>
            <w:r w:rsidRPr="001F42D3">
              <w:t>1</w:t>
            </w:r>
          </w:p>
        </w:tc>
        <w:tc>
          <w:tcPr>
            <w:tcW w:w="810" w:type="dxa"/>
          </w:tcPr>
          <w:p w14:paraId="6AEF134E" w14:textId="2A63D121" w:rsidR="00B11855" w:rsidRPr="001F42D3" w:rsidRDefault="003D003E" w:rsidP="00DC044A">
            <w:pPr>
              <w:pStyle w:val="TableEntry"/>
              <w:rPr>
                <w:color w:val="FFFFFF"/>
              </w:rPr>
            </w:pPr>
            <w:r w:rsidRPr="001F42D3">
              <w:t>1</w:t>
            </w:r>
          </w:p>
        </w:tc>
        <w:tc>
          <w:tcPr>
            <w:tcW w:w="810" w:type="dxa"/>
          </w:tcPr>
          <w:p w14:paraId="70C4991C" w14:textId="525A983C" w:rsidR="00B11855" w:rsidRPr="001F42D3" w:rsidRDefault="00B11855" w:rsidP="001F5A5C">
            <w:pPr>
              <w:pStyle w:val="TableEntry"/>
            </w:pPr>
          </w:p>
        </w:tc>
        <w:tc>
          <w:tcPr>
            <w:tcW w:w="900" w:type="dxa"/>
          </w:tcPr>
          <w:p w14:paraId="4132B817" w14:textId="788F06F1" w:rsidR="00B11855" w:rsidRPr="001F42D3" w:rsidRDefault="00B11855" w:rsidP="001F5A5C">
            <w:pPr>
              <w:pStyle w:val="TableEntry"/>
            </w:pPr>
          </w:p>
        </w:tc>
        <w:tc>
          <w:tcPr>
            <w:tcW w:w="1103" w:type="dxa"/>
          </w:tcPr>
          <w:p w14:paraId="51CD1A01" w14:textId="220A40E4" w:rsidR="00B11855" w:rsidRPr="001F42D3" w:rsidRDefault="003D003E" w:rsidP="00DC044A">
            <w:pPr>
              <w:pStyle w:val="TableEntry"/>
            </w:pPr>
            <w:r w:rsidRPr="001F42D3">
              <w:t>20040328134623.1234+0300</w:t>
            </w:r>
          </w:p>
        </w:tc>
      </w:tr>
      <w:tr w:rsidR="00396374" w:rsidRPr="001F42D3" w14:paraId="614EB441" w14:textId="77777777" w:rsidTr="00396374">
        <w:trPr>
          <w:cantSplit/>
          <w:jc w:val="center"/>
        </w:trPr>
        <w:tc>
          <w:tcPr>
            <w:tcW w:w="1525" w:type="dxa"/>
          </w:tcPr>
          <w:p w14:paraId="6984A100" w14:textId="7E682FAF" w:rsidR="00B11855" w:rsidRPr="001F42D3" w:rsidRDefault="003D003E" w:rsidP="00DC044A">
            <w:pPr>
              <w:pStyle w:val="TableEntry"/>
            </w:pPr>
            <w:r w:rsidRPr="001F42D3">
              <w:t>Results Rpt/Status Chng - Date/Time</w:t>
            </w:r>
          </w:p>
        </w:tc>
        <w:tc>
          <w:tcPr>
            <w:tcW w:w="810" w:type="dxa"/>
          </w:tcPr>
          <w:p w14:paraId="20216501" w14:textId="7DFA4A00" w:rsidR="00B11855" w:rsidRPr="001F42D3" w:rsidRDefault="003D003E" w:rsidP="00DC044A">
            <w:pPr>
              <w:pStyle w:val="TableEntry"/>
            </w:pPr>
            <w:r w:rsidRPr="001F42D3">
              <w:t>22</w:t>
            </w:r>
          </w:p>
        </w:tc>
        <w:tc>
          <w:tcPr>
            <w:tcW w:w="810" w:type="dxa"/>
          </w:tcPr>
          <w:p w14:paraId="3C2C8F56" w14:textId="05F5E4E7" w:rsidR="00B11855" w:rsidRPr="001F42D3" w:rsidRDefault="003D003E" w:rsidP="00DC044A">
            <w:pPr>
              <w:pStyle w:val="TableEntry"/>
              <w:rPr>
                <w:color w:val="FFFFFF"/>
              </w:rPr>
            </w:pPr>
            <w:r w:rsidRPr="001F42D3">
              <w:t>TS</w:t>
            </w:r>
          </w:p>
        </w:tc>
        <w:tc>
          <w:tcPr>
            <w:tcW w:w="810" w:type="dxa"/>
          </w:tcPr>
          <w:p w14:paraId="1483A405" w14:textId="455B31FB" w:rsidR="00B11855" w:rsidRPr="001F42D3" w:rsidRDefault="003D003E" w:rsidP="00DC044A">
            <w:pPr>
              <w:pStyle w:val="TableEntry"/>
              <w:rPr>
                <w:color w:val="FFFFFF"/>
              </w:rPr>
            </w:pPr>
            <w:r w:rsidRPr="001F42D3">
              <w:t>26</w:t>
            </w:r>
          </w:p>
        </w:tc>
        <w:tc>
          <w:tcPr>
            <w:tcW w:w="720" w:type="dxa"/>
          </w:tcPr>
          <w:p w14:paraId="19381C20" w14:textId="56994FA3" w:rsidR="00B11855" w:rsidRPr="001F42D3" w:rsidRDefault="003D003E" w:rsidP="00DC044A">
            <w:pPr>
              <w:pStyle w:val="TableEntry"/>
              <w:rPr>
                <w:color w:val="FFFFFF"/>
              </w:rPr>
            </w:pPr>
            <w:r w:rsidRPr="001F42D3">
              <w:t>C</w:t>
            </w:r>
          </w:p>
        </w:tc>
        <w:tc>
          <w:tcPr>
            <w:tcW w:w="810" w:type="dxa"/>
          </w:tcPr>
          <w:p w14:paraId="189BB5F8" w14:textId="5290F7CE" w:rsidR="00B11855" w:rsidRPr="001F42D3" w:rsidRDefault="003D003E" w:rsidP="00DC044A">
            <w:pPr>
              <w:pStyle w:val="TableEntry"/>
              <w:rPr>
                <w:color w:val="FFFFFF"/>
              </w:rPr>
            </w:pPr>
            <w:r w:rsidRPr="001F42D3">
              <w:t>False</w:t>
            </w:r>
          </w:p>
        </w:tc>
        <w:tc>
          <w:tcPr>
            <w:tcW w:w="720" w:type="dxa"/>
          </w:tcPr>
          <w:p w14:paraId="28A0A35E" w14:textId="1E7F80A4" w:rsidR="00B11855" w:rsidRPr="001F42D3" w:rsidRDefault="003D003E" w:rsidP="00DC044A">
            <w:pPr>
              <w:pStyle w:val="TableEntry"/>
              <w:rPr>
                <w:color w:val="FFFFFF"/>
              </w:rPr>
            </w:pPr>
            <w:r w:rsidRPr="001F42D3">
              <w:t>0</w:t>
            </w:r>
          </w:p>
        </w:tc>
        <w:tc>
          <w:tcPr>
            <w:tcW w:w="810" w:type="dxa"/>
          </w:tcPr>
          <w:p w14:paraId="35A8106F" w14:textId="1C76CF26" w:rsidR="00B11855" w:rsidRPr="001F42D3" w:rsidRDefault="003D003E" w:rsidP="00DC044A">
            <w:pPr>
              <w:pStyle w:val="TableEntry"/>
              <w:rPr>
                <w:color w:val="FFFFFF"/>
              </w:rPr>
            </w:pPr>
            <w:r w:rsidRPr="001F42D3">
              <w:t>1</w:t>
            </w:r>
          </w:p>
        </w:tc>
        <w:tc>
          <w:tcPr>
            <w:tcW w:w="810" w:type="dxa"/>
          </w:tcPr>
          <w:p w14:paraId="0B8B5083" w14:textId="14F5A7CB" w:rsidR="00B11855" w:rsidRPr="001F42D3" w:rsidRDefault="00B11855" w:rsidP="001F5A5C">
            <w:pPr>
              <w:pStyle w:val="TableEntry"/>
            </w:pPr>
          </w:p>
        </w:tc>
        <w:tc>
          <w:tcPr>
            <w:tcW w:w="900" w:type="dxa"/>
          </w:tcPr>
          <w:p w14:paraId="7A9C716D" w14:textId="2F32D90F" w:rsidR="00B11855" w:rsidRPr="001F42D3" w:rsidRDefault="00B11855" w:rsidP="001F5A5C">
            <w:pPr>
              <w:pStyle w:val="TableEntry"/>
            </w:pPr>
          </w:p>
        </w:tc>
        <w:tc>
          <w:tcPr>
            <w:tcW w:w="1103" w:type="dxa"/>
          </w:tcPr>
          <w:p w14:paraId="5EB85982" w14:textId="4CBDE4C6" w:rsidR="00B11855" w:rsidRPr="001F42D3" w:rsidRDefault="00B11855" w:rsidP="001F5A5C">
            <w:pPr>
              <w:pStyle w:val="TableEntry"/>
            </w:pPr>
          </w:p>
        </w:tc>
      </w:tr>
      <w:tr w:rsidR="00396374" w:rsidRPr="001F42D3" w14:paraId="6B1001C0" w14:textId="77777777" w:rsidTr="00396374">
        <w:trPr>
          <w:cantSplit/>
          <w:jc w:val="center"/>
        </w:trPr>
        <w:tc>
          <w:tcPr>
            <w:tcW w:w="1525" w:type="dxa"/>
          </w:tcPr>
          <w:p w14:paraId="23660E43" w14:textId="2BFE4EFB" w:rsidR="00B11855" w:rsidRPr="001F42D3" w:rsidRDefault="003D003E" w:rsidP="00CF5627">
            <w:pPr>
              <w:pStyle w:val="TableEntryItalicindent"/>
            </w:pPr>
            <w:r w:rsidRPr="001F42D3">
              <w:t>Time</w:t>
            </w:r>
          </w:p>
        </w:tc>
        <w:tc>
          <w:tcPr>
            <w:tcW w:w="810" w:type="dxa"/>
          </w:tcPr>
          <w:p w14:paraId="1D3DE25B" w14:textId="5628BEDC" w:rsidR="00B11855" w:rsidRPr="001F42D3" w:rsidRDefault="003D003E" w:rsidP="00DC044A">
            <w:pPr>
              <w:pStyle w:val="TableEntry"/>
              <w:rPr>
                <w:i/>
              </w:rPr>
            </w:pPr>
            <w:r w:rsidRPr="001F42D3">
              <w:rPr>
                <w:i/>
              </w:rPr>
              <w:t>1</w:t>
            </w:r>
          </w:p>
        </w:tc>
        <w:tc>
          <w:tcPr>
            <w:tcW w:w="810" w:type="dxa"/>
          </w:tcPr>
          <w:p w14:paraId="6A217182" w14:textId="742EE94B" w:rsidR="00B11855" w:rsidRPr="001F42D3" w:rsidRDefault="003D003E" w:rsidP="00DC044A">
            <w:pPr>
              <w:pStyle w:val="TableEntry"/>
              <w:rPr>
                <w:color w:val="FFFFFF"/>
              </w:rPr>
            </w:pPr>
            <w:r w:rsidRPr="001F42D3">
              <w:t>DTM</w:t>
            </w:r>
          </w:p>
        </w:tc>
        <w:tc>
          <w:tcPr>
            <w:tcW w:w="810" w:type="dxa"/>
          </w:tcPr>
          <w:p w14:paraId="200C67C3" w14:textId="46B8C740" w:rsidR="00B11855" w:rsidRPr="001F42D3" w:rsidRDefault="003D003E" w:rsidP="00DC044A">
            <w:pPr>
              <w:pStyle w:val="TableEntry"/>
              <w:rPr>
                <w:color w:val="FFFFFF"/>
              </w:rPr>
            </w:pPr>
            <w:r w:rsidRPr="001F42D3">
              <w:t>24</w:t>
            </w:r>
          </w:p>
        </w:tc>
        <w:tc>
          <w:tcPr>
            <w:tcW w:w="720" w:type="dxa"/>
          </w:tcPr>
          <w:p w14:paraId="16F56E06" w14:textId="39C0B665" w:rsidR="00B11855" w:rsidRPr="001F42D3" w:rsidRDefault="003D003E" w:rsidP="00DC044A">
            <w:pPr>
              <w:pStyle w:val="TableEntry"/>
              <w:rPr>
                <w:color w:val="FFFFFF"/>
              </w:rPr>
            </w:pPr>
            <w:r w:rsidRPr="001F42D3">
              <w:t>R</w:t>
            </w:r>
          </w:p>
        </w:tc>
        <w:tc>
          <w:tcPr>
            <w:tcW w:w="810" w:type="dxa"/>
          </w:tcPr>
          <w:p w14:paraId="608A88E9" w14:textId="312219DB" w:rsidR="00B11855" w:rsidRPr="001F42D3" w:rsidRDefault="00B11855" w:rsidP="001F5A5C">
            <w:pPr>
              <w:pStyle w:val="TableEntry"/>
            </w:pPr>
          </w:p>
        </w:tc>
        <w:tc>
          <w:tcPr>
            <w:tcW w:w="720" w:type="dxa"/>
          </w:tcPr>
          <w:p w14:paraId="3DB33D58" w14:textId="0446C63F" w:rsidR="00B11855" w:rsidRPr="001F42D3" w:rsidRDefault="003D003E" w:rsidP="00DC044A">
            <w:pPr>
              <w:pStyle w:val="TableEntry"/>
              <w:rPr>
                <w:color w:val="FFFFFF"/>
              </w:rPr>
            </w:pPr>
            <w:r w:rsidRPr="001F42D3">
              <w:t>1</w:t>
            </w:r>
          </w:p>
        </w:tc>
        <w:tc>
          <w:tcPr>
            <w:tcW w:w="810" w:type="dxa"/>
          </w:tcPr>
          <w:p w14:paraId="2045259F" w14:textId="2A3010A4" w:rsidR="00B11855" w:rsidRPr="001F42D3" w:rsidRDefault="003D003E" w:rsidP="00DC044A">
            <w:pPr>
              <w:pStyle w:val="TableEntry"/>
              <w:rPr>
                <w:color w:val="FFFFFF"/>
              </w:rPr>
            </w:pPr>
            <w:r w:rsidRPr="001F42D3">
              <w:t>1</w:t>
            </w:r>
          </w:p>
        </w:tc>
        <w:tc>
          <w:tcPr>
            <w:tcW w:w="810" w:type="dxa"/>
          </w:tcPr>
          <w:p w14:paraId="17C117A3" w14:textId="10FB2E6F" w:rsidR="00B11855" w:rsidRPr="001F42D3" w:rsidRDefault="00B11855" w:rsidP="001F5A5C">
            <w:pPr>
              <w:pStyle w:val="TableEntry"/>
            </w:pPr>
          </w:p>
        </w:tc>
        <w:tc>
          <w:tcPr>
            <w:tcW w:w="900" w:type="dxa"/>
          </w:tcPr>
          <w:p w14:paraId="65B477A4" w14:textId="0F311D69" w:rsidR="00B11855" w:rsidRPr="001F42D3" w:rsidRDefault="00B11855" w:rsidP="001F5A5C">
            <w:pPr>
              <w:pStyle w:val="TableEntry"/>
            </w:pPr>
          </w:p>
        </w:tc>
        <w:tc>
          <w:tcPr>
            <w:tcW w:w="1103" w:type="dxa"/>
          </w:tcPr>
          <w:p w14:paraId="575ECDF5" w14:textId="6A420AC0" w:rsidR="00B11855" w:rsidRPr="001F42D3" w:rsidRDefault="003D003E" w:rsidP="00DC044A">
            <w:pPr>
              <w:pStyle w:val="TableEntry"/>
            </w:pPr>
            <w:r w:rsidRPr="001F42D3">
              <w:t>20040328134623.1234+0300</w:t>
            </w:r>
          </w:p>
        </w:tc>
      </w:tr>
      <w:tr w:rsidR="00396374" w:rsidRPr="001F42D3" w14:paraId="700D7EFD" w14:textId="77777777" w:rsidTr="00396374">
        <w:trPr>
          <w:cantSplit/>
          <w:jc w:val="center"/>
        </w:trPr>
        <w:tc>
          <w:tcPr>
            <w:tcW w:w="1525" w:type="dxa"/>
          </w:tcPr>
          <w:p w14:paraId="6020031B" w14:textId="02A35E24" w:rsidR="00B11855" w:rsidRPr="001F42D3" w:rsidRDefault="003D003E" w:rsidP="00DC044A">
            <w:pPr>
              <w:pStyle w:val="TableEntry"/>
            </w:pPr>
            <w:r w:rsidRPr="001F42D3">
              <w:t>Result Status</w:t>
            </w:r>
          </w:p>
        </w:tc>
        <w:tc>
          <w:tcPr>
            <w:tcW w:w="810" w:type="dxa"/>
          </w:tcPr>
          <w:p w14:paraId="4724136D" w14:textId="505F3E41" w:rsidR="00B11855" w:rsidRPr="001F42D3" w:rsidRDefault="003D003E" w:rsidP="00DC044A">
            <w:pPr>
              <w:pStyle w:val="TableEntry"/>
            </w:pPr>
            <w:r w:rsidRPr="001F42D3">
              <w:t>25</w:t>
            </w:r>
          </w:p>
        </w:tc>
        <w:tc>
          <w:tcPr>
            <w:tcW w:w="810" w:type="dxa"/>
          </w:tcPr>
          <w:p w14:paraId="4E0A16A9" w14:textId="70E41FC6" w:rsidR="00B11855" w:rsidRPr="001F42D3" w:rsidRDefault="003D003E" w:rsidP="00DC044A">
            <w:pPr>
              <w:pStyle w:val="TableEntry"/>
              <w:rPr>
                <w:color w:val="FFFFFF"/>
              </w:rPr>
            </w:pPr>
            <w:r w:rsidRPr="001F42D3">
              <w:t>ID</w:t>
            </w:r>
          </w:p>
        </w:tc>
        <w:tc>
          <w:tcPr>
            <w:tcW w:w="810" w:type="dxa"/>
          </w:tcPr>
          <w:p w14:paraId="741437F8" w14:textId="7AA3EFCE" w:rsidR="00B11855" w:rsidRPr="001F42D3" w:rsidRDefault="003D003E" w:rsidP="00DC044A">
            <w:pPr>
              <w:pStyle w:val="TableEntry"/>
              <w:rPr>
                <w:color w:val="FFFFFF"/>
              </w:rPr>
            </w:pPr>
            <w:r w:rsidRPr="001F42D3">
              <w:t>1</w:t>
            </w:r>
          </w:p>
        </w:tc>
        <w:tc>
          <w:tcPr>
            <w:tcW w:w="720" w:type="dxa"/>
          </w:tcPr>
          <w:p w14:paraId="46B4187C" w14:textId="7E339BDB" w:rsidR="00B11855" w:rsidRPr="001F42D3" w:rsidRDefault="003D003E" w:rsidP="00DC044A">
            <w:pPr>
              <w:pStyle w:val="TableEntry"/>
              <w:rPr>
                <w:color w:val="FFFFFF"/>
              </w:rPr>
            </w:pPr>
            <w:r w:rsidRPr="001F42D3">
              <w:t>C</w:t>
            </w:r>
          </w:p>
        </w:tc>
        <w:tc>
          <w:tcPr>
            <w:tcW w:w="810" w:type="dxa"/>
          </w:tcPr>
          <w:p w14:paraId="061C1C66" w14:textId="1CEF21AA" w:rsidR="00B11855" w:rsidRPr="001F42D3" w:rsidRDefault="003D003E" w:rsidP="00DC044A">
            <w:pPr>
              <w:pStyle w:val="TableEntry"/>
              <w:rPr>
                <w:color w:val="FFFFFF"/>
              </w:rPr>
            </w:pPr>
            <w:r w:rsidRPr="001F42D3">
              <w:t>False</w:t>
            </w:r>
          </w:p>
        </w:tc>
        <w:tc>
          <w:tcPr>
            <w:tcW w:w="720" w:type="dxa"/>
          </w:tcPr>
          <w:p w14:paraId="7F7A363D" w14:textId="1CEB290A" w:rsidR="00B11855" w:rsidRPr="001F42D3" w:rsidRDefault="003D003E" w:rsidP="00DC044A">
            <w:pPr>
              <w:pStyle w:val="TableEntry"/>
              <w:rPr>
                <w:color w:val="FFFFFF"/>
              </w:rPr>
            </w:pPr>
            <w:r w:rsidRPr="001F42D3">
              <w:t>0</w:t>
            </w:r>
          </w:p>
        </w:tc>
        <w:tc>
          <w:tcPr>
            <w:tcW w:w="810" w:type="dxa"/>
          </w:tcPr>
          <w:p w14:paraId="0E7FC36A" w14:textId="0492138B" w:rsidR="00B11855" w:rsidRPr="001F42D3" w:rsidRDefault="003D003E" w:rsidP="00DC044A">
            <w:pPr>
              <w:pStyle w:val="TableEntry"/>
              <w:rPr>
                <w:color w:val="FFFFFF"/>
              </w:rPr>
            </w:pPr>
            <w:r w:rsidRPr="001F42D3">
              <w:t>1</w:t>
            </w:r>
          </w:p>
        </w:tc>
        <w:tc>
          <w:tcPr>
            <w:tcW w:w="810" w:type="dxa"/>
          </w:tcPr>
          <w:p w14:paraId="567879B8" w14:textId="730463BB" w:rsidR="00B11855" w:rsidRPr="001F42D3" w:rsidRDefault="003D003E" w:rsidP="00DC044A">
            <w:pPr>
              <w:pStyle w:val="TableEntry"/>
              <w:rPr>
                <w:color w:val="FFFFFF"/>
              </w:rPr>
            </w:pPr>
            <w:r w:rsidRPr="001F42D3">
              <w:t>0123</w:t>
            </w:r>
          </w:p>
        </w:tc>
        <w:tc>
          <w:tcPr>
            <w:tcW w:w="900" w:type="dxa"/>
          </w:tcPr>
          <w:p w14:paraId="66E27B3B" w14:textId="0A72EB88" w:rsidR="00B11855" w:rsidRPr="001F42D3" w:rsidRDefault="00B11855" w:rsidP="001F5A5C">
            <w:pPr>
              <w:pStyle w:val="TableEntry"/>
            </w:pPr>
          </w:p>
        </w:tc>
        <w:tc>
          <w:tcPr>
            <w:tcW w:w="1103" w:type="dxa"/>
          </w:tcPr>
          <w:p w14:paraId="199E7C26" w14:textId="75C277C6" w:rsidR="00B11855" w:rsidRPr="001F42D3" w:rsidRDefault="003D003E" w:rsidP="001F5A5C">
            <w:pPr>
              <w:pStyle w:val="TableEntry"/>
            </w:pPr>
            <w:r w:rsidRPr="001F42D3">
              <w:t>F</w:t>
            </w:r>
          </w:p>
        </w:tc>
      </w:tr>
    </w:tbl>
    <w:p w14:paraId="50CDB129" w14:textId="77777777" w:rsidR="00B11855" w:rsidRPr="001F42D3" w:rsidRDefault="003D003E" w:rsidP="00687460">
      <w:pPr>
        <w:pStyle w:val="Note"/>
        <w:ind w:left="0" w:hanging="2"/>
      </w:pPr>
      <w:r w:rsidRPr="001F42D3">
        <w:t>Note: Field names are in Roman type, relevant component names within a field are listed underneath in italic type.</w:t>
      </w:r>
    </w:p>
    <w:p w14:paraId="7E125878" w14:textId="77777777" w:rsidR="00B11855" w:rsidRPr="001F42D3" w:rsidRDefault="00B11855" w:rsidP="00687460">
      <w:pPr>
        <w:pStyle w:val="BodyText"/>
      </w:pPr>
    </w:p>
    <w:p w14:paraId="20D8E6FC" w14:textId="77777777" w:rsidR="00B11855" w:rsidRPr="001F42D3" w:rsidRDefault="003D003E" w:rsidP="00687460">
      <w:pPr>
        <w:pStyle w:val="BodyText"/>
      </w:pPr>
      <w:r w:rsidRPr="001F42D3">
        <w:t>OBR-2 Placer Order Number will usually be empty given that this is an unsolicited order.</w:t>
      </w:r>
    </w:p>
    <w:p w14:paraId="3C2220E6" w14:textId="4502DAF2" w:rsidR="00B11855" w:rsidRPr="001F42D3" w:rsidRDefault="003D003E" w:rsidP="00687460">
      <w:pPr>
        <w:pStyle w:val="BodyText"/>
      </w:pPr>
      <w:r w:rsidRPr="001F42D3">
        <w:t>OBR-3 Filler Order Number will contain a unique identifier for the observation / interrogation session generated by the Implantable Device – Cardiac – Reporter.</w:t>
      </w:r>
    </w:p>
    <w:p w14:paraId="0454D8BF" w14:textId="77777777" w:rsidR="00B11855" w:rsidRPr="001F42D3" w:rsidRDefault="003D003E" w:rsidP="00687460">
      <w:pPr>
        <w:pStyle w:val="BodyText"/>
      </w:pPr>
      <w:r w:rsidRPr="001F42D3">
        <w:lastRenderedPageBreak/>
        <w:t>OBR-4.1-2 Universal Service ID, Identifier and Text can identify unique OBR segments that partition observations. The values for this field will be taken from the 11073_10103 MDC_IDC_SESS_TYPE enumerator MDC_IDC_ENUM_SESS_TYPE.</w:t>
      </w:r>
    </w:p>
    <w:p w14:paraId="2DF50DAB" w14:textId="77777777" w:rsidR="00517B3F" w:rsidRPr="001F42D3" w:rsidRDefault="003D003E" w:rsidP="00CF5627">
      <w:pPr>
        <w:pStyle w:val="BodyText"/>
      </w:pPr>
      <w:r w:rsidRPr="001F42D3">
        <w:t xml:space="preserve">OBR-25 Result Status values will be one of the values in </w:t>
      </w:r>
      <w:r w:rsidR="00CA3A2C" w:rsidRPr="001F42D3">
        <w:t>Table</w:t>
      </w:r>
      <w:r w:rsidRPr="001F42D3">
        <w:t xml:space="preserve"> 3.9.4.1.2.4-2.</w:t>
      </w:r>
    </w:p>
    <w:p w14:paraId="4D9A9025" w14:textId="77777777" w:rsidR="00B11855" w:rsidRPr="001F42D3" w:rsidRDefault="003D003E" w:rsidP="00CF5627">
      <w:pPr>
        <w:pStyle w:val="TableTitle"/>
      </w:pPr>
      <w:r w:rsidRPr="001F42D3">
        <w:t>Table 3.9.4.1.2.4</w:t>
      </w:r>
      <w:r w:rsidR="005D79DE" w:rsidRPr="001F42D3">
        <w:rPr>
          <w:rFonts w:eastAsia="MS Gothic"/>
        </w:rPr>
        <w:t>-</w:t>
      </w:r>
      <w:r w:rsidR="002924C0" w:rsidRPr="001F42D3">
        <w:t>2</w:t>
      </w:r>
      <w:r w:rsidRPr="001F42D3">
        <w:t xml:space="preserve">: Result Status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9"/>
        <w:gridCol w:w="6756"/>
      </w:tblGrid>
      <w:tr w:rsidR="00B11855" w:rsidRPr="001F42D3" w14:paraId="6D7F9F49" w14:textId="77777777" w:rsidTr="00CF5627">
        <w:trPr>
          <w:cantSplit/>
          <w:tblHeader/>
          <w:jc w:val="center"/>
        </w:trPr>
        <w:tc>
          <w:tcPr>
            <w:tcW w:w="979" w:type="dxa"/>
            <w:shd w:val="clear" w:color="auto" w:fill="D9D9D9"/>
          </w:tcPr>
          <w:p w14:paraId="3D98C7DD" w14:textId="77777777" w:rsidR="00B11855" w:rsidRPr="001F42D3" w:rsidRDefault="003D003E" w:rsidP="00CA505F">
            <w:pPr>
              <w:pStyle w:val="TableEntryHeader"/>
            </w:pPr>
            <w:r w:rsidRPr="001F42D3">
              <w:t>Value</w:t>
            </w:r>
          </w:p>
        </w:tc>
        <w:tc>
          <w:tcPr>
            <w:tcW w:w="6756" w:type="dxa"/>
            <w:shd w:val="clear" w:color="auto" w:fill="D9D9D9"/>
          </w:tcPr>
          <w:p w14:paraId="29383CC2" w14:textId="77777777" w:rsidR="00B11855" w:rsidRPr="001F42D3" w:rsidRDefault="003D003E" w:rsidP="00CA505F">
            <w:pPr>
              <w:pStyle w:val="TableEntryHeader"/>
            </w:pPr>
            <w:r w:rsidRPr="001F42D3">
              <w:t>Description</w:t>
            </w:r>
          </w:p>
        </w:tc>
      </w:tr>
      <w:tr w:rsidR="00B11855" w:rsidRPr="001F42D3" w14:paraId="2ADD7976" w14:textId="77777777" w:rsidTr="006C0E8E">
        <w:trPr>
          <w:cantSplit/>
          <w:jc w:val="center"/>
        </w:trPr>
        <w:tc>
          <w:tcPr>
            <w:tcW w:w="979" w:type="dxa"/>
          </w:tcPr>
          <w:p w14:paraId="540EB84B" w14:textId="77777777" w:rsidR="00B11855" w:rsidRPr="001F42D3" w:rsidRDefault="003D003E" w:rsidP="00506FBD">
            <w:pPr>
              <w:pStyle w:val="TableEntry"/>
            </w:pPr>
            <w:r w:rsidRPr="001F42D3">
              <w:t>R</w:t>
            </w:r>
          </w:p>
        </w:tc>
        <w:tc>
          <w:tcPr>
            <w:tcW w:w="6756" w:type="dxa"/>
          </w:tcPr>
          <w:p w14:paraId="53C0E9FD" w14:textId="77777777" w:rsidR="00B11855" w:rsidRPr="001F42D3" w:rsidRDefault="003D003E" w:rsidP="00506FBD">
            <w:pPr>
              <w:pStyle w:val="TableEntry"/>
            </w:pPr>
            <w:r w:rsidRPr="001F42D3">
              <w:t>Results stored; not yet verified</w:t>
            </w:r>
          </w:p>
        </w:tc>
      </w:tr>
      <w:tr w:rsidR="00B11855" w:rsidRPr="001F42D3" w14:paraId="5C102491" w14:textId="77777777" w:rsidTr="006C0E8E">
        <w:trPr>
          <w:cantSplit/>
          <w:jc w:val="center"/>
        </w:trPr>
        <w:tc>
          <w:tcPr>
            <w:tcW w:w="979" w:type="dxa"/>
          </w:tcPr>
          <w:p w14:paraId="0D896296" w14:textId="77777777" w:rsidR="00B11855" w:rsidRPr="001F42D3" w:rsidRDefault="003D003E" w:rsidP="00506FBD">
            <w:pPr>
              <w:pStyle w:val="TableEntry"/>
            </w:pPr>
            <w:r w:rsidRPr="001F42D3">
              <w:t>P</w:t>
            </w:r>
          </w:p>
        </w:tc>
        <w:tc>
          <w:tcPr>
            <w:tcW w:w="6756" w:type="dxa"/>
          </w:tcPr>
          <w:p w14:paraId="6A97C93D" w14:textId="77777777" w:rsidR="00B11855" w:rsidRPr="001F42D3" w:rsidRDefault="003D003E" w:rsidP="00506FBD">
            <w:pPr>
              <w:pStyle w:val="TableEntry"/>
            </w:pPr>
            <w:r w:rsidRPr="001F42D3">
              <w:t>Preliminary: A verified early result is available, final results not yet obtained</w:t>
            </w:r>
          </w:p>
        </w:tc>
      </w:tr>
      <w:tr w:rsidR="00B11855" w:rsidRPr="001F42D3" w14:paraId="6361A583" w14:textId="77777777" w:rsidTr="006C0E8E">
        <w:trPr>
          <w:cantSplit/>
          <w:jc w:val="center"/>
        </w:trPr>
        <w:tc>
          <w:tcPr>
            <w:tcW w:w="979" w:type="dxa"/>
          </w:tcPr>
          <w:p w14:paraId="7257AEBB" w14:textId="77777777" w:rsidR="00B11855" w:rsidRPr="001F42D3" w:rsidRDefault="003D003E" w:rsidP="00506FBD">
            <w:pPr>
              <w:pStyle w:val="TableEntry"/>
            </w:pPr>
            <w:r w:rsidRPr="001F42D3">
              <w:t>F</w:t>
            </w:r>
          </w:p>
        </w:tc>
        <w:tc>
          <w:tcPr>
            <w:tcW w:w="6756" w:type="dxa"/>
          </w:tcPr>
          <w:p w14:paraId="28D736E5" w14:textId="3EFB838A" w:rsidR="00B11855" w:rsidRPr="001F42D3" w:rsidRDefault="003D003E" w:rsidP="00506FBD">
            <w:pPr>
              <w:pStyle w:val="TableEntry"/>
            </w:pPr>
            <w:r w:rsidRPr="001F42D3">
              <w:t>Final results</w:t>
            </w:r>
            <w:r w:rsidR="00677278" w:rsidRPr="001F42D3">
              <w:t xml:space="preserve">: </w:t>
            </w:r>
            <w:r w:rsidRPr="001F42D3">
              <w:t>results stored and verified. Can only be changed with a corrected result.</w:t>
            </w:r>
          </w:p>
        </w:tc>
      </w:tr>
      <w:tr w:rsidR="00B11855" w:rsidRPr="001F42D3" w14:paraId="226FE8A6" w14:textId="77777777" w:rsidTr="006C0E8E">
        <w:trPr>
          <w:cantSplit/>
          <w:jc w:val="center"/>
        </w:trPr>
        <w:tc>
          <w:tcPr>
            <w:tcW w:w="979" w:type="dxa"/>
          </w:tcPr>
          <w:p w14:paraId="341786E1" w14:textId="77777777" w:rsidR="00B11855" w:rsidRPr="001F42D3" w:rsidRDefault="003D003E" w:rsidP="00506FBD">
            <w:pPr>
              <w:pStyle w:val="TableEntry"/>
            </w:pPr>
            <w:r w:rsidRPr="001F42D3">
              <w:t>C</w:t>
            </w:r>
          </w:p>
        </w:tc>
        <w:tc>
          <w:tcPr>
            <w:tcW w:w="6756" w:type="dxa"/>
          </w:tcPr>
          <w:p w14:paraId="059E3BFC" w14:textId="77777777" w:rsidR="00B11855" w:rsidRPr="001F42D3" w:rsidRDefault="003D003E" w:rsidP="00506FBD">
            <w:pPr>
              <w:pStyle w:val="TableEntry"/>
            </w:pPr>
            <w:r w:rsidRPr="001F42D3">
              <w:t>Correction to results</w:t>
            </w:r>
          </w:p>
        </w:tc>
      </w:tr>
    </w:tbl>
    <w:p w14:paraId="4C9D0FC2" w14:textId="77777777" w:rsidR="00B11855" w:rsidRPr="001F42D3" w:rsidRDefault="00855E3C" w:rsidP="00123C7B">
      <w:pPr>
        <w:pStyle w:val="Heading6"/>
        <w:numPr>
          <w:ilvl w:val="0"/>
          <w:numId w:val="0"/>
        </w:numPr>
        <w:rPr>
          <w:noProof w:val="0"/>
        </w:rPr>
      </w:pPr>
      <w:bookmarkStart w:id="467" w:name="_Toc401769842"/>
      <w:bookmarkStart w:id="468" w:name="_Toc214889743"/>
      <w:r w:rsidRPr="001F42D3">
        <w:rPr>
          <w:noProof w:val="0"/>
        </w:rPr>
        <w:t xml:space="preserve">3.9.4.1.2.5 </w:t>
      </w:r>
      <w:r w:rsidR="003D003E" w:rsidRPr="001F42D3">
        <w:rPr>
          <w:noProof w:val="0"/>
        </w:rPr>
        <w:t>OBX Segments – Pulse Generator and Lead Observation Results</w:t>
      </w:r>
      <w:bookmarkEnd w:id="467"/>
      <w:bookmarkEnd w:id="468"/>
      <w:r w:rsidR="003D003E" w:rsidRPr="001F42D3">
        <w:rPr>
          <w:noProof w:val="0"/>
        </w:rPr>
        <w:t xml:space="preserve"> </w:t>
      </w:r>
    </w:p>
    <w:p w14:paraId="407260D0" w14:textId="06099B77" w:rsidR="00B11855" w:rsidRPr="001F42D3" w:rsidRDefault="003D003E" w:rsidP="00805BA1">
      <w:pPr>
        <w:pStyle w:val="BodyText"/>
      </w:pPr>
      <w:r w:rsidRPr="001F42D3">
        <w:t xml:space="preserve">Discrete OBX segments for individual observations will be encoded into separate OBX segments as individual observations or measurements. These OBX segments will be preceded by an appropriate OBR segment (see </w:t>
      </w:r>
      <w:r w:rsidR="00D04981" w:rsidRPr="001F42D3">
        <w:t xml:space="preserve">Section </w:t>
      </w:r>
      <w:r w:rsidRPr="001F42D3">
        <w:t>3.9.4.1.2.4) to set the context for observations dealing with the implantable devices or leads.</w:t>
      </w:r>
    </w:p>
    <w:p w14:paraId="2FEF7649" w14:textId="77777777" w:rsidR="00B11855" w:rsidRPr="001F42D3" w:rsidRDefault="003D003E" w:rsidP="00CF5627">
      <w:pPr>
        <w:pStyle w:val="TableTitle"/>
      </w:pPr>
      <w:r w:rsidRPr="001F42D3">
        <w:t>Table 3.9.4.1.2.5</w:t>
      </w:r>
      <w:r w:rsidR="005D79DE" w:rsidRPr="001F42D3">
        <w:rPr>
          <w:rFonts w:eastAsia="MS Gothic"/>
        </w:rPr>
        <w:t>-</w:t>
      </w:r>
      <w:r w:rsidR="00E86B15" w:rsidRPr="001F42D3">
        <w:t>1</w:t>
      </w:r>
      <w:r w:rsidRPr="001F42D3">
        <w:t>: OBX Segment</w:t>
      </w:r>
    </w:p>
    <w:tbl>
      <w:tblPr>
        <w:tblW w:w="9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4"/>
        <w:gridCol w:w="724"/>
        <w:gridCol w:w="810"/>
        <w:gridCol w:w="810"/>
        <w:gridCol w:w="716"/>
        <w:gridCol w:w="810"/>
        <w:gridCol w:w="644"/>
        <w:gridCol w:w="706"/>
        <w:gridCol w:w="810"/>
        <w:gridCol w:w="990"/>
        <w:gridCol w:w="1454"/>
      </w:tblGrid>
      <w:tr w:rsidR="00C42BD4" w:rsidRPr="001F42D3" w14:paraId="481DAE0C" w14:textId="77777777" w:rsidTr="00CF5627">
        <w:trPr>
          <w:cantSplit/>
          <w:tblHeader/>
          <w:jc w:val="center"/>
        </w:trPr>
        <w:tc>
          <w:tcPr>
            <w:tcW w:w="1274" w:type="dxa"/>
            <w:shd w:val="clear" w:color="auto" w:fill="D9D9D9"/>
          </w:tcPr>
          <w:p w14:paraId="1099A451" w14:textId="77777777" w:rsidR="00B11855" w:rsidRPr="001F42D3" w:rsidRDefault="003D003E" w:rsidP="001F5A5C">
            <w:pPr>
              <w:pStyle w:val="TableEntryHeader"/>
            </w:pPr>
            <w:r w:rsidRPr="001F42D3">
              <w:t>Name</w:t>
            </w:r>
          </w:p>
        </w:tc>
        <w:tc>
          <w:tcPr>
            <w:tcW w:w="724" w:type="dxa"/>
            <w:shd w:val="clear" w:color="auto" w:fill="D9D9D9"/>
          </w:tcPr>
          <w:p w14:paraId="71416A13" w14:textId="77777777" w:rsidR="00B11855" w:rsidRPr="001F42D3" w:rsidRDefault="003D003E" w:rsidP="001F5A5C">
            <w:pPr>
              <w:pStyle w:val="TableEntryHeader"/>
            </w:pPr>
            <w:r w:rsidRPr="001F42D3">
              <w:t>Seq</w:t>
            </w:r>
          </w:p>
        </w:tc>
        <w:tc>
          <w:tcPr>
            <w:tcW w:w="810" w:type="dxa"/>
            <w:shd w:val="clear" w:color="auto" w:fill="D9D9D9"/>
          </w:tcPr>
          <w:p w14:paraId="758F5302" w14:textId="77777777" w:rsidR="00B11855" w:rsidRPr="001F42D3" w:rsidRDefault="003D003E" w:rsidP="001F5A5C">
            <w:pPr>
              <w:pStyle w:val="TableEntryHeader"/>
            </w:pPr>
            <w:r w:rsidRPr="001F42D3">
              <w:t>DT</w:t>
            </w:r>
          </w:p>
        </w:tc>
        <w:tc>
          <w:tcPr>
            <w:tcW w:w="810" w:type="dxa"/>
            <w:shd w:val="clear" w:color="auto" w:fill="D9D9D9"/>
          </w:tcPr>
          <w:p w14:paraId="16707A87" w14:textId="77777777" w:rsidR="00B11855" w:rsidRPr="001F42D3" w:rsidRDefault="003D003E" w:rsidP="001F5A5C">
            <w:pPr>
              <w:pStyle w:val="TableEntryHeader"/>
            </w:pPr>
            <w:r w:rsidRPr="001F42D3">
              <w:t>Len</w:t>
            </w:r>
          </w:p>
        </w:tc>
        <w:tc>
          <w:tcPr>
            <w:tcW w:w="716" w:type="dxa"/>
            <w:shd w:val="clear" w:color="auto" w:fill="D9D9D9"/>
          </w:tcPr>
          <w:p w14:paraId="741937D3" w14:textId="77777777" w:rsidR="00B11855" w:rsidRPr="001F42D3" w:rsidRDefault="003D003E" w:rsidP="001F5A5C">
            <w:pPr>
              <w:pStyle w:val="TableEntryHeader"/>
            </w:pPr>
            <w:r w:rsidRPr="001F42D3">
              <w:t>Opt</w:t>
            </w:r>
          </w:p>
        </w:tc>
        <w:tc>
          <w:tcPr>
            <w:tcW w:w="810" w:type="dxa"/>
            <w:shd w:val="clear" w:color="auto" w:fill="D9D9D9"/>
          </w:tcPr>
          <w:p w14:paraId="067F8EFE" w14:textId="77777777" w:rsidR="00B11855" w:rsidRPr="001F42D3" w:rsidRDefault="003D003E" w:rsidP="001F5A5C">
            <w:pPr>
              <w:pStyle w:val="TableEntryHeader"/>
            </w:pPr>
            <w:r w:rsidRPr="001F42D3">
              <w:t>Rep</w:t>
            </w:r>
          </w:p>
        </w:tc>
        <w:tc>
          <w:tcPr>
            <w:tcW w:w="644" w:type="dxa"/>
            <w:shd w:val="clear" w:color="auto" w:fill="D9D9D9"/>
          </w:tcPr>
          <w:p w14:paraId="669D6B21" w14:textId="77777777" w:rsidR="00B11855" w:rsidRPr="001F42D3" w:rsidRDefault="003D003E" w:rsidP="001F5A5C">
            <w:pPr>
              <w:pStyle w:val="TableEntryHeader"/>
            </w:pPr>
            <w:r w:rsidRPr="001F42D3">
              <w:t>Min</w:t>
            </w:r>
          </w:p>
        </w:tc>
        <w:tc>
          <w:tcPr>
            <w:tcW w:w="706" w:type="dxa"/>
            <w:shd w:val="clear" w:color="auto" w:fill="D9D9D9"/>
          </w:tcPr>
          <w:p w14:paraId="4023CE6B" w14:textId="77777777" w:rsidR="00B11855" w:rsidRPr="001F42D3" w:rsidRDefault="003D003E" w:rsidP="001F5A5C">
            <w:pPr>
              <w:pStyle w:val="TableEntryHeader"/>
            </w:pPr>
            <w:r w:rsidRPr="001F42D3">
              <w:t>Max</w:t>
            </w:r>
          </w:p>
        </w:tc>
        <w:tc>
          <w:tcPr>
            <w:tcW w:w="810" w:type="dxa"/>
            <w:shd w:val="clear" w:color="auto" w:fill="D9D9D9"/>
          </w:tcPr>
          <w:p w14:paraId="38B2BB42" w14:textId="77777777" w:rsidR="00B11855" w:rsidRPr="001F42D3" w:rsidRDefault="003D003E" w:rsidP="001F5A5C">
            <w:pPr>
              <w:pStyle w:val="TableEntryHeader"/>
            </w:pPr>
            <w:r w:rsidRPr="001F42D3">
              <w:t>Tbl</w:t>
            </w:r>
          </w:p>
        </w:tc>
        <w:tc>
          <w:tcPr>
            <w:tcW w:w="990" w:type="dxa"/>
            <w:shd w:val="clear" w:color="auto" w:fill="D9D9D9"/>
          </w:tcPr>
          <w:p w14:paraId="3BC6AB64" w14:textId="77777777" w:rsidR="00B11855" w:rsidRPr="001F42D3" w:rsidRDefault="003D003E" w:rsidP="001F5A5C">
            <w:pPr>
              <w:pStyle w:val="TableEntryHeader"/>
            </w:pPr>
            <w:r w:rsidRPr="001F42D3">
              <w:t>Fixed Value</w:t>
            </w:r>
          </w:p>
        </w:tc>
        <w:tc>
          <w:tcPr>
            <w:tcW w:w="1454" w:type="dxa"/>
            <w:shd w:val="clear" w:color="auto" w:fill="D9D9D9"/>
          </w:tcPr>
          <w:p w14:paraId="4FAA020E" w14:textId="77777777" w:rsidR="00B11855" w:rsidRPr="001F42D3" w:rsidRDefault="003D003E" w:rsidP="001F5A5C">
            <w:pPr>
              <w:pStyle w:val="TableEntryHeader"/>
            </w:pPr>
            <w:r w:rsidRPr="001F42D3">
              <w:t>Ex Val</w:t>
            </w:r>
          </w:p>
        </w:tc>
      </w:tr>
      <w:tr w:rsidR="00C40FD5" w:rsidRPr="001F42D3" w14:paraId="5256DEA5" w14:textId="77777777" w:rsidTr="00CF5627">
        <w:trPr>
          <w:cantSplit/>
          <w:jc w:val="center"/>
        </w:trPr>
        <w:tc>
          <w:tcPr>
            <w:tcW w:w="1274" w:type="dxa"/>
          </w:tcPr>
          <w:p w14:paraId="35AAEFD5" w14:textId="0C367841" w:rsidR="00B11855" w:rsidRPr="001F42D3" w:rsidRDefault="003D003E" w:rsidP="00AD69C9">
            <w:pPr>
              <w:pStyle w:val="TableEntry"/>
            </w:pPr>
            <w:r w:rsidRPr="001F42D3">
              <w:t>Set ID - OBX</w:t>
            </w:r>
          </w:p>
        </w:tc>
        <w:tc>
          <w:tcPr>
            <w:tcW w:w="724" w:type="dxa"/>
          </w:tcPr>
          <w:p w14:paraId="79BF8050" w14:textId="20B012D5" w:rsidR="00B11855" w:rsidRPr="001F42D3" w:rsidRDefault="003D003E" w:rsidP="00AD69C9">
            <w:pPr>
              <w:pStyle w:val="TableEntry"/>
            </w:pPr>
            <w:r w:rsidRPr="001F42D3">
              <w:t>1</w:t>
            </w:r>
          </w:p>
        </w:tc>
        <w:tc>
          <w:tcPr>
            <w:tcW w:w="810" w:type="dxa"/>
          </w:tcPr>
          <w:p w14:paraId="42AA7745" w14:textId="1DCF3838" w:rsidR="00B11855" w:rsidRPr="001F42D3" w:rsidRDefault="003D003E" w:rsidP="00AD69C9">
            <w:pPr>
              <w:pStyle w:val="TableEntry"/>
              <w:rPr>
                <w:color w:val="FFFFFF"/>
              </w:rPr>
            </w:pPr>
            <w:r w:rsidRPr="001F42D3">
              <w:t>SI</w:t>
            </w:r>
          </w:p>
        </w:tc>
        <w:tc>
          <w:tcPr>
            <w:tcW w:w="810" w:type="dxa"/>
          </w:tcPr>
          <w:p w14:paraId="20AE75CC" w14:textId="31AC70B8" w:rsidR="00B11855" w:rsidRPr="001F42D3" w:rsidRDefault="003D003E" w:rsidP="00AD69C9">
            <w:pPr>
              <w:pStyle w:val="TableEntry"/>
              <w:rPr>
                <w:color w:val="FFFFFF"/>
              </w:rPr>
            </w:pPr>
            <w:r w:rsidRPr="001F42D3">
              <w:t>4</w:t>
            </w:r>
          </w:p>
        </w:tc>
        <w:tc>
          <w:tcPr>
            <w:tcW w:w="716" w:type="dxa"/>
          </w:tcPr>
          <w:p w14:paraId="5FE9E3E1" w14:textId="3F6D1B69" w:rsidR="00B11855" w:rsidRPr="001F42D3" w:rsidRDefault="003D003E" w:rsidP="00AD69C9">
            <w:pPr>
              <w:pStyle w:val="TableEntry"/>
              <w:rPr>
                <w:color w:val="FFFFFF"/>
              </w:rPr>
            </w:pPr>
            <w:r w:rsidRPr="001F42D3">
              <w:t>R</w:t>
            </w:r>
          </w:p>
        </w:tc>
        <w:tc>
          <w:tcPr>
            <w:tcW w:w="810" w:type="dxa"/>
          </w:tcPr>
          <w:p w14:paraId="2AD82799" w14:textId="57C15972" w:rsidR="00B11855" w:rsidRPr="001F42D3" w:rsidRDefault="003D003E" w:rsidP="00AD69C9">
            <w:pPr>
              <w:pStyle w:val="TableEntry"/>
              <w:rPr>
                <w:color w:val="FFFFFF"/>
              </w:rPr>
            </w:pPr>
            <w:r w:rsidRPr="001F42D3">
              <w:t>False</w:t>
            </w:r>
          </w:p>
        </w:tc>
        <w:tc>
          <w:tcPr>
            <w:tcW w:w="644" w:type="dxa"/>
          </w:tcPr>
          <w:p w14:paraId="4173F1E6" w14:textId="2F913D23" w:rsidR="00B11855" w:rsidRPr="001F42D3" w:rsidRDefault="00E86B15" w:rsidP="00AD69C9">
            <w:pPr>
              <w:pStyle w:val="TableEntry"/>
              <w:rPr>
                <w:color w:val="FFFFFF"/>
              </w:rPr>
            </w:pPr>
            <w:r w:rsidRPr="001F42D3">
              <w:t>1</w:t>
            </w:r>
          </w:p>
        </w:tc>
        <w:tc>
          <w:tcPr>
            <w:tcW w:w="706" w:type="dxa"/>
          </w:tcPr>
          <w:p w14:paraId="1813CBD0" w14:textId="71E32F91" w:rsidR="00B11855" w:rsidRPr="001F42D3" w:rsidRDefault="003D003E" w:rsidP="00AD69C9">
            <w:pPr>
              <w:pStyle w:val="TableEntry"/>
              <w:rPr>
                <w:color w:val="FFFFFF"/>
              </w:rPr>
            </w:pPr>
            <w:r w:rsidRPr="001F42D3">
              <w:t>1</w:t>
            </w:r>
          </w:p>
        </w:tc>
        <w:tc>
          <w:tcPr>
            <w:tcW w:w="810" w:type="dxa"/>
          </w:tcPr>
          <w:p w14:paraId="4A7EBA70" w14:textId="33A4D54C" w:rsidR="00B11855" w:rsidRPr="001F42D3" w:rsidRDefault="00B11855" w:rsidP="001F5A5C">
            <w:pPr>
              <w:pStyle w:val="TableEntry"/>
            </w:pPr>
          </w:p>
        </w:tc>
        <w:tc>
          <w:tcPr>
            <w:tcW w:w="990" w:type="dxa"/>
          </w:tcPr>
          <w:p w14:paraId="7AC32649" w14:textId="559795C1" w:rsidR="00B11855" w:rsidRPr="001F42D3" w:rsidRDefault="00B11855" w:rsidP="001F5A5C">
            <w:pPr>
              <w:pStyle w:val="TableEntry"/>
            </w:pPr>
          </w:p>
        </w:tc>
        <w:tc>
          <w:tcPr>
            <w:tcW w:w="1454" w:type="dxa"/>
          </w:tcPr>
          <w:p w14:paraId="2BA0C94A" w14:textId="33590274" w:rsidR="00B11855" w:rsidRPr="001F42D3" w:rsidRDefault="003D003E" w:rsidP="001F5A5C">
            <w:pPr>
              <w:pStyle w:val="TableEntry"/>
            </w:pPr>
            <w:r w:rsidRPr="001F42D3">
              <w:t>1</w:t>
            </w:r>
          </w:p>
        </w:tc>
      </w:tr>
      <w:tr w:rsidR="00C40FD5" w:rsidRPr="001F42D3" w14:paraId="386D8A8F" w14:textId="77777777" w:rsidTr="00CF5627">
        <w:trPr>
          <w:cantSplit/>
          <w:jc w:val="center"/>
        </w:trPr>
        <w:tc>
          <w:tcPr>
            <w:tcW w:w="1274" w:type="dxa"/>
          </w:tcPr>
          <w:p w14:paraId="69A833B6" w14:textId="78BFE0D9" w:rsidR="00B11855" w:rsidRPr="001F42D3" w:rsidRDefault="003D003E" w:rsidP="00FB6FC1">
            <w:pPr>
              <w:pStyle w:val="TableEntry"/>
            </w:pPr>
            <w:r w:rsidRPr="001F42D3">
              <w:t>Value Type</w:t>
            </w:r>
          </w:p>
        </w:tc>
        <w:tc>
          <w:tcPr>
            <w:tcW w:w="724" w:type="dxa"/>
          </w:tcPr>
          <w:p w14:paraId="74D4A9CD" w14:textId="7421D453" w:rsidR="00B11855" w:rsidRPr="001F42D3" w:rsidRDefault="003D003E" w:rsidP="00FB6FC1">
            <w:pPr>
              <w:pStyle w:val="TableEntry"/>
            </w:pPr>
            <w:r w:rsidRPr="001F42D3">
              <w:t>2</w:t>
            </w:r>
          </w:p>
        </w:tc>
        <w:tc>
          <w:tcPr>
            <w:tcW w:w="810" w:type="dxa"/>
          </w:tcPr>
          <w:p w14:paraId="1D8311C4" w14:textId="50DB58C8" w:rsidR="00B11855" w:rsidRPr="001F42D3" w:rsidRDefault="003D003E" w:rsidP="00FB6FC1">
            <w:pPr>
              <w:pStyle w:val="TableEntry"/>
              <w:rPr>
                <w:color w:val="FFFFFF"/>
              </w:rPr>
            </w:pPr>
            <w:r w:rsidRPr="001F42D3">
              <w:t>ID</w:t>
            </w:r>
          </w:p>
        </w:tc>
        <w:tc>
          <w:tcPr>
            <w:tcW w:w="810" w:type="dxa"/>
          </w:tcPr>
          <w:p w14:paraId="484D3C15" w14:textId="09E9C867" w:rsidR="00B11855" w:rsidRPr="001F42D3" w:rsidRDefault="003D003E" w:rsidP="00FB6FC1">
            <w:pPr>
              <w:pStyle w:val="TableEntry"/>
              <w:rPr>
                <w:color w:val="FFFFFF"/>
              </w:rPr>
            </w:pPr>
            <w:r w:rsidRPr="001F42D3">
              <w:t>3</w:t>
            </w:r>
          </w:p>
        </w:tc>
        <w:tc>
          <w:tcPr>
            <w:tcW w:w="716" w:type="dxa"/>
          </w:tcPr>
          <w:p w14:paraId="5606CE17" w14:textId="68B9BF6D" w:rsidR="00B11855" w:rsidRPr="001F42D3" w:rsidRDefault="003D003E" w:rsidP="00FB6FC1">
            <w:pPr>
              <w:pStyle w:val="TableEntry"/>
              <w:rPr>
                <w:color w:val="FFFFFF"/>
              </w:rPr>
            </w:pPr>
            <w:r w:rsidRPr="001F42D3">
              <w:t>R</w:t>
            </w:r>
          </w:p>
        </w:tc>
        <w:tc>
          <w:tcPr>
            <w:tcW w:w="810" w:type="dxa"/>
          </w:tcPr>
          <w:p w14:paraId="5E1D27BD" w14:textId="38F1B8A7" w:rsidR="00B11855" w:rsidRPr="001F42D3" w:rsidRDefault="003D003E" w:rsidP="00FB6FC1">
            <w:pPr>
              <w:pStyle w:val="TableEntry"/>
              <w:rPr>
                <w:color w:val="FFFFFF"/>
              </w:rPr>
            </w:pPr>
            <w:r w:rsidRPr="001F42D3">
              <w:t>False</w:t>
            </w:r>
          </w:p>
        </w:tc>
        <w:tc>
          <w:tcPr>
            <w:tcW w:w="644" w:type="dxa"/>
          </w:tcPr>
          <w:p w14:paraId="1F8A6045" w14:textId="2C45A268" w:rsidR="00B11855" w:rsidRPr="001F42D3" w:rsidRDefault="00E86B15" w:rsidP="00FB6FC1">
            <w:pPr>
              <w:pStyle w:val="TableEntry"/>
              <w:rPr>
                <w:color w:val="FFFFFF"/>
              </w:rPr>
            </w:pPr>
            <w:r w:rsidRPr="001F42D3">
              <w:t>1</w:t>
            </w:r>
          </w:p>
        </w:tc>
        <w:tc>
          <w:tcPr>
            <w:tcW w:w="706" w:type="dxa"/>
          </w:tcPr>
          <w:p w14:paraId="1A9BEC0B" w14:textId="06742B0E" w:rsidR="00B11855" w:rsidRPr="001F42D3" w:rsidRDefault="003D003E" w:rsidP="00FB6FC1">
            <w:pPr>
              <w:pStyle w:val="TableEntry"/>
              <w:rPr>
                <w:color w:val="FFFFFF"/>
              </w:rPr>
            </w:pPr>
            <w:r w:rsidRPr="001F42D3">
              <w:t>1</w:t>
            </w:r>
          </w:p>
        </w:tc>
        <w:tc>
          <w:tcPr>
            <w:tcW w:w="810" w:type="dxa"/>
          </w:tcPr>
          <w:p w14:paraId="6ABB2594" w14:textId="31A45F33" w:rsidR="00B11855" w:rsidRPr="001F42D3" w:rsidRDefault="003D003E" w:rsidP="00FB6FC1">
            <w:pPr>
              <w:pStyle w:val="TableEntry"/>
              <w:rPr>
                <w:color w:val="FFFFFF"/>
              </w:rPr>
            </w:pPr>
            <w:r w:rsidRPr="001F42D3">
              <w:t>0125</w:t>
            </w:r>
          </w:p>
        </w:tc>
        <w:tc>
          <w:tcPr>
            <w:tcW w:w="990" w:type="dxa"/>
          </w:tcPr>
          <w:p w14:paraId="289D98D3" w14:textId="09E4FA54" w:rsidR="00B11855" w:rsidRPr="001F42D3" w:rsidRDefault="00B11855" w:rsidP="001F5A5C">
            <w:pPr>
              <w:pStyle w:val="TableEntry"/>
            </w:pPr>
          </w:p>
        </w:tc>
        <w:tc>
          <w:tcPr>
            <w:tcW w:w="1454" w:type="dxa"/>
          </w:tcPr>
          <w:p w14:paraId="40FCAC5F" w14:textId="77777777" w:rsidR="00B11855" w:rsidRPr="001F42D3" w:rsidRDefault="003D003E" w:rsidP="001F5A5C">
            <w:pPr>
              <w:pStyle w:val="TableEntry"/>
            </w:pPr>
            <w:r w:rsidRPr="001F42D3">
              <w:t>CWE</w:t>
            </w:r>
          </w:p>
        </w:tc>
      </w:tr>
      <w:tr w:rsidR="00C40FD5" w:rsidRPr="001F42D3" w14:paraId="51BA0050" w14:textId="77777777" w:rsidTr="00CF5627">
        <w:trPr>
          <w:cantSplit/>
          <w:jc w:val="center"/>
        </w:trPr>
        <w:tc>
          <w:tcPr>
            <w:tcW w:w="1274" w:type="dxa"/>
          </w:tcPr>
          <w:p w14:paraId="5D6965D1" w14:textId="306410FA" w:rsidR="00B11855" w:rsidRPr="001F42D3" w:rsidRDefault="003D003E" w:rsidP="00FB6FC1">
            <w:pPr>
              <w:pStyle w:val="TableEntry"/>
            </w:pPr>
            <w:r w:rsidRPr="001F42D3">
              <w:t>Observation Identifier</w:t>
            </w:r>
          </w:p>
        </w:tc>
        <w:tc>
          <w:tcPr>
            <w:tcW w:w="724" w:type="dxa"/>
          </w:tcPr>
          <w:p w14:paraId="2F73E2E9" w14:textId="09EC23F6" w:rsidR="00B11855" w:rsidRPr="001F42D3" w:rsidRDefault="003D003E" w:rsidP="00FB6FC1">
            <w:pPr>
              <w:pStyle w:val="TableEntry"/>
            </w:pPr>
            <w:r w:rsidRPr="001F42D3">
              <w:t>3</w:t>
            </w:r>
          </w:p>
        </w:tc>
        <w:tc>
          <w:tcPr>
            <w:tcW w:w="810" w:type="dxa"/>
          </w:tcPr>
          <w:p w14:paraId="0BD4D246" w14:textId="432C3F60" w:rsidR="00B11855" w:rsidRPr="001F42D3" w:rsidRDefault="003D003E" w:rsidP="00FB6FC1">
            <w:pPr>
              <w:pStyle w:val="TableEntry"/>
              <w:rPr>
                <w:color w:val="FFFFFF"/>
              </w:rPr>
            </w:pPr>
            <w:r w:rsidRPr="001F42D3">
              <w:t>CWE</w:t>
            </w:r>
          </w:p>
        </w:tc>
        <w:tc>
          <w:tcPr>
            <w:tcW w:w="810" w:type="dxa"/>
          </w:tcPr>
          <w:p w14:paraId="7E9381CC" w14:textId="138829C2" w:rsidR="00B11855" w:rsidRPr="001F42D3" w:rsidRDefault="003D003E" w:rsidP="00FB6FC1">
            <w:pPr>
              <w:pStyle w:val="TableEntry"/>
              <w:rPr>
                <w:color w:val="FFFFFF"/>
              </w:rPr>
            </w:pPr>
            <w:r w:rsidRPr="001F42D3">
              <w:t>478</w:t>
            </w:r>
          </w:p>
        </w:tc>
        <w:tc>
          <w:tcPr>
            <w:tcW w:w="716" w:type="dxa"/>
          </w:tcPr>
          <w:p w14:paraId="7BE75C0D" w14:textId="69B6AFD2" w:rsidR="00B11855" w:rsidRPr="001F42D3" w:rsidRDefault="003D003E" w:rsidP="00FB6FC1">
            <w:pPr>
              <w:pStyle w:val="TableEntry"/>
              <w:rPr>
                <w:color w:val="FFFFFF"/>
              </w:rPr>
            </w:pPr>
            <w:r w:rsidRPr="001F42D3">
              <w:t>R</w:t>
            </w:r>
          </w:p>
        </w:tc>
        <w:tc>
          <w:tcPr>
            <w:tcW w:w="810" w:type="dxa"/>
          </w:tcPr>
          <w:p w14:paraId="75C3631E" w14:textId="2083FBE9" w:rsidR="00B11855" w:rsidRPr="001F42D3" w:rsidRDefault="003D003E" w:rsidP="00FB6FC1">
            <w:pPr>
              <w:pStyle w:val="TableEntry"/>
              <w:rPr>
                <w:color w:val="FFFFFF"/>
              </w:rPr>
            </w:pPr>
            <w:r w:rsidRPr="001F42D3">
              <w:t>False</w:t>
            </w:r>
          </w:p>
        </w:tc>
        <w:tc>
          <w:tcPr>
            <w:tcW w:w="644" w:type="dxa"/>
          </w:tcPr>
          <w:p w14:paraId="63BE749A" w14:textId="0263CD59" w:rsidR="00B11855" w:rsidRPr="001F42D3" w:rsidRDefault="003D003E" w:rsidP="00FB6FC1">
            <w:pPr>
              <w:pStyle w:val="TableEntry"/>
              <w:rPr>
                <w:color w:val="FFFFFF"/>
              </w:rPr>
            </w:pPr>
            <w:r w:rsidRPr="001F42D3">
              <w:t>1</w:t>
            </w:r>
          </w:p>
        </w:tc>
        <w:tc>
          <w:tcPr>
            <w:tcW w:w="706" w:type="dxa"/>
          </w:tcPr>
          <w:p w14:paraId="1C8C17C8" w14:textId="49C98F8C" w:rsidR="00B11855" w:rsidRPr="001F42D3" w:rsidRDefault="003D003E" w:rsidP="00FB6FC1">
            <w:pPr>
              <w:pStyle w:val="TableEntry"/>
              <w:rPr>
                <w:color w:val="FFFFFF"/>
              </w:rPr>
            </w:pPr>
            <w:r w:rsidRPr="001F42D3">
              <w:t>1</w:t>
            </w:r>
          </w:p>
        </w:tc>
        <w:tc>
          <w:tcPr>
            <w:tcW w:w="810" w:type="dxa"/>
          </w:tcPr>
          <w:p w14:paraId="45791358" w14:textId="5494BAE3" w:rsidR="00B11855" w:rsidRPr="001F42D3" w:rsidRDefault="00B11855" w:rsidP="001F5A5C">
            <w:pPr>
              <w:pStyle w:val="TableEntry"/>
            </w:pPr>
          </w:p>
        </w:tc>
        <w:tc>
          <w:tcPr>
            <w:tcW w:w="990" w:type="dxa"/>
          </w:tcPr>
          <w:p w14:paraId="50E7FFF1" w14:textId="68D27CD1" w:rsidR="00B11855" w:rsidRPr="001F42D3" w:rsidRDefault="00B11855" w:rsidP="001F5A5C">
            <w:pPr>
              <w:pStyle w:val="TableEntry"/>
            </w:pPr>
          </w:p>
        </w:tc>
        <w:tc>
          <w:tcPr>
            <w:tcW w:w="1454" w:type="dxa"/>
          </w:tcPr>
          <w:p w14:paraId="6F52ACBF" w14:textId="6E0B3C68" w:rsidR="00B11855" w:rsidRPr="001F42D3" w:rsidRDefault="00B11855" w:rsidP="001F5A5C">
            <w:pPr>
              <w:pStyle w:val="TableEntry"/>
            </w:pPr>
          </w:p>
        </w:tc>
      </w:tr>
      <w:tr w:rsidR="00C40FD5" w:rsidRPr="001F42D3" w14:paraId="3C09DCE1" w14:textId="77777777" w:rsidTr="00CF5627">
        <w:trPr>
          <w:cantSplit/>
          <w:jc w:val="center"/>
        </w:trPr>
        <w:tc>
          <w:tcPr>
            <w:tcW w:w="1274" w:type="dxa"/>
          </w:tcPr>
          <w:p w14:paraId="67AAF0AD" w14:textId="401963DB" w:rsidR="00B11855" w:rsidRPr="001F42D3" w:rsidRDefault="003D003E" w:rsidP="00CF5627">
            <w:pPr>
              <w:pStyle w:val="TableEntryItalicindent"/>
            </w:pPr>
            <w:r w:rsidRPr="001F42D3">
              <w:t>identifier</w:t>
            </w:r>
          </w:p>
        </w:tc>
        <w:tc>
          <w:tcPr>
            <w:tcW w:w="724" w:type="dxa"/>
          </w:tcPr>
          <w:p w14:paraId="23E0011B" w14:textId="2918AEFD" w:rsidR="00B11855" w:rsidRPr="001F42D3" w:rsidRDefault="003D003E" w:rsidP="00FB6FC1">
            <w:pPr>
              <w:pStyle w:val="TableEntry"/>
              <w:rPr>
                <w:i/>
              </w:rPr>
            </w:pPr>
            <w:r w:rsidRPr="001F42D3">
              <w:rPr>
                <w:i/>
              </w:rPr>
              <w:t>1</w:t>
            </w:r>
          </w:p>
        </w:tc>
        <w:tc>
          <w:tcPr>
            <w:tcW w:w="810" w:type="dxa"/>
          </w:tcPr>
          <w:p w14:paraId="63971DA2" w14:textId="32FDDF00" w:rsidR="00B11855" w:rsidRPr="001F42D3" w:rsidRDefault="003D003E" w:rsidP="00FB6FC1">
            <w:pPr>
              <w:pStyle w:val="TableEntry"/>
              <w:rPr>
                <w:color w:val="FFFFFF"/>
              </w:rPr>
            </w:pPr>
            <w:r w:rsidRPr="001F42D3">
              <w:t>ST</w:t>
            </w:r>
          </w:p>
        </w:tc>
        <w:tc>
          <w:tcPr>
            <w:tcW w:w="810" w:type="dxa"/>
          </w:tcPr>
          <w:p w14:paraId="3758ABDD" w14:textId="5060DA97" w:rsidR="00B11855" w:rsidRPr="001F42D3" w:rsidRDefault="003D003E" w:rsidP="00FB6FC1">
            <w:pPr>
              <w:pStyle w:val="TableEntry"/>
              <w:rPr>
                <w:color w:val="FFFFFF"/>
              </w:rPr>
            </w:pPr>
            <w:r w:rsidRPr="001F42D3">
              <w:t>20</w:t>
            </w:r>
          </w:p>
        </w:tc>
        <w:tc>
          <w:tcPr>
            <w:tcW w:w="716" w:type="dxa"/>
          </w:tcPr>
          <w:p w14:paraId="5FC61938" w14:textId="2EAEB9A9" w:rsidR="00B11855" w:rsidRPr="001F42D3" w:rsidRDefault="003D003E" w:rsidP="00FB6FC1">
            <w:pPr>
              <w:pStyle w:val="TableEntry"/>
              <w:rPr>
                <w:color w:val="FFFFFF"/>
              </w:rPr>
            </w:pPr>
            <w:r w:rsidRPr="001F42D3">
              <w:t>R</w:t>
            </w:r>
          </w:p>
        </w:tc>
        <w:tc>
          <w:tcPr>
            <w:tcW w:w="810" w:type="dxa"/>
          </w:tcPr>
          <w:p w14:paraId="4DC274AD" w14:textId="001543F7" w:rsidR="00B11855" w:rsidRPr="001F42D3" w:rsidRDefault="00B11855" w:rsidP="001F5A5C">
            <w:pPr>
              <w:pStyle w:val="TableEntry"/>
            </w:pPr>
          </w:p>
        </w:tc>
        <w:tc>
          <w:tcPr>
            <w:tcW w:w="644" w:type="dxa"/>
          </w:tcPr>
          <w:p w14:paraId="3802E9F0" w14:textId="4ADD1DB7" w:rsidR="00B11855" w:rsidRPr="001F42D3" w:rsidRDefault="003D003E" w:rsidP="00FB6FC1">
            <w:pPr>
              <w:pStyle w:val="TableEntry"/>
              <w:rPr>
                <w:color w:val="FFFFFF"/>
              </w:rPr>
            </w:pPr>
            <w:r w:rsidRPr="001F42D3">
              <w:t>1</w:t>
            </w:r>
          </w:p>
        </w:tc>
        <w:tc>
          <w:tcPr>
            <w:tcW w:w="706" w:type="dxa"/>
          </w:tcPr>
          <w:p w14:paraId="62D574E7" w14:textId="1FC9DE29" w:rsidR="00B11855" w:rsidRPr="001F42D3" w:rsidRDefault="003D003E" w:rsidP="00FB6FC1">
            <w:pPr>
              <w:pStyle w:val="TableEntry"/>
              <w:rPr>
                <w:color w:val="FFFFFF"/>
              </w:rPr>
            </w:pPr>
            <w:r w:rsidRPr="001F42D3">
              <w:t>1</w:t>
            </w:r>
          </w:p>
        </w:tc>
        <w:tc>
          <w:tcPr>
            <w:tcW w:w="810" w:type="dxa"/>
          </w:tcPr>
          <w:p w14:paraId="31F29E28" w14:textId="1E5C827E" w:rsidR="00B11855" w:rsidRPr="001F42D3" w:rsidRDefault="00B11855" w:rsidP="001F5A5C">
            <w:pPr>
              <w:pStyle w:val="TableEntry"/>
            </w:pPr>
          </w:p>
        </w:tc>
        <w:tc>
          <w:tcPr>
            <w:tcW w:w="990" w:type="dxa"/>
          </w:tcPr>
          <w:p w14:paraId="43AA2F03" w14:textId="5E06ED12" w:rsidR="00B11855" w:rsidRPr="001F42D3" w:rsidRDefault="00B11855" w:rsidP="001F5A5C">
            <w:pPr>
              <w:pStyle w:val="TableEntry"/>
            </w:pPr>
          </w:p>
        </w:tc>
        <w:tc>
          <w:tcPr>
            <w:tcW w:w="1454" w:type="dxa"/>
          </w:tcPr>
          <w:p w14:paraId="72DA4EB1" w14:textId="4AC1A873" w:rsidR="00B11855" w:rsidRPr="001F42D3" w:rsidRDefault="003D003E" w:rsidP="001F5A5C">
            <w:pPr>
              <w:pStyle w:val="TableEntry"/>
            </w:pPr>
            <w:r w:rsidRPr="001F42D3">
              <w:t>720897</w:t>
            </w:r>
          </w:p>
        </w:tc>
      </w:tr>
      <w:tr w:rsidR="00C40FD5" w:rsidRPr="001F42D3" w14:paraId="20BD0E0C" w14:textId="77777777" w:rsidTr="00CF5627">
        <w:trPr>
          <w:cantSplit/>
          <w:jc w:val="center"/>
        </w:trPr>
        <w:tc>
          <w:tcPr>
            <w:tcW w:w="1274" w:type="dxa"/>
          </w:tcPr>
          <w:p w14:paraId="616B71E3" w14:textId="0268269D" w:rsidR="00B11855" w:rsidRPr="001F42D3" w:rsidRDefault="003D003E" w:rsidP="00CF5627">
            <w:pPr>
              <w:pStyle w:val="TableEntryItalicindent"/>
            </w:pPr>
            <w:r w:rsidRPr="001F42D3">
              <w:t>text</w:t>
            </w:r>
          </w:p>
        </w:tc>
        <w:tc>
          <w:tcPr>
            <w:tcW w:w="724" w:type="dxa"/>
          </w:tcPr>
          <w:p w14:paraId="71FCFC9C" w14:textId="709DF88C" w:rsidR="00B11855" w:rsidRPr="001F42D3" w:rsidRDefault="003D003E" w:rsidP="00FB6FC1">
            <w:pPr>
              <w:pStyle w:val="TableEntry"/>
              <w:rPr>
                <w:i/>
              </w:rPr>
            </w:pPr>
            <w:r w:rsidRPr="001F42D3">
              <w:rPr>
                <w:i/>
              </w:rPr>
              <w:t>2</w:t>
            </w:r>
          </w:p>
        </w:tc>
        <w:tc>
          <w:tcPr>
            <w:tcW w:w="810" w:type="dxa"/>
          </w:tcPr>
          <w:p w14:paraId="1173E323" w14:textId="775516CF" w:rsidR="00B11855" w:rsidRPr="001F42D3" w:rsidRDefault="003D003E" w:rsidP="00FB6FC1">
            <w:pPr>
              <w:pStyle w:val="TableEntry"/>
              <w:rPr>
                <w:color w:val="FFFFFF"/>
              </w:rPr>
            </w:pPr>
            <w:r w:rsidRPr="001F42D3">
              <w:t>ST</w:t>
            </w:r>
          </w:p>
        </w:tc>
        <w:tc>
          <w:tcPr>
            <w:tcW w:w="810" w:type="dxa"/>
          </w:tcPr>
          <w:p w14:paraId="25DD6FF0" w14:textId="1658EF06" w:rsidR="00B11855" w:rsidRPr="001F42D3" w:rsidRDefault="003D003E" w:rsidP="00FB6FC1">
            <w:pPr>
              <w:pStyle w:val="TableEntry"/>
              <w:rPr>
                <w:color w:val="FFFFFF"/>
              </w:rPr>
            </w:pPr>
            <w:r w:rsidRPr="001F42D3">
              <w:t>199</w:t>
            </w:r>
          </w:p>
        </w:tc>
        <w:tc>
          <w:tcPr>
            <w:tcW w:w="716" w:type="dxa"/>
          </w:tcPr>
          <w:p w14:paraId="3B1C02D5" w14:textId="6CD67B57" w:rsidR="00B11855" w:rsidRPr="001F42D3" w:rsidRDefault="003D003E" w:rsidP="00FB6FC1">
            <w:pPr>
              <w:pStyle w:val="TableEntry"/>
              <w:rPr>
                <w:color w:val="FFFFFF"/>
              </w:rPr>
            </w:pPr>
            <w:r w:rsidRPr="001F42D3">
              <w:t>O</w:t>
            </w:r>
          </w:p>
        </w:tc>
        <w:tc>
          <w:tcPr>
            <w:tcW w:w="810" w:type="dxa"/>
          </w:tcPr>
          <w:p w14:paraId="3CA58B82" w14:textId="7B46A15A" w:rsidR="00B11855" w:rsidRPr="001F42D3" w:rsidRDefault="00B11855" w:rsidP="001F5A5C">
            <w:pPr>
              <w:pStyle w:val="TableEntry"/>
            </w:pPr>
          </w:p>
        </w:tc>
        <w:tc>
          <w:tcPr>
            <w:tcW w:w="644" w:type="dxa"/>
          </w:tcPr>
          <w:p w14:paraId="35E5C3CF" w14:textId="5FA8F780" w:rsidR="00B11855" w:rsidRPr="001F42D3" w:rsidRDefault="003D003E" w:rsidP="00FB6FC1">
            <w:pPr>
              <w:pStyle w:val="TableEntry"/>
              <w:rPr>
                <w:color w:val="FFFFFF"/>
              </w:rPr>
            </w:pPr>
            <w:r w:rsidRPr="001F42D3">
              <w:t>0</w:t>
            </w:r>
          </w:p>
        </w:tc>
        <w:tc>
          <w:tcPr>
            <w:tcW w:w="706" w:type="dxa"/>
          </w:tcPr>
          <w:p w14:paraId="4A959DE9" w14:textId="702BC270" w:rsidR="00B11855" w:rsidRPr="001F42D3" w:rsidRDefault="003D003E" w:rsidP="00FB6FC1">
            <w:pPr>
              <w:pStyle w:val="TableEntry"/>
              <w:rPr>
                <w:color w:val="FFFFFF"/>
              </w:rPr>
            </w:pPr>
            <w:r w:rsidRPr="001F42D3">
              <w:t>1</w:t>
            </w:r>
          </w:p>
        </w:tc>
        <w:tc>
          <w:tcPr>
            <w:tcW w:w="810" w:type="dxa"/>
          </w:tcPr>
          <w:p w14:paraId="68D7D8F2" w14:textId="59CF33D4" w:rsidR="00B11855" w:rsidRPr="001F42D3" w:rsidRDefault="00B11855" w:rsidP="001F5A5C">
            <w:pPr>
              <w:pStyle w:val="TableEntry"/>
            </w:pPr>
          </w:p>
        </w:tc>
        <w:tc>
          <w:tcPr>
            <w:tcW w:w="990" w:type="dxa"/>
          </w:tcPr>
          <w:p w14:paraId="3BAAABEF" w14:textId="7D0430A4" w:rsidR="00B11855" w:rsidRPr="001F42D3" w:rsidRDefault="00B11855" w:rsidP="001F5A5C">
            <w:pPr>
              <w:pStyle w:val="TableEntry"/>
            </w:pPr>
          </w:p>
        </w:tc>
        <w:tc>
          <w:tcPr>
            <w:tcW w:w="1454" w:type="dxa"/>
          </w:tcPr>
          <w:p w14:paraId="1D92B882" w14:textId="24CB019C" w:rsidR="00B11855" w:rsidRPr="001F42D3" w:rsidRDefault="003D003E" w:rsidP="001F5A5C">
            <w:pPr>
              <w:pStyle w:val="TableEntry"/>
            </w:pPr>
            <w:r w:rsidRPr="001F42D3">
              <w:t>MDC_IDC_DEV_TYPE</w:t>
            </w:r>
          </w:p>
        </w:tc>
      </w:tr>
      <w:tr w:rsidR="00C40FD5" w:rsidRPr="001F42D3" w14:paraId="36F4ED6D" w14:textId="77777777" w:rsidTr="00CF5627">
        <w:trPr>
          <w:cantSplit/>
          <w:jc w:val="center"/>
        </w:trPr>
        <w:tc>
          <w:tcPr>
            <w:tcW w:w="1274" w:type="dxa"/>
          </w:tcPr>
          <w:p w14:paraId="0FD0AC64" w14:textId="1B09853B" w:rsidR="00B11855" w:rsidRPr="001F42D3" w:rsidRDefault="003D003E" w:rsidP="00CF5627">
            <w:pPr>
              <w:pStyle w:val="TableEntryItalicindent"/>
            </w:pPr>
            <w:r w:rsidRPr="001F42D3">
              <w:t>name of coding system</w:t>
            </w:r>
          </w:p>
        </w:tc>
        <w:tc>
          <w:tcPr>
            <w:tcW w:w="724" w:type="dxa"/>
          </w:tcPr>
          <w:p w14:paraId="53723D7C" w14:textId="5748EDD1" w:rsidR="00B11855" w:rsidRPr="001F42D3" w:rsidRDefault="003D003E" w:rsidP="00FB6FC1">
            <w:pPr>
              <w:pStyle w:val="TableEntry"/>
              <w:rPr>
                <w:i/>
              </w:rPr>
            </w:pPr>
            <w:r w:rsidRPr="001F42D3">
              <w:rPr>
                <w:i/>
              </w:rPr>
              <w:t>3</w:t>
            </w:r>
          </w:p>
        </w:tc>
        <w:tc>
          <w:tcPr>
            <w:tcW w:w="810" w:type="dxa"/>
          </w:tcPr>
          <w:p w14:paraId="60ADB0FC" w14:textId="23D84C69" w:rsidR="00B11855" w:rsidRPr="001F42D3" w:rsidRDefault="003D003E" w:rsidP="00FB6FC1">
            <w:pPr>
              <w:pStyle w:val="TableEntry"/>
              <w:rPr>
                <w:color w:val="FFFFFF"/>
              </w:rPr>
            </w:pPr>
            <w:r w:rsidRPr="001F42D3">
              <w:t>ID</w:t>
            </w:r>
          </w:p>
        </w:tc>
        <w:tc>
          <w:tcPr>
            <w:tcW w:w="810" w:type="dxa"/>
          </w:tcPr>
          <w:p w14:paraId="026BA5D1" w14:textId="3BF817AF" w:rsidR="00B11855" w:rsidRPr="001F42D3" w:rsidRDefault="003D003E" w:rsidP="00FB6FC1">
            <w:pPr>
              <w:pStyle w:val="TableEntry"/>
              <w:rPr>
                <w:color w:val="FFFFFF"/>
              </w:rPr>
            </w:pPr>
            <w:r w:rsidRPr="001F42D3">
              <w:t>20</w:t>
            </w:r>
          </w:p>
        </w:tc>
        <w:tc>
          <w:tcPr>
            <w:tcW w:w="716" w:type="dxa"/>
          </w:tcPr>
          <w:p w14:paraId="76C4F679" w14:textId="37B16F9D" w:rsidR="00B11855" w:rsidRPr="001F42D3" w:rsidRDefault="003D003E" w:rsidP="00FB6FC1">
            <w:pPr>
              <w:pStyle w:val="TableEntry"/>
              <w:rPr>
                <w:color w:val="FFFFFF"/>
              </w:rPr>
            </w:pPr>
            <w:r w:rsidRPr="001F42D3">
              <w:t>R</w:t>
            </w:r>
          </w:p>
        </w:tc>
        <w:tc>
          <w:tcPr>
            <w:tcW w:w="810" w:type="dxa"/>
          </w:tcPr>
          <w:p w14:paraId="7D307EF6" w14:textId="2D13A81D" w:rsidR="00B11855" w:rsidRPr="001F42D3" w:rsidRDefault="00B11855" w:rsidP="001F5A5C">
            <w:pPr>
              <w:pStyle w:val="TableEntry"/>
            </w:pPr>
          </w:p>
        </w:tc>
        <w:tc>
          <w:tcPr>
            <w:tcW w:w="644" w:type="dxa"/>
          </w:tcPr>
          <w:p w14:paraId="48838FA3" w14:textId="66251E59" w:rsidR="00B11855" w:rsidRPr="001F42D3" w:rsidRDefault="00E86B15" w:rsidP="00FB6FC1">
            <w:pPr>
              <w:pStyle w:val="TableEntry"/>
              <w:rPr>
                <w:color w:val="FFFFFF"/>
              </w:rPr>
            </w:pPr>
            <w:r w:rsidRPr="001F42D3">
              <w:t>1</w:t>
            </w:r>
          </w:p>
        </w:tc>
        <w:tc>
          <w:tcPr>
            <w:tcW w:w="706" w:type="dxa"/>
          </w:tcPr>
          <w:p w14:paraId="7A2A4C2F" w14:textId="390A36EA" w:rsidR="00B11855" w:rsidRPr="001F42D3" w:rsidRDefault="003D003E" w:rsidP="00FB6FC1">
            <w:pPr>
              <w:pStyle w:val="TableEntry"/>
              <w:rPr>
                <w:color w:val="FFFFFF"/>
              </w:rPr>
            </w:pPr>
            <w:r w:rsidRPr="001F42D3">
              <w:t>1</w:t>
            </w:r>
          </w:p>
        </w:tc>
        <w:tc>
          <w:tcPr>
            <w:tcW w:w="810" w:type="dxa"/>
          </w:tcPr>
          <w:p w14:paraId="43B99D76" w14:textId="57E98F24" w:rsidR="00B11855" w:rsidRPr="001F42D3" w:rsidRDefault="003D003E" w:rsidP="00FB6FC1">
            <w:pPr>
              <w:pStyle w:val="TableEntry"/>
              <w:rPr>
                <w:color w:val="FFFFFF"/>
              </w:rPr>
            </w:pPr>
            <w:r w:rsidRPr="001F42D3">
              <w:t>0396</w:t>
            </w:r>
          </w:p>
        </w:tc>
        <w:tc>
          <w:tcPr>
            <w:tcW w:w="990" w:type="dxa"/>
          </w:tcPr>
          <w:p w14:paraId="42DA9168" w14:textId="362533A4" w:rsidR="00B11855" w:rsidRPr="001F42D3" w:rsidRDefault="00B11855" w:rsidP="001F5A5C">
            <w:pPr>
              <w:pStyle w:val="TableEntry"/>
            </w:pPr>
          </w:p>
        </w:tc>
        <w:tc>
          <w:tcPr>
            <w:tcW w:w="1454" w:type="dxa"/>
          </w:tcPr>
          <w:p w14:paraId="56091EF1" w14:textId="0C8BC0E0" w:rsidR="00B11855" w:rsidRPr="001F42D3" w:rsidRDefault="003D003E" w:rsidP="00FB6FC1">
            <w:pPr>
              <w:pStyle w:val="TableEntry"/>
            </w:pPr>
            <w:r w:rsidRPr="001F42D3">
              <w:t>MDC</w:t>
            </w:r>
          </w:p>
        </w:tc>
      </w:tr>
      <w:tr w:rsidR="00C40FD5" w:rsidRPr="001F42D3" w14:paraId="409D117E" w14:textId="77777777" w:rsidTr="00CF5627">
        <w:trPr>
          <w:cantSplit/>
          <w:jc w:val="center"/>
        </w:trPr>
        <w:tc>
          <w:tcPr>
            <w:tcW w:w="1274" w:type="dxa"/>
          </w:tcPr>
          <w:p w14:paraId="6D453B52" w14:textId="687301DA" w:rsidR="00B11855" w:rsidRPr="001F42D3" w:rsidRDefault="003D003E" w:rsidP="00CF5627">
            <w:pPr>
              <w:pStyle w:val="TableEntryItalicindent"/>
            </w:pPr>
            <w:r w:rsidRPr="001F42D3">
              <w:t>Observation Sub-ID</w:t>
            </w:r>
          </w:p>
        </w:tc>
        <w:tc>
          <w:tcPr>
            <w:tcW w:w="724" w:type="dxa"/>
          </w:tcPr>
          <w:p w14:paraId="1401B8FF" w14:textId="1F1AF60B" w:rsidR="00B11855" w:rsidRPr="001F42D3" w:rsidRDefault="003D003E" w:rsidP="00FB6FC1">
            <w:pPr>
              <w:pStyle w:val="TableEntry"/>
              <w:rPr>
                <w:i/>
              </w:rPr>
            </w:pPr>
            <w:r w:rsidRPr="001F42D3">
              <w:rPr>
                <w:i/>
              </w:rPr>
              <w:t>4</w:t>
            </w:r>
          </w:p>
        </w:tc>
        <w:tc>
          <w:tcPr>
            <w:tcW w:w="810" w:type="dxa"/>
          </w:tcPr>
          <w:p w14:paraId="2122BA06" w14:textId="685DC269" w:rsidR="00B11855" w:rsidRPr="001F42D3" w:rsidRDefault="003D003E" w:rsidP="00FB6FC1">
            <w:pPr>
              <w:pStyle w:val="TableEntry"/>
              <w:rPr>
                <w:color w:val="FFFFFF"/>
              </w:rPr>
            </w:pPr>
            <w:r w:rsidRPr="001F42D3">
              <w:t>ST</w:t>
            </w:r>
          </w:p>
        </w:tc>
        <w:tc>
          <w:tcPr>
            <w:tcW w:w="810" w:type="dxa"/>
          </w:tcPr>
          <w:p w14:paraId="4C47322C" w14:textId="6FF81BBF" w:rsidR="00B11855" w:rsidRPr="001F42D3" w:rsidRDefault="003D003E" w:rsidP="00FB6FC1">
            <w:pPr>
              <w:pStyle w:val="TableEntry"/>
              <w:rPr>
                <w:color w:val="FFFFFF"/>
              </w:rPr>
            </w:pPr>
            <w:r w:rsidRPr="001F42D3">
              <w:t>20</w:t>
            </w:r>
          </w:p>
        </w:tc>
        <w:tc>
          <w:tcPr>
            <w:tcW w:w="716" w:type="dxa"/>
          </w:tcPr>
          <w:p w14:paraId="625CB273" w14:textId="1C4D53EB" w:rsidR="00B11855" w:rsidRPr="001F42D3" w:rsidRDefault="003D003E" w:rsidP="00FB6FC1">
            <w:pPr>
              <w:pStyle w:val="TableEntry"/>
              <w:rPr>
                <w:color w:val="FFFFFF"/>
              </w:rPr>
            </w:pPr>
            <w:r w:rsidRPr="001F42D3">
              <w:t>RE</w:t>
            </w:r>
          </w:p>
        </w:tc>
        <w:tc>
          <w:tcPr>
            <w:tcW w:w="810" w:type="dxa"/>
          </w:tcPr>
          <w:p w14:paraId="1936D845" w14:textId="5D9916A4" w:rsidR="00B11855" w:rsidRPr="001F42D3" w:rsidRDefault="003D003E" w:rsidP="00FB6FC1">
            <w:pPr>
              <w:pStyle w:val="TableEntry"/>
              <w:rPr>
                <w:color w:val="FFFFFF"/>
              </w:rPr>
            </w:pPr>
            <w:r w:rsidRPr="001F42D3">
              <w:t>False</w:t>
            </w:r>
          </w:p>
        </w:tc>
        <w:tc>
          <w:tcPr>
            <w:tcW w:w="644" w:type="dxa"/>
          </w:tcPr>
          <w:p w14:paraId="68139785" w14:textId="55067B3A" w:rsidR="00B11855" w:rsidRPr="001F42D3" w:rsidRDefault="003D003E" w:rsidP="00FB6FC1">
            <w:pPr>
              <w:pStyle w:val="TableEntry"/>
              <w:rPr>
                <w:color w:val="FFFFFF"/>
              </w:rPr>
            </w:pPr>
            <w:r w:rsidRPr="001F42D3">
              <w:t>0</w:t>
            </w:r>
          </w:p>
        </w:tc>
        <w:tc>
          <w:tcPr>
            <w:tcW w:w="706" w:type="dxa"/>
          </w:tcPr>
          <w:p w14:paraId="52A8BBF5" w14:textId="74B23E41" w:rsidR="00B11855" w:rsidRPr="001F42D3" w:rsidRDefault="003D003E" w:rsidP="00FB6FC1">
            <w:pPr>
              <w:pStyle w:val="TableEntry"/>
              <w:rPr>
                <w:color w:val="FFFFFF"/>
              </w:rPr>
            </w:pPr>
            <w:r w:rsidRPr="001F42D3">
              <w:t>1</w:t>
            </w:r>
          </w:p>
        </w:tc>
        <w:tc>
          <w:tcPr>
            <w:tcW w:w="810" w:type="dxa"/>
          </w:tcPr>
          <w:p w14:paraId="2E3F7C66" w14:textId="750B29D0" w:rsidR="00B11855" w:rsidRPr="001F42D3" w:rsidRDefault="00B11855" w:rsidP="001F5A5C">
            <w:pPr>
              <w:pStyle w:val="TableEntry"/>
            </w:pPr>
          </w:p>
        </w:tc>
        <w:tc>
          <w:tcPr>
            <w:tcW w:w="990" w:type="dxa"/>
          </w:tcPr>
          <w:p w14:paraId="54941917" w14:textId="48500779" w:rsidR="00B11855" w:rsidRPr="001F42D3" w:rsidRDefault="00B11855" w:rsidP="001F5A5C">
            <w:pPr>
              <w:pStyle w:val="TableEntry"/>
            </w:pPr>
          </w:p>
        </w:tc>
        <w:tc>
          <w:tcPr>
            <w:tcW w:w="1454" w:type="dxa"/>
          </w:tcPr>
          <w:p w14:paraId="50935E7F" w14:textId="413B90FD" w:rsidR="00B11855" w:rsidRPr="001F42D3" w:rsidRDefault="003D003E" w:rsidP="001F5A5C">
            <w:pPr>
              <w:pStyle w:val="TableEntry"/>
            </w:pPr>
            <w:r w:rsidRPr="001F42D3">
              <w:t>1</w:t>
            </w:r>
          </w:p>
        </w:tc>
      </w:tr>
      <w:tr w:rsidR="00C40FD5" w:rsidRPr="001F42D3" w14:paraId="26191EEF" w14:textId="77777777" w:rsidTr="00CF5627">
        <w:trPr>
          <w:cantSplit/>
          <w:jc w:val="center"/>
        </w:trPr>
        <w:tc>
          <w:tcPr>
            <w:tcW w:w="1274" w:type="dxa"/>
          </w:tcPr>
          <w:p w14:paraId="64B4E311" w14:textId="25360032" w:rsidR="00B11855" w:rsidRPr="001F42D3" w:rsidRDefault="003D003E" w:rsidP="00CF5627">
            <w:pPr>
              <w:pStyle w:val="TableEntryItalicindent"/>
            </w:pPr>
            <w:r w:rsidRPr="001F42D3">
              <w:t>Observation Value</w:t>
            </w:r>
          </w:p>
        </w:tc>
        <w:tc>
          <w:tcPr>
            <w:tcW w:w="724" w:type="dxa"/>
          </w:tcPr>
          <w:p w14:paraId="0A77EA48" w14:textId="23B2402E" w:rsidR="00B11855" w:rsidRPr="001F42D3" w:rsidRDefault="003D003E" w:rsidP="00FB6FC1">
            <w:pPr>
              <w:pStyle w:val="TableEntry"/>
              <w:rPr>
                <w:i/>
              </w:rPr>
            </w:pPr>
            <w:r w:rsidRPr="001F42D3">
              <w:rPr>
                <w:i/>
              </w:rPr>
              <w:t>5</w:t>
            </w:r>
          </w:p>
        </w:tc>
        <w:tc>
          <w:tcPr>
            <w:tcW w:w="810" w:type="dxa"/>
          </w:tcPr>
          <w:p w14:paraId="35637D3C" w14:textId="0854D92A" w:rsidR="00B11855" w:rsidRPr="001F42D3" w:rsidRDefault="003D003E" w:rsidP="00FB6FC1">
            <w:pPr>
              <w:pStyle w:val="TableEntry"/>
              <w:rPr>
                <w:color w:val="FFFFFF"/>
              </w:rPr>
            </w:pPr>
            <w:r w:rsidRPr="001F42D3">
              <w:t>varies</w:t>
            </w:r>
          </w:p>
        </w:tc>
        <w:tc>
          <w:tcPr>
            <w:tcW w:w="810" w:type="dxa"/>
          </w:tcPr>
          <w:p w14:paraId="44C83FA9" w14:textId="3A1BD96E" w:rsidR="00B11855" w:rsidRPr="001F42D3" w:rsidRDefault="003D003E" w:rsidP="00FB6FC1">
            <w:pPr>
              <w:pStyle w:val="TableEntry"/>
              <w:rPr>
                <w:color w:val="FFFFFF"/>
              </w:rPr>
            </w:pPr>
            <w:r w:rsidRPr="001F42D3">
              <w:t>99999</w:t>
            </w:r>
          </w:p>
        </w:tc>
        <w:tc>
          <w:tcPr>
            <w:tcW w:w="716" w:type="dxa"/>
          </w:tcPr>
          <w:p w14:paraId="513F2091" w14:textId="59711B24" w:rsidR="00B11855" w:rsidRPr="001F42D3" w:rsidRDefault="003D003E" w:rsidP="00FB6FC1">
            <w:pPr>
              <w:pStyle w:val="TableEntry"/>
              <w:rPr>
                <w:color w:val="FFFFFF"/>
              </w:rPr>
            </w:pPr>
            <w:r w:rsidRPr="001F42D3">
              <w:t>RE</w:t>
            </w:r>
          </w:p>
        </w:tc>
        <w:tc>
          <w:tcPr>
            <w:tcW w:w="810" w:type="dxa"/>
          </w:tcPr>
          <w:p w14:paraId="7DD14346" w14:textId="632B072C" w:rsidR="00B11855" w:rsidRPr="001F42D3" w:rsidRDefault="003D003E" w:rsidP="00FB6FC1">
            <w:pPr>
              <w:pStyle w:val="TableEntry"/>
              <w:rPr>
                <w:color w:val="FFFFFF"/>
              </w:rPr>
            </w:pPr>
            <w:r w:rsidRPr="001F42D3">
              <w:t>True</w:t>
            </w:r>
          </w:p>
        </w:tc>
        <w:tc>
          <w:tcPr>
            <w:tcW w:w="644" w:type="dxa"/>
          </w:tcPr>
          <w:p w14:paraId="600EC425" w14:textId="04BF0DB0" w:rsidR="00B11855" w:rsidRPr="001F42D3" w:rsidRDefault="003D003E" w:rsidP="00FB6FC1">
            <w:pPr>
              <w:pStyle w:val="TableEntry"/>
              <w:rPr>
                <w:color w:val="FFFFFF"/>
              </w:rPr>
            </w:pPr>
            <w:r w:rsidRPr="001F42D3">
              <w:t>0</w:t>
            </w:r>
          </w:p>
        </w:tc>
        <w:tc>
          <w:tcPr>
            <w:tcW w:w="706" w:type="dxa"/>
          </w:tcPr>
          <w:p w14:paraId="3187B90D" w14:textId="307CBF3A" w:rsidR="00B11855" w:rsidRPr="001F42D3" w:rsidRDefault="003D003E" w:rsidP="00FB6FC1">
            <w:pPr>
              <w:pStyle w:val="TableEntry"/>
              <w:rPr>
                <w:color w:val="FFFFFF"/>
              </w:rPr>
            </w:pPr>
            <w:r w:rsidRPr="001F42D3">
              <w:t>*</w:t>
            </w:r>
          </w:p>
        </w:tc>
        <w:tc>
          <w:tcPr>
            <w:tcW w:w="810" w:type="dxa"/>
          </w:tcPr>
          <w:p w14:paraId="3ED2F9FF" w14:textId="3CC0E6F1" w:rsidR="00B11855" w:rsidRPr="001F42D3" w:rsidRDefault="00B11855" w:rsidP="001F5A5C">
            <w:pPr>
              <w:pStyle w:val="TableEntry"/>
            </w:pPr>
          </w:p>
        </w:tc>
        <w:tc>
          <w:tcPr>
            <w:tcW w:w="990" w:type="dxa"/>
          </w:tcPr>
          <w:p w14:paraId="3ECD700C" w14:textId="4F688158" w:rsidR="00B11855" w:rsidRPr="001F42D3" w:rsidRDefault="00B11855" w:rsidP="001F5A5C">
            <w:pPr>
              <w:pStyle w:val="TableEntry"/>
            </w:pPr>
          </w:p>
        </w:tc>
        <w:tc>
          <w:tcPr>
            <w:tcW w:w="1454" w:type="dxa"/>
          </w:tcPr>
          <w:p w14:paraId="6A504FFA" w14:textId="7736E5FB" w:rsidR="00B11855" w:rsidRPr="001F42D3" w:rsidRDefault="003D003E" w:rsidP="001F5A5C">
            <w:pPr>
              <w:pStyle w:val="TableEntry"/>
            </w:pPr>
            <w:r w:rsidRPr="001F42D3">
              <w:t>ICD</w:t>
            </w:r>
          </w:p>
        </w:tc>
      </w:tr>
      <w:tr w:rsidR="00C40FD5" w:rsidRPr="001F42D3" w14:paraId="5160E960" w14:textId="77777777" w:rsidTr="00CF5627">
        <w:trPr>
          <w:cantSplit/>
          <w:jc w:val="center"/>
        </w:trPr>
        <w:tc>
          <w:tcPr>
            <w:tcW w:w="1274" w:type="dxa"/>
          </w:tcPr>
          <w:p w14:paraId="2CC48CFE" w14:textId="1021C64C" w:rsidR="00BA2D2B" w:rsidRPr="001F42D3" w:rsidRDefault="00BA2D2B" w:rsidP="00FB6FC1">
            <w:pPr>
              <w:pStyle w:val="TableEntry"/>
            </w:pPr>
            <w:r w:rsidRPr="001F42D3">
              <w:t>source application</w:t>
            </w:r>
          </w:p>
        </w:tc>
        <w:tc>
          <w:tcPr>
            <w:tcW w:w="724" w:type="dxa"/>
            <w:vAlign w:val="bottom"/>
          </w:tcPr>
          <w:p w14:paraId="0B61C1C5" w14:textId="77777777" w:rsidR="00BA2D2B" w:rsidRPr="001F42D3" w:rsidRDefault="00BA2D2B" w:rsidP="001F5A5C">
            <w:pPr>
              <w:pStyle w:val="TableEntry"/>
            </w:pPr>
            <w:r w:rsidRPr="001F42D3">
              <w:t>1</w:t>
            </w:r>
          </w:p>
        </w:tc>
        <w:tc>
          <w:tcPr>
            <w:tcW w:w="810" w:type="dxa"/>
          </w:tcPr>
          <w:p w14:paraId="40535FB5" w14:textId="77777777" w:rsidR="00BA2D2B" w:rsidRPr="001F42D3" w:rsidRDefault="00BA2D2B" w:rsidP="001F5A5C">
            <w:pPr>
              <w:pStyle w:val="TableEntry"/>
            </w:pPr>
            <w:r w:rsidRPr="001F42D3">
              <w:t>ST</w:t>
            </w:r>
          </w:p>
        </w:tc>
        <w:tc>
          <w:tcPr>
            <w:tcW w:w="810" w:type="dxa"/>
          </w:tcPr>
          <w:p w14:paraId="598B84FC" w14:textId="77777777" w:rsidR="00BA2D2B" w:rsidRPr="001F42D3" w:rsidRDefault="00BA2D2B" w:rsidP="001F5A5C">
            <w:pPr>
              <w:pStyle w:val="TableEntry"/>
            </w:pPr>
            <w:r w:rsidRPr="001F42D3">
              <w:t>10</w:t>
            </w:r>
          </w:p>
        </w:tc>
        <w:tc>
          <w:tcPr>
            <w:tcW w:w="716" w:type="dxa"/>
          </w:tcPr>
          <w:p w14:paraId="58799668" w14:textId="7AC10BAD" w:rsidR="00BA2D2B" w:rsidRPr="001F42D3" w:rsidRDefault="00BA2D2B" w:rsidP="001F5A5C">
            <w:pPr>
              <w:pStyle w:val="TableEntry"/>
            </w:pPr>
            <w:r w:rsidRPr="001F42D3">
              <w:t>RE</w:t>
            </w:r>
          </w:p>
        </w:tc>
        <w:tc>
          <w:tcPr>
            <w:tcW w:w="810" w:type="dxa"/>
          </w:tcPr>
          <w:p w14:paraId="4B8BEBF9" w14:textId="77777777" w:rsidR="00BA2D2B" w:rsidRPr="001F42D3" w:rsidRDefault="00BA2D2B" w:rsidP="006C0E8E">
            <w:pPr>
              <w:pStyle w:val="TableEntry"/>
              <w:spacing w:before="0" w:after="0" w:line="200" w:lineRule="atLeast"/>
              <w:ind w:left="29" w:right="29"/>
              <w:rPr>
                <w:sz w:val="16"/>
                <w:szCs w:val="16"/>
              </w:rPr>
            </w:pPr>
          </w:p>
        </w:tc>
        <w:tc>
          <w:tcPr>
            <w:tcW w:w="644" w:type="dxa"/>
          </w:tcPr>
          <w:p w14:paraId="51E88147" w14:textId="77777777" w:rsidR="00BA2D2B" w:rsidRPr="001F42D3" w:rsidRDefault="00E86B15" w:rsidP="001F5A5C">
            <w:pPr>
              <w:pStyle w:val="TableEntry"/>
            </w:pPr>
            <w:r w:rsidRPr="001F42D3">
              <w:t>0</w:t>
            </w:r>
          </w:p>
        </w:tc>
        <w:tc>
          <w:tcPr>
            <w:tcW w:w="706" w:type="dxa"/>
          </w:tcPr>
          <w:p w14:paraId="5FB4681E" w14:textId="77777777" w:rsidR="00BA2D2B" w:rsidRPr="001F42D3" w:rsidRDefault="00BA2D2B" w:rsidP="001F5A5C">
            <w:pPr>
              <w:pStyle w:val="TableEntry"/>
            </w:pPr>
            <w:r w:rsidRPr="001F42D3">
              <w:t>1</w:t>
            </w:r>
          </w:p>
        </w:tc>
        <w:tc>
          <w:tcPr>
            <w:tcW w:w="810" w:type="dxa"/>
          </w:tcPr>
          <w:p w14:paraId="270B333F" w14:textId="77777777" w:rsidR="00BA2D2B" w:rsidRPr="001F42D3" w:rsidRDefault="00BA2D2B" w:rsidP="006C0E8E">
            <w:pPr>
              <w:pStyle w:val="TableEntry"/>
              <w:spacing w:before="0" w:after="0" w:line="200" w:lineRule="atLeast"/>
              <w:ind w:left="29" w:right="29"/>
              <w:rPr>
                <w:sz w:val="16"/>
                <w:szCs w:val="16"/>
              </w:rPr>
            </w:pPr>
          </w:p>
        </w:tc>
        <w:tc>
          <w:tcPr>
            <w:tcW w:w="990" w:type="dxa"/>
          </w:tcPr>
          <w:p w14:paraId="73B9C463" w14:textId="77777777" w:rsidR="00BA2D2B" w:rsidRPr="001F42D3" w:rsidRDefault="00BA2D2B" w:rsidP="001F5A5C">
            <w:pPr>
              <w:pStyle w:val="TableEntry"/>
            </w:pPr>
            <w:r w:rsidRPr="001F42D3">
              <w:t>Y</w:t>
            </w:r>
          </w:p>
        </w:tc>
        <w:tc>
          <w:tcPr>
            <w:tcW w:w="1454" w:type="dxa"/>
          </w:tcPr>
          <w:p w14:paraId="38AFF543" w14:textId="77777777" w:rsidR="00BA2D2B" w:rsidRPr="001F42D3" w:rsidRDefault="00BA2D2B" w:rsidP="006C0E8E">
            <w:pPr>
              <w:pStyle w:val="TableEntry"/>
              <w:spacing w:before="0" w:after="0" w:line="200" w:lineRule="atLeast"/>
              <w:ind w:left="29" w:right="29"/>
              <w:rPr>
                <w:sz w:val="16"/>
                <w:szCs w:val="16"/>
              </w:rPr>
            </w:pPr>
          </w:p>
        </w:tc>
      </w:tr>
      <w:tr w:rsidR="00C40FD5" w:rsidRPr="001F42D3" w14:paraId="4CF77FEB" w14:textId="77777777" w:rsidTr="00CF5627">
        <w:trPr>
          <w:cantSplit/>
          <w:jc w:val="center"/>
        </w:trPr>
        <w:tc>
          <w:tcPr>
            <w:tcW w:w="1274" w:type="dxa"/>
            <w:vAlign w:val="bottom"/>
          </w:tcPr>
          <w:p w14:paraId="0DE5E025" w14:textId="5AE9E348" w:rsidR="00BA2D2B" w:rsidRPr="001F42D3" w:rsidRDefault="00BA2D2B" w:rsidP="00FB6FC1">
            <w:pPr>
              <w:pStyle w:val="TableEntry"/>
            </w:pPr>
            <w:r w:rsidRPr="001F42D3">
              <w:t>type of data</w:t>
            </w:r>
          </w:p>
        </w:tc>
        <w:tc>
          <w:tcPr>
            <w:tcW w:w="724" w:type="dxa"/>
          </w:tcPr>
          <w:p w14:paraId="46D49DDE" w14:textId="77777777" w:rsidR="00BA2D2B" w:rsidRPr="001F42D3" w:rsidRDefault="00BA2D2B" w:rsidP="006C0E8E">
            <w:pPr>
              <w:pStyle w:val="TableEntry"/>
              <w:spacing w:before="0" w:after="0" w:line="200" w:lineRule="atLeast"/>
              <w:ind w:left="29" w:right="29"/>
              <w:rPr>
                <w:sz w:val="16"/>
                <w:szCs w:val="16"/>
              </w:rPr>
            </w:pPr>
          </w:p>
        </w:tc>
        <w:tc>
          <w:tcPr>
            <w:tcW w:w="810" w:type="dxa"/>
          </w:tcPr>
          <w:p w14:paraId="65B930DA"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0C9407EB" w14:textId="77777777" w:rsidR="00BA2D2B" w:rsidRPr="001F42D3" w:rsidRDefault="00BA2D2B" w:rsidP="006C0E8E">
            <w:pPr>
              <w:pStyle w:val="TableEntry"/>
              <w:spacing w:before="0" w:after="0" w:line="200" w:lineRule="atLeast"/>
              <w:ind w:left="29" w:right="29"/>
              <w:rPr>
                <w:color w:val="FFFFFF"/>
                <w:sz w:val="16"/>
                <w:szCs w:val="16"/>
              </w:rPr>
            </w:pPr>
          </w:p>
        </w:tc>
        <w:tc>
          <w:tcPr>
            <w:tcW w:w="716" w:type="dxa"/>
          </w:tcPr>
          <w:p w14:paraId="26008B5A"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7DEED262" w14:textId="77777777" w:rsidR="00BA2D2B" w:rsidRPr="001F42D3" w:rsidRDefault="00BA2D2B" w:rsidP="006C0E8E">
            <w:pPr>
              <w:pStyle w:val="TableEntry"/>
              <w:spacing w:before="0" w:after="0" w:line="200" w:lineRule="atLeast"/>
              <w:ind w:left="29" w:right="29"/>
              <w:rPr>
                <w:color w:val="FFFFFF"/>
                <w:sz w:val="16"/>
                <w:szCs w:val="16"/>
              </w:rPr>
            </w:pPr>
          </w:p>
        </w:tc>
        <w:tc>
          <w:tcPr>
            <w:tcW w:w="644" w:type="dxa"/>
          </w:tcPr>
          <w:p w14:paraId="4E09FFDF" w14:textId="77777777" w:rsidR="00BA2D2B" w:rsidRPr="001F42D3" w:rsidRDefault="00BA2D2B" w:rsidP="006C0E8E">
            <w:pPr>
              <w:pStyle w:val="TableEntry"/>
              <w:spacing w:before="0" w:after="0" w:line="200" w:lineRule="atLeast"/>
              <w:ind w:left="29" w:right="29"/>
              <w:rPr>
                <w:color w:val="FFFFFF"/>
                <w:sz w:val="16"/>
                <w:szCs w:val="16"/>
              </w:rPr>
            </w:pPr>
          </w:p>
        </w:tc>
        <w:tc>
          <w:tcPr>
            <w:tcW w:w="706" w:type="dxa"/>
          </w:tcPr>
          <w:p w14:paraId="70A9FB08" w14:textId="77777777" w:rsidR="00BA2D2B" w:rsidRPr="001F42D3" w:rsidRDefault="00BA2D2B" w:rsidP="006C0E8E">
            <w:pPr>
              <w:pStyle w:val="TableEntry"/>
              <w:spacing w:before="0" w:after="0" w:line="200" w:lineRule="atLeast"/>
              <w:ind w:left="29" w:right="29"/>
              <w:rPr>
                <w:color w:val="FFFFFF"/>
                <w:sz w:val="16"/>
                <w:szCs w:val="16"/>
              </w:rPr>
            </w:pPr>
          </w:p>
        </w:tc>
        <w:tc>
          <w:tcPr>
            <w:tcW w:w="810" w:type="dxa"/>
          </w:tcPr>
          <w:p w14:paraId="441046C3" w14:textId="77777777" w:rsidR="00BA2D2B" w:rsidRPr="001F42D3" w:rsidRDefault="00BA2D2B" w:rsidP="006C0E8E">
            <w:pPr>
              <w:pStyle w:val="TableEntry"/>
              <w:spacing w:before="0" w:after="0" w:line="200" w:lineRule="atLeast"/>
              <w:ind w:left="29" w:right="29"/>
              <w:rPr>
                <w:color w:val="FFFFFF"/>
                <w:sz w:val="16"/>
                <w:szCs w:val="16"/>
              </w:rPr>
            </w:pPr>
          </w:p>
        </w:tc>
        <w:tc>
          <w:tcPr>
            <w:tcW w:w="990" w:type="dxa"/>
          </w:tcPr>
          <w:p w14:paraId="3F776D33" w14:textId="77777777" w:rsidR="00BA2D2B" w:rsidRPr="001F42D3" w:rsidRDefault="00BA2D2B" w:rsidP="006C0E8E">
            <w:pPr>
              <w:pStyle w:val="TableEntry"/>
              <w:spacing w:before="0" w:after="0" w:line="200" w:lineRule="atLeast"/>
              <w:ind w:left="29" w:right="29"/>
              <w:rPr>
                <w:sz w:val="16"/>
                <w:szCs w:val="16"/>
              </w:rPr>
            </w:pPr>
          </w:p>
        </w:tc>
        <w:tc>
          <w:tcPr>
            <w:tcW w:w="1454" w:type="dxa"/>
          </w:tcPr>
          <w:p w14:paraId="63A50681" w14:textId="77777777" w:rsidR="00BA2D2B" w:rsidRPr="001F42D3" w:rsidRDefault="00BA2D2B" w:rsidP="006C0E8E">
            <w:pPr>
              <w:pStyle w:val="TableEntry"/>
              <w:spacing w:before="0" w:after="0" w:line="200" w:lineRule="atLeast"/>
              <w:ind w:left="29" w:right="29"/>
              <w:rPr>
                <w:sz w:val="16"/>
                <w:szCs w:val="16"/>
              </w:rPr>
            </w:pPr>
          </w:p>
        </w:tc>
      </w:tr>
      <w:tr w:rsidR="00C40FD5" w:rsidRPr="001F42D3" w14:paraId="1A55B923" w14:textId="77777777" w:rsidTr="00CF5627">
        <w:trPr>
          <w:cantSplit/>
          <w:jc w:val="center"/>
        </w:trPr>
        <w:tc>
          <w:tcPr>
            <w:tcW w:w="1274" w:type="dxa"/>
          </w:tcPr>
          <w:p w14:paraId="4DF33A47" w14:textId="59C12FAD" w:rsidR="00BA2D2B" w:rsidRPr="001F42D3" w:rsidRDefault="00BA2D2B" w:rsidP="00FB6FC1">
            <w:pPr>
              <w:pStyle w:val="TableEntry"/>
            </w:pPr>
            <w:r w:rsidRPr="001F42D3">
              <w:t>Units</w:t>
            </w:r>
          </w:p>
        </w:tc>
        <w:tc>
          <w:tcPr>
            <w:tcW w:w="724" w:type="dxa"/>
          </w:tcPr>
          <w:p w14:paraId="070FA2D1" w14:textId="634ED69D" w:rsidR="00BA2D2B" w:rsidRPr="001F42D3" w:rsidRDefault="00BA2D2B" w:rsidP="00FB6FC1">
            <w:pPr>
              <w:pStyle w:val="TableEntry"/>
            </w:pPr>
            <w:r w:rsidRPr="001F42D3">
              <w:t>6</w:t>
            </w:r>
          </w:p>
        </w:tc>
        <w:tc>
          <w:tcPr>
            <w:tcW w:w="810" w:type="dxa"/>
          </w:tcPr>
          <w:p w14:paraId="7DE5EA6A" w14:textId="628C2BE9" w:rsidR="00BA2D2B" w:rsidRPr="001F42D3" w:rsidRDefault="00BA2D2B" w:rsidP="00FB6FC1">
            <w:pPr>
              <w:pStyle w:val="TableEntry"/>
              <w:rPr>
                <w:color w:val="FFFFFF"/>
              </w:rPr>
            </w:pPr>
            <w:r w:rsidRPr="001F42D3">
              <w:t>CWE</w:t>
            </w:r>
          </w:p>
        </w:tc>
        <w:tc>
          <w:tcPr>
            <w:tcW w:w="810" w:type="dxa"/>
          </w:tcPr>
          <w:p w14:paraId="785ED113" w14:textId="367D728C" w:rsidR="00BA2D2B" w:rsidRPr="001F42D3" w:rsidRDefault="00BA2D2B" w:rsidP="00FB6FC1">
            <w:pPr>
              <w:pStyle w:val="TableEntry"/>
              <w:rPr>
                <w:color w:val="FFFFFF"/>
              </w:rPr>
            </w:pPr>
            <w:r w:rsidRPr="001F42D3">
              <w:t>478</w:t>
            </w:r>
          </w:p>
        </w:tc>
        <w:tc>
          <w:tcPr>
            <w:tcW w:w="716" w:type="dxa"/>
          </w:tcPr>
          <w:p w14:paraId="6887CDBF" w14:textId="05A023BA" w:rsidR="00BA2D2B" w:rsidRPr="001F42D3" w:rsidRDefault="00BA2D2B" w:rsidP="00FB6FC1">
            <w:pPr>
              <w:pStyle w:val="TableEntry"/>
              <w:rPr>
                <w:color w:val="FFFFFF"/>
              </w:rPr>
            </w:pPr>
            <w:r w:rsidRPr="001F42D3">
              <w:t>RE</w:t>
            </w:r>
          </w:p>
        </w:tc>
        <w:tc>
          <w:tcPr>
            <w:tcW w:w="810" w:type="dxa"/>
          </w:tcPr>
          <w:p w14:paraId="3CECFE5D" w14:textId="6B875941" w:rsidR="00BA2D2B" w:rsidRPr="001F42D3" w:rsidRDefault="00BA2D2B" w:rsidP="00FB6FC1">
            <w:pPr>
              <w:pStyle w:val="TableEntry"/>
              <w:rPr>
                <w:color w:val="FFFFFF"/>
              </w:rPr>
            </w:pPr>
            <w:r w:rsidRPr="001F42D3">
              <w:t>False</w:t>
            </w:r>
          </w:p>
        </w:tc>
        <w:tc>
          <w:tcPr>
            <w:tcW w:w="644" w:type="dxa"/>
          </w:tcPr>
          <w:p w14:paraId="6AE717CA" w14:textId="427805C7" w:rsidR="00BA2D2B" w:rsidRPr="001F42D3" w:rsidRDefault="00BA2D2B" w:rsidP="00FB6FC1">
            <w:pPr>
              <w:pStyle w:val="TableEntry"/>
              <w:rPr>
                <w:color w:val="FFFFFF"/>
              </w:rPr>
            </w:pPr>
            <w:r w:rsidRPr="001F42D3">
              <w:t>0</w:t>
            </w:r>
          </w:p>
        </w:tc>
        <w:tc>
          <w:tcPr>
            <w:tcW w:w="706" w:type="dxa"/>
          </w:tcPr>
          <w:p w14:paraId="3E8890B3" w14:textId="1182842E" w:rsidR="00BA2D2B" w:rsidRPr="001F42D3" w:rsidRDefault="00BA2D2B" w:rsidP="00FB6FC1">
            <w:pPr>
              <w:pStyle w:val="TableEntry"/>
              <w:rPr>
                <w:color w:val="FFFFFF"/>
              </w:rPr>
            </w:pPr>
            <w:r w:rsidRPr="001F42D3">
              <w:t>1</w:t>
            </w:r>
          </w:p>
        </w:tc>
        <w:tc>
          <w:tcPr>
            <w:tcW w:w="810" w:type="dxa"/>
          </w:tcPr>
          <w:p w14:paraId="182407A9" w14:textId="571586DE" w:rsidR="00BA2D2B" w:rsidRPr="001F42D3" w:rsidRDefault="00BA2D2B" w:rsidP="001F5A5C">
            <w:pPr>
              <w:pStyle w:val="TableEntry"/>
            </w:pPr>
          </w:p>
        </w:tc>
        <w:tc>
          <w:tcPr>
            <w:tcW w:w="990" w:type="dxa"/>
          </w:tcPr>
          <w:p w14:paraId="39468FB3" w14:textId="6FE3C84A" w:rsidR="00BA2D2B" w:rsidRPr="001F42D3" w:rsidRDefault="00BA2D2B" w:rsidP="001F5A5C">
            <w:pPr>
              <w:pStyle w:val="TableEntry"/>
            </w:pPr>
          </w:p>
        </w:tc>
        <w:tc>
          <w:tcPr>
            <w:tcW w:w="1454" w:type="dxa"/>
          </w:tcPr>
          <w:p w14:paraId="63038D6F" w14:textId="1087B054" w:rsidR="00BA2D2B" w:rsidRPr="001F42D3" w:rsidRDefault="00BA2D2B" w:rsidP="001F5A5C">
            <w:pPr>
              <w:pStyle w:val="TableEntry"/>
            </w:pPr>
          </w:p>
        </w:tc>
      </w:tr>
      <w:tr w:rsidR="00C40FD5" w:rsidRPr="001F42D3" w14:paraId="575A98A8" w14:textId="77777777" w:rsidTr="00CF5627">
        <w:trPr>
          <w:cantSplit/>
          <w:jc w:val="center"/>
        </w:trPr>
        <w:tc>
          <w:tcPr>
            <w:tcW w:w="1274" w:type="dxa"/>
          </w:tcPr>
          <w:p w14:paraId="65AC3713" w14:textId="40843A4B" w:rsidR="00BA2D2B" w:rsidRPr="001F42D3" w:rsidRDefault="00BA2D2B" w:rsidP="00CF5627">
            <w:pPr>
              <w:pStyle w:val="TableEntryItalicindent"/>
            </w:pPr>
            <w:r w:rsidRPr="001F42D3">
              <w:t>identifier</w:t>
            </w:r>
          </w:p>
        </w:tc>
        <w:tc>
          <w:tcPr>
            <w:tcW w:w="724" w:type="dxa"/>
          </w:tcPr>
          <w:p w14:paraId="1AC9B90F" w14:textId="2BBD166E" w:rsidR="00BA2D2B" w:rsidRPr="001F42D3" w:rsidRDefault="00BA2D2B" w:rsidP="00FB6FC1">
            <w:pPr>
              <w:pStyle w:val="TableEntry"/>
              <w:rPr>
                <w:i/>
              </w:rPr>
            </w:pPr>
            <w:r w:rsidRPr="001F42D3">
              <w:rPr>
                <w:i/>
              </w:rPr>
              <w:t>1</w:t>
            </w:r>
          </w:p>
        </w:tc>
        <w:tc>
          <w:tcPr>
            <w:tcW w:w="810" w:type="dxa"/>
          </w:tcPr>
          <w:p w14:paraId="47CD302B" w14:textId="101242DF" w:rsidR="00BA2D2B" w:rsidRPr="001F42D3" w:rsidRDefault="00BA2D2B" w:rsidP="00FB6FC1">
            <w:pPr>
              <w:pStyle w:val="TableEntry"/>
              <w:rPr>
                <w:color w:val="FFFFFF"/>
              </w:rPr>
            </w:pPr>
            <w:r w:rsidRPr="001F42D3">
              <w:t>ST</w:t>
            </w:r>
          </w:p>
        </w:tc>
        <w:tc>
          <w:tcPr>
            <w:tcW w:w="810" w:type="dxa"/>
          </w:tcPr>
          <w:p w14:paraId="25BDB28C" w14:textId="279C0E60" w:rsidR="00BA2D2B" w:rsidRPr="001F42D3" w:rsidRDefault="00BA2D2B" w:rsidP="00FB6FC1">
            <w:pPr>
              <w:pStyle w:val="TableEntry"/>
              <w:rPr>
                <w:color w:val="FFFFFF"/>
              </w:rPr>
            </w:pPr>
            <w:r w:rsidRPr="001F42D3">
              <w:t>20</w:t>
            </w:r>
          </w:p>
        </w:tc>
        <w:tc>
          <w:tcPr>
            <w:tcW w:w="716" w:type="dxa"/>
          </w:tcPr>
          <w:p w14:paraId="79775EED" w14:textId="28E0368B" w:rsidR="00BA2D2B" w:rsidRPr="001F42D3" w:rsidRDefault="00BA2D2B" w:rsidP="00FB6FC1">
            <w:pPr>
              <w:pStyle w:val="TableEntry"/>
              <w:rPr>
                <w:color w:val="FFFFFF"/>
              </w:rPr>
            </w:pPr>
            <w:r w:rsidRPr="001F42D3">
              <w:t>RE</w:t>
            </w:r>
          </w:p>
        </w:tc>
        <w:tc>
          <w:tcPr>
            <w:tcW w:w="810" w:type="dxa"/>
          </w:tcPr>
          <w:p w14:paraId="7381A188" w14:textId="3C9938C8" w:rsidR="00BA2D2B" w:rsidRPr="001F42D3" w:rsidRDefault="00BA2D2B" w:rsidP="001F5A5C">
            <w:pPr>
              <w:pStyle w:val="TableEntry"/>
            </w:pPr>
          </w:p>
        </w:tc>
        <w:tc>
          <w:tcPr>
            <w:tcW w:w="644" w:type="dxa"/>
          </w:tcPr>
          <w:p w14:paraId="4F1ECCED" w14:textId="5D2412AB" w:rsidR="00BA2D2B" w:rsidRPr="001F42D3" w:rsidRDefault="00BA2D2B" w:rsidP="00FB6FC1">
            <w:pPr>
              <w:pStyle w:val="TableEntry"/>
              <w:rPr>
                <w:color w:val="FFFFFF"/>
              </w:rPr>
            </w:pPr>
            <w:r w:rsidRPr="001F42D3">
              <w:t>0</w:t>
            </w:r>
          </w:p>
        </w:tc>
        <w:tc>
          <w:tcPr>
            <w:tcW w:w="706" w:type="dxa"/>
          </w:tcPr>
          <w:p w14:paraId="6BA876F0" w14:textId="4BED04EF" w:rsidR="00BA2D2B" w:rsidRPr="001F42D3" w:rsidRDefault="00BA2D2B" w:rsidP="00FB6FC1">
            <w:pPr>
              <w:pStyle w:val="TableEntry"/>
              <w:rPr>
                <w:color w:val="FFFFFF"/>
              </w:rPr>
            </w:pPr>
            <w:r w:rsidRPr="001F42D3">
              <w:t>1</w:t>
            </w:r>
          </w:p>
        </w:tc>
        <w:tc>
          <w:tcPr>
            <w:tcW w:w="810" w:type="dxa"/>
          </w:tcPr>
          <w:p w14:paraId="38E7C308" w14:textId="5EE3245B" w:rsidR="00BA2D2B" w:rsidRPr="001F42D3" w:rsidRDefault="00BA2D2B" w:rsidP="001F5A5C">
            <w:pPr>
              <w:pStyle w:val="TableEntry"/>
            </w:pPr>
          </w:p>
        </w:tc>
        <w:tc>
          <w:tcPr>
            <w:tcW w:w="990" w:type="dxa"/>
          </w:tcPr>
          <w:p w14:paraId="2E31EED6" w14:textId="4AF6A79A" w:rsidR="00BA2D2B" w:rsidRPr="001F42D3" w:rsidRDefault="00BA2D2B" w:rsidP="001F5A5C">
            <w:pPr>
              <w:pStyle w:val="TableEntry"/>
            </w:pPr>
          </w:p>
        </w:tc>
        <w:tc>
          <w:tcPr>
            <w:tcW w:w="1454" w:type="dxa"/>
          </w:tcPr>
          <w:p w14:paraId="4CA454EB" w14:textId="7388920A" w:rsidR="00BA2D2B" w:rsidRPr="001F42D3" w:rsidRDefault="00BA2D2B" w:rsidP="001F5A5C">
            <w:pPr>
              <w:pStyle w:val="TableEntry"/>
            </w:pPr>
          </w:p>
        </w:tc>
      </w:tr>
      <w:tr w:rsidR="00C40FD5" w:rsidRPr="001F42D3" w14:paraId="3E34A235" w14:textId="77777777" w:rsidTr="00CF5627">
        <w:trPr>
          <w:cantSplit/>
          <w:jc w:val="center"/>
        </w:trPr>
        <w:tc>
          <w:tcPr>
            <w:tcW w:w="1274" w:type="dxa"/>
          </w:tcPr>
          <w:p w14:paraId="499F4457" w14:textId="59577454" w:rsidR="00BA2D2B" w:rsidRPr="001F42D3" w:rsidRDefault="00BA2D2B" w:rsidP="00CF5627">
            <w:pPr>
              <w:pStyle w:val="TableEntryItalicindent"/>
            </w:pPr>
            <w:r w:rsidRPr="001F42D3">
              <w:t>text</w:t>
            </w:r>
          </w:p>
        </w:tc>
        <w:tc>
          <w:tcPr>
            <w:tcW w:w="724" w:type="dxa"/>
          </w:tcPr>
          <w:p w14:paraId="7E0D993D" w14:textId="0B16AD89" w:rsidR="00BA2D2B" w:rsidRPr="001F42D3" w:rsidRDefault="00BA2D2B" w:rsidP="00FB6FC1">
            <w:pPr>
              <w:pStyle w:val="TableEntry"/>
              <w:rPr>
                <w:i/>
              </w:rPr>
            </w:pPr>
            <w:r w:rsidRPr="001F42D3">
              <w:rPr>
                <w:i/>
              </w:rPr>
              <w:t>2</w:t>
            </w:r>
          </w:p>
        </w:tc>
        <w:tc>
          <w:tcPr>
            <w:tcW w:w="810" w:type="dxa"/>
          </w:tcPr>
          <w:p w14:paraId="6ABCBEFB" w14:textId="000C0D48" w:rsidR="00BA2D2B" w:rsidRPr="001F42D3" w:rsidRDefault="00BA2D2B" w:rsidP="00FB6FC1">
            <w:pPr>
              <w:pStyle w:val="TableEntry"/>
              <w:rPr>
                <w:color w:val="FFFFFF"/>
              </w:rPr>
            </w:pPr>
            <w:r w:rsidRPr="001F42D3">
              <w:t>ST</w:t>
            </w:r>
          </w:p>
        </w:tc>
        <w:tc>
          <w:tcPr>
            <w:tcW w:w="810" w:type="dxa"/>
          </w:tcPr>
          <w:p w14:paraId="65F78CE8" w14:textId="69663295" w:rsidR="00BA2D2B" w:rsidRPr="001F42D3" w:rsidRDefault="00BA2D2B" w:rsidP="00FB6FC1">
            <w:pPr>
              <w:pStyle w:val="TableEntry"/>
              <w:rPr>
                <w:color w:val="FFFFFF"/>
              </w:rPr>
            </w:pPr>
            <w:r w:rsidRPr="001F42D3">
              <w:t>199</w:t>
            </w:r>
          </w:p>
        </w:tc>
        <w:tc>
          <w:tcPr>
            <w:tcW w:w="716" w:type="dxa"/>
          </w:tcPr>
          <w:p w14:paraId="64E5856F" w14:textId="10AF7D83" w:rsidR="00BA2D2B" w:rsidRPr="001F42D3" w:rsidRDefault="00BA2D2B" w:rsidP="00FB6FC1">
            <w:pPr>
              <w:pStyle w:val="TableEntry"/>
              <w:rPr>
                <w:color w:val="FFFFFF"/>
              </w:rPr>
            </w:pPr>
            <w:r w:rsidRPr="001F42D3">
              <w:t>O</w:t>
            </w:r>
          </w:p>
        </w:tc>
        <w:tc>
          <w:tcPr>
            <w:tcW w:w="810" w:type="dxa"/>
          </w:tcPr>
          <w:p w14:paraId="543CD568" w14:textId="376EC39C" w:rsidR="00BA2D2B" w:rsidRPr="001F42D3" w:rsidRDefault="00BA2D2B" w:rsidP="001F5A5C">
            <w:pPr>
              <w:pStyle w:val="TableEntry"/>
            </w:pPr>
          </w:p>
        </w:tc>
        <w:tc>
          <w:tcPr>
            <w:tcW w:w="644" w:type="dxa"/>
          </w:tcPr>
          <w:p w14:paraId="3CD3C7B4" w14:textId="2F531A47" w:rsidR="00BA2D2B" w:rsidRPr="001F42D3" w:rsidRDefault="00BA2D2B" w:rsidP="00FB6FC1">
            <w:pPr>
              <w:pStyle w:val="TableEntry"/>
              <w:rPr>
                <w:color w:val="FFFFFF"/>
              </w:rPr>
            </w:pPr>
            <w:r w:rsidRPr="001F42D3">
              <w:t>0</w:t>
            </w:r>
          </w:p>
        </w:tc>
        <w:tc>
          <w:tcPr>
            <w:tcW w:w="706" w:type="dxa"/>
          </w:tcPr>
          <w:p w14:paraId="23A124D3" w14:textId="2223F122" w:rsidR="00BA2D2B" w:rsidRPr="001F42D3" w:rsidRDefault="00BA2D2B" w:rsidP="00FB6FC1">
            <w:pPr>
              <w:pStyle w:val="TableEntry"/>
              <w:rPr>
                <w:color w:val="FFFFFF"/>
              </w:rPr>
            </w:pPr>
            <w:r w:rsidRPr="001F42D3">
              <w:t>1</w:t>
            </w:r>
          </w:p>
        </w:tc>
        <w:tc>
          <w:tcPr>
            <w:tcW w:w="810" w:type="dxa"/>
          </w:tcPr>
          <w:p w14:paraId="780E83B9" w14:textId="57E668F0" w:rsidR="00BA2D2B" w:rsidRPr="001F42D3" w:rsidRDefault="00BA2D2B" w:rsidP="001F5A5C">
            <w:pPr>
              <w:pStyle w:val="TableEntry"/>
            </w:pPr>
          </w:p>
        </w:tc>
        <w:tc>
          <w:tcPr>
            <w:tcW w:w="990" w:type="dxa"/>
          </w:tcPr>
          <w:p w14:paraId="5FE03E93" w14:textId="3D5492E2" w:rsidR="00BA2D2B" w:rsidRPr="001F42D3" w:rsidRDefault="00BA2D2B" w:rsidP="001F5A5C">
            <w:pPr>
              <w:pStyle w:val="TableEntry"/>
            </w:pPr>
          </w:p>
        </w:tc>
        <w:tc>
          <w:tcPr>
            <w:tcW w:w="1454" w:type="dxa"/>
          </w:tcPr>
          <w:p w14:paraId="38CD7CAC" w14:textId="7093BDD1" w:rsidR="00BA2D2B" w:rsidRPr="001F42D3" w:rsidRDefault="00BA2D2B" w:rsidP="001F5A5C">
            <w:pPr>
              <w:pStyle w:val="TableEntry"/>
            </w:pPr>
          </w:p>
        </w:tc>
      </w:tr>
      <w:tr w:rsidR="00C40FD5" w:rsidRPr="001F42D3" w14:paraId="0C022AF9" w14:textId="77777777" w:rsidTr="00CF5627">
        <w:trPr>
          <w:cantSplit/>
          <w:jc w:val="center"/>
        </w:trPr>
        <w:tc>
          <w:tcPr>
            <w:tcW w:w="1274" w:type="dxa"/>
          </w:tcPr>
          <w:p w14:paraId="043FAF4A" w14:textId="6EE5F355" w:rsidR="00BA2D2B" w:rsidRPr="001F42D3" w:rsidRDefault="00BA2D2B" w:rsidP="00FB6FC1">
            <w:pPr>
              <w:pStyle w:val="TableEntry"/>
            </w:pPr>
            <w:r w:rsidRPr="001F42D3">
              <w:lastRenderedPageBreak/>
              <w:t>Abnormal Flags</w:t>
            </w:r>
          </w:p>
        </w:tc>
        <w:tc>
          <w:tcPr>
            <w:tcW w:w="724" w:type="dxa"/>
          </w:tcPr>
          <w:p w14:paraId="1A3449CE" w14:textId="06B50030" w:rsidR="00BA2D2B" w:rsidRPr="001F42D3" w:rsidRDefault="00BA2D2B" w:rsidP="006421A7">
            <w:pPr>
              <w:pStyle w:val="TableEntry"/>
            </w:pPr>
            <w:r w:rsidRPr="001F42D3">
              <w:t>8</w:t>
            </w:r>
          </w:p>
        </w:tc>
        <w:tc>
          <w:tcPr>
            <w:tcW w:w="810" w:type="dxa"/>
          </w:tcPr>
          <w:p w14:paraId="630025D9" w14:textId="68D4F219" w:rsidR="00BA2D2B" w:rsidRPr="001F42D3" w:rsidRDefault="00BA2D2B" w:rsidP="00FB6FC1">
            <w:pPr>
              <w:pStyle w:val="TableEntry"/>
              <w:rPr>
                <w:color w:val="FFFFFF"/>
              </w:rPr>
            </w:pPr>
            <w:r w:rsidRPr="001F42D3">
              <w:t>IS</w:t>
            </w:r>
          </w:p>
        </w:tc>
        <w:tc>
          <w:tcPr>
            <w:tcW w:w="810" w:type="dxa"/>
          </w:tcPr>
          <w:p w14:paraId="17B8D0A6" w14:textId="4C589FEB" w:rsidR="00BA2D2B" w:rsidRPr="001F42D3" w:rsidRDefault="00BA2D2B" w:rsidP="00FB6FC1">
            <w:pPr>
              <w:pStyle w:val="TableEntry"/>
              <w:rPr>
                <w:color w:val="FFFFFF"/>
              </w:rPr>
            </w:pPr>
            <w:r w:rsidRPr="001F42D3">
              <w:t>5</w:t>
            </w:r>
          </w:p>
        </w:tc>
        <w:tc>
          <w:tcPr>
            <w:tcW w:w="716" w:type="dxa"/>
          </w:tcPr>
          <w:p w14:paraId="2829297A" w14:textId="7EFBD75B" w:rsidR="00BA2D2B" w:rsidRPr="001F42D3" w:rsidRDefault="00BA2D2B" w:rsidP="00FB6FC1">
            <w:pPr>
              <w:pStyle w:val="TableEntry"/>
              <w:rPr>
                <w:color w:val="FFFFFF"/>
              </w:rPr>
            </w:pPr>
            <w:r w:rsidRPr="001F42D3">
              <w:t>O</w:t>
            </w:r>
          </w:p>
        </w:tc>
        <w:tc>
          <w:tcPr>
            <w:tcW w:w="810" w:type="dxa"/>
          </w:tcPr>
          <w:p w14:paraId="4E28F780" w14:textId="1E81A7DC" w:rsidR="00BA2D2B" w:rsidRPr="001F42D3" w:rsidRDefault="00BA2D2B" w:rsidP="00FB6FC1">
            <w:pPr>
              <w:pStyle w:val="TableEntry"/>
              <w:rPr>
                <w:color w:val="FFFFFF"/>
              </w:rPr>
            </w:pPr>
            <w:r w:rsidRPr="001F42D3">
              <w:t>True</w:t>
            </w:r>
          </w:p>
        </w:tc>
        <w:tc>
          <w:tcPr>
            <w:tcW w:w="644" w:type="dxa"/>
          </w:tcPr>
          <w:p w14:paraId="14ABBC99" w14:textId="6F1168AD" w:rsidR="00BA2D2B" w:rsidRPr="001F42D3" w:rsidRDefault="00BA2D2B" w:rsidP="00FB6FC1">
            <w:pPr>
              <w:pStyle w:val="TableEntry"/>
              <w:rPr>
                <w:color w:val="FFFFFF"/>
              </w:rPr>
            </w:pPr>
            <w:r w:rsidRPr="001F42D3">
              <w:t>0</w:t>
            </w:r>
          </w:p>
        </w:tc>
        <w:tc>
          <w:tcPr>
            <w:tcW w:w="706" w:type="dxa"/>
          </w:tcPr>
          <w:p w14:paraId="1B6EFDEB" w14:textId="09E9B92D" w:rsidR="00BA2D2B" w:rsidRPr="001F42D3" w:rsidRDefault="00BA2D2B" w:rsidP="00FB6FC1">
            <w:pPr>
              <w:pStyle w:val="TableEntry"/>
              <w:rPr>
                <w:color w:val="FFFFFF"/>
              </w:rPr>
            </w:pPr>
            <w:r w:rsidRPr="001F42D3">
              <w:t>*</w:t>
            </w:r>
          </w:p>
        </w:tc>
        <w:tc>
          <w:tcPr>
            <w:tcW w:w="810" w:type="dxa"/>
          </w:tcPr>
          <w:p w14:paraId="0C0FED07" w14:textId="66719E6E" w:rsidR="00BA2D2B" w:rsidRPr="001F42D3" w:rsidRDefault="00BA2D2B" w:rsidP="006421A7">
            <w:pPr>
              <w:pStyle w:val="TableEntry"/>
              <w:rPr>
                <w:color w:val="FFFFFF"/>
              </w:rPr>
            </w:pPr>
            <w:r w:rsidRPr="001F42D3">
              <w:t>0078</w:t>
            </w:r>
          </w:p>
        </w:tc>
        <w:tc>
          <w:tcPr>
            <w:tcW w:w="990" w:type="dxa"/>
          </w:tcPr>
          <w:p w14:paraId="5A04D20D" w14:textId="2FD7CCCF" w:rsidR="00BA2D2B" w:rsidRPr="001F42D3" w:rsidRDefault="00BA2D2B" w:rsidP="001F5A5C">
            <w:pPr>
              <w:pStyle w:val="TableEntry"/>
            </w:pPr>
          </w:p>
        </w:tc>
        <w:tc>
          <w:tcPr>
            <w:tcW w:w="1454" w:type="dxa"/>
          </w:tcPr>
          <w:p w14:paraId="05FB1285" w14:textId="04D8FBCB" w:rsidR="00BA2D2B" w:rsidRPr="001F42D3" w:rsidRDefault="00BA2D2B" w:rsidP="001F5A5C">
            <w:pPr>
              <w:pStyle w:val="TableEntry"/>
            </w:pPr>
          </w:p>
        </w:tc>
      </w:tr>
      <w:tr w:rsidR="00C40FD5" w:rsidRPr="001F42D3" w14:paraId="08CAFA00" w14:textId="77777777" w:rsidTr="00CF5627">
        <w:trPr>
          <w:cantSplit/>
          <w:jc w:val="center"/>
        </w:trPr>
        <w:tc>
          <w:tcPr>
            <w:tcW w:w="1274" w:type="dxa"/>
          </w:tcPr>
          <w:p w14:paraId="4A373DD7" w14:textId="13403F04" w:rsidR="00BA2D2B" w:rsidRPr="001F42D3" w:rsidRDefault="00BA2D2B" w:rsidP="006421A7">
            <w:pPr>
              <w:pStyle w:val="TableEntry"/>
            </w:pPr>
            <w:r w:rsidRPr="001F42D3">
              <w:t>Observation Result Status</w:t>
            </w:r>
          </w:p>
        </w:tc>
        <w:tc>
          <w:tcPr>
            <w:tcW w:w="724" w:type="dxa"/>
          </w:tcPr>
          <w:p w14:paraId="444C4177" w14:textId="22BE2CA2" w:rsidR="00BA2D2B" w:rsidRPr="001F42D3" w:rsidRDefault="00BA2D2B" w:rsidP="006421A7">
            <w:pPr>
              <w:pStyle w:val="TableEntry"/>
            </w:pPr>
            <w:r w:rsidRPr="001F42D3">
              <w:t>11</w:t>
            </w:r>
          </w:p>
        </w:tc>
        <w:tc>
          <w:tcPr>
            <w:tcW w:w="810" w:type="dxa"/>
          </w:tcPr>
          <w:p w14:paraId="3C783C56" w14:textId="74C314D2" w:rsidR="00BA2D2B" w:rsidRPr="001F42D3" w:rsidRDefault="00BA2D2B" w:rsidP="006421A7">
            <w:pPr>
              <w:pStyle w:val="TableEntry"/>
              <w:rPr>
                <w:color w:val="FFFFFF"/>
              </w:rPr>
            </w:pPr>
            <w:r w:rsidRPr="001F42D3">
              <w:t>ID</w:t>
            </w:r>
          </w:p>
        </w:tc>
        <w:tc>
          <w:tcPr>
            <w:tcW w:w="810" w:type="dxa"/>
          </w:tcPr>
          <w:p w14:paraId="6BAF7B5E" w14:textId="7B02B18C" w:rsidR="00BA2D2B" w:rsidRPr="001F42D3" w:rsidRDefault="00BA2D2B" w:rsidP="006421A7">
            <w:pPr>
              <w:pStyle w:val="TableEntry"/>
              <w:rPr>
                <w:color w:val="FFFFFF"/>
              </w:rPr>
            </w:pPr>
            <w:r w:rsidRPr="001F42D3">
              <w:t>1</w:t>
            </w:r>
          </w:p>
        </w:tc>
        <w:tc>
          <w:tcPr>
            <w:tcW w:w="716" w:type="dxa"/>
          </w:tcPr>
          <w:p w14:paraId="461CB3F8" w14:textId="31625267" w:rsidR="00BA2D2B" w:rsidRPr="001F42D3" w:rsidRDefault="00BA2D2B" w:rsidP="00FB6FC1">
            <w:pPr>
              <w:pStyle w:val="TableEntry"/>
              <w:rPr>
                <w:color w:val="FFFFFF"/>
              </w:rPr>
            </w:pPr>
            <w:r w:rsidRPr="001F42D3">
              <w:t>R</w:t>
            </w:r>
          </w:p>
        </w:tc>
        <w:tc>
          <w:tcPr>
            <w:tcW w:w="810" w:type="dxa"/>
          </w:tcPr>
          <w:p w14:paraId="5630FD72" w14:textId="24000DB7" w:rsidR="00BA2D2B" w:rsidRPr="001F42D3" w:rsidRDefault="00BA2D2B" w:rsidP="00FB6FC1">
            <w:pPr>
              <w:pStyle w:val="TableEntry"/>
              <w:rPr>
                <w:color w:val="FFFFFF"/>
              </w:rPr>
            </w:pPr>
            <w:r w:rsidRPr="001F42D3">
              <w:t>False</w:t>
            </w:r>
          </w:p>
        </w:tc>
        <w:tc>
          <w:tcPr>
            <w:tcW w:w="644" w:type="dxa"/>
          </w:tcPr>
          <w:p w14:paraId="3077DBC7" w14:textId="311AE638" w:rsidR="00BA2D2B" w:rsidRPr="001F42D3" w:rsidRDefault="00BA2D2B" w:rsidP="006421A7">
            <w:pPr>
              <w:pStyle w:val="TableEntry"/>
              <w:rPr>
                <w:color w:val="FFFFFF"/>
              </w:rPr>
            </w:pPr>
            <w:r w:rsidRPr="001F42D3">
              <w:t>1</w:t>
            </w:r>
          </w:p>
        </w:tc>
        <w:tc>
          <w:tcPr>
            <w:tcW w:w="706" w:type="dxa"/>
          </w:tcPr>
          <w:p w14:paraId="01372136" w14:textId="6FFEC9C8" w:rsidR="00BA2D2B" w:rsidRPr="001F42D3" w:rsidRDefault="00BA2D2B" w:rsidP="006421A7">
            <w:pPr>
              <w:pStyle w:val="TableEntry"/>
              <w:rPr>
                <w:color w:val="FFFFFF"/>
              </w:rPr>
            </w:pPr>
            <w:r w:rsidRPr="001F42D3">
              <w:t>1</w:t>
            </w:r>
          </w:p>
        </w:tc>
        <w:tc>
          <w:tcPr>
            <w:tcW w:w="810" w:type="dxa"/>
          </w:tcPr>
          <w:p w14:paraId="3B01C5C5" w14:textId="1C8FFCE3" w:rsidR="00BA2D2B" w:rsidRPr="001F42D3" w:rsidRDefault="00BA2D2B" w:rsidP="006421A7">
            <w:pPr>
              <w:pStyle w:val="TableEntry"/>
              <w:rPr>
                <w:color w:val="FFFFFF"/>
              </w:rPr>
            </w:pPr>
            <w:r w:rsidRPr="001F42D3">
              <w:t>0085</w:t>
            </w:r>
          </w:p>
        </w:tc>
        <w:tc>
          <w:tcPr>
            <w:tcW w:w="990" w:type="dxa"/>
          </w:tcPr>
          <w:p w14:paraId="4E0CF666" w14:textId="5AE5546C" w:rsidR="00BA2D2B" w:rsidRPr="001F42D3" w:rsidRDefault="00BA2D2B" w:rsidP="001F5A5C">
            <w:pPr>
              <w:pStyle w:val="TableEntry"/>
            </w:pPr>
          </w:p>
        </w:tc>
        <w:tc>
          <w:tcPr>
            <w:tcW w:w="1454" w:type="dxa"/>
          </w:tcPr>
          <w:p w14:paraId="62559892" w14:textId="2AE4A9C6" w:rsidR="00BA2D2B" w:rsidRPr="001F42D3" w:rsidRDefault="00BA2D2B" w:rsidP="001F5A5C">
            <w:pPr>
              <w:pStyle w:val="TableEntry"/>
            </w:pPr>
          </w:p>
        </w:tc>
      </w:tr>
      <w:tr w:rsidR="00C40FD5" w:rsidRPr="001F42D3" w14:paraId="665F52B9" w14:textId="77777777" w:rsidTr="00CF5627">
        <w:trPr>
          <w:cantSplit/>
          <w:jc w:val="center"/>
        </w:trPr>
        <w:tc>
          <w:tcPr>
            <w:tcW w:w="1274" w:type="dxa"/>
          </w:tcPr>
          <w:p w14:paraId="6DE5871F" w14:textId="2151D20B" w:rsidR="00BA2D2B" w:rsidRPr="001F42D3" w:rsidRDefault="00BA2D2B" w:rsidP="006421A7">
            <w:pPr>
              <w:pStyle w:val="TableEntry"/>
            </w:pPr>
            <w:r w:rsidRPr="001F42D3">
              <w:t>Date/Time of the Observation</w:t>
            </w:r>
          </w:p>
        </w:tc>
        <w:tc>
          <w:tcPr>
            <w:tcW w:w="724" w:type="dxa"/>
          </w:tcPr>
          <w:p w14:paraId="197DA826" w14:textId="5AF3C3EA" w:rsidR="00BA2D2B" w:rsidRPr="001F42D3" w:rsidRDefault="00BA2D2B" w:rsidP="006421A7">
            <w:pPr>
              <w:pStyle w:val="TableEntry"/>
            </w:pPr>
            <w:r w:rsidRPr="001F42D3">
              <w:t>14</w:t>
            </w:r>
          </w:p>
        </w:tc>
        <w:tc>
          <w:tcPr>
            <w:tcW w:w="810" w:type="dxa"/>
          </w:tcPr>
          <w:p w14:paraId="04A88543" w14:textId="54AFD2A1" w:rsidR="00BA2D2B" w:rsidRPr="001F42D3" w:rsidRDefault="00BA2D2B" w:rsidP="006421A7">
            <w:pPr>
              <w:pStyle w:val="TableEntry"/>
              <w:rPr>
                <w:color w:val="FFFFFF"/>
              </w:rPr>
            </w:pPr>
            <w:r w:rsidRPr="001F42D3">
              <w:t>TS</w:t>
            </w:r>
          </w:p>
        </w:tc>
        <w:tc>
          <w:tcPr>
            <w:tcW w:w="810" w:type="dxa"/>
          </w:tcPr>
          <w:p w14:paraId="500D0B71" w14:textId="78305688" w:rsidR="00BA2D2B" w:rsidRPr="001F42D3" w:rsidRDefault="00BA2D2B" w:rsidP="006421A7">
            <w:pPr>
              <w:pStyle w:val="TableEntry"/>
              <w:rPr>
                <w:color w:val="FFFFFF"/>
              </w:rPr>
            </w:pPr>
            <w:r w:rsidRPr="001F42D3">
              <w:t>26</w:t>
            </w:r>
          </w:p>
        </w:tc>
        <w:tc>
          <w:tcPr>
            <w:tcW w:w="716" w:type="dxa"/>
          </w:tcPr>
          <w:p w14:paraId="1F7CDF6B" w14:textId="71749CC2" w:rsidR="00BA2D2B" w:rsidRPr="001F42D3" w:rsidRDefault="00BA2D2B" w:rsidP="00FB6FC1">
            <w:pPr>
              <w:pStyle w:val="TableEntry"/>
              <w:rPr>
                <w:color w:val="FFFFFF"/>
              </w:rPr>
            </w:pPr>
            <w:r w:rsidRPr="001F42D3">
              <w:t>RE</w:t>
            </w:r>
          </w:p>
        </w:tc>
        <w:tc>
          <w:tcPr>
            <w:tcW w:w="810" w:type="dxa"/>
          </w:tcPr>
          <w:p w14:paraId="1493DEE5" w14:textId="21AEBA56" w:rsidR="00BA2D2B" w:rsidRPr="001F42D3" w:rsidRDefault="00BA2D2B" w:rsidP="00FB6FC1">
            <w:pPr>
              <w:pStyle w:val="TableEntry"/>
              <w:rPr>
                <w:color w:val="FFFFFF"/>
              </w:rPr>
            </w:pPr>
            <w:r w:rsidRPr="001F42D3">
              <w:t>False</w:t>
            </w:r>
          </w:p>
        </w:tc>
        <w:tc>
          <w:tcPr>
            <w:tcW w:w="644" w:type="dxa"/>
          </w:tcPr>
          <w:p w14:paraId="07DAB490" w14:textId="472F3275" w:rsidR="00BA2D2B" w:rsidRPr="001F42D3" w:rsidRDefault="00BA2D2B" w:rsidP="006421A7">
            <w:pPr>
              <w:pStyle w:val="TableEntry"/>
              <w:rPr>
                <w:color w:val="FFFFFF"/>
              </w:rPr>
            </w:pPr>
            <w:r w:rsidRPr="001F42D3">
              <w:t>0</w:t>
            </w:r>
          </w:p>
        </w:tc>
        <w:tc>
          <w:tcPr>
            <w:tcW w:w="706" w:type="dxa"/>
          </w:tcPr>
          <w:p w14:paraId="6C4DA2B8" w14:textId="78AF9BB3" w:rsidR="00BA2D2B" w:rsidRPr="001F42D3" w:rsidRDefault="00BA2D2B" w:rsidP="006421A7">
            <w:pPr>
              <w:pStyle w:val="TableEntry"/>
              <w:rPr>
                <w:color w:val="FFFFFF"/>
              </w:rPr>
            </w:pPr>
            <w:r w:rsidRPr="001F42D3">
              <w:t>1</w:t>
            </w:r>
          </w:p>
        </w:tc>
        <w:tc>
          <w:tcPr>
            <w:tcW w:w="810" w:type="dxa"/>
          </w:tcPr>
          <w:p w14:paraId="796865B3" w14:textId="03F52322" w:rsidR="00BA2D2B" w:rsidRPr="001F42D3" w:rsidRDefault="00BA2D2B" w:rsidP="001F5A5C">
            <w:pPr>
              <w:pStyle w:val="TableEntry"/>
            </w:pPr>
          </w:p>
        </w:tc>
        <w:tc>
          <w:tcPr>
            <w:tcW w:w="990" w:type="dxa"/>
          </w:tcPr>
          <w:p w14:paraId="351283C8" w14:textId="6E5181A0" w:rsidR="00BA2D2B" w:rsidRPr="001F42D3" w:rsidRDefault="00BA2D2B" w:rsidP="001F5A5C">
            <w:pPr>
              <w:pStyle w:val="TableEntry"/>
            </w:pPr>
          </w:p>
        </w:tc>
        <w:tc>
          <w:tcPr>
            <w:tcW w:w="1454" w:type="dxa"/>
          </w:tcPr>
          <w:p w14:paraId="22565DF5" w14:textId="47E6D2C2" w:rsidR="00BA2D2B" w:rsidRPr="001F42D3" w:rsidRDefault="00BA2D2B" w:rsidP="001F5A5C">
            <w:pPr>
              <w:pStyle w:val="TableEntry"/>
            </w:pPr>
          </w:p>
        </w:tc>
      </w:tr>
      <w:tr w:rsidR="00C40FD5" w:rsidRPr="001F42D3" w14:paraId="30818B69" w14:textId="77777777" w:rsidTr="00CF5627">
        <w:trPr>
          <w:cantSplit/>
          <w:jc w:val="center"/>
        </w:trPr>
        <w:tc>
          <w:tcPr>
            <w:tcW w:w="1274" w:type="dxa"/>
          </w:tcPr>
          <w:p w14:paraId="71F5716C" w14:textId="7D302B39" w:rsidR="00BA2D2B" w:rsidRPr="001F42D3" w:rsidRDefault="00BA2D2B" w:rsidP="00CF5627">
            <w:pPr>
              <w:pStyle w:val="TableEntryItalicindent"/>
            </w:pPr>
            <w:r w:rsidRPr="001F42D3">
              <w:t>time</w:t>
            </w:r>
          </w:p>
        </w:tc>
        <w:tc>
          <w:tcPr>
            <w:tcW w:w="724" w:type="dxa"/>
          </w:tcPr>
          <w:p w14:paraId="700D43DA" w14:textId="3BF7263D" w:rsidR="00BA2D2B" w:rsidRPr="001F42D3" w:rsidRDefault="00BA2D2B" w:rsidP="006421A7">
            <w:pPr>
              <w:pStyle w:val="TableEntry"/>
              <w:rPr>
                <w:i/>
              </w:rPr>
            </w:pPr>
            <w:r w:rsidRPr="001F42D3">
              <w:rPr>
                <w:i/>
              </w:rPr>
              <w:t>1</w:t>
            </w:r>
          </w:p>
        </w:tc>
        <w:tc>
          <w:tcPr>
            <w:tcW w:w="810" w:type="dxa"/>
          </w:tcPr>
          <w:p w14:paraId="47F0F9B5" w14:textId="1382C7CE" w:rsidR="00BA2D2B" w:rsidRPr="001F42D3" w:rsidRDefault="00BA2D2B" w:rsidP="006421A7">
            <w:pPr>
              <w:pStyle w:val="TableEntry"/>
              <w:rPr>
                <w:color w:val="FFFFFF"/>
              </w:rPr>
            </w:pPr>
            <w:r w:rsidRPr="001F42D3">
              <w:t>DTM</w:t>
            </w:r>
          </w:p>
        </w:tc>
        <w:tc>
          <w:tcPr>
            <w:tcW w:w="810" w:type="dxa"/>
          </w:tcPr>
          <w:p w14:paraId="02A863CF" w14:textId="1B37F4EB" w:rsidR="00BA2D2B" w:rsidRPr="001F42D3" w:rsidRDefault="00BA2D2B" w:rsidP="006421A7">
            <w:pPr>
              <w:pStyle w:val="TableEntry"/>
              <w:rPr>
                <w:color w:val="FFFFFF"/>
              </w:rPr>
            </w:pPr>
            <w:r w:rsidRPr="001F42D3">
              <w:t>24</w:t>
            </w:r>
          </w:p>
        </w:tc>
        <w:tc>
          <w:tcPr>
            <w:tcW w:w="716" w:type="dxa"/>
          </w:tcPr>
          <w:p w14:paraId="1109A184" w14:textId="4CBB8EFF" w:rsidR="00BA2D2B" w:rsidRPr="001F42D3" w:rsidRDefault="00BA2D2B" w:rsidP="00FB6FC1">
            <w:pPr>
              <w:pStyle w:val="TableEntry"/>
              <w:rPr>
                <w:color w:val="FFFFFF"/>
              </w:rPr>
            </w:pPr>
            <w:r w:rsidRPr="001F42D3">
              <w:t>RE</w:t>
            </w:r>
          </w:p>
        </w:tc>
        <w:tc>
          <w:tcPr>
            <w:tcW w:w="810" w:type="dxa"/>
          </w:tcPr>
          <w:p w14:paraId="398609F7" w14:textId="5269AC3F" w:rsidR="00BA2D2B" w:rsidRPr="001F42D3" w:rsidRDefault="00E86B15" w:rsidP="001F5A5C">
            <w:pPr>
              <w:pStyle w:val="TableEntry"/>
            </w:pPr>
            <w:r w:rsidRPr="001F42D3">
              <w:t>0</w:t>
            </w:r>
          </w:p>
        </w:tc>
        <w:tc>
          <w:tcPr>
            <w:tcW w:w="644" w:type="dxa"/>
          </w:tcPr>
          <w:p w14:paraId="66391E5F" w14:textId="3B01BE09" w:rsidR="00BA2D2B" w:rsidRPr="001F42D3" w:rsidRDefault="00E86B15" w:rsidP="006421A7">
            <w:pPr>
              <w:pStyle w:val="TableEntry"/>
              <w:rPr>
                <w:color w:val="FFFFFF"/>
              </w:rPr>
            </w:pPr>
            <w:r w:rsidRPr="001F42D3">
              <w:t>0</w:t>
            </w:r>
          </w:p>
        </w:tc>
        <w:tc>
          <w:tcPr>
            <w:tcW w:w="706" w:type="dxa"/>
          </w:tcPr>
          <w:p w14:paraId="384F13F4" w14:textId="4CE42E3E" w:rsidR="00BA2D2B" w:rsidRPr="001F42D3" w:rsidRDefault="00BA2D2B" w:rsidP="006421A7">
            <w:pPr>
              <w:pStyle w:val="TableEntry"/>
              <w:rPr>
                <w:color w:val="FFFFFF"/>
              </w:rPr>
            </w:pPr>
            <w:r w:rsidRPr="001F42D3">
              <w:t>1</w:t>
            </w:r>
          </w:p>
        </w:tc>
        <w:tc>
          <w:tcPr>
            <w:tcW w:w="810" w:type="dxa"/>
          </w:tcPr>
          <w:p w14:paraId="4CBD51A1" w14:textId="68CEEB98" w:rsidR="00BA2D2B" w:rsidRPr="001F42D3" w:rsidRDefault="00BA2D2B" w:rsidP="001F5A5C">
            <w:pPr>
              <w:pStyle w:val="TableEntry"/>
            </w:pPr>
          </w:p>
        </w:tc>
        <w:tc>
          <w:tcPr>
            <w:tcW w:w="990" w:type="dxa"/>
          </w:tcPr>
          <w:p w14:paraId="15F16D1A" w14:textId="653115B6" w:rsidR="00BA2D2B" w:rsidRPr="001F42D3" w:rsidRDefault="00BA2D2B" w:rsidP="001F5A5C">
            <w:pPr>
              <w:pStyle w:val="TableEntry"/>
            </w:pPr>
          </w:p>
        </w:tc>
        <w:tc>
          <w:tcPr>
            <w:tcW w:w="1454" w:type="dxa"/>
          </w:tcPr>
          <w:p w14:paraId="69F3293A" w14:textId="271ACBBF" w:rsidR="00BA2D2B" w:rsidRPr="001F42D3" w:rsidRDefault="00BA2D2B" w:rsidP="001F5A5C">
            <w:pPr>
              <w:pStyle w:val="TableEntry"/>
            </w:pPr>
            <w:r w:rsidRPr="001F42D3">
              <w:t>20070422170125</w:t>
            </w:r>
          </w:p>
        </w:tc>
      </w:tr>
      <w:tr w:rsidR="00C40FD5" w:rsidRPr="001F42D3" w14:paraId="7EA8BC4D" w14:textId="77777777" w:rsidTr="00CF5627">
        <w:trPr>
          <w:cantSplit/>
          <w:jc w:val="center"/>
        </w:trPr>
        <w:tc>
          <w:tcPr>
            <w:tcW w:w="1274" w:type="dxa"/>
          </w:tcPr>
          <w:p w14:paraId="74CDFFDA" w14:textId="4A07360D" w:rsidR="00BA2D2B" w:rsidRPr="001F42D3" w:rsidRDefault="00BA2D2B" w:rsidP="006421A7">
            <w:pPr>
              <w:pStyle w:val="TableEntry"/>
            </w:pPr>
            <w:r w:rsidRPr="001F42D3">
              <w:t>Observation Method</w:t>
            </w:r>
          </w:p>
        </w:tc>
        <w:tc>
          <w:tcPr>
            <w:tcW w:w="724" w:type="dxa"/>
          </w:tcPr>
          <w:p w14:paraId="1DDD3DB1" w14:textId="11B17E7F" w:rsidR="00BA2D2B" w:rsidRPr="001F42D3" w:rsidRDefault="00BA2D2B" w:rsidP="006421A7">
            <w:pPr>
              <w:pStyle w:val="TableEntry"/>
            </w:pPr>
            <w:r w:rsidRPr="001F42D3">
              <w:t>17</w:t>
            </w:r>
          </w:p>
        </w:tc>
        <w:tc>
          <w:tcPr>
            <w:tcW w:w="810" w:type="dxa"/>
          </w:tcPr>
          <w:p w14:paraId="4B946D91" w14:textId="614E8595" w:rsidR="00BA2D2B" w:rsidRPr="001F42D3" w:rsidRDefault="00BA2D2B" w:rsidP="006421A7">
            <w:pPr>
              <w:pStyle w:val="TableEntry"/>
              <w:rPr>
                <w:color w:val="FFFFFF"/>
              </w:rPr>
            </w:pPr>
            <w:r w:rsidRPr="001F42D3">
              <w:t>CWE</w:t>
            </w:r>
          </w:p>
        </w:tc>
        <w:tc>
          <w:tcPr>
            <w:tcW w:w="810" w:type="dxa"/>
          </w:tcPr>
          <w:p w14:paraId="183C2B58" w14:textId="1C678EDB" w:rsidR="00BA2D2B" w:rsidRPr="001F42D3" w:rsidRDefault="00BA2D2B" w:rsidP="006421A7">
            <w:pPr>
              <w:pStyle w:val="TableEntry"/>
              <w:rPr>
                <w:color w:val="FFFFFF"/>
              </w:rPr>
            </w:pPr>
            <w:r w:rsidRPr="001F42D3">
              <w:t>478</w:t>
            </w:r>
          </w:p>
        </w:tc>
        <w:tc>
          <w:tcPr>
            <w:tcW w:w="716" w:type="dxa"/>
          </w:tcPr>
          <w:p w14:paraId="57579660" w14:textId="4BE02659" w:rsidR="00BA2D2B" w:rsidRPr="001F42D3" w:rsidRDefault="00BA2D2B" w:rsidP="00FB6FC1">
            <w:pPr>
              <w:pStyle w:val="TableEntry"/>
              <w:rPr>
                <w:color w:val="FFFFFF"/>
              </w:rPr>
            </w:pPr>
            <w:r w:rsidRPr="001F42D3">
              <w:t>O</w:t>
            </w:r>
          </w:p>
        </w:tc>
        <w:tc>
          <w:tcPr>
            <w:tcW w:w="810" w:type="dxa"/>
          </w:tcPr>
          <w:p w14:paraId="5630BEAF" w14:textId="712C0669" w:rsidR="00BA2D2B" w:rsidRPr="001F42D3" w:rsidRDefault="00BA2D2B" w:rsidP="00FB6FC1">
            <w:pPr>
              <w:pStyle w:val="TableEntry"/>
              <w:rPr>
                <w:color w:val="FFFFFF"/>
              </w:rPr>
            </w:pPr>
            <w:r w:rsidRPr="001F42D3">
              <w:t>True</w:t>
            </w:r>
          </w:p>
        </w:tc>
        <w:tc>
          <w:tcPr>
            <w:tcW w:w="644" w:type="dxa"/>
          </w:tcPr>
          <w:p w14:paraId="2710294D" w14:textId="40FEE16E" w:rsidR="00BA2D2B" w:rsidRPr="001F42D3" w:rsidRDefault="00BA2D2B" w:rsidP="006421A7">
            <w:pPr>
              <w:pStyle w:val="TableEntry"/>
              <w:rPr>
                <w:color w:val="FFFFFF"/>
              </w:rPr>
            </w:pPr>
            <w:r w:rsidRPr="001F42D3">
              <w:t>0</w:t>
            </w:r>
          </w:p>
        </w:tc>
        <w:tc>
          <w:tcPr>
            <w:tcW w:w="706" w:type="dxa"/>
          </w:tcPr>
          <w:p w14:paraId="320D2DC4" w14:textId="0D1B1966" w:rsidR="00BA2D2B" w:rsidRPr="001F42D3" w:rsidRDefault="00BA2D2B" w:rsidP="006421A7">
            <w:pPr>
              <w:pStyle w:val="TableEntry"/>
              <w:rPr>
                <w:color w:val="FFFFFF"/>
              </w:rPr>
            </w:pPr>
            <w:r w:rsidRPr="001F42D3">
              <w:t>*</w:t>
            </w:r>
          </w:p>
        </w:tc>
        <w:tc>
          <w:tcPr>
            <w:tcW w:w="810" w:type="dxa"/>
          </w:tcPr>
          <w:p w14:paraId="3EA173EC" w14:textId="63AA08C3" w:rsidR="00BA2D2B" w:rsidRPr="001F42D3" w:rsidRDefault="00BA2D2B" w:rsidP="001F5A5C">
            <w:pPr>
              <w:pStyle w:val="TableEntry"/>
            </w:pPr>
          </w:p>
        </w:tc>
        <w:tc>
          <w:tcPr>
            <w:tcW w:w="990" w:type="dxa"/>
          </w:tcPr>
          <w:p w14:paraId="52E8F5A8" w14:textId="0D1F0F36" w:rsidR="00BA2D2B" w:rsidRPr="001F42D3" w:rsidRDefault="00BA2D2B" w:rsidP="001F5A5C">
            <w:pPr>
              <w:pStyle w:val="TableEntry"/>
            </w:pPr>
          </w:p>
        </w:tc>
        <w:tc>
          <w:tcPr>
            <w:tcW w:w="1454" w:type="dxa"/>
          </w:tcPr>
          <w:p w14:paraId="4E250E77" w14:textId="7B975372" w:rsidR="00BA2D2B" w:rsidRPr="001F42D3" w:rsidRDefault="00BA2D2B" w:rsidP="001F5A5C">
            <w:pPr>
              <w:pStyle w:val="TableEntry"/>
            </w:pPr>
          </w:p>
        </w:tc>
      </w:tr>
      <w:tr w:rsidR="00C40FD5" w:rsidRPr="001F42D3" w14:paraId="721ACE6C" w14:textId="77777777" w:rsidTr="00CF5627">
        <w:trPr>
          <w:cantSplit/>
          <w:jc w:val="center"/>
        </w:trPr>
        <w:tc>
          <w:tcPr>
            <w:tcW w:w="1274" w:type="dxa"/>
          </w:tcPr>
          <w:p w14:paraId="2A4CC458" w14:textId="77692B88" w:rsidR="00BA2D2B" w:rsidRPr="001F42D3" w:rsidRDefault="00BA2D2B" w:rsidP="00CF5627">
            <w:pPr>
              <w:pStyle w:val="TableEntryItalicindent"/>
            </w:pPr>
            <w:r w:rsidRPr="001F42D3">
              <w:t>identifier</w:t>
            </w:r>
          </w:p>
        </w:tc>
        <w:tc>
          <w:tcPr>
            <w:tcW w:w="724" w:type="dxa"/>
          </w:tcPr>
          <w:p w14:paraId="5E152CDF" w14:textId="18B7E8A2" w:rsidR="00BA2D2B" w:rsidRPr="001F42D3" w:rsidRDefault="00BA2D2B" w:rsidP="006421A7">
            <w:pPr>
              <w:pStyle w:val="TableEntry"/>
              <w:rPr>
                <w:i/>
              </w:rPr>
            </w:pPr>
            <w:r w:rsidRPr="001F42D3">
              <w:rPr>
                <w:i/>
              </w:rPr>
              <w:t>1</w:t>
            </w:r>
          </w:p>
        </w:tc>
        <w:tc>
          <w:tcPr>
            <w:tcW w:w="810" w:type="dxa"/>
          </w:tcPr>
          <w:p w14:paraId="6D675D19" w14:textId="62645BCD" w:rsidR="00BA2D2B" w:rsidRPr="001F42D3" w:rsidRDefault="00BA2D2B" w:rsidP="006421A7">
            <w:pPr>
              <w:pStyle w:val="TableEntry"/>
              <w:rPr>
                <w:color w:val="FFFFFF"/>
              </w:rPr>
            </w:pPr>
            <w:r w:rsidRPr="001F42D3">
              <w:t>ST</w:t>
            </w:r>
          </w:p>
        </w:tc>
        <w:tc>
          <w:tcPr>
            <w:tcW w:w="810" w:type="dxa"/>
          </w:tcPr>
          <w:p w14:paraId="316B6C1D" w14:textId="3F22B638" w:rsidR="00BA2D2B" w:rsidRPr="001F42D3" w:rsidRDefault="00BA2D2B" w:rsidP="006421A7">
            <w:pPr>
              <w:pStyle w:val="TableEntry"/>
              <w:rPr>
                <w:color w:val="FFFFFF"/>
              </w:rPr>
            </w:pPr>
            <w:r w:rsidRPr="001F42D3">
              <w:t>20</w:t>
            </w:r>
          </w:p>
        </w:tc>
        <w:tc>
          <w:tcPr>
            <w:tcW w:w="716" w:type="dxa"/>
          </w:tcPr>
          <w:p w14:paraId="011F5AE6" w14:textId="31B547A7" w:rsidR="00BA2D2B" w:rsidRPr="001F42D3" w:rsidRDefault="00BA2D2B" w:rsidP="00FB6FC1">
            <w:pPr>
              <w:pStyle w:val="TableEntry"/>
              <w:rPr>
                <w:color w:val="FFFFFF"/>
              </w:rPr>
            </w:pPr>
            <w:r w:rsidRPr="001F42D3">
              <w:t>R</w:t>
            </w:r>
          </w:p>
        </w:tc>
        <w:tc>
          <w:tcPr>
            <w:tcW w:w="810" w:type="dxa"/>
          </w:tcPr>
          <w:p w14:paraId="2AEECC2C" w14:textId="128AAC2F" w:rsidR="00BA2D2B" w:rsidRPr="001F42D3" w:rsidRDefault="00BA2D2B" w:rsidP="001F5A5C">
            <w:pPr>
              <w:pStyle w:val="TableEntry"/>
            </w:pPr>
          </w:p>
        </w:tc>
        <w:tc>
          <w:tcPr>
            <w:tcW w:w="644" w:type="dxa"/>
          </w:tcPr>
          <w:p w14:paraId="261B8AAE" w14:textId="6CFC4ABB" w:rsidR="00BA2D2B" w:rsidRPr="001F42D3" w:rsidRDefault="00E86B15" w:rsidP="001F5A5C">
            <w:pPr>
              <w:pStyle w:val="TableEntry"/>
              <w:rPr>
                <w:color w:val="FFFFFF"/>
              </w:rPr>
            </w:pPr>
            <w:r w:rsidRPr="001F42D3">
              <w:t>1</w:t>
            </w:r>
          </w:p>
        </w:tc>
        <w:tc>
          <w:tcPr>
            <w:tcW w:w="706" w:type="dxa"/>
          </w:tcPr>
          <w:p w14:paraId="09A3FA43" w14:textId="25CBE8F6" w:rsidR="00BA2D2B" w:rsidRPr="001F42D3" w:rsidRDefault="00BA2D2B" w:rsidP="006421A7">
            <w:pPr>
              <w:pStyle w:val="TableEntry"/>
              <w:rPr>
                <w:color w:val="FFFFFF"/>
              </w:rPr>
            </w:pPr>
            <w:r w:rsidRPr="001F42D3">
              <w:t>1</w:t>
            </w:r>
          </w:p>
        </w:tc>
        <w:tc>
          <w:tcPr>
            <w:tcW w:w="810" w:type="dxa"/>
          </w:tcPr>
          <w:p w14:paraId="72C48B48" w14:textId="1AB4F71E" w:rsidR="00BA2D2B" w:rsidRPr="001F42D3" w:rsidRDefault="00BA2D2B" w:rsidP="001F5A5C">
            <w:pPr>
              <w:pStyle w:val="TableEntry"/>
            </w:pPr>
          </w:p>
        </w:tc>
        <w:tc>
          <w:tcPr>
            <w:tcW w:w="990" w:type="dxa"/>
          </w:tcPr>
          <w:p w14:paraId="79202E6B" w14:textId="2B78F3E5" w:rsidR="00BA2D2B" w:rsidRPr="001F42D3" w:rsidRDefault="00BA2D2B" w:rsidP="001F5A5C">
            <w:pPr>
              <w:pStyle w:val="TableEntry"/>
            </w:pPr>
          </w:p>
        </w:tc>
        <w:tc>
          <w:tcPr>
            <w:tcW w:w="1454" w:type="dxa"/>
          </w:tcPr>
          <w:p w14:paraId="62A1BE9F" w14:textId="5A31624B" w:rsidR="00BA2D2B" w:rsidRPr="001F42D3" w:rsidRDefault="00BA2D2B" w:rsidP="001F5A5C">
            <w:pPr>
              <w:pStyle w:val="TableEntry"/>
            </w:pPr>
          </w:p>
        </w:tc>
      </w:tr>
      <w:tr w:rsidR="00C40FD5" w:rsidRPr="001F42D3" w14:paraId="1818FF67" w14:textId="77777777" w:rsidTr="00CF5627">
        <w:trPr>
          <w:cantSplit/>
          <w:jc w:val="center"/>
        </w:trPr>
        <w:tc>
          <w:tcPr>
            <w:tcW w:w="1274" w:type="dxa"/>
          </w:tcPr>
          <w:p w14:paraId="096DFE52" w14:textId="3394C9BD" w:rsidR="00BA2D2B" w:rsidRPr="001F42D3" w:rsidRDefault="00BA2D2B" w:rsidP="006421A7">
            <w:pPr>
              <w:pStyle w:val="TableEntry"/>
              <w:rPr>
                <w:i/>
              </w:rPr>
            </w:pPr>
            <w:r w:rsidRPr="001F42D3">
              <w:rPr>
                <w:i/>
              </w:rPr>
              <w:t>text</w:t>
            </w:r>
          </w:p>
        </w:tc>
        <w:tc>
          <w:tcPr>
            <w:tcW w:w="724" w:type="dxa"/>
          </w:tcPr>
          <w:p w14:paraId="5BC257A5" w14:textId="6E0C201D" w:rsidR="00BA2D2B" w:rsidRPr="001F42D3" w:rsidRDefault="00BA2D2B" w:rsidP="006421A7">
            <w:pPr>
              <w:pStyle w:val="TableEntry"/>
              <w:rPr>
                <w:i/>
              </w:rPr>
            </w:pPr>
            <w:r w:rsidRPr="001F42D3">
              <w:rPr>
                <w:i/>
              </w:rPr>
              <w:t>2</w:t>
            </w:r>
          </w:p>
        </w:tc>
        <w:tc>
          <w:tcPr>
            <w:tcW w:w="810" w:type="dxa"/>
          </w:tcPr>
          <w:p w14:paraId="49A93633" w14:textId="6238EB2C" w:rsidR="00BA2D2B" w:rsidRPr="001F42D3" w:rsidRDefault="00BA2D2B" w:rsidP="006421A7">
            <w:pPr>
              <w:pStyle w:val="TableEntry"/>
              <w:rPr>
                <w:color w:val="FFFFFF"/>
              </w:rPr>
            </w:pPr>
            <w:r w:rsidRPr="001F42D3">
              <w:t>ST</w:t>
            </w:r>
          </w:p>
        </w:tc>
        <w:tc>
          <w:tcPr>
            <w:tcW w:w="810" w:type="dxa"/>
          </w:tcPr>
          <w:p w14:paraId="7B911386" w14:textId="3CA2F3E4" w:rsidR="00BA2D2B" w:rsidRPr="001F42D3" w:rsidRDefault="00BA2D2B" w:rsidP="006421A7">
            <w:pPr>
              <w:pStyle w:val="TableEntry"/>
              <w:rPr>
                <w:color w:val="FFFFFF"/>
              </w:rPr>
            </w:pPr>
            <w:r w:rsidRPr="001F42D3">
              <w:t>199</w:t>
            </w:r>
          </w:p>
        </w:tc>
        <w:tc>
          <w:tcPr>
            <w:tcW w:w="716" w:type="dxa"/>
          </w:tcPr>
          <w:p w14:paraId="07A6E316" w14:textId="527343CD" w:rsidR="00BA2D2B" w:rsidRPr="001F42D3" w:rsidRDefault="00BA2D2B" w:rsidP="00FB6FC1">
            <w:pPr>
              <w:pStyle w:val="TableEntry"/>
              <w:rPr>
                <w:color w:val="FFFFFF"/>
              </w:rPr>
            </w:pPr>
            <w:r w:rsidRPr="001F42D3">
              <w:t>R</w:t>
            </w:r>
          </w:p>
        </w:tc>
        <w:tc>
          <w:tcPr>
            <w:tcW w:w="810" w:type="dxa"/>
          </w:tcPr>
          <w:p w14:paraId="28626995" w14:textId="2AFCDE60" w:rsidR="00BA2D2B" w:rsidRPr="001F42D3" w:rsidRDefault="00BA2D2B" w:rsidP="001F5A5C">
            <w:pPr>
              <w:pStyle w:val="TableEntry"/>
            </w:pPr>
          </w:p>
        </w:tc>
        <w:tc>
          <w:tcPr>
            <w:tcW w:w="644" w:type="dxa"/>
          </w:tcPr>
          <w:p w14:paraId="62794182" w14:textId="41EBC69E" w:rsidR="00BA2D2B" w:rsidRPr="001F42D3" w:rsidRDefault="00E86B15" w:rsidP="006421A7">
            <w:pPr>
              <w:pStyle w:val="TableEntry"/>
              <w:rPr>
                <w:color w:val="FFFFFF"/>
              </w:rPr>
            </w:pPr>
            <w:r w:rsidRPr="001F42D3">
              <w:t>1</w:t>
            </w:r>
          </w:p>
        </w:tc>
        <w:tc>
          <w:tcPr>
            <w:tcW w:w="706" w:type="dxa"/>
          </w:tcPr>
          <w:p w14:paraId="60D303E6" w14:textId="0D2F68A7" w:rsidR="00BA2D2B" w:rsidRPr="001F42D3" w:rsidRDefault="00BA2D2B" w:rsidP="006421A7">
            <w:pPr>
              <w:pStyle w:val="TableEntry"/>
              <w:rPr>
                <w:color w:val="FFFFFF"/>
              </w:rPr>
            </w:pPr>
            <w:r w:rsidRPr="001F42D3">
              <w:t>1</w:t>
            </w:r>
          </w:p>
        </w:tc>
        <w:tc>
          <w:tcPr>
            <w:tcW w:w="810" w:type="dxa"/>
          </w:tcPr>
          <w:p w14:paraId="1A496912" w14:textId="6ECE8C8E" w:rsidR="00BA2D2B" w:rsidRPr="001F42D3" w:rsidRDefault="00BA2D2B" w:rsidP="001F5A5C">
            <w:pPr>
              <w:pStyle w:val="TableEntry"/>
            </w:pPr>
          </w:p>
        </w:tc>
        <w:tc>
          <w:tcPr>
            <w:tcW w:w="990" w:type="dxa"/>
          </w:tcPr>
          <w:p w14:paraId="0D509B34" w14:textId="04F32524" w:rsidR="00BA2D2B" w:rsidRPr="001F42D3" w:rsidRDefault="00BA2D2B" w:rsidP="001F5A5C">
            <w:pPr>
              <w:pStyle w:val="TableEntry"/>
            </w:pPr>
          </w:p>
        </w:tc>
        <w:tc>
          <w:tcPr>
            <w:tcW w:w="1454" w:type="dxa"/>
          </w:tcPr>
          <w:p w14:paraId="685ECE30" w14:textId="7EE48BCC" w:rsidR="00BA2D2B" w:rsidRPr="001F42D3" w:rsidRDefault="00BA2D2B" w:rsidP="001F5A5C">
            <w:pPr>
              <w:pStyle w:val="TableEntry"/>
            </w:pPr>
          </w:p>
        </w:tc>
      </w:tr>
      <w:tr w:rsidR="00C40FD5" w:rsidRPr="001F42D3" w14:paraId="73F5A558" w14:textId="77777777" w:rsidTr="00CF5627">
        <w:trPr>
          <w:cantSplit/>
          <w:jc w:val="center"/>
        </w:trPr>
        <w:tc>
          <w:tcPr>
            <w:tcW w:w="1274" w:type="dxa"/>
          </w:tcPr>
          <w:p w14:paraId="120ABE7B" w14:textId="20D41A61" w:rsidR="00BA2D2B" w:rsidRPr="001F42D3" w:rsidRDefault="00BA2D2B" w:rsidP="006421A7">
            <w:pPr>
              <w:pStyle w:val="TableEntry"/>
            </w:pPr>
            <w:r w:rsidRPr="001F42D3">
              <w:t>Equipment Instance Identifier</w:t>
            </w:r>
          </w:p>
        </w:tc>
        <w:tc>
          <w:tcPr>
            <w:tcW w:w="724" w:type="dxa"/>
          </w:tcPr>
          <w:p w14:paraId="413A20AB" w14:textId="0404CC17" w:rsidR="00BA2D2B" w:rsidRPr="001F42D3" w:rsidRDefault="00BA2D2B" w:rsidP="006421A7">
            <w:pPr>
              <w:pStyle w:val="TableEntry"/>
            </w:pPr>
            <w:r w:rsidRPr="001F42D3">
              <w:t>18</w:t>
            </w:r>
          </w:p>
        </w:tc>
        <w:tc>
          <w:tcPr>
            <w:tcW w:w="810" w:type="dxa"/>
          </w:tcPr>
          <w:p w14:paraId="6E040B7F" w14:textId="47164175" w:rsidR="00BA2D2B" w:rsidRPr="001F42D3" w:rsidRDefault="00BA2D2B" w:rsidP="001F5A5C">
            <w:pPr>
              <w:pStyle w:val="TableEntry"/>
              <w:rPr>
                <w:color w:val="FFFFFF"/>
              </w:rPr>
            </w:pPr>
            <w:r w:rsidRPr="001F42D3">
              <w:t>EI</w:t>
            </w:r>
          </w:p>
        </w:tc>
        <w:tc>
          <w:tcPr>
            <w:tcW w:w="810" w:type="dxa"/>
          </w:tcPr>
          <w:p w14:paraId="2C39FD00" w14:textId="3BD9FAB3" w:rsidR="00BA2D2B" w:rsidRPr="001F42D3" w:rsidRDefault="00BA2D2B" w:rsidP="006421A7">
            <w:pPr>
              <w:pStyle w:val="TableEntry"/>
              <w:rPr>
                <w:color w:val="FFFFFF"/>
              </w:rPr>
            </w:pPr>
            <w:r w:rsidRPr="001F42D3">
              <w:t>424</w:t>
            </w:r>
          </w:p>
        </w:tc>
        <w:tc>
          <w:tcPr>
            <w:tcW w:w="716" w:type="dxa"/>
          </w:tcPr>
          <w:p w14:paraId="47ABB833" w14:textId="34736CA9" w:rsidR="00BA2D2B" w:rsidRPr="001F42D3" w:rsidRDefault="00BA2D2B" w:rsidP="006421A7">
            <w:pPr>
              <w:pStyle w:val="TableEntry"/>
              <w:rPr>
                <w:color w:val="FFFFFF"/>
              </w:rPr>
            </w:pPr>
            <w:r w:rsidRPr="001F42D3">
              <w:t>O</w:t>
            </w:r>
          </w:p>
        </w:tc>
        <w:tc>
          <w:tcPr>
            <w:tcW w:w="810" w:type="dxa"/>
          </w:tcPr>
          <w:p w14:paraId="21C65625" w14:textId="4B1C5BBF" w:rsidR="00BA2D2B" w:rsidRPr="001F42D3" w:rsidRDefault="00BA2D2B" w:rsidP="006421A7">
            <w:pPr>
              <w:pStyle w:val="TableEntry"/>
              <w:rPr>
                <w:color w:val="FFFFFF"/>
              </w:rPr>
            </w:pPr>
            <w:r w:rsidRPr="001F42D3">
              <w:t>True</w:t>
            </w:r>
          </w:p>
        </w:tc>
        <w:tc>
          <w:tcPr>
            <w:tcW w:w="644" w:type="dxa"/>
          </w:tcPr>
          <w:p w14:paraId="50E38635" w14:textId="19F88BC0" w:rsidR="00BA2D2B" w:rsidRPr="001F42D3" w:rsidRDefault="00BA2D2B" w:rsidP="006421A7">
            <w:pPr>
              <w:pStyle w:val="TableEntry"/>
              <w:rPr>
                <w:color w:val="FFFFFF"/>
              </w:rPr>
            </w:pPr>
            <w:r w:rsidRPr="001F42D3">
              <w:t>0</w:t>
            </w:r>
          </w:p>
        </w:tc>
        <w:tc>
          <w:tcPr>
            <w:tcW w:w="706" w:type="dxa"/>
          </w:tcPr>
          <w:p w14:paraId="43A08502" w14:textId="6F1604A9" w:rsidR="00BA2D2B" w:rsidRPr="001F42D3" w:rsidRDefault="00BA2D2B" w:rsidP="006421A7">
            <w:pPr>
              <w:pStyle w:val="TableEntry"/>
              <w:rPr>
                <w:color w:val="FFFFFF"/>
              </w:rPr>
            </w:pPr>
            <w:r w:rsidRPr="001F42D3">
              <w:t>*</w:t>
            </w:r>
          </w:p>
        </w:tc>
        <w:tc>
          <w:tcPr>
            <w:tcW w:w="810" w:type="dxa"/>
          </w:tcPr>
          <w:p w14:paraId="001B6AD5" w14:textId="3ABDC546" w:rsidR="00BA2D2B" w:rsidRPr="001F42D3" w:rsidRDefault="00BA2D2B" w:rsidP="001F5A5C">
            <w:pPr>
              <w:pStyle w:val="TableEntry"/>
            </w:pPr>
          </w:p>
        </w:tc>
        <w:tc>
          <w:tcPr>
            <w:tcW w:w="990" w:type="dxa"/>
          </w:tcPr>
          <w:p w14:paraId="36DE1D55" w14:textId="1D45EE44" w:rsidR="00BA2D2B" w:rsidRPr="001F42D3" w:rsidRDefault="00BA2D2B" w:rsidP="001F5A5C">
            <w:pPr>
              <w:pStyle w:val="TableEntry"/>
            </w:pPr>
          </w:p>
        </w:tc>
        <w:tc>
          <w:tcPr>
            <w:tcW w:w="1454" w:type="dxa"/>
          </w:tcPr>
          <w:p w14:paraId="02182950" w14:textId="1ED26665" w:rsidR="00BA2D2B" w:rsidRPr="001F42D3" w:rsidRDefault="00BA2D2B" w:rsidP="001F5A5C">
            <w:pPr>
              <w:pStyle w:val="TableEntry"/>
            </w:pPr>
          </w:p>
        </w:tc>
      </w:tr>
      <w:tr w:rsidR="00C40FD5" w:rsidRPr="001F42D3" w14:paraId="1160E2D0" w14:textId="77777777" w:rsidTr="00CF5627">
        <w:trPr>
          <w:cantSplit/>
          <w:jc w:val="center"/>
        </w:trPr>
        <w:tc>
          <w:tcPr>
            <w:tcW w:w="1274" w:type="dxa"/>
          </w:tcPr>
          <w:p w14:paraId="31D52585" w14:textId="08AEF34E" w:rsidR="00BA2D2B" w:rsidRPr="001F42D3" w:rsidRDefault="00BA2D2B" w:rsidP="00CF5627">
            <w:pPr>
              <w:pStyle w:val="TableEntryItalicindent"/>
            </w:pPr>
            <w:r w:rsidRPr="001F42D3">
              <w:t>entity identifier</w:t>
            </w:r>
          </w:p>
        </w:tc>
        <w:tc>
          <w:tcPr>
            <w:tcW w:w="724" w:type="dxa"/>
          </w:tcPr>
          <w:p w14:paraId="590D3628" w14:textId="3AB8BD2B" w:rsidR="00BA2D2B" w:rsidRPr="001F42D3" w:rsidRDefault="00BA2D2B" w:rsidP="00AD69C9">
            <w:pPr>
              <w:pStyle w:val="TableEntry"/>
              <w:rPr>
                <w:i/>
              </w:rPr>
            </w:pPr>
            <w:r w:rsidRPr="001F42D3">
              <w:rPr>
                <w:i/>
              </w:rPr>
              <w:t>1</w:t>
            </w:r>
          </w:p>
        </w:tc>
        <w:tc>
          <w:tcPr>
            <w:tcW w:w="810" w:type="dxa"/>
          </w:tcPr>
          <w:p w14:paraId="6AE38A60" w14:textId="5C3DFF8C" w:rsidR="00BA2D2B" w:rsidRPr="001F42D3" w:rsidRDefault="00BA2D2B" w:rsidP="00AD69C9">
            <w:pPr>
              <w:pStyle w:val="TableEntry"/>
              <w:rPr>
                <w:color w:val="FFFFFF"/>
              </w:rPr>
            </w:pPr>
            <w:r w:rsidRPr="001F42D3">
              <w:t>ST</w:t>
            </w:r>
          </w:p>
        </w:tc>
        <w:tc>
          <w:tcPr>
            <w:tcW w:w="810" w:type="dxa"/>
          </w:tcPr>
          <w:p w14:paraId="364069A8" w14:textId="51819166" w:rsidR="00BA2D2B" w:rsidRPr="001F42D3" w:rsidRDefault="00BA2D2B" w:rsidP="00AD69C9">
            <w:pPr>
              <w:pStyle w:val="TableEntry"/>
              <w:rPr>
                <w:color w:val="FFFFFF"/>
              </w:rPr>
            </w:pPr>
            <w:r w:rsidRPr="001F42D3">
              <w:t>199</w:t>
            </w:r>
          </w:p>
        </w:tc>
        <w:tc>
          <w:tcPr>
            <w:tcW w:w="716" w:type="dxa"/>
          </w:tcPr>
          <w:p w14:paraId="60221158" w14:textId="72B3D356" w:rsidR="00BA2D2B" w:rsidRPr="001F42D3" w:rsidRDefault="00BA2D2B" w:rsidP="00AD69C9">
            <w:pPr>
              <w:pStyle w:val="TableEntry"/>
              <w:rPr>
                <w:color w:val="FFFFFF"/>
              </w:rPr>
            </w:pPr>
            <w:r w:rsidRPr="001F42D3">
              <w:t>O</w:t>
            </w:r>
          </w:p>
        </w:tc>
        <w:tc>
          <w:tcPr>
            <w:tcW w:w="810" w:type="dxa"/>
          </w:tcPr>
          <w:p w14:paraId="16004978" w14:textId="77BF8FE9" w:rsidR="00BA2D2B" w:rsidRPr="001F42D3" w:rsidRDefault="00BA2D2B" w:rsidP="001F5A5C">
            <w:pPr>
              <w:pStyle w:val="TableEntry"/>
            </w:pPr>
          </w:p>
        </w:tc>
        <w:tc>
          <w:tcPr>
            <w:tcW w:w="644" w:type="dxa"/>
          </w:tcPr>
          <w:p w14:paraId="240F34AC" w14:textId="0B00DFA6" w:rsidR="00BA2D2B" w:rsidRPr="001F42D3" w:rsidRDefault="00BA2D2B" w:rsidP="006421A7">
            <w:pPr>
              <w:pStyle w:val="TableEntry"/>
              <w:rPr>
                <w:color w:val="FFFFFF"/>
              </w:rPr>
            </w:pPr>
            <w:r w:rsidRPr="001F42D3">
              <w:t>0</w:t>
            </w:r>
          </w:p>
        </w:tc>
        <w:tc>
          <w:tcPr>
            <w:tcW w:w="706" w:type="dxa"/>
          </w:tcPr>
          <w:p w14:paraId="7664672C" w14:textId="3B909C7A" w:rsidR="00BA2D2B" w:rsidRPr="001F42D3" w:rsidRDefault="00BA2D2B" w:rsidP="006421A7">
            <w:pPr>
              <w:pStyle w:val="TableEntry"/>
              <w:rPr>
                <w:color w:val="FFFFFF"/>
              </w:rPr>
            </w:pPr>
            <w:r w:rsidRPr="001F42D3">
              <w:t>1</w:t>
            </w:r>
          </w:p>
        </w:tc>
        <w:tc>
          <w:tcPr>
            <w:tcW w:w="810" w:type="dxa"/>
          </w:tcPr>
          <w:p w14:paraId="04D70823" w14:textId="35CFBE80" w:rsidR="00BA2D2B" w:rsidRPr="001F42D3" w:rsidRDefault="00BA2D2B" w:rsidP="001F5A5C">
            <w:pPr>
              <w:pStyle w:val="TableEntry"/>
            </w:pPr>
          </w:p>
        </w:tc>
        <w:tc>
          <w:tcPr>
            <w:tcW w:w="990" w:type="dxa"/>
          </w:tcPr>
          <w:p w14:paraId="485FD1A6" w14:textId="7DCC0798" w:rsidR="00BA2D2B" w:rsidRPr="001F42D3" w:rsidRDefault="00BA2D2B" w:rsidP="001F5A5C">
            <w:pPr>
              <w:pStyle w:val="TableEntry"/>
            </w:pPr>
          </w:p>
        </w:tc>
        <w:tc>
          <w:tcPr>
            <w:tcW w:w="1454" w:type="dxa"/>
          </w:tcPr>
          <w:p w14:paraId="1EFAAA38" w14:textId="174C3CEB" w:rsidR="00BA2D2B" w:rsidRPr="001F42D3" w:rsidRDefault="00BA2D2B" w:rsidP="001F5A5C">
            <w:pPr>
              <w:pStyle w:val="TableEntry"/>
            </w:pPr>
          </w:p>
        </w:tc>
      </w:tr>
    </w:tbl>
    <w:p w14:paraId="4CEA0F71" w14:textId="77777777" w:rsidR="00B11855" w:rsidRPr="001F42D3" w:rsidRDefault="003D003E" w:rsidP="00D55F5E">
      <w:pPr>
        <w:pStyle w:val="Note"/>
        <w:ind w:left="0" w:hanging="2"/>
      </w:pPr>
      <w:r w:rsidRPr="001F42D3">
        <w:t>Note: Field names are in Roman type, relevant component names within a field are listed underneath in italic type.</w:t>
      </w:r>
    </w:p>
    <w:p w14:paraId="412BAB7C" w14:textId="77777777" w:rsidR="008E1C27" w:rsidRPr="001F42D3" w:rsidRDefault="008E1C27" w:rsidP="00D55F5E">
      <w:pPr>
        <w:pStyle w:val="BodyText"/>
      </w:pPr>
    </w:p>
    <w:p w14:paraId="43192509" w14:textId="0E5DD7C7" w:rsidR="00B11855" w:rsidRPr="001F42D3" w:rsidRDefault="003D003E" w:rsidP="00D55F5E">
      <w:pPr>
        <w:pStyle w:val="BodyText"/>
      </w:pPr>
      <w:r w:rsidRPr="001F42D3">
        <w:t xml:space="preserve">OBX-1 Set ID – This field contains the sequence number. </w:t>
      </w:r>
    </w:p>
    <w:p w14:paraId="36AE956C" w14:textId="1996512E" w:rsidR="00B11855" w:rsidRPr="001F42D3" w:rsidRDefault="003D003E" w:rsidP="00D55F5E">
      <w:pPr>
        <w:pStyle w:val="BodyText"/>
      </w:pPr>
      <w:r w:rsidRPr="001F42D3">
        <w:t xml:space="preserve">OBX-2 Value Type – The </w:t>
      </w:r>
      <w:r w:rsidR="006D613E" w:rsidRPr="001F42D3">
        <w:t>HL7</w:t>
      </w:r>
      <w:r w:rsidR="00995105" w:rsidRPr="001F42D3">
        <w:t xml:space="preserve"> </w:t>
      </w:r>
      <w:r w:rsidRPr="001F42D3">
        <w:t xml:space="preserve">data type of the Observation Value will depend on the P11073_10103 term data type, as shown in </w:t>
      </w:r>
      <w:r w:rsidR="00CA3A2C" w:rsidRPr="001F42D3">
        <w:t>Table</w:t>
      </w:r>
      <w:r w:rsidRPr="001F42D3">
        <w:t xml:space="preserve"> 3.9.4.1.2</w:t>
      </w:r>
      <w:r w:rsidR="002924C0" w:rsidRPr="001F42D3">
        <w:t>.5-2</w:t>
      </w:r>
      <w:r w:rsidRPr="001F42D3">
        <w:t>.</w:t>
      </w:r>
    </w:p>
    <w:p w14:paraId="4317004A" w14:textId="36B50E54" w:rsidR="00B11855" w:rsidRPr="001F42D3" w:rsidRDefault="003D003E" w:rsidP="00CF5627">
      <w:pPr>
        <w:pStyle w:val="TableTitle"/>
      </w:pPr>
      <w:r w:rsidRPr="001F42D3">
        <w:t>Table 3.9.4.1.2.5</w:t>
      </w:r>
      <w:r w:rsidR="005D79DE" w:rsidRPr="001F42D3">
        <w:rPr>
          <w:rFonts w:eastAsia="MS Gothic"/>
        </w:rPr>
        <w:t>-</w:t>
      </w:r>
      <w:r w:rsidR="00E86B15" w:rsidRPr="001F42D3">
        <w:t>2</w:t>
      </w:r>
      <w:r w:rsidRPr="001F42D3">
        <w:t xml:space="preserve">: IEEE to </w:t>
      </w:r>
      <w:r w:rsidR="006D613E" w:rsidRPr="001F42D3">
        <w:t>HL7</w:t>
      </w:r>
      <w:r w:rsidR="00995105" w:rsidRPr="001F42D3">
        <w:t xml:space="preserve"> </w:t>
      </w:r>
      <w:r w:rsidRPr="001F42D3">
        <w:t>Data Type Matching</w:t>
      </w:r>
    </w:p>
    <w:tbl>
      <w:tblPr>
        <w:tblW w:w="7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36"/>
        <w:gridCol w:w="2160"/>
      </w:tblGrid>
      <w:tr w:rsidR="00B11855" w:rsidRPr="001F42D3" w14:paraId="764B3943" w14:textId="77777777" w:rsidTr="00A17802">
        <w:trPr>
          <w:cantSplit/>
          <w:tblHeader/>
          <w:jc w:val="center"/>
        </w:trPr>
        <w:tc>
          <w:tcPr>
            <w:tcW w:w="5336" w:type="dxa"/>
            <w:shd w:val="clear" w:color="auto" w:fill="D9D9D9"/>
          </w:tcPr>
          <w:p w14:paraId="6472E867" w14:textId="77777777" w:rsidR="00B11855" w:rsidRPr="001F42D3" w:rsidRDefault="003D003E" w:rsidP="0048497C">
            <w:pPr>
              <w:pStyle w:val="TableEntryHeader"/>
            </w:pPr>
            <w:r w:rsidRPr="001F42D3">
              <w:t>Applicable IEEE 11073 MDC_IDC types</w:t>
            </w:r>
          </w:p>
        </w:tc>
        <w:tc>
          <w:tcPr>
            <w:tcW w:w="2160" w:type="dxa"/>
            <w:shd w:val="clear" w:color="auto" w:fill="D9D9D9"/>
          </w:tcPr>
          <w:p w14:paraId="274AA93C" w14:textId="5AF38455" w:rsidR="00B11855" w:rsidRPr="001F42D3" w:rsidRDefault="006D613E" w:rsidP="0048497C">
            <w:pPr>
              <w:pStyle w:val="TableEntryHeader"/>
            </w:pPr>
            <w:r w:rsidRPr="001F42D3">
              <w:t>HL7</w:t>
            </w:r>
            <w:r w:rsidR="00995105" w:rsidRPr="001F42D3">
              <w:t xml:space="preserve"> </w:t>
            </w:r>
            <w:r w:rsidR="003D003E" w:rsidRPr="001F42D3">
              <w:t>v2 data type</w:t>
            </w:r>
          </w:p>
        </w:tc>
      </w:tr>
      <w:tr w:rsidR="00B11855" w:rsidRPr="001F42D3" w14:paraId="76F68987" w14:textId="77777777" w:rsidTr="00A17802">
        <w:trPr>
          <w:cantSplit/>
          <w:jc w:val="center"/>
        </w:trPr>
        <w:tc>
          <w:tcPr>
            <w:tcW w:w="5336" w:type="dxa"/>
          </w:tcPr>
          <w:p w14:paraId="3EE0B0B5" w14:textId="77777777" w:rsidR="00B11855" w:rsidRPr="001F42D3" w:rsidRDefault="003D003E" w:rsidP="0048497C">
            <w:pPr>
              <w:pStyle w:val="TableEntry"/>
            </w:pPr>
            <w:r w:rsidRPr="001F42D3">
              <w:t xml:space="preserve">String </w:t>
            </w:r>
          </w:p>
        </w:tc>
        <w:tc>
          <w:tcPr>
            <w:tcW w:w="2160" w:type="dxa"/>
          </w:tcPr>
          <w:p w14:paraId="4CE7E2D9" w14:textId="77777777" w:rsidR="00B11855" w:rsidRPr="001F42D3" w:rsidRDefault="003D003E" w:rsidP="0048497C">
            <w:pPr>
              <w:pStyle w:val="TableEntry"/>
            </w:pPr>
            <w:r w:rsidRPr="001F42D3">
              <w:t>ST</w:t>
            </w:r>
          </w:p>
        </w:tc>
      </w:tr>
      <w:tr w:rsidR="00B11855" w:rsidRPr="001F42D3" w14:paraId="231D5488" w14:textId="77777777" w:rsidTr="00A17802">
        <w:trPr>
          <w:cantSplit/>
          <w:jc w:val="center"/>
        </w:trPr>
        <w:tc>
          <w:tcPr>
            <w:tcW w:w="5336" w:type="dxa"/>
          </w:tcPr>
          <w:p w14:paraId="6B06F30E" w14:textId="77777777" w:rsidR="00B11855" w:rsidRPr="001F42D3" w:rsidRDefault="003D003E" w:rsidP="0048497C">
            <w:pPr>
              <w:pStyle w:val="TableEntry"/>
            </w:pPr>
            <w:r w:rsidRPr="001F42D3">
              <w:t>Enumerated</w:t>
            </w:r>
          </w:p>
        </w:tc>
        <w:tc>
          <w:tcPr>
            <w:tcW w:w="2160" w:type="dxa"/>
          </w:tcPr>
          <w:p w14:paraId="04A75966" w14:textId="77777777" w:rsidR="00B11855" w:rsidRPr="001F42D3" w:rsidRDefault="003D003E" w:rsidP="0048497C">
            <w:pPr>
              <w:pStyle w:val="TableEntry"/>
            </w:pPr>
            <w:r w:rsidRPr="001F42D3">
              <w:t>CWE or CNE</w:t>
            </w:r>
          </w:p>
        </w:tc>
      </w:tr>
      <w:tr w:rsidR="00B11855" w:rsidRPr="001F42D3" w14:paraId="04769B5F" w14:textId="77777777" w:rsidTr="00A17802">
        <w:trPr>
          <w:cantSplit/>
          <w:jc w:val="center"/>
        </w:trPr>
        <w:tc>
          <w:tcPr>
            <w:tcW w:w="5336" w:type="dxa"/>
          </w:tcPr>
          <w:p w14:paraId="37409AE8" w14:textId="77777777" w:rsidR="00B11855" w:rsidRPr="001F42D3" w:rsidRDefault="003D003E" w:rsidP="0048497C">
            <w:pPr>
              <w:pStyle w:val="TableEntry"/>
            </w:pPr>
            <w:r w:rsidRPr="001F42D3">
              <w:t>Date Time</w:t>
            </w:r>
          </w:p>
        </w:tc>
        <w:tc>
          <w:tcPr>
            <w:tcW w:w="2160" w:type="dxa"/>
          </w:tcPr>
          <w:p w14:paraId="44838448" w14:textId="77777777" w:rsidR="00B11855" w:rsidRPr="001F42D3" w:rsidRDefault="003D003E" w:rsidP="0048497C">
            <w:pPr>
              <w:pStyle w:val="TableEntry"/>
            </w:pPr>
            <w:r w:rsidRPr="001F42D3">
              <w:t>DTM</w:t>
            </w:r>
          </w:p>
        </w:tc>
      </w:tr>
      <w:tr w:rsidR="00B11855" w:rsidRPr="001F42D3" w14:paraId="62D484B4" w14:textId="77777777" w:rsidTr="00A17802">
        <w:trPr>
          <w:cantSplit/>
          <w:jc w:val="center"/>
        </w:trPr>
        <w:tc>
          <w:tcPr>
            <w:tcW w:w="5336" w:type="dxa"/>
          </w:tcPr>
          <w:p w14:paraId="55333D7D" w14:textId="77777777" w:rsidR="00B11855" w:rsidRPr="001F42D3" w:rsidRDefault="003D003E" w:rsidP="0048497C">
            <w:pPr>
              <w:pStyle w:val="TableEntry"/>
            </w:pPr>
            <w:r w:rsidRPr="001F42D3">
              <w:t>Numeric</w:t>
            </w:r>
          </w:p>
        </w:tc>
        <w:tc>
          <w:tcPr>
            <w:tcW w:w="2160" w:type="dxa"/>
          </w:tcPr>
          <w:p w14:paraId="29CAC42C" w14:textId="77777777" w:rsidR="00B11855" w:rsidRPr="001F42D3" w:rsidRDefault="003D003E" w:rsidP="0048497C">
            <w:pPr>
              <w:pStyle w:val="TableEntry"/>
            </w:pPr>
            <w:r w:rsidRPr="001F42D3">
              <w:t>NM</w:t>
            </w:r>
          </w:p>
        </w:tc>
      </w:tr>
      <w:tr w:rsidR="00B11855" w:rsidRPr="001F42D3" w14:paraId="4507D719" w14:textId="77777777" w:rsidTr="00A17802">
        <w:trPr>
          <w:cantSplit/>
          <w:jc w:val="center"/>
        </w:trPr>
        <w:tc>
          <w:tcPr>
            <w:tcW w:w="5336" w:type="dxa"/>
          </w:tcPr>
          <w:p w14:paraId="0DF3DA7D" w14:textId="77777777" w:rsidR="00B11855" w:rsidRPr="001F42D3" w:rsidRDefault="003D003E" w:rsidP="0048497C">
            <w:pPr>
              <w:pStyle w:val="TableEntry"/>
            </w:pPr>
            <w:r w:rsidRPr="001F42D3">
              <w:t>Structured Numeric</w:t>
            </w:r>
          </w:p>
        </w:tc>
        <w:tc>
          <w:tcPr>
            <w:tcW w:w="2160" w:type="dxa"/>
          </w:tcPr>
          <w:p w14:paraId="5F11B2DE" w14:textId="40C26BAF" w:rsidR="00B11855" w:rsidRPr="001F42D3" w:rsidRDefault="003D003E" w:rsidP="0048497C">
            <w:pPr>
              <w:pStyle w:val="TableEntry"/>
            </w:pPr>
            <w:r w:rsidRPr="001F42D3">
              <w:t>SN (</w:t>
            </w:r>
            <w:r w:rsidR="005B0C7C" w:rsidRPr="001F42D3">
              <w:t>s</w:t>
            </w:r>
            <w:r w:rsidRPr="001F42D3">
              <w:t>ee Note)</w:t>
            </w:r>
          </w:p>
        </w:tc>
      </w:tr>
      <w:tr w:rsidR="00360D3E" w:rsidRPr="001F42D3" w14:paraId="33B1DA83" w14:textId="77777777" w:rsidTr="00A17802">
        <w:trPr>
          <w:cantSplit/>
          <w:jc w:val="center"/>
        </w:trPr>
        <w:tc>
          <w:tcPr>
            <w:tcW w:w="5336" w:type="dxa"/>
          </w:tcPr>
          <w:p w14:paraId="5A1D9130" w14:textId="7CF0C76B" w:rsidR="00360D3E" w:rsidRPr="001F42D3" w:rsidRDefault="00360D3E" w:rsidP="00360D3E">
            <w:pPr>
              <w:pStyle w:val="TableEntry"/>
            </w:pPr>
            <w:r w:rsidRPr="001F42D3">
              <w:rPr>
                <w:color w:val="000000"/>
                <w:szCs w:val="18"/>
              </w:rPr>
              <w:t>Encapsulated Data</w:t>
            </w:r>
          </w:p>
        </w:tc>
        <w:tc>
          <w:tcPr>
            <w:tcW w:w="2160" w:type="dxa"/>
          </w:tcPr>
          <w:p w14:paraId="3B57D5CD" w14:textId="3C1F5A71" w:rsidR="00360D3E" w:rsidRPr="001F42D3" w:rsidRDefault="00360D3E" w:rsidP="00360D3E">
            <w:pPr>
              <w:pStyle w:val="TableEntry"/>
            </w:pPr>
            <w:r w:rsidRPr="001F42D3">
              <w:rPr>
                <w:color w:val="000000"/>
                <w:szCs w:val="18"/>
              </w:rPr>
              <w:t>ED (see Note 2)</w:t>
            </w:r>
          </w:p>
        </w:tc>
      </w:tr>
    </w:tbl>
    <w:p w14:paraId="58D3BBDD" w14:textId="7DA9E55F" w:rsidR="00B11855" w:rsidRPr="001F42D3" w:rsidRDefault="002F745D" w:rsidP="002F745D">
      <w:pPr>
        <w:pStyle w:val="Note"/>
        <w:ind w:left="0" w:hanging="2"/>
      </w:pPr>
      <w:r w:rsidRPr="001F42D3">
        <w:t>Note: The Structured Numeric type (SN) is used for numeric terms that require qualifications. SN types may be qualified as &gt;Num1 or &lt;Num1 to express a ‘greater than’ or ‘less than’ relationship using the ‘comparator’ character &gt; or &lt; respectively. Alternatively, a numeric ratio between two values Num1 and Num2 may be expressed using the Separator/Suffix characters ‘/’ (solidus) or ‘:’ (either character may be used)</w:t>
      </w:r>
      <w:r w:rsidR="003D003E" w:rsidRPr="001F42D3">
        <w:t>.</w:t>
      </w:r>
    </w:p>
    <w:p w14:paraId="67B2D482" w14:textId="4A006D07" w:rsidR="00D95BB6" w:rsidRPr="001F42D3" w:rsidRDefault="00D95BB6" w:rsidP="002F745D">
      <w:pPr>
        <w:pStyle w:val="Note"/>
        <w:ind w:left="0" w:hanging="2"/>
      </w:pPr>
      <w:r w:rsidRPr="001F42D3">
        <w:t>Note 2: The ED data type shall be restricted to use for encapsulated PDFs and reference pointers per section 3.9.4.1.2.7</w:t>
      </w:r>
    </w:p>
    <w:p w14:paraId="4DDAE8B2" w14:textId="77777777" w:rsidR="00B11855" w:rsidRPr="001F42D3" w:rsidRDefault="00B11855" w:rsidP="00D55F5E">
      <w:pPr>
        <w:pStyle w:val="BodyText"/>
      </w:pPr>
    </w:p>
    <w:p w14:paraId="621DE594" w14:textId="77777777" w:rsidR="00B11855" w:rsidRPr="001F42D3" w:rsidRDefault="003D003E" w:rsidP="00D55F5E">
      <w:pPr>
        <w:pStyle w:val="BodyText"/>
      </w:pPr>
      <w:r w:rsidRPr="001F42D3">
        <w:lastRenderedPageBreak/>
        <w:t>OBX-3.1 Observation Identifier, Identifier shall be &lt;Code&gt; [numeric] as defined in Annex C.3 ‘Expanded Terms’ of IEEE 11073-10103 (see 3.9.3 Referenced Standards).</w:t>
      </w:r>
    </w:p>
    <w:p w14:paraId="2FFD54B4" w14:textId="77777777" w:rsidR="00B11855" w:rsidRPr="001F42D3" w:rsidRDefault="003D003E" w:rsidP="00D55F5E">
      <w:pPr>
        <w:pStyle w:val="BodyText"/>
      </w:pPr>
      <w:r w:rsidRPr="001F42D3">
        <w:t>OBX-3.2 Observation Identifier, shall be &lt;Reference ID&gt; as defined in Annex C.3 ‘Expanded Terms’ in IEEE 11073-10103 (see 3.9.3 Referenced Standards)</w:t>
      </w:r>
    </w:p>
    <w:p w14:paraId="24A7537C" w14:textId="77777777" w:rsidR="00B11855" w:rsidRPr="001F42D3" w:rsidRDefault="003D003E" w:rsidP="00D55F5E">
      <w:pPr>
        <w:pStyle w:val="BodyText"/>
      </w:pPr>
      <w:r w:rsidRPr="001F42D3">
        <w:t>OBX-3.3 Observation Identifier, Name of Coding System shall be MDC to reference the group of medical device communication standards (IEEE 11073-</w:t>
      </w:r>
      <w:r w:rsidR="00E86B15" w:rsidRPr="001F42D3">
        <w:t>1010x</w:t>
      </w:r>
      <w:r w:rsidRPr="001F42D3">
        <w:t>)</w:t>
      </w:r>
    </w:p>
    <w:p w14:paraId="423A8A92" w14:textId="117F44C8" w:rsidR="00B11855" w:rsidRPr="001F42D3" w:rsidRDefault="003D003E" w:rsidP="00D55F5E">
      <w:pPr>
        <w:pStyle w:val="BodyText"/>
      </w:pPr>
      <w:r w:rsidRPr="001F42D3">
        <w:t xml:space="preserve">OBX-4 Observation Sub-ID – </w:t>
      </w:r>
      <w:r w:rsidR="00AE4B58" w:rsidRPr="001F42D3">
        <w:t>The sub-ID in OBX-4 shall be unique for each OBX-3 data value triplets</w:t>
      </w:r>
      <w:r w:rsidR="001F42D3">
        <w:t xml:space="preserve">. </w:t>
      </w:r>
      <w:r w:rsidR="00AE4B58" w:rsidRPr="001F42D3">
        <w:t>The combined OBX-3 and OBX-4 data values shall be unique within each message. If a value is provided in OBX-4, the value is a Sub-ID which associates the observation value with other observation values having the same Sub-ID within the same containment node within the message</w:t>
      </w:r>
      <w:r w:rsidR="001F42D3">
        <w:t xml:space="preserve">. </w:t>
      </w:r>
      <w:r w:rsidR="00AE4B58" w:rsidRPr="001F42D3">
        <w:t>If a value is provided in OBX-4 for an OBX segment containing an encapsulated PDF or reference pointer to external report, the encapsulated PDF or reference pointer to external report is assumed to be associated with a specific episode having the same Sub-ID within the message, see section 3.9.4.1.2.7 for details</w:t>
      </w:r>
      <w:r w:rsidR="001F42D3">
        <w:t xml:space="preserve">. </w:t>
      </w:r>
      <w:r w:rsidR="00AE4B58" w:rsidRPr="001F42D3">
        <w:t>An encapsulated PDF or reference pointer to external report that is not associated with an episode may be included in a message</w:t>
      </w:r>
      <w:r w:rsidR="001F42D3">
        <w:t xml:space="preserve">. </w:t>
      </w:r>
      <w:r w:rsidR="00AE4B58" w:rsidRPr="001F42D3">
        <w:t>If so, OBX-4 shall be blank.</w:t>
      </w:r>
    </w:p>
    <w:p w14:paraId="5AE2EAAA" w14:textId="77777777" w:rsidR="00B11855" w:rsidRPr="001F42D3" w:rsidRDefault="003D003E" w:rsidP="00D55F5E">
      <w:pPr>
        <w:pStyle w:val="BodyText"/>
      </w:pPr>
      <w:r w:rsidRPr="001F42D3">
        <w:t>OBX-5 Observation Value – This is the actual value of the observation.</w:t>
      </w:r>
    </w:p>
    <w:p w14:paraId="4E515D9D" w14:textId="77777777" w:rsidR="00B11855" w:rsidRPr="001F42D3" w:rsidRDefault="003D003E" w:rsidP="00D55F5E">
      <w:pPr>
        <w:pStyle w:val="BodyText"/>
      </w:pPr>
      <w:r w:rsidRPr="001F42D3">
        <w:t>If OBX-2 is of type CWE then</w:t>
      </w:r>
    </w:p>
    <w:p w14:paraId="2281326B" w14:textId="77777777" w:rsidR="00B11855" w:rsidRPr="001F42D3" w:rsidRDefault="003D003E" w:rsidP="00D55F5E">
      <w:pPr>
        <w:pStyle w:val="BodyText"/>
      </w:pPr>
      <w:r w:rsidRPr="001F42D3">
        <w:t>OBX-5.1 shall be &lt;Code&gt; [numeric] as defined in Annex D.3 ‘enumerations’ or Annex E.3 ‘vendor enumerations’ of IEEE 11073-10103 (see 3.9.3 Referenced Standards) .</w:t>
      </w:r>
    </w:p>
    <w:p w14:paraId="5177F94E" w14:textId="77777777" w:rsidR="00B11855" w:rsidRPr="001F42D3" w:rsidRDefault="003D003E" w:rsidP="00D55F5E">
      <w:pPr>
        <w:pStyle w:val="BodyText"/>
      </w:pPr>
      <w:r w:rsidRPr="001F42D3">
        <w:t>OBX-5.2 shall be &lt;Enumerator Identifier&gt;_&lt;EnumerationCode [mnemonic]&gt; as defined in Annex D.3 ‘enumerations’ or Annex E.3 ‘vendor enumerations’ in IEEE 11073-10103 (see 3.9.3 Referenced Standards)</w:t>
      </w:r>
    </w:p>
    <w:p w14:paraId="02A3F54A" w14:textId="77777777" w:rsidR="00B11855" w:rsidRPr="001F42D3" w:rsidRDefault="003D003E" w:rsidP="00D55F5E">
      <w:pPr>
        <w:pStyle w:val="BodyText"/>
      </w:pPr>
      <w:r w:rsidRPr="001F42D3">
        <w:t>OBX-5.3 shall be MDC to reference the group of medical device communication standards (IEEE 11073-</w:t>
      </w:r>
      <w:r w:rsidR="00E86B15" w:rsidRPr="001F42D3">
        <w:t>1010x</w:t>
      </w:r>
      <w:r w:rsidRPr="001F42D3">
        <w:t>)</w:t>
      </w:r>
    </w:p>
    <w:p w14:paraId="6705C417" w14:textId="77777777" w:rsidR="00B11855" w:rsidRPr="001F42D3" w:rsidRDefault="003D003E" w:rsidP="00D55F5E">
      <w:pPr>
        <w:pStyle w:val="BodyText"/>
      </w:pPr>
      <w:r w:rsidRPr="001F42D3">
        <w:t>OBX-5.9 may contain the according Display Name as defined in Annex D.3 ‘enumerations’ or Annex E.3 ‘vendor enumerations’ of IEEE 11073-10103 (see 3.9.3 Referenced Standard) or an equivalent (maybe more compact) localized display name. If the vendor has implemented vendor-specific extensions (per IEEE 11073-10103 Sections 8 and A.4) than OBX-5.9 is required. This display name should only be used by the receiving system as a reference or if the Identifier in OBX-5.1 is unknown to the receiver (e.g., for proprietary vendor content). Generation and localization of display in the receiving system shall always be preferred.</w:t>
      </w:r>
    </w:p>
    <w:p w14:paraId="634086A4" w14:textId="77777777" w:rsidR="00B11855" w:rsidRPr="001F42D3" w:rsidRDefault="003D003E" w:rsidP="00D55F5E">
      <w:pPr>
        <w:pStyle w:val="BodyText"/>
      </w:pPr>
      <w:r w:rsidRPr="001F42D3">
        <w:t>OBX-6 Unit – Will be coded with the MDC_IDC Nomenclature (based on UCUM) Unit for associated observation.</w:t>
      </w:r>
    </w:p>
    <w:p w14:paraId="3D7A1BB8" w14:textId="77777777" w:rsidR="00B11855" w:rsidRPr="001F42D3" w:rsidRDefault="003D003E" w:rsidP="00D55F5E">
      <w:pPr>
        <w:pStyle w:val="BodyText"/>
      </w:pPr>
      <w:r w:rsidRPr="001F42D3">
        <w:t xml:space="preserve">OBX-8 Abnormal Flags – This field will contain a code from the extended User-defined Table 0078 – Abnormal Flags as specified below. </w:t>
      </w:r>
    </w:p>
    <w:p w14:paraId="10862907" w14:textId="77777777" w:rsidR="00B11855" w:rsidRPr="001F42D3" w:rsidRDefault="003D003E" w:rsidP="00CF5627">
      <w:pPr>
        <w:pStyle w:val="TableTitle"/>
      </w:pPr>
      <w:r w:rsidRPr="001F42D3">
        <w:lastRenderedPageBreak/>
        <w:t>Table 3.9.4.1.2.5</w:t>
      </w:r>
      <w:r w:rsidR="005D79DE" w:rsidRPr="001F42D3">
        <w:rPr>
          <w:rFonts w:eastAsia="MS Gothic"/>
        </w:rPr>
        <w:t>-</w:t>
      </w:r>
      <w:r w:rsidR="00E86B15" w:rsidRPr="001F42D3">
        <w:t>3</w:t>
      </w:r>
      <w:r w:rsidRPr="001F42D3">
        <w:t>: User-defined Table – 078 Abnormal Flags</w:t>
      </w:r>
    </w:p>
    <w:tbl>
      <w:tblPr>
        <w:tblW w:w="82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3"/>
        <w:gridCol w:w="1350"/>
        <w:gridCol w:w="2872"/>
        <w:gridCol w:w="3040"/>
      </w:tblGrid>
      <w:tr w:rsidR="00C40FD5" w:rsidRPr="001F42D3" w14:paraId="51F0A650" w14:textId="77777777" w:rsidTr="00A17802">
        <w:trPr>
          <w:cantSplit/>
          <w:tblHeader/>
          <w:jc w:val="center"/>
        </w:trPr>
        <w:tc>
          <w:tcPr>
            <w:tcW w:w="963" w:type="dxa"/>
            <w:shd w:val="clear" w:color="auto" w:fill="D9D9D9"/>
          </w:tcPr>
          <w:p w14:paraId="05E0BA74" w14:textId="77777777" w:rsidR="00B11855" w:rsidRPr="001F42D3" w:rsidRDefault="003D003E" w:rsidP="001F5A5C">
            <w:pPr>
              <w:pStyle w:val="TableEntryHeader"/>
            </w:pPr>
            <w:r w:rsidRPr="001F42D3">
              <w:t>Value</w:t>
            </w:r>
          </w:p>
        </w:tc>
        <w:tc>
          <w:tcPr>
            <w:tcW w:w="1350" w:type="dxa"/>
            <w:shd w:val="clear" w:color="auto" w:fill="D9D9D9"/>
          </w:tcPr>
          <w:p w14:paraId="195D9D81" w14:textId="6CB20E46" w:rsidR="00B11855" w:rsidRPr="001F42D3" w:rsidRDefault="003D003E" w:rsidP="00FE1495">
            <w:pPr>
              <w:pStyle w:val="TableEntryHeader"/>
            </w:pPr>
            <w:r w:rsidRPr="001F42D3">
              <w:t>ExtendedValue?</w:t>
            </w:r>
          </w:p>
        </w:tc>
        <w:tc>
          <w:tcPr>
            <w:tcW w:w="2872" w:type="dxa"/>
            <w:shd w:val="clear" w:color="auto" w:fill="D9D9D9"/>
          </w:tcPr>
          <w:p w14:paraId="37701B88" w14:textId="77777777" w:rsidR="00B11855" w:rsidRPr="001F42D3" w:rsidRDefault="003D003E" w:rsidP="001F5A5C">
            <w:pPr>
              <w:pStyle w:val="TableEntryHeader"/>
            </w:pPr>
            <w:r w:rsidRPr="001F42D3">
              <w:t>Description</w:t>
            </w:r>
          </w:p>
        </w:tc>
        <w:tc>
          <w:tcPr>
            <w:tcW w:w="3040" w:type="dxa"/>
            <w:shd w:val="clear" w:color="auto" w:fill="D9D9D9"/>
          </w:tcPr>
          <w:p w14:paraId="62DCF6B0" w14:textId="77777777" w:rsidR="00B11855" w:rsidRPr="001F42D3" w:rsidRDefault="003D003E" w:rsidP="001F5A5C">
            <w:pPr>
              <w:pStyle w:val="TableEntryHeader"/>
            </w:pPr>
            <w:r w:rsidRPr="001F42D3">
              <w:t>Comment</w:t>
            </w:r>
          </w:p>
        </w:tc>
      </w:tr>
      <w:tr w:rsidR="00B11855" w:rsidRPr="001F42D3" w14:paraId="76550FD3" w14:textId="77777777" w:rsidTr="006C0E8E">
        <w:trPr>
          <w:cantSplit/>
          <w:jc w:val="center"/>
        </w:trPr>
        <w:tc>
          <w:tcPr>
            <w:tcW w:w="963" w:type="dxa"/>
          </w:tcPr>
          <w:p w14:paraId="182925E1" w14:textId="77777777" w:rsidR="00B11855" w:rsidRPr="001F42D3" w:rsidRDefault="003D003E" w:rsidP="001F5A5C">
            <w:pPr>
              <w:pStyle w:val="TableEntry"/>
            </w:pPr>
            <w:r w:rsidRPr="001F42D3">
              <w:t>NI</w:t>
            </w:r>
          </w:p>
        </w:tc>
        <w:tc>
          <w:tcPr>
            <w:tcW w:w="1350" w:type="dxa"/>
          </w:tcPr>
          <w:p w14:paraId="7D9EE1E8" w14:textId="77777777" w:rsidR="00B11855" w:rsidRPr="001F42D3" w:rsidRDefault="003D003E" w:rsidP="001F5A5C">
            <w:pPr>
              <w:pStyle w:val="TableEntry"/>
            </w:pPr>
            <w:r w:rsidRPr="001F42D3">
              <w:t>Yes</w:t>
            </w:r>
          </w:p>
        </w:tc>
        <w:tc>
          <w:tcPr>
            <w:tcW w:w="2872" w:type="dxa"/>
          </w:tcPr>
          <w:p w14:paraId="534D71D3" w14:textId="05DA7DE8" w:rsidR="00B11855" w:rsidRPr="001F42D3" w:rsidRDefault="003D003E" w:rsidP="00403636">
            <w:pPr>
              <w:pStyle w:val="TableEntry"/>
            </w:pPr>
            <w:r w:rsidRPr="001F42D3">
              <w:t>No information. There is no information which can be inferred</w:t>
            </w:r>
            <w:r w:rsidR="00403636" w:rsidRPr="001F42D3">
              <w:t xml:space="preserve"> </w:t>
            </w:r>
            <w:r w:rsidRPr="001F42D3">
              <w:t>from this exceptional value.</w:t>
            </w:r>
          </w:p>
        </w:tc>
        <w:tc>
          <w:tcPr>
            <w:tcW w:w="3040" w:type="dxa"/>
          </w:tcPr>
          <w:p w14:paraId="5D147EE5" w14:textId="77777777" w:rsidR="00B11855" w:rsidRPr="001F42D3" w:rsidRDefault="003D003E" w:rsidP="001F5A5C">
            <w:pPr>
              <w:pStyle w:val="TableEntry"/>
            </w:pPr>
            <w:r w:rsidRPr="001F42D3">
              <w:t>No value is provided in OBX-5.</w:t>
            </w:r>
          </w:p>
        </w:tc>
      </w:tr>
      <w:tr w:rsidR="00B11855" w:rsidRPr="001F42D3" w14:paraId="65EAB429" w14:textId="77777777" w:rsidTr="006C0E8E">
        <w:trPr>
          <w:cantSplit/>
          <w:jc w:val="center"/>
        </w:trPr>
        <w:tc>
          <w:tcPr>
            <w:tcW w:w="963" w:type="dxa"/>
          </w:tcPr>
          <w:p w14:paraId="384CFC6D" w14:textId="77777777" w:rsidR="00B11855" w:rsidRPr="001F42D3" w:rsidRDefault="003D003E" w:rsidP="001F5A5C">
            <w:pPr>
              <w:pStyle w:val="TableEntry"/>
            </w:pPr>
            <w:r w:rsidRPr="001F42D3">
              <w:t>NAV</w:t>
            </w:r>
          </w:p>
        </w:tc>
        <w:tc>
          <w:tcPr>
            <w:tcW w:w="1350" w:type="dxa"/>
          </w:tcPr>
          <w:p w14:paraId="7C7CB54A" w14:textId="77777777" w:rsidR="00B11855" w:rsidRPr="001F42D3" w:rsidRDefault="003D003E" w:rsidP="001F5A5C">
            <w:pPr>
              <w:pStyle w:val="TableEntry"/>
            </w:pPr>
            <w:r w:rsidRPr="001F42D3">
              <w:t>Yes</w:t>
            </w:r>
          </w:p>
        </w:tc>
        <w:tc>
          <w:tcPr>
            <w:tcW w:w="2872" w:type="dxa"/>
          </w:tcPr>
          <w:p w14:paraId="5743D3F7" w14:textId="69F79DEA" w:rsidR="00B11855" w:rsidRPr="001F42D3" w:rsidRDefault="003D003E" w:rsidP="001F5A5C">
            <w:pPr>
              <w:pStyle w:val="TableEntry"/>
            </w:pPr>
            <w:r w:rsidRPr="001F42D3">
              <w:t>Temporarily not available. Information is not available at this time</w:t>
            </w:r>
            <w:r w:rsidR="003E06E5" w:rsidRPr="001F42D3">
              <w:t>,</w:t>
            </w:r>
            <w:r w:rsidRPr="001F42D3">
              <w:t xml:space="preserve"> but it is expected that it will be available later.</w:t>
            </w:r>
          </w:p>
        </w:tc>
        <w:tc>
          <w:tcPr>
            <w:tcW w:w="3040" w:type="dxa"/>
          </w:tcPr>
          <w:p w14:paraId="60277CC6" w14:textId="77777777" w:rsidR="00B11855" w:rsidRPr="001F42D3" w:rsidRDefault="003D003E" w:rsidP="001F5A5C">
            <w:pPr>
              <w:pStyle w:val="TableEntry"/>
            </w:pPr>
            <w:r w:rsidRPr="001F42D3">
              <w:t>No value is provided in OBX-5.</w:t>
            </w:r>
          </w:p>
        </w:tc>
      </w:tr>
      <w:tr w:rsidR="00B11855" w:rsidRPr="001F42D3" w14:paraId="1BB8DB62" w14:textId="77777777" w:rsidTr="006C0E8E">
        <w:trPr>
          <w:cantSplit/>
          <w:jc w:val="center"/>
        </w:trPr>
        <w:tc>
          <w:tcPr>
            <w:tcW w:w="963" w:type="dxa"/>
          </w:tcPr>
          <w:p w14:paraId="780E68E0" w14:textId="77777777" w:rsidR="00B11855" w:rsidRPr="001F42D3" w:rsidRDefault="003D003E" w:rsidP="001F5A5C">
            <w:pPr>
              <w:pStyle w:val="TableEntry"/>
            </w:pPr>
            <w:r w:rsidRPr="001F42D3">
              <w:t>OFF</w:t>
            </w:r>
          </w:p>
        </w:tc>
        <w:tc>
          <w:tcPr>
            <w:tcW w:w="1350" w:type="dxa"/>
          </w:tcPr>
          <w:p w14:paraId="5BDA4D5D" w14:textId="77777777" w:rsidR="00B11855" w:rsidRPr="001F42D3" w:rsidRDefault="003D003E" w:rsidP="001F5A5C">
            <w:pPr>
              <w:pStyle w:val="TableEntry"/>
            </w:pPr>
            <w:r w:rsidRPr="001F42D3">
              <w:t>Yes</w:t>
            </w:r>
          </w:p>
        </w:tc>
        <w:tc>
          <w:tcPr>
            <w:tcW w:w="2872" w:type="dxa"/>
          </w:tcPr>
          <w:p w14:paraId="2AFDB9E7" w14:textId="62C9D005" w:rsidR="00B11855" w:rsidRPr="001F42D3" w:rsidRDefault="003D003E" w:rsidP="00AD69C9">
            <w:pPr>
              <w:pStyle w:val="TableEntry"/>
            </w:pPr>
            <w:r w:rsidRPr="001F42D3">
              <w:t>Numeric measurement function is available but has been deactivated by user.</w:t>
            </w:r>
          </w:p>
        </w:tc>
        <w:tc>
          <w:tcPr>
            <w:tcW w:w="3040" w:type="dxa"/>
          </w:tcPr>
          <w:p w14:paraId="62D18A70" w14:textId="77777777" w:rsidR="00B11855" w:rsidRPr="001F42D3" w:rsidRDefault="003D003E" w:rsidP="001F5A5C">
            <w:pPr>
              <w:pStyle w:val="TableEntry"/>
            </w:pPr>
            <w:r w:rsidRPr="001F42D3">
              <w:t>No value is provided in OBX-5.</w:t>
            </w:r>
          </w:p>
        </w:tc>
      </w:tr>
      <w:tr w:rsidR="00B11855" w:rsidRPr="001F42D3" w14:paraId="5454C073" w14:textId="77777777" w:rsidTr="006C0E8E">
        <w:trPr>
          <w:cantSplit/>
          <w:jc w:val="center"/>
        </w:trPr>
        <w:tc>
          <w:tcPr>
            <w:tcW w:w="963" w:type="dxa"/>
          </w:tcPr>
          <w:p w14:paraId="1DC4F946" w14:textId="77777777" w:rsidR="00B11855" w:rsidRPr="001F42D3" w:rsidRDefault="003D003E" w:rsidP="001F5A5C">
            <w:pPr>
              <w:pStyle w:val="TableEntry"/>
            </w:pPr>
            <w:r w:rsidRPr="001F42D3">
              <w:t>&gt;</w:t>
            </w:r>
          </w:p>
        </w:tc>
        <w:tc>
          <w:tcPr>
            <w:tcW w:w="1350" w:type="dxa"/>
          </w:tcPr>
          <w:p w14:paraId="289BAE86" w14:textId="77777777" w:rsidR="00B11855" w:rsidRPr="001F42D3" w:rsidRDefault="003D003E" w:rsidP="001F5A5C">
            <w:pPr>
              <w:pStyle w:val="TableEntry"/>
            </w:pPr>
            <w:r w:rsidRPr="001F42D3">
              <w:t>N</w:t>
            </w:r>
          </w:p>
        </w:tc>
        <w:tc>
          <w:tcPr>
            <w:tcW w:w="2872" w:type="dxa"/>
          </w:tcPr>
          <w:p w14:paraId="77831814" w14:textId="77777777" w:rsidR="00B11855" w:rsidRPr="001F42D3" w:rsidRDefault="003D003E" w:rsidP="001F5A5C">
            <w:pPr>
              <w:pStyle w:val="TableEntry"/>
            </w:pPr>
            <w:r w:rsidRPr="001F42D3">
              <w:t>Above absolute high-off instrument scale.</w:t>
            </w:r>
          </w:p>
        </w:tc>
        <w:tc>
          <w:tcPr>
            <w:tcW w:w="3040" w:type="dxa"/>
          </w:tcPr>
          <w:p w14:paraId="7B3FA974" w14:textId="77777777" w:rsidR="00B11855" w:rsidRPr="001F42D3" w:rsidRDefault="003D003E" w:rsidP="001F5A5C">
            <w:pPr>
              <w:pStyle w:val="TableEntry"/>
            </w:pPr>
            <w:r w:rsidRPr="001F42D3">
              <w:t>Provide the high-off instrument scale number in OBX-5 if available.</w:t>
            </w:r>
          </w:p>
        </w:tc>
      </w:tr>
      <w:tr w:rsidR="00B11855" w:rsidRPr="001F42D3" w14:paraId="09F0CD53" w14:textId="77777777" w:rsidTr="006C0E8E">
        <w:trPr>
          <w:cantSplit/>
          <w:jc w:val="center"/>
        </w:trPr>
        <w:tc>
          <w:tcPr>
            <w:tcW w:w="963" w:type="dxa"/>
          </w:tcPr>
          <w:p w14:paraId="5267D89D" w14:textId="77777777" w:rsidR="00B11855" w:rsidRPr="001F42D3" w:rsidRDefault="003D003E" w:rsidP="001F5A5C">
            <w:pPr>
              <w:pStyle w:val="TableEntry"/>
            </w:pPr>
            <w:r w:rsidRPr="001F42D3">
              <w:t>&lt;</w:t>
            </w:r>
          </w:p>
        </w:tc>
        <w:tc>
          <w:tcPr>
            <w:tcW w:w="1350" w:type="dxa"/>
          </w:tcPr>
          <w:p w14:paraId="74EDDAE5" w14:textId="77777777" w:rsidR="00B11855" w:rsidRPr="001F42D3" w:rsidRDefault="003D003E" w:rsidP="001F5A5C">
            <w:pPr>
              <w:pStyle w:val="TableEntry"/>
            </w:pPr>
            <w:r w:rsidRPr="001F42D3">
              <w:t>N</w:t>
            </w:r>
          </w:p>
        </w:tc>
        <w:tc>
          <w:tcPr>
            <w:tcW w:w="2872" w:type="dxa"/>
          </w:tcPr>
          <w:p w14:paraId="63F3778E" w14:textId="77777777" w:rsidR="00B11855" w:rsidRPr="001F42D3" w:rsidRDefault="003D003E" w:rsidP="001F5A5C">
            <w:pPr>
              <w:pStyle w:val="TableEntry"/>
            </w:pPr>
            <w:r w:rsidRPr="001F42D3">
              <w:t>Below absolute low-off instrument scale.</w:t>
            </w:r>
          </w:p>
        </w:tc>
        <w:tc>
          <w:tcPr>
            <w:tcW w:w="3040" w:type="dxa"/>
          </w:tcPr>
          <w:p w14:paraId="0E3E5FE0" w14:textId="77777777" w:rsidR="00B11855" w:rsidRPr="001F42D3" w:rsidRDefault="003D003E" w:rsidP="001F5A5C">
            <w:pPr>
              <w:pStyle w:val="TableEntry"/>
            </w:pPr>
            <w:r w:rsidRPr="001F42D3">
              <w:t>Provide the low-off instrument scale number in OBX-5 if available.</w:t>
            </w:r>
          </w:p>
        </w:tc>
      </w:tr>
    </w:tbl>
    <w:p w14:paraId="76019E6C" w14:textId="77777777" w:rsidR="00B11855" w:rsidRPr="001F42D3" w:rsidRDefault="00B11855" w:rsidP="00D55F5E">
      <w:pPr>
        <w:pStyle w:val="BodyText"/>
      </w:pPr>
    </w:p>
    <w:p w14:paraId="37279B0F" w14:textId="00E708F5" w:rsidR="00B11855" w:rsidRPr="001F42D3" w:rsidRDefault="003D003E" w:rsidP="00D55F5E">
      <w:pPr>
        <w:pStyle w:val="BodyText"/>
      </w:pPr>
      <w:r w:rsidRPr="001F42D3">
        <w:t xml:space="preserve">OBX-11 Observation Result Status – This field holds the value from the table </w:t>
      </w:r>
      <w:r w:rsidR="006D613E" w:rsidRPr="001F42D3">
        <w:rPr>
          <w:rStyle w:val="Emphasis"/>
        </w:rPr>
        <w:t>HL7</w:t>
      </w:r>
      <w:r w:rsidR="00995105" w:rsidRPr="001F42D3">
        <w:rPr>
          <w:rStyle w:val="Emphasis"/>
        </w:rPr>
        <w:t xml:space="preserve"> </w:t>
      </w:r>
      <w:r w:rsidRPr="001F42D3">
        <w:rPr>
          <w:rStyle w:val="Emphasis"/>
        </w:rPr>
        <w:t>Table 0085 - Observation result status codes interpretation.</w:t>
      </w:r>
      <w:r w:rsidRPr="001F42D3">
        <w:t xml:space="preserve"> Valid values are </w:t>
      </w:r>
      <w:r w:rsidR="00FB7FAE" w:rsidRPr="001F42D3">
        <w:t>the following</w:t>
      </w:r>
      <w:r w:rsidRPr="001F42D3">
        <w:t xml:space="preserve">: F, P, R, S, &amp; X. The X denotes a missing or null value, and in this case the OBX-5 will be empty. </w:t>
      </w:r>
    </w:p>
    <w:p w14:paraId="057451D0" w14:textId="77777777" w:rsidR="00B11855" w:rsidRPr="001F42D3" w:rsidRDefault="003D003E" w:rsidP="00D55F5E">
      <w:pPr>
        <w:pStyle w:val="BodyText"/>
      </w:pPr>
      <w:r w:rsidRPr="001F42D3">
        <w:t>OBX-14 Date/Time of Observation – This field is required when the observation reported is different from the OBR report header. If an observation method is reported in OBX-17 the date will represent end date/time of the reported time interval.</w:t>
      </w:r>
    </w:p>
    <w:p w14:paraId="5A73575A" w14:textId="77777777" w:rsidR="00B11855" w:rsidRPr="001F42D3" w:rsidRDefault="003D003E" w:rsidP="00D55F5E">
      <w:pPr>
        <w:pStyle w:val="BodyText"/>
      </w:pPr>
      <w:r w:rsidRPr="001F42D3">
        <w:t>OBX-18 Equipment Instance Identifier – A unique identifier for the equipment or software that was responsible for the production of the observation</w:t>
      </w:r>
    </w:p>
    <w:p w14:paraId="15EAF9C8" w14:textId="77777777" w:rsidR="00B11855" w:rsidRPr="001F42D3" w:rsidRDefault="00855E3C" w:rsidP="00123C7B">
      <w:pPr>
        <w:pStyle w:val="Heading6"/>
        <w:numPr>
          <w:ilvl w:val="0"/>
          <w:numId w:val="0"/>
        </w:numPr>
        <w:rPr>
          <w:noProof w:val="0"/>
        </w:rPr>
      </w:pPr>
      <w:bookmarkStart w:id="469" w:name="_Toc214889744"/>
      <w:r w:rsidRPr="001F42D3">
        <w:rPr>
          <w:noProof w:val="0"/>
        </w:rPr>
        <w:t>3.9.4.1.2.6</w:t>
      </w:r>
      <w:r w:rsidR="00EB6E71" w:rsidRPr="001F42D3">
        <w:rPr>
          <w:noProof w:val="0"/>
        </w:rPr>
        <w:t xml:space="preserve"> </w:t>
      </w:r>
      <w:bookmarkStart w:id="470" w:name="_Toc401769843"/>
      <w:r w:rsidR="003D003E" w:rsidRPr="001F42D3">
        <w:rPr>
          <w:noProof w:val="0"/>
        </w:rPr>
        <w:t>IEEE 1073.1.1.3 IDC term mapping to OBX segment</w:t>
      </w:r>
      <w:bookmarkEnd w:id="469"/>
      <w:bookmarkEnd w:id="470"/>
      <w:r w:rsidR="003D003E" w:rsidRPr="001F42D3">
        <w:rPr>
          <w:noProof w:val="0"/>
        </w:rPr>
        <w:t xml:space="preserve"> </w:t>
      </w:r>
    </w:p>
    <w:p w14:paraId="727D1836" w14:textId="77777777" w:rsidR="00B11855" w:rsidRPr="001F42D3" w:rsidRDefault="003D003E" w:rsidP="00D55F5E">
      <w:pPr>
        <w:pStyle w:val="BodyText"/>
      </w:pPr>
      <w:r w:rsidRPr="001F42D3">
        <w:t xml:space="preserve">In the IEEE 11073_10103 MDC_IDC nomenclature for Observation Identifiers (OBX-3) each term is discrete, </w:t>
      </w:r>
      <w:r w:rsidR="004C60BF" w:rsidRPr="001F42D3">
        <w:t>self-descriptive</w:t>
      </w:r>
      <w:r w:rsidRPr="001F42D3">
        <w:t xml:space="preserve"> and maps to one OBX segment. Refer to the IEEE 11073_10103 MDC_IDC standard for information concerning the IDC nomenclature.</w:t>
      </w:r>
    </w:p>
    <w:p w14:paraId="4416D66A" w14:textId="77777777" w:rsidR="00B11855" w:rsidRPr="001F42D3" w:rsidRDefault="00855E3C" w:rsidP="00123C7B">
      <w:pPr>
        <w:pStyle w:val="Heading6"/>
        <w:numPr>
          <w:ilvl w:val="0"/>
          <w:numId w:val="0"/>
        </w:numPr>
        <w:rPr>
          <w:noProof w:val="0"/>
        </w:rPr>
      </w:pPr>
      <w:bookmarkStart w:id="471" w:name="_Toc214889745"/>
      <w:r w:rsidRPr="001F42D3">
        <w:rPr>
          <w:noProof w:val="0"/>
        </w:rPr>
        <w:t>3.9.4.1.2.7</w:t>
      </w:r>
      <w:r w:rsidR="00EB6E71" w:rsidRPr="001F42D3">
        <w:rPr>
          <w:noProof w:val="0"/>
        </w:rPr>
        <w:t xml:space="preserve"> </w:t>
      </w:r>
      <w:bookmarkStart w:id="472" w:name="_Toc401769844"/>
      <w:r w:rsidR="003D003E" w:rsidRPr="001F42D3">
        <w:rPr>
          <w:noProof w:val="0"/>
        </w:rPr>
        <w:t>OBX Segment with Encapsulated PDF or Reference Pointer to External Report [Optional]</w:t>
      </w:r>
      <w:bookmarkEnd w:id="471"/>
      <w:bookmarkEnd w:id="472"/>
    </w:p>
    <w:p w14:paraId="3B2C71A8" w14:textId="77777777" w:rsidR="00B11855" w:rsidRPr="001F42D3" w:rsidRDefault="003D003E" w:rsidP="00D55F5E">
      <w:pPr>
        <w:pStyle w:val="BodyText"/>
      </w:pPr>
      <w:r w:rsidRPr="001F42D3">
        <w:t xml:space="preserve">Optionally, observations or additional analyses may be provided in an encapsulated PDF containing displayable information or as a reference pointer to an external report. </w:t>
      </w:r>
    </w:p>
    <w:p w14:paraId="2F935670" w14:textId="77777777" w:rsidR="00B11855" w:rsidRPr="001F42D3" w:rsidRDefault="003D003E" w:rsidP="00CF5627">
      <w:pPr>
        <w:pStyle w:val="TableTitle"/>
      </w:pPr>
      <w:r w:rsidRPr="001F42D3">
        <w:t>Table 3.9.4.1.2.7</w:t>
      </w:r>
      <w:r w:rsidR="005D79DE" w:rsidRPr="001F42D3">
        <w:rPr>
          <w:rFonts w:eastAsia="MS Gothic"/>
        </w:rPr>
        <w:t>-</w:t>
      </w:r>
      <w:r w:rsidR="00E86B15" w:rsidRPr="001F42D3">
        <w:t>1</w:t>
      </w:r>
      <w:r w:rsidRPr="001F42D3">
        <w:t>: OBX Segment</w:t>
      </w:r>
    </w:p>
    <w:tbl>
      <w:tblPr>
        <w:tblW w:w="9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77"/>
        <w:gridCol w:w="783"/>
        <w:gridCol w:w="828"/>
        <w:gridCol w:w="720"/>
        <w:gridCol w:w="752"/>
        <w:gridCol w:w="868"/>
        <w:gridCol w:w="900"/>
        <w:gridCol w:w="810"/>
        <w:gridCol w:w="729"/>
        <w:gridCol w:w="981"/>
        <w:gridCol w:w="1206"/>
      </w:tblGrid>
      <w:tr w:rsidR="00C40FD5" w:rsidRPr="001F42D3" w14:paraId="603DF4DA" w14:textId="77777777" w:rsidTr="00CF5627">
        <w:trPr>
          <w:cantSplit/>
          <w:tblHeader/>
          <w:jc w:val="center"/>
        </w:trPr>
        <w:tc>
          <w:tcPr>
            <w:tcW w:w="1377" w:type="dxa"/>
            <w:shd w:val="clear" w:color="auto" w:fill="D9D9D9"/>
          </w:tcPr>
          <w:p w14:paraId="4267CFD1" w14:textId="77777777" w:rsidR="00B11855" w:rsidRPr="001F42D3" w:rsidRDefault="003D003E" w:rsidP="001F5A5C">
            <w:pPr>
              <w:pStyle w:val="TableEntryHeader"/>
            </w:pPr>
            <w:r w:rsidRPr="001F42D3">
              <w:t>Name</w:t>
            </w:r>
          </w:p>
        </w:tc>
        <w:tc>
          <w:tcPr>
            <w:tcW w:w="783" w:type="dxa"/>
            <w:shd w:val="clear" w:color="auto" w:fill="D9D9D9"/>
          </w:tcPr>
          <w:p w14:paraId="239C698E" w14:textId="77777777" w:rsidR="00B11855" w:rsidRPr="001F42D3" w:rsidRDefault="003D003E" w:rsidP="001F5A5C">
            <w:pPr>
              <w:pStyle w:val="TableEntryHeader"/>
            </w:pPr>
            <w:r w:rsidRPr="001F42D3">
              <w:t>Seq</w:t>
            </w:r>
          </w:p>
        </w:tc>
        <w:tc>
          <w:tcPr>
            <w:tcW w:w="828" w:type="dxa"/>
            <w:shd w:val="clear" w:color="auto" w:fill="D9D9D9"/>
          </w:tcPr>
          <w:p w14:paraId="428A4441" w14:textId="77777777" w:rsidR="00B11855" w:rsidRPr="001F42D3" w:rsidRDefault="003D003E" w:rsidP="001F5A5C">
            <w:pPr>
              <w:pStyle w:val="TableEntryHeader"/>
            </w:pPr>
            <w:r w:rsidRPr="001F42D3">
              <w:t>DT</w:t>
            </w:r>
          </w:p>
        </w:tc>
        <w:tc>
          <w:tcPr>
            <w:tcW w:w="720" w:type="dxa"/>
            <w:shd w:val="clear" w:color="auto" w:fill="D9D9D9"/>
          </w:tcPr>
          <w:p w14:paraId="4D693905" w14:textId="77777777" w:rsidR="00B11855" w:rsidRPr="001F42D3" w:rsidRDefault="003D003E" w:rsidP="001F5A5C">
            <w:pPr>
              <w:pStyle w:val="TableEntryHeader"/>
            </w:pPr>
            <w:r w:rsidRPr="001F42D3">
              <w:t>Len</w:t>
            </w:r>
          </w:p>
        </w:tc>
        <w:tc>
          <w:tcPr>
            <w:tcW w:w="752" w:type="dxa"/>
            <w:shd w:val="clear" w:color="auto" w:fill="D9D9D9"/>
          </w:tcPr>
          <w:p w14:paraId="58BD52A0" w14:textId="77777777" w:rsidR="00B11855" w:rsidRPr="001F42D3" w:rsidRDefault="003D003E" w:rsidP="001F5A5C">
            <w:pPr>
              <w:pStyle w:val="TableEntryHeader"/>
            </w:pPr>
            <w:r w:rsidRPr="001F42D3">
              <w:t>Opt</w:t>
            </w:r>
          </w:p>
        </w:tc>
        <w:tc>
          <w:tcPr>
            <w:tcW w:w="868" w:type="dxa"/>
            <w:shd w:val="clear" w:color="auto" w:fill="D9D9D9"/>
          </w:tcPr>
          <w:p w14:paraId="7217ADD9" w14:textId="77777777" w:rsidR="00B11855" w:rsidRPr="001F42D3" w:rsidRDefault="003D003E" w:rsidP="001F5A5C">
            <w:pPr>
              <w:pStyle w:val="TableEntryHeader"/>
            </w:pPr>
            <w:r w:rsidRPr="001F42D3">
              <w:t>Rep</w:t>
            </w:r>
          </w:p>
        </w:tc>
        <w:tc>
          <w:tcPr>
            <w:tcW w:w="900" w:type="dxa"/>
            <w:shd w:val="clear" w:color="auto" w:fill="D9D9D9"/>
          </w:tcPr>
          <w:p w14:paraId="117542FD" w14:textId="77777777" w:rsidR="00B11855" w:rsidRPr="001F42D3" w:rsidRDefault="003D003E" w:rsidP="001F5A5C">
            <w:pPr>
              <w:pStyle w:val="TableEntryHeader"/>
            </w:pPr>
            <w:r w:rsidRPr="001F42D3">
              <w:t>Min</w:t>
            </w:r>
          </w:p>
        </w:tc>
        <w:tc>
          <w:tcPr>
            <w:tcW w:w="810" w:type="dxa"/>
            <w:shd w:val="clear" w:color="auto" w:fill="D9D9D9"/>
          </w:tcPr>
          <w:p w14:paraId="5A979FC7" w14:textId="77777777" w:rsidR="00B11855" w:rsidRPr="001F42D3" w:rsidRDefault="003D003E" w:rsidP="001F5A5C">
            <w:pPr>
              <w:pStyle w:val="TableEntryHeader"/>
            </w:pPr>
            <w:r w:rsidRPr="001F42D3">
              <w:t>Max</w:t>
            </w:r>
          </w:p>
        </w:tc>
        <w:tc>
          <w:tcPr>
            <w:tcW w:w="729" w:type="dxa"/>
            <w:shd w:val="clear" w:color="auto" w:fill="D9D9D9"/>
          </w:tcPr>
          <w:p w14:paraId="05D97428" w14:textId="77777777" w:rsidR="00B11855" w:rsidRPr="001F42D3" w:rsidRDefault="003D003E" w:rsidP="001F5A5C">
            <w:pPr>
              <w:pStyle w:val="TableEntryHeader"/>
            </w:pPr>
            <w:r w:rsidRPr="001F42D3">
              <w:t>Tbl</w:t>
            </w:r>
          </w:p>
        </w:tc>
        <w:tc>
          <w:tcPr>
            <w:tcW w:w="981" w:type="dxa"/>
            <w:shd w:val="clear" w:color="auto" w:fill="D9D9D9"/>
          </w:tcPr>
          <w:p w14:paraId="0249D45D" w14:textId="77777777" w:rsidR="00B11855" w:rsidRPr="001F42D3" w:rsidRDefault="003D003E" w:rsidP="001F5A5C">
            <w:pPr>
              <w:pStyle w:val="TableEntryHeader"/>
            </w:pPr>
            <w:r w:rsidRPr="001F42D3">
              <w:t>Fixed Value</w:t>
            </w:r>
          </w:p>
        </w:tc>
        <w:tc>
          <w:tcPr>
            <w:tcW w:w="1206" w:type="dxa"/>
            <w:shd w:val="clear" w:color="auto" w:fill="D9D9D9"/>
          </w:tcPr>
          <w:p w14:paraId="65649F3E" w14:textId="77777777" w:rsidR="00B11855" w:rsidRPr="001F42D3" w:rsidRDefault="003D003E" w:rsidP="001F5A5C">
            <w:pPr>
              <w:pStyle w:val="TableEntryHeader"/>
            </w:pPr>
            <w:r w:rsidRPr="001F42D3">
              <w:t>Ex Val</w:t>
            </w:r>
          </w:p>
        </w:tc>
      </w:tr>
      <w:tr w:rsidR="00C40FD5" w:rsidRPr="001F42D3" w14:paraId="5FFAB3FA" w14:textId="77777777" w:rsidTr="00CF5627">
        <w:trPr>
          <w:cantSplit/>
          <w:jc w:val="center"/>
        </w:trPr>
        <w:tc>
          <w:tcPr>
            <w:tcW w:w="1377" w:type="dxa"/>
          </w:tcPr>
          <w:p w14:paraId="43E72C2E" w14:textId="733E490C" w:rsidR="00B11855" w:rsidRPr="001F42D3" w:rsidRDefault="003D003E" w:rsidP="005E01AF">
            <w:pPr>
              <w:pStyle w:val="TableEntry"/>
            </w:pPr>
            <w:r w:rsidRPr="001F42D3">
              <w:t>Set ID - OBX</w:t>
            </w:r>
          </w:p>
        </w:tc>
        <w:tc>
          <w:tcPr>
            <w:tcW w:w="783" w:type="dxa"/>
          </w:tcPr>
          <w:p w14:paraId="1696CA83" w14:textId="37854D84" w:rsidR="00B11855" w:rsidRPr="001F42D3" w:rsidRDefault="003D003E" w:rsidP="005E01AF">
            <w:pPr>
              <w:pStyle w:val="TableEntry"/>
            </w:pPr>
            <w:r w:rsidRPr="001F42D3">
              <w:t>1</w:t>
            </w:r>
          </w:p>
        </w:tc>
        <w:tc>
          <w:tcPr>
            <w:tcW w:w="828" w:type="dxa"/>
          </w:tcPr>
          <w:p w14:paraId="31E3C959" w14:textId="0FFB9A0C" w:rsidR="00B11855" w:rsidRPr="001F42D3" w:rsidRDefault="003D003E" w:rsidP="005E01AF">
            <w:pPr>
              <w:pStyle w:val="TableEntry"/>
              <w:rPr>
                <w:color w:val="FFFFFF"/>
              </w:rPr>
            </w:pPr>
            <w:r w:rsidRPr="001F42D3">
              <w:t>SI</w:t>
            </w:r>
          </w:p>
        </w:tc>
        <w:tc>
          <w:tcPr>
            <w:tcW w:w="720" w:type="dxa"/>
          </w:tcPr>
          <w:p w14:paraId="0AB0394C" w14:textId="425170B6" w:rsidR="00B11855" w:rsidRPr="001F42D3" w:rsidRDefault="003D003E" w:rsidP="001F5A5C">
            <w:pPr>
              <w:pStyle w:val="TableEntry"/>
              <w:rPr>
                <w:color w:val="FFFFFF"/>
              </w:rPr>
            </w:pPr>
            <w:r w:rsidRPr="001F42D3">
              <w:t>4</w:t>
            </w:r>
          </w:p>
        </w:tc>
        <w:tc>
          <w:tcPr>
            <w:tcW w:w="752" w:type="dxa"/>
          </w:tcPr>
          <w:p w14:paraId="2592C38C" w14:textId="495DD25B" w:rsidR="00B11855" w:rsidRPr="001F42D3" w:rsidRDefault="003D003E" w:rsidP="005E01AF">
            <w:pPr>
              <w:pStyle w:val="TableEntry"/>
              <w:rPr>
                <w:color w:val="FFFFFF"/>
              </w:rPr>
            </w:pPr>
            <w:r w:rsidRPr="001F42D3">
              <w:t>R</w:t>
            </w:r>
          </w:p>
        </w:tc>
        <w:tc>
          <w:tcPr>
            <w:tcW w:w="868" w:type="dxa"/>
          </w:tcPr>
          <w:p w14:paraId="0A648869" w14:textId="2F5BB78A" w:rsidR="00B11855" w:rsidRPr="001F42D3" w:rsidRDefault="003D003E" w:rsidP="005E01AF">
            <w:pPr>
              <w:pStyle w:val="TableEntry"/>
              <w:rPr>
                <w:color w:val="FFFFFF"/>
              </w:rPr>
            </w:pPr>
            <w:r w:rsidRPr="001F42D3">
              <w:t>False</w:t>
            </w:r>
          </w:p>
        </w:tc>
        <w:tc>
          <w:tcPr>
            <w:tcW w:w="900" w:type="dxa"/>
          </w:tcPr>
          <w:p w14:paraId="4DD1E09C" w14:textId="6C9CF1BC" w:rsidR="00B11855" w:rsidRPr="001F42D3" w:rsidRDefault="00E86B15" w:rsidP="005E01AF">
            <w:pPr>
              <w:pStyle w:val="TableEntry"/>
              <w:rPr>
                <w:color w:val="FFFFFF"/>
              </w:rPr>
            </w:pPr>
            <w:r w:rsidRPr="001F42D3">
              <w:t>1</w:t>
            </w:r>
          </w:p>
        </w:tc>
        <w:tc>
          <w:tcPr>
            <w:tcW w:w="810" w:type="dxa"/>
          </w:tcPr>
          <w:p w14:paraId="07A2B0EB" w14:textId="5BF2B9DF" w:rsidR="00B11855" w:rsidRPr="001F42D3" w:rsidRDefault="003D003E" w:rsidP="005E01AF">
            <w:pPr>
              <w:pStyle w:val="TableEntry"/>
              <w:rPr>
                <w:color w:val="FFFFFF"/>
              </w:rPr>
            </w:pPr>
            <w:r w:rsidRPr="001F42D3">
              <w:t>1</w:t>
            </w:r>
          </w:p>
        </w:tc>
        <w:tc>
          <w:tcPr>
            <w:tcW w:w="729" w:type="dxa"/>
          </w:tcPr>
          <w:p w14:paraId="0769DE99" w14:textId="09D19487" w:rsidR="00B11855" w:rsidRPr="001F42D3" w:rsidRDefault="00B11855" w:rsidP="001F5A5C">
            <w:pPr>
              <w:pStyle w:val="TableEntry"/>
            </w:pPr>
          </w:p>
        </w:tc>
        <w:tc>
          <w:tcPr>
            <w:tcW w:w="981" w:type="dxa"/>
          </w:tcPr>
          <w:p w14:paraId="038D420B" w14:textId="483BC3D4" w:rsidR="00B11855" w:rsidRPr="001F42D3" w:rsidRDefault="00B11855" w:rsidP="001F5A5C">
            <w:pPr>
              <w:pStyle w:val="TableEntry"/>
            </w:pPr>
          </w:p>
        </w:tc>
        <w:tc>
          <w:tcPr>
            <w:tcW w:w="1206" w:type="dxa"/>
          </w:tcPr>
          <w:p w14:paraId="5D2B44C9" w14:textId="37D46C1D" w:rsidR="00B11855" w:rsidRPr="001F42D3" w:rsidRDefault="00B11855" w:rsidP="001F5A5C">
            <w:pPr>
              <w:pStyle w:val="TableEntry"/>
            </w:pPr>
          </w:p>
        </w:tc>
      </w:tr>
      <w:tr w:rsidR="00C40FD5" w:rsidRPr="001F42D3" w14:paraId="2C82DF62" w14:textId="77777777" w:rsidTr="00CF5627">
        <w:trPr>
          <w:cantSplit/>
          <w:jc w:val="center"/>
        </w:trPr>
        <w:tc>
          <w:tcPr>
            <w:tcW w:w="1377" w:type="dxa"/>
          </w:tcPr>
          <w:p w14:paraId="2FD7594F" w14:textId="6B44750A" w:rsidR="00B11855" w:rsidRPr="001F42D3" w:rsidRDefault="003D003E" w:rsidP="005E01AF">
            <w:pPr>
              <w:pStyle w:val="TableEntry"/>
            </w:pPr>
            <w:r w:rsidRPr="001F42D3">
              <w:t>Value Type</w:t>
            </w:r>
          </w:p>
        </w:tc>
        <w:tc>
          <w:tcPr>
            <w:tcW w:w="783" w:type="dxa"/>
          </w:tcPr>
          <w:p w14:paraId="7389FD38" w14:textId="3C4AFF0A" w:rsidR="00B11855" w:rsidRPr="001F42D3" w:rsidRDefault="003D003E" w:rsidP="005E01AF">
            <w:pPr>
              <w:pStyle w:val="TableEntry"/>
            </w:pPr>
            <w:r w:rsidRPr="001F42D3">
              <w:t>2</w:t>
            </w:r>
          </w:p>
        </w:tc>
        <w:tc>
          <w:tcPr>
            <w:tcW w:w="828" w:type="dxa"/>
          </w:tcPr>
          <w:p w14:paraId="0FC43F2A" w14:textId="2426E698" w:rsidR="00B11855" w:rsidRPr="001F42D3" w:rsidRDefault="003D003E" w:rsidP="005E01AF">
            <w:pPr>
              <w:pStyle w:val="TableEntry"/>
              <w:rPr>
                <w:color w:val="FFFFFF"/>
              </w:rPr>
            </w:pPr>
            <w:r w:rsidRPr="001F42D3">
              <w:t>ID</w:t>
            </w:r>
          </w:p>
        </w:tc>
        <w:tc>
          <w:tcPr>
            <w:tcW w:w="720" w:type="dxa"/>
          </w:tcPr>
          <w:p w14:paraId="76B7DE6F" w14:textId="03692565" w:rsidR="00B11855" w:rsidRPr="001F42D3" w:rsidRDefault="003D003E" w:rsidP="00AD69C9">
            <w:pPr>
              <w:pStyle w:val="TableEntry"/>
              <w:rPr>
                <w:color w:val="FFFFFF"/>
              </w:rPr>
            </w:pPr>
            <w:r w:rsidRPr="001F42D3">
              <w:t>2</w:t>
            </w:r>
          </w:p>
        </w:tc>
        <w:tc>
          <w:tcPr>
            <w:tcW w:w="752" w:type="dxa"/>
          </w:tcPr>
          <w:p w14:paraId="06DD40AA" w14:textId="73CC54CD" w:rsidR="00B11855" w:rsidRPr="001F42D3" w:rsidRDefault="003D003E" w:rsidP="00AD69C9">
            <w:pPr>
              <w:pStyle w:val="TableEntry"/>
              <w:rPr>
                <w:color w:val="FFFFFF"/>
              </w:rPr>
            </w:pPr>
            <w:r w:rsidRPr="001F42D3">
              <w:t>R</w:t>
            </w:r>
          </w:p>
        </w:tc>
        <w:tc>
          <w:tcPr>
            <w:tcW w:w="868" w:type="dxa"/>
          </w:tcPr>
          <w:p w14:paraId="71066271" w14:textId="00DE36C3" w:rsidR="00B11855" w:rsidRPr="001F42D3" w:rsidRDefault="003D003E" w:rsidP="00AD69C9">
            <w:pPr>
              <w:pStyle w:val="TableEntry"/>
              <w:rPr>
                <w:color w:val="FFFFFF"/>
              </w:rPr>
            </w:pPr>
            <w:r w:rsidRPr="001F42D3">
              <w:t>False</w:t>
            </w:r>
          </w:p>
        </w:tc>
        <w:tc>
          <w:tcPr>
            <w:tcW w:w="900" w:type="dxa"/>
          </w:tcPr>
          <w:p w14:paraId="1CFB7B18" w14:textId="35763C58" w:rsidR="00B11855" w:rsidRPr="001F42D3" w:rsidRDefault="00B11855" w:rsidP="00AD69C9">
            <w:pPr>
              <w:pStyle w:val="TableEntry"/>
              <w:rPr>
                <w:color w:val="FFFFFF"/>
              </w:rPr>
            </w:pPr>
          </w:p>
        </w:tc>
        <w:tc>
          <w:tcPr>
            <w:tcW w:w="810" w:type="dxa"/>
          </w:tcPr>
          <w:p w14:paraId="76AE0CE0" w14:textId="13F5DE6D" w:rsidR="00B11855" w:rsidRPr="001F42D3" w:rsidRDefault="003D003E" w:rsidP="00AD69C9">
            <w:pPr>
              <w:pStyle w:val="TableEntry"/>
              <w:rPr>
                <w:color w:val="FFFFFF"/>
              </w:rPr>
            </w:pPr>
            <w:r w:rsidRPr="001F42D3">
              <w:t>1</w:t>
            </w:r>
          </w:p>
        </w:tc>
        <w:tc>
          <w:tcPr>
            <w:tcW w:w="729" w:type="dxa"/>
          </w:tcPr>
          <w:p w14:paraId="0E30E052" w14:textId="5A62C8FF" w:rsidR="00B11855" w:rsidRPr="001F42D3" w:rsidRDefault="003D003E" w:rsidP="00AD69C9">
            <w:pPr>
              <w:pStyle w:val="TableEntry"/>
              <w:rPr>
                <w:color w:val="FFFFFF"/>
              </w:rPr>
            </w:pPr>
            <w:r w:rsidRPr="001F42D3">
              <w:t>0125</w:t>
            </w:r>
          </w:p>
        </w:tc>
        <w:tc>
          <w:tcPr>
            <w:tcW w:w="981" w:type="dxa"/>
          </w:tcPr>
          <w:p w14:paraId="041A4F7B" w14:textId="1AC5D0D4" w:rsidR="00B11855" w:rsidRPr="001F42D3" w:rsidRDefault="003D003E" w:rsidP="001F5A5C">
            <w:pPr>
              <w:pStyle w:val="TableEntry"/>
            </w:pPr>
            <w:r w:rsidRPr="001F42D3">
              <w:t>Y</w:t>
            </w:r>
          </w:p>
        </w:tc>
        <w:tc>
          <w:tcPr>
            <w:tcW w:w="1206" w:type="dxa"/>
          </w:tcPr>
          <w:p w14:paraId="0067E32D" w14:textId="31E927F6" w:rsidR="00B11855" w:rsidRPr="001F42D3" w:rsidRDefault="003D003E" w:rsidP="001F5A5C">
            <w:pPr>
              <w:pStyle w:val="TableEntry"/>
            </w:pPr>
            <w:r w:rsidRPr="001F42D3">
              <w:t>ED</w:t>
            </w:r>
          </w:p>
        </w:tc>
      </w:tr>
      <w:tr w:rsidR="00C40FD5" w:rsidRPr="001F42D3" w14:paraId="02F11C3A" w14:textId="77777777" w:rsidTr="00CF5627">
        <w:trPr>
          <w:cantSplit/>
          <w:jc w:val="center"/>
        </w:trPr>
        <w:tc>
          <w:tcPr>
            <w:tcW w:w="1377" w:type="dxa"/>
          </w:tcPr>
          <w:p w14:paraId="33C0889F" w14:textId="58AEE521" w:rsidR="00B11855" w:rsidRPr="001F42D3" w:rsidRDefault="003D003E" w:rsidP="005E01AF">
            <w:pPr>
              <w:pStyle w:val="TableEntry"/>
            </w:pPr>
            <w:r w:rsidRPr="001F42D3">
              <w:lastRenderedPageBreak/>
              <w:t>Observation Identifier</w:t>
            </w:r>
          </w:p>
        </w:tc>
        <w:tc>
          <w:tcPr>
            <w:tcW w:w="783" w:type="dxa"/>
          </w:tcPr>
          <w:p w14:paraId="7C4611B3" w14:textId="4898F7E2" w:rsidR="00B11855" w:rsidRPr="001F42D3" w:rsidRDefault="003D003E" w:rsidP="005E01AF">
            <w:pPr>
              <w:pStyle w:val="TableEntry"/>
            </w:pPr>
            <w:r w:rsidRPr="001F42D3">
              <w:t>3</w:t>
            </w:r>
          </w:p>
        </w:tc>
        <w:tc>
          <w:tcPr>
            <w:tcW w:w="828" w:type="dxa"/>
          </w:tcPr>
          <w:p w14:paraId="27220D58" w14:textId="2F6A6B39" w:rsidR="00B11855" w:rsidRPr="001F42D3" w:rsidRDefault="003D003E" w:rsidP="005E01AF">
            <w:pPr>
              <w:pStyle w:val="TableEntry"/>
              <w:rPr>
                <w:color w:val="FFFFFF"/>
              </w:rPr>
            </w:pPr>
            <w:r w:rsidRPr="001F42D3">
              <w:t>CWE</w:t>
            </w:r>
          </w:p>
        </w:tc>
        <w:tc>
          <w:tcPr>
            <w:tcW w:w="720" w:type="dxa"/>
          </w:tcPr>
          <w:p w14:paraId="6066B29F" w14:textId="20A0468C" w:rsidR="00B11855" w:rsidRPr="001F42D3" w:rsidRDefault="003D003E" w:rsidP="00AD69C9">
            <w:pPr>
              <w:pStyle w:val="TableEntry"/>
              <w:rPr>
                <w:color w:val="FFFFFF"/>
              </w:rPr>
            </w:pPr>
            <w:r w:rsidRPr="001F42D3">
              <w:t>478</w:t>
            </w:r>
          </w:p>
        </w:tc>
        <w:tc>
          <w:tcPr>
            <w:tcW w:w="752" w:type="dxa"/>
          </w:tcPr>
          <w:p w14:paraId="5EDF6CCE" w14:textId="3FBF1E5C" w:rsidR="00B11855" w:rsidRPr="001F42D3" w:rsidRDefault="003D003E" w:rsidP="00AD69C9">
            <w:pPr>
              <w:pStyle w:val="TableEntry"/>
              <w:rPr>
                <w:color w:val="FFFFFF"/>
              </w:rPr>
            </w:pPr>
            <w:r w:rsidRPr="001F42D3">
              <w:t>R</w:t>
            </w:r>
          </w:p>
        </w:tc>
        <w:tc>
          <w:tcPr>
            <w:tcW w:w="868" w:type="dxa"/>
          </w:tcPr>
          <w:p w14:paraId="3C5DFC05" w14:textId="21FC7D6D" w:rsidR="00B11855" w:rsidRPr="001F42D3" w:rsidRDefault="003D003E" w:rsidP="00AD69C9">
            <w:pPr>
              <w:pStyle w:val="TableEntry"/>
              <w:rPr>
                <w:color w:val="FFFFFF"/>
              </w:rPr>
            </w:pPr>
            <w:r w:rsidRPr="001F42D3">
              <w:t>False</w:t>
            </w:r>
          </w:p>
        </w:tc>
        <w:tc>
          <w:tcPr>
            <w:tcW w:w="900" w:type="dxa"/>
          </w:tcPr>
          <w:p w14:paraId="7C9A15D8" w14:textId="6E647571" w:rsidR="00B11855" w:rsidRPr="001F42D3" w:rsidRDefault="003D003E" w:rsidP="00AD69C9">
            <w:pPr>
              <w:pStyle w:val="TableEntry"/>
              <w:rPr>
                <w:color w:val="FFFFFF"/>
              </w:rPr>
            </w:pPr>
            <w:r w:rsidRPr="001F42D3">
              <w:t>1</w:t>
            </w:r>
          </w:p>
        </w:tc>
        <w:tc>
          <w:tcPr>
            <w:tcW w:w="810" w:type="dxa"/>
          </w:tcPr>
          <w:p w14:paraId="3E44EAFE" w14:textId="1EFA6EC2" w:rsidR="00B11855" w:rsidRPr="001F42D3" w:rsidRDefault="003D003E" w:rsidP="00AD69C9">
            <w:pPr>
              <w:pStyle w:val="TableEntry"/>
              <w:rPr>
                <w:color w:val="FFFFFF"/>
              </w:rPr>
            </w:pPr>
            <w:r w:rsidRPr="001F42D3">
              <w:t>1</w:t>
            </w:r>
          </w:p>
        </w:tc>
        <w:tc>
          <w:tcPr>
            <w:tcW w:w="729" w:type="dxa"/>
          </w:tcPr>
          <w:p w14:paraId="74F7DEEC" w14:textId="0877C1F3" w:rsidR="00B11855" w:rsidRPr="001F42D3" w:rsidRDefault="00B11855" w:rsidP="001F5A5C">
            <w:pPr>
              <w:pStyle w:val="TableEntry"/>
            </w:pPr>
          </w:p>
        </w:tc>
        <w:tc>
          <w:tcPr>
            <w:tcW w:w="981" w:type="dxa"/>
          </w:tcPr>
          <w:p w14:paraId="642FFCF7" w14:textId="755846F7" w:rsidR="00B11855" w:rsidRPr="001F42D3" w:rsidRDefault="00B11855" w:rsidP="001F5A5C">
            <w:pPr>
              <w:pStyle w:val="TableEntry"/>
            </w:pPr>
          </w:p>
        </w:tc>
        <w:tc>
          <w:tcPr>
            <w:tcW w:w="1206" w:type="dxa"/>
          </w:tcPr>
          <w:p w14:paraId="20088C0A" w14:textId="77777777" w:rsidR="00B11855" w:rsidRPr="001F42D3" w:rsidRDefault="00B11855" w:rsidP="001F5A5C">
            <w:pPr>
              <w:pStyle w:val="TableEntry"/>
              <w:rPr>
                <w:sz w:val="16"/>
                <w:szCs w:val="16"/>
              </w:rPr>
            </w:pPr>
          </w:p>
        </w:tc>
      </w:tr>
      <w:tr w:rsidR="00C40FD5" w:rsidRPr="001F42D3" w14:paraId="03019EED" w14:textId="77777777" w:rsidTr="00CF5627">
        <w:trPr>
          <w:cantSplit/>
          <w:jc w:val="center"/>
        </w:trPr>
        <w:tc>
          <w:tcPr>
            <w:tcW w:w="1377" w:type="dxa"/>
          </w:tcPr>
          <w:p w14:paraId="76D48035" w14:textId="56A75AB4" w:rsidR="00B11855" w:rsidRPr="001F42D3" w:rsidRDefault="003D003E" w:rsidP="00CF5627">
            <w:pPr>
              <w:pStyle w:val="TableEntryItalicindent"/>
            </w:pPr>
            <w:r w:rsidRPr="001F42D3">
              <w:t>identifier</w:t>
            </w:r>
          </w:p>
        </w:tc>
        <w:tc>
          <w:tcPr>
            <w:tcW w:w="783" w:type="dxa"/>
          </w:tcPr>
          <w:p w14:paraId="514778BA" w14:textId="6D4F97A9" w:rsidR="00B11855" w:rsidRPr="001F42D3" w:rsidRDefault="003D003E" w:rsidP="005E01AF">
            <w:pPr>
              <w:pStyle w:val="TableEntry"/>
              <w:rPr>
                <w:i/>
              </w:rPr>
            </w:pPr>
            <w:r w:rsidRPr="001F42D3">
              <w:rPr>
                <w:i/>
              </w:rPr>
              <w:t>1</w:t>
            </w:r>
          </w:p>
        </w:tc>
        <w:tc>
          <w:tcPr>
            <w:tcW w:w="828" w:type="dxa"/>
          </w:tcPr>
          <w:p w14:paraId="3DEF51B6" w14:textId="217A1A4B" w:rsidR="00B11855" w:rsidRPr="001F42D3" w:rsidRDefault="003D003E" w:rsidP="005E01AF">
            <w:pPr>
              <w:pStyle w:val="TableEntry"/>
              <w:rPr>
                <w:color w:val="FFFFFF"/>
              </w:rPr>
            </w:pPr>
            <w:r w:rsidRPr="001F42D3">
              <w:t>ST</w:t>
            </w:r>
          </w:p>
        </w:tc>
        <w:tc>
          <w:tcPr>
            <w:tcW w:w="720" w:type="dxa"/>
          </w:tcPr>
          <w:p w14:paraId="211E7A4D" w14:textId="644F784D" w:rsidR="00B11855" w:rsidRPr="001F42D3" w:rsidRDefault="003D003E" w:rsidP="00AD69C9">
            <w:pPr>
              <w:pStyle w:val="TableEntry"/>
              <w:rPr>
                <w:color w:val="FFFFFF"/>
              </w:rPr>
            </w:pPr>
            <w:r w:rsidRPr="001F42D3">
              <w:t>20</w:t>
            </w:r>
          </w:p>
        </w:tc>
        <w:tc>
          <w:tcPr>
            <w:tcW w:w="752" w:type="dxa"/>
          </w:tcPr>
          <w:p w14:paraId="2946A4E1" w14:textId="57C6FFA2" w:rsidR="00B11855" w:rsidRPr="001F42D3" w:rsidRDefault="003D003E" w:rsidP="00AD69C9">
            <w:pPr>
              <w:pStyle w:val="TableEntry"/>
              <w:rPr>
                <w:color w:val="FFFFFF"/>
              </w:rPr>
            </w:pPr>
            <w:r w:rsidRPr="001F42D3">
              <w:t>R</w:t>
            </w:r>
          </w:p>
        </w:tc>
        <w:tc>
          <w:tcPr>
            <w:tcW w:w="868" w:type="dxa"/>
          </w:tcPr>
          <w:p w14:paraId="16301B77" w14:textId="0849C5A4" w:rsidR="00B11855" w:rsidRPr="001F42D3" w:rsidRDefault="00B11855" w:rsidP="001F5A5C">
            <w:pPr>
              <w:pStyle w:val="TableEntry"/>
            </w:pPr>
          </w:p>
        </w:tc>
        <w:tc>
          <w:tcPr>
            <w:tcW w:w="900" w:type="dxa"/>
          </w:tcPr>
          <w:p w14:paraId="4E9A61E5" w14:textId="112FEB9D" w:rsidR="00B11855" w:rsidRPr="001F42D3" w:rsidRDefault="003D003E" w:rsidP="00AD69C9">
            <w:pPr>
              <w:pStyle w:val="TableEntry"/>
              <w:rPr>
                <w:color w:val="FFFFFF"/>
              </w:rPr>
            </w:pPr>
            <w:r w:rsidRPr="001F42D3">
              <w:t>1</w:t>
            </w:r>
          </w:p>
        </w:tc>
        <w:tc>
          <w:tcPr>
            <w:tcW w:w="810" w:type="dxa"/>
          </w:tcPr>
          <w:p w14:paraId="13AA7AD7" w14:textId="766EA100" w:rsidR="00B11855" w:rsidRPr="001F42D3" w:rsidRDefault="003D003E" w:rsidP="00AD69C9">
            <w:pPr>
              <w:pStyle w:val="TableEntry"/>
              <w:rPr>
                <w:color w:val="FFFFFF"/>
              </w:rPr>
            </w:pPr>
            <w:r w:rsidRPr="001F42D3">
              <w:t>1</w:t>
            </w:r>
          </w:p>
        </w:tc>
        <w:tc>
          <w:tcPr>
            <w:tcW w:w="729" w:type="dxa"/>
          </w:tcPr>
          <w:p w14:paraId="0E374C1F" w14:textId="0D237B55" w:rsidR="00B11855" w:rsidRPr="001F42D3" w:rsidRDefault="00B11855" w:rsidP="001F5A5C">
            <w:pPr>
              <w:pStyle w:val="TableEntry"/>
            </w:pPr>
          </w:p>
        </w:tc>
        <w:tc>
          <w:tcPr>
            <w:tcW w:w="981" w:type="dxa"/>
          </w:tcPr>
          <w:p w14:paraId="7A6FF5B5" w14:textId="253F28F3" w:rsidR="00B11855" w:rsidRPr="001F42D3" w:rsidRDefault="003D003E" w:rsidP="001F5A5C">
            <w:pPr>
              <w:pStyle w:val="TableEntry"/>
            </w:pPr>
            <w:r w:rsidRPr="001F42D3">
              <w:t>Y</w:t>
            </w:r>
          </w:p>
        </w:tc>
        <w:tc>
          <w:tcPr>
            <w:tcW w:w="1206" w:type="dxa"/>
          </w:tcPr>
          <w:p w14:paraId="343226A7" w14:textId="0312A72E" w:rsidR="00B11855" w:rsidRPr="001F42D3" w:rsidRDefault="003D003E" w:rsidP="001F5A5C">
            <w:pPr>
              <w:pStyle w:val="TableEntry"/>
            </w:pPr>
            <w:r w:rsidRPr="001F42D3">
              <w:t>18750-0   </w:t>
            </w:r>
          </w:p>
        </w:tc>
      </w:tr>
      <w:tr w:rsidR="00C40FD5" w:rsidRPr="001F42D3" w14:paraId="481D1C3C" w14:textId="77777777" w:rsidTr="00CF5627">
        <w:trPr>
          <w:cantSplit/>
          <w:jc w:val="center"/>
        </w:trPr>
        <w:tc>
          <w:tcPr>
            <w:tcW w:w="1377" w:type="dxa"/>
          </w:tcPr>
          <w:p w14:paraId="703A9DCC" w14:textId="7DA44C53" w:rsidR="00B11855" w:rsidRPr="001F42D3" w:rsidRDefault="003D003E" w:rsidP="005E01AF">
            <w:pPr>
              <w:pStyle w:val="TableEntry"/>
            </w:pPr>
            <w:r w:rsidRPr="001F42D3">
              <w:t>Text</w:t>
            </w:r>
          </w:p>
        </w:tc>
        <w:tc>
          <w:tcPr>
            <w:tcW w:w="783" w:type="dxa"/>
          </w:tcPr>
          <w:p w14:paraId="13C481B1" w14:textId="23110A56" w:rsidR="00B11855" w:rsidRPr="001F42D3" w:rsidRDefault="003D003E" w:rsidP="005E01AF">
            <w:pPr>
              <w:pStyle w:val="TableEntry"/>
            </w:pPr>
            <w:r w:rsidRPr="001F42D3">
              <w:t>2</w:t>
            </w:r>
          </w:p>
        </w:tc>
        <w:tc>
          <w:tcPr>
            <w:tcW w:w="828" w:type="dxa"/>
          </w:tcPr>
          <w:p w14:paraId="74B020F7" w14:textId="5FC64B4C" w:rsidR="00B11855" w:rsidRPr="001F42D3" w:rsidRDefault="003D003E" w:rsidP="005E01AF">
            <w:pPr>
              <w:pStyle w:val="TableEntry"/>
              <w:rPr>
                <w:color w:val="FFFFFF"/>
              </w:rPr>
            </w:pPr>
            <w:r w:rsidRPr="001F42D3">
              <w:t>ST</w:t>
            </w:r>
          </w:p>
        </w:tc>
        <w:tc>
          <w:tcPr>
            <w:tcW w:w="720" w:type="dxa"/>
          </w:tcPr>
          <w:p w14:paraId="23ED9061" w14:textId="55439C71" w:rsidR="00B11855" w:rsidRPr="001F42D3" w:rsidRDefault="003D003E" w:rsidP="00AD69C9">
            <w:pPr>
              <w:pStyle w:val="TableEntry"/>
              <w:rPr>
                <w:color w:val="FFFFFF"/>
              </w:rPr>
            </w:pPr>
            <w:r w:rsidRPr="001F42D3">
              <w:t>199</w:t>
            </w:r>
          </w:p>
        </w:tc>
        <w:tc>
          <w:tcPr>
            <w:tcW w:w="752" w:type="dxa"/>
          </w:tcPr>
          <w:p w14:paraId="6BC89B66" w14:textId="1DD5823B" w:rsidR="00B11855" w:rsidRPr="001F42D3" w:rsidRDefault="003D003E" w:rsidP="00AD69C9">
            <w:pPr>
              <w:pStyle w:val="TableEntry"/>
              <w:rPr>
                <w:color w:val="FFFFFF"/>
              </w:rPr>
            </w:pPr>
            <w:r w:rsidRPr="001F42D3">
              <w:t>R</w:t>
            </w:r>
          </w:p>
        </w:tc>
        <w:tc>
          <w:tcPr>
            <w:tcW w:w="868" w:type="dxa"/>
          </w:tcPr>
          <w:p w14:paraId="09FE80CF" w14:textId="22F1C97B" w:rsidR="00B11855" w:rsidRPr="001F42D3" w:rsidRDefault="00B11855" w:rsidP="001F5A5C">
            <w:pPr>
              <w:pStyle w:val="TableEntry"/>
            </w:pPr>
          </w:p>
        </w:tc>
        <w:tc>
          <w:tcPr>
            <w:tcW w:w="900" w:type="dxa"/>
          </w:tcPr>
          <w:p w14:paraId="03A03648" w14:textId="30CB486E" w:rsidR="00B11855" w:rsidRPr="001F42D3" w:rsidRDefault="00E86B15" w:rsidP="00AD69C9">
            <w:pPr>
              <w:pStyle w:val="TableEntry"/>
              <w:rPr>
                <w:color w:val="FFFFFF"/>
              </w:rPr>
            </w:pPr>
            <w:r w:rsidRPr="001F42D3">
              <w:t>1</w:t>
            </w:r>
          </w:p>
        </w:tc>
        <w:tc>
          <w:tcPr>
            <w:tcW w:w="810" w:type="dxa"/>
          </w:tcPr>
          <w:p w14:paraId="344F1AA9" w14:textId="01A66826" w:rsidR="00B11855" w:rsidRPr="001F42D3" w:rsidRDefault="003D003E" w:rsidP="00AD69C9">
            <w:pPr>
              <w:pStyle w:val="TableEntry"/>
              <w:rPr>
                <w:color w:val="FFFFFF"/>
              </w:rPr>
            </w:pPr>
            <w:r w:rsidRPr="001F42D3">
              <w:t>1</w:t>
            </w:r>
          </w:p>
        </w:tc>
        <w:tc>
          <w:tcPr>
            <w:tcW w:w="729" w:type="dxa"/>
          </w:tcPr>
          <w:p w14:paraId="59BE8934" w14:textId="67F63884" w:rsidR="00B11855" w:rsidRPr="001F42D3" w:rsidRDefault="00B11855" w:rsidP="001F5A5C">
            <w:pPr>
              <w:pStyle w:val="TableEntry"/>
            </w:pPr>
          </w:p>
        </w:tc>
        <w:tc>
          <w:tcPr>
            <w:tcW w:w="981" w:type="dxa"/>
          </w:tcPr>
          <w:p w14:paraId="7DA2787D" w14:textId="6BE3216E" w:rsidR="00B11855" w:rsidRPr="001F42D3" w:rsidRDefault="003D003E" w:rsidP="001F5A5C">
            <w:pPr>
              <w:pStyle w:val="TableEntry"/>
            </w:pPr>
            <w:r w:rsidRPr="001F42D3">
              <w:t>Y</w:t>
            </w:r>
          </w:p>
        </w:tc>
        <w:tc>
          <w:tcPr>
            <w:tcW w:w="1206" w:type="dxa"/>
          </w:tcPr>
          <w:p w14:paraId="5CF54320" w14:textId="77777777" w:rsidR="00B11855" w:rsidRPr="001F42D3" w:rsidRDefault="003D003E" w:rsidP="001F5A5C">
            <w:pPr>
              <w:pStyle w:val="TableEntry"/>
            </w:pPr>
            <w:r w:rsidRPr="001F42D3">
              <w:t>Cardiac Electrophysiology Report</w:t>
            </w:r>
          </w:p>
        </w:tc>
      </w:tr>
      <w:tr w:rsidR="00C40FD5" w:rsidRPr="001F42D3" w14:paraId="61A6EDDD" w14:textId="77777777" w:rsidTr="00CF5627">
        <w:trPr>
          <w:cantSplit/>
          <w:jc w:val="center"/>
        </w:trPr>
        <w:tc>
          <w:tcPr>
            <w:tcW w:w="1377" w:type="dxa"/>
          </w:tcPr>
          <w:p w14:paraId="1FD0FC12" w14:textId="03865979" w:rsidR="00B11855" w:rsidRPr="001F42D3" w:rsidRDefault="003D003E" w:rsidP="005E01AF">
            <w:pPr>
              <w:pStyle w:val="TableEntry"/>
              <w:rPr>
                <w:i/>
              </w:rPr>
            </w:pPr>
            <w:r w:rsidRPr="001F42D3">
              <w:rPr>
                <w:i/>
              </w:rPr>
              <w:t>name of coding system</w:t>
            </w:r>
          </w:p>
        </w:tc>
        <w:tc>
          <w:tcPr>
            <w:tcW w:w="783" w:type="dxa"/>
          </w:tcPr>
          <w:p w14:paraId="2F6302F3" w14:textId="542328A2" w:rsidR="00B11855" w:rsidRPr="001F42D3" w:rsidRDefault="003D003E" w:rsidP="005E01AF">
            <w:pPr>
              <w:pStyle w:val="TableEntry"/>
              <w:rPr>
                <w:i/>
              </w:rPr>
            </w:pPr>
            <w:r w:rsidRPr="001F42D3">
              <w:rPr>
                <w:i/>
              </w:rPr>
              <w:t>3</w:t>
            </w:r>
          </w:p>
        </w:tc>
        <w:tc>
          <w:tcPr>
            <w:tcW w:w="828" w:type="dxa"/>
          </w:tcPr>
          <w:p w14:paraId="0474F7E7" w14:textId="63DAB919" w:rsidR="00B11855" w:rsidRPr="001F42D3" w:rsidRDefault="003D003E" w:rsidP="001F5A5C">
            <w:pPr>
              <w:pStyle w:val="TableEntry"/>
              <w:rPr>
                <w:color w:val="FFFFFF"/>
              </w:rPr>
            </w:pPr>
            <w:r w:rsidRPr="001F42D3">
              <w:t>ID</w:t>
            </w:r>
          </w:p>
        </w:tc>
        <w:tc>
          <w:tcPr>
            <w:tcW w:w="720" w:type="dxa"/>
          </w:tcPr>
          <w:p w14:paraId="1657014F" w14:textId="58FBE3A6" w:rsidR="00B11855" w:rsidRPr="001F42D3" w:rsidRDefault="003D003E" w:rsidP="00AD69C9">
            <w:pPr>
              <w:pStyle w:val="TableEntry"/>
              <w:rPr>
                <w:color w:val="FFFFFF"/>
              </w:rPr>
            </w:pPr>
            <w:r w:rsidRPr="001F42D3">
              <w:t>20</w:t>
            </w:r>
          </w:p>
        </w:tc>
        <w:tc>
          <w:tcPr>
            <w:tcW w:w="752" w:type="dxa"/>
          </w:tcPr>
          <w:p w14:paraId="22D9E381" w14:textId="525942E7" w:rsidR="00B11855" w:rsidRPr="001F42D3" w:rsidRDefault="003D003E" w:rsidP="00AD69C9">
            <w:pPr>
              <w:pStyle w:val="TableEntry"/>
              <w:rPr>
                <w:color w:val="FFFFFF"/>
              </w:rPr>
            </w:pPr>
            <w:r w:rsidRPr="001F42D3">
              <w:t>R</w:t>
            </w:r>
          </w:p>
        </w:tc>
        <w:tc>
          <w:tcPr>
            <w:tcW w:w="868" w:type="dxa"/>
          </w:tcPr>
          <w:p w14:paraId="1BF9A15C" w14:textId="45686B77" w:rsidR="00B11855" w:rsidRPr="001F42D3" w:rsidRDefault="00B11855" w:rsidP="001F5A5C">
            <w:pPr>
              <w:pStyle w:val="TableEntry"/>
            </w:pPr>
          </w:p>
        </w:tc>
        <w:tc>
          <w:tcPr>
            <w:tcW w:w="900" w:type="dxa"/>
          </w:tcPr>
          <w:p w14:paraId="52B00390" w14:textId="51EF7C03" w:rsidR="00B11855" w:rsidRPr="001F42D3" w:rsidRDefault="003D003E" w:rsidP="00AD69C9">
            <w:pPr>
              <w:pStyle w:val="TableEntry"/>
              <w:rPr>
                <w:color w:val="FFFFFF"/>
              </w:rPr>
            </w:pPr>
            <w:r w:rsidRPr="001F42D3">
              <w:t>0</w:t>
            </w:r>
          </w:p>
        </w:tc>
        <w:tc>
          <w:tcPr>
            <w:tcW w:w="810" w:type="dxa"/>
          </w:tcPr>
          <w:p w14:paraId="45858D8B" w14:textId="6B755960" w:rsidR="00B11855" w:rsidRPr="001F42D3" w:rsidRDefault="003D003E" w:rsidP="00AD69C9">
            <w:pPr>
              <w:pStyle w:val="TableEntry"/>
              <w:rPr>
                <w:color w:val="FFFFFF"/>
              </w:rPr>
            </w:pPr>
            <w:r w:rsidRPr="001F42D3">
              <w:t>1</w:t>
            </w:r>
          </w:p>
        </w:tc>
        <w:tc>
          <w:tcPr>
            <w:tcW w:w="729" w:type="dxa"/>
          </w:tcPr>
          <w:p w14:paraId="2F93EC5B" w14:textId="0FF2B35C" w:rsidR="00B11855" w:rsidRPr="001F42D3" w:rsidRDefault="003D003E" w:rsidP="00AD69C9">
            <w:pPr>
              <w:pStyle w:val="TableEntry"/>
              <w:rPr>
                <w:color w:val="FFFFFF"/>
              </w:rPr>
            </w:pPr>
            <w:r w:rsidRPr="001F42D3">
              <w:t>0396</w:t>
            </w:r>
          </w:p>
        </w:tc>
        <w:tc>
          <w:tcPr>
            <w:tcW w:w="981" w:type="dxa"/>
          </w:tcPr>
          <w:p w14:paraId="58DF373F" w14:textId="6CD79115" w:rsidR="00B11855" w:rsidRPr="001F42D3" w:rsidRDefault="003D003E" w:rsidP="001F5A5C">
            <w:pPr>
              <w:pStyle w:val="TableEntry"/>
            </w:pPr>
            <w:r w:rsidRPr="001F42D3">
              <w:t>Y</w:t>
            </w:r>
          </w:p>
        </w:tc>
        <w:tc>
          <w:tcPr>
            <w:tcW w:w="1206" w:type="dxa"/>
          </w:tcPr>
          <w:p w14:paraId="06576413" w14:textId="24E5C978" w:rsidR="00B11855" w:rsidRPr="001F42D3" w:rsidRDefault="003D003E" w:rsidP="001F5A5C">
            <w:pPr>
              <w:pStyle w:val="TableEntry"/>
            </w:pPr>
            <w:r w:rsidRPr="001F42D3">
              <w:t>LN</w:t>
            </w:r>
          </w:p>
        </w:tc>
      </w:tr>
      <w:tr w:rsidR="002A04AE" w:rsidRPr="001F42D3" w14:paraId="7908F32E" w14:textId="77777777" w:rsidTr="00CF5627">
        <w:trPr>
          <w:cantSplit/>
          <w:jc w:val="center"/>
        </w:trPr>
        <w:tc>
          <w:tcPr>
            <w:tcW w:w="1377" w:type="dxa"/>
          </w:tcPr>
          <w:p w14:paraId="6DA46E92" w14:textId="6F808317" w:rsidR="002A04AE" w:rsidRPr="001F42D3" w:rsidRDefault="000B7F15" w:rsidP="005E01AF">
            <w:pPr>
              <w:pStyle w:val="TableEntry"/>
            </w:pPr>
            <w:r w:rsidRPr="001F42D3">
              <w:t>alternate identifier</w:t>
            </w:r>
          </w:p>
        </w:tc>
        <w:tc>
          <w:tcPr>
            <w:tcW w:w="783" w:type="dxa"/>
          </w:tcPr>
          <w:p w14:paraId="5832C329" w14:textId="3EF0A7DC" w:rsidR="002A04AE" w:rsidRPr="001F42D3" w:rsidRDefault="00D77190" w:rsidP="001F5A5C">
            <w:pPr>
              <w:pStyle w:val="TableEntry"/>
            </w:pPr>
            <w:r w:rsidRPr="001F42D3">
              <w:t>4</w:t>
            </w:r>
          </w:p>
        </w:tc>
        <w:tc>
          <w:tcPr>
            <w:tcW w:w="828" w:type="dxa"/>
          </w:tcPr>
          <w:p w14:paraId="2E75D9EE" w14:textId="0E9F1B7C" w:rsidR="002A04AE" w:rsidRPr="001F42D3" w:rsidRDefault="00D77190" w:rsidP="00AD69C9">
            <w:pPr>
              <w:pStyle w:val="TableEntry"/>
            </w:pPr>
            <w:r w:rsidRPr="001F42D3">
              <w:t>ST</w:t>
            </w:r>
          </w:p>
        </w:tc>
        <w:tc>
          <w:tcPr>
            <w:tcW w:w="720" w:type="dxa"/>
          </w:tcPr>
          <w:p w14:paraId="7A3657B9" w14:textId="3C50B1CA" w:rsidR="002A04AE" w:rsidRPr="001F42D3" w:rsidRDefault="00D77190" w:rsidP="00AD69C9">
            <w:pPr>
              <w:pStyle w:val="TableEntry"/>
            </w:pPr>
            <w:r w:rsidRPr="001F42D3">
              <w:t>255</w:t>
            </w:r>
          </w:p>
        </w:tc>
        <w:tc>
          <w:tcPr>
            <w:tcW w:w="752" w:type="dxa"/>
          </w:tcPr>
          <w:p w14:paraId="11D0535D" w14:textId="67016243" w:rsidR="002A04AE" w:rsidRPr="001F42D3" w:rsidRDefault="00D77190" w:rsidP="001F5A5C">
            <w:pPr>
              <w:pStyle w:val="TableEntry"/>
            </w:pPr>
            <w:r w:rsidRPr="001F42D3">
              <w:t>RE</w:t>
            </w:r>
          </w:p>
        </w:tc>
        <w:tc>
          <w:tcPr>
            <w:tcW w:w="868" w:type="dxa"/>
          </w:tcPr>
          <w:p w14:paraId="001AD3B5" w14:textId="77777777" w:rsidR="002A04AE" w:rsidRPr="001F42D3" w:rsidRDefault="002A04AE" w:rsidP="00AD69C9">
            <w:pPr>
              <w:pStyle w:val="TableEntry"/>
            </w:pPr>
          </w:p>
        </w:tc>
        <w:tc>
          <w:tcPr>
            <w:tcW w:w="900" w:type="dxa"/>
          </w:tcPr>
          <w:p w14:paraId="20386DB8" w14:textId="22BE68AD" w:rsidR="002A04AE" w:rsidRPr="001F42D3" w:rsidRDefault="00D77190" w:rsidP="001F5A5C">
            <w:pPr>
              <w:pStyle w:val="TableEntry"/>
            </w:pPr>
            <w:r w:rsidRPr="001F42D3">
              <w:t>0</w:t>
            </w:r>
          </w:p>
        </w:tc>
        <w:tc>
          <w:tcPr>
            <w:tcW w:w="810" w:type="dxa"/>
          </w:tcPr>
          <w:p w14:paraId="2FD5F0B5" w14:textId="56827465" w:rsidR="002A04AE" w:rsidRPr="001F42D3" w:rsidRDefault="00D77190" w:rsidP="001F5A5C">
            <w:pPr>
              <w:pStyle w:val="TableEntry"/>
            </w:pPr>
            <w:r w:rsidRPr="001F42D3">
              <w:t>1</w:t>
            </w:r>
          </w:p>
        </w:tc>
        <w:tc>
          <w:tcPr>
            <w:tcW w:w="729" w:type="dxa"/>
          </w:tcPr>
          <w:p w14:paraId="3D800ED8" w14:textId="77777777" w:rsidR="002A04AE" w:rsidRPr="001F42D3" w:rsidRDefault="002A04AE" w:rsidP="001F5A5C">
            <w:pPr>
              <w:pStyle w:val="TableEntry"/>
              <w:rPr>
                <w:color w:val="FFFFFF"/>
                <w:sz w:val="16"/>
                <w:szCs w:val="16"/>
              </w:rPr>
            </w:pPr>
          </w:p>
        </w:tc>
        <w:tc>
          <w:tcPr>
            <w:tcW w:w="981" w:type="dxa"/>
          </w:tcPr>
          <w:p w14:paraId="74C64C0F" w14:textId="77777777" w:rsidR="002A04AE" w:rsidRPr="001F42D3" w:rsidRDefault="002A04AE" w:rsidP="001F5A5C">
            <w:pPr>
              <w:pStyle w:val="TableEntry"/>
              <w:rPr>
                <w:sz w:val="16"/>
                <w:szCs w:val="16"/>
              </w:rPr>
            </w:pPr>
          </w:p>
        </w:tc>
        <w:tc>
          <w:tcPr>
            <w:tcW w:w="1206" w:type="dxa"/>
          </w:tcPr>
          <w:p w14:paraId="7660C23F" w14:textId="1B6EB7CD" w:rsidR="002A04AE" w:rsidRPr="001F42D3" w:rsidRDefault="00961510" w:rsidP="001F5A5C">
            <w:pPr>
              <w:pStyle w:val="TableEntry"/>
            </w:pPr>
            <w:r w:rsidRPr="001F42D3">
              <w:t>file_name_example.pdf</w:t>
            </w:r>
          </w:p>
        </w:tc>
      </w:tr>
      <w:tr w:rsidR="002A04AE" w:rsidRPr="001F42D3" w14:paraId="55CF6177" w14:textId="77777777" w:rsidTr="00CF5627">
        <w:trPr>
          <w:cantSplit/>
          <w:jc w:val="center"/>
        </w:trPr>
        <w:tc>
          <w:tcPr>
            <w:tcW w:w="1377" w:type="dxa"/>
          </w:tcPr>
          <w:p w14:paraId="67661522" w14:textId="04CC24AF" w:rsidR="002A04AE" w:rsidRPr="001F42D3" w:rsidRDefault="000B7F15" w:rsidP="005E01AF">
            <w:pPr>
              <w:pStyle w:val="TableEntry"/>
            </w:pPr>
            <w:r w:rsidRPr="001F42D3">
              <w:t>alternate text</w:t>
            </w:r>
          </w:p>
        </w:tc>
        <w:tc>
          <w:tcPr>
            <w:tcW w:w="783" w:type="dxa"/>
          </w:tcPr>
          <w:p w14:paraId="5245A912" w14:textId="60764E1E" w:rsidR="002A04AE" w:rsidRPr="001F42D3" w:rsidRDefault="00961510" w:rsidP="001F5A5C">
            <w:pPr>
              <w:pStyle w:val="TableEntry"/>
            </w:pPr>
            <w:r w:rsidRPr="001F42D3">
              <w:t>5</w:t>
            </w:r>
          </w:p>
        </w:tc>
        <w:tc>
          <w:tcPr>
            <w:tcW w:w="828" w:type="dxa"/>
          </w:tcPr>
          <w:p w14:paraId="5573EAB5" w14:textId="4F37F318" w:rsidR="002A04AE" w:rsidRPr="001F42D3" w:rsidRDefault="00961510" w:rsidP="00AD69C9">
            <w:pPr>
              <w:pStyle w:val="TableEntry"/>
            </w:pPr>
            <w:r w:rsidRPr="001F42D3">
              <w:t>ST</w:t>
            </w:r>
          </w:p>
        </w:tc>
        <w:tc>
          <w:tcPr>
            <w:tcW w:w="720" w:type="dxa"/>
          </w:tcPr>
          <w:p w14:paraId="5B00136B" w14:textId="11461944" w:rsidR="002A04AE" w:rsidRPr="001F42D3" w:rsidRDefault="00961510" w:rsidP="00AD69C9">
            <w:pPr>
              <w:pStyle w:val="TableEntry"/>
            </w:pPr>
            <w:r w:rsidRPr="001F42D3">
              <w:t>100</w:t>
            </w:r>
          </w:p>
        </w:tc>
        <w:tc>
          <w:tcPr>
            <w:tcW w:w="752" w:type="dxa"/>
          </w:tcPr>
          <w:p w14:paraId="2CF5DEC4" w14:textId="76CF20A1" w:rsidR="002A04AE" w:rsidRPr="001F42D3" w:rsidRDefault="00961510" w:rsidP="001F5A5C">
            <w:pPr>
              <w:pStyle w:val="TableEntry"/>
            </w:pPr>
            <w:r w:rsidRPr="001F42D3">
              <w:t>RE</w:t>
            </w:r>
          </w:p>
        </w:tc>
        <w:tc>
          <w:tcPr>
            <w:tcW w:w="868" w:type="dxa"/>
          </w:tcPr>
          <w:p w14:paraId="6F6FD872" w14:textId="77777777" w:rsidR="002A04AE" w:rsidRPr="001F42D3" w:rsidRDefault="002A04AE" w:rsidP="00AD69C9">
            <w:pPr>
              <w:pStyle w:val="TableEntry"/>
            </w:pPr>
          </w:p>
        </w:tc>
        <w:tc>
          <w:tcPr>
            <w:tcW w:w="900" w:type="dxa"/>
          </w:tcPr>
          <w:p w14:paraId="30CF860D" w14:textId="6C0C6D39" w:rsidR="002A04AE" w:rsidRPr="001F42D3" w:rsidRDefault="00961510" w:rsidP="001F5A5C">
            <w:pPr>
              <w:pStyle w:val="TableEntry"/>
            </w:pPr>
            <w:r w:rsidRPr="001F42D3">
              <w:t>0</w:t>
            </w:r>
          </w:p>
        </w:tc>
        <w:tc>
          <w:tcPr>
            <w:tcW w:w="810" w:type="dxa"/>
          </w:tcPr>
          <w:p w14:paraId="24566549" w14:textId="4C564BB3" w:rsidR="002A04AE" w:rsidRPr="001F42D3" w:rsidRDefault="00961510" w:rsidP="001F5A5C">
            <w:pPr>
              <w:pStyle w:val="TableEntry"/>
            </w:pPr>
            <w:r w:rsidRPr="001F42D3">
              <w:t>1</w:t>
            </w:r>
          </w:p>
        </w:tc>
        <w:tc>
          <w:tcPr>
            <w:tcW w:w="729" w:type="dxa"/>
          </w:tcPr>
          <w:p w14:paraId="21785CB7" w14:textId="77777777" w:rsidR="002A04AE" w:rsidRPr="001F42D3" w:rsidRDefault="002A04AE" w:rsidP="001F5A5C">
            <w:pPr>
              <w:pStyle w:val="TableEntry"/>
              <w:rPr>
                <w:color w:val="FFFFFF"/>
                <w:sz w:val="16"/>
                <w:szCs w:val="16"/>
              </w:rPr>
            </w:pPr>
          </w:p>
        </w:tc>
        <w:tc>
          <w:tcPr>
            <w:tcW w:w="981" w:type="dxa"/>
          </w:tcPr>
          <w:p w14:paraId="21899EFD" w14:textId="77777777" w:rsidR="002A04AE" w:rsidRPr="001F42D3" w:rsidRDefault="002A04AE" w:rsidP="001F5A5C">
            <w:pPr>
              <w:pStyle w:val="TableEntry"/>
              <w:rPr>
                <w:sz w:val="16"/>
                <w:szCs w:val="16"/>
              </w:rPr>
            </w:pPr>
          </w:p>
        </w:tc>
        <w:tc>
          <w:tcPr>
            <w:tcW w:w="1206" w:type="dxa"/>
          </w:tcPr>
          <w:p w14:paraId="37A526D4" w14:textId="0C2489D6" w:rsidR="002A04AE" w:rsidRPr="001F42D3" w:rsidRDefault="00961510" w:rsidP="001F5A5C">
            <w:pPr>
              <w:pStyle w:val="TableEntry"/>
            </w:pPr>
            <w:r w:rsidRPr="001F42D3">
              <w:t>Example Cardiac Device Report</w:t>
            </w:r>
          </w:p>
        </w:tc>
      </w:tr>
      <w:tr w:rsidR="00C40FD5" w:rsidRPr="001F42D3" w14:paraId="53DC4F6B" w14:textId="77777777" w:rsidTr="00CF5627">
        <w:trPr>
          <w:cantSplit/>
          <w:jc w:val="center"/>
        </w:trPr>
        <w:tc>
          <w:tcPr>
            <w:tcW w:w="1377" w:type="dxa"/>
          </w:tcPr>
          <w:p w14:paraId="5C0023A1" w14:textId="1E6EB75E" w:rsidR="00B11855" w:rsidRPr="001F42D3" w:rsidRDefault="003D003E" w:rsidP="005E01AF">
            <w:pPr>
              <w:pStyle w:val="TableEntry"/>
            </w:pPr>
            <w:r w:rsidRPr="001F42D3">
              <w:t>Observation Sub-ID</w:t>
            </w:r>
          </w:p>
        </w:tc>
        <w:tc>
          <w:tcPr>
            <w:tcW w:w="783" w:type="dxa"/>
          </w:tcPr>
          <w:p w14:paraId="0C63CA5B" w14:textId="187D6286" w:rsidR="00B11855" w:rsidRPr="001F42D3" w:rsidRDefault="003D003E" w:rsidP="001F5A5C">
            <w:pPr>
              <w:pStyle w:val="TableEntry"/>
            </w:pPr>
            <w:r w:rsidRPr="001F42D3">
              <w:t>4</w:t>
            </w:r>
          </w:p>
        </w:tc>
        <w:tc>
          <w:tcPr>
            <w:tcW w:w="828" w:type="dxa"/>
          </w:tcPr>
          <w:p w14:paraId="6B56C9FE" w14:textId="1D396C33" w:rsidR="00B11855" w:rsidRPr="001F42D3" w:rsidRDefault="003D003E" w:rsidP="00AD69C9">
            <w:pPr>
              <w:pStyle w:val="TableEntry"/>
              <w:rPr>
                <w:color w:val="FFFFFF"/>
              </w:rPr>
            </w:pPr>
            <w:r w:rsidRPr="001F42D3">
              <w:t>ST</w:t>
            </w:r>
          </w:p>
        </w:tc>
        <w:tc>
          <w:tcPr>
            <w:tcW w:w="720" w:type="dxa"/>
          </w:tcPr>
          <w:p w14:paraId="7B8FF34E" w14:textId="3EF898E0" w:rsidR="00B11855" w:rsidRPr="001F42D3" w:rsidRDefault="003D003E" w:rsidP="00AD69C9">
            <w:pPr>
              <w:pStyle w:val="TableEntry"/>
              <w:rPr>
                <w:color w:val="FFFFFF"/>
              </w:rPr>
            </w:pPr>
            <w:r w:rsidRPr="001F42D3">
              <w:t>20</w:t>
            </w:r>
          </w:p>
        </w:tc>
        <w:tc>
          <w:tcPr>
            <w:tcW w:w="752" w:type="dxa"/>
          </w:tcPr>
          <w:p w14:paraId="5C75F60A" w14:textId="77777777" w:rsidR="00B11855" w:rsidRPr="001F42D3" w:rsidRDefault="00E86B15" w:rsidP="001F5A5C">
            <w:pPr>
              <w:pStyle w:val="TableEntry"/>
              <w:rPr>
                <w:color w:val="FFFFFF"/>
              </w:rPr>
            </w:pPr>
            <w:r w:rsidRPr="001F42D3">
              <w:t>RE</w:t>
            </w:r>
          </w:p>
        </w:tc>
        <w:tc>
          <w:tcPr>
            <w:tcW w:w="868" w:type="dxa"/>
          </w:tcPr>
          <w:p w14:paraId="346CBD78" w14:textId="620D93A1" w:rsidR="00B11855" w:rsidRPr="001F42D3" w:rsidRDefault="003D003E" w:rsidP="00AD69C9">
            <w:pPr>
              <w:pStyle w:val="TableEntry"/>
              <w:rPr>
                <w:color w:val="FFFFFF"/>
              </w:rPr>
            </w:pPr>
            <w:r w:rsidRPr="001F42D3">
              <w:t>False</w:t>
            </w:r>
          </w:p>
        </w:tc>
        <w:tc>
          <w:tcPr>
            <w:tcW w:w="900" w:type="dxa"/>
          </w:tcPr>
          <w:p w14:paraId="4AAD6448" w14:textId="77777777" w:rsidR="00B11855" w:rsidRPr="001F42D3" w:rsidRDefault="003D003E" w:rsidP="001F5A5C">
            <w:pPr>
              <w:pStyle w:val="TableEntry"/>
            </w:pPr>
            <w:r w:rsidRPr="001F42D3">
              <w:t>0</w:t>
            </w:r>
          </w:p>
        </w:tc>
        <w:tc>
          <w:tcPr>
            <w:tcW w:w="810" w:type="dxa"/>
          </w:tcPr>
          <w:p w14:paraId="78ED0721" w14:textId="77777777" w:rsidR="00B11855" w:rsidRPr="001F42D3" w:rsidRDefault="003D003E" w:rsidP="001F5A5C">
            <w:pPr>
              <w:pStyle w:val="TableEntry"/>
            </w:pPr>
            <w:r w:rsidRPr="001F42D3">
              <w:t>1</w:t>
            </w:r>
          </w:p>
        </w:tc>
        <w:tc>
          <w:tcPr>
            <w:tcW w:w="729" w:type="dxa"/>
          </w:tcPr>
          <w:p w14:paraId="3837692F" w14:textId="77777777" w:rsidR="00B11855" w:rsidRPr="001F42D3" w:rsidRDefault="00B11855" w:rsidP="001F5A5C">
            <w:pPr>
              <w:pStyle w:val="TableEntry"/>
              <w:rPr>
                <w:color w:val="FFFFFF"/>
                <w:sz w:val="16"/>
                <w:szCs w:val="16"/>
              </w:rPr>
            </w:pPr>
          </w:p>
        </w:tc>
        <w:tc>
          <w:tcPr>
            <w:tcW w:w="981" w:type="dxa"/>
          </w:tcPr>
          <w:p w14:paraId="40CB1501" w14:textId="77777777" w:rsidR="00B11855" w:rsidRPr="001F42D3" w:rsidRDefault="00B11855" w:rsidP="001F5A5C">
            <w:pPr>
              <w:pStyle w:val="TableEntry"/>
              <w:rPr>
                <w:sz w:val="16"/>
                <w:szCs w:val="16"/>
              </w:rPr>
            </w:pPr>
          </w:p>
        </w:tc>
        <w:tc>
          <w:tcPr>
            <w:tcW w:w="1206" w:type="dxa"/>
          </w:tcPr>
          <w:p w14:paraId="49F1948A" w14:textId="77777777" w:rsidR="00B11855" w:rsidRPr="001F42D3" w:rsidRDefault="003D003E" w:rsidP="001F5A5C">
            <w:pPr>
              <w:pStyle w:val="TableEntry"/>
            </w:pPr>
            <w:r w:rsidRPr="001F42D3">
              <w:t>1</w:t>
            </w:r>
          </w:p>
        </w:tc>
      </w:tr>
      <w:tr w:rsidR="00C40FD5" w:rsidRPr="001F42D3" w14:paraId="2316855E" w14:textId="77777777" w:rsidTr="00CF5627">
        <w:trPr>
          <w:cantSplit/>
          <w:jc w:val="center"/>
        </w:trPr>
        <w:tc>
          <w:tcPr>
            <w:tcW w:w="1377" w:type="dxa"/>
          </w:tcPr>
          <w:p w14:paraId="45DF9B2E" w14:textId="3DE5618D" w:rsidR="00B11855" w:rsidRPr="001F42D3" w:rsidRDefault="003D003E" w:rsidP="005E01AF">
            <w:pPr>
              <w:pStyle w:val="TableEntry"/>
            </w:pPr>
            <w:r w:rsidRPr="001F42D3">
              <w:t>Observation Value</w:t>
            </w:r>
          </w:p>
        </w:tc>
        <w:tc>
          <w:tcPr>
            <w:tcW w:w="783" w:type="dxa"/>
          </w:tcPr>
          <w:p w14:paraId="2E510F5A" w14:textId="23DC44CD" w:rsidR="00B11855" w:rsidRPr="001F42D3" w:rsidRDefault="003D003E" w:rsidP="005E01AF">
            <w:pPr>
              <w:pStyle w:val="TableEntry"/>
            </w:pPr>
            <w:r w:rsidRPr="001F42D3">
              <w:t>5</w:t>
            </w:r>
          </w:p>
        </w:tc>
        <w:tc>
          <w:tcPr>
            <w:tcW w:w="828" w:type="dxa"/>
          </w:tcPr>
          <w:p w14:paraId="76C6A8CA" w14:textId="5448397F" w:rsidR="00B11855" w:rsidRPr="001F42D3" w:rsidRDefault="003D003E" w:rsidP="001F5A5C">
            <w:pPr>
              <w:pStyle w:val="TableEntry"/>
              <w:rPr>
                <w:color w:val="FFFFFF"/>
              </w:rPr>
            </w:pPr>
            <w:r w:rsidRPr="001F42D3">
              <w:t>ED</w:t>
            </w:r>
          </w:p>
        </w:tc>
        <w:tc>
          <w:tcPr>
            <w:tcW w:w="720" w:type="dxa"/>
          </w:tcPr>
          <w:p w14:paraId="3E4636F5" w14:textId="71D2B2D9" w:rsidR="00B11855" w:rsidRPr="001F42D3" w:rsidRDefault="003D003E" w:rsidP="00AD69C9">
            <w:pPr>
              <w:pStyle w:val="TableEntry"/>
              <w:rPr>
                <w:color w:val="FFFFFF"/>
              </w:rPr>
            </w:pPr>
            <w:r w:rsidRPr="001F42D3">
              <w:t>99999</w:t>
            </w:r>
          </w:p>
        </w:tc>
        <w:tc>
          <w:tcPr>
            <w:tcW w:w="752" w:type="dxa"/>
          </w:tcPr>
          <w:p w14:paraId="26B72C4C" w14:textId="3B241662" w:rsidR="00B11855" w:rsidRPr="001F42D3" w:rsidRDefault="003D003E" w:rsidP="00AD69C9">
            <w:pPr>
              <w:pStyle w:val="TableEntry"/>
              <w:rPr>
                <w:color w:val="FFFFFF"/>
              </w:rPr>
            </w:pPr>
            <w:r w:rsidRPr="001F42D3">
              <w:t>R</w:t>
            </w:r>
          </w:p>
        </w:tc>
        <w:tc>
          <w:tcPr>
            <w:tcW w:w="868" w:type="dxa"/>
          </w:tcPr>
          <w:p w14:paraId="5C2B2A89" w14:textId="727B88A3" w:rsidR="00B11855" w:rsidRPr="001F42D3" w:rsidRDefault="003D003E" w:rsidP="00AD69C9">
            <w:pPr>
              <w:pStyle w:val="TableEntry"/>
              <w:rPr>
                <w:color w:val="FFFFFF"/>
              </w:rPr>
            </w:pPr>
            <w:r w:rsidRPr="001F42D3">
              <w:t>True</w:t>
            </w:r>
          </w:p>
        </w:tc>
        <w:tc>
          <w:tcPr>
            <w:tcW w:w="900" w:type="dxa"/>
          </w:tcPr>
          <w:p w14:paraId="7F0BBC2E" w14:textId="0835C9A8" w:rsidR="00B11855" w:rsidRPr="001F42D3" w:rsidRDefault="00E86B15" w:rsidP="00AD69C9">
            <w:pPr>
              <w:pStyle w:val="TableEntry"/>
              <w:rPr>
                <w:color w:val="FFFFFF"/>
              </w:rPr>
            </w:pPr>
            <w:r w:rsidRPr="001F42D3">
              <w:t>1</w:t>
            </w:r>
          </w:p>
        </w:tc>
        <w:tc>
          <w:tcPr>
            <w:tcW w:w="810" w:type="dxa"/>
          </w:tcPr>
          <w:p w14:paraId="003F3EEE" w14:textId="1285F000" w:rsidR="00B11855" w:rsidRPr="001F42D3" w:rsidRDefault="003D003E" w:rsidP="00AD69C9">
            <w:pPr>
              <w:pStyle w:val="TableEntry"/>
              <w:rPr>
                <w:color w:val="FFFFFF"/>
              </w:rPr>
            </w:pPr>
            <w:r w:rsidRPr="001F42D3">
              <w:t>*</w:t>
            </w:r>
          </w:p>
        </w:tc>
        <w:tc>
          <w:tcPr>
            <w:tcW w:w="729" w:type="dxa"/>
          </w:tcPr>
          <w:p w14:paraId="155DDAA6" w14:textId="3754EBCB" w:rsidR="00B11855" w:rsidRPr="001F42D3" w:rsidRDefault="00B11855" w:rsidP="001F5A5C">
            <w:pPr>
              <w:pStyle w:val="TableEntry"/>
            </w:pPr>
          </w:p>
        </w:tc>
        <w:tc>
          <w:tcPr>
            <w:tcW w:w="981" w:type="dxa"/>
          </w:tcPr>
          <w:p w14:paraId="4C99CFE6" w14:textId="4FE6A2A3" w:rsidR="00B11855" w:rsidRPr="001F42D3" w:rsidRDefault="00B11855" w:rsidP="001F5A5C">
            <w:pPr>
              <w:pStyle w:val="TableEntry"/>
            </w:pPr>
          </w:p>
        </w:tc>
        <w:tc>
          <w:tcPr>
            <w:tcW w:w="1206" w:type="dxa"/>
          </w:tcPr>
          <w:p w14:paraId="43C9783D" w14:textId="5DFA2386" w:rsidR="00B11855" w:rsidRPr="001F42D3" w:rsidRDefault="003D003E" w:rsidP="001F5A5C">
            <w:pPr>
              <w:pStyle w:val="TableEntry"/>
            </w:pPr>
            <w:r w:rsidRPr="001F42D3">
              <w:t>Encapsulated PDF</w:t>
            </w:r>
          </w:p>
        </w:tc>
      </w:tr>
      <w:tr w:rsidR="00C40FD5" w:rsidRPr="001F42D3" w14:paraId="5740C197" w14:textId="77777777" w:rsidTr="00CF5627">
        <w:trPr>
          <w:cantSplit/>
          <w:jc w:val="center"/>
        </w:trPr>
        <w:tc>
          <w:tcPr>
            <w:tcW w:w="1377" w:type="dxa"/>
          </w:tcPr>
          <w:p w14:paraId="32072C62" w14:textId="6031C37D" w:rsidR="00B11855" w:rsidRPr="001F42D3" w:rsidRDefault="003D003E" w:rsidP="00CF5627">
            <w:pPr>
              <w:pStyle w:val="TableEntryItalicindent"/>
            </w:pPr>
            <w:r w:rsidRPr="001F42D3">
              <w:t>source application</w:t>
            </w:r>
          </w:p>
        </w:tc>
        <w:tc>
          <w:tcPr>
            <w:tcW w:w="783" w:type="dxa"/>
          </w:tcPr>
          <w:p w14:paraId="583E7F25" w14:textId="70257D41" w:rsidR="00B11855" w:rsidRPr="001F42D3" w:rsidRDefault="003D003E" w:rsidP="005E01AF">
            <w:pPr>
              <w:pStyle w:val="TableEntry"/>
              <w:rPr>
                <w:i/>
              </w:rPr>
            </w:pPr>
            <w:r w:rsidRPr="001F42D3">
              <w:rPr>
                <w:i/>
              </w:rPr>
              <w:t>1</w:t>
            </w:r>
          </w:p>
        </w:tc>
        <w:tc>
          <w:tcPr>
            <w:tcW w:w="828" w:type="dxa"/>
          </w:tcPr>
          <w:p w14:paraId="70A09C95" w14:textId="69432790" w:rsidR="00B11855" w:rsidRPr="001F42D3" w:rsidRDefault="003D003E" w:rsidP="001F5A5C">
            <w:pPr>
              <w:pStyle w:val="TableEntry"/>
              <w:rPr>
                <w:color w:val="FFFFFF"/>
              </w:rPr>
            </w:pPr>
            <w:r w:rsidRPr="001F42D3">
              <w:t>ST</w:t>
            </w:r>
          </w:p>
        </w:tc>
        <w:tc>
          <w:tcPr>
            <w:tcW w:w="720" w:type="dxa"/>
          </w:tcPr>
          <w:p w14:paraId="5CA400C8" w14:textId="5051B061" w:rsidR="00B11855" w:rsidRPr="001F42D3" w:rsidRDefault="003D003E" w:rsidP="00AD69C9">
            <w:pPr>
              <w:pStyle w:val="TableEntry"/>
              <w:rPr>
                <w:color w:val="FFFFFF"/>
              </w:rPr>
            </w:pPr>
            <w:r w:rsidRPr="001F42D3">
              <w:t>10</w:t>
            </w:r>
          </w:p>
        </w:tc>
        <w:tc>
          <w:tcPr>
            <w:tcW w:w="752" w:type="dxa"/>
          </w:tcPr>
          <w:p w14:paraId="1ABECDDA" w14:textId="68E856BF" w:rsidR="00B11855" w:rsidRPr="001F42D3" w:rsidRDefault="003D003E" w:rsidP="00AD69C9">
            <w:pPr>
              <w:pStyle w:val="TableEntry"/>
              <w:rPr>
                <w:color w:val="FFFFFF"/>
              </w:rPr>
            </w:pPr>
            <w:r w:rsidRPr="001F42D3">
              <w:t>RE</w:t>
            </w:r>
          </w:p>
        </w:tc>
        <w:tc>
          <w:tcPr>
            <w:tcW w:w="868" w:type="dxa"/>
          </w:tcPr>
          <w:p w14:paraId="24EBEBD4" w14:textId="3454D19A" w:rsidR="00B11855" w:rsidRPr="001F42D3" w:rsidRDefault="00B11855" w:rsidP="001F5A5C">
            <w:pPr>
              <w:pStyle w:val="TableEntry"/>
            </w:pPr>
          </w:p>
        </w:tc>
        <w:tc>
          <w:tcPr>
            <w:tcW w:w="900" w:type="dxa"/>
          </w:tcPr>
          <w:p w14:paraId="09C2F05F" w14:textId="34F9D038" w:rsidR="00B11855" w:rsidRPr="001F42D3" w:rsidRDefault="00E86B15" w:rsidP="00AD69C9">
            <w:pPr>
              <w:pStyle w:val="TableEntry"/>
              <w:rPr>
                <w:color w:val="FFFFFF"/>
              </w:rPr>
            </w:pPr>
            <w:r w:rsidRPr="001F42D3">
              <w:t>0</w:t>
            </w:r>
          </w:p>
        </w:tc>
        <w:tc>
          <w:tcPr>
            <w:tcW w:w="810" w:type="dxa"/>
          </w:tcPr>
          <w:p w14:paraId="168C2383" w14:textId="6EB5D4EC" w:rsidR="00B11855" w:rsidRPr="001F42D3" w:rsidRDefault="003D003E" w:rsidP="00AD69C9">
            <w:pPr>
              <w:pStyle w:val="TableEntry"/>
              <w:rPr>
                <w:color w:val="FFFFFF"/>
              </w:rPr>
            </w:pPr>
            <w:r w:rsidRPr="001F42D3">
              <w:t>1</w:t>
            </w:r>
          </w:p>
        </w:tc>
        <w:tc>
          <w:tcPr>
            <w:tcW w:w="729" w:type="dxa"/>
          </w:tcPr>
          <w:p w14:paraId="193B1882" w14:textId="77777777" w:rsidR="00B11855" w:rsidRPr="001F42D3" w:rsidRDefault="00B11855" w:rsidP="001F5A5C">
            <w:pPr>
              <w:pStyle w:val="TableEntry"/>
              <w:rPr>
                <w:color w:val="FFFFFF"/>
                <w:sz w:val="16"/>
                <w:szCs w:val="16"/>
              </w:rPr>
            </w:pPr>
          </w:p>
        </w:tc>
        <w:tc>
          <w:tcPr>
            <w:tcW w:w="981" w:type="dxa"/>
          </w:tcPr>
          <w:p w14:paraId="0B27E462" w14:textId="77777777" w:rsidR="00B11855" w:rsidRPr="001F42D3" w:rsidRDefault="003D003E" w:rsidP="001F5A5C">
            <w:pPr>
              <w:pStyle w:val="TableEntry"/>
            </w:pPr>
            <w:r w:rsidRPr="001F42D3">
              <w:t>Y</w:t>
            </w:r>
          </w:p>
        </w:tc>
        <w:tc>
          <w:tcPr>
            <w:tcW w:w="1206" w:type="dxa"/>
          </w:tcPr>
          <w:p w14:paraId="14713D13" w14:textId="50B6671B" w:rsidR="00B11855" w:rsidRPr="001F42D3" w:rsidRDefault="003D003E" w:rsidP="001F5A5C">
            <w:pPr>
              <w:pStyle w:val="TableEntry"/>
            </w:pPr>
            <w:r w:rsidRPr="001F42D3">
              <w:t>Application</w:t>
            </w:r>
          </w:p>
        </w:tc>
      </w:tr>
      <w:tr w:rsidR="00C40FD5" w:rsidRPr="001F42D3" w14:paraId="7EF9E04F" w14:textId="77777777" w:rsidTr="00CF5627">
        <w:trPr>
          <w:cantSplit/>
          <w:jc w:val="center"/>
        </w:trPr>
        <w:tc>
          <w:tcPr>
            <w:tcW w:w="1377" w:type="dxa"/>
          </w:tcPr>
          <w:p w14:paraId="6A4FA6D4" w14:textId="009E5CF1" w:rsidR="00B11855" w:rsidRPr="001F42D3" w:rsidRDefault="003D003E" w:rsidP="00CF5627">
            <w:pPr>
              <w:pStyle w:val="TableEntryItalicindent"/>
            </w:pPr>
            <w:r w:rsidRPr="001F42D3">
              <w:t>type of data</w:t>
            </w:r>
          </w:p>
        </w:tc>
        <w:tc>
          <w:tcPr>
            <w:tcW w:w="783" w:type="dxa"/>
          </w:tcPr>
          <w:p w14:paraId="0CBFFF37" w14:textId="56602CC4" w:rsidR="00B11855" w:rsidRPr="001F42D3" w:rsidRDefault="003D003E" w:rsidP="005E01AF">
            <w:pPr>
              <w:pStyle w:val="TableEntry"/>
              <w:rPr>
                <w:i/>
              </w:rPr>
            </w:pPr>
            <w:r w:rsidRPr="001F42D3">
              <w:rPr>
                <w:i/>
              </w:rPr>
              <w:t>2</w:t>
            </w:r>
          </w:p>
        </w:tc>
        <w:tc>
          <w:tcPr>
            <w:tcW w:w="828" w:type="dxa"/>
          </w:tcPr>
          <w:p w14:paraId="3CAE9F8C" w14:textId="42A24348" w:rsidR="00B11855" w:rsidRPr="001F42D3" w:rsidRDefault="003D003E" w:rsidP="001F5A5C">
            <w:pPr>
              <w:pStyle w:val="TableEntry"/>
              <w:rPr>
                <w:color w:val="FFFFFF"/>
              </w:rPr>
            </w:pPr>
            <w:r w:rsidRPr="001F42D3">
              <w:t>ST</w:t>
            </w:r>
          </w:p>
        </w:tc>
        <w:tc>
          <w:tcPr>
            <w:tcW w:w="720" w:type="dxa"/>
          </w:tcPr>
          <w:p w14:paraId="122B8B0A" w14:textId="65FBEB8F" w:rsidR="00B11855" w:rsidRPr="001F42D3" w:rsidRDefault="003D003E" w:rsidP="00AD69C9">
            <w:pPr>
              <w:pStyle w:val="TableEntry"/>
              <w:rPr>
                <w:color w:val="FFFFFF"/>
              </w:rPr>
            </w:pPr>
            <w:r w:rsidRPr="001F42D3">
              <w:t>10</w:t>
            </w:r>
          </w:p>
        </w:tc>
        <w:tc>
          <w:tcPr>
            <w:tcW w:w="752" w:type="dxa"/>
          </w:tcPr>
          <w:p w14:paraId="2B81B58F" w14:textId="0C88B4F4" w:rsidR="00B11855" w:rsidRPr="001F42D3" w:rsidRDefault="003D003E" w:rsidP="00AD69C9">
            <w:pPr>
              <w:pStyle w:val="TableEntry"/>
              <w:rPr>
                <w:color w:val="FFFFFF"/>
              </w:rPr>
            </w:pPr>
            <w:r w:rsidRPr="001F42D3">
              <w:t>RE</w:t>
            </w:r>
          </w:p>
        </w:tc>
        <w:tc>
          <w:tcPr>
            <w:tcW w:w="868" w:type="dxa"/>
          </w:tcPr>
          <w:p w14:paraId="2A1EE7E5" w14:textId="7392AC9C" w:rsidR="00B11855" w:rsidRPr="001F42D3" w:rsidRDefault="00B11855" w:rsidP="001F5A5C">
            <w:pPr>
              <w:pStyle w:val="TableEntry"/>
            </w:pPr>
          </w:p>
        </w:tc>
        <w:tc>
          <w:tcPr>
            <w:tcW w:w="900" w:type="dxa"/>
          </w:tcPr>
          <w:p w14:paraId="7EB317D3" w14:textId="5CF4D0CF" w:rsidR="00B11855" w:rsidRPr="001F42D3" w:rsidRDefault="00E86B15" w:rsidP="00AD69C9">
            <w:pPr>
              <w:pStyle w:val="TableEntry"/>
              <w:rPr>
                <w:color w:val="FFFFFF"/>
              </w:rPr>
            </w:pPr>
            <w:r w:rsidRPr="001F42D3">
              <w:t>0</w:t>
            </w:r>
          </w:p>
        </w:tc>
        <w:tc>
          <w:tcPr>
            <w:tcW w:w="810" w:type="dxa"/>
          </w:tcPr>
          <w:p w14:paraId="37A5FF7A" w14:textId="36FB8405" w:rsidR="00B11855" w:rsidRPr="001F42D3" w:rsidRDefault="003D003E" w:rsidP="00AD69C9">
            <w:pPr>
              <w:pStyle w:val="TableEntry"/>
              <w:rPr>
                <w:color w:val="FFFFFF"/>
              </w:rPr>
            </w:pPr>
            <w:r w:rsidRPr="001F42D3">
              <w:t>1</w:t>
            </w:r>
          </w:p>
        </w:tc>
        <w:tc>
          <w:tcPr>
            <w:tcW w:w="729" w:type="dxa"/>
          </w:tcPr>
          <w:p w14:paraId="7646AEAE" w14:textId="77777777" w:rsidR="00B11855" w:rsidRPr="001F42D3" w:rsidRDefault="00B11855" w:rsidP="001F5A5C">
            <w:pPr>
              <w:pStyle w:val="TableEntry"/>
              <w:rPr>
                <w:color w:val="FFFFFF"/>
                <w:sz w:val="16"/>
                <w:szCs w:val="16"/>
              </w:rPr>
            </w:pPr>
          </w:p>
        </w:tc>
        <w:tc>
          <w:tcPr>
            <w:tcW w:w="981" w:type="dxa"/>
          </w:tcPr>
          <w:p w14:paraId="10A82E5E" w14:textId="77777777" w:rsidR="00B11855" w:rsidRPr="001F42D3" w:rsidRDefault="003D003E" w:rsidP="001F5A5C">
            <w:pPr>
              <w:pStyle w:val="TableEntry"/>
            </w:pPr>
            <w:r w:rsidRPr="001F42D3">
              <w:t>Y</w:t>
            </w:r>
          </w:p>
        </w:tc>
        <w:tc>
          <w:tcPr>
            <w:tcW w:w="1206" w:type="dxa"/>
          </w:tcPr>
          <w:p w14:paraId="1F078805" w14:textId="6A048017" w:rsidR="00B11855" w:rsidRPr="001F42D3" w:rsidRDefault="003D003E" w:rsidP="001F5A5C">
            <w:pPr>
              <w:pStyle w:val="TableEntry"/>
            </w:pPr>
            <w:r w:rsidRPr="001F42D3">
              <w:t>PDF</w:t>
            </w:r>
          </w:p>
        </w:tc>
      </w:tr>
      <w:tr w:rsidR="00C40FD5" w:rsidRPr="001F42D3" w14:paraId="0BCF96AC" w14:textId="77777777" w:rsidTr="00CF5627">
        <w:trPr>
          <w:cantSplit/>
          <w:jc w:val="center"/>
        </w:trPr>
        <w:tc>
          <w:tcPr>
            <w:tcW w:w="1377" w:type="dxa"/>
          </w:tcPr>
          <w:p w14:paraId="531F3541" w14:textId="49B2EF1C" w:rsidR="00B11855" w:rsidRPr="001F42D3" w:rsidRDefault="003D003E" w:rsidP="00CF5627">
            <w:pPr>
              <w:pStyle w:val="TableEntryItalicindent"/>
            </w:pPr>
            <w:r w:rsidRPr="001F42D3">
              <w:t>Encoding</w:t>
            </w:r>
          </w:p>
        </w:tc>
        <w:tc>
          <w:tcPr>
            <w:tcW w:w="783" w:type="dxa"/>
          </w:tcPr>
          <w:p w14:paraId="6F4AD082" w14:textId="708BEF91" w:rsidR="00B11855" w:rsidRPr="001F42D3" w:rsidRDefault="003D003E" w:rsidP="005E01AF">
            <w:pPr>
              <w:pStyle w:val="TableEntry"/>
              <w:rPr>
                <w:i/>
              </w:rPr>
            </w:pPr>
            <w:r w:rsidRPr="001F42D3">
              <w:rPr>
                <w:i/>
              </w:rPr>
              <w:t>4</w:t>
            </w:r>
          </w:p>
        </w:tc>
        <w:tc>
          <w:tcPr>
            <w:tcW w:w="828" w:type="dxa"/>
          </w:tcPr>
          <w:p w14:paraId="242DF986" w14:textId="43728B2E" w:rsidR="00B11855" w:rsidRPr="001F42D3" w:rsidRDefault="003D003E" w:rsidP="001F5A5C">
            <w:pPr>
              <w:pStyle w:val="TableEntry"/>
              <w:rPr>
                <w:color w:val="FFFFFF"/>
              </w:rPr>
            </w:pPr>
            <w:r w:rsidRPr="001F42D3">
              <w:t>ST</w:t>
            </w:r>
          </w:p>
        </w:tc>
        <w:tc>
          <w:tcPr>
            <w:tcW w:w="720" w:type="dxa"/>
          </w:tcPr>
          <w:p w14:paraId="12CA4B8B" w14:textId="1C524725" w:rsidR="00B11855" w:rsidRPr="001F42D3" w:rsidRDefault="003D003E" w:rsidP="00AD69C9">
            <w:pPr>
              <w:pStyle w:val="TableEntry"/>
              <w:rPr>
                <w:color w:val="FFFFFF"/>
              </w:rPr>
            </w:pPr>
            <w:r w:rsidRPr="001F42D3">
              <w:t>10</w:t>
            </w:r>
          </w:p>
        </w:tc>
        <w:tc>
          <w:tcPr>
            <w:tcW w:w="752" w:type="dxa"/>
          </w:tcPr>
          <w:p w14:paraId="75C0E05F" w14:textId="1B800B58" w:rsidR="00B11855" w:rsidRPr="001F42D3" w:rsidRDefault="003D003E" w:rsidP="00AD69C9">
            <w:pPr>
              <w:pStyle w:val="TableEntry"/>
              <w:rPr>
                <w:color w:val="FFFFFF"/>
              </w:rPr>
            </w:pPr>
            <w:r w:rsidRPr="001F42D3">
              <w:t>RE</w:t>
            </w:r>
          </w:p>
        </w:tc>
        <w:tc>
          <w:tcPr>
            <w:tcW w:w="868" w:type="dxa"/>
          </w:tcPr>
          <w:p w14:paraId="036C844B" w14:textId="1A3FEB97" w:rsidR="00B11855" w:rsidRPr="001F42D3" w:rsidRDefault="00B11855" w:rsidP="001F5A5C">
            <w:pPr>
              <w:pStyle w:val="TableEntry"/>
            </w:pPr>
          </w:p>
        </w:tc>
        <w:tc>
          <w:tcPr>
            <w:tcW w:w="900" w:type="dxa"/>
          </w:tcPr>
          <w:p w14:paraId="751BD462" w14:textId="213DB14F" w:rsidR="00B11855" w:rsidRPr="001F42D3" w:rsidRDefault="00E86B15" w:rsidP="00AD69C9">
            <w:pPr>
              <w:pStyle w:val="TableEntry"/>
              <w:rPr>
                <w:color w:val="FFFFFF"/>
              </w:rPr>
            </w:pPr>
            <w:r w:rsidRPr="001F42D3">
              <w:t>0</w:t>
            </w:r>
          </w:p>
        </w:tc>
        <w:tc>
          <w:tcPr>
            <w:tcW w:w="810" w:type="dxa"/>
          </w:tcPr>
          <w:p w14:paraId="47AFBB12" w14:textId="56C7F90B" w:rsidR="00B11855" w:rsidRPr="001F42D3" w:rsidRDefault="003D003E" w:rsidP="00AD69C9">
            <w:pPr>
              <w:pStyle w:val="TableEntry"/>
              <w:rPr>
                <w:color w:val="FFFFFF"/>
              </w:rPr>
            </w:pPr>
            <w:r w:rsidRPr="001F42D3">
              <w:t>1</w:t>
            </w:r>
          </w:p>
        </w:tc>
        <w:tc>
          <w:tcPr>
            <w:tcW w:w="729" w:type="dxa"/>
          </w:tcPr>
          <w:p w14:paraId="3BA88AF7" w14:textId="77777777" w:rsidR="00B11855" w:rsidRPr="001F42D3" w:rsidRDefault="00B11855" w:rsidP="001F5A5C">
            <w:pPr>
              <w:pStyle w:val="TableEntry"/>
              <w:rPr>
                <w:color w:val="FFFFFF"/>
                <w:sz w:val="16"/>
                <w:szCs w:val="16"/>
              </w:rPr>
            </w:pPr>
          </w:p>
        </w:tc>
        <w:tc>
          <w:tcPr>
            <w:tcW w:w="981" w:type="dxa"/>
          </w:tcPr>
          <w:p w14:paraId="4BE7EF03" w14:textId="77777777" w:rsidR="00B11855" w:rsidRPr="001F42D3" w:rsidRDefault="003D003E" w:rsidP="001F5A5C">
            <w:pPr>
              <w:pStyle w:val="TableEntry"/>
            </w:pPr>
            <w:r w:rsidRPr="001F42D3">
              <w:t>Y</w:t>
            </w:r>
          </w:p>
        </w:tc>
        <w:tc>
          <w:tcPr>
            <w:tcW w:w="1206" w:type="dxa"/>
          </w:tcPr>
          <w:p w14:paraId="1BC9124B" w14:textId="50A9F090" w:rsidR="00B11855" w:rsidRPr="001F42D3" w:rsidRDefault="003D003E" w:rsidP="001F5A5C">
            <w:pPr>
              <w:pStyle w:val="TableEntry"/>
            </w:pPr>
            <w:r w:rsidRPr="001F42D3">
              <w:t>Base64</w:t>
            </w:r>
          </w:p>
        </w:tc>
      </w:tr>
      <w:tr w:rsidR="00C40FD5" w:rsidRPr="001F42D3" w14:paraId="4A06F7A0" w14:textId="77777777" w:rsidTr="00CF5627">
        <w:trPr>
          <w:cantSplit/>
          <w:jc w:val="center"/>
        </w:trPr>
        <w:tc>
          <w:tcPr>
            <w:tcW w:w="1377" w:type="dxa"/>
          </w:tcPr>
          <w:p w14:paraId="35D40CA4" w14:textId="227EAECA" w:rsidR="00B11855" w:rsidRPr="001F42D3" w:rsidRDefault="003D003E" w:rsidP="00CF5627">
            <w:pPr>
              <w:pStyle w:val="TableEntryItalicindent"/>
            </w:pPr>
            <w:r w:rsidRPr="001F42D3">
              <w:t>Data</w:t>
            </w:r>
          </w:p>
        </w:tc>
        <w:tc>
          <w:tcPr>
            <w:tcW w:w="783" w:type="dxa"/>
          </w:tcPr>
          <w:p w14:paraId="22F5C659" w14:textId="71043320" w:rsidR="00B11855" w:rsidRPr="001F42D3" w:rsidRDefault="003D003E" w:rsidP="005E01AF">
            <w:pPr>
              <w:pStyle w:val="TableEntry"/>
              <w:rPr>
                <w:i/>
              </w:rPr>
            </w:pPr>
            <w:r w:rsidRPr="001F42D3">
              <w:rPr>
                <w:i/>
              </w:rPr>
              <w:t>5</w:t>
            </w:r>
          </w:p>
        </w:tc>
        <w:tc>
          <w:tcPr>
            <w:tcW w:w="828" w:type="dxa"/>
          </w:tcPr>
          <w:p w14:paraId="49C704D8" w14:textId="492A5839" w:rsidR="00B11855" w:rsidRPr="001F42D3" w:rsidRDefault="003D003E" w:rsidP="001F5A5C">
            <w:pPr>
              <w:pStyle w:val="TableEntry"/>
              <w:rPr>
                <w:color w:val="FFFFFF"/>
              </w:rPr>
            </w:pPr>
            <w:r w:rsidRPr="001F42D3">
              <w:t>ED</w:t>
            </w:r>
          </w:p>
        </w:tc>
        <w:tc>
          <w:tcPr>
            <w:tcW w:w="720" w:type="dxa"/>
          </w:tcPr>
          <w:p w14:paraId="7311BB5E" w14:textId="78875773" w:rsidR="00B11855" w:rsidRPr="001F42D3" w:rsidRDefault="003D003E" w:rsidP="00AD69C9">
            <w:pPr>
              <w:pStyle w:val="TableEntry"/>
              <w:rPr>
                <w:color w:val="FFFFFF"/>
              </w:rPr>
            </w:pPr>
            <w:r w:rsidRPr="001F42D3">
              <w:t>*</w:t>
            </w:r>
          </w:p>
        </w:tc>
        <w:tc>
          <w:tcPr>
            <w:tcW w:w="752" w:type="dxa"/>
          </w:tcPr>
          <w:p w14:paraId="0A4DEA61" w14:textId="7B32C152" w:rsidR="00B11855" w:rsidRPr="001F42D3" w:rsidRDefault="003D003E" w:rsidP="00AD69C9">
            <w:pPr>
              <w:pStyle w:val="TableEntry"/>
              <w:rPr>
                <w:color w:val="FFFFFF"/>
              </w:rPr>
            </w:pPr>
            <w:r w:rsidRPr="001F42D3">
              <w:t>RE</w:t>
            </w:r>
          </w:p>
        </w:tc>
        <w:tc>
          <w:tcPr>
            <w:tcW w:w="868" w:type="dxa"/>
          </w:tcPr>
          <w:p w14:paraId="6A254DFF" w14:textId="652F7261" w:rsidR="00B11855" w:rsidRPr="001F42D3" w:rsidRDefault="00B11855" w:rsidP="001F5A5C">
            <w:pPr>
              <w:pStyle w:val="TableEntry"/>
            </w:pPr>
          </w:p>
        </w:tc>
        <w:tc>
          <w:tcPr>
            <w:tcW w:w="900" w:type="dxa"/>
          </w:tcPr>
          <w:p w14:paraId="342E29C5" w14:textId="6843DC5C" w:rsidR="00B11855" w:rsidRPr="001F42D3" w:rsidRDefault="00E86B15" w:rsidP="00AD69C9">
            <w:pPr>
              <w:pStyle w:val="TableEntry"/>
              <w:rPr>
                <w:color w:val="FFFFFF"/>
              </w:rPr>
            </w:pPr>
            <w:r w:rsidRPr="001F42D3">
              <w:t>0</w:t>
            </w:r>
          </w:p>
        </w:tc>
        <w:tc>
          <w:tcPr>
            <w:tcW w:w="810" w:type="dxa"/>
          </w:tcPr>
          <w:p w14:paraId="6A054740" w14:textId="0E69AF8F" w:rsidR="00B11855" w:rsidRPr="001F42D3" w:rsidRDefault="003D003E" w:rsidP="00AD69C9">
            <w:pPr>
              <w:pStyle w:val="TableEntry"/>
              <w:rPr>
                <w:color w:val="FFFFFF"/>
              </w:rPr>
            </w:pPr>
            <w:r w:rsidRPr="001F42D3">
              <w:t>1</w:t>
            </w:r>
          </w:p>
        </w:tc>
        <w:tc>
          <w:tcPr>
            <w:tcW w:w="729" w:type="dxa"/>
          </w:tcPr>
          <w:p w14:paraId="678B5689" w14:textId="77777777" w:rsidR="00B11855" w:rsidRPr="001F42D3" w:rsidRDefault="00B11855" w:rsidP="001F5A5C">
            <w:pPr>
              <w:pStyle w:val="TableEntry"/>
              <w:rPr>
                <w:color w:val="FFFFFF"/>
                <w:sz w:val="16"/>
                <w:szCs w:val="16"/>
              </w:rPr>
            </w:pPr>
          </w:p>
        </w:tc>
        <w:tc>
          <w:tcPr>
            <w:tcW w:w="981" w:type="dxa"/>
          </w:tcPr>
          <w:p w14:paraId="6783C260" w14:textId="77777777" w:rsidR="00B11855" w:rsidRPr="001F42D3" w:rsidRDefault="003D003E" w:rsidP="001F5A5C">
            <w:pPr>
              <w:pStyle w:val="TableEntry"/>
            </w:pPr>
            <w:r w:rsidRPr="001F42D3">
              <w:t>Y</w:t>
            </w:r>
          </w:p>
        </w:tc>
        <w:tc>
          <w:tcPr>
            <w:tcW w:w="1206" w:type="dxa"/>
          </w:tcPr>
          <w:p w14:paraId="44C4B956" w14:textId="0780B747" w:rsidR="00B11855" w:rsidRPr="001F42D3" w:rsidRDefault="003D003E" w:rsidP="001F5A5C">
            <w:pPr>
              <w:pStyle w:val="TableEntry"/>
            </w:pPr>
            <w:r w:rsidRPr="001F42D3">
              <w:t>Encapsulated and Base64 binary encoded PDF File</w:t>
            </w:r>
          </w:p>
        </w:tc>
      </w:tr>
      <w:tr w:rsidR="00C40FD5" w:rsidRPr="001F42D3" w14:paraId="2B6597C4" w14:textId="77777777" w:rsidTr="00CF5627">
        <w:trPr>
          <w:cantSplit/>
          <w:jc w:val="center"/>
        </w:trPr>
        <w:tc>
          <w:tcPr>
            <w:tcW w:w="1377" w:type="dxa"/>
          </w:tcPr>
          <w:p w14:paraId="085697BC" w14:textId="7003C65A" w:rsidR="00B11855" w:rsidRPr="001F42D3" w:rsidRDefault="003D003E" w:rsidP="005E01AF">
            <w:pPr>
              <w:pStyle w:val="TableEntry"/>
            </w:pPr>
            <w:r w:rsidRPr="001F42D3">
              <w:t>Observation Result Status</w:t>
            </w:r>
          </w:p>
        </w:tc>
        <w:tc>
          <w:tcPr>
            <w:tcW w:w="783" w:type="dxa"/>
          </w:tcPr>
          <w:p w14:paraId="7D07BC45" w14:textId="5BDD674D" w:rsidR="00B11855" w:rsidRPr="001F42D3" w:rsidRDefault="003D003E" w:rsidP="005E01AF">
            <w:pPr>
              <w:pStyle w:val="TableEntry"/>
            </w:pPr>
            <w:r w:rsidRPr="001F42D3">
              <w:t>11</w:t>
            </w:r>
          </w:p>
        </w:tc>
        <w:tc>
          <w:tcPr>
            <w:tcW w:w="828" w:type="dxa"/>
          </w:tcPr>
          <w:p w14:paraId="2CCE8D04" w14:textId="57D0D182" w:rsidR="00B11855" w:rsidRPr="001F42D3" w:rsidRDefault="003D003E" w:rsidP="001F5A5C">
            <w:pPr>
              <w:pStyle w:val="TableEntry"/>
              <w:rPr>
                <w:color w:val="FFFFFF"/>
              </w:rPr>
            </w:pPr>
            <w:r w:rsidRPr="001F42D3">
              <w:t>ID</w:t>
            </w:r>
          </w:p>
        </w:tc>
        <w:tc>
          <w:tcPr>
            <w:tcW w:w="720" w:type="dxa"/>
          </w:tcPr>
          <w:p w14:paraId="0B04A64D" w14:textId="01024E95" w:rsidR="00B11855" w:rsidRPr="001F42D3" w:rsidRDefault="003D003E" w:rsidP="00AD69C9">
            <w:pPr>
              <w:pStyle w:val="TableEntry"/>
              <w:rPr>
                <w:color w:val="FFFFFF"/>
              </w:rPr>
            </w:pPr>
            <w:r w:rsidRPr="001F42D3">
              <w:t>1</w:t>
            </w:r>
          </w:p>
        </w:tc>
        <w:tc>
          <w:tcPr>
            <w:tcW w:w="752" w:type="dxa"/>
          </w:tcPr>
          <w:p w14:paraId="4C6C9543" w14:textId="508D6240" w:rsidR="00B11855" w:rsidRPr="001F42D3" w:rsidRDefault="003D003E" w:rsidP="00AD69C9">
            <w:pPr>
              <w:pStyle w:val="TableEntry"/>
              <w:rPr>
                <w:color w:val="FFFFFF"/>
              </w:rPr>
            </w:pPr>
            <w:r w:rsidRPr="001F42D3">
              <w:t>R</w:t>
            </w:r>
          </w:p>
        </w:tc>
        <w:tc>
          <w:tcPr>
            <w:tcW w:w="868" w:type="dxa"/>
          </w:tcPr>
          <w:p w14:paraId="7CA71B81" w14:textId="5AFF0CF6" w:rsidR="00B11855" w:rsidRPr="001F42D3" w:rsidRDefault="003D003E" w:rsidP="00AD69C9">
            <w:pPr>
              <w:pStyle w:val="TableEntry"/>
              <w:rPr>
                <w:color w:val="FFFFFF"/>
              </w:rPr>
            </w:pPr>
            <w:r w:rsidRPr="001F42D3">
              <w:t>False</w:t>
            </w:r>
          </w:p>
        </w:tc>
        <w:tc>
          <w:tcPr>
            <w:tcW w:w="900" w:type="dxa"/>
          </w:tcPr>
          <w:p w14:paraId="31D720D8" w14:textId="05A12B43" w:rsidR="00B11855" w:rsidRPr="001F42D3" w:rsidRDefault="003D003E" w:rsidP="00AD69C9">
            <w:pPr>
              <w:pStyle w:val="TableEntry"/>
              <w:rPr>
                <w:color w:val="FFFFFF"/>
              </w:rPr>
            </w:pPr>
            <w:r w:rsidRPr="001F42D3">
              <w:t>1</w:t>
            </w:r>
          </w:p>
        </w:tc>
        <w:tc>
          <w:tcPr>
            <w:tcW w:w="810" w:type="dxa"/>
          </w:tcPr>
          <w:p w14:paraId="2513D769" w14:textId="1305606A" w:rsidR="00B11855" w:rsidRPr="001F42D3" w:rsidRDefault="003D003E" w:rsidP="00AD69C9">
            <w:pPr>
              <w:pStyle w:val="TableEntry"/>
              <w:rPr>
                <w:color w:val="FFFFFF"/>
              </w:rPr>
            </w:pPr>
            <w:r w:rsidRPr="001F42D3">
              <w:t>1</w:t>
            </w:r>
          </w:p>
        </w:tc>
        <w:tc>
          <w:tcPr>
            <w:tcW w:w="729" w:type="dxa"/>
          </w:tcPr>
          <w:p w14:paraId="053BA1ED" w14:textId="50508964" w:rsidR="00B11855" w:rsidRPr="001F42D3" w:rsidRDefault="003D003E" w:rsidP="00AD69C9">
            <w:pPr>
              <w:pStyle w:val="TableEntry"/>
              <w:rPr>
                <w:color w:val="FFFFFF"/>
              </w:rPr>
            </w:pPr>
            <w:r w:rsidRPr="001F42D3">
              <w:t>0085</w:t>
            </w:r>
          </w:p>
        </w:tc>
        <w:tc>
          <w:tcPr>
            <w:tcW w:w="981" w:type="dxa"/>
          </w:tcPr>
          <w:p w14:paraId="5BBFBF36" w14:textId="3CB394B9" w:rsidR="00B11855" w:rsidRPr="001F42D3" w:rsidRDefault="00B11855" w:rsidP="001F5A5C">
            <w:pPr>
              <w:pStyle w:val="TableEntry"/>
            </w:pPr>
          </w:p>
        </w:tc>
        <w:tc>
          <w:tcPr>
            <w:tcW w:w="1206" w:type="dxa"/>
          </w:tcPr>
          <w:p w14:paraId="66176AB5" w14:textId="505D5D6A" w:rsidR="00B11855" w:rsidRPr="001F42D3" w:rsidRDefault="00B11855" w:rsidP="001F5A5C">
            <w:pPr>
              <w:pStyle w:val="TableEntry"/>
            </w:pPr>
          </w:p>
        </w:tc>
      </w:tr>
      <w:tr w:rsidR="00C40FD5" w:rsidRPr="001F42D3" w14:paraId="1AC30F22" w14:textId="77777777" w:rsidTr="00CF5627">
        <w:trPr>
          <w:cantSplit/>
          <w:jc w:val="center"/>
        </w:trPr>
        <w:tc>
          <w:tcPr>
            <w:tcW w:w="1377" w:type="dxa"/>
          </w:tcPr>
          <w:p w14:paraId="737C1743" w14:textId="28D58E0A" w:rsidR="00B11855" w:rsidRPr="001F42D3" w:rsidRDefault="003D003E" w:rsidP="005E01AF">
            <w:pPr>
              <w:pStyle w:val="TableEntry"/>
            </w:pPr>
            <w:r w:rsidRPr="001F42D3">
              <w:t>Date/Time of the Observation</w:t>
            </w:r>
          </w:p>
        </w:tc>
        <w:tc>
          <w:tcPr>
            <w:tcW w:w="783" w:type="dxa"/>
          </w:tcPr>
          <w:p w14:paraId="7A95561B" w14:textId="23B6EA01" w:rsidR="00B11855" w:rsidRPr="001F42D3" w:rsidRDefault="003D003E" w:rsidP="00AD69C9">
            <w:pPr>
              <w:pStyle w:val="TableEntry"/>
            </w:pPr>
            <w:r w:rsidRPr="001F42D3">
              <w:t>14</w:t>
            </w:r>
          </w:p>
        </w:tc>
        <w:tc>
          <w:tcPr>
            <w:tcW w:w="828" w:type="dxa"/>
          </w:tcPr>
          <w:p w14:paraId="4E1531E2" w14:textId="3B3BF012" w:rsidR="00B11855" w:rsidRPr="001F42D3" w:rsidRDefault="003D003E" w:rsidP="00AD69C9">
            <w:pPr>
              <w:pStyle w:val="TableEntry"/>
              <w:rPr>
                <w:color w:val="FFFFFF"/>
              </w:rPr>
            </w:pPr>
            <w:r w:rsidRPr="001F42D3">
              <w:t>TS</w:t>
            </w:r>
          </w:p>
        </w:tc>
        <w:tc>
          <w:tcPr>
            <w:tcW w:w="720" w:type="dxa"/>
          </w:tcPr>
          <w:p w14:paraId="1E27907B" w14:textId="0575B5DD" w:rsidR="00B11855" w:rsidRPr="001F42D3" w:rsidRDefault="003D003E" w:rsidP="00AD69C9">
            <w:pPr>
              <w:pStyle w:val="TableEntry"/>
              <w:rPr>
                <w:color w:val="FFFFFF"/>
              </w:rPr>
            </w:pPr>
            <w:r w:rsidRPr="001F42D3">
              <w:t>26</w:t>
            </w:r>
          </w:p>
        </w:tc>
        <w:tc>
          <w:tcPr>
            <w:tcW w:w="752" w:type="dxa"/>
          </w:tcPr>
          <w:p w14:paraId="6EDE8F4E" w14:textId="0FCE922A" w:rsidR="00B11855" w:rsidRPr="001F42D3" w:rsidRDefault="003D003E" w:rsidP="00AD69C9">
            <w:pPr>
              <w:pStyle w:val="TableEntry"/>
              <w:rPr>
                <w:color w:val="FFFFFF"/>
              </w:rPr>
            </w:pPr>
            <w:r w:rsidRPr="001F42D3">
              <w:t>RE</w:t>
            </w:r>
          </w:p>
        </w:tc>
        <w:tc>
          <w:tcPr>
            <w:tcW w:w="868" w:type="dxa"/>
          </w:tcPr>
          <w:p w14:paraId="6B2C8E42" w14:textId="02CA158D" w:rsidR="00B11855" w:rsidRPr="001F42D3" w:rsidRDefault="003D003E" w:rsidP="00AD69C9">
            <w:pPr>
              <w:pStyle w:val="TableEntry"/>
              <w:rPr>
                <w:color w:val="FFFFFF"/>
              </w:rPr>
            </w:pPr>
            <w:r w:rsidRPr="001F42D3">
              <w:t>False</w:t>
            </w:r>
          </w:p>
        </w:tc>
        <w:tc>
          <w:tcPr>
            <w:tcW w:w="900" w:type="dxa"/>
          </w:tcPr>
          <w:p w14:paraId="275A5B9C" w14:textId="1DA96FDB" w:rsidR="00B11855" w:rsidRPr="001F42D3" w:rsidRDefault="003D003E" w:rsidP="00AD69C9">
            <w:pPr>
              <w:pStyle w:val="TableEntry"/>
              <w:rPr>
                <w:color w:val="FFFFFF"/>
              </w:rPr>
            </w:pPr>
            <w:r w:rsidRPr="001F42D3">
              <w:t>0</w:t>
            </w:r>
          </w:p>
        </w:tc>
        <w:tc>
          <w:tcPr>
            <w:tcW w:w="810" w:type="dxa"/>
          </w:tcPr>
          <w:p w14:paraId="50793D39" w14:textId="0834EFCB" w:rsidR="00B11855" w:rsidRPr="001F42D3" w:rsidRDefault="003D003E" w:rsidP="00AD69C9">
            <w:pPr>
              <w:pStyle w:val="TableEntry"/>
              <w:rPr>
                <w:color w:val="FFFFFF"/>
              </w:rPr>
            </w:pPr>
            <w:r w:rsidRPr="001F42D3">
              <w:t>1</w:t>
            </w:r>
          </w:p>
        </w:tc>
        <w:tc>
          <w:tcPr>
            <w:tcW w:w="729" w:type="dxa"/>
          </w:tcPr>
          <w:p w14:paraId="562E8D78" w14:textId="71DFF0F2" w:rsidR="00B11855" w:rsidRPr="001F42D3" w:rsidRDefault="00B11855" w:rsidP="001F5A5C">
            <w:pPr>
              <w:pStyle w:val="TableEntry"/>
            </w:pPr>
          </w:p>
        </w:tc>
        <w:tc>
          <w:tcPr>
            <w:tcW w:w="981" w:type="dxa"/>
          </w:tcPr>
          <w:p w14:paraId="52F625A9" w14:textId="372B6894" w:rsidR="00B11855" w:rsidRPr="001F42D3" w:rsidRDefault="00B11855" w:rsidP="001F5A5C">
            <w:pPr>
              <w:pStyle w:val="TableEntry"/>
            </w:pPr>
          </w:p>
        </w:tc>
        <w:tc>
          <w:tcPr>
            <w:tcW w:w="1206" w:type="dxa"/>
          </w:tcPr>
          <w:p w14:paraId="480FA1E8" w14:textId="1757C890" w:rsidR="00B11855" w:rsidRPr="001F42D3" w:rsidRDefault="00B11855" w:rsidP="001F5A5C">
            <w:pPr>
              <w:pStyle w:val="TableEntry"/>
            </w:pPr>
          </w:p>
        </w:tc>
      </w:tr>
      <w:tr w:rsidR="00C40FD5" w:rsidRPr="001F42D3" w14:paraId="6AF03F9A" w14:textId="77777777" w:rsidTr="00CF5627">
        <w:trPr>
          <w:cantSplit/>
          <w:jc w:val="center"/>
        </w:trPr>
        <w:tc>
          <w:tcPr>
            <w:tcW w:w="1377" w:type="dxa"/>
          </w:tcPr>
          <w:p w14:paraId="48285AA0" w14:textId="1DB60B24" w:rsidR="00B11855" w:rsidRPr="001F42D3" w:rsidRDefault="003D003E" w:rsidP="00CF5627">
            <w:pPr>
              <w:pStyle w:val="TableEntryItalicindent"/>
            </w:pPr>
            <w:r w:rsidRPr="001F42D3">
              <w:t>Time</w:t>
            </w:r>
          </w:p>
        </w:tc>
        <w:tc>
          <w:tcPr>
            <w:tcW w:w="783" w:type="dxa"/>
          </w:tcPr>
          <w:p w14:paraId="4F298CB5" w14:textId="6BD61AD9" w:rsidR="00B11855" w:rsidRPr="001F42D3" w:rsidRDefault="003D003E" w:rsidP="00AD69C9">
            <w:pPr>
              <w:pStyle w:val="TableEntry"/>
              <w:rPr>
                <w:i/>
              </w:rPr>
            </w:pPr>
            <w:r w:rsidRPr="001F42D3">
              <w:rPr>
                <w:i/>
              </w:rPr>
              <w:t>1</w:t>
            </w:r>
          </w:p>
        </w:tc>
        <w:tc>
          <w:tcPr>
            <w:tcW w:w="828" w:type="dxa"/>
          </w:tcPr>
          <w:p w14:paraId="0807DAC4" w14:textId="0FD0EE92" w:rsidR="00B11855" w:rsidRPr="001F42D3" w:rsidRDefault="003D003E" w:rsidP="001F5A5C">
            <w:pPr>
              <w:pStyle w:val="TableEntry"/>
              <w:rPr>
                <w:color w:val="FFFFFF"/>
              </w:rPr>
            </w:pPr>
            <w:r w:rsidRPr="001F42D3">
              <w:t>DTM</w:t>
            </w:r>
          </w:p>
        </w:tc>
        <w:tc>
          <w:tcPr>
            <w:tcW w:w="720" w:type="dxa"/>
          </w:tcPr>
          <w:p w14:paraId="306050F8" w14:textId="5D5D14B4" w:rsidR="00B11855" w:rsidRPr="001F42D3" w:rsidRDefault="003D003E" w:rsidP="00AD69C9">
            <w:pPr>
              <w:pStyle w:val="TableEntry"/>
              <w:rPr>
                <w:color w:val="FFFFFF"/>
              </w:rPr>
            </w:pPr>
            <w:r w:rsidRPr="001F42D3">
              <w:t>24</w:t>
            </w:r>
          </w:p>
        </w:tc>
        <w:tc>
          <w:tcPr>
            <w:tcW w:w="752" w:type="dxa"/>
          </w:tcPr>
          <w:p w14:paraId="7A0F03AC" w14:textId="56F02A09" w:rsidR="00B11855" w:rsidRPr="001F42D3" w:rsidRDefault="003D003E" w:rsidP="00AD69C9">
            <w:pPr>
              <w:pStyle w:val="TableEntry"/>
              <w:rPr>
                <w:color w:val="FFFFFF"/>
              </w:rPr>
            </w:pPr>
            <w:r w:rsidRPr="001F42D3">
              <w:t>R</w:t>
            </w:r>
          </w:p>
        </w:tc>
        <w:tc>
          <w:tcPr>
            <w:tcW w:w="868" w:type="dxa"/>
          </w:tcPr>
          <w:p w14:paraId="2D0CC590" w14:textId="568983A5" w:rsidR="00B11855" w:rsidRPr="001F42D3" w:rsidRDefault="00B11855" w:rsidP="001F5A5C">
            <w:pPr>
              <w:pStyle w:val="TableEntry"/>
            </w:pPr>
          </w:p>
        </w:tc>
        <w:tc>
          <w:tcPr>
            <w:tcW w:w="900" w:type="dxa"/>
          </w:tcPr>
          <w:p w14:paraId="5E03E453" w14:textId="748C2BC0" w:rsidR="00B11855" w:rsidRPr="001F42D3" w:rsidRDefault="003D003E" w:rsidP="00AD69C9">
            <w:pPr>
              <w:pStyle w:val="TableEntry"/>
              <w:rPr>
                <w:color w:val="FFFFFF"/>
              </w:rPr>
            </w:pPr>
            <w:r w:rsidRPr="001F42D3">
              <w:t>1</w:t>
            </w:r>
          </w:p>
        </w:tc>
        <w:tc>
          <w:tcPr>
            <w:tcW w:w="810" w:type="dxa"/>
          </w:tcPr>
          <w:p w14:paraId="565B3B23" w14:textId="40776AA6" w:rsidR="00B11855" w:rsidRPr="001F42D3" w:rsidRDefault="003D003E" w:rsidP="00AD69C9">
            <w:pPr>
              <w:pStyle w:val="TableEntry"/>
              <w:rPr>
                <w:color w:val="FFFFFF"/>
              </w:rPr>
            </w:pPr>
            <w:r w:rsidRPr="001F42D3">
              <w:t>1</w:t>
            </w:r>
          </w:p>
        </w:tc>
        <w:tc>
          <w:tcPr>
            <w:tcW w:w="729" w:type="dxa"/>
          </w:tcPr>
          <w:p w14:paraId="04F898A4" w14:textId="40432C8F" w:rsidR="00B11855" w:rsidRPr="001F42D3" w:rsidRDefault="00B11855" w:rsidP="001F5A5C">
            <w:pPr>
              <w:pStyle w:val="TableEntry"/>
            </w:pPr>
          </w:p>
        </w:tc>
        <w:tc>
          <w:tcPr>
            <w:tcW w:w="981" w:type="dxa"/>
          </w:tcPr>
          <w:p w14:paraId="500486C5" w14:textId="6C114403" w:rsidR="00B11855" w:rsidRPr="001F42D3" w:rsidRDefault="00B11855" w:rsidP="001F5A5C">
            <w:pPr>
              <w:pStyle w:val="TableEntry"/>
            </w:pPr>
          </w:p>
        </w:tc>
        <w:tc>
          <w:tcPr>
            <w:tcW w:w="1206" w:type="dxa"/>
          </w:tcPr>
          <w:p w14:paraId="58B32070" w14:textId="6D6B0DAA" w:rsidR="00B11855" w:rsidRPr="001F42D3" w:rsidRDefault="003D003E" w:rsidP="001F5A5C">
            <w:pPr>
              <w:pStyle w:val="TableEntry"/>
            </w:pPr>
            <w:r w:rsidRPr="001F42D3">
              <w:t>20040328134623.1234+0300</w:t>
            </w:r>
          </w:p>
        </w:tc>
      </w:tr>
    </w:tbl>
    <w:p w14:paraId="1DC4EBC3" w14:textId="77777777" w:rsidR="00B11855" w:rsidRPr="001F42D3" w:rsidRDefault="003D003E" w:rsidP="00FE5769">
      <w:pPr>
        <w:pStyle w:val="Note"/>
        <w:ind w:left="0" w:hanging="2"/>
      </w:pPr>
      <w:r w:rsidRPr="001F42D3">
        <w:t>Note: Field names are in Roman type, relevant component names within a field are listed underneath in italic type.</w:t>
      </w:r>
    </w:p>
    <w:p w14:paraId="26955236" w14:textId="77777777" w:rsidR="00B11855" w:rsidRPr="001F42D3" w:rsidRDefault="00B11855" w:rsidP="00FE5769">
      <w:pPr>
        <w:pStyle w:val="BodyText"/>
      </w:pPr>
    </w:p>
    <w:p w14:paraId="497FA833" w14:textId="38762CCE" w:rsidR="00B11855" w:rsidRPr="001F42D3" w:rsidRDefault="003D003E" w:rsidP="00FE5769">
      <w:pPr>
        <w:pStyle w:val="BodyText"/>
      </w:pPr>
      <w:r w:rsidRPr="001F42D3">
        <w:t>OBX-2 If sending an encapsulated PDF</w:t>
      </w:r>
      <w:r w:rsidR="0017799F" w:rsidRPr="001F42D3">
        <w:t>,</w:t>
      </w:r>
      <w:r w:rsidRPr="001F42D3">
        <w:t xml:space="preserve"> the value will be ED. If referencing an external report</w:t>
      </w:r>
      <w:r w:rsidR="0017799F" w:rsidRPr="001F42D3">
        <w:t>,</w:t>
      </w:r>
      <w:r w:rsidRPr="001F42D3">
        <w:t xml:space="preserve"> the value will be RP.</w:t>
      </w:r>
    </w:p>
    <w:p w14:paraId="645A4DF1" w14:textId="77777777" w:rsidR="00736772" w:rsidRPr="001F42D3" w:rsidRDefault="003D003E" w:rsidP="00736772">
      <w:pPr>
        <w:pStyle w:val="BodyText"/>
      </w:pPr>
      <w:r w:rsidRPr="001F42D3">
        <w:t xml:space="preserve">OBX-3 </w:t>
      </w:r>
      <w:r w:rsidR="00736772" w:rsidRPr="001F42D3">
        <w:t xml:space="preserve">This field contains the coding system identifier (LOINC) and further information about the file name and content. </w:t>
      </w:r>
    </w:p>
    <w:p w14:paraId="41648A6A" w14:textId="2B7CA4EA" w:rsidR="00B11855" w:rsidRPr="001F42D3" w:rsidRDefault="00736772" w:rsidP="00736772">
      <w:pPr>
        <w:pStyle w:val="BodyText"/>
        <w:rPr>
          <w:rStyle w:val="ExampleInline"/>
        </w:rPr>
      </w:pPr>
      <w:r w:rsidRPr="001F42D3">
        <w:lastRenderedPageBreak/>
        <w:t xml:space="preserve">OBX-3.1 - 3.3 - </w:t>
      </w:r>
      <w:r w:rsidR="003D003E" w:rsidRPr="001F42D3">
        <w:t xml:space="preserve">Value is a report ID from the LOINC coding system, and will be set to </w:t>
      </w:r>
      <w:r w:rsidR="003D003E" w:rsidRPr="001F42D3">
        <w:rPr>
          <w:rStyle w:val="ExampleInline"/>
        </w:rPr>
        <w:t xml:space="preserve">18750-0^Cardiac Electrophysiology Report^LN. </w:t>
      </w:r>
    </w:p>
    <w:p w14:paraId="7847C7CC" w14:textId="518FCC6C" w:rsidR="00DB0579" w:rsidRPr="001F42D3" w:rsidRDefault="00DB0579" w:rsidP="00DB0579">
      <w:pPr>
        <w:pStyle w:val="BodyText"/>
      </w:pPr>
      <w:r w:rsidRPr="001F42D3">
        <w:t>OBX-3.4 This field can be used to include a file name. Include the full file name with extension as applicable</w:t>
      </w:r>
      <w:r w:rsidR="001F42D3">
        <w:t xml:space="preserve">. </w:t>
      </w:r>
      <w:r w:rsidRPr="001F42D3">
        <w:t>Special characters shall not be used.</w:t>
      </w:r>
    </w:p>
    <w:p w14:paraId="06622BE1" w14:textId="77777777" w:rsidR="00DB0579" w:rsidRPr="001F42D3" w:rsidRDefault="00DB0579" w:rsidP="00DB0579">
      <w:pPr>
        <w:pStyle w:val="BodyText"/>
      </w:pPr>
      <w:r w:rsidRPr="001F42D3">
        <w:t xml:space="preserve">OBX-3.5 This field can be used to include a document title which can be used for display purposes. The document title shall be in the language specified in MSH-19 within the message. </w:t>
      </w:r>
    </w:p>
    <w:p w14:paraId="491ECED6" w14:textId="62130FD4" w:rsidR="00B11855" w:rsidRPr="001F42D3" w:rsidRDefault="003D003E" w:rsidP="00DB0579">
      <w:pPr>
        <w:pStyle w:val="BodyText"/>
      </w:pPr>
      <w:r w:rsidRPr="001F42D3">
        <w:t>OBX-4 If a value is provided here the embedded PDF will contain data related to a specific episode or EGM being referenced via grouping to other episode related data elements having the same Sub-ID in OBX-4 inside this message.</w:t>
      </w:r>
      <w:r w:rsidR="000A55B9" w:rsidRPr="001F42D3">
        <w:t xml:space="preserve"> An encapsulated PDF or reference pointer to external report that is not associated with an episode may be included in a message</w:t>
      </w:r>
      <w:r w:rsidR="001F42D3">
        <w:t xml:space="preserve">. </w:t>
      </w:r>
      <w:r w:rsidR="000A55B9" w:rsidRPr="001F42D3">
        <w:t>If so, OBX-4 shall be blank.</w:t>
      </w:r>
    </w:p>
    <w:p w14:paraId="3DF1C8C6" w14:textId="4FABA79D" w:rsidR="00B11855" w:rsidRPr="001F42D3" w:rsidRDefault="003D003E" w:rsidP="00FE5769">
      <w:pPr>
        <w:pStyle w:val="BodyText"/>
      </w:pPr>
      <w:r w:rsidRPr="001F42D3">
        <w:t>OBX-5 If referencing an external document</w:t>
      </w:r>
      <w:r w:rsidR="0017799F" w:rsidRPr="001F42D3">
        <w:t>,</w:t>
      </w:r>
      <w:r w:rsidRPr="001F42D3">
        <w:t xml:space="preserve"> the Observation Value will contain a reference pointer to the external document. </w:t>
      </w:r>
    </w:p>
    <w:p w14:paraId="7FB03662" w14:textId="55DA9554" w:rsidR="00B11855" w:rsidRPr="001F42D3" w:rsidRDefault="003D003E" w:rsidP="00FE5769">
      <w:pPr>
        <w:pStyle w:val="BodyText"/>
      </w:pPr>
      <w:r w:rsidRPr="001F42D3">
        <w:t>OBX-5.1 If sending an encapsulated PDF</w:t>
      </w:r>
      <w:r w:rsidR="00C11DE7" w:rsidRPr="001F42D3">
        <w:t>,</w:t>
      </w:r>
      <w:r w:rsidRPr="001F42D3">
        <w:t xml:space="preserve"> the Type of Data component will have the value "Application"</w:t>
      </w:r>
    </w:p>
    <w:p w14:paraId="2623415E" w14:textId="4F0D2352" w:rsidR="00B11855" w:rsidRPr="001F42D3" w:rsidRDefault="003D003E" w:rsidP="00FE5769">
      <w:pPr>
        <w:pStyle w:val="BodyText"/>
      </w:pPr>
      <w:r w:rsidRPr="001F42D3">
        <w:t>OBX-5.2 If sending an encapsulated PDF</w:t>
      </w:r>
      <w:r w:rsidR="00C11DE7" w:rsidRPr="001F42D3">
        <w:t>,</w:t>
      </w:r>
      <w:r w:rsidRPr="001F42D3">
        <w:t xml:space="preserve"> the Data Subtype component will have the value "PDF". </w:t>
      </w:r>
    </w:p>
    <w:p w14:paraId="318F7F0D" w14:textId="77777777" w:rsidR="00B11855" w:rsidRPr="001F42D3" w:rsidRDefault="003D003E" w:rsidP="00FE5769">
      <w:pPr>
        <w:pStyle w:val="BodyText"/>
      </w:pPr>
      <w:r w:rsidRPr="001F42D3">
        <w:t>OBX-5.3 Will be empty</w:t>
      </w:r>
    </w:p>
    <w:p w14:paraId="6909EFA2" w14:textId="743258E3" w:rsidR="00B11855" w:rsidRPr="001F42D3" w:rsidRDefault="003D003E" w:rsidP="00FE5769">
      <w:pPr>
        <w:pStyle w:val="BodyText"/>
      </w:pPr>
      <w:r w:rsidRPr="001F42D3">
        <w:t>OBX-5.4 If sending an encapsulated PDF</w:t>
      </w:r>
      <w:r w:rsidR="00C11DE7" w:rsidRPr="001F42D3">
        <w:t>,</w:t>
      </w:r>
      <w:r w:rsidRPr="001F42D3">
        <w:t xml:space="preserve"> the Encoding component will have the value "Base64".</w:t>
      </w:r>
    </w:p>
    <w:p w14:paraId="3D3B18DB" w14:textId="47B13DD9" w:rsidR="00B11855" w:rsidRPr="001F42D3" w:rsidRDefault="003D003E" w:rsidP="00FE5769">
      <w:pPr>
        <w:pStyle w:val="BodyText"/>
      </w:pPr>
      <w:r w:rsidRPr="001F42D3">
        <w:t>OBX-5.5 If sending an encapsulated PDF</w:t>
      </w:r>
      <w:r w:rsidR="00C11DE7" w:rsidRPr="001F42D3">
        <w:t>,</w:t>
      </w:r>
      <w:r w:rsidRPr="001F42D3">
        <w:t xml:space="preserve"> the Data component contains the encapsulated Base64-encoded PDF/A document in accordance with ISO 19005-1.</w:t>
      </w:r>
    </w:p>
    <w:p w14:paraId="1F355ED4" w14:textId="77777777" w:rsidR="00B11855" w:rsidRPr="001F42D3" w:rsidRDefault="003D003E" w:rsidP="00FE5769">
      <w:pPr>
        <w:pStyle w:val="Note"/>
        <w:ind w:left="0" w:hanging="2"/>
      </w:pPr>
      <w:r w:rsidRPr="001F42D3">
        <w:t>Notes:</w:t>
      </w:r>
      <w:r w:rsidRPr="001F42D3">
        <w:tab/>
        <w:t>1. An actor participating in this transaction must support encapsulated data with a length beyond the nominal 65536 byte limit of the OBX-5.</w:t>
      </w:r>
    </w:p>
    <w:p w14:paraId="5D83B99D" w14:textId="3EF82639" w:rsidR="00B11855" w:rsidRPr="001F42D3" w:rsidRDefault="003D003E" w:rsidP="00FE5769">
      <w:pPr>
        <w:pStyle w:val="Note"/>
        <w:ind w:left="0" w:hanging="2"/>
      </w:pPr>
      <w:r w:rsidRPr="001F42D3">
        <w:tab/>
        <w:t xml:space="preserve">2. The base64 encoded stream must not include CR/LF characters, which are forbidden within </w:t>
      </w:r>
      <w:r w:rsidR="006D613E" w:rsidRPr="001F42D3">
        <w:t>HL7</w:t>
      </w:r>
      <w:r w:rsidR="00995105" w:rsidRPr="001F42D3">
        <w:t xml:space="preserve"> </w:t>
      </w:r>
      <w:r w:rsidRPr="001F42D3">
        <w:t>field text streams. Breaking a base64 encoded stream into lines of 76 characters or less is used for email in accordance with RFC822, but is not applicable to encapsulated data in HL7.</w:t>
      </w:r>
      <w:r w:rsidRPr="001F42D3">
        <w:br/>
        <w:t>The attached PDF or externally referenced report will contain in its content the device ID, patient ID and name if known, and the dates of the procedure and document.</w:t>
      </w:r>
    </w:p>
    <w:p w14:paraId="2174AAA2" w14:textId="77777777" w:rsidR="00B11855" w:rsidRPr="001F42D3" w:rsidRDefault="00B11855" w:rsidP="007F34D4">
      <w:pPr>
        <w:pStyle w:val="BodyText"/>
      </w:pPr>
    </w:p>
    <w:p w14:paraId="13C2C03A" w14:textId="77777777" w:rsidR="00B11855" w:rsidRPr="001F42D3" w:rsidRDefault="00855E3C" w:rsidP="00123C7B">
      <w:pPr>
        <w:pStyle w:val="Heading6"/>
        <w:numPr>
          <w:ilvl w:val="0"/>
          <w:numId w:val="0"/>
        </w:numPr>
        <w:rPr>
          <w:noProof w:val="0"/>
        </w:rPr>
      </w:pPr>
      <w:bookmarkStart w:id="473" w:name="_Toc214889746"/>
      <w:r w:rsidRPr="001F42D3">
        <w:rPr>
          <w:noProof w:val="0"/>
        </w:rPr>
        <w:t>3.9.4.1.2.8</w:t>
      </w:r>
      <w:r w:rsidR="00EB6E71" w:rsidRPr="001F42D3">
        <w:rPr>
          <w:noProof w:val="0"/>
        </w:rPr>
        <w:t xml:space="preserve"> </w:t>
      </w:r>
      <w:bookmarkStart w:id="474" w:name="_Toc401769845"/>
      <w:r w:rsidR="003D003E" w:rsidRPr="001F42D3">
        <w:rPr>
          <w:noProof w:val="0"/>
        </w:rPr>
        <w:t>NTE Segment – Notes and Comments [Optional]</w:t>
      </w:r>
      <w:bookmarkEnd w:id="473"/>
      <w:bookmarkEnd w:id="474"/>
    </w:p>
    <w:p w14:paraId="2BBDF125" w14:textId="77777777" w:rsidR="00B11855" w:rsidRPr="001F42D3" w:rsidRDefault="003D003E" w:rsidP="00CF5627">
      <w:pPr>
        <w:pStyle w:val="TableTitle"/>
      </w:pPr>
      <w:r w:rsidRPr="001F42D3">
        <w:t>Table 3.9.4.1.2.8</w:t>
      </w:r>
      <w:r w:rsidR="005D79DE" w:rsidRPr="001F42D3">
        <w:rPr>
          <w:rFonts w:eastAsia="MS Gothic"/>
        </w:rPr>
        <w:t>-</w:t>
      </w:r>
      <w:r w:rsidR="00E86B15" w:rsidRPr="001F42D3">
        <w:t>1</w:t>
      </w:r>
      <w:r w:rsidRPr="001F42D3">
        <w:t>: NTE Segment – Notes and Comments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6"/>
        <w:gridCol w:w="783"/>
        <w:gridCol w:w="961"/>
        <w:gridCol w:w="627"/>
        <w:gridCol w:w="811"/>
        <w:gridCol w:w="1072"/>
        <w:gridCol w:w="938"/>
        <w:gridCol w:w="861"/>
        <w:gridCol w:w="883"/>
        <w:gridCol w:w="1038"/>
      </w:tblGrid>
      <w:tr w:rsidR="00C40FD5" w:rsidRPr="001F42D3" w14:paraId="5A57583C" w14:textId="77777777" w:rsidTr="00B34AEB">
        <w:trPr>
          <w:cantSplit/>
          <w:tblHeader/>
          <w:jc w:val="center"/>
        </w:trPr>
        <w:tc>
          <w:tcPr>
            <w:tcW w:w="0" w:type="auto"/>
            <w:shd w:val="clear" w:color="auto" w:fill="D9D9D9" w:themeFill="background1" w:themeFillShade="D9"/>
          </w:tcPr>
          <w:p w14:paraId="30D8D3C9" w14:textId="77777777" w:rsidR="00C70AE3" w:rsidRPr="001F42D3" w:rsidRDefault="00C70AE3" w:rsidP="001F5A5C">
            <w:pPr>
              <w:pStyle w:val="TableEntryHeader"/>
            </w:pPr>
            <w:r w:rsidRPr="001F42D3">
              <w:t>ELEMENT NAME</w:t>
            </w:r>
          </w:p>
        </w:tc>
        <w:tc>
          <w:tcPr>
            <w:tcW w:w="0" w:type="auto"/>
            <w:shd w:val="clear" w:color="auto" w:fill="D9D9D9" w:themeFill="background1" w:themeFillShade="D9"/>
          </w:tcPr>
          <w:p w14:paraId="09419A78" w14:textId="77777777" w:rsidR="00C70AE3" w:rsidRPr="001F42D3" w:rsidRDefault="00C70AE3" w:rsidP="001F5A5C">
            <w:pPr>
              <w:pStyle w:val="TableEntryHeader"/>
            </w:pPr>
            <w:r w:rsidRPr="001F42D3">
              <w:t>SEQ</w:t>
            </w:r>
          </w:p>
        </w:tc>
        <w:tc>
          <w:tcPr>
            <w:tcW w:w="0" w:type="auto"/>
            <w:shd w:val="clear" w:color="auto" w:fill="D9D9D9" w:themeFill="background1" w:themeFillShade="D9"/>
          </w:tcPr>
          <w:p w14:paraId="34CF95E8" w14:textId="77777777" w:rsidR="00C70AE3" w:rsidRPr="001F42D3" w:rsidRDefault="00C70AE3" w:rsidP="001F5A5C">
            <w:pPr>
              <w:pStyle w:val="TableEntryHeader"/>
            </w:pPr>
            <w:r w:rsidRPr="001F42D3">
              <w:t>COMP</w:t>
            </w:r>
          </w:p>
        </w:tc>
        <w:tc>
          <w:tcPr>
            <w:tcW w:w="0" w:type="auto"/>
            <w:shd w:val="clear" w:color="auto" w:fill="D9D9D9" w:themeFill="background1" w:themeFillShade="D9"/>
          </w:tcPr>
          <w:p w14:paraId="1AB6B47C" w14:textId="77777777" w:rsidR="00C70AE3" w:rsidRPr="001F42D3" w:rsidRDefault="00C70AE3" w:rsidP="001F5A5C">
            <w:pPr>
              <w:pStyle w:val="TableEntryHeader"/>
            </w:pPr>
            <w:r w:rsidRPr="001F42D3">
              <w:t>DT</w:t>
            </w:r>
          </w:p>
        </w:tc>
        <w:tc>
          <w:tcPr>
            <w:tcW w:w="0" w:type="auto"/>
            <w:shd w:val="clear" w:color="auto" w:fill="D9D9D9" w:themeFill="background1" w:themeFillShade="D9"/>
          </w:tcPr>
          <w:p w14:paraId="6E36AC4C" w14:textId="77777777" w:rsidR="00C70AE3" w:rsidRPr="001F42D3" w:rsidRDefault="00C70AE3" w:rsidP="001F5A5C">
            <w:pPr>
              <w:pStyle w:val="TableEntryHeader"/>
            </w:pPr>
            <w:r w:rsidRPr="001F42D3">
              <w:t>LEN</w:t>
            </w:r>
          </w:p>
        </w:tc>
        <w:tc>
          <w:tcPr>
            <w:tcW w:w="0" w:type="auto"/>
            <w:shd w:val="clear" w:color="auto" w:fill="D9D9D9" w:themeFill="background1" w:themeFillShade="D9"/>
          </w:tcPr>
          <w:p w14:paraId="427CC2BD" w14:textId="77777777" w:rsidR="00C70AE3" w:rsidRPr="001F42D3" w:rsidRDefault="00C70AE3" w:rsidP="001F5A5C">
            <w:pPr>
              <w:pStyle w:val="TableEntryHeader"/>
            </w:pPr>
            <w:r w:rsidRPr="001F42D3">
              <w:t>USAGE</w:t>
            </w:r>
          </w:p>
        </w:tc>
        <w:tc>
          <w:tcPr>
            <w:tcW w:w="0" w:type="auto"/>
            <w:shd w:val="clear" w:color="auto" w:fill="D9D9D9" w:themeFill="background1" w:themeFillShade="D9"/>
          </w:tcPr>
          <w:p w14:paraId="4747B27D" w14:textId="77777777" w:rsidR="00C70AE3" w:rsidRPr="001F42D3" w:rsidRDefault="00C70AE3" w:rsidP="001F5A5C">
            <w:pPr>
              <w:pStyle w:val="TableEntryHeader"/>
            </w:pPr>
            <w:r w:rsidRPr="001F42D3">
              <w:t>CARD</w:t>
            </w:r>
          </w:p>
        </w:tc>
        <w:tc>
          <w:tcPr>
            <w:tcW w:w="0" w:type="auto"/>
            <w:shd w:val="clear" w:color="auto" w:fill="D9D9D9" w:themeFill="background1" w:themeFillShade="D9"/>
          </w:tcPr>
          <w:p w14:paraId="2497397B" w14:textId="77777777" w:rsidR="00C70AE3" w:rsidRPr="001F42D3" w:rsidRDefault="00C70AE3" w:rsidP="001F5A5C">
            <w:pPr>
              <w:pStyle w:val="TableEntryHeader"/>
            </w:pPr>
            <w:r w:rsidRPr="001F42D3">
              <w:t>TBL#</w:t>
            </w:r>
          </w:p>
        </w:tc>
        <w:tc>
          <w:tcPr>
            <w:tcW w:w="0" w:type="auto"/>
            <w:shd w:val="clear" w:color="auto" w:fill="D9D9D9" w:themeFill="background1" w:themeFillShade="D9"/>
          </w:tcPr>
          <w:p w14:paraId="5884F5E1" w14:textId="77777777" w:rsidR="00C70AE3" w:rsidRPr="001F42D3" w:rsidRDefault="00C70AE3" w:rsidP="001F5A5C">
            <w:pPr>
              <w:pStyle w:val="TableEntryHeader"/>
            </w:pPr>
            <w:r w:rsidRPr="001F42D3">
              <w:t>Fixed</w:t>
            </w:r>
          </w:p>
        </w:tc>
        <w:tc>
          <w:tcPr>
            <w:tcW w:w="0" w:type="auto"/>
            <w:shd w:val="clear" w:color="auto" w:fill="D9D9D9" w:themeFill="background1" w:themeFillShade="D9"/>
          </w:tcPr>
          <w:p w14:paraId="7FD99C8A" w14:textId="77777777" w:rsidR="00C70AE3" w:rsidRPr="001F42D3" w:rsidRDefault="00C70AE3" w:rsidP="001F5A5C">
            <w:pPr>
              <w:pStyle w:val="TableEntryHeader"/>
            </w:pPr>
            <w:r w:rsidRPr="001F42D3">
              <w:t>Ex. Values</w:t>
            </w:r>
          </w:p>
        </w:tc>
      </w:tr>
      <w:tr w:rsidR="00C40FD5" w:rsidRPr="001F42D3" w14:paraId="10BBDA93" w14:textId="77777777" w:rsidTr="00B627FB">
        <w:trPr>
          <w:cantSplit/>
          <w:jc w:val="center"/>
        </w:trPr>
        <w:tc>
          <w:tcPr>
            <w:tcW w:w="0" w:type="auto"/>
          </w:tcPr>
          <w:p w14:paraId="63E0EA9C" w14:textId="50DF2F19" w:rsidR="00C70AE3" w:rsidRPr="001F42D3" w:rsidRDefault="00C70AE3" w:rsidP="001F5A5C">
            <w:pPr>
              <w:pStyle w:val="TableEntry"/>
            </w:pPr>
            <w:r w:rsidRPr="001F42D3">
              <w:t>Set ID  - NTE</w:t>
            </w:r>
          </w:p>
        </w:tc>
        <w:tc>
          <w:tcPr>
            <w:tcW w:w="0" w:type="auto"/>
          </w:tcPr>
          <w:p w14:paraId="46954354" w14:textId="1D1EBC7C" w:rsidR="00C70AE3" w:rsidRPr="001F42D3" w:rsidRDefault="00C70AE3" w:rsidP="001F5A5C">
            <w:pPr>
              <w:pStyle w:val="TableEntry"/>
            </w:pPr>
            <w:r w:rsidRPr="001F42D3">
              <w:t>1</w:t>
            </w:r>
          </w:p>
        </w:tc>
        <w:tc>
          <w:tcPr>
            <w:tcW w:w="0" w:type="auto"/>
          </w:tcPr>
          <w:p w14:paraId="6744D37E" w14:textId="3F3191D3" w:rsidR="00C70AE3" w:rsidRPr="001F42D3" w:rsidRDefault="00C70AE3" w:rsidP="001F5A5C">
            <w:pPr>
              <w:pStyle w:val="TableEntry"/>
            </w:pPr>
          </w:p>
        </w:tc>
        <w:tc>
          <w:tcPr>
            <w:tcW w:w="0" w:type="auto"/>
          </w:tcPr>
          <w:p w14:paraId="56726AC7" w14:textId="7A7C3405" w:rsidR="00C70AE3" w:rsidRPr="001F42D3" w:rsidRDefault="00C70AE3" w:rsidP="00EF1957">
            <w:pPr>
              <w:pStyle w:val="TableEntry"/>
            </w:pPr>
            <w:r w:rsidRPr="001F42D3">
              <w:t>SI</w:t>
            </w:r>
          </w:p>
        </w:tc>
        <w:tc>
          <w:tcPr>
            <w:tcW w:w="0" w:type="auto"/>
          </w:tcPr>
          <w:p w14:paraId="7E77449B" w14:textId="09E48AFF" w:rsidR="00C70AE3" w:rsidRPr="001F42D3" w:rsidRDefault="00C70AE3" w:rsidP="001F5A5C">
            <w:pPr>
              <w:pStyle w:val="TableEntry"/>
            </w:pPr>
            <w:r w:rsidRPr="001F42D3">
              <w:t>4</w:t>
            </w:r>
          </w:p>
        </w:tc>
        <w:tc>
          <w:tcPr>
            <w:tcW w:w="0" w:type="auto"/>
          </w:tcPr>
          <w:p w14:paraId="408FF93A" w14:textId="1FB510C3" w:rsidR="00C70AE3" w:rsidRPr="001F42D3" w:rsidRDefault="00C70AE3" w:rsidP="001F5A5C">
            <w:pPr>
              <w:pStyle w:val="TableEntry"/>
            </w:pPr>
            <w:r w:rsidRPr="001F42D3">
              <w:t>O</w:t>
            </w:r>
          </w:p>
        </w:tc>
        <w:tc>
          <w:tcPr>
            <w:tcW w:w="0" w:type="auto"/>
          </w:tcPr>
          <w:p w14:paraId="6E58F6EA" w14:textId="0050BE31" w:rsidR="00C70AE3" w:rsidRPr="001F42D3" w:rsidRDefault="00C70AE3" w:rsidP="001F5A5C">
            <w:pPr>
              <w:pStyle w:val="TableEntry"/>
            </w:pPr>
            <w:r w:rsidRPr="001F42D3">
              <w:t>[</w:t>
            </w:r>
            <w:r w:rsidR="00E86B15" w:rsidRPr="001F42D3">
              <w:t>0</w:t>
            </w:r>
            <w:r w:rsidRPr="001F42D3">
              <w:t>..1]</w:t>
            </w:r>
          </w:p>
        </w:tc>
        <w:tc>
          <w:tcPr>
            <w:tcW w:w="0" w:type="auto"/>
          </w:tcPr>
          <w:p w14:paraId="66056ED5" w14:textId="77777777" w:rsidR="00C70AE3" w:rsidRPr="001F42D3" w:rsidRDefault="00C70AE3" w:rsidP="001F5A5C">
            <w:pPr>
              <w:pStyle w:val="TableEntry"/>
            </w:pPr>
          </w:p>
        </w:tc>
        <w:tc>
          <w:tcPr>
            <w:tcW w:w="0" w:type="auto"/>
          </w:tcPr>
          <w:p w14:paraId="7979DD15" w14:textId="77777777" w:rsidR="00C70AE3" w:rsidRPr="001F42D3" w:rsidRDefault="00C70AE3" w:rsidP="001F5A5C">
            <w:pPr>
              <w:pStyle w:val="TableEntry"/>
            </w:pPr>
          </w:p>
        </w:tc>
        <w:tc>
          <w:tcPr>
            <w:tcW w:w="0" w:type="auto"/>
          </w:tcPr>
          <w:p w14:paraId="53236A8F" w14:textId="349D1DDE" w:rsidR="00C70AE3" w:rsidRPr="001F42D3" w:rsidRDefault="00C70AE3" w:rsidP="001F5A5C">
            <w:pPr>
              <w:pStyle w:val="TableEntry"/>
            </w:pPr>
            <w:r w:rsidRPr="001F42D3">
              <w:t>1</w:t>
            </w:r>
          </w:p>
        </w:tc>
      </w:tr>
      <w:tr w:rsidR="00C40FD5" w:rsidRPr="001F42D3" w14:paraId="2A4F829E" w14:textId="77777777" w:rsidTr="00B627FB">
        <w:trPr>
          <w:cantSplit/>
          <w:jc w:val="center"/>
        </w:trPr>
        <w:tc>
          <w:tcPr>
            <w:tcW w:w="0" w:type="auto"/>
          </w:tcPr>
          <w:p w14:paraId="11BCFF17" w14:textId="0A8F8CBE" w:rsidR="00C70AE3" w:rsidRPr="001F42D3" w:rsidRDefault="00C70AE3" w:rsidP="001F5A5C">
            <w:pPr>
              <w:pStyle w:val="TableEntry"/>
            </w:pPr>
            <w:r w:rsidRPr="001F42D3">
              <w:t>Source of comment</w:t>
            </w:r>
          </w:p>
        </w:tc>
        <w:tc>
          <w:tcPr>
            <w:tcW w:w="0" w:type="auto"/>
          </w:tcPr>
          <w:p w14:paraId="1A92C5FD" w14:textId="507F9338" w:rsidR="00C70AE3" w:rsidRPr="001F42D3" w:rsidRDefault="00C70AE3" w:rsidP="00EF1957">
            <w:pPr>
              <w:pStyle w:val="TableEntry"/>
            </w:pPr>
            <w:r w:rsidRPr="001F42D3">
              <w:t>2</w:t>
            </w:r>
          </w:p>
        </w:tc>
        <w:tc>
          <w:tcPr>
            <w:tcW w:w="0" w:type="auto"/>
          </w:tcPr>
          <w:p w14:paraId="0BC229F8" w14:textId="493FBBA9" w:rsidR="00C70AE3" w:rsidRPr="001F42D3" w:rsidRDefault="00C70AE3" w:rsidP="001F5A5C">
            <w:pPr>
              <w:pStyle w:val="TableEntry"/>
            </w:pPr>
          </w:p>
        </w:tc>
        <w:tc>
          <w:tcPr>
            <w:tcW w:w="0" w:type="auto"/>
          </w:tcPr>
          <w:p w14:paraId="32D0C545" w14:textId="395608FA" w:rsidR="00C70AE3" w:rsidRPr="001F42D3" w:rsidRDefault="00C70AE3" w:rsidP="00EF1957">
            <w:pPr>
              <w:pStyle w:val="TableEntry"/>
            </w:pPr>
            <w:r w:rsidRPr="001F42D3">
              <w:t>CX</w:t>
            </w:r>
          </w:p>
        </w:tc>
        <w:tc>
          <w:tcPr>
            <w:tcW w:w="0" w:type="auto"/>
          </w:tcPr>
          <w:p w14:paraId="0E2CA80F" w14:textId="34A32A59" w:rsidR="00C70AE3" w:rsidRPr="001F42D3" w:rsidRDefault="00C70AE3" w:rsidP="001F5A5C">
            <w:pPr>
              <w:pStyle w:val="TableEntry"/>
            </w:pPr>
            <w:r w:rsidRPr="001F42D3">
              <w:t xml:space="preserve">20 </w:t>
            </w:r>
          </w:p>
        </w:tc>
        <w:tc>
          <w:tcPr>
            <w:tcW w:w="0" w:type="auto"/>
          </w:tcPr>
          <w:p w14:paraId="6237FF92" w14:textId="729C75C4" w:rsidR="00C70AE3" w:rsidRPr="001F42D3" w:rsidRDefault="00C70AE3" w:rsidP="001F5A5C">
            <w:pPr>
              <w:pStyle w:val="TableEntry"/>
            </w:pPr>
            <w:r w:rsidRPr="001F42D3">
              <w:t xml:space="preserve">O </w:t>
            </w:r>
          </w:p>
        </w:tc>
        <w:tc>
          <w:tcPr>
            <w:tcW w:w="0" w:type="auto"/>
          </w:tcPr>
          <w:p w14:paraId="19545FC1" w14:textId="775ECD72" w:rsidR="00C70AE3" w:rsidRPr="001F42D3" w:rsidRDefault="00C70AE3" w:rsidP="001F5A5C">
            <w:pPr>
              <w:pStyle w:val="TableEntry"/>
            </w:pPr>
            <w:r w:rsidRPr="001F42D3">
              <w:t>[</w:t>
            </w:r>
            <w:r w:rsidR="00E86B15" w:rsidRPr="001F42D3">
              <w:t>0</w:t>
            </w:r>
            <w:r w:rsidRPr="001F42D3">
              <w:t>..1]</w:t>
            </w:r>
          </w:p>
        </w:tc>
        <w:tc>
          <w:tcPr>
            <w:tcW w:w="0" w:type="auto"/>
          </w:tcPr>
          <w:p w14:paraId="54EA2F2D" w14:textId="77777777" w:rsidR="00C70AE3" w:rsidRPr="001F42D3" w:rsidRDefault="00C70AE3" w:rsidP="001F5A5C">
            <w:pPr>
              <w:pStyle w:val="TableEntry"/>
            </w:pPr>
          </w:p>
        </w:tc>
        <w:tc>
          <w:tcPr>
            <w:tcW w:w="0" w:type="auto"/>
          </w:tcPr>
          <w:p w14:paraId="3720B6CD" w14:textId="77777777" w:rsidR="00C70AE3" w:rsidRPr="001F42D3" w:rsidRDefault="00C70AE3" w:rsidP="001F5A5C">
            <w:pPr>
              <w:pStyle w:val="TableEntry"/>
            </w:pPr>
            <w:r w:rsidRPr="001F42D3">
              <w:t>Y</w:t>
            </w:r>
          </w:p>
        </w:tc>
        <w:tc>
          <w:tcPr>
            <w:tcW w:w="0" w:type="auto"/>
          </w:tcPr>
          <w:p w14:paraId="7D11AE0F" w14:textId="0AFC8853" w:rsidR="00C70AE3" w:rsidRPr="001F42D3" w:rsidRDefault="00C70AE3" w:rsidP="001F5A5C">
            <w:pPr>
              <w:pStyle w:val="TableEntry"/>
            </w:pPr>
            <w:r w:rsidRPr="001F42D3">
              <w:t xml:space="preserve">L </w:t>
            </w:r>
          </w:p>
        </w:tc>
      </w:tr>
      <w:tr w:rsidR="00C40FD5" w:rsidRPr="001F42D3" w14:paraId="2530FD60" w14:textId="77777777" w:rsidTr="00B627FB">
        <w:trPr>
          <w:cantSplit/>
          <w:jc w:val="center"/>
        </w:trPr>
        <w:tc>
          <w:tcPr>
            <w:tcW w:w="0" w:type="auto"/>
          </w:tcPr>
          <w:p w14:paraId="4752A2F7" w14:textId="1506A003" w:rsidR="00C70AE3" w:rsidRPr="001F42D3" w:rsidRDefault="00C70AE3" w:rsidP="001F5A5C">
            <w:pPr>
              <w:pStyle w:val="TableEntry"/>
            </w:pPr>
            <w:r w:rsidRPr="001F42D3">
              <w:t>Comment</w:t>
            </w:r>
          </w:p>
        </w:tc>
        <w:tc>
          <w:tcPr>
            <w:tcW w:w="0" w:type="auto"/>
          </w:tcPr>
          <w:p w14:paraId="4842C714" w14:textId="3A354DFC" w:rsidR="00C70AE3" w:rsidRPr="001F42D3" w:rsidRDefault="00C70AE3" w:rsidP="001F5A5C">
            <w:pPr>
              <w:pStyle w:val="TableEntry"/>
            </w:pPr>
            <w:r w:rsidRPr="001F42D3">
              <w:t>3</w:t>
            </w:r>
          </w:p>
        </w:tc>
        <w:tc>
          <w:tcPr>
            <w:tcW w:w="0" w:type="auto"/>
          </w:tcPr>
          <w:p w14:paraId="44DC32F1" w14:textId="77777777" w:rsidR="00C70AE3" w:rsidRPr="001F42D3" w:rsidRDefault="00C70AE3" w:rsidP="001F5A5C">
            <w:pPr>
              <w:pStyle w:val="TableEntry"/>
            </w:pPr>
          </w:p>
        </w:tc>
        <w:tc>
          <w:tcPr>
            <w:tcW w:w="0" w:type="auto"/>
          </w:tcPr>
          <w:p w14:paraId="4E9B17E0" w14:textId="7F2BF4E5" w:rsidR="00C70AE3" w:rsidRPr="001F42D3" w:rsidRDefault="00C70AE3" w:rsidP="00EF1957">
            <w:pPr>
              <w:pStyle w:val="TableEntry"/>
            </w:pPr>
            <w:r w:rsidRPr="001F42D3">
              <w:t>FT</w:t>
            </w:r>
          </w:p>
        </w:tc>
        <w:tc>
          <w:tcPr>
            <w:tcW w:w="0" w:type="auto"/>
          </w:tcPr>
          <w:p w14:paraId="2EEFBB6D" w14:textId="545EE881" w:rsidR="00C70AE3" w:rsidRPr="001F42D3" w:rsidRDefault="00C70AE3" w:rsidP="001F5A5C">
            <w:pPr>
              <w:pStyle w:val="TableEntry"/>
            </w:pPr>
            <w:r w:rsidRPr="001F42D3">
              <w:t>65536</w:t>
            </w:r>
          </w:p>
        </w:tc>
        <w:tc>
          <w:tcPr>
            <w:tcW w:w="0" w:type="auto"/>
          </w:tcPr>
          <w:p w14:paraId="3DF61047" w14:textId="279D84DA" w:rsidR="00C70AE3" w:rsidRPr="001F42D3" w:rsidRDefault="00C70AE3" w:rsidP="00EF1957">
            <w:pPr>
              <w:pStyle w:val="TableEntry"/>
            </w:pPr>
            <w:r w:rsidRPr="001F42D3">
              <w:t>O</w:t>
            </w:r>
          </w:p>
        </w:tc>
        <w:tc>
          <w:tcPr>
            <w:tcW w:w="0" w:type="auto"/>
          </w:tcPr>
          <w:p w14:paraId="23DB38CE" w14:textId="60FE7596" w:rsidR="00C70AE3" w:rsidRPr="001F42D3" w:rsidRDefault="00C70AE3" w:rsidP="001F5A5C">
            <w:pPr>
              <w:pStyle w:val="TableEntry"/>
            </w:pPr>
            <w:r w:rsidRPr="001F42D3">
              <w:t>[</w:t>
            </w:r>
            <w:r w:rsidR="00E86B15" w:rsidRPr="001F42D3">
              <w:t>0</w:t>
            </w:r>
            <w:r w:rsidRPr="001F42D3">
              <w:t>..*]</w:t>
            </w:r>
          </w:p>
        </w:tc>
        <w:tc>
          <w:tcPr>
            <w:tcW w:w="0" w:type="auto"/>
          </w:tcPr>
          <w:p w14:paraId="2C1EF57A" w14:textId="77777777" w:rsidR="00C70AE3" w:rsidRPr="001F42D3" w:rsidRDefault="00C70AE3" w:rsidP="001F5A5C">
            <w:pPr>
              <w:pStyle w:val="TableEntry"/>
            </w:pPr>
          </w:p>
        </w:tc>
        <w:tc>
          <w:tcPr>
            <w:tcW w:w="0" w:type="auto"/>
          </w:tcPr>
          <w:p w14:paraId="3ABC1D77" w14:textId="77777777" w:rsidR="00C70AE3" w:rsidRPr="001F42D3" w:rsidRDefault="00C70AE3" w:rsidP="001F5A5C">
            <w:pPr>
              <w:pStyle w:val="TableEntry"/>
            </w:pPr>
          </w:p>
        </w:tc>
        <w:tc>
          <w:tcPr>
            <w:tcW w:w="0" w:type="auto"/>
          </w:tcPr>
          <w:p w14:paraId="5DC33765" w14:textId="1CF1E5E5" w:rsidR="00C70AE3" w:rsidRPr="001F42D3" w:rsidRDefault="00C70AE3" w:rsidP="001F5A5C">
            <w:pPr>
              <w:pStyle w:val="TableEntry"/>
            </w:pPr>
          </w:p>
        </w:tc>
      </w:tr>
    </w:tbl>
    <w:p w14:paraId="637523FD" w14:textId="77777777" w:rsidR="00B11855" w:rsidRPr="001F42D3" w:rsidRDefault="00B11855" w:rsidP="00C70AE3">
      <w:pPr>
        <w:pStyle w:val="BodyText"/>
      </w:pPr>
    </w:p>
    <w:p w14:paraId="1FF29221" w14:textId="77777777" w:rsidR="00B11855" w:rsidRPr="001F42D3" w:rsidRDefault="003D003E" w:rsidP="00C70AE3">
      <w:pPr>
        <w:pStyle w:val="BodyText"/>
      </w:pPr>
      <w:r w:rsidRPr="001F42D3">
        <w:t>NTE-3 Comments – Contains any notes, comments needed that are not included as part of an observation.</w:t>
      </w:r>
    </w:p>
    <w:p w14:paraId="37DCC113" w14:textId="77777777" w:rsidR="00B11855" w:rsidRPr="001F42D3" w:rsidRDefault="00A9614E" w:rsidP="00123C7B">
      <w:pPr>
        <w:pStyle w:val="Heading5"/>
        <w:numPr>
          <w:ilvl w:val="0"/>
          <w:numId w:val="0"/>
        </w:numPr>
        <w:rPr>
          <w:noProof w:val="0"/>
        </w:rPr>
      </w:pPr>
      <w:bookmarkStart w:id="475" w:name="_Toc214889747"/>
      <w:r w:rsidRPr="001F42D3">
        <w:rPr>
          <w:noProof w:val="0"/>
        </w:rPr>
        <w:t>3.9.4.1.3 Expected Actions</w:t>
      </w:r>
      <w:bookmarkEnd w:id="475"/>
    </w:p>
    <w:p w14:paraId="2AE7BB83" w14:textId="77777777" w:rsidR="00B11855" w:rsidRPr="001F42D3" w:rsidRDefault="00855E3C" w:rsidP="00123C7B">
      <w:pPr>
        <w:pStyle w:val="Heading6"/>
        <w:numPr>
          <w:ilvl w:val="0"/>
          <w:numId w:val="0"/>
        </w:numPr>
        <w:rPr>
          <w:noProof w:val="0"/>
        </w:rPr>
      </w:pPr>
      <w:bookmarkStart w:id="476" w:name="_Toc214889748"/>
      <w:r w:rsidRPr="001F42D3">
        <w:rPr>
          <w:noProof w:val="0"/>
        </w:rPr>
        <w:t>3</w:t>
      </w:r>
      <w:r w:rsidR="00A9614E" w:rsidRPr="001F42D3">
        <w:rPr>
          <w:noProof w:val="0"/>
        </w:rPr>
        <w:t>.9.4.1.3.1</w:t>
      </w:r>
      <w:r w:rsidR="00EB6E71" w:rsidRPr="001F42D3">
        <w:rPr>
          <w:noProof w:val="0"/>
        </w:rPr>
        <w:t xml:space="preserve"> </w:t>
      </w:r>
      <w:bookmarkStart w:id="477" w:name="_Toc401769847"/>
      <w:r w:rsidR="003D003E" w:rsidRPr="001F42D3">
        <w:rPr>
          <w:noProof w:val="0"/>
        </w:rPr>
        <w:t>Implantable Device – Cardiac – Consumer</w:t>
      </w:r>
      <w:bookmarkEnd w:id="476"/>
      <w:bookmarkEnd w:id="477"/>
    </w:p>
    <w:p w14:paraId="1711609E" w14:textId="4A06A67B" w:rsidR="00B11855" w:rsidRPr="001F42D3" w:rsidRDefault="003D003E" w:rsidP="00C70AE3">
      <w:pPr>
        <w:pStyle w:val="BodyText"/>
      </w:pPr>
      <w:r w:rsidRPr="001F42D3">
        <w:t xml:space="preserve">The Implantable Device – Cardiac – Consumer will return the standard </w:t>
      </w:r>
      <w:r w:rsidR="006D613E" w:rsidRPr="001F42D3">
        <w:t>HL7</w:t>
      </w:r>
      <w:r w:rsidR="00995105" w:rsidRPr="001F42D3">
        <w:t xml:space="preserve"> </w:t>
      </w:r>
      <w:r w:rsidRPr="001F42D3">
        <w:t>acknowledgement message to the Device Observation Creator.</w:t>
      </w:r>
    </w:p>
    <w:p w14:paraId="10B44094" w14:textId="77777777" w:rsidR="00B11855" w:rsidRPr="001F42D3" w:rsidRDefault="003D003E" w:rsidP="00123C7B">
      <w:pPr>
        <w:pStyle w:val="Heading3"/>
        <w:rPr>
          <w:noProof w:val="0"/>
        </w:rPr>
      </w:pPr>
      <w:bookmarkStart w:id="478" w:name="_Toc401769352"/>
      <w:bookmarkStart w:id="479" w:name="_Toc401769848"/>
      <w:bookmarkStart w:id="480" w:name="_Toc214889749"/>
      <w:r w:rsidRPr="001F42D3">
        <w:rPr>
          <w:noProof w:val="0"/>
        </w:rPr>
        <w:t>Security Considerations</w:t>
      </w:r>
      <w:bookmarkEnd w:id="478"/>
      <w:bookmarkEnd w:id="479"/>
      <w:bookmarkEnd w:id="480"/>
    </w:p>
    <w:p w14:paraId="6E1E2390" w14:textId="04B1949F" w:rsidR="00B11855" w:rsidRPr="001F42D3" w:rsidRDefault="003D003E" w:rsidP="00C70AE3">
      <w:pPr>
        <w:pStyle w:val="BodyText"/>
      </w:pPr>
      <w:r w:rsidRPr="001F42D3">
        <w:t>This profile does not require the use of ATNA. There are several implementation models for this profile that do not require transmission of data over public networks including intra-institutional, VPN, etc. However, when public networks are used, ATNA is one option for secure transport over those networks. It is recommended that the Implantable Device – Cardiac – Reporter be grouped with the Secure Node of the ATNA Profile to secure communications for remote follow-ups if data is sent across an un-trusted network.</w:t>
      </w:r>
    </w:p>
    <w:p w14:paraId="07DD34D3" w14:textId="7BCE10B8" w:rsidR="008630D6" w:rsidRPr="001F42D3" w:rsidRDefault="008630D6" w:rsidP="000C32B1">
      <w:pPr>
        <w:pStyle w:val="Heading2"/>
        <w:pPrChange w:id="481" w:author="Kurt Elliason" w:date="2026-06-08T14:47:00Z" w16du:dateUtc="2026-06-08T19:47:00Z">
          <w:pPr>
            <w:pStyle w:val="Heading2"/>
            <w:numPr>
              <w:ilvl w:val="0"/>
              <w:numId w:val="0"/>
            </w:numPr>
            <w:tabs>
              <w:tab w:val="clear" w:pos="576"/>
            </w:tabs>
            <w:ind w:left="0" w:firstLine="0"/>
          </w:pPr>
        </w:pPrChange>
      </w:pPr>
      <w:bookmarkStart w:id="482" w:name="_Toc371555173"/>
      <w:bookmarkStart w:id="483" w:name="_Toc436215465"/>
      <w:bookmarkStart w:id="484" w:name="_Toc214889750"/>
      <w:bookmarkStart w:id="485" w:name="_Hlk23879684"/>
      <w:del w:id="486" w:author="Kurt Elliason" w:date="2026-06-08T14:47:00Z" w16du:dateUtc="2026-06-08T19:47:00Z">
        <w:r w:rsidRPr="001F42D3" w:rsidDel="000C32B1">
          <w:delText>3.10</w:delText>
        </w:r>
      </w:del>
      <w:r w:rsidRPr="001F42D3">
        <w:t xml:space="preserve"> </w:t>
      </w:r>
      <w:r w:rsidRPr="000C32B1">
        <w:rPr>
          <w:rPrChange w:id="487" w:author="Kurt Elliason" w:date="2026-06-08T14:47:00Z" w16du:dateUtc="2026-06-08T19:47:00Z">
            <w:rPr>
              <w:noProof w:val="0"/>
            </w:rPr>
          </w:rPrChange>
        </w:rPr>
        <w:t>Communicate</w:t>
      </w:r>
      <w:r w:rsidRPr="001F42D3">
        <w:t xml:space="preserve"> Infusion Event Data</w:t>
      </w:r>
      <w:bookmarkEnd w:id="482"/>
      <w:bookmarkEnd w:id="483"/>
      <w:r w:rsidR="00C74AF7" w:rsidRPr="001F42D3">
        <w:t xml:space="preserve"> </w:t>
      </w:r>
      <w:r w:rsidR="009E6C9B" w:rsidRPr="001F42D3">
        <w:t>[</w:t>
      </w:r>
      <w:r w:rsidR="00C74AF7" w:rsidRPr="001F42D3">
        <w:t>PCD-10</w:t>
      </w:r>
      <w:r w:rsidR="009E6C9B" w:rsidRPr="001F42D3">
        <w:t>]</w:t>
      </w:r>
      <w:bookmarkEnd w:id="484"/>
    </w:p>
    <w:p w14:paraId="4C404018" w14:textId="5702E89A" w:rsidR="008630D6" w:rsidRPr="001F42D3" w:rsidRDefault="008630D6" w:rsidP="008630D6">
      <w:pPr>
        <w:pStyle w:val="BodyText"/>
      </w:pPr>
      <w:r w:rsidRPr="001F42D3">
        <w:t xml:space="preserve">This section corresponds to the Communicate Infusion Event Data </w:t>
      </w:r>
      <w:r w:rsidR="00C74AF7" w:rsidRPr="001F42D3">
        <w:t xml:space="preserve">(PCD-10) </w:t>
      </w:r>
      <w:r w:rsidRPr="001F42D3">
        <w:t xml:space="preserve">transaction of the </w:t>
      </w:r>
      <w:r w:rsidR="00A60E41" w:rsidRPr="001F42D3">
        <w:t>IHE Devices Technical Framework</w:t>
      </w:r>
      <w:r w:rsidRPr="001F42D3">
        <w:t>. Communicate Infusion Event Data is used by the DOR and DOC Actors.</w:t>
      </w:r>
    </w:p>
    <w:p w14:paraId="57E7B075" w14:textId="77777777" w:rsidR="008630D6" w:rsidRPr="001F42D3" w:rsidRDefault="008630D6" w:rsidP="008630D6">
      <w:pPr>
        <w:pStyle w:val="Heading3"/>
        <w:numPr>
          <w:ilvl w:val="0"/>
          <w:numId w:val="0"/>
        </w:numPr>
        <w:rPr>
          <w:noProof w:val="0"/>
        </w:rPr>
      </w:pPr>
      <w:bookmarkStart w:id="488" w:name="_Toc371555174"/>
      <w:bookmarkStart w:id="489" w:name="_Toc436215466"/>
      <w:bookmarkStart w:id="490" w:name="_Toc214889751"/>
      <w:r w:rsidRPr="001F42D3">
        <w:rPr>
          <w:noProof w:val="0"/>
        </w:rPr>
        <w:t>3.10.1 Scope</w:t>
      </w:r>
      <w:bookmarkEnd w:id="488"/>
      <w:bookmarkEnd w:id="489"/>
      <w:bookmarkEnd w:id="490"/>
    </w:p>
    <w:p w14:paraId="6E696D3D" w14:textId="77777777" w:rsidR="008630D6" w:rsidRPr="001F42D3" w:rsidRDefault="008630D6" w:rsidP="008630D6">
      <w:pPr>
        <w:pStyle w:val="BodyText"/>
      </w:pPr>
      <w:r w:rsidRPr="001F42D3">
        <w:t>This transaction is used to communicate infusion event data from:</w:t>
      </w:r>
    </w:p>
    <w:p w14:paraId="5D90BD36" w14:textId="77777777" w:rsidR="008630D6" w:rsidRPr="001F42D3" w:rsidRDefault="008630D6" w:rsidP="005C1693">
      <w:pPr>
        <w:pStyle w:val="ListBullet2"/>
      </w:pPr>
      <w:r w:rsidRPr="001F42D3">
        <w:t xml:space="preserve"> A Device Observation Reporter (DOR) to a Device Observation Consumer (DOC).</w:t>
      </w:r>
    </w:p>
    <w:p w14:paraId="14B7AACB" w14:textId="77777777" w:rsidR="008630D6" w:rsidRPr="001F42D3" w:rsidRDefault="008630D6" w:rsidP="008630D6">
      <w:pPr>
        <w:pStyle w:val="BodyText"/>
      </w:pPr>
    </w:p>
    <w:p w14:paraId="651FEFFB" w14:textId="03B2A250" w:rsidR="008630D6" w:rsidRPr="001F42D3" w:rsidRDefault="00334399" w:rsidP="008630D6">
      <w:pPr>
        <w:pStyle w:val="Heading3"/>
        <w:numPr>
          <w:ilvl w:val="0"/>
          <w:numId w:val="0"/>
        </w:numPr>
        <w:rPr>
          <w:noProof w:val="0"/>
        </w:rPr>
      </w:pPr>
      <w:bookmarkStart w:id="491" w:name="_Toc371555175"/>
      <w:bookmarkStart w:id="492" w:name="_Toc436215467"/>
      <w:bookmarkStart w:id="493" w:name="_Toc214889752"/>
      <w:r w:rsidRPr="001F42D3">
        <mc:AlternateContent>
          <mc:Choice Requires="wpc">
            <w:drawing>
              <wp:anchor distT="0" distB="0" distL="114300" distR="114300" simplePos="0" relativeHeight="251877888" behindDoc="0" locked="0" layoutInCell="1" allowOverlap="1" wp14:anchorId="04721D33" wp14:editId="6C2932EC">
                <wp:simplePos x="0" y="0"/>
                <wp:positionH relativeFrom="character">
                  <wp:posOffset>660748</wp:posOffset>
                </wp:positionH>
                <wp:positionV relativeFrom="line">
                  <wp:posOffset>361637</wp:posOffset>
                </wp:positionV>
                <wp:extent cx="4611370" cy="1376593"/>
                <wp:effectExtent l="0" t="0" r="0" b="0"/>
                <wp:wrapNone/>
                <wp:docPr id="198" name="Canvas 1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6" name="Rectangle 50"/>
                        <wps:cNvSpPr>
                          <a:spLocks noChangeArrowheads="1"/>
                        </wps:cNvSpPr>
                        <wps:spPr bwMode="auto">
                          <a:xfrm>
                            <a:off x="0" y="0"/>
                            <a:ext cx="3873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F74CD" w14:textId="77777777" w:rsidR="00351E42" w:rsidRDefault="00351E42" w:rsidP="008630D6">
                              <w:pPr>
                                <w:ind w:hanging="2"/>
                              </w:pPr>
                              <w:r>
                                <w:rPr>
                                  <w:color w:val="000000"/>
                                </w:rPr>
                                <w:t xml:space="preserve"> </w:t>
                              </w:r>
                            </w:p>
                          </w:txbxContent>
                        </wps:txbx>
                        <wps:bodyPr rot="0" vert="horz" wrap="none" lIns="0" tIns="0" rIns="0" bIns="0" anchor="t" anchorCtr="0" upright="1">
                          <a:spAutoFit/>
                        </wps:bodyPr>
                      </wps:wsp>
                      <wps:wsp>
                        <wps:cNvPr id="187" name="Oval 51"/>
                        <wps:cNvSpPr>
                          <a:spLocks noChangeArrowheads="1"/>
                        </wps:cNvSpPr>
                        <wps:spPr bwMode="auto">
                          <a:xfrm>
                            <a:off x="1307465" y="772795"/>
                            <a:ext cx="1550035" cy="4438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8" name="Rectangle 52"/>
                        <wps:cNvSpPr>
                          <a:spLocks noChangeArrowheads="1"/>
                        </wps:cNvSpPr>
                        <wps:spPr bwMode="auto">
                          <a:xfrm>
                            <a:off x="1460847" y="873760"/>
                            <a:ext cx="120840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D8C67" w14:textId="77777777" w:rsidR="00351E42" w:rsidRDefault="00351E42" w:rsidP="00B34AEB">
                              <w:pPr>
                                <w:ind w:hanging="2"/>
                                <w:jc w:val="center"/>
                              </w:pPr>
                              <w:r>
                                <w:rPr>
                                  <w:color w:val="000000"/>
                                  <w:sz w:val="18"/>
                                  <w:szCs w:val="18"/>
                                </w:rPr>
                                <w:t>Communicate Infusion Event Data</w:t>
                              </w:r>
                            </w:p>
                          </w:txbxContent>
                        </wps:txbx>
                        <wps:bodyPr rot="0" vert="horz" wrap="square" lIns="0" tIns="0" rIns="0" bIns="0" anchor="t" anchorCtr="0" upright="1">
                          <a:noAutofit/>
                        </wps:bodyPr>
                      </wps:wsp>
                      <wps:wsp>
                        <wps:cNvPr id="189" name="Rectangle 53"/>
                        <wps:cNvSpPr>
                          <a:spLocks noChangeArrowheads="1"/>
                        </wps:cNvSpPr>
                        <wps:spPr bwMode="auto">
                          <a:xfrm>
                            <a:off x="2378075" y="849884"/>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59DDA"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0" name="Rectangle 54"/>
                        <wps:cNvSpPr>
                          <a:spLocks noChangeArrowheads="1"/>
                        </wps:cNvSpPr>
                        <wps:spPr bwMode="auto">
                          <a:xfrm>
                            <a:off x="177165" y="39370"/>
                            <a:ext cx="1765935" cy="4591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1" name="Rectangle 55"/>
                        <wps:cNvSpPr>
                          <a:spLocks noChangeArrowheads="1"/>
                        </wps:cNvSpPr>
                        <wps:spPr bwMode="auto">
                          <a:xfrm>
                            <a:off x="276225" y="92599"/>
                            <a:ext cx="1552575"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4D3AD" w14:textId="77777777" w:rsidR="00351E42" w:rsidRDefault="00351E42" w:rsidP="008630D6">
                              <w:pPr>
                                <w:ind w:hanging="2"/>
                                <w:jc w:val="center"/>
                              </w:pPr>
                              <w:r>
                                <w:rPr>
                                  <w:color w:val="000000"/>
                                  <w:sz w:val="18"/>
                                  <w:szCs w:val="18"/>
                                </w:rPr>
                                <w:t>Device Observation Reporter (DOR)</w:t>
                              </w:r>
                            </w:p>
                          </w:txbxContent>
                        </wps:txbx>
                        <wps:bodyPr rot="0" vert="horz" wrap="square" lIns="0" tIns="0" rIns="0" bIns="0" anchor="t" anchorCtr="0" upright="1">
                          <a:spAutoFit/>
                        </wps:bodyPr>
                      </wps:wsp>
                      <wps:wsp>
                        <wps:cNvPr id="192" name="Rectangle 56"/>
                        <wps:cNvSpPr>
                          <a:spLocks noChangeArrowheads="1"/>
                        </wps:cNvSpPr>
                        <wps:spPr bwMode="auto">
                          <a:xfrm>
                            <a:off x="814705" y="92599"/>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0B0D2"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3" name="Line 57"/>
                        <wps:cNvCnPr>
                          <a:cxnSpLocks noChangeShapeType="1"/>
                        </wps:cNvCnPr>
                        <wps:spPr bwMode="auto">
                          <a:xfrm>
                            <a:off x="1118870" y="497205"/>
                            <a:ext cx="363220" cy="34099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Rectangle 58"/>
                        <wps:cNvSpPr>
                          <a:spLocks noChangeArrowheads="1"/>
                        </wps:cNvSpPr>
                        <wps:spPr bwMode="auto">
                          <a:xfrm>
                            <a:off x="2728595" y="39370"/>
                            <a:ext cx="1843405" cy="4591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 name="Rectangle 59"/>
                        <wps:cNvSpPr>
                          <a:spLocks noChangeArrowheads="1"/>
                        </wps:cNvSpPr>
                        <wps:spPr bwMode="auto">
                          <a:xfrm>
                            <a:off x="2857500" y="92599"/>
                            <a:ext cx="1600200" cy="339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2F27B" w14:textId="77777777" w:rsidR="00351E42" w:rsidRDefault="00351E42" w:rsidP="008630D6">
                              <w:pPr>
                                <w:ind w:hanging="2"/>
                                <w:jc w:val="center"/>
                              </w:pPr>
                              <w:r>
                                <w:rPr>
                                  <w:color w:val="000000"/>
                                  <w:sz w:val="18"/>
                                  <w:szCs w:val="18"/>
                                </w:rPr>
                                <w:t>Device Observation Consumer (DOC)</w:t>
                              </w:r>
                            </w:p>
                          </w:txbxContent>
                        </wps:txbx>
                        <wps:bodyPr rot="0" vert="horz" wrap="square" lIns="0" tIns="0" rIns="0" bIns="0" anchor="t" anchorCtr="0" upright="1">
                          <a:spAutoFit/>
                        </wps:bodyPr>
                      </wps:wsp>
                      <wps:wsp>
                        <wps:cNvPr id="196" name="Rectangle 60"/>
                        <wps:cNvSpPr>
                          <a:spLocks noChangeArrowheads="1"/>
                        </wps:cNvSpPr>
                        <wps:spPr bwMode="auto">
                          <a:xfrm>
                            <a:off x="3347085" y="92599"/>
                            <a:ext cx="292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8DD9A" w14:textId="77777777" w:rsidR="00351E42" w:rsidRDefault="00351E42" w:rsidP="008630D6">
                              <w:pPr>
                                <w:ind w:hanging="2"/>
                              </w:pPr>
                              <w:r>
                                <w:rPr>
                                  <w:color w:val="000000"/>
                                  <w:sz w:val="18"/>
                                  <w:szCs w:val="18"/>
                                </w:rPr>
                                <w:t xml:space="preserve"> </w:t>
                              </w:r>
                            </w:p>
                          </w:txbxContent>
                        </wps:txbx>
                        <wps:bodyPr rot="0" vert="horz" wrap="none" lIns="0" tIns="0" rIns="0" bIns="0" anchor="t" anchorCtr="0" upright="1">
                          <a:spAutoFit/>
                        </wps:bodyPr>
                      </wps:wsp>
                      <wps:wsp>
                        <wps:cNvPr id="197" name="Freeform 61"/>
                        <wps:cNvSpPr>
                          <a:spLocks/>
                        </wps:cNvSpPr>
                        <wps:spPr bwMode="auto">
                          <a:xfrm>
                            <a:off x="2733675" y="514350"/>
                            <a:ext cx="466725" cy="352425"/>
                          </a:xfrm>
                          <a:custGeom>
                            <a:avLst/>
                            <a:gdLst>
                              <a:gd name="T0" fmla="*/ 1035 w 1035"/>
                              <a:gd name="T1" fmla="*/ 0 h 529"/>
                              <a:gd name="T2" fmla="*/ 0 w 1035"/>
                              <a:gd name="T3" fmla="*/ 529 h 529"/>
                            </a:gdLst>
                            <a:ahLst/>
                            <a:cxnLst>
                              <a:cxn ang="0">
                                <a:pos x="T0" y="T1"/>
                              </a:cxn>
                              <a:cxn ang="0">
                                <a:pos x="T2" y="T3"/>
                              </a:cxn>
                            </a:cxnLst>
                            <a:rect l="0" t="0" r="r" b="b"/>
                            <a:pathLst>
                              <a:path w="1035" h="529">
                                <a:moveTo>
                                  <a:pt x="1035" y="0"/>
                                </a:moveTo>
                                <a:lnTo>
                                  <a:pt x="0" y="529"/>
                                </a:lnTo>
                              </a:path>
                            </a:pathLst>
                          </a:custGeom>
                          <a:solidFill>
                            <a:srgbClr val="FFFFFF"/>
                          </a:solidFill>
                          <a:ln w="9525">
                            <a:solidFill>
                              <a:srgbClr val="000000"/>
                            </a:solidFill>
                            <a:prstDash val="solid"/>
                            <a:round/>
                            <a:headEnd type="triangle" w="med" len="med"/>
                            <a:tailEnd type="none" w="med" len="me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4721D33" id="Canvas 198" o:spid="_x0000_s1177" editas="canvas" style="position:absolute;margin-left:52.05pt;margin-top:28.5pt;width:363.1pt;height:108.4pt;z-index:251877888;mso-position-horizontal-relative:char;mso-position-vertical-relative:line" coordsize="46113,13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">
                <v:shape id="_x0000_s1178" type="#_x0000_t75" style="position:absolute;width:46113;height:13760;visibility:visible;mso-wrap-style:square">
                  <v:fill o:detectmouseclick="t"/>
                  <v:path o:connecttype="none"/>
                </v:shape>
                <v:rect id="Rectangle 50" o:spid="_x0000_s1179" style="position:absolute;width:387;height:25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" filled="f" stroked="f">
                  <v:textbox style="mso-fit-shape-to-text:t" inset="0,0,0,0">
                    <w:txbxContent>
                      <w:p w14:paraId="53AF74CD" w14:textId="77777777" w:rsidR="00351E42" w:rsidRDefault="00351E42" w:rsidP="008630D6">
                        <w:pPr>
                          <w:ind w:hanging="2"/>
                        </w:pPr>
                        <w:r>
                          <w:rPr>
                            <w:color w:val="000000"/>
                          </w:rPr>
                          <w:t xml:space="preserve"> </w:t>
                        </w:r>
                      </w:p>
                    </w:txbxContent>
                  </v:textbox>
                </v:rect>
                <v:oval id="Oval 51" o:spid="_x0000_s1180" style="position:absolute;left:13074;top:7727;width:15501;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"/>
                <v:rect id="Rectangle 52" o:spid="_x0000_s1181" style="position:absolute;left:14608;top:8737;width:1208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" filled="f" stroked="f">
                  <v:textbox inset="0,0,0,0">
                    <w:txbxContent>
                      <w:p w14:paraId="3DCD8C67" w14:textId="77777777" w:rsidR="00351E42" w:rsidRDefault="00351E42" w:rsidP="00B34AEB">
                        <w:pPr>
                          <w:ind w:hanging="2"/>
                          <w:jc w:val="center"/>
                        </w:pPr>
                        <w:r>
                          <w:rPr>
                            <w:color w:val="000000"/>
                            <w:sz w:val="18"/>
                            <w:szCs w:val="18"/>
                          </w:rPr>
                          <w:t>Communicate Infusion Event Data</w:t>
                        </w:r>
                      </w:p>
                    </w:txbxContent>
                  </v:textbox>
                </v:rect>
                <v:rect id="Rectangle 53" o:spid="_x0000_s1182" style="position:absolute;left:23780;top:8498;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" filled="f" stroked="f">
                  <v:textbox style="mso-fit-shape-to-text:t" inset="0,0,0,0">
                    <w:txbxContent>
                      <w:p w14:paraId="62B59DDA" w14:textId="77777777" w:rsidR="00351E42" w:rsidRDefault="00351E42" w:rsidP="008630D6">
                        <w:pPr>
                          <w:ind w:hanging="2"/>
                        </w:pPr>
                        <w:r>
                          <w:rPr>
                            <w:color w:val="000000"/>
                            <w:sz w:val="18"/>
                            <w:szCs w:val="18"/>
                          </w:rPr>
                          <w:t xml:space="preserve"> </w:t>
                        </w:r>
                      </w:p>
                    </w:txbxContent>
                  </v:textbox>
                </v:rect>
                <v:rect id="Rectangle 54" o:spid="_x0000_s1183" style="position:absolute;left:1771;top:393;width:17660;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rect id="Rectangle 55" o:spid="_x0000_s1184" style="position:absolute;left:2762;top:925;width:15526;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" filled="f" stroked="f">
                  <v:textbox style="mso-fit-shape-to-text:t" inset="0,0,0,0">
                    <w:txbxContent>
                      <w:p w14:paraId="78C4D3AD" w14:textId="77777777" w:rsidR="00351E42" w:rsidRDefault="00351E42" w:rsidP="008630D6">
                        <w:pPr>
                          <w:ind w:hanging="2"/>
                          <w:jc w:val="center"/>
                        </w:pPr>
                        <w:r>
                          <w:rPr>
                            <w:color w:val="000000"/>
                            <w:sz w:val="18"/>
                            <w:szCs w:val="18"/>
                          </w:rPr>
                          <w:t>Device Observation Reporter (DOR)</w:t>
                        </w:r>
                      </w:p>
                    </w:txbxContent>
                  </v:textbox>
                </v:rect>
                <v:rect id="Rectangle 56" o:spid="_x0000_s1185" style="position:absolute;left:8147;top:925;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" filled="f" stroked="f">
                  <v:textbox style="mso-fit-shape-to-text:t" inset="0,0,0,0">
                    <w:txbxContent>
                      <w:p w14:paraId="4B30B0D2" w14:textId="77777777" w:rsidR="00351E42" w:rsidRDefault="00351E42" w:rsidP="008630D6">
                        <w:pPr>
                          <w:ind w:hanging="2"/>
                        </w:pPr>
                        <w:r>
                          <w:rPr>
                            <w:color w:val="000000"/>
                            <w:sz w:val="18"/>
                            <w:szCs w:val="18"/>
                          </w:rPr>
                          <w:t xml:space="preserve"> </w:t>
                        </w:r>
                      </w:p>
                    </w:txbxContent>
                  </v:textbox>
                </v:rect>
                <v:line id="Line 57" o:spid="_x0000_s1186" style="position:absolute;visibility:visible;mso-wrap-style:square" from="11188,4972" to="14820,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u6wwAAANwAAAAPAAAAZHJzL2Rvd25yZXYueG1sRE9LawIx&#10;EL4X/A9hhN5q1gr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khnbusMAAADcAAAADwAA&#10;AAAAAAAAAAAAAAAHAgAAZHJzL2Rvd25yZXYueG1sUEsFBgAAAAADAAMAtwAAAPcCAAAAAA==&#10;">
                  <v:stroke endarrow="block"/>
                </v:line>
                <v:rect id="Rectangle 58" o:spid="_x0000_s1187" style="position:absolute;left:27285;top:393;width:18435;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wWwwAAANwAAAAPAAAAZHJzL2Rvd25yZXYueG1sRE9Na8JA&#10;EL0X/A/LCL01G62U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0Z7sFsMAAADcAAAADwAA&#10;AAAAAAAAAAAAAAAHAgAAZHJzL2Rvd25yZXYueG1sUEsFBgAAAAADAAMAtwAAAPcCAAAAAA==&#10;"/>
                <v:rect id="Rectangle 59" o:spid="_x0000_s1188" style="position:absolute;left:28575;top:925;width:1600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" filled="f" stroked="f">
                  <v:textbox style="mso-fit-shape-to-text:t" inset="0,0,0,0">
                    <w:txbxContent>
                      <w:p w14:paraId="57B2F27B" w14:textId="77777777" w:rsidR="00351E42" w:rsidRDefault="00351E42" w:rsidP="008630D6">
                        <w:pPr>
                          <w:ind w:hanging="2"/>
                          <w:jc w:val="center"/>
                        </w:pPr>
                        <w:r>
                          <w:rPr>
                            <w:color w:val="000000"/>
                            <w:sz w:val="18"/>
                            <w:szCs w:val="18"/>
                          </w:rPr>
                          <w:t>Device Observation Consumer (DOC)</w:t>
                        </w:r>
                      </w:p>
                    </w:txbxContent>
                  </v:textbox>
                </v:rect>
                <v:rect id="Rectangle 60" o:spid="_x0000_s1189" style="position:absolute;left:33470;top:925;width:292;height:25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" filled="f" stroked="f">
                  <v:textbox style="mso-fit-shape-to-text:t" inset="0,0,0,0">
                    <w:txbxContent>
                      <w:p w14:paraId="21F8DD9A" w14:textId="77777777" w:rsidR="00351E42" w:rsidRDefault="00351E42" w:rsidP="008630D6">
                        <w:pPr>
                          <w:ind w:hanging="2"/>
                        </w:pPr>
                        <w:r>
                          <w:rPr>
                            <w:color w:val="000000"/>
                            <w:sz w:val="18"/>
                            <w:szCs w:val="18"/>
                          </w:rPr>
                          <w:t xml:space="preserve"> </w:t>
                        </w:r>
                      </w:p>
                    </w:txbxContent>
                  </v:textbox>
                </v:rect>
                <v:shape id="Freeform 61" o:spid="_x0000_s1190" style="position:absolute;left:27336;top:5143;width:4668;height:3524;visibility:visible;mso-wrap-style:square;v-text-anchor:top" coordsize="1035,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" path="m1035,l,529e">
                  <v:stroke startarrow="block"/>
                  <v:path arrowok="t" o:connecttype="custom" o:connectlocs="466725,0;0,352425" o:connectangles="0,0"/>
                </v:shape>
                <w10:wrap anchory="line"/>
              </v:group>
            </w:pict>
          </mc:Fallback>
        </mc:AlternateContent>
      </w:r>
      <w:r w:rsidR="008630D6" w:rsidRPr="001F42D3">
        <w:rPr>
          <w:noProof w:val="0"/>
        </w:rPr>
        <w:t>3.10.2 Use Case Roles</w:t>
      </w:r>
      <w:bookmarkEnd w:id="491"/>
      <w:bookmarkEnd w:id="492"/>
      <w:bookmarkEnd w:id="493"/>
    </w:p>
    <w:p w14:paraId="15465FE8" w14:textId="587E6341" w:rsidR="008630D6" w:rsidRPr="001F42D3" w:rsidRDefault="008630D6" w:rsidP="008630D6">
      <w:pPr>
        <w:pStyle w:val="BodyText"/>
        <w:jc w:val="center"/>
      </w:pPr>
      <w:r w:rsidRPr="001F42D3">
        <w:rPr>
          <w:noProof/>
        </w:rPr>
        <mc:AlternateContent>
          <mc:Choice Requires="wps">
            <w:drawing>
              <wp:inline distT="0" distB="0" distL="0" distR="0" wp14:anchorId="576B8A8F" wp14:editId="0B925E08">
                <wp:extent cx="4610100" cy="122682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10100" cy="1226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FCD3F" id="Rectangle 6" o:spid="_x0000_s1026" style="width:363pt;height:9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" filled="f" stroked="f">
                <o:lock v:ext="edit" aspectratio="t"/>
                <w10:anchorlock/>
              </v:rect>
            </w:pict>
          </mc:Fallback>
        </mc:AlternateContent>
      </w:r>
    </w:p>
    <w:p w14:paraId="47D9F417" w14:textId="77777777" w:rsidR="008630D6" w:rsidRPr="001F42D3" w:rsidRDefault="008630D6" w:rsidP="005C1693">
      <w:pPr>
        <w:pStyle w:val="BodyText"/>
      </w:pPr>
      <w:r w:rsidRPr="001F42D3">
        <w:rPr>
          <w:b/>
        </w:rPr>
        <w:t>Actor:</w:t>
      </w:r>
      <w:r w:rsidRPr="001F42D3">
        <w:t xml:space="preserve"> Device Observation Reporter</w:t>
      </w:r>
      <w:r w:rsidRPr="001F42D3">
        <w:tab/>
      </w:r>
    </w:p>
    <w:p w14:paraId="0F75E1A9" w14:textId="77777777" w:rsidR="008630D6" w:rsidRPr="001F42D3" w:rsidRDefault="008630D6" w:rsidP="001F65FA">
      <w:pPr>
        <w:pStyle w:val="BodyText"/>
      </w:pPr>
      <w:r w:rsidRPr="001F42D3">
        <w:rPr>
          <w:b/>
        </w:rPr>
        <w:t>Role:</w:t>
      </w:r>
      <w:r w:rsidRPr="001F42D3">
        <w:t xml:space="preserve">  Sends infusion event data to DOC</w:t>
      </w:r>
    </w:p>
    <w:p w14:paraId="385ED8ED" w14:textId="77777777" w:rsidR="008630D6" w:rsidRPr="001F42D3" w:rsidRDefault="008630D6" w:rsidP="005C1693">
      <w:pPr>
        <w:pStyle w:val="BodyText"/>
      </w:pPr>
      <w:r w:rsidRPr="001F42D3">
        <w:rPr>
          <w:b/>
        </w:rPr>
        <w:t>Actor:</w:t>
      </w:r>
      <w:r w:rsidRPr="001F42D3">
        <w:t xml:space="preserve"> Device Observation Consumer</w:t>
      </w:r>
    </w:p>
    <w:p w14:paraId="29B4CF58" w14:textId="77777777" w:rsidR="008630D6" w:rsidRPr="001F42D3" w:rsidRDefault="008630D6" w:rsidP="008630D6">
      <w:pPr>
        <w:pStyle w:val="BodyText"/>
      </w:pPr>
      <w:r w:rsidRPr="001F42D3">
        <w:rPr>
          <w:b/>
        </w:rPr>
        <w:lastRenderedPageBreak/>
        <w:t>Role:</w:t>
      </w:r>
      <w:r w:rsidRPr="001F42D3">
        <w:t xml:space="preserve">  Receives infusion event data from DOR</w:t>
      </w:r>
    </w:p>
    <w:p w14:paraId="1883353E" w14:textId="77777777" w:rsidR="008630D6" w:rsidRPr="001F42D3" w:rsidRDefault="008630D6" w:rsidP="008630D6">
      <w:pPr>
        <w:pStyle w:val="Heading3"/>
        <w:numPr>
          <w:ilvl w:val="0"/>
          <w:numId w:val="0"/>
        </w:numPr>
        <w:rPr>
          <w:noProof w:val="0"/>
        </w:rPr>
      </w:pPr>
      <w:bookmarkStart w:id="494" w:name="_Toc371555176"/>
      <w:bookmarkStart w:id="495" w:name="_Toc436215468"/>
      <w:bookmarkStart w:id="496" w:name="_Toc214889753"/>
      <w:r w:rsidRPr="001F42D3">
        <w:rPr>
          <w:noProof w:val="0"/>
        </w:rPr>
        <w:t>3.10.3 Referenced Standard</w:t>
      </w:r>
      <w:bookmarkEnd w:id="494"/>
      <w:bookmarkEnd w:id="495"/>
      <w:bookmarkEnd w:id="496"/>
    </w:p>
    <w:p w14:paraId="7C9E4FEE" w14:textId="77777777" w:rsidR="008630D6" w:rsidRPr="001F42D3" w:rsidRDefault="008630D6" w:rsidP="005C1693">
      <w:pPr>
        <w:pStyle w:val="ListBullet2"/>
      </w:pPr>
      <w:r w:rsidRPr="001F42D3">
        <w:t>HL7® - Health Level 7 Version 2.6 Ch7 Observation Reporting</w:t>
      </w:r>
    </w:p>
    <w:p w14:paraId="606D5771" w14:textId="77777777" w:rsidR="008630D6" w:rsidRPr="001F42D3" w:rsidRDefault="008630D6" w:rsidP="005C1693">
      <w:pPr>
        <w:pStyle w:val="ListBullet2"/>
      </w:pPr>
      <w:r w:rsidRPr="001F42D3">
        <w:t>ISO/IEEE 11073-10101 Nomenclature</w:t>
      </w:r>
    </w:p>
    <w:p w14:paraId="5DC07F2A" w14:textId="77777777" w:rsidR="008630D6" w:rsidRPr="001F42D3" w:rsidRDefault="008630D6" w:rsidP="005C1693">
      <w:pPr>
        <w:pStyle w:val="ListBullet2"/>
      </w:pPr>
      <w:r w:rsidRPr="001F42D3">
        <w:t>IEEE P11073-10101a Nomenclature</w:t>
      </w:r>
    </w:p>
    <w:p w14:paraId="3CDB446D" w14:textId="79D174AE" w:rsidR="008630D6" w:rsidRPr="001F42D3" w:rsidRDefault="008630D6" w:rsidP="008630D6">
      <w:pPr>
        <w:pStyle w:val="Heading3"/>
        <w:numPr>
          <w:ilvl w:val="0"/>
          <w:numId w:val="0"/>
        </w:numPr>
        <w:rPr>
          <w:noProof w:val="0"/>
        </w:rPr>
      </w:pPr>
      <w:r w:rsidRPr="001F42D3">
        <w:rPr>
          <w:noProof w:val="0"/>
        </w:rPr>
        <w:br w:type="page"/>
      </w:r>
      <w:bookmarkStart w:id="497" w:name="_Toc371555177"/>
      <w:bookmarkStart w:id="498" w:name="_Toc436215469"/>
      <w:bookmarkStart w:id="499" w:name="_Toc214889754"/>
      <w:r w:rsidRPr="001F42D3">
        <w:rPr>
          <w:noProof w:val="0"/>
        </w:rPr>
        <w:lastRenderedPageBreak/>
        <w:t xml:space="preserve">3.10.4 </w:t>
      </w:r>
      <w:bookmarkEnd w:id="497"/>
      <w:bookmarkEnd w:id="498"/>
      <w:r w:rsidR="00AE47C1" w:rsidRPr="001F42D3">
        <w:rPr>
          <w:noProof w:val="0"/>
        </w:rPr>
        <w:t>Messages</w:t>
      </w:r>
      <w:bookmarkEnd w:id="499"/>
    </w:p>
    <w:p w14:paraId="1DF1EEC6" w14:textId="73762B1F" w:rsidR="008E1C27" w:rsidRPr="001F42D3" w:rsidRDefault="008E1C27" w:rsidP="005B0C7C">
      <w:pPr>
        <w:pStyle w:val="BodyText"/>
      </w:pPr>
      <w:bookmarkStart w:id="500" w:name="_Toc296670674"/>
      <w:bookmarkStart w:id="501" w:name="_Toc296672954"/>
      <w:bookmarkStart w:id="502" w:name="_Toc296674778"/>
      <w:bookmarkStart w:id="503" w:name="_Toc296674823"/>
      <w:bookmarkStart w:id="504" w:name="_Toc296676117"/>
      <w:bookmarkStart w:id="505" w:name="_Toc296676171"/>
      <w:bookmarkStart w:id="506" w:name="_Toc296676336"/>
      <w:bookmarkStart w:id="507" w:name="_Toc296682354"/>
      <w:bookmarkStart w:id="508" w:name="_Toc296682546"/>
      <w:bookmarkStart w:id="509" w:name="_Toc300744903"/>
      <w:bookmarkStart w:id="510" w:name="_Toc343249555"/>
      <w:bookmarkStart w:id="511" w:name="_Toc343763944"/>
      <w:bookmarkStart w:id="512" w:name="_Toc343764025"/>
      <w:bookmarkStart w:id="513" w:name="_Toc343764431"/>
      <w:bookmarkStart w:id="514" w:name="_Toc343764507"/>
      <w:bookmarkStart w:id="515" w:name="_Toc391389152"/>
      <w:bookmarkStart w:id="516" w:name="_Toc391389214"/>
      <w:bookmarkStart w:id="517" w:name="_Toc391389517"/>
      <w:bookmarkStart w:id="518" w:name="_Toc427599800"/>
      <w:bookmarkStart w:id="519" w:name="_Toc428368389"/>
      <w:bookmarkStart w:id="520" w:name="_Toc435451613"/>
      <w:bookmarkStart w:id="521" w:name="_Toc435452938"/>
      <w:bookmarkStart w:id="522" w:name="_Toc435619339"/>
      <w:bookmarkStart w:id="523" w:name="_Toc436212039"/>
      <w:bookmarkStart w:id="524" w:name="_Toc436215470"/>
      <w:r w:rsidRPr="001F42D3">
        <w:rPr>
          <w:noProof/>
        </w:rPr>
        <mc:AlternateContent>
          <mc:Choice Requires="wpc">
            <w:drawing>
              <wp:anchor distT="0" distB="0" distL="114300" distR="114300" simplePos="0" relativeHeight="251878912" behindDoc="0" locked="0" layoutInCell="1" allowOverlap="1" wp14:anchorId="28D6E713" wp14:editId="09FE8494">
                <wp:simplePos x="0" y="0"/>
                <wp:positionH relativeFrom="margin">
                  <wp:align>center</wp:align>
                </wp:positionH>
                <wp:positionV relativeFrom="line">
                  <wp:posOffset>108585</wp:posOffset>
                </wp:positionV>
                <wp:extent cx="5462270" cy="2939415"/>
                <wp:effectExtent l="0" t="0" r="0" b="0"/>
                <wp:wrapNone/>
                <wp:docPr id="185" name="Canvas 1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 name="Text Box 64"/>
                        <wps:cNvSpPr txBox="1">
                          <a:spLocks noChangeArrowheads="1"/>
                        </wps:cNvSpPr>
                        <wps:spPr bwMode="auto">
                          <a:xfrm>
                            <a:off x="1641475" y="1343661"/>
                            <a:ext cx="2256155"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93559F" w14:textId="77777777" w:rsidR="00351E42" w:rsidRPr="005D72BF" w:rsidRDefault="00351E42" w:rsidP="008630D6">
                              <w:pPr>
                                <w:pStyle w:val="FigureText"/>
                                <w:ind w:hanging="2"/>
                                <w:rPr>
                                  <w:szCs w:val="16"/>
                                </w:rPr>
                              </w:pPr>
                              <w:r>
                                <w:rPr>
                                  <w:szCs w:val="16"/>
                                </w:rPr>
                                <w:t>PCD-10 Communicate Infusion Event</w:t>
                              </w:r>
                              <w:r w:rsidRPr="005D72BF">
                                <w:rPr>
                                  <w:szCs w:val="16"/>
                                </w:rPr>
                                <w:t xml:space="preserve"> Data</w:t>
                              </w:r>
                            </w:p>
                          </w:txbxContent>
                        </wps:txbx>
                        <wps:bodyPr rot="0" vert="horz" wrap="square" lIns="91440" tIns="45720" rIns="91440" bIns="45720" anchor="t" anchorCtr="0" upright="1">
                          <a:noAutofit/>
                        </wps:bodyPr>
                      </wps:wsp>
                      <wps:wsp>
                        <wps:cNvPr id="32" name="Rectangle 65"/>
                        <wps:cNvSpPr>
                          <a:spLocks noChangeArrowheads="1"/>
                        </wps:cNvSpPr>
                        <wps:spPr bwMode="auto">
                          <a:xfrm>
                            <a:off x="1459865" y="1276985"/>
                            <a:ext cx="237490" cy="1069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Rectangle 66"/>
                        <wps:cNvSpPr>
                          <a:spLocks noChangeArrowheads="1"/>
                        </wps:cNvSpPr>
                        <wps:spPr bwMode="auto">
                          <a:xfrm>
                            <a:off x="3834765" y="1276985"/>
                            <a:ext cx="237490" cy="10693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4" name="Line 67"/>
                        <wps:cNvCnPr>
                          <a:cxnSpLocks noChangeShapeType="1"/>
                        </wps:cNvCnPr>
                        <wps:spPr bwMode="auto">
                          <a:xfrm>
                            <a:off x="1697355" y="1751965"/>
                            <a:ext cx="213741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68"/>
                        <wps:cNvCnPr>
                          <a:cxnSpLocks noChangeShapeType="1"/>
                        </wps:cNvCnPr>
                        <wps:spPr bwMode="auto">
                          <a:xfrm>
                            <a:off x="1578610" y="802005"/>
                            <a:ext cx="635" cy="2018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Text Box 69"/>
                        <wps:cNvSpPr txBox="1">
                          <a:spLocks noChangeArrowheads="1"/>
                        </wps:cNvSpPr>
                        <wps:spPr bwMode="auto">
                          <a:xfrm>
                            <a:off x="3478530" y="89535"/>
                            <a:ext cx="915035"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AE087E" w14:textId="77777777" w:rsidR="00351E42" w:rsidRPr="005D72BF" w:rsidRDefault="00351E42" w:rsidP="008630D6">
                              <w:pPr>
                                <w:pStyle w:val="FigureText"/>
                                <w:ind w:hanging="2"/>
                                <w:rPr>
                                  <w:szCs w:val="16"/>
                                </w:rPr>
                              </w:pPr>
                              <w:r w:rsidRPr="005D72BF">
                                <w:rPr>
                                  <w:szCs w:val="16"/>
                                </w:rPr>
                                <w:t xml:space="preserve">Device Observation Consumer </w:t>
                              </w:r>
                              <w:r w:rsidRPr="005D72BF">
                                <w:rPr>
                                  <w:szCs w:val="16"/>
                                </w:rPr>
                                <w:br/>
                                <w:t>(DOC)</w:t>
                              </w:r>
                            </w:p>
                          </w:txbxContent>
                        </wps:txbx>
                        <wps:bodyPr rot="0" vert="horz" wrap="square" lIns="91440" tIns="45720" rIns="91440" bIns="45720" anchor="t" anchorCtr="0" upright="1">
                          <a:noAutofit/>
                        </wps:bodyPr>
                      </wps:wsp>
                      <wps:wsp>
                        <wps:cNvPr id="183" name="Line 70"/>
                        <wps:cNvCnPr>
                          <a:cxnSpLocks noChangeShapeType="1"/>
                        </wps:cNvCnPr>
                        <wps:spPr bwMode="auto">
                          <a:xfrm>
                            <a:off x="3953510" y="802005"/>
                            <a:ext cx="635" cy="20186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Text Box 71"/>
                        <wps:cNvSpPr txBox="1">
                          <a:spLocks noChangeArrowheads="1"/>
                        </wps:cNvSpPr>
                        <wps:spPr bwMode="auto">
                          <a:xfrm>
                            <a:off x="1068705" y="89535"/>
                            <a:ext cx="914400" cy="7124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7D9E66" w14:textId="77777777" w:rsidR="00351E42" w:rsidRPr="005D72BF" w:rsidRDefault="00351E42" w:rsidP="008630D6">
                              <w:pPr>
                                <w:pStyle w:val="FigureText"/>
                                <w:ind w:hanging="2"/>
                                <w:rPr>
                                  <w:szCs w:val="16"/>
                                </w:rPr>
                              </w:pPr>
                              <w:r w:rsidRPr="005D72BF">
                                <w:rPr>
                                  <w:szCs w:val="16"/>
                                </w:rPr>
                                <w:t xml:space="preserve">Device Observation Reporter </w:t>
                              </w:r>
                              <w:r w:rsidRPr="005D72BF">
                                <w:rPr>
                                  <w:szCs w:val="16"/>
                                </w:rPr>
                                <w:br/>
                                <w:t>(DOR)</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8D6E713" id="Canvas 185" o:spid="_x0000_s1191" editas="canvas" style="position:absolute;margin-left:0;margin-top:8.55pt;width:430.1pt;height:231.45pt;z-index:251878912;mso-position-horizontal:center;mso-position-horizontal-relative:margin;mso-position-vertical-relative:line" coordsize="54622,29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">
                <v:shape id="_x0000_s1192" type="#_x0000_t75" style="position:absolute;width:54622;height:29394;visibility:visible;mso-wrap-style:square">
                  <v:fill o:detectmouseclick="t"/>
                  <v:path o:connecttype="none"/>
                </v:shape>
                <v:shape id="Text Box 64" o:spid="_x0000_s1193" type="#_x0000_t202" style="position:absolute;left:16414;top:13436;width:22562;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1393559F" w14:textId="77777777" w:rsidR="00351E42" w:rsidRPr="005D72BF" w:rsidRDefault="00351E42" w:rsidP="008630D6">
                        <w:pPr>
                          <w:pStyle w:val="FigureText"/>
                          <w:ind w:hanging="2"/>
                          <w:rPr>
                            <w:szCs w:val="16"/>
                          </w:rPr>
                        </w:pPr>
                        <w:r>
                          <w:rPr>
                            <w:szCs w:val="16"/>
                          </w:rPr>
                          <w:t>PCD-10 Communicate Infusion Event</w:t>
                        </w:r>
                        <w:r w:rsidRPr="005D72BF">
                          <w:rPr>
                            <w:szCs w:val="16"/>
                          </w:rPr>
                          <w:t xml:space="preserve"> Data</w:t>
                        </w:r>
                      </w:p>
                    </w:txbxContent>
                  </v:textbox>
                </v:shape>
                <v:rect id="Rectangle 65" o:spid="_x0000_s1194" style="position:absolute;left:14598;top:12769;width:2375;height:10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rect id="Rectangle 66" o:spid="_x0000_s1195" style="position:absolute;left:38347;top:12769;width:2375;height:10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line id="Line 67" o:spid="_x0000_s1196" style="position:absolute;visibility:visible;mso-wrap-style:square" from="16973,17519" to="38347,17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C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AVhH1CxQAAANsAAAAP&#10;AAAAAAAAAAAAAAAAAAcCAABkcnMvZG93bnJldi54bWxQSwUGAAAAAAMAAwC3AAAA+QIAAAAA&#10;">
                  <v:stroke endarrow="block"/>
                </v:line>
                <v:line id="Line 68" o:spid="_x0000_s1197" style="position:absolute;visibility:visible;mso-wrap-style:square" from="15786,8020" to="15792,2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shape id="Text Box 69" o:spid="_x0000_s1198" type="#_x0000_t202" style="position:absolute;left:34785;top:895;width:9150;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" stroked="f">
                  <v:textbox>
                    <w:txbxContent>
                      <w:p w14:paraId="74AE087E" w14:textId="77777777" w:rsidR="00351E42" w:rsidRPr="005D72BF" w:rsidRDefault="00351E42" w:rsidP="008630D6">
                        <w:pPr>
                          <w:pStyle w:val="FigureText"/>
                          <w:ind w:hanging="2"/>
                          <w:rPr>
                            <w:szCs w:val="16"/>
                          </w:rPr>
                        </w:pPr>
                        <w:r w:rsidRPr="005D72BF">
                          <w:rPr>
                            <w:szCs w:val="16"/>
                          </w:rPr>
                          <w:t xml:space="preserve">Device Observation Consumer </w:t>
                        </w:r>
                        <w:r w:rsidRPr="005D72BF">
                          <w:rPr>
                            <w:szCs w:val="16"/>
                          </w:rPr>
                          <w:br/>
                          <w:t>(DOC)</w:t>
                        </w:r>
                      </w:p>
                    </w:txbxContent>
                  </v:textbox>
                </v:shape>
                <v:line id="Line 70" o:spid="_x0000_s1199" style="position:absolute;visibility:visible;mso-wrap-style:square" from="39535,8020" to="39541,2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"/>
                <v:shape id="Text Box 71" o:spid="_x0000_s1200" type="#_x0000_t202" style="position:absolute;left:10687;top:895;width:9144;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" stroked="f">
                  <v:textbox>
                    <w:txbxContent>
                      <w:p w14:paraId="3D7D9E66" w14:textId="77777777" w:rsidR="00351E42" w:rsidRPr="005D72BF" w:rsidRDefault="00351E42" w:rsidP="008630D6">
                        <w:pPr>
                          <w:pStyle w:val="FigureText"/>
                          <w:ind w:hanging="2"/>
                          <w:rPr>
                            <w:szCs w:val="16"/>
                          </w:rPr>
                        </w:pPr>
                        <w:r w:rsidRPr="005D72BF">
                          <w:rPr>
                            <w:szCs w:val="16"/>
                          </w:rPr>
                          <w:t xml:space="preserve">Device Observation Reporter </w:t>
                        </w:r>
                        <w:r w:rsidRPr="005D72BF">
                          <w:rPr>
                            <w:szCs w:val="16"/>
                          </w:rPr>
                          <w:br/>
                          <w:t>(DOR)</w:t>
                        </w:r>
                      </w:p>
                    </w:txbxContent>
                  </v:textbox>
                </v:shape>
                <w10:wrap anchorx="margin" anchory="line"/>
              </v:group>
            </w:pict>
          </mc:Fallback>
        </mc:AlternateConten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p>
    <w:p w14:paraId="2E6758DD" w14:textId="60106786" w:rsidR="008630D6" w:rsidRPr="001F42D3" w:rsidRDefault="008630D6" w:rsidP="00B34AEB">
      <w:pPr>
        <w:pStyle w:val="BodyText"/>
      </w:pPr>
    </w:p>
    <w:p w14:paraId="4DC8D227" w14:textId="77777777" w:rsidR="008630D6" w:rsidRPr="001F42D3" w:rsidRDefault="008630D6" w:rsidP="00B34AEB">
      <w:pPr>
        <w:pStyle w:val="BodyText"/>
      </w:pPr>
    </w:p>
    <w:p w14:paraId="2C330107" w14:textId="77777777" w:rsidR="008630D6" w:rsidRPr="001F42D3" w:rsidRDefault="008630D6" w:rsidP="00B34AEB">
      <w:pPr>
        <w:pStyle w:val="BodyText"/>
      </w:pPr>
    </w:p>
    <w:p w14:paraId="3BBB41BC" w14:textId="77777777" w:rsidR="008630D6" w:rsidRPr="001F42D3" w:rsidRDefault="008630D6" w:rsidP="00B34AEB">
      <w:pPr>
        <w:pStyle w:val="BodyText"/>
      </w:pPr>
    </w:p>
    <w:p w14:paraId="19D59B1F" w14:textId="77777777" w:rsidR="008630D6" w:rsidRPr="001F42D3" w:rsidRDefault="008630D6" w:rsidP="00B34AEB">
      <w:pPr>
        <w:pStyle w:val="BodyText"/>
      </w:pPr>
    </w:p>
    <w:p w14:paraId="32ACB53A" w14:textId="77777777" w:rsidR="008630D6" w:rsidRPr="001F42D3" w:rsidRDefault="008630D6" w:rsidP="00B34AEB">
      <w:pPr>
        <w:pStyle w:val="BodyText"/>
      </w:pPr>
    </w:p>
    <w:p w14:paraId="26B1380E" w14:textId="77777777" w:rsidR="008630D6" w:rsidRPr="001F42D3" w:rsidRDefault="008630D6" w:rsidP="00B34AEB">
      <w:pPr>
        <w:pStyle w:val="BodyText"/>
      </w:pPr>
    </w:p>
    <w:p w14:paraId="77C03D96" w14:textId="77777777" w:rsidR="008630D6" w:rsidRPr="001F42D3" w:rsidRDefault="008630D6" w:rsidP="00B34AEB">
      <w:pPr>
        <w:pStyle w:val="BodyText"/>
      </w:pPr>
    </w:p>
    <w:p w14:paraId="25078ECB" w14:textId="77777777" w:rsidR="008630D6" w:rsidRPr="001F42D3" w:rsidRDefault="008630D6" w:rsidP="00B34AEB">
      <w:pPr>
        <w:pStyle w:val="BodyText"/>
      </w:pPr>
    </w:p>
    <w:p w14:paraId="0E7342ED" w14:textId="77777777" w:rsidR="008E1C27" w:rsidRPr="001F42D3" w:rsidRDefault="008E1C27" w:rsidP="00B34AEB">
      <w:pPr>
        <w:pStyle w:val="BodyText"/>
      </w:pPr>
      <w:bookmarkStart w:id="525" w:name="_Toc343764508"/>
      <w:bookmarkStart w:id="526" w:name="_Toc371555178"/>
      <w:bookmarkStart w:id="527" w:name="_Toc436215471"/>
    </w:p>
    <w:p w14:paraId="70ABB4FD" w14:textId="77777777" w:rsidR="008E1C27" w:rsidRPr="001F42D3" w:rsidRDefault="008E1C27" w:rsidP="00B34AEB">
      <w:pPr>
        <w:pStyle w:val="BodyText"/>
      </w:pPr>
    </w:p>
    <w:p w14:paraId="407C1DF6" w14:textId="77777777" w:rsidR="008E1C27" w:rsidRPr="001F42D3" w:rsidRDefault="008E1C27" w:rsidP="00B34AEB">
      <w:pPr>
        <w:pStyle w:val="BodyText"/>
      </w:pPr>
    </w:p>
    <w:p w14:paraId="2DFDB96B" w14:textId="39BDC6B0" w:rsidR="008630D6" w:rsidRPr="001F42D3" w:rsidRDefault="008630D6" w:rsidP="008630D6">
      <w:pPr>
        <w:pStyle w:val="Heading4"/>
        <w:numPr>
          <w:ilvl w:val="0"/>
          <w:numId w:val="0"/>
        </w:numPr>
        <w:rPr>
          <w:bCs/>
          <w:noProof w:val="0"/>
        </w:rPr>
      </w:pPr>
      <w:bookmarkStart w:id="528" w:name="_Toc214889755"/>
      <w:r w:rsidRPr="001F42D3">
        <w:rPr>
          <w:bCs/>
          <w:noProof w:val="0"/>
        </w:rPr>
        <w:t>3.10.4.1 Communicate Infusion Event Data</w:t>
      </w:r>
      <w:bookmarkEnd w:id="525"/>
      <w:bookmarkEnd w:id="526"/>
      <w:bookmarkEnd w:id="527"/>
      <w:bookmarkEnd w:id="528"/>
    </w:p>
    <w:p w14:paraId="79BF1622" w14:textId="77777777" w:rsidR="008630D6" w:rsidRPr="001F42D3" w:rsidRDefault="008630D6" w:rsidP="008630D6">
      <w:pPr>
        <w:pStyle w:val="BodyText"/>
      </w:pPr>
      <w:r w:rsidRPr="001F42D3">
        <w:t>Event messages are generated by the infusion pump or Gateway during normal execution of an infusion therapy. Example of such events are start of infusion delivery, rate change or transition from piggyback to primary or transition to KVO. This information is sent from a DOR to a DOC.</w:t>
      </w:r>
    </w:p>
    <w:p w14:paraId="32C11582" w14:textId="77777777" w:rsidR="008630D6" w:rsidRPr="001F42D3" w:rsidRDefault="008630D6" w:rsidP="008630D6">
      <w:pPr>
        <w:pStyle w:val="BodyText"/>
      </w:pPr>
      <w:r w:rsidRPr="001F42D3">
        <w:t>Note that while a system is off-line, all events should be buffered and then communicated when communication is established again. Event time stamps should indicate when the event occurred, not when it was communicated.</w:t>
      </w:r>
    </w:p>
    <w:p w14:paraId="3462D925" w14:textId="77777777" w:rsidR="008630D6" w:rsidRPr="001F42D3" w:rsidRDefault="008630D6" w:rsidP="008630D6">
      <w:pPr>
        <w:pStyle w:val="Heading5"/>
        <w:numPr>
          <w:ilvl w:val="0"/>
          <w:numId w:val="0"/>
        </w:numPr>
        <w:rPr>
          <w:bCs/>
          <w:noProof w:val="0"/>
        </w:rPr>
      </w:pPr>
      <w:bookmarkStart w:id="529" w:name="_Toc343764509"/>
      <w:bookmarkStart w:id="530" w:name="_Toc371555179"/>
      <w:bookmarkStart w:id="531" w:name="_Toc436215472"/>
      <w:bookmarkStart w:id="532" w:name="_Toc214889756"/>
      <w:r w:rsidRPr="001F42D3">
        <w:rPr>
          <w:bCs/>
          <w:noProof w:val="0"/>
        </w:rPr>
        <w:t>3.10.4.1.1 Trigger Events</w:t>
      </w:r>
      <w:bookmarkEnd w:id="529"/>
      <w:bookmarkEnd w:id="530"/>
      <w:bookmarkEnd w:id="531"/>
      <w:bookmarkEnd w:id="532"/>
    </w:p>
    <w:p w14:paraId="4F312DC4" w14:textId="77777777" w:rsidR="008630D6" w:rsidRPr="001F42D3" w:rsidRDefault="008630D6" w:rsidP="008630D6">
      <w:pPr>
        <w:pStyle w:val="BodyText"/>
      </w:pPr>
      <w:r w:rsidRPr="001F42D3">
        <w:t xml:space="preserve">The ORU^R42^ORU_R01 message is an unsolicited update initiated by the Device Observation Reporter. The ORU^R42 can be sent with or without a preceding order, since it is common in a clinical setting for device data to be reported without a specific order having been transacted in the information system (that is, the reporting is the result of a "standing order" for monitoring in a particular clinical situation). </w:t>
      </w:r>
    </w:p>
    <w:p w14:paraId="2CB5A36D" w14:textId="77777777" w:rsidR="008630D6" w:rsidRPr="001F42D3" w:rsidRDefault="008630D6" w:rsidP="008630D6">
      <w:pPr>
        <w:pStyle w:val="Heading5"/>
        <w:numPr>
          <w:ilvl w:val="0"/>
          <w:numId w:val="0"/>
        </w:numPr>
        <w:rPr>
          <w:bCs/>
          <w:noProof w:val="0"/>
        </w:rPr>
      </w:pPr>
      <w:bookmarkStart w:id="533" w:name="_Toc343764510"/>
      <w:bookmarkStart w:id="534" w:name="_Toc371555180"/>
      <w:bookmarkStart w:id="535" w:name="_Toc436215473"/>
      <w:bookmarkStart w:id="536" w:name="_Toc214889757"/>
      <w:r w:rsidRPr="001F42D3">
        <w:rPr>
          <w:bCs/>
          <w:noProof w:val="0"/>
        </w:rPr>
        <w:t>3.10.4.1.2 Message Semantics</w:t>
      </w:r>
      <w:bookmarkEnd w:id="533"/>
      <w:bookmarkEnd w:id="534"/>
      <w:bookmarkEnd w:id="535"/>
      <w:bookmarkEnd w:id="536"/>
    </w:p>
    <w:p w14:paraId="4F4B63AA" w14:textId="77777777" w:rsidR="008630D6" w:rsidRPr="001F42D3" w:rsidRDefault="008630D6" w:rsidP="008630D6">
      <w:pPr>
        <w:pStyle w:val="BodyText"/>
      </w:pPr>
      <w:r w:rsidRPr="001F42D3">
        <w:t>Refer to the HL7</w:t>
      </w:r>
      <w:r w:rsidRPr="005C1693">
        <w:rPr>
          <w:vertAlign w:val="superscript"/>
        </w:rPr>
        <w:t>®</w:t>
      </w:r>
      <w:r w:rsidRPr="001F42D3">
        <w:t xml:space="preserve"> standard for the ORU message of HL7 2.6 Chapter 7 and the general message semantics. </w:t>
      </w:r>
    </w:p>
    <w:p w14:paraId="1A3B4D26" w14:textId="290D25C7" w:rsidR="008630D6" w:rsidRPr="001F42D3" w:rsidRDefault="008630D6" w:rsidP="008630D6">
      <w:pPr>
        <w:pStyle w:val="BodyText"/>
      </w:pPr>
      <w:r w:rsidRPr="001F42D3">
        <w:t xml:space="preserve">The ORU^R42^ORU_R01 message structure provides the mechanism for mapping the hierarchical structure of an IEEE 11073 containment tree to a series of OBX segments. See the </w:t>
      </w:r>
      <w:r w:rsidRPr="001F42D3">
        <w:lastRenderedPageBreak/>
        <w:t xml:space="preserve">discussion of how the containment is represented using a "dotted notation" in field OBX-4 Observation Sub-ID in the </w:t>
      </w:r>
      <w:r w:rsidR="007E67D4" w:rsidRPr="001F42D3">
        <w:t>DEV TF</w:t>
      </w:r>
      <w:r w:rsidRPr="001F42D3">
        <w:t>-2: Appendix B.8.</w:t>
      </w:r>
    </w:p>
    <w:p w14:paraId="700B5CDB" w14:textId="46382EA9" w:rsidR="008630D6" w:rsidRPr="001F42D3" w:rsidRDefault="008630D6" w:rsidP="008630D6">
      <w:pPr>
        <w:pStyle w:val="BodyText"/>
      </w:pPr>
      <w:r w:rsidRPr="001F42D3">
        <w:t xml:space="preserve">See “ISO/IEEE Nomenclature mapping to HL7 OBX-3” in the </w:t>
      </w:r>
      <w:r w:rsidR="007E67D4" w:rsidRPr="001F42D3">
        <w:t>DEV TF</w:t>
      </w:r>
      <w:r w:rsidRPr="001F42D3">
        <w:t xml:space="preserve">-2: Appendix A.1 for further information on the mapping rules. </w:t>
      </w:r>
    </w:p>
    <w:p w14:paraId="7EF62448" w14:textId="77777777" w:rsidR="008630D6" w:rsidRPr="001F42D3" w:rsidRDefault="008630D6" w:rsidP="008630D6">
      <w:pPr>
        <w:pStyle w:val="Heading5"/>
        <w:numPr>
          <w:ilvl w:val="0"/>
          <w:numId w:val="0"/>
        </w:numPr>
        <w:rPr>
          <w:bCs/>
          <w:noProof w:val="0"/>
        </w:rPr>
      </w:pPr>
      <w:bookmarkStart w:id="537" w:name="_Toc343764511"/>
      <w:bookmarkStart w:id="538" w:name="_Toc371555181"/>
      <w:bookmarkStart w:id="539" w:name="_Toc436215474"/>
      <w:bookmarkStart w:id="540" w:name="_Toc214889758"/>
      <w:r w:rsidRPr="001F42D3">
        <w:rPr>
          <w:bCs/>
          <w:noProof w:val="0"/>
        </w:rPr>
        <w:t>3.10.4.1.3 Expected Actions</w:t>
      </w:r>
      <w:bookmarkEnd w:id="537"/>
      <w:bookmarkEnd w:id="538"/>
      <w:bookmarkEnd w:id="539"/>
      <w:bookmarkEnd w:id="540"/>
    </w:p>
    <w:p w14:paraId="43DADF8F" w14:textId="36FB0716" w:rsidR="008630D6" w:rsidRPr="001F42D3" w:rsidRDefault="008630D6" w:rsidP="008630D6">
      <w:pPr>
        <w:pStyle w:val="BodyText"/>
      </w:pPr>
      <w:r w:rsidRPr="001F42D3">
        <w:t xml:space="preserve">The ORU^R42^ORU_R01 message is sent from the DOR to the DOC. Upon receipt the DOC validates the message and responds with an acknowledgement as defined in </w:t>
      </w:r>
      <w:r w:rsidR="007E67D4" w:rsidRPr="001F42D3">
        <w:t>DEV TF</w:t>
      </w:r>
      <w:r w:rsidRPr="001F42D3">
        <w:t>-2: Appendix G.1, Acknowledgment Modes.</w:t>
      </w:r>
    </w:p>
    <w:bookmarkEnd w:id="485"/>
    <w:p w14:paraId="179A4F28" w14:textId="01E47AE3" w:rsidR="000C32B1" w:rsidRDefault="000C32B1" w:rsidP="000C32B1">
      <w:pPr>
        <w:pStyle w:val="Heading2"/>
        <w:rPr>
          <w:ins w:id="541" w:author="Kurt Elliason" w:date="2026-06-08T14:48:00Z" w16du:dateUtc="2026-06-08T19:48:00Z"/>
        </w:rPr>
      </w:pPr>
      <w:ins w:id="542" w:author="Kurt Elliason" w:date="2026-06-08T14:46:00Z" w16du:dateUtc="2026-06-08T19:46:00Z">
        <w:r w:rsidRPr="001F42D3">
          <w:t>[PCD-</w:t>
        </w:r>
      </w:ins>
      <w:ins w:id="543" w:author="Kurt Elliason" w:date="2026-06-08T14:48:00Z" w16du:dateUtc="2026-06-08T19:48:00Z">
        <w:r>
          <w:t>11</w:t>
        </w:r>
      </w:ins>
      <w:ins w:id="544" w:author="Kurt Elliason" w:date="2026-06-08T14:46:00Z" w16du:dateUtc="2026-06-08T19:46:00Z">
        <w:r w:rsidRPr="001F42D3">
          <w:t>] Reserved</w:t>
        </w:r>
      </w:ins>
    </w:p>
    <w:p w14:paraId="34BCEA7B" w14:textId="26D42E8C" w:rsidR="000C32B1" w:rsidRPr="001F42D3" w:rsidRDefault="000C32B1" w:rsidP="000C32B1">
      <w:pPr>
        <w:pStyle w:val="Heading2"/>
        <w:rPr>
          <w:ins w:id="545" w:author="Kurt Elliason" w:date="2026-06-08T14:48:00Z" w16du:dateUtc="2026-06-08T19:48:00Z"/>
        </w:rPr>
      </w:pPr>
      <w:ins w:id="546" w:author="Kurt Elliason" w:date="2026-06-08T14:48:00Z" w16du:dateUtc="2026-06-08T19:48:00Z">
        <w:r w:rsidRPr="001F42D3">
          <w:t>[PCD-</w:t>
        </w:r>
        <w:r>
          <w:t>1</w:t>
        </w:r>
        <w:r>
          <w:t>2</w:t>
        </w:r>
        <w:r w:rsidRPr="001F42D3">
          <w:t>] Reserved</w:t>
        </w:r>
      </w:ins>
    </w:p>
    <w:p w14:paraId="6F7E5525" w14:textId="62A6767B" w:rsidR="000C32B1" w:rsidRPr="001F42D3" w:rsidRDefault="000C32B1" w:rsidP="000C32B1">
      <w:pPr>
        <w:pStyle w:val="Heading2"/>
        <w:rPr>
          <w:ins w:id="547" w:author="Kurt Elliason" w:date="2026-06-08T14:48:00Z" w16du:dateUtc="2026-06-08T19:48:00Z"/>
        </w:rPr>
      </w:pPr>
      <w:ins w:id="548" w:author="Kurt Elliason" w:date="2026-06-08T14:48:00Z" w16du:dateUtc="2026-06-08T19:48:00Z">
        <w:r w:rsidRPr="001F42D3">
          <w:t>[PCD-</w:t>
        </w:r>
        <w:r>
          <w:t>1</w:t>
        </w:r>
        <w:r>
          <w:t>3</w:t>
        </w:r>
        <w:r w:rsidRPr="001F42D3">
          <w:t>] Reserved</w:t>
        </w:r>
      </w:ins>
    </w:p>
    <w:p w14:paraId="3A20B428" w14:textId="3F6F504A" w:rsidR="000C32B1" w:rsidRPr="001F42D3" w:rsidRDefault="000C32B1" w:rsidP="000C32B1">
      <w:pPr>
        <w:pStyle w:val="Heading2"/>
        <w:rPr>
          <w:ins w:id="549" w:author="Kurt Elliason" w:date="2026-06-08T14:48:00Z" w16du:dateUtc="2026-06-08T19:48:00Z"/>
        </w:rPr>
      </w:pPr>
      <w:ins w:id="550" w:author="Kurt Elliason" w:date="2026-06-08T14:48:00Z" w16du:dateUtc="2026-06-08T19:48:00Z">
        <w:r w:rsidRPr="001F42D3">
          <w:t>[PCD-</w:t>
        </w:r>
        <w:r>
          <w:t>1</w:t>
        </w:r>
        <w:r>
          <w:t>4</w:t>
        </w:r>
        <w:r w:rsidRPr="001F42D3">
          <w:t>] Reserved</w:t>
        </w:r>
      </w:ins>
    </w:p>
    <w:p w14:paraId="71E61656" w14:textId="5803D29E" w:rsidR="000C32B1" w:rsidRPr="001F42D3" w:rsidRDefault="000C32B1" w:rsidP="000C32B1">
      <w:pPr>
        <w:pStyle w:val="Heading2"/>
        <w:rPr>
          <w:ins w:id="551" w:author="Kurt Elliason" w:date="2026-06-08T14:48:00Z" w16du:dateUtc="2026-06-08T19:48:00Z"/>
        </w:rPr>
      </w:pPr>
      <w:ins w:id="552" w:author="Kurt Elliason" w:date="2026-06-08T14:48:00Z" w16du:dateUtc="2026-06-08T19:48:00Z">
        <w:r w:rsidRPr="001F42D3">
          <w:t>[PCD-</w:t>
        </w:r>
        <w:r>
          <w:t>1</w:t>
        </w:r>
        <w:r>
          <w:t>5</w:t>
        </w:r>
        <w:r w:rsidRPr="001F42D3">
          <w:t>] Reserved</w:t>
        </w:r>
      </w:ins>
    </w:p>
    <w:p w14:paraId="60FAB3CB" w14:textId="4421F3D3" w:rsidR="000C32B1" w:rsidRPr="001F42D3" w:rsidRDefault="000C32B1" w:rsidP="000C32B1">
      <w:pPr>
        <w:pStyle w:val="Heading2"/>
        <w:rPr>
          <w:ins w:id="553" w:author="Kurt Elliason" w:date="2026-06-08T14:48:00Z" w16du:dateUtc="2026-06-08T19:48:00Z"/>
        </w:rPr>
      </w:pPr>
      <w:ins w:id="554" w:author="Kurt Elliason" w:date="2026-06-08T14:49:00Z" w16du:dateUtc="2026-06-08T19:49:00Z">
        <w:r w:rsidRPr="0002100F">
          <w:t>Report Location Observation (RLO) [PCD-16]</w:t>
        </w:r>
      </w:ins>
    </w:p>
    <w:p w14:paraId="473E8D90" w14:textId="77777777" w:rsidR="000C32B1" w:rsidRPr="0002100F" w:rsidRDefault="000C32B1" w:rsidP="000C32B1">
      <w:pPr>
        <w:pStyle w:val="Heading3"/>
        <w:numPr>
          <w:ilvl w:val="0"/>
          <w:numId w:val="0"/>
        </w:numPr>
        <w:rPr>
          <w:ins w:id="555" w:author="Kurt Elliason" w:date="2026-06-08T14:51:00Z" w16du:dateUtc="2026-06-08T19:51:00Z"/>
        </w:rPr>
      </w:pPr>
      <w:bookmarkStart w:id="556" w:name="_Toc390935430"/>
      <w:bookmarkStart w:id="557" w:name="_Toc390935937"/>
      <w:bookmarkStart w:id="558" w:name="_Toc390936212"/>
      <w:bookmarkStart w:id="559" w:name="_Toc390936629"/>
      <w:bookmarkStart w:id="560" w:name="_Toc131750417"/>
      <w:ins w:id="561" w:author="Kurt Elliason" w:date="2026-06-08T14:51:00Z" w16du:dateUtc="2026-06-08T19:51:00Z">
        <w:r w:rsidRPr="0002100F">
          <w:t>3.16.1 Scope</w:t>
        </w:r>
        <w:bookmarkEnd w:id="556"/>
        <w:bookmarkEnd w:id="557"/>
        <w:bookmarkEnd w:id="558"/>
        <w:bookmarkEnd w:id="559"/>
        <w:bookmarkEnd w:id="560"/>
      </w:ins>
    </w:p>
    <w:p w14:paraId="45C9A966" w14:textId="77777777" w:rsidR="000C32B1" w:rsidRPr="0002100F" w:rsidRDefault="000C32B1" w:rsidP="000C32B1">
      <w:pPr>
        <w:pStyle w:val="BodyText"/>
        <w:rPr>
          <w:ins w:id="562" w:author="Kurt Elliason" w:date="2026-06-08T14:51:00Z" w16du:dateUtc="2026-06-08T19:51:00Z"/>
        </w:rPr>
      </w:pPr>
      <w:ins w:id="563" w:author="Kurt Elliason" w:date="2026-06-08T14:51:00Z" w16du:dateUtc="2026-06-08T19:51:00Z">
        <w:r w:rsidRPr="0002100F">
          <w:t>This transaction is used to report location observations for equipment or people.</w:t>
        </w:r>
      </w:ins>
    </w:p>
    <w:p w14:paraId="647490F5" w14:textId="77777777" w:rsidR="000C32B1" w:rsidRPr="0002100F" w:rsidRDefault="000C32B1" w:rsidP="000C32B1">
      <w:pPr>
        <w:pStyle w:val="Heading3"/>
        <w:numPr>
          <w:ilvl w:val="0"/>
          <w:numId w:val="0"/>
        </w:numPr>
        <w:rPr>
          <w:ins w:id="564" w:author="Kurt Elliason" w:date="2026-06-08T14:51:00Z" w16du:dateUtc="2026-06-08T19:51:00Z"/>
        </w:rPr>
      </w:pPr>
      <w:bookmarkStart w:id="565" w:name="_Toc390935431"/>
      <w:bookmarkStart w:id="566" w:name="_Toc390935938"/>
      <w:bookmarkStart w:id="567" w:name="_Toc390936213"/>
      <w:bookmarkStart w:id="568" w:name="_Toc390936630"/>
      <w:bookmarkStart w:id="569" w:name="_Toc131750418"/>
      <w:ins w:id="570" w:author="Kurt Elliason" w:date="2026-06-08T14:51:00Z" w16du:dateUtc="2026-06-08T19:51:00Z">
        <w:r w:rsidRPr="0002100F">
          <w:t>3.16.2 Actor Roles</w:t>
        </w:r>
        <w:bookmarkEnd w:id="565"/>
        <w:bookmarkEnd w:id="566"/>
        <w:bookmarkEnd w:id="567"/>
        <w:bookmarkEnd w:id="568"/>
        <w:bookmarkEnd w:id="569"/>
      </w:ins>
    </w:p>
    <w:p w14:paraId="66E9FE36" w14:textId="77777777" w:rsidR="000C32B1" w:rsidRPr="0002100F" w:rsidRDefault="000C32B1" w:rsidP="000C32B1">
      <w:pPr>
        <w:pStyle w:val="BodyText"/>
        <w:rPr>
          <w:ins w:id="571" w:author="Kurt Elliason" w:date="2026-06-08T14:51:00Z" w16du:dateUtc="2026-06-08T19:51:00Z"/>
        </w:rPr>
      </w:pPr>
      <w:ins w:id="572" w:author="Kurt Elliason" w:date="2026-06-08T14:51:00Z" w16du:dateUtc="2026-06-08T19:51:00Z">
        <w:r w:rsidRPr="0002100F">
          <w:t>The LOR sends the RLO to the LOC.</w:t>
        </w:r>
      </w:ins>
    </w:p>
    <w:p w14:paraId="39CA5D72" w14:textId="77777777" w:rsidR="000C32B1" w:rsidRPr="0002100F" w:rsidRDefault="000C32B1" w:rsidP="000C32B1">
      <w:pPr>
        <w:pStyle w:val="BodyText"/>
        <w:rPr>
          <w:ins w:id="573" w:author="Kurt Elliason" w:date="2026-06-08T14:51:00Z" w16du:dateUtc="2026-06-08T19:51:00Z"/>
        </w:rPr>
      </w:pPr>
    </w:p>
    <w:p w14:paraId="236FB39C" w14:textId="77777777" w:rsidR="000C32B1" w:rsidRPr="0002100F" w:rsidRDefault="000C32B1" w:rsidP="000C32B1">
      <w:pPr>
        <w:pStyle w:val="BodyText"/>
        <w:jc w:val="center"/>
        <w:rPr>
          <w:ins w:id="574" w:author="Kurt Elliason" w:date="2026-06-08T14:51:00Z" w16du:dateUtc="2026-06-08T19:51:00Z"/>
        </w:rPr>
      </w:pPr>
      <w:ins w:id="575" w:author="Kurt Elliason" w:date="2026-06-08T14:51:00Z" w16du:dateUtc="2026-06-08T19:51:00Z">
        <w:r w:rsidRPr="0002100F">
          <w:rPr>
            <w:noProof/>
          </w:rPr>
          <mc:AlternateContent>
            <mc:Choice Requires="wpg">
              <w:drawing>
                <wp:inline distT="0" distB="0" distL="0" distR="0" wp14:anchorId="72430B1A" wp14:editId="110DCEFF">
                  <wp:extent cx="3725545" cy="1538605"/>
                  <wp:effectExtent l="0" t="0" r="0" b="4445"/>
                  <wp:docPr id="203053273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5545" cy="1538605"/>
                            <a:chOff x="0" y="0"/>
                            <a:chExt cx="5866" cy="2422"/>
                          </a:xfrm>
                        </wpg:grpSpPr>
                        <wps:wsp>
                          <wps:cNvPr id="989308524" name="Rectangle 9"/>
                          <wps:cNvSpPr>
                            <a:spLocks noChangeArrowheads="1"/>
                          </wps:cNvSpPr>
                          <wps:spPr bwMode="auto">
                            <a:xfrm>
                              <a:off x="0" y="0"/>
                              <a:ext cx="5866" cy="242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2039808687" name="Oval 10"/>
                          <wps:cNvSpPr>
                            <a:spLocks noChangeArrowheads="1"/>
                          </wps:cNvSpPr>
                          <wps:spPr bwMode="auto">
                            <a:xfrm>
                              <a:off x="1997" y="1419"/>
                              <a:ext cx="1952" cy="770"/>
                            </a:xfrm>
                            <a:prstGeom prst="ellipse">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057E72" w14:textId="77777777" w:rsidR="000C32B1" w:rsidRDefault="000C32B1" w:rsidP="000C32B1">
                                <w:pPr>
                                  <w:jc w:val="center"/>
                                  <w:rPr>
                                    <w:sz w:val="18"/>
                                  </w:rPr>
                                </w:pPr>
                                <w:r>
                                  <w:rPr>
                                    <w:sz w:val="18"/>
                                  </w:rPr>
                                  <w:t>RLO [PCD-16]</w:t>
                                </w:r>
                              </w:p>
                            </w:txbxContent>
                          </wps:txbx>
                          <wps:bodyPr rot="0" vert="horz" wrap="square" lIns="0" tIns="9000" rIns="0" bIns="9000" anchor="t" anchorCtr="0">
                            <a:noAutofit/>
                          </wps:bodyPr>
                        </wps:wsp>
                        <wps:wsp>
                          <wps:cNvPr id="324188360" name="Text Box 11"/>
                          <wps:cNvSpPr txBox="1">
                            <a:spLocks noChangeArrowheads="1"/>
                          </wps:cNvSpPr>
                          <wps:spPr bwMode="auto">
                            <a:xfrm>
                              <a:off x="270" y="264"/>
                              <a:ext cx="1439" cy="718"/>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596C39" w14:textId="77777777" w:rsidR="000C32B1" w:rsidRDefault="000C32B1" w:rsidP="000C32B1">
                                <w:pPr>
                                  <w:jc w:val="center"/>
                                  <w:rPr>
                                    <w:sz w:val="18"/>
                                  </w:rPr>
                                </w:pPr>
                                <w:r>
                                  <w:rPr>
                                    <w:sz w:val="18"/>
                                  </w:rPr>
                                  <w:t>LOR</w:t>
                                </w:r>
                              </w:p>
                            </w:txbxContent>
                          </wps:txbx>
                          <wps:bodyPr rot="0" vert="horz" wrap="square" lIns="91440" tIns="45720" rIns="91440" bIns="45720" anchor="t" anchorCtr="0">
                            <a:noAutofit/>
                          </wps:bodyPr>
                        </wps:wsp>
                        <wps:wsp>
                          <wps:cNvPr id="1235685499" name="Line 12"/>
                          <wps:cNvCnPr/>
                          <wps:spPr bwMode="auto">
                            <a:xfrm>
                              <a:off x="1710" y="985"/>
                              <a:ext cx="554" cy="5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2897084" name="Text Box 13"/>
                          <wps:cNvSpPr txBox="1">
                            <a:spLocks noChangeArrowheads="1"/>
                          </wps:cNvSpPr>
                          <wps:spPr bwMode="auto">
                            <a:xfrm>
                              <a:off x="4170" y="264"/>
                              <a:ext cx="1439" cy="718"/>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0AE213" w14:textId="77777777" w:rsidR="000C32B1" w:rsidRDefault="000C32B1" w:rsidP="000C32B1">
                                <w:pPr>
                                  <w:jc w:val="center"/>
                                  <w:rPr>
                                    <w:sz w:val="18"/>
                                  </w:rPr>
                                </w:pPr>
                                <w:r>
                                  <w:rPr>
                                    <w:sz w:val="18"/>
                                  </w:rPr>
                                  <w:t>LOC</w:t>
                                </w:r>
                              </w:p>
                            </w:txbxContent>
                          </wps:txbx>
                          <wps:bodyPr rot="0" vert="horz" wrap="square" lIns="91440" tIns="45720" rIns="91440" bIns="45720" anchor="t" anchorCtr="0">
                            <a:noAutofit/>
                          </wps:bodyPr>
                        </wps:wsp>
                        <wps:wsp>
                          <wps:cNvPr id="1898904486" name="Line 14"/>
                          <wps:cNvCnPr/>
                          <wps:spPr bwMode="auto">
                            <a:xfrm flipH="1">
                              <a:off x="3673" y="985"/>
                              <a:ext cx="494" cy="535"/>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inline>
              </w:drawing>
            </mc:Choice>
            <mc:Fallback>
              <w:pict>
                <v:group w14:anchorId="72430B1A" id="Group 8" o:spid="_x0000_s1201" style="width:293.35pt;height:121.15pt;mso-position-horizontal-relative:char;mso-position-vertical-relative:line" coordsize="5866,24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">
                  <v:rect id="Rectangle 9" o:spid="_x0000_s1202" style="position:absolute;width:5866;height:242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" filled="f" stroked="f" strokecolor="gray">
                    <v:stroke joinstyle="round"/>
                  </v:rect>
                  <v:oval id="Oval 10" o:spid="_x0000_s1203" style="position:absolute;left:1997;top:1419;width:1952;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" strokeweight=".26mm">
                    <v:stroke joinstyle="miter"/>
                    <v:textbox inset="0,.25mm,0,.25mm">
                      <w:txbxContent>
                        <w:p w14:paraId="10057E72" w14:textId="77777777" w:rsidR="000C32B1" w:rsidRDefault="000C32B1" w:rsidP="000C32B1">
                          <w:pPr>
                            <w:jc w:val="center"/>
                            <w:rPr>
                              <w:sz w:val="18"/>
                            </w:rPr>
                          </w:pPr>
                          <w:r>
                            <w:rPr>
                              <w:sz w:val="18"/>
                            </w:rPr>
                            <w:t>RLO [PCD-16]</w:t>
                          </w:r>
                        </w:p>
                      </w:txbxContent>
                    </v:textbox>
                  </v:oval>
                  <v:shape id="_x0000_s1204" type="#_x0000_t202" style="position:absolute;left:270;top:264;width:1439;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" strokeweight=".26mm">
                    <v:textbox>
                      <w:txbxContent>
                        <w:p w14:paraId="08596C39" w14:textId="77777777" w:rsidR="000C32B1" w:rsidRDefault="000C32B1" w:rsidP="000C32B1">
                          <w:pPr>
                            <w:jc w:val="center"/>
                            <w:rPr>
                              <w:sz w:val="18"/>
                            </w:rPr>
                          </w:pPr>
                          <w:r>
                            <w:rPr>
                              <w:sz w:val="18"/>
                            </w:rPr>
                            <w:t>LOR</w:t>
                          </w:r>
                        </w:p>
                      </w:txbxContent>
                    </v:textbox>
                  </v:shape>
                  <v:line id="Line 12" o:spid="_x0000_s1205" style="position:absolute;visibility:visible;mso-wrap-style:square" from="1710,985" to="2264,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" strokeweight=".26mm">
                    <v:stroke joinstyle="miter"/>
                  </v:line>
                  <v:shape id="Text Box 13" o:spid="_x0000_s1206" type="#_x0000_t202" style="position:absolute;left:4170;top:264;width:1439;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" strokeweight=".26mm">
                    <v:textbox>
                      <w:txbxContent>
                        <w:p w14:paraId="410AE213" w14:textId="77777777" w:rsidR="000C32B1" w:rsidRDefault="000C32B1" w:rsidP="000C32B1">
                          <w:pPr>
                            <w:jc w:val="center"/>
                            <w:rPr>
                              <w:sz w:val="18"/>
                            </w:rPr>
                          </w:pPr>
                          <w:r>
                            <w:rPr>
                              <w:sz w:val="18"/>
                            </w:rPr>
                            <w:t>LOC</w:t>
                          </w:r>
                        </w:p>
                      </w:txbxContent>
                    </v:textbox>
                  </v:shape>
                  <v:line id="Line 14" o:spid="_x0000_s1207" style="position:absolute;flip:x;visibility:visible;mso-wrap-style:square" from="3673,985" to="4167,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" strokeweight=".26mm">
                    <v:stroke joinstyle="miter"/>
                  </v:line>
                  <w10:anchorlock/>
                </v:group>
              </w:pict>
            </mc:Fallback>
          </mc:AlternateContent>
        </w:r>
      </w:ins>
    </w:p>
    <w:p w14:paraId="0F4A2F4E" w14:textId="77777777" w:rsidR="000C32B1" w:rsidRPr="0002100F" w:rsidRDefault="000C32B1" w:rsidP="000C32B1">
      <w:pPr>
        <w:pStyle w:val="FigureTitle"/>
        <w:rPr>
          <w:ins w:id="576" w:author="Kurt Elliason" w:date="2026-06-08T14:51:00Z" w16du:dateUtc="2026-06-08T19:51:00Z"/>
        </w:rPr>
      </w:pPr>
      <w:ins w:id="577" w:author="Kurt Elliason" w:date="2026-06-08T14:51:00Z" w16du:dateUtc="2026-06-08T19:51:00Z">
        <w:r w:rsidRPr="0002100F">
          <w:t>Figure 3.16.2-1: Use Case Diagram</w:t>
        </w:r>
      </w:ins>
    </w:p>
    <w:p w14:paraId="2C058FB0" w14:textId="77777777" w:rsidR="000C32B1" w:rsidRPr="0002100F" w:rsidRDefault="000C32B1" w:rsidP="000C32B1">
      <w:pPr>
        <w:pStyle w:val="BodyText"/>
        <w:rPr>
          <w:ins w:id="578" w:author="Kurt Elliason" w:date="2026-06-08T14:51:00Z" w16du:dateUtc="2026-06-08T19:51:00Z"/>
        </w:rPr>
      </w:pPr>
      <w:ins w:id="579" w:author="Kurt Elliason" w:date="2026-06-08T14:51:00Z" w16du:dateUtc="2026-06-08T19:51:00Z">
        <w:r w:rsidRPr="0002100F">
          <w:t xml:space="preserve">The </w:t>
        </w:r>
        <w:r>
          <w:t>r</w:t>
        </w:r>
        <w:r w:rsidRPr="0002100F">
          <w:t>oles in this transaction are defined in the following table and may be played by the actors shown here:</w:t>
        </w:r>
      </w:ins>
    </w:p>
    <w:p w14:paraId="6C66304C" w14:textId="77777777" w:rsidR="000C32B1" w:rsidRPr="0002100F" w:rsidRDefault="000C32B1" w:rsidP="000C32B1">
      <w:pPr>
        <w:pStyle w:val="TableTitle"/>
        <w:rPr>
          <w:ins w:id="580" w:author="Kurt Elliason" w:date="2026-06-08T14:51:00Z" w16du:dateUtc="2026-06-08T19:51:00Z"/>
          <w:iCs/>
        </w:rPr>
      </w:pPr>
      <w:ins w:id="581" w:author="Kurt Elliason" w:date="2026-06-08T14:51:00Z" w16du:dateUtc="2026-06-08T19:51:00Z">
        <w:r w:rsidRPr="0002100F">
          <w:lastRenderedPageBreak/>
          <w:t>Table 3.16.2-1: Actor Roles</w:t>
        </w:r>
      </w:ins>
    </w:p>
    <w:tbl>
      <w:tblPr>
        <w:tblW w:w="0" w:type="auto"/>
        <w:jc w:val="center"/>
        <w:tblLayout w:type="fixed"/>
        <w:tblCellMar>
          <w:left w:w="115" w:type="dxa"/>
          <w:right w:w="115" w:type="dxa"/>
        </w:tblCellMar>
        <w:tblLook w:val="0000" w:firstRow="0" w:lastRow="0" w:firstColumn="0" w:lastColumn="0" w:noHBand="0" w:noVBand="0"/>
      </w:tblPr>
      <w:tblGrid>
        <w:gridCol w:w="1270"/>
        <w:gridCol w:w="5445"/>
      </w:tblGrid>
      <w:tr w:rsidR="000C32B1" w:rsidRPr="0002100F" w14:paraId="1E322CE4" w14:textId="77777777" w:rsidTr="00816528">
        <w:trPr>
          <w:jc w:val="center"/>
          <w:ins w:id="582" w:author="Kurt Elliason" w:date="2026-06-08T14:51:00Z" w16du:dateUtc="2026-06-08T19:51:00Z"/>
        </w:trPr>
        <w:tc>
          <w:tcPr>
            <w:tcW w:w="1270" w:type="dxa"/>
            <w:tcBorders>
              <w:top w:val="single" w:sz="4" w:space="0" w:color="000000"/>
              <w:left w:val="single" w:sz="4" w:space="0" w:color="000000"/>
              <w:bottom w:val="single" w:sz="4" w:space="0" w:color="000000"/>
            </w:tcBorders>
          </w:tcPr>
          <w:p w14:paraId="2757B9E3" w14:textId="77777777" w:rsidR="000C32B1" w:rsidRPr="0002100F" w:rsidRDefault="000C32B1" w:rsidP="00816528">
            <w:pPr>
              <w:pStyle w:val="BodyText"/>
              <w:rPr>
                <w:ins w:id="583" w:author="Kurt Elliason" w:date="2026-06-08T14:51:00Z" w16du:dateUtc="2026-06-08T19:51:00Z"/>
                <w:iCs/>
              </w:rPr>
            </w:pPr>
            <w:ins w:id="584" w:author="Kurt Elliason" w:date="2026-06-08T14:51:00Z" w16du:dateUtc="2026-06-08T19:51:00Z">
              <w:r w:rsidRPr="0002100F">
                <w:rPr>
                  <w:b/>
                  <w:iCs/>
                </w:rPr>
                <w:t>Role:</w:t>
              </w:r>
            </w:ins>
          </w:p>
        </w:tc>
        <w:tc>
          <w:tcPr>
            <w:tcW w:w="5445" w:type="dxa"/>
            <w:tcBorders>
              <w:top w:val="single" w:sz="4" w:space="0" w:color="000000"/>
              <w:left w:val="single" w:sz="4" w:space="0" w:color="000000"/>
              <w:bottom w:val="single" w:sz="4" w:space="0" w:color="000000"/>
              <w:right w:val="single" w:sz="4" w:space="0" w:color="000000"/>
            </w:tcBorders>
          </w:tcPr>
          <w:p w14:paraId="6B83110E" w14:textId="77777777" w:rsidR="000C32B1" w:rsidRPr="0002100F" w:rsidRDefault="000C32B1" w:rsidP="00816528">
            <w:pPr>
              <w:pStyle w:val="BodyText"/>
              <w:rPr>
                <w:ins w:id="585" w:author="Kurt Elliason" w:date="2026-06-08T14:51:00Z" w16du:dateUtc="2026-06-08T19:51:00Z"/>
                <w:b/>
              </w:rPr>
            </w:pPr>
            <w:ins w:id="586" w:author="Kurt Elliason" w:date="2026-06-08T14:51:00Z" w16du:dateUtc="2026-06-08T19:51:00Z">
              <w:r w:rsidRPr="0002100F">
                <w:rPr>
                  <w:iCs/>
                </w:rPr>
                <w:t>Producer</w:t>
              </w:r>
            </w:ins>
          </w:p>
        </w:tc>
      </w:tr>
      <w:tr w:rsidR="000C32B1" w:rsidRPr="0002100F" w14:paraId="18EA4506" w14:textId="77777777" w:rsidTr="00816528">
        <w:trPr>
          <w:jc w:val="center"/>
          <w:ins w:id="587" w:author="Kurt Elliason" w:date="2026-06-08T14:51:00Z" w16du:dateUtc="2026-06-08T19:51:00Z"/>
        </w:trPr>
        <w:tc>
          <w:tcPr>
            <w:tcW w:w="1270" w:type="dxa"/>
            <w:tcBorders>
              <w:top w:val="single" w:sz="4" w:space="0" w:color="000000"/>
              <w:left w:val="single" w:sz="4" w:space="0" w:color="000000"/>
              <w:bottom w:val="single" w:sz="4" w:space="0" w:color="000000"/>
            </w:tcBorders>
          </w:tcPr>
          <w:p w14:paraId="05F0E266" w14:textId="77777777" w:rsidR="000C32B1" w:rsidRPr="0002100F" w:rsidRDefault="000C32B1" w:rsidP="00816528">
            <w:pPr>
              <w:pStyle w:val="BodyText"/>
              <w:rPr>
                <w:ins w:id="588" w:author="Kurt Elliason" w:date="2026-06-08T14:51:00Z" w16du:dateUtc="2026-06-08T19:51:00Z"/>
              </w:rPr>
            </w:pPr>
            <w:ins w:id="589" w:author="Kurt Elliason" w:date="2026-06-08T14:51:00Z" w16du:dateUtc="2026-06-08T19:51:00Z">
              <w:r w:rsidRPr="0002100F">
                <w:rPr>
                  <w:b/>
                </w:rPr>
                <w:t>Actor(s):</w:t>
              </w:r>
            </w:ins>
          </w:p>
        </w:tc>
        <w:tc>
          <w:tcPr>
            <w:tcW w:w="5445" w:type="dxa"/>
            <w:tcBorders>
              <w:top w:val="single" w:sz="4" w:space="0" w:color="000000"/>
              <w:left w:val="single" w:sz="4" w:space="0" w:color="000000"/>
              <w:bottom w:val="single" w:sz="4" w:space="0" w:color="000000"/>
              <w:right w:val="single" w:sz="4" w:space="0" w:color="000000"/>
            </w:tcBorders>
          </w:tcPr>
          <w:p w14:paraId="052A260B" w14:textId="77777777" w:rsidR="000C32B1" w:rsidRPr="0002100F" w:rsidRDefault="000C32B1" w:rsidP="00816528">
            <w:pPr>
              <w:pStyle w:val="BodyText"/>
              <w:rPr>
                <w:ins w:id="590" w:author="Kurt Elliason" w:date="2026-06-08T14:51:00Z" w16du:dateUtc="2026-06-08T19:51:00Z"/>
              </w:rPr>
            </w:pPr>
            <w:ins w:id="591" w:author="Kurt Elliason" w:date="2026-06-08T14:51:00Z" w16du:dateUtc="2026-06-08T19:51:00Z">
              <w:r w:rsidRPr="0002100F">
                <w:t xml:space="preserve">The following actors may play the role of </w:t>
              </w:r>
              <w:r w:rsidRPr="0002100F">
                <w:rPr>
                  <w:iCs/>
                </w:rPr>
                <w:t>Producer</w:t>
              </w:r>
              <w:r w:rsidRPr="0002100F">
                <w:t>:</w:t>
              </w:r>
            </w:ins>
          </w:p>
          <w:p w14:paraId="3D02364F" w14:textId="77777777" w:rsidR="000C32B1" w:rsidRPr="0002100F" w:rsidRDefault="000C32B1" w:rsidP="00816528">
            <w:pPr>
              <w:pStyle w:val="BodyText"/>
              <w:ind w:left="720"/>
              <w:rPr>
                <w:ins w:id="592" w:author="Kurt Elliason" w:date="2026-06-08T14:51:00Z" w16du:dateUtc="2026-06-08T19:51:00Z"/>
                <w:b/>
              </w:rPr>
            </w:pPr>
            <w:ins w:id="593" w:author="Kurt Elliason" w:date="2026-06-08T14:51:00Z" w16du:dateUtc="2026-06-08T19:51:00Z">
              <w:r w:rsidRPr="0002100F">
                <w:rPr>
                  <w:iCs/>
                </w:rPr>
                <w:t>Location Observation Reporter (LOR)</w:t>
              </w:r>
            </w:ins>
          </w:p>
        </w:tc>
      </w:tr>
      <w:tr w:rsidR="000C32B1" w:rsidRPr="0002100F" w14:paraId="70FECAB1" w14:textId="77777777" w:rsidTr="00816528">
        <w:trPr>
          <w:jc w:val="center"/>
          <w:ins w:id="594" w:author="Kurt Elliason" w:date="2026-06-08T14:51:00Z" w16du:dateUtc="2026-06-08T19:51:00Z"/>
        </w:trPr>
        <w:tc>
          <w:tcPr>
            <w:tcW w:w="1270" w:type="dxa"/>
            <w:tcBorders>
              <w:top w:val="single" w:sz="4" w:space="0" w:color="000000"/>
              <w:left w:val="single" w:sz="4" w:space="0" w:color="000000"/>
              <w:bottom w:val="single" w:sz="4" w:space="0" w:color="000000"/>
            </w:tcBorders>
          </w:tcPr>
          <w:p w14:paraId="6E66C63A" w14:textId="77777777" w:rsidR="000C32B1" w:rsidRPr="0002100F" w:rsidRDefault="000C32B1" w:rsidP="00816528">
            <w:pPr>
              <w:pStyle w:val="BodyText"/>
              <w:rPr>
                <w:ins w:id="595" w:author="Kurt Elliason" w:date="2026-06-08T14:51:00Z" w16du:dateUtc="2026-06-08T19:51:00Z"/>
              </w:rPr>
            </w:pPr>
            <w:ins w:id="596" w:author="Kurt Elliason" w:date="2026-06-08T14:51:00Z" w16du:dateUtc="2026-06-08T19:51:00Z">
              <w:r w:rsidRPr="0002100F">
                <w:rPr>
                  <w:b/>
                </w:rPr>
                <w:t>Role:</w:t>
              </w:r>
            </w:ins>
          </w:p>
        </w:tc>
        <w:tc>
          <w:tcPr>
            <w:tcW w:w="5445" w:type="dxa"/>
            <w:tcBorders>
              <w:top w:val="single" w:sz="4" w:space="0" w:color="000000"/>
              <w:left w:val="single" w:sz="4" w:space="0" w:color="000000"/>
              <w:bottom w:val="single" w:sz="4" w:space="0" w:color="000000"/>
              <w:right w:val="single" w:sz="4" w:space="0" w:color="000000"/>
            </w:tcBorders>
          </w:tcPr>
          <w:p w14:paraId="77CF911C" w14:textId="77777777" w:rsidR="000C32B1" w:rsidRPr="0002100F" w:rsidRDefault="000C32B1" w:rsidP="00816528">
            <w:pPr>
              <w:pStyle w:val="BodyText"/>
              <w:rPr>
                <w:ins w:id="597" w:author="Kurt Elliason" w:date="2026-06-08T14:51:00Z" w16du:dateUtc="2026-06-08T19:51:00Z"/>
                <w:b/>
              </w:rPr>
            </w:pPr>
            <w:ins w:id="598" w:author="Kurt Elliason" w:date="2026-06-08T14:51:00Z" w16du:dateUtc="2026-06-08T19:51:00Z">
              <w:r w:rsidRPr="0002100F">
                <w:t>Consumer</w:t>
              </w:r>
            </w:ins>
          </w:p>
        </w:tc>
      </w:tr>
      <w:tr w:rsidR="000C32B1" w:rsidRPr="0002100F" w14:paraId="5475B431" w14:textId="77777777" w:rsidTr="00816528">
        <w:trPr>
          <w:jc w:val="center"/>
          <w:ins w:id="599" w:author="Kurt Elliason" w:date="2026-06-08T14:51:00Z" w16du:dateUtc="2026-06-08T19:51:00Z"/>
        </w:trPr>
        <w:tc>
          <w:tcPr>
            <w:tcW w:w="1270" w:type="dxa"/>
            <w:tcBorders>
              <w:top w:val="single" w:sz="4" w:space="0" w:color="000000"/>
              <w:left w:val="single" w:sz="4" w:space="0" w:color="000000"/>
              <w:bottom w:val="single" w:sz="4" w:space="0" w:color="000000"/>
            </w:tcBorders>
          </w:tcPr>
          <w:p w14:paraId="79B2DB50" w14:textId="77777777" w:rsidR="000C32B1" w:rsidRPr="0002100F" w:rsidRDefault="000C32B1" w:rsidP="00816528">
            <w:pPr>
              <w:pStyle w:val="BodyText"/>
              <w:rPr>
                <w:ins w:id="600" w:author="Kurt Elliason" w:date="2026-06-08T14:51:00Z" w16du:dateUtc="2026-06-08T19:51:00Z"/>
              </w:rPr>
            </w:pPr>
            <w:ins w:id="601" w:author="Kurt Elliason" w:date="2026-06-08T14:51:00Z" w16du:dateUtc="2026-06-08T19:51:00Z">
              <w:r w:rsidRPr="0002100F">
                <w:rPr>
                  <w:b/>
                </w:rPr>
                <w:t>Actor(s):</w:t>
              </w:r>
            </w:ins>
          </w:p>
        </w:tc>
        <w:tc>
          <w:tcPr>
            <w:tcW w:w="5445" w:type="dxa"/>
            <w:tcBorders>
              <w:top w:val="single" w:sz="4" w:space="0" w:color="000000"/>
              <w:left w:val="single" w:sz="4" w:space="0" w:color="000000"/>
              <w:bottom w:val="single" w:sz="4" w:space="0" w:color="000000"/>
              <w:right w:val="single" w:sz="4" w:space="0" w:color="000000"/>
            </w:tcBorders>
          </w:tcPr>
          <w:p w14:paraId="5D94855F" w14:textId="77777777" w:rsidR="000C32B1" w:rsidRPr="0002100F" w:rsidRDefault="000C32B1" w:rsidP="00816528">
            <w:pPr>
              <w:pStyle w:val="BodyText"/>
              <w:rPr>
                <w:ins w:id="602" w:author="Kurt Elliason" w:date="2026-06-08T14:51:00Z" w16du:dateUtc="2026-06-08T19:51:00Z"/>
              </w:rPr>
            </w:pPr>
            <w:ins w:id="603" w:author="Kurt Elliason" w:date="2026-06-08T14:51:00Z" w16du:dateUtc="2026-06-08T19:51:00Z">
              <w:r w:rsidRPr="0002100F">
                <w:t>The following actors may play the role of Consumer:</w:t>
              </w:r>
            </w:ins>
          </w:p>
          <w:p w14:paraId="25CD6A5A" w14:textId="77777777" w:rsidR="000C32B1" w:rsidRPr="0002100F" w:rsidRDefault="000C32B1" w:rsidP="00816528">
            <w:pPr>
              <w:pStyle w:val="BodyText"/>
              <w:ind w:left="720"/>
              <w:rPr>
                <w:ins w:id="604" w:author="Kurt Elliason" w:date="2026-06-08T14:51:00Z" w16du:dateUtc="2026-06-08T19:51:00Z"/>
              </w:rPr>
            </w:pPr>
            <w:ins w:id="605" w:author="Kurt Elliason" w:date="2026-06-08T14:51:00Z" w16du:dateUtc="2026-06-08T19:51:00Z">
              <w:r w:rsidRPr="0002100F">
                <w:t>Location Observation Consumer (LOC)</w:t>
              </w:r>
            </w:ins>
          </w:p>
        </w:tc>
      </w:tr>
    </w:tbl>
    <w:p w14:paraId="428EB02A" w14:textId="77777777" w:rsidR="000C32B1" w:rsidRPr="0002100F" w:rsidRDefault="000C32B1" w:rsidP="000C32B1">
      <w:pPr>
        <w:pStyle w:val="BodyText"/>
        <w:rPr>
          <w:ins w:id="606" w:author="Kurt Elliason" w:date="2026-06-08T14:51:00Z" w16du:dateUtc="2026-06-08T19:51:00Z"/>
        </w:rPr>
      </w:pPr>
      <w:bookmarkStart w:id="607" w:name="_Toc390935432"/>
      <w:bookmarkStart w:id="608" w:name="_Toc390935939"/>
      <w:bookmarkStart w:id="609" w:name="_Toc390936214"/>
      <w:bookmarkStart w:id="610" w:name="_Toc390936631"/>
    </w:p>
    <w:p w14:paraId="77091877" w14:textId="77777777" w:rsidR="000C32B1" w:rsidRPr="0002100F" w:rsidRDefault="000C32B1" w:rsidP="000C32B1">
      <w:pPr>
        <w:pStyle w:val="Heading3"/>
        <w:numPr>
          <w:ilvl w:val="0"/>
          <w:numId w:val="0"/>
        </w:numPr>
        <w:rPr>
          <w:ins w:id="611" w:author="Kurt Elliason" w:date="2026-06-08T14:51:00Z" w16du:dateUtc="2026-06-08T19:51:00Z"/>
        </w:rPr>
      </w:pPr>
      <w:bookmarkStart w:id="612" w:name="_Toc131750419"/>
      <w:ins w:id="613" w:author="Kurt Elliason" w:date="2026-06-08T14:51:00Z" w16du:dateUtc="2026-06-08T19:51:00Z">
        <w:r w:rsidRPr="0002100F">
          <w:t>3.16.3 Referenced Standards</w:t>
        </w:r>
        <w:bookmarkEnd w:id="607"/>
        <w:bookmarkEnd w:id="608"/>
        <w:bookmarkEnd w:id="609"/>
        <w:bookmarkEnd w:id="610"/>
        <w:bookmarkEnd w:id="612"/>
      </w:ins>
    </w:p>
    <w:p w14:paraId="32FC8BEF" w14:textId="77777777" w:rsidR="000C32B1" w:rsidRPr="0002100F" w:rsidRDefault="000C32B1" w:rsidP="000C32B1">
      <w:pPr>
        <w:pStyle w:val="BodyText"/>
        <w:rPr>
          <w:ins w:id="614" w:author="Kurt Elliason" w:date="2026-06-08T14:51:00Z" w16du:dateUtc="2026-06-08T19:51:00Z"/>
          <w:i/>
        </w:rPr>
      </w:pPr>
      <w:ins w:id="615" w:author="Kurt Elliason" w:date="2026-06-08T14:51:00Z" w16du:dateUtc="2026-06-08T19:51:00Z">
        <w:r w:rsidRPr="0002100F">
          <w:t xml:space="preserve">HL7 </w:t>
        </w:r>
        <w:commentRangeStart w:id="616"/>
        <w:r w:rsidRPr="0002100F">
          <w:t xml:space="preserve">v2.6, </w:t>
        </w:r>
      </w:ins>
      <w:commentRangeEnd w:id="616"/>
      <w:r w:rsidRPr="0002100F">
        <w:rPr>
          <w:rStyle w:val="CommentReference"/>
          <w:sz w:val="24"/>
          <w:szCs w:val="20"/>
        </w:rPr>
        <w:commentReference w:id="616"/>
      </w:r>
      <w:ins w:id="617" w:author="Kurt Elliason" w:date="2026-06-08T14:51:00Z" w16du:dateUtc="2026-06-08T19:51:00Z">
        <w:r w:rsidRPr="0002100F">
          <w:t>Chapter 7 Observations and v2.7, Chapter 7 Observations for the PRT segment</w:t>
        </w:r>
        <w:r>
          <w:t>, transitioning to v2.9.x once published for new trigger/template.</w:t>
        </w:r>
      </w:ins>
    </w:p>
    <w:p w14:paraId="1D912FA9" w14:textId="77777777" w:rsidR="000C32B1" w:rsidRPr="0002100F" w:rsidRDefault="000C32B1" w:rsidP="000C32B1">
      <w:pPr>
        <w:pStyle w:val="BodyText"/>
        <w:rPr>
          <w:ins w:id="618" w:author="Kurt Elliason" w:date="2026-06-08T14:51:00Z" w16du:dateUtc="2026-06-08T19:51:00Z"/>
        </w:rPr>
      </w:pPr>
      <w:ins w:id="619" w:author="Kurt Elliason" w:date="2026-06-08T14:51:00Z" w16du:dateUtc="2026-06-08T19:51:00Z">
        <w:r w:rsidRPr="0002100F">
          <w:t>IEEE 11073-10101</w:t>
        </w:r>
        <w:r>
          <w:t>, minimally version B,</w:t>
        </w:r>
        <w:r w:rsidRPr="0002100F">
          <w:t xml:space="preserve"> with additional MDC/REFID values not yet in the standard (as identified by MDCX indicated value of zero and the interim REFID values).</w:t>
        </w:r>
      </w:ins>
    </w:p>
    <w:p w14:paraId="65DE2615" w14:textId="77777777" w:rsidR="000C32B1" w:rsidRPr="0002100F" w:rsidRDefault="000C32B1" w:rsidP="000C32B1">
      <w:pPr>
        <w:pStyle w:val="BodyText"/>
        <w:rPr>
          <w:ins w:id="620" w:author="Kurt Elliason" w:date="2026-06-08T14:51:00Z" w16du:dateUtc="2026-06-08T19:51:00Z"/>
        </w:rPr>
      </w:pPr>
      <w:ins w:id="621" w:author="Kurt Elliason" w:date="2026-06-08T14:51:00Z" w16du:dateUtc="2026-06-08T19:51:00Z">
        <w:r w:rsidRPr="0002100F">
          <w:t>Identification of some observation identifications (MDC &amp; REFID) might not be currently defined in Rosetta Terminology Mapping (RTM) or in IEEE 11073-10101 Nomenclature in which case a submission will be required. These are maintained external to this profile and thus have a low probability of new change propo</w:t>
        </w:r>
        <w:r>
          <w:t>s</w:t>
        </w:r>
        <w:r w:rsidRPr="0002100F">
          <w:t>als to this profile</w:t>
        </w:r>
        <w:r>
          <w:t xml:space="preserve">. </w:t>
        </w:r>
        <w:r w:rsidRPr="0002100F">
          <w:t>After values are assigned</w:t>
        </w:r>
        <w:r>
          <w:t>,</w:t>
        </w:r>
        <w:r w:rsidRPr="0002100F">
          <w:t xml:space="preserve"> they appear in the current version of Rosetta Terminology Mapping Management System (RTMMS) prior to being balloted for an update to the standard. Once assigned</w:t>
        </w:r>
        <w:r>
          <w:t>,</w:t>
        </w:r>
        <w:r w:rsidRPr="0002100F">
          <w:t xml:space="preserve"> official values implementations shall use the assigned values.</w:t>
        </w:r>
      </w:ins>
    </w:p>
    <w:p w14:paraId="1667DC9B" w14:textId="77777777" w:rsidR="000C32B1" w:rsidRPr="0002100F" w:rsidRDefault="000C32B1" w:rsidP="000C32B1">
      <w:pPr>
        <w:pStyle w:val="BodyText"/>
        <w:rPr>
          <w:ins w:id="622" w:author="Kurt Elliason" w:date="2026-06-08T14:51:00Z" w16du:dateUtc="2026-06-08T19:51:00Z"/>
        </w:rPr>
      </w:pPr>
      <w:ins w:id="623" w:author="Kurt Elliason" w:date="2026-06-08T14:51:00Z" w16du:dateUtc="2026-06-08T19:51:00Z">
        <w:r w:rsidRPr="0002100F">
          <w:t>Below is a mapping table with an indication as to whether or not the REFID string changed from the trial to the allocated values</w:t>
        </w:r>
        <w:r>
          <w:t xml:space="preserve">. </w:t>
        </w:r>
        <w:r w:rsidRPr="0002100F">
          <w:t>To reduce transcription errors, table content has been kept to a minimum</w:t>
        </w:r>
        <w:r>
          <w:t xml:space="preserve">. </w:t>
        </w:r>
        <w:r w:rsidRPr="0002100F">
          <w:t>For additional details, such as value descriptions, units of measure, partition codes, and enumerations, refer to the IEEE 11073-10101 standard (normative and balloted versions) or RTMMS.</w:t>
        </w:r>
      </w:ins>
    </w:p>
    <w:p w14:paraId="2986EC25" w14:textId="77777777" w:rsidR="000C32B1" w:rsidRPr="0002100F" w:rsidRDefault="000C32B1" w:rsidP="000C32B1">
      <w:pPr>
        <w:pStyle w:val="TableTitle"/>
        <w:rPr>
          <w:ins w:id="624" w:author="Kurt Elliason" w:date="2026-06-08T14:51:00Z" w16du:dateUtc="2026-06-08T19:51:00Z"/>
        </w:rPr>
      </w:pPr>
      <w:ins w:id="625" w:author="Kurt Elliason" w:date="2026-06-08T14:51:00Z" w16du:dateUtc="2026-06-08T19:51:00Z">
        <w:r w:rsidRPr="0002100F">
          <w:t>Table 3.16.3-1: IEEE Nomenclature Mapping from preliminary to assigned</w:t>
        </w:r>
      </w:ins>
    </w:p>
    <w:tbl>
      <w:tblPr>
        <w:tblStyle w:val="TableGrid"/>
        <w:tblW w:w="10106" w:type="dxa"/>
        <w:tblLook w:val="04A0" w:firstRow="1" w:lastRow="0" w:firstColumn="1" w:lastColumn="0" w:noHBand="0" w:noVBand="1"/>
      </w:tblPr>
      <w:tblGrid>
        <w:gridCol w:w="4460"/>
        <w:gridCol w:w="4620"/>
        <w:gridCol w:w="1216"/>
      </w:tblGrid>
      <w:tr w:rsidR="000C32B1" w14:paraId="169A1847" w14:textId="77777777" w:rsidTr="00816528">
        <w:trPr>
          <w:cantSplit/>
          <w:tblHeader/>
          <w:ins w:id="626" w:author="Kurt Elliason" w:date="2026-06-08T14:51:00Z" w16du:dateUtc="2026-06-08T19:51:00Z"/>
        </w:trPr>
        <w:tc>
          <w:tcPr>
            <w:tcW w:w="4460" w:type="dxa"/>
            <w:shd w:val="clear" w:color="auto" w:fill="D9D9D9" w:themeFill="background1" w:themeFillShade="D9"/>
            <w:vAlign w:val="center"/>
          </w:tcPr>
          <w:p w14:paraId="381E0602" w14:textId="77777777" w:rsidR="000C32B1" w:rsidRDefault="000C32B1" w:rsidP="00816528">
            <w:pPr>
              <w:pStyle w:val="TableEntryHeader"/>
              <w:rPr>
                <w:ins w:id="627" w:author="Kurt Elliason" w:date="2026-06-08T14:51:00Z" w16du:dateUtc="2026-06-08T19:51:00Z"/>
              </w:rPr>
            </w:pPr>
            <w:ins w:id="628" w:author="Kurt Elliason" w:date="2026-06-08T14:51:00Z" w16du:dateUtc="2026-06-08T19:51:00Z">
              <w:r w:rsidRPr="0002100F">
                <w:t>Trial Values</w:t>
              </w:r>
            </w:ins>
          </w:p>
        </w:tc>
        <w:tc>
          <w:tcPr>
            <w:tcW w:w="4430" w:type="dxa"/>
            <w:shd w:val="clear" w:color="auto" w:fill="D9D9D9" w:themeFill="background1" w:themeFillShade="D9"/>
            <w:vAlign w:val="center"/>
          </w:tcPr>
          <w:p w14:paraId="72D947E6" w14:textId="77777777" w:rsidR="000C32B1" w:rsidRDefault="000C32B1" w:rsidP="00816528">
            <w:pPr>
              <w:pStyle w:val="TableEntryHeader"/>
              <w:rPr>
                <w:ins w:id="629" w:author="Kurt Elliason" w:date="2026-06-08T14:51:00Z" w16du:dateUtc="2026-06-08T19:51:00Z"/>
              </w:rPr>
            </w:pPr>
            <w:ins w:id="630" w:author="Kurt Elliason" w:date="2026-06-08T14:51:00Z" w16du:dateUtc="2026-06-08T19:51:00Z">
              <w:r w:rsidRPr="0002100F">
                <w:t>Allocated Values</w:t>
              </w:r>
            </w:ins>
          </w:p>
        </w:tc>
        <w:tc>
          <w:tcPr>
            <w:tcW w:w="1216" w:type="dxa"/>
            <w:shd w:val="clear" w:color="auto" w:fill="D9D9D9" w:themeFill="background1" w:themeFillShade="D9"/>
            <w:vAlign w:val="center"/>
          </w:tcPr>
          <w:p w14:paraId="14A84635" w14:textId="77777777" w:rsidR="000C32B1" w:rsidRDefault="000C32B1" w:rsidP="00816528">
            <w:pPr>
              <w:pStyle w:val="TableEntryHeader"/>
              <w:rPr>
                <w:ins w:id="631" w:author="Kurt Elliason" w:date="2026-06-08T14:51:00Z" w16du:dateUtc="2026-06-08T19:51:00Z"/>
              </w:rPr>
            </w:pPr>
            <w:ins w:id="632" w:author="Kurt Elliason" w:date="2026-06-08T14:51:00Z" w16du:dateUtc="2026-06-08T19:51:00Z">
              <w:r w:rsidRPr="0002100F">
                <w:t>Changed</w:t>
              </w:r>
            </w:ins>
          </w:p>
        </w:tc>
      </w:tr>
      <w:tr w:rsidR="000C32B1" w14:paraId="390517AC" w14:textId="77777777" w:rsidTr="00816528">
        <w:trPr>
          <w:ins w:id="633" w:author="Kurt Elliason" w:date="2026-06-08T14:51:00Z" w16du:dateUtc="2026-06-08T19:51:00Z"/>
        </w:trPr>
        <w:tc>
          <w:tcPr>
            <w:tcW w:w="4460" w:type="dxa"/>
          </w:tcPr>
          <w:p w14:paraId="30A21809" w14:textId="77777777" w:rsidR="000C32B1" w:rsidRDefault="000C32B1" w:rsidP="00816528">
            <w:pPr>
              <w:pStyle w:val="TableEntry"/>
              <w:rPr>
                <w:ins w:id="634" w:author="Kurt Elliason" w:date="2026-06-08T14:51:00Z" w16du:dateUtc="2026-06-08T19:51:00Z"/>
              </w:rPr>
            </w:pPr>
            <w:ins w:id="635" w:author="Kurt Elliason" w:date="2026-06-08T14:51:00Z" w16du:dateUtc="2026-06-08T19:51:00Z">
              <w:r w:rsidRPr="003262D1">
                <w:t>0^MDCX_EVT_LS_DEVICE</w:t>
              </w:r>
            </w:ins>
          </w:p>
        </w:tc>
        <w:tc>
          <w:tcPr>
            <w:tcW w:w="4430" w:type="dxa"/>
          </w:tcPr>
          <w:p w14:paraId="5580EC9B" w14:textId="77777777" w:rsidR="000C32B1" w:rsidRDefault="000C32B1" w:rsidP="00816528">
            <w:pPr>
              <w:pStyle w:val="TableEntry"/>
              <w:rPr>
                <w:ins w:id="636" w:author="Kurt Elliason" w:date="2026-06-08T14:51:00Z" w16du:dateUtc="2026-06-08T19:51:00Z"/>
              </w:rPr>
            </w:pPr>
            <w:ins w:id="637" w:author="Kurt Elliason" w:date="2026-06-08T14:51:00Z" w16du:dateUtc="2026-06-08T19:51:00Z">
              <w:r w:rsidRPr="003262D1">
                <w:t>203776^MDC_EVT_LS_DEVICE^MDC</w:t>
              </w:r>
            </w:ins>
          </w:p>
        </w:tc>
        <w:tc>
          <w:tcPr>
            <w:tcW w:w="1216" w:type="dxa"/>
            <w:vAlign w:val="center"/>
          </w:tcPr>
          <w:p w14:paraId="4E01E042" w14:textId="77777777" w:rsidR="000C32B1" w:rsidRDefault="000C32B1" w:rsidP="00816528">
            <w:pPr>
              <w:pStyle w:val="TableEntry"/>
              <w:rPr>
                <w:ins w:id="638" w:author="Kurt Elliason" w:date="2026-06-08T14:51:00Z" w16du:dateUtc="2026-06-08T19:51:00Z"/>
              </w:rPr>
            </w:pPr>
            <w:ins w:id="639" w:author="Kurt Elliason" w:date="2026-06-08T14:51:00Z" w16du:dateUtc="2026-06-08T19:51:00Z">
              <w:r w:rsidRPr="003262D1">
                <w:t>N</w:t>
              </w:r>
            </w:ins>
          </w:p>
        </w:tc>
      </w:tr>
      <w:tr w:rsidR="000C32B1" w14:paraId="579BC111" w14:textId="77777777" w:rsidTr="00816528">
        <w:trPr>
          <w:ins w:id="640" w:author="Kurt Elliason" w:date="2026-06-08T14:51:00Z" w16du:dateUtc="2026-06-08T19:51:00Z"/>
        </w:trPr>
        <w:tc>
          <w:tcPr>
            <w:tcW w:w="4460" w:type="dxa"/>
          </w:tcPr>
          <w:p w14:paraId="1369F735" w14:textId="77777777" w:rsidR="000C32B1" w:rsidRDefault="000C32B1" w:rsidP="00816528">
            <w:pPr>
              <w:pStyle w:val="TableEntry"/>
              <w:rPr>
                <w:ins w:id="641" w:author="Kurt Elliason" w:date="2026-06-08T14:51:00Z" w16du:dateUtc="2026-06-08T19:51:00Z"/>
              </w:rPr>
            </w:pPr>
            <w:ins w:id="642" w:author="Kurt Elliason" w:date="2026-06-08T14:51:00Z" w16du:dateUtc="2026-06-08T19:51:00Z">
              <w:r w:rsidRPr="003262D1">
                <w:t>0^MDCX_EVT_LS_PERSON</w:t>
              </w:r>
            </w:ins>
          </w:p>
        </w:tc>
        <w:tc>
          <w:tcPr>
            <w:tcW w:w="4430" w:type="dxa"/>
          </w:tcPr>
          <w:p w14:paraId="633D57EF" w14:textId="77777777" w:rsidR="000C32B1" w:rsidRDefault="000C32B1" w:rsidP="00816528">
            <w:pPr>
              <w:pStyle w:val="TableEntry"/>
              <w:rPr>
                <w:ins w:id="643" w:author="Kurt Elliason" w:date="2026-06-08T14:51:00Z" w16du:dateUtc="2026-06-08T19:51:00Z"/>
              </w:rPr>
            </w:pPr>
            <w:ins w:id="644" w:author="Kurt Elliason" w:date="2026-06-08T14:51:00Z" w16du:dateUtc="2026-06-08T19:51:00Z">
              <w:r w:rsidRPr="003262D1">
                <w:t>203778^MDC_EVT_LS_PERSON^MDC</w:t>
              </w:r>
            </w:ins>
          </w:p>
        </w:tc>
        <w:tc>
          <w:tcPr>
            <w:tcW w:w="1216" w:type="dxa"/>
            <w:vAlign w:val="center"/>
          </w:tcPr>
          <w:p w14:paraId="4363680E" w14:textId="77777777" w:rsidR="000C32B1" w:rsidRDefault="000C32B1" w:rsidP="00816528">
            <w:pPr>
              <w:pStyle w:val="TableEntry"/>
              <w:rPr>
                <w:ins w:id="645" w:author="Kurt Elliason" w:date="2026-06-08T14:51:00Z" w16du:dateUtc="2026-06-08T19:51:00Z"/>
              </w:rPr>
            </w:pPr>
            <w:ins w:id="646" w:author="Kurt Elliason" w:date="2026-06-08T14:51:00Z" w16du:dateUtc="2026-06-08T19:51:00Z">
              <w:r w:rsidRPr="003262D1">
                <w:t>N</w:t>
              </w:r>
            </w:ins>
          </w:p>
        </w:tc>
      </w:tr>
      <w:tr w:rsidR="000C32B1" w14:paraId="7A524171" w14:textId="77777777" w:rsidTr="00816528">
        <w:trPr>
          <w:ins w:id="647" w:author="Kurt Elliason" w:date="2026-06-08T14:51:00Z" w16du:dateUtc="2026-06-08T19:51:00Z"/>
        </w:trPr>
        <w:tc>
          <w:tcPr>
            <w:tcW w:w="4460" w:type="dxa"/>
          </w:tcPr>
          <w:p w14:paraId="0D4A9D2B" w14:textId="77777777" w:rsidR="000C32B1" w:rsidRDefault="000C32B1" w:rsidP="00816528">
            <w:pPr>
              <w:pStyle w:val="TableEntry"/>
              <w:rPr>
                <w:ins w:id="648" w:author="Kurt Elliason" w:date="2026-06-08T14:51:00Z" w16du:dateUtc="2026-06-08T19:51:00Z"/>
              </w:rPr>
            </w:pPr>
            <w:ins w:id="649" w:author="Kurt Elliason" w:date="2026-06-08T14:51:00Z" w16du:dateUtc="2026-06-08T19:51:00Z">
              <w:r w:rsidRPr="003262D1">
                <w:t>0^MDCX_LS_ATTR_NAME^MDC</w:t>
              </w:r>
            </w:ins>
          </w:p>
        </w:tc>
        <w:tc>
          <w:tcPr>
            <w:tcW w:w="4430" w:type="dxa"/>
          </w:tcPr>
          <w:p w14:paraId="027C34FF" w14:textId="77777777" w:rsidR="000C32B1" w:rsidRDefault="000C32B1" w:rsidP="00816528">
            <w:pPr>
              <w:pStyle w:val="TableEntry"/>
              <w:rPr>
                <w:ins w:id="650" w:author="Kurt Elliason" w:date="2026-06-08T14:51:00Z" w16du:dateUtc="2026-06-08T19:51:00Z"/>
              </w:rPr>
            </w:pPr>
            <w:ins w:id="651" w:author="Kurt Elliason" w:date="2026-06-08T14:51:00Z" w16du:dateUtc="2026-06-08T19:51:00Z">
              <w:r w:rsidRPr="003262D1">
                <w:t>68512^MDC_ATTR_LS_NAME^MDC</w:t>
              </w:r>
            </w:ins>
          </w:p>
        </w:tc>
        <w:tc>
          <w:tcPr>
            <w:tcW w:w="1216" w:type="dxa"/>
            <w:vAlign w:val="center"/>
          </w:tcPr>
          <w:p w14:paraId="7209BADA" w14:textId="77777777" w:rsidR="000C32B1" w:rsidRDefault="000C32B1" w:rsidP="00816528">
            <w:pPr>
              <w:pStyle w:val="TableEntry"/>
              <w:rPr>
                <w:ins w:id="652" w:author="Kurt Elliason" w:date="2026-06-08T14:51:00Z" w16du:dateUtc="2026-06-08T19:51:00Z"/>
              </w:rPr>
            </w:pPr>
            <w:ins w:id="653" w:author="Kurt Elliason" w:date="2026-06-08T14:51:00Z" w16du:dateUtc="2026-06-08T19:51:00Z">
              <w:r w:rsidRPr="003262D1">
                <w:t>Y</w:t>
              </w:r>
            </w:ins>
          </w:p>
        </w:tc>
      </w:tr>
      <w:tr w:rsidR="000C32B1" w14:paraId="4CA47F09" w14:textId="77777777" w:rsidTr="00816528">
        <w:trPr>
          <w:ins w:id="654" w:author="Kurt Elliason" w:date="2026-06-08T14:51:00Z" w16du:dateUtc="2026-06-08T19:51:00Z"/>
        </w:trPr>
        <w:tc>
          <w:tcPr>
            <w:tcW w:w="4460" w:type="dxa"/>
          </w:tcPr>
          <w:p w14:paraId="40A593BF" w14:textId="77777777" w:rsidR="000C32B1" w:rsidRDefault="000C32B1" w:rsidP="00816528">
            <w:pPr>
              <w:pStyle w:val="TableEntry"/>
              <w:rPr>
                <w:ins w:id="655" w:author="Kurt Elliason" w:date="2026-06-08T14:51:00Z" w16du:dateUtc="2026-06-08T19:51:00Z"/>
              </w:rPr>
            </w:pPr>
            <w:ins w:id="656" w:author="Kurt Elliason" w:date="2026-06-08T14:51:00Z" w16du:dateUtc="2026-06-08T19:51:00Z">
              <w:r w:rsidRPr="003262D1">
                <w:t>0^MDCX_LS_ATTR_LOCATION^MDC</w:t>
              </w:r>
            </w:ins>
          </w:p>
        </w:tc>
        <w:tc>
          <w:tcPr>
            <w:tcW w:w="4430" w:type="dxa"/>
          </w:tcPr>
          <w:p w14:paraId="2B21DE6E" w14:textId="77777777" w:rsidR="000C32B1" w:rsidRDefault="000C32B1" w:rsidP="00816528">
            <w:pPr>
              <w:pStyle w:val="TableEntry"/>
              <w:rPr>
                <w:ins w:id="657" w:author="Kurt Elliason" w:date="2026-06-08T14:51:00Z" w16du:dateUtc="2026-06-08T19:51:00Z"/>
              </w:rPr>
            </w:pPr>
            <w:ins w:id="658" w:author="Kurt Elliason" w:date="2026-06-08T14:51:00Z" w16du:dateUtc="2026-06-08T19:51:00Z">
              <w:r w:rsidRPr="003262D1">
                <w:t>68513^MDC_ ATTR_LS_LOCATION^MDC</w:t>
              </w:r>
            </w:ins>
          </w:p>
        </w:tc>
        <w:tc>
          <w:tcPr>
            <w:tcW w:w="1216" w:type="dxa"/>
            <w:vAlign w:val="center"/>
          </w:tcPr>
          <w:p w14:paraId="4D5EE5D8" w14:textId="77777777" w:rsidR="000C32B1" w:rsidRDefault="000C32B1" w:rsidP="00816528">
            <w:pPr>
              <w:pStyle w:val="TableEntry"/>
              <w:rPr>
                <w:ins w:id="659" w:author="Kurt Elliason" w:date="2026-06-08T14:51:00Z" w16du:dateUtc="2026-06-08T19:51:00Z"/>
              </w:rPr>
            </w:pPr>
            <w:ins w:id="660" w:author="Kurt Elliason" w:date="2026-06-08T14:51:00Z" w16du:dateUtc="2026-06-08T19:51:00Z">
              <w:r w:rsidRPr="003262D1">
                <w:t>Y</w:t>
              </w:r>
            </w:ins>
          </w:p>
        </w:tc>
      </w:tr>
      <w:tr w:rsidR="000C32B1" w14:paraId="14810A5B" w14:textId="77777777" w:rsidTr="00816528">
        <w:trPr>
          <w:ins w:id="661" w:author="Kurt Elliason" w:date="2026-06-08T14:51:00Z" w16du:dateUtc="2026-06-08T19:51:00Z"/>
        </w:trPr>
        <w:tc>
          <w:tcPr>
            <w:tcW w:w="4460" w:type="dxa"/>
          </w:tcPr>
          <w:p w14:paraId="5DAA67DD" w14:textId="77777777" w:rsidR="000C32B1" w:rsidRDefault="000C32B1" w:rsidP="00816528">
            <w:pPr>
              <w:pStyle w:val="TableEntry"/>
              <w:rPr>
                <w:ins w:id="662" w:author="Kurt Elliason" w:date="2026-06-08T14:51:00Z" w16du:dateUtc="2026-06-08T19:51:00Z"/>
              </w:rPr>
            </w:pPr>
            <w:ins w:id="663" w:author="Kurt Elliason" w:date="2026-06-08T14:51:00Z" w16du:dateUtc="2026-06-08T19:51:00Z">
              <w:r w:rsidRPr="003262D1">
                <w:t>0^MDCX_LS_ATTR_ADDRESS^MDC</w:t>
              </w:r>
            </w:ins>
          </w:p>
        </w:tc>
        <w:tc>
          <w:tcPr>
            <w:tcW w:w="4430" w:type="dxa"/>
          </w:tcPr>
          <w:p w14:paraId="6D5F8331" w14:textId="77777777" w:rsidR="000C32B1" w:rsidRDefault="000C32B1" w:rsidP="00816528">
            <w:pPr>
              <w:pStyle w:val="TableEntry"/>
              <w:rPr>
                <w:ins w:id="664" w:author="Kurt Elliason" w:date="2026-06-08T14:51:00Z" w16du:dateUtc="2026-06-08T19:51:00Z"/>
              </w:rPr>
            </w:pPr>
            <w:ins w:id="665" w:author="Kurt Elliason" w:date="2026-06-08T14:51:00Z" w16du:dateUtc="2026-06-08T19:51:00Z">
              <w:r w:rsidRPr="003262D1">
                <w:t>68514^MDC_ATTR_LS_ADDRESS^MDC</w:t>
              </w:r>
            </w:ins>
          </w:p>
        </w:tc>
        <w:tc>
          <w:tcPr>
            <w:tcW w:w="1216" w:type="dxa"/>
            <w:vAlign w:val="center"/>
          </w:tcPr>
          <w:p w14:paraId="0438DCF3" w14:textId="77777777" w:rsidR="000C32B1" w:rsidRDefault="000C32B1" w:rsidP="00816528">
            <w:pPr>
              <w:pStyle w:val="TableEntry"/>
              <w:rPr>
                <w:ins w:id="666" w:author="Kurt Elliason" w:date="2026-06-08T14:51:00Z" w16du:dateUtc="2026-06-08T19:51:00Z"/>
              </w:rPr>
            </w:pPr>
            <w:ins w:id="667" w:author="Kurt Elliason" w:date="2026-06-08T14:51:00Z" w16du:dateUtc="2026-06-08T19:51:00Z">
              <w:r w:rsidRPr="003262D1">
                <w:t>Y</w:t>
              </w:r>
            </w:ins>
          </w:p>
        </w:tc>
      </w:tr>
      <w:tr w:rsidR="000C32B1" w14:paraId="2E40A738" w14:textId="77777777" w:rsidTr="00816528">
        <w:trPr>
          <w:ins w:id="668" w:author="Kurt Elliason" w:date="2026-06-08T14:51:00Z" w16du:dateUtc="2026-06-08T19:51:00Z"/>
        </w:trPr>
        <w:tc>
          <w:tcPr>
            <w:tcW w:w="4460" w:type="dxa"/>
          </w:tcPr>
          <w:p w14:paraId="357701C0" w14:textId="77777777" w:rsidR="000C32B1" w:rsidRDefault="000C32B1" w:rsidP="00816528">
            <w:pPr>
              <w:pStyle w:val="TableEntry"/>
              <w:rPr>
                <w:ins w:id="669" w:author="Kurt Elliason" w:date="2026-06-08T14:51:00Z" w16du:dateUtc="2026-06-08T19:51:00Z"/>
              </w:rPr>
            </w:pPr>
            <w:ins w:id="670" w:author="Kurt Elliason" w:date="2026-06-08T14:51:00Z" w16du:dateUtc="2026-06-08T19:51:00Z">
              <w:r w:rsidRPr="003262D1">
                <w:t>none</w:t>
              </w:r>
            </w:ins>
          </w:p>
        </w:tc>
        <w:tc>
          <w:tcPr>
            <w:tcW w:w="4430" w:type="dxa"/>
          </w:tcPr>
          <w:p w14:paraId="318B0189" w14:textId="77777777" w:rsidR="000C32B1" w:rsidRDefault="000C32B1" w:rsidP="00816528">
            <w:pPr>
              <w:pStyle w:val="TableEntry"/>
              <w:rPr>
                <w:ins w:id="671" w:author="Kurt Elliason" w:date="2026-06-08T14:51:00Z" w16du:dateUtc="2026-06-08T19:51:00Z"/>
              </w:rPr>
            </w:pPr>
            <w:ins w:id="672" w:author="Kurt Elliason" w:date="2026-06-08T14:51:00Z" w16du:dateUtc="2026-06-08T19:51:00Z">
              <w:r w:rsidRPr="003262D1">
                <w:t>68515^MDC_ATTR_LS_PHASE^MDC</w:t>
              </w:r>
            </w:ins>
          </w:p>
        </w:tc>
        <w:tc>
          <w:tcPr>
            <w:tcW w:w="1216" w:type="dxa"/>
            <w:vAlign w:val="center"/>
          </w:tcPr>
          <w:p w14:paraId="3CC6B5FE" w14:textId="77777777" w:rsidR="000C32B1" w:rsidRDefault="000C32B1" w:rsidP="00816528">
            <w:pPr>
              <w:pStyle w:val="TableEntry"/>
              <w:rPr>
                <w:ins w:id="673" w:author="Kurt Elliason" w:date="2026-06-08T14:51:00Z" w16du:dateUtc="2026-06-08T19:51:00Z"/>
              </w:rPr>
            </w:pPr>
            <w:ins w:id="674" w:author="Kurt Elliason" w:date="2026-06-08T14:51:00Z" w16du:dateUtc="2026-06-08T19:51:00Z">
              <w:r w:rsidRPr="003262D1">
                <w:t>N</w:t>
              </w:r>
            </w:ins>
          </w:p>
        </w:tc>
      </w:tr>
      <w:tr w:rsidR="000C32B1" w14:paraId="396CF8A7" w14:textId="77777777" w:rsidTr="00816528">
        <w:trPr>
          <w:ins w:id="675" w:author="Kurt Elliason" w:date="2026-06-08T14:51:00Z" w16du:dateUtc="2026-06-08T19:51:00Z"/>
        </w:trPr>
        <w:tc>
          <w:tcPr>
            <w:tcW w:w="4460" w:type="dxa"/>
          </w:tcPr>
          <w:p w14:paraId="015BCFF0" w14:textId="77777777" w:rsidR="000C32B1" w:rsidRDefault="000C32B1" w:rsidP="00816528">
            <w:pPr>
              <w:pStyle w:val="TableEntry"/>
              <w:rPr>
                <w:ins w:id="676" w:author="Kurt Elliason" w:date="2026-06-08T14:51:00Z" w16du:dateUtc="2026-06-08T19:51:00Z"/>
              </w:rPr>
            </w:pPr>
            <w:ins w:id="677" w:author="Kurt Elliason" w:date="2026-06-08T14:51:00Z" w16du:dateUtc="2026-06-08T19:51:00Z">
              <w:r w:rsidRPr="003262D1">
                <w:t>0^MDCX_LS_ATTR_REF_NAME^MDC</w:t>
              </w:r>
            </w:ins>
          </w:p>
        </w:tc>
        <w:tc>
          <w:tcPr>
            <w:tcW w:w="4430" w:type="dxa"/>
          </w:tcPr>
          <w:p w14:paraId="3A44CD54" w14:textId="77777777" w:rsidR="000C32B1" w:rsidRDefault="000C32B1" w:rsidP="00816528">
            <w:pPr>
              <w:pStyle w:val="TableEntry"/>
              <w:rPr>
                <w:ins w:id="678" w:author="Kurt Elliason" w:date="2026-06-08T14:51:00Z" w16du:dateUtc="2026-06-08T19:51:00Z"/>
              </w:rPr>
            </w:pPr>
            <w:ins w:id="679" w:author="Kurt Elliason" w:date="2026-06-08T14:51:00Z" w16du:dateUtc="2026-06-08T19:51:00Z">
              <w:r w:rsidRPr="003262D1">
                <w:t>68517^MDC_ATTR_LS_REF_NAME^MDC</w:t>
              </w:r>
            </w:ins>
          </w:p>
        </w:tc>
        <w:tc>
          <w:tcPr>
            <w:tcW w:w="1216" w:type="dxa"/>
            <w:vAlign w:val="center"/>
          </w:tcPr>
          <w:p w14:paraId="7C85F09F" w14:textId="77777777" w:rsidR="000C32B1" w:rsidRDefault="000C32B1" w:rsidP="00816528">
            <w:pPr>
              <w:pStyle w:val="TableEntry"/>
              <w:rPr>
                <w:ins w:id="680" w:author="Kurt Elliason" w:date="2026-06-08T14:51:00Z" w16du:dateUtc="2026-06-08T19:51:00Z"/>
              </w:rPr>
            </w:pPr>
            <w:ins w:id="681" w:author="Kurt Elliason" w:date="2026-06-08T14:51:00Z" w16du:dateUtc="2026-06-08T19:51:00Z">
              <w:r w:rsidRPr="003262D1">
                <w:t>Y</w:t>
              </w:r>
            </w:ins>
          </w:p>
        </w:tc>
      </w:tr>
      <w:tr w:rsidR="000C32B1" w14:paraId="186DE3A2" w14:textId="77777777" w:rsidTr="00816528">
        <w:trPr>
          <w:ins w:id="682" w:author="Kurt Elliason" w:date="2026-06-08T14:51:00Z" w16du:dateUtc="2026-06-08T19:51:00Z"/>
        </w:trPr>
        <w:tc>
          <w:tcPr>
            <w:tcW w:w="4460" w:type="dxa"/>
          </w:tcPr>
          <w:p w14:paraId="248BDFEF" w14:textId="77777777" w:rsidR="000C32B1" w:rsidRDefault="000C32B1" w:rsidP="00816528">
            <w:pPr>
              <w:pStyle w:val="TableEntry"/>
              <w:rPr>
                <w:ins w:id="683" w:author="Kurt Elliason" w:date="2026-06-08T14:51:00Z" w16du:dateUtc="2026-06-08T19:51:00Z"/>
              </w:rPr>
            </w:pPr>
            <w:ins w:id="684" w:author="Kurt Elliason" w:date="2026-06-08T14:51:00Z" w16du:dateUtc="2026-06-08T19:51:00Z">
              <w:r w:rsidRPr="0002100F">
                <w:t>none</w:t>
              </w:r>
            </w:ins>
          </w:p>
        </w:tc>
        <w:tc>
          <w:tcPr>
            <w:tcW w:w="4430" w:type="dxa"/>
          </w:tcPr>
          <w:p w14:paraId="251A8F52" w14:textId="77777777" w:rsidR="000C32B1" w:rsidRDefault="000C32B1" w:rsidP="00816528">
            <w:pPr>
              <w:pStyle w:val="TableEntry"/>
              <w:rPr>
                <w:ins w:id="685" w:author="Kurt Elliason" w:date="2026-06-08T14:51:00Z" w16du:dateUtc="2026-06-08T19:51:00Z"/>
              </w:rPr>
            </w:pPr>
            <w:ins w:id="686" w:author="Kurt Elliason" w:date="2026-06-08T14:51:00Z" w16du:dateUtc="2026-06-08T19:51:00Z">
              <w:r w:rsidRPr="0002100F">
                <w:t>68518^MDC_ATTR_LS_REF_GPS^MDC</w:t>
              </w:r>
            </w:ins>
          </w:p>
        </w:tc>
        <w:tc>
          <w:tcPr>
            <w:tcW w:w="1216" w:type="dxa"/>
            <w:vAlign w:val="center"/>
          </w:tcPr>
          <w:p w14:paraId="06F8F8CF" w14:textId="77777777" w:rsidR="000C32B1" w:rsidRDefault="000C32B1" w:rsidP="00816528">
            <w:pPr>
              <w:pStyle w:val="TableEntry"/>
              <w:rPr>
                <w:ins w:id="687" w:author="Kurt Elliason" w:date="2026-06-08T14:51:00Z" w16du:dateUtc="2026-06-08T19:51:00Z"/>
              </w:rPr>
            </w:pPr>
            <w:ins w:id="688" w:author="Kurt Elliason" w:date="2026-06-08T14:51:00Z" w16du:dateUtc="2026-06-08T19:51:00Z">
              <w:r w:rsidRPr="0002100F">
                <w:t>N</w:t>
              </w:r>
            </w:ins>
          </w:p>
        </w:tc>
      </w:tr>
      <w:tr w:rsidR="000C32B1" w14:paraId="72061F4A" w14:textId="77777777" w:rsidTr="00816528">
        <w:trPr>
          <w:ins w:id="689" w:author="Kurt Elliason" w:date="2026-06-08T14:51:00Z" w16du:dateUtc="2026-06-08T19:51:00Z"/>
        </w:trPr>
        <w:tc>
          <w:tcPr>
            <w:tcW w:w="4460" w:type="dxa"/>
          </w:tcPr>
          <w:p w14:paraId="4AC28DCD" w14:textId="77777777" w:rsidR="000C32B1" w:rsidRDefault="000C32B1" w:rsidP="00816528">
            <w:pPr>
              <w:pStyle w:val="TableEntry"/>
              <w:rPr>
                <w:ins w:id="690" w:author="Kurt Elliason" w:date="2026-06-08T14:51:00Z" w16du:dateUtc="2026-06-08T19:51:00Z"/>
              </w:rPr>
            </w:pPr>
            <w:ins w:id="691" w:author="Kurt Elliason" w:date="2026-06-08T14:51:00Z" w16du:dateUtc="2026-06-08T19:51:00Z">
              <w:r w:rsidRPr="0002100F">
                <w:lastRenderedPageBreak/>
                <w:t>none</w:t>
              </w:r>
            </w:ins>
          </w:p>
        </w:tc>
        <w:tc>
          <w:tcPr>
            <w:tcW w:w="4430" w:type="dxa"/>
          </w:tcPr>
          <w:p w14:paraId="24C6C40C" w14:textId="77777777" w:rsidR="000C32B1" w:rsidRDefault="000C32B1" w:rsidP="00816528">
            <w:pPr>
              <w:pStyle w:val="TableEntry"/>
              <w:rPr>
                <w:ins w:id="692" w:author="Kurt Elliason" w:date="2026-06-08T14:51:00Z" w16du:dateUtc="2026-06-08T19:51:00Z"/>
              </w:rPr>
            </w:pPr>
            <w:ins w:id="693" w:author="Kurt Elliason" w:date="2026-06-08T14:51:00Z" w16du:dateUtc="2026-06-08T19:51:00Z">
              <w:r w:rsidRPr="0002100F">
                <w:t>68519^MDC_ATTR_LS_REF_GPS_LAT^MDC</w:t>
              </w:r>
            </w:ins>
          </w:p>
        </w:tc>
        <w:tc>
          <w:tcPr>
            <w:tcW w:w="1216" w:type="dxa"/>
            <w:vAlign w:val="center"/>
          </w:tcPr>
          <w:p w14:paraId="785BBA47" w14:textId="77777777" w:rsidR="000C32B1" w:rsidRDefault="000C32B1" w:rsidP="00816528">
            <w:pPr>
              <w:pStyle w:val="TableEntry"/>
              <w:rPr>
                <w:ins w:id="694" w:author="Kurt Elliason" w:date="2026-06-08T14:51:00Z" w16du:dateUtc="2026-06-08T19:51:00Z"/>
              </w:rPr>
            </w:pPr>
            <w:ins w:id="695" w:author="Kurt Elliason" w:date="2026-06-08T14:51:00Z" w16du:dateUtc="2026-06-08T19:51:00Z">
              <w:r w:rsidRPr="0002100F">
                <w:t>N</w:t>
              </w:r>
            </w:ins>
          </w:p>
        </w:tc>
      </w:tr>
      <w:tr w:rsidR="000C32B1" w14:paraId="746A5DD6" w14:textId="77777777" w:rsidTr="00816528">
        <w:trPr>
          <w:ins w:id="696" w:author="Kurt Elliason" w:date="2026-06-08T14:51:00Z" w16du:dateUtc="2026-06-08T19:51:00Z"/>
        </w:trPr>
        <w:tc>
          <w:tcPr>
            <w:tcW w:w="4460" w:type="dxa"/>
          </w:tcPr>
          <w:p w14:paraId="6FEB507E" w14:textId="77777777" w:rsidR="000C32B1" w:rsidRDefault="000C32B1" w:rsidP="00816528">
            <w:pPr>
              <w:pStyle w:val="TableEntry"/>
              <w:rPr>
                <w:ins w:id="697" w:author="Kurt Elliason" w:date="2026-06-08T14:51:00Z" w16du:dateUtc="2026-06-08T19:51:00Z"/>
              </w:rPr>
            </w:pPr>
            <w:ins w:id="698" w:author="Kurt Elliason" w:date="2026-06-08T14:51:00Z" w16du:dateUtc="2026-06-08T19:51:00Z">
              <w:r w:rsidRPr="0002100F">
                <w:t>none</w:t>
              </w:r>
            </w:ins>
          </w:p>
        </w:tc>
        <w:tc>
          <w:tcPr>
            <w:tcW w:w="4430" w:type="dxa"/>
          </w:tcPr>
          <w:p w14:paraId="317BE04B" w14:textId="77777777" w:rsidR="000C32B1" w:rsidRDefault="000C32B1" w:rsidP="00816528">
            <w:pPr>
              <w:pStyle w:val="TableEntry"/>
              <w:rPr>
                <w:ins w:id="699" w:author="Kurt Elliason" w:date="2026-06-08T14:51:00Z" w16du:dateUtc="2026-06-08T19:51:00Z"/>
              </w:rPr>
            </w:pPr>
            <w:ins w:id="700" w:author="Kurt Elliason" w:date="2026-06-08T14:51:00Z" w16du:dateUtc="2026-06-08T19:51:00Z">
              <w:r w:rsidRPr="0002100F">
                <w:t>68520^MDC_ATTR_LS_REF_GPS_LON^MDC</w:t>
              </w:r>
            </w:ins>
          </w:p>
        </w:tc>
        <w:tc>
          <w:tcPr>
            <w:tcW w:w="1216" w:type="dxa"/>
            <w:vAlign w:val="center"/>
          </w:tcPr>
          <w:p w14:paraId="78587416" w14:textId="77777777" w:rsidR="000C32B1" w:rsidRDefault="000C32B1" w:rsidP="00816528">
            <w:pPr>
              <w:pStyle w:val="TableEntry"/>
              <w:rPr>
                <w:ins w:id="701" w:author="Kurt Elliason" w:date="2026-06-08T14:51:00Z" w16du:dateUtc="2026-06-08T19:51:00Z"/>
              </w:rPr>
            </w:pPr>
            <w:ins w:id="702" w:author="Kurt Elliason" w:date="2026-06-08T14:51:00Z" w16du:dateUtc="2026-06-08T19:51:00Z">
              <w:r w:rsidRPr="0002100F">
                <w:t>N</w:t>
              </w:r>
            </w:ins>
          </w:p>
        </w:tc>
      </w:tr>
      <w:tr w:rsidR="000C32B1" w14:paraId="6A8EF28F" w14:textId="77777777" w:rsidTr="00816528">
        <w:trPr>
          <w:ins w:id="703" w:author="Kurt Elliason" w:date="2026-06-08T14:51:00Z" w16du:dateUtc="2026-06-08T19:51:00Z"/>
        </w:trPr>
        <w:tc>
          <w:tcPr>
            <w:tcW w:w="4460" w:type="dxa"/>
          </w:tcPr>
          <w:p w14:paraId="2F9EBFAC" w14:textId="77777777" w:rsidR="000C32B1" w:rsidRDefault="000C32B1" w:rsidP="00816528">
            <w:pPr>
              <w:pStyle w:val="TableEntry"/>
              <w:rPr>
                <w:ins w:id="704" w:author="Kurt Elliason" w:date="2026-06-08T14:51:00Z" w16du:dateUtc="2026-06-08T19:51:00Z"/>
              </w:rPr>
            </w:pPr>
            <w:ins w:id="705" w:author="Kurt Elliason" w:date="2026-06-08T14:51:00Z" w16du:dateUtc="2026-06-08T19:51:00Z">
              <w:r w:rsidRPr="0002100F">
                <w:t>none</w:t>
              </w:r>
            </w:ins>
          </w:p>
        </w:tc>
        <w:tc>
          <w:tcPr>
            <w:tcW w:w="4430" w:type="dxa"/>
          </w:tcPr>
          <w:p w14:paraId="782BF6BB" w14:textId="77777777" w:rsidR="000C32B1" w:rsidRDefault="000C32B1" w:rsidP="00816528">
            <w:pPr>
              <w:pStyle w:val="TableEntry"/>
              <w:rPr>
                <w:ins w:id="706" w:author="Kurt Elliason" w:date="2026-06-08T14:51:00Z" w16du:dateUtc="2026-06-08T19:51:00Z"/>
              </w:rPr>
            </w:pPr>
            <w:ins w:id="707" w:author="Kurt Elliason" w:date="2026-06-08T14:51:00Z" w16du:dateUtc="2026-06-08T19:51:00Z">
              <w:r w:rsidRPr="0002100F">
                <w:t>68521^MDC_ATTR_LS_REF_GPS_ALT^MDC</w:t>
              </w:r>
            </w:ins>
          </w:p>
        </w:tc>
        <w:tc>
          <w:tcPr>
            <w:tcW w:w="1216" w:type="dxa"/>
            <w:vAlign w:val="center"/>
          </w:tcPr>
          <w:p w14:paraId="49A56E8D" w14:textId="77777777" w:rsidR="000C32B1" w:rsidRDefault="000C32B1" w:rsidP="00816528">
            <w:pPr>
              <w:pStyle w:val="TableEntry"/>
              <w:rPr>
                <w:ins w:id="708" w:author="Kurt Elliason" w:date="2026-06-08T14:51:00Z" w16du:dateUtc="2026-06-08T19:51:00Z"/>
              </w:rPr>
            </w:pPr>
            <w:ins w:id="709" w:author="Kurt Elliason" w:date="2026-06-08T14:51:00Z" w16du:dateUtc="2026-06-08T19:51:00Z">
              <w:r w:rsidRPr="0002100F">
                <w:t>N</w:t>
              </w:r>
            </w:ins>
          </w:p>
        </w:tc>
      </w:tr>
      <w:tr w:rsidR="000C32B1" w14:paraId="50956024" w14:textId="77777777" w:rsidTr="00816528">
        <w:trPr>
          <w:ins w:id="710" w:author="Kurt Elliason" w:date="2026-06-08T14:51:00Z" w16du:dateUtc="2026-06-08T19:51:00Z"/>
        </w:trPr>
        <w:tc>
          <w:tcPr>
            <w:tcW w:w="4460" w:type="dxa"/>
          </w:tcPr>
          <w:p w14:paraId="08FC41E7" w14:textId="77777777" w:rsidR="000C32B1" w:rsidRDefault="000C32B1" w:rsidP="00816528">
            <w:pPr>
              <w:pStyle w:val="TableEntry"/>
              <w:rPr>
                <w:ins w:id="711" w:author="Kurt Elliason" w:date="2026-06-08T14:51:00Z" w16du:dateUtc="2026-06-08T19:51:00Z"/>
              </w:rPr>
            </w:pPr>
            <w:ins w:id="712" w:author="Kurt Elliason" w:date="2026-06-08T14:51:00Z" w16du:dateUtc="2026-06-08T19:51:00Z">
              <w:r w:rsidRPr="0002100F">
                <w:t>none</w:t>
              </w:r>
            </w:ins>
          </w:p>
        </w:tc>
        <w:tc>
          <w:tcPr>
            <w:tcW w:w="4430" w:type="dxa"/>
          </w:tcPr>
          <w:p w14:paraId="5078E840" w14:textId="77777777" w:rsidR="000C32B1" w:rsidRDefault="000C32B1" w:rsidP="00816528">
            <w:pPr>
              <w:pStyle w:val="TableEntry"/>
              <w:rPr>
                <w:ins w:id="713" w:author="Kurt Elliason" w:date="2026-06-08T14:51:00Z" w16du:dateUtc="2026-06-08T19:51:00Z"/>
              </w:rPr>
            </w:pPr>
            <w:ins w:id="714" w:author="Kurt Elliason" w:date="2026-06-08T14:51:00Z" w16du:dateUtc="2026-06-08T19:51:00Z">
              <w:r w:rsidRPr="0002100F">
                <w:t>68522^MDC_ATTR_LS_REF_GPS_BEARING^MDC</w:t>
              </w:r>
            </w:ins>
          </w:p>
        </w:tc>
        <w:tc>
          <w:tcPr>
            <w:tcW w:w="1216" w:type="dxa"/>
            <w:vAlign w:val="center"/>
          </w:tcPr>
          <w:p w14:paraId="4972B4F8" w14:textId="77777777" w:rsidR="000C32B1" w:rsidRDefault="000C32B1" w:rsidP="00816528">
            <w:pPr>
              <w:pStyle w:val="TableEntry"/>
              <w:rPr>
                <w:ins w:id="715" w:author="Kurt Elliason" w:date="2026-06-08T14:51:00Z" w16du:dateUtc="2026-06-08T19:51:00Z"/>
              </w:rPr>
            </w:pPr>
            <w:ins w:id="716" w:author="Kurt Elliason" w:date="2026-06-08T14:51:00Z" w16du:dateUtc="2026-06-08T19:51:00Z">
              <w:r w:rsidRPr="0002100F">
                <w:t>N</w:t>
              </w:r>
            </w:ins>
          </w:p>
        </w:tc>
      </w:tr>
      <w:tr w:rsidR="000C32B1" w14:paraId="3327D372" w14:textId="77777777" w:rsidTr="00816528">
        <w:trPr>
          <w:ins w:id="717" w:author="Kurt Elliason" w:date="2026-06-08T14:51:00Z" w16du:dateUtc="2026-06-08T19:51:00Z"/>
        </w:trPr>
        <w:tc>
          <w:tcPr>
            <w:tcW w:w="4460" w:type="dxa"/>
          </w:tcPr>
          <w:p w14:paraId="0D961AF3" w14:textId="77777777" w:rsidR="000C32B1" w:rsidRDefault="000C32B1" w:rsidP="00816528">
            <w:pPr>
              <w:pStyle w:val="TableEntry"/>
              <w:rPr>
                <w:ins w:id="718" w:author="Kurt Elliason" w:date="2026-06-08T14:51:00Z" w16du:dateUtc="2026-06-08T19:51:00Z"/>
              </w:rPr>
            </w:pPr>
            <w:ins w:id="719" w:author="Kurt Elliason" w:date="2026-06-08T14:51:00Z" w16du:dateUtc="2026-06-08T19:51:00Z">
              <w:r w:rsidRPr="0002100F">
                <w:t>none</w:t>
              </w:r>
            </w:ins>
          </w:p>
        </w:tc>
        <w:tc>
          <w:tcPr>
            <w:tcW w:w="4430" w:type="dxa"/>
          </w:tcPr>
          <w:p w14:paraId="529495E5" w14:textId="77777777" w:rsidR="000C32B1" w:rsidRDefault="000C32B1" w:rsidP="00816528">
            <w:pPr>
              <w:pStyle w:val="TableEntry"/>
              <w:rPr>
                <w:ins w:id="720" w:author="Kurt Elliason" w:date="2026-06-08T14:51:00Z" w16du:dateUtc="2026-06-08T19:51:00Z"/>
              </w:rPr>
            </w:pPr>
            <w:ins w:id="721" w:author="Kurt Elliason" w:date="2026-06-08T14:51:00Z" w16du:dateUtc="2026-06-08T19:51:00Z">
              <w:r w:rsidRPr="0002100F">
                <w:t>68523^MDC_ATTR_LS_REF LIMITS^MDC</w:t>
              </w:r>
            </w:ins>
          </w:p>
        </w:tc>
        <w:tc>
          <w:tcPr>
            <w:tcW w:w="1216" w:type="dxa"/>
            <w:vAlign w:val="center"/>
          </w:tcPr>
          <w:p w14:paraId="2947662F" w14:textId="77777777" w:rsidR="000C32B1" w:rsidRDefault="000C32B1" w:rsidP="00816528">
            <w:pPr>
              <w:pStyle w:val="TableEntry"/>
              <w:rPr>
                <w:ins w:id="722" w:author="Kurt Elliason" w:date="2026-06-08T14:51:00Z" w16du:dateUtc="2026-06-08T19:51:00Z"/>
              </w:rPr>
            </w:pPr>
            <w:ins w:id="723" w:author="Kurt Elliason" w:date="2026-06-08T14:51:00Z" w16du:dateUtc="2026-06-08T19:51:00Z">
              <w:r w:rsidRPr="0002100F">
                <w:t>N</w:t>
              </w:r>
            </w:ins>
          </w:p>
        </w:tc>
      </w:tr>
      <w:tr w:rsidR="000C32B1" w14:paraId="590C6EC2" w14:textId="77777777" w:rsidTr="00816528">
        <w:trPr>
          <w:ins w:id="724" w:author="Kurt Elliason" w:date="2026-06-08T14:51:00Z" w16du:dateUtc="2026-06-08T19:51:00Z"/>
        </w:trPr>
        <w:tc>
          <w:tcPr>
            <w:tcW w:w="4460" w:type="dxa"/>
          </w:tcPr>
          <w:p w14:paraId="19E78300" w14:textId="77777777" w:rsidR="000C32B1" w:rsidRDefault="000C32B1" w:rsidP="00816528">
            <w:pPr>
              <w:pStyle w:val="TableEntry"/>
              <w:rPr>
                <w:ins w:id="725" w:author="Kurt Elliason" w:date="2026-06-08T14:51:00Z" w16du:dateUtc="2026-06-08T19:51:00Z"/>
              </w:rPr>
            </w:pPr>
            <w:ins w:id="726" w:author="Kurt Elliason" w:date="2026-06-08T14:51:00Z" w16du:dateUtc="2026-06-08T19:51:00Z">
              <w:r w:rsidRPr="0002100F">
                <w:t>none</w:t>
              </w:r>
            </w:ins>
          </w:p>
        </w:tc>
        <w:tc>
          <w:tcPr>
            <w:tcW w:w="4430" w:type="dxa"/>
          </w:tcPr>
          <w:p w14:paraId="61994E85" w14:textId="77777777" w:rsidR="000C32B1" w:rsidRDefault="000C32B1" w:rsidP="00816528">
            <w:pPr>
              <w:pStyle w:val="TableEntry"/>
              <w:rPr>
                <w:ins w:id="727" w:author="Kurt Elliason" w:date="2026-06-08T14:51:00Z" w16du:dateUtc="2026-06-08T19:51:00Z"/>
              </w:rPr>
            </w:pPr>
            <w:ins w:id="728" w:author="Kurt Elliason" w:date="2026-06-08T14:51:00Z" w16du:dateUtc="2026-06-08T19:51:00Z">
              <w:r w:rsidRPr="0002100F">
                <w:t>68524^MDC_ATTR_LS_COORD_XYZ^MDC</w:t>
              </w:r>
            </w:ins>
          </w:p>
        </w:tc>
        <w:tc>
          <w:tcPr>
            <w:tcW w:w="1216" w:type="dxa"/>
            <w:vAlign w:val="center"/>
          </w:tcPr>
          <w:p w14:paraId="51663502" w14:textId="77777777" w:rsidR="000C32B1" w:rsidRDefault="000C32B1" w:rsidP="00816528">
            <w:pPr>
              <w:pStyle w:val="TableEntry"/>
              <w:rPr>
                <w:ins w:id="729" w:author="Kurt Elliason" w:date="2026-06-08T14:51:00Z" w16du:dateUtc="2026-06-08T19:51:00Z"/>
              </w:rPr>
            </w:pPr>
            <w:ins w:id="730" w:author="Kurt Elliason" w:date="2026-06-08T14:51:00Z" w16du:dateUtc="2026-06-08T19:51:00Z">
              <w:r w:rsidRPr="0002100F">
                <w:t>N</w:t>
              </w:r>
            </w:ins>
          </w:p>
        </w:tc>
      </w:tr>
      <w:tr w:rsidR="000C32B1" w14:paraId="2010F681" w14:textId="77777777" w:rsidTr="00816528">
        <w:trPr>
          <w:ins w:id="731" w:author="Kurt Elliason" w:date="2026-06-08T14:51:00Z" w16du:dateUtc="2026-06-08T19:51:00Z"/>
        </w:trPr>
        <w:tc>
          <w:tcPr>
            <w:tcW w:w="4460" w:type="dxa"/>
          </w:tcPr>
          <w:p w14:paraId="4D01EAEF" w14:textId="77777777" w:rsidR="000C32B1" w:rsidRDefault="000C32B1" w:rsidP="00816528">
            <w:pPr>
              <w:pStyle w:val="TableEntry"/>
              <w:rPr>
                <w:ins w:id="732" w:author="Kurt Elliason" w:date="2026-06-08T14:51:00Z" w16du:dateUtc="2026-06-08T19:51:00Z"/>
              </w:rPr>
            </w:pPr>
            <w:ins w:id="733" w:author="Kurt Elliason" w:date="2026-06-08T14:51:00Z" w16du:dateUtc="2026-06-08T19:51:00Z">
              <w:r w:rsidRPr="0002100F">
                <w:t>0^MDCX_LS_ATTR_COORD_X^MDC</w:t>
              </w:r>
            </w:ins>
          </w:p>
        </w:tc>
        <w:tc>
          <w:tcPr>
            <w:tcW w:w="4430" w:type="dxa"/>
          </w:tcPr>
          <w:p w14:paraId="5D9EA039" w14:textId="77777777" w:rsidR="000C32B1" w:rsidRDefault="000C32B1" w:rsidP="00816528">
            <w:pPr>
              <w:pStyle w:val="TableEntry"/>
              <w:rPr>
                <w:ins w:id="734" w:author="Kurt Elliason" w:date="2026-06-08T14:51:00Z" w16du:dateUtc="2026-06-08T19:51:00Z"/>
              </w:rPr>
            </w:pPr>
            <w:ins w:id="735" w:author="Kurt Elliason" w:date="2026-06-08T14:51:00Z" w16du:dateUtc="2026-06-08T19:51:00Z">
              <w:r w:rsidRPr="0002100F">
                <w:t>68525^MDC_ATTR_LS_COORD_X^MDC</w:t>
              </w:r>
            </w:ins>
          </w:p>
        </w:tc>
        <w:tc>
          <w:tcPr>
            <w:tcW w:w="1216" w:type="dxa"/>
            <w:vAlign w:val="center"/>
          </w:tcPr>
          <w:p w14:paraId="29759CE6" w14:textId="77777777" w:rsidR="000C32B1" w:rsidRDefault="000C32B1" w:rsidP="00816528">
            <w:pPr>
              <w:pStyle w:val="TableEntry"/>
              <w:rPr>
                <w:ins w:id="736" w:author="Kurt Elliason" w:date="2026-06-08T14:51:00Z" w16du:dateUtc="2026-06-08T19:51:00Z"/>
              </w:rPr>
            </w:pPr>
            <w:ins w:id="737" w:author="Kurt Elliason" w:date="2026-06-08T14:51:00Z" w16du:dateUtc="2026-06-08T19:51:00Z">
              <w:r w:rsidRPr="0002100F">
                <w:t>Y</w:t>
              </w:r>
            </w:ins>
          </w:p>
        </w:tc>
      </w:tr>
      <w:tr w:rsidR="000C32B1" w14:paraId="19796B36" w14:textId="77777777" w:rsidTr="00816528">
        <w:trPr>
          <w:ins w:id="738" w:author="Kurt Elliason" w:date="2026-06-08T14:51:00Z" w16du:dateUtc="2026-06-08T19:51:00Z"/>
        </w:trPr>
        <w:tc>
          <w:tcPr>
            <w:tcW w:w="4460" w:type="dxa"/>
          </w:tcPr>
          <w:p w14:paraId="45CD6943" w14:textId="77777777" w:rsidR="000C32B1" w:rsidRDefault="000C32B1" w:rsidP="00816528">
            <w:pPr>
              <w:pStyle w:val="TableEntry"/>
              <w:rPr>
                <w:ins w:id="739" w:author="Kurt Elliason" w:date="2026-06-08T14:51:00Z" w16du:dateUtc="2026-06-08T19:51:00Z"/>
              </w:rPr>
            </w:pPr>
            <w:ins w:id="740" w:author="Kurt Elliason" w:date="2026-06-08T14:51:00Z" w16du:dateUtc="2026-06-08T19:51:00Z">
              <w:r w:rsidRPr="0002100F">
                <w:t>0^MDCX_LS_ATTR_COORD_Y^MDC</w:t>
              </w:r>
            </w:ins>
          </w:p>
        </w:tc>
        <w:tc>
          <w:tcPr>
            <w:tcW w:w="4430" w:type="dxa"/>
          </w:tcPr>
          <w:p w14:paraId="744C043B" w14:textId="77777777" w:rsidR="000C32B1" w:rsidRDefault="000C32B1" w:rsidP="00816528">
            <w:pPr>
              <w:pStyle w:val="TableEntry"/>
              <w:rPr>
                <w:ins w:id="741" w:author="Kurt Elliason" w:date="2026-06-08T14:51:00Z" w16du:dateUtc="2026-06-08T19:51:00Z"/>
              </w:rPr>
            </w:pPr>
            <w:ins w:id="742" w:author="Kurt Elliason" w:date="2026-06-08T14:51:00Z" w16du:dateUtc="2026-06-08T19:51:00Z">
              <w:r w:rsidRPr="0002100F">
                <w:t>68526^MDC_ATTR_LS_COORD_Y^MDC</w:t>
              </w:r>
            </w:ins>
          </w:p>
        </w:tc>
        <w:tc>
          <w:tcPr>
            <w:tcW w:w="1216" w:type="dxa"/>
            <w:vAlign w:val="center"/>
          </w:tcPr>
          <w:p w14:paraId="234B43EC" w14:textId="77777777" w:rsidR="000C32B1" w:rsidRDefault="000C32B1" w:rsidP="00816528">
            <w:pPr>
              <w:pStyle w:val="TableEntry"/>
              <w:rPr>
                <w:ins w:id="743" w:author="Kurt Elliason" w:date="2026-06-08T14:51:00Z" w16du:dateUtc="2026-06-08T19:51:00Z"/>
              </w:rPr>
            </w:pPr>
            <w:ins w:id="744" w:author="Kurt Elliason" w:date="2026-06-08T14:51:00Z" w16du:dateUtc="2026-06-08T19:51:00Z">
              <w:r w:rsidRPr="0002100F">
                <w:t>Y</w:t>
              </w:r>
            </w:ins>
          </w:p>
        </w:tc>
      </w:tr>
      <w:tr w:rsidR="000C32B1" w14:paraId="0041C38D" w14:textId="77777777" w:rsidTr="00816528">
        <w:trPr>
          <w:ins w:id="745" w:author="Kurt Elliason" w:date="2026-06-08T14:51:00Z" w16du:dateUtc="2026-06-08T19:51:00Z"/>
        </w:trPr>
        <w:tc>
          <w:tcPr>
            <w:tcW w:w="4460" w:type="dxa"/>
          </w:tcPr>
          <w:p w14:paraId="6212AC1D" w14:textId="77777777" w:rsidR="000C32B1" w:rsidRDefault="000C32B1" w:rsidP="00816528">
            <w:pPr>
              <w:pStyle w:val="TableEntry"/>
              <w:rPr>
                <w:ins w:id="746" w:author="Kurt Elliason" w:date="2026-06-08T14:51:00Z" w16du:dateUtc="2026-06-08T19:51:00Z"/>
              </w:rPr>
            </w:pPr>
            <w:ins w:id="747" w:author="Kurt Elliason" w:date="2026-06-08T14:51:00Z" w16du:dateUtc="2026-06-08T19:51:00Z">
              <w:r w:rsidRPr="0002100F">
                <w:t>0^MDCX_LS_ATTR_COORD_Z^MDC</w:t>
              </w:r>
            </w:ins>
          </w:p>
        </w:tc>
        <w:tc>
          <w:tcPr>
            <w:tcW w:w="4430" w:type="dxa"/>
          </w:tcPr>
          <w:p w14:paraId="0161C8E7" w14:textId="77777777" w:rsidR="000C32B1" w:rsidRDefault="000C32B1" w:rsidP="00816528">
            <w:pPr>
              <w:pStyle w:val="TableEntry"/>
              <w:rPr>
                <w:ins w:id="748" w:author="Kurt Elliason" w:date="2026-06-08T14:51:00Z" w16du:dateUtc="2026-06-08T19:51:00Z"/>
              </w:rPr>
            </w:pPr>
            <w:ins w:id="749" w:author="Kurt Elliason" w:date="2026-06-08T14:51:00Z" w16du:dateUtc="2026-06-08T19:51:00Z">
              <w:r w:rsidRPr="0002100F">
                <w:t>68527^MDC_ATTR_LS_COORD_Z^MDC</w:t>
              </w:r>
            </w:ins>
          </w:p>
        </w:tc>
        <w:tc>
          <w:tcPr>
            <w:tcW w:w="1216" w:type="dxa"/>
            <w:vAlign w:val="center"/>
          </w:tcPr>
          <w:p w14:paraId="1F64FCC5" w14:textId="77777777" w:rsidR="000C32B1" w:rsidRDefault="000C32B1" w:rsidP="00816528">
            <w:pPr>
              <w:pStyle w:val="TableEntry"/>
              <w:rPr>
                <w:ins w:id="750" w:author="Kurt Elliason" w:date="2026-06-08T14:51:00Z" w16du:dateUtc="2026-06-08T19:51:00Z"/>
              </w:rPr>
            </w:pPr>
            <w:ins w:id="751" w:author="Kurt Elliason" w:date="2026-06-08T14:51:00Z" w16du:dateUtc="2026-06-08T19:51:00Z">
              <w:r w:rsidRPr="0002100F">
                <w:t>Y</w:t>
              </w:r>
            </w:ins>
          </w:p>
        </w:tc>
      </w:tr>
      <w:tr w:rsidR="000C32B1" w14:paraId="330B1466" w14:textId="77777777" w:rsidTr="00816528">
        <w:trPr>
          <w:ins w:id="752" w:author="Kurt Elliason" w:date="2026-06-08T14:51:00Z" w16du:dateUtc="2026-06-08T19:51:00Z"/>
        </w:trPr>
        <w:tc>
          <w:tcPr>
            <w:tcW w:w="4460" w:type="dxa"/>
          </w:tcPr>
          <w:p w14:paraId="75F796C1" w14:textId="77777777" w:rsidR="000C32B1" w:rsidRPr="0002100F" w:rsidRDefault="000C32B1" w:rsidP="00816528">
            <w:pPr>
              <w:pStyle w:val="TableEntry"/>
              <w:rPr>
                <w:ins w:id="753" w:author="Kurt Elliason" w:date="2026-06-08T14:51:00Z" w16du:dateUtc="2026-06-08T19:51:00Z"/>
              </w:rPr>
            </w:pPr>
            <w:ins w:id="754" w:author="Kurt Elliason" w:date="2026-06-08T14:51:00Z" w16du:dateUtc="2026-06-08T19:51:00Z">
              <w:r>
                <w:t>To be requested</w:t>
              </w:r>
            </w:ins>
          </w:p>
        </w:tc>
        <w:tc>
          <w:tcPr>
            <w:tcW w:w="4430" w:type="dxa"/>
          </w:tcPr>
          <w:p w14:paraId="365F57D9" w14:textId="77777777" w:rsidR="000C32B1" w:rsidRPr="0002100F" w:rsidRDefault="000C32B1" w:rsidP="00816528">
            <w:pPr>
              <w:pStyle w:val="TableEntry"/>
              <w:rPr>
                <w:ins w:id="755" w:author="Kurt Elliason" w:date="2026-06-08T14:51:00Z" w16du:dateUtc="2026-06-08T19:51:00Z"/>
              </w:rPr>
            </w:pPr>
            <w:ins w:id="756" w:author="Kurt Elliason" w:date="2026-06-08T14:51:00Z" w16du:dateUtc="2026-06-08T19:51:00Z">
              <w:r>
                <w:t>0^MDC_ATTR_LS_COORD_XYZ_ROTATION^MDCX</w:t>
              </w:r>
            </w:ins>
          </w:p>
        </w:tc>
        <w:tc>
          <w:tcPr>
            <w:tcW w:w="1216" w:type="dxa"/>
            <w:vAlign w:val="center"/>
          </w:tcPr>
          <w:p w14:paraId="02B9F57B" w14:textId="77777777" w:rsidR="000C32B1" w:rsidRPr="0002100F" w:rsidRDefault="000C32B1" w:rsidP="00816528">
            <w:pPr>
              <w:pStyle w:val="TableEntry"/>
              <w:rPr>
                <w:ins w:id="757" w:author="Kurt Elliason" w:date="2026-06-08T14:51:00Z" w16du:dateUtc="2026-06-08T19:51:00Z"/>
              </w:rPr>
            </w:pPr>
            <w:ins w:id="758" w:author="Kurt Elliason" w:date="2026-06-08T14:51:00Z" w16du:dateUtc="2026-06-08T19:51:00Z">
              <w:r>
                <w:t>-</w:t>
              </w:r>
            </w:ins>
          </w:p>
        </w:tc>
      </w:tr>
      <w:tr w:rsidR="000C32B1" w14:paraId="3DDCC2EA" w14:textId="77777777" w:rsidTr="00816528">
        <w:trPr>
          <w:ins w:id="759" w:author="Kurt Elliason" w:date="2026-06-08T14:51:00Z" w16du:dateUtc="2026-06-08T19:51:00Z"/>
        </w:trPr>
        <w:tc>
          <w:tcPr>
            <w:tcW w:w="4460" w:type="dxa"/>
          </w:tcPr>
          <w:p w14:paraId="4B1A670C" w14:textId="77777777" w:rsidR="000C32B1" w:rsidRDefault="000C32B1" w:rsidP="00816528">
            <w:pPr>
              <w:pStyle w:val="TableEntry"/>
              <w:rPr>
                <w:ins w:id="760" w:author="Kurt Elliason" w:date="2026-06-08T14:51:00Z" w16du:dateUtc="2026-06-08T19:51:00Z"/>
              </w:rPr>
            </w:pPr>
            <w:ins w:id="761" w:author="Kurt Elliason" w:date="2026-06-08T14:51:00Z" w16du:dateUtc="2026-06-08T19:51:00Z">
              <w:r w:rsidRPr="0002100F">
                <w:t>none</w:t>
              </w:r>
            </w:ins>
          </w:p>
        </w:tc>
        <w:tc>
          <w:tcPr>
            <w:tcW w:w="4430" w:type="dxa"/>
          </w:tcPr>
          <w:p w14:paraId="4EF0079B" w14:textId="77777777" w:rsidR="000C32B1" w:rsidRDefault="000C32B1" w:rsidP="00816528">
            <w:pPr>
              <w:pStyle w:val="TableEntry"/>
              <w:rPr>
                <w:ins w:id="762" w:author="Kurt Elliason" w:date="2026-06-08T14:51:00Z" w16du:dateUtc="2026-06-08T19:51:00Z"/>
              </w:rPr>
            </w:pPr>
            <w:ins w:id="763" w:author="Kurt Elliason" w:date="2026-06-08T14:51:00Z" w16du:dateUtc="2026-06-08T19:51:00Z">
              <w:r w:rsidRPr="0002100F">
                <w:t>68528^MDC_ATTR_LS_COORD_XYZ_ACCY^MDC</w:t>
              </w:r>
            </w:ins>
          </w:p>
        </w:tc>
        <w:tc>
          <w:tcPr>
            <w:tcW w:w="1216" w:type="dxa"/>
            <w:vAlign w:val="center"/>
          </w:tcPr>
          <w:p w14:paraId="6960B3C0" w14:textId="77777777" w:rsidR="000C32B1" w:rsidRDefault="000C32B1" w:rsidP="00816528">
            <w:pPr>
              <w:pStyle w:val="TableEntry"/>
              <w:rPr>
                <w:ins w:id="764" w:author="Kurt Elliason" w:date="2026-06-08T14:51:00Z" w16du:dateUtc="2026-06-08T19:51:00Z"/>
              </w:rPr>
            </w:pPr>
            <w:ins w:id="765" w:author="Kurt Elliason" w:date="2026-06-08T14:51:00Z" w16du:dateUtc="2026-06-08T19:51:00Z">
              <w:r w:rsidRPr="0002100F">
                <w:t>N</w:t>
              </w:r>
            </w:ins>
          </w:p>
        </w:tc>
      </w:tr>
      <w:tr w:rsidR="000C32B1" w14:paraId="785D1274" w14:textId="77777777" w:rsidTr="00816528">
        <w:trPr>
          <w:ins w:id="766" w:author="Kurt Elliason" w:date="2026-06-08T14:51:00Z" w16du:dateUtc="2026-06-08T19:51:00Z"/>
        </w:trPr>
        <w:tc>
          <w:tcPr>
            <w:tcW w:w="4460" w:type="dxa"/>
          </w:tcPr>
          <w:p w14:paraId="592E4FA4" w14:textId="77777777" w:rsidR="000C32B1" w:rsidRDefault="000C32B1" w:rsidP="00816528">
            <w:pPr>
              <w:pStyle w:val="TableEntry"/>
              <w:rPr>
                <w:ins w:id="767" w:author="Kurt Elliason" w:date="2026-06-08T14:51:00Z" w16du:dateUtc="2026-06-08T19:51:00Z"/>
              </w:rPr>
            </w:pPr>
            <w:ins w:id="768" w:author="Kurt Elliason" w:date="2026-06-08T14:51:00Z" w16du:dateUtc="2026-06-08T19:51:00Z">
              <w:r w:rsidRPr="0002100F">
                <w:t>0^MDCX_LS_ATTR_COORD_X_ACCURACY^MDC</w:t>
              </w:r>
            </w:ins>
          </w:p>
        </w:tc>
        <w:tc>
          <w:tcPr>
            <w:tcW w:w="4430" w:type="dxa"/>
          </w:tcPr>
          <w:p w14:paraId="60B22F1A" w14:textId="77777777" w:rsidR="000C32B1" w:rsidRDefault="000C32B1" w:rsidP="00816528">
            <w:pPr>
              <w:pStyle w:val="TableEntry"/>
              <w:rPr>
                <w:ins w:id="769" w:author="Kurt Elliason" w:date="2026-06-08T14:51:00Z" w16du:dateUtc="2026-06-08T19:51:00Z"/>
              </w:rPr>
            </w:pPr>
            <w:ins w:id="770" w:author="Kurt Elliason" w:date="2026-06-08T14:51:00Z" w16du:dateUtc="2026-06-08T19:51:00Z">
              <w:r w:rsidRPr="0002100F">
                <w:t>68529^MDC_ATTR_LS_COORD_X_ACCY^MDC</w:t>
              </w:r>
            </w:ins>
          </w:p>
        </w:tc>
        <w:tc>
          <w:tcPr>
            <w:tcW w:w="1216" w:type="dxa"/>
            <w:vAlign w:val="center"/>
          </w:tcPr>
          <w:p w14:paraId="2EC5E132" w14:textId="77777777" w:rsidR="000C32B1" w:rsidRDefault="000C32B1" w:rsidP="00816528">
            <w:pPr>
              <w:pStyle w:val="TableEntry"/>
              <w:rPr>
                <w:ins w:id="771" w:author="Kurt Elliason" w:date="2026-06-08T14:51:00Z" w16du:dateUtc="2026-06-08T19:51:00Z"/>
              </w:rPr>
            </w:pPr>
            <w:ins w:id="772" w:author="Kurt Elliason" w:date="2026-06-08T14:51:00Z" w16du:dateUtc="2026-06-08T19:51:00Z">
              <w:r w:rsidRPr="0002100F">
                <w:t>Y</w:t>
              </w:r>
            </w:ins>
          </w:p>
        </w:tc>
      </w:tr>
      <w:tr w:rsidR="000C32B1" w14:paraId="2F0940F8" w14:textId="77777777" w:rsidTr="00816528">
        <w:trPr>
          <w:ins w:id="773" w:author="Kurt Elliason" w:date="2026-06-08T14:51:00Z" w16du:dateUtc="2026-06-08T19:51:00Z"/>
        </w:trPr>
        <w:tc>
          <w:tcPr>
            <w:tcW w:w="4460" w:type="dxa"/>
          </w:tcPr>
          <w:p w14:paraId="2599DD6F" w14:textId="77777777" w:rsidR="000C32B1" w:rsidRDefault="000C32B1" w:rsidP="00816528">
            <w:pPr>
              <w:pStyle w:val="TableEntry"/>
              <w:rPr>
                <w:ins w:id="774" w:author="Kurt Elliason" w:date="2026-06-08T14:51:00Z" w16du:dateUtc="2026-06-08T19:51:00Z"/>
              </w:rPr>
            </w:pPr>
            <w:ins w:id="775" w:author="Kurt Elliason" w:date="2026-06-08T14:51:00Z" w16du:dateUtc="2026-06-08T19:51:00Z">
              <w:r w:rsidRPr="003262D1">
                <w:t>0^MDCX_LS_ATTR_COORD_Y_ACCURACY^MDC</w:t>
              </w:r>
            </w:ins>
          </w:p>
        </w:tc>
        <w:tc>
          <w:tcPr>
            <w:tcW w:w="4430" w:type="dxa"/>
          </w:tcPr>
          <w:p w14:paraId="1AD0B761" w14:textId="77777777" w:rsidR="000C32B1" w:rsidRDefault="000C32B1" w:rsidP="00816528">
            <w:pPr>
              <w:pStyle w:val="TableEntry"/>
              <w:rPr>
                <w:ins w:id="776" w:author="Kurt Elliason" w:date="2026-06-08T14:51:00Z" w16du:dateUtc="2026-06-08T19:51:00Z"/>
              </w:rPr>
            </w:pPr>
            <w:ins w:id="777" w:author="Kurt Elliason" w:date="2026-06-08T14:51:00Z" w16du:dateUtc="2026-06-08T19:51:00Z">
              <w:r w:rsidRPr="003262D1">
                <w:t>68530^MDC_ATTR_LS_COORD_Y_ACCY^MDC</w:t>
              </w:r>
            </w:ins>
          </w:p>
        </w:tc>
        <w:tc>
          <w:tcPr>
            <w:tcW w:w="1216" w:type="dxa"/>
            <w:vAlign w:val="center"/>
          </w:tcPr>
          <w:p w14:paraId="5417C5BA" w14:textId="77777777" w:rsidR="000C32B1" w:rsidRDefault="000C32B1" w:rsidP="00816528">
            <w:pPr>
              <w:pStyle w:val="TableEntry"/>
              <w:rPr>
                <w:ins w:id="778" w:author="Kurt Elliason" w:date="2026-06-08T14:51:00Z" w16du:dateUtc="2026-06-08T19:51:00Z"/>
              </w:rPr>
            </w:pPr>
            <w:ins w:id="779" w:author="Kurt Elliason" w:date="2026-06-08T14:51:00Z" w16du:dateUtc="2026-06-08T19:51:00Z">
              <w:r w:rsidRPr="0002100F">
                <w:t>Y</w:t>
              </w:r>
            </w:ins>
          </w:p>
        </w:tc>
      </w:tr>
      <w:tr w:rsidR="000C32B1" w14:paraId="5A504CED" w14:textId="77777777" w:rsidTr="00816528">
        <w:trPr>
          <w:ins w:id="780" w:author="Kurt Elliason" w:date="2026-06-08T14:51:00Z" w16du:dateUtc="2026-06-08T19:51:00Z"/>
        </w:trPr>
        <w:tc>
          <w:tcPr>
            <w:tcW w:w="4460" w:type="dxa"/>
          </w:tcPr>
          <w:p w14:paraId="110E401D" w14:textId="77777777" w:rsidR="000C32B1" w:rsidRDefault="000C32B1" w:rsidP="00816528">
            <w:pPr>
              <w:pStyle w:val="TableEntry"/>
              <w:rPr>
                <w:ins w:id="781" w:author="Kurt Elliason" w:date="2026-06-08T14:51:00Z" w16du:dateUtc="2026-06-08T19:51:00Z"/>
              </w:rPr>
            </w:pPr>
            <w:ins w:id="782" w:author="Kurt Elliason" w:date="2026-06-08T14:51:00Z" w16du:dateUtc="2026-06-08T19:51:00Z">
              <w:r w:rsidRPr="0002100F">
                <w:t>0^MDCX_LS_ATTR_COORD_Z_ACCURACY^MDC</w:t>
              </w:r>
            </w:ins>
          </w:p>
        </w:tc>
        <w:tc>
          <w:tcPr>
            <w:tcW w:w="4430" w:type="dxa"/>
          </w:tcPr>
          <w:p w14:paraId="6ABE6017" w14:textId="77777777" w:rsidR="000C32B1" w:rsidRDefault="000C32B1" w:rsidP="00816528">
            <w:pPr>
              <w:pStyle w:val="TableEntry"/>
              <w:rPr>
                <w:ins w:id="783" w:author="Kurt Elliason" w:date="2026-06-08T14:51:00Z" w16du:dateUtc="2026-06-08T19:51:00Z"/>
              </w:rPr>
            </w:pPr>
            <w:ins w:id="784" w:author="Kurt Elliason" w:date="2026-06-08T14:51:00Z" w16du:dateUtc="2026-06-08T19:51:00Z">
              <w:r w:rsidRPr="0002100F">
                <w:t>68531^MDC_ATTR_LS_COORD_Z_ACCY^MDC</w:t>
              </w:r>
            </w:ins>
          </w:p>
        </w:tc>
        <w:tc>
          <w:tcPr>
            <w:tcW w:w="1216" w:type="dxa"/>
            <w:vAlign w:val="center"/>
          </w:tcPr>
          <w:p w14:paraId="24793E1B" w14:textId="77777777" w:rsidR="000C32B1" w:rsidRDefault="000C32B1" w:rsidP="00816528">
            <w:pPr>
              <w:pStyle w:val="TableEntry"/>
              <w:rPr>
                <w:ins w:id="785" w:author="Kurt Elliason" w:date="2026-06-08T14:51:00Z" w16du:dateUtc="2026-06-08T19:51:00Z"/>
              </w:rPr>
            </w:pPr>
            <w:ins w:id="786" w:author="Kurt Elliason" w:date="2026-06-08T14:51:00Z" w16du:dateUtc="2026-06-08T19:51:00Z">
              <w:r w:rsidRPr="0002100F">
                <w:t>Y</w:t>
              </w:r>
            </w:ins>
          </w:p>
        </w:tc>
      </w:tr>
      <w:tr w:rsidR="000C32B1" w14:paraId="71730DEE" w14:textId="77777777" w:rsidTr="00816528">
        <w:trPr>
          <w:ins w:id="787" w:author="Kurt Elliason" w:date="2026-06-08T14:51:00Z" w16du:dateUtc="2026-06-08T19:51:00Z"/>
        </w:trPr>
        <w:tc>
          <w:tcPr>
            <w:tcW w:w="4460" w:type="dxa"/>
          </w:tcPr>
          <w:p w14:paraId="55A40600" w14:textId="77777777" w:rsidR="000C32B1" w:rsidRDefault="000C32B1" w:rsidP="00816528">
            <w:pPr>
              <w:pStyle w:val="TableEntry"/>
              <w:rPr>
                <w:ins w:id="788" w:author="Kurt Elliason" w:date="2026-06-08T14:51:00Z" w16du:dateUtc="2026-06-08T19:51:00Z"/>
              </w:rPr>
            </w:pPr>
            <w:ins w:id="789" w:author="Kurt Elliason" w:date="2026-06-08T14:51:00Z" w16du:dateUtc="2026-06-08T19:51:00Z">
              <w:r w:rsidRPr="0002100F">
                <w:t>none</w:t>
              </w:r>
            </w:ins>
          </w:p>
        </w:tc>
        <w:tc>
          <w:tcPr>
            <w:tcW w:w="4430" w:type="dxa"/>
          </w:tcPr>
          <w:p w14:paraId="1087090B" w14:textId="77777777" w:rsidR="000C32B1" w:rsidRDefault="000C32B1" w:rsidP="00816528">
            <w:pPr>
              <w:pStyle w:val="TableEntry"/>
              <w:rPr>
                <w:ins w:id="790" w:author="Kurt Elliason" w:date="2026-06-08T14:51:00Z" w16du:dateUtc="2026-06-08T19:51:00Z"/>
              </w:rPr>
            </w:pPr>
            <w:ins w:id="791" w:author="Kurt Elliason" w:date="2026-06-08T14:51:00Z" w16du:dateUtc="2026-06-08T19:51:00Z">
              <w:r w:rsidRPr="0002100F">
                <w:t>68532^MDC_ATTR_GPS_COORDINATES</w:t>
              </w:r>
            </w:ins>
          </w:p>
        </w:tc>
        <w:tc>
          <w:tcPr>
            <w:tcW w:w="1216" w:type="dxa"/>
            <w:vAlign w:val="center"/>
          </w:tcPr>
          <w:p w14:paraId="277292B6" w14:textId="77777777" w:rsidR="000C32B1" w:rsidRDefault="000C32B1" w:rsidP="00816528">
            <w:pPr>
              <w:pStyle w:val="TableEntry"/>
              <w:rPr>
                <w:ins w:id="792" w:author="Kurt Elliason" w:date="2026-06-08T14:51:00Z" w16du:dateUtc="2026-06-08T19:51:00Z"/>
              </w:rPr>
            </w:pPr>
            <w:ins w:id="793" w:author="Kurt Elliason" w:date="2026-06-08T14:51:00Z" w16du:dateUtc="2026-06-08T19:51:00Z">
              <w:r w:rsidRPr="0002100F">
                <w:t>N</w:t>
              </w:r>
            </w:ins>
          </w:p>
        </w:tc>
      </w:tr>
      <w:tr w:rsidR="000C32B1" w14:paraId="17607EDE" w14:textId="77777777" w:rsidTr="00816528">
        <w:trPr>
          <w:ins w:id="794" w:author="Kurt Elliason" w:date="2026-06-08T14:51:00Z" w16du:dateUtc="2026-06-08T19:51:00Z"/>
        </w:trPr>
        <w:tc>
          <w:tcPr>
            <w:tcW w:w="4460" w:type="dxa"/>
          </w:tcPr>
          <w:p w14:paraId="65EA5E0B" w14:textId="77777777" w:rsidR="000C32B1" w:rsidRDefault="000C32B1" w:rsidP="00816528">
            <w:pPr>
              <w:pStyle w:val="TableEntry"/>
              <w:rPr>
                <w:ins w:id="795" w:author="Kurt Elliason" w:date="2026-06-08T14:51:00Z" w16du:dateUtc="2026-06-08T19:51:00Z"/>
              </w:rPr>
            </w:pPr>
            <w:ins w:id="796" w:author="Kurt Elliason" w:date="2026-06-08T14:51:00Z" w16du:dateUtc="2026-06-08T19:51:00Z">
              <w:r w:rsidRPr="0002100F">
                <w:t>0^MDCX_GPS_ATTR_LATITUDE^MDC</w:t>
              </w:r>
            </w:ins>
          </w:p>
        </w:tc>
        <w:tc>
          <w:tcPr>
            <w:tcW w:w="4430" w:type="dxa"/>
          </w:tcPr>
          <w:p w14:paraId="6B26AC20" w14:textId="77777777" w:rsidR="000C32B1" w:rsidRDefault="000C32B1" w:rsidP="00816528">
            <w:pPr>
              <w:pStyle w:val="TableEntry"/>
              <w:rPr>
                <w:ins w:id="797" w:author="Kurt Elliason" w:date="2026-06-08T14:51:00Z" w16du:dateUtc="2026-06-08T19:51:00Z"/>
              </w:rPr>
            </w:pPr>
            <w:ins w:id="798" w:author="Kurt Elliason" w:date="2026-06-08T14:51:00Z" w16du:dateUtc="2026-06-08T19:51:00Z">
              <w:r w:rsidRPr="0002100F">
                <w:t>68533^MDC_ATTR_GPS_LAT^MDC</w:t>
              </w:r>
            </w:ins>
          </w:p>
        </w:tc>
        <w:tc>
          <w:tcPr>
            <w:tcW w:w="1216" w:type="dxa"/>
            <w:vAlign w:val="center"/>
          </w:tcPr>
          <w:p w14:paraId="45A6498D" w14:textId="77777777" w:rsidR="000C32B1" w:rsidRDefault="000C32B1" w:rsidP="00816528">
            <w:pPr>
              <w:pStyle w:val="TableEntry"/>
              <w:rPr>
                <w:ins w:id="799" w:author="Kurt Elliason" w:date="2026-06-08T14:51:00Z" w16du:dateUtc="2026-06-08T19:51:00Z"/>
              </w:rPr>
            </w:pPr>
            <w:ins w:id="800" w:author="Kurt Elliason" w:date="2026-06-08T14:51:00Z" w16du:dateUtc="2026-06-08T19:51:00Z">
              <w:r w:rsidRPr="0002100F">
                <w:t>Y</w:t>
              </w:r>
            </w:ins>
          </w:p>
        </w:tc>
      </w:tr>
      <w:tr w:rsidR="000C32B1" w14:paraId="2998B5BB" w14:textId="77777777" w:rsidTr="00816528">
        <w:trPr>
          <w:ins w:id="801" w:author="Kurt Elliason" w:date="2026-06-08T14:51:00Z" w16du:dateUtc="2026-06-08T19:51:00Z"/>
        </w:trPr>
        <w:tc>
          <w:tcPr>
            <w:tcW w:w="4460" w:type="dxa"/>
          </w:tcPr>
          <w:p w14:paraId="6BEFB98D" w14:textId="77777777" w:rsidR="000C32B1" w:rsidRDefault="000C32B1" w:rsidP="00816528">
            <w:pPr>
              <w:pStyle w:val="TableEntry"/>
              <w:rPr>
                <w:ins w:id="802" w:author="Kurt Elliason" w:date="2026-06-08T14:51:00Z" w16du:dateUtc="2026-06-08T19:51:00Z"/>
              </w:rPr>
            </w:pPr>
            <w:ins w:id="803" w:author="Kurt Elliason" w:date="2026-06-08T14:51:00Z" w16du:dateUtc="2026-06-08T19:51:00Z">
              <w:r w:rsidRPr="0002100F">
                <w:t>0^MDCX_GPS_ATTR_LONGITUDE^MDC</w:t>
              </w:r>
            </w:ins>
          </w:p>
        </w:tc>
        <w:tc>
          <w:tcPr>
            <w:tcW w:w="4430" w:type="dxa"/>
          </w:tcPr>
          <w:p w14:paraId="66AE4B2F" w14:textId="77777777" w:rsidR="000C32B1" w:rsidRDefault="000C32B1" w:rsidP="00816528">
            <w:pPr>
              <w:pStyle w:val="TableEntry"/>
              <w:rPr>
                <w:ins w:id="804" w:author="Kurt Elliason" w:date="2026-06-08T14:51:00Z" w16du:dateUtc="2026-06-08T19:51:00Z"/>
              </w:rPr>
            </w:pPr>
            <w:ins w:id="805" w:author="Kurt Elliason" w:date="2026-06-08T14:51:00Z" w16du:dateUtc="2026-06-08T19:51:00Z">
              <w:r w:rsidRPr="0002100F">
                <w:t>68534^MDC_ATTR_GPS_LON^MDC</w:t>
              </w:r>
            </w:ins>
          </w:p>
        </w:tc>
        <w:tc>
          <w:tcPr>
            <w:tcW w:w="1216" w:type="dxa"/>
            <w:vAlign w:val="center"/>
          </w:tcPr>
          <w:p w14:paraId="478738BE" w14:textId="77777777" w:rsidR="000C32B1" w:rsidRDefault="000C32B1" w:rsidP="00816528">
            <w:pPr>
              <w:pStyle w:val="TableEntry"/>
              <w:rPr>
                <w:ins w:id="806" w:author="Kurt Elliason" w:date="2026-06-08T14:51:00Z" w16du:dateUtc="2026-06-08T19:51:00Z"/>
              </w:rPr>
            </w:pPr>
            <w:ins w:id="807" w:author="Kurt Elliason" w:date="2026-06-08T14:51:00Z" w16du:dateUtc="2026-06-08T19:51:00Z">
              <w:r w:rsidRPr="0002100F">
                <w:t>Y</w:t>
              </w:r>
            </w:ins>
          </w:p>
        </w:tc>
      </w:tr>
      <w:tr w:rsidR="000C32B1" w14:paraId="45F0B4B4" w14:textId="77777777" w:rsidTr="00816528">
        <w:trPr>
          <w:ins w:id="808" w:author="Kurt Elliason" w:date="2026-06-08T14:51:00Z" w16du:dateUtc="2026-06-08T19:51:00Z"/>
        </w:trPr>
        <w:tc>
          <w:tcPr>
            <w:tcW w:w="4460" w:type="dxa"/>
          </w:tcPr>
          <w:p w14:paraId="62807F34" w14:textId="77777777" w:rsidR="000C32B1" w:rsidRDefault="000C32B1" w:rsidP="00816528">
            <w:pPr>
              <w:pStyle w:val="TableEntry"/>
              <w:rPr>
                <w:ins w:id="809" w:author="Kurt Elliason" w:date="2026-06-08T14:51:00Z" w16du:dateUtc="2026-06-08T19:51:00Z"/>
              </w:rPr>
            </w:pPr>
            <w:ins w:id="810" w:author="Kurt Elliason" w:date="2026-06-08T14:51:00Z" w16du:dateUtc="2026-06-08T19:51:00Z">
              <w:r w:rsidRPr="0002100F">
                <w:t>0^MDCX_GPS_ATTR_ACCURACY</w:t>
              </w:r>
            </w:ins>
          </w:p>
        </w:tc>
        <w:tc>
          <w:tcPr>
            <w:tcW w:w="4430" w:type="dxa"/>
          </w:tcPr>
          <w:p w14:paraId="769CD789" w14:textId="77777777" w:rsidR="000C32B1" w:rsidRDefault="000C32B1" w:rsidP="00816528">
            <w:pPr>
              <w:pStyle w:val="TableEntry"/>
              <w:rPr>
                <w:ins w:id="811" w:author="Kurt Elliason" w:date="2026-06-08T14:51:00Z" w16du:dateUtc="2026-06-08T19:51:00Z"/>
              </w:rPr>
            </w:pPr>
            <w:ins w:id="812" w:author="Kurt Elliason" w:date="2026-06-08T14:51:00Z" w16du:dateUtc="2026-06-08T19:51:00Z">
              <w:r w:rsidRPr="003262D1">
                <w:t>68535^MDC_ATTR_GPS_COORD_ACCY^MDC</w:t>
              </w:r>
            </w:ins>
          </w:p>
        </w:tc>
        <w:tc>
          <w:tcPr>
            <w:tcW w:w="1216" w:type="dxa"/>
            <w:vAlign w:val="center"/>
          </w:tcPr>
          <w:p w14:paraId="7A05A751" w14:textId="77777777" w:rsidR="000C32B1" w:rsidRDefault="000C32B1" w:rsidP="00816528">
            <w:pPr>
              <w:pStyle w:val="TableEntry"/>
              <w:rPr>
                <w:ins w:id="813" w:author="Kurt Elliason" w:date="2026-06-08T14:51:00Z" w16du:dateUtc="2026-06-08T19:51:00Z"/>
              </w:rPr>
            </w:pPr>
            <w:ins w:id="814" w:author="Kurt Elliason" w:date="2026-06-08T14:51:00Z" w16du:dateUtc="2026-06-08T19:51:00Z">
              <w:r w:rsidRPr="003262D1">
                <w:t>N</w:t>
              </w:r>
            </w:ins>
          </w:p>
        </w:tc>
      </w:tr>
      <w:tr w:rsidR="000C32B1" w14:paraId="679901AB" w14:textId="77777777" w:rsidTr="00816528">
        <w:trPr>
          <w:ins w:id="815" w:author="Kurt Elliason" w:date="2026-06-08T14:51:00Z" w16du:dateUtc="2026-06-08T19:51:00Z"/>
        </w:trPr>
        <w:tc>
          <w:tcPr>
            <w:tcW w:w="4460" w:type="dxa"/>
          </w:tcPr>
          <w:p w14:paraId="3E5134FB" w14:textId="77777777" w:rsidR="000C32B1" w:rsidRDefault="000C32B1" w:rsidP="00816528">
            <w:pPr>
              <w:pStyle w:val="TableEntry"/>
              <w:rPr>
                <w:ins w:id="816" w:author="Kurt Elliason" w:date="2026-06-08T14:51:00Z" w16du:dateUtc="2026-06-08T19:51:00Z"/>
              </w:rPr>
            </w:pPr>
            <w:ins w:id="817" w:author="Kurt Elliason" w:date="2026-06-08T14:51:00Z" w16du:dateUtc="2026-06-08T19:51:00Z">
              <w:r w:rsidRPr="0002100F">
                <w:t>none</w:t>
              </w:r>
            </w:ins>
          </w:p>
        </w:tc>
        <w:tc>
          <w:tcPr>
            <w:tcW w:w="4430" w:type="dxa"/>
          </w:tcPr>
          <w:p w14:paraId="4C6A67FC" w14:textId="77777777" w:rsidR="000C32B1" w:rsidRDefault="000C32B1" w:rsidP="00816528">
            <w:pPr>
              <w:pStyle w:val="TableEntry"/>
              <w:rPr>
                <w:ins w:id="818" w:author="Kurt Elliason" w:date="2026-06-08T14:51:00Z" w16du:dateUtc="2026-06-08T19:51:00Z"/>
              </w:rPr>
            </w:pPr>
            <w:ins w:id="819" w:author="Kurt Elliason" w:date="2026-06-08T14:51:00Z" w16du:dateUtc="2026-06-08T19:51:00Z">
              <w:r w:rsidRPr="0002100F">
                <w:t>68536^MDC_ATTR_GPS_LAT_ACCY^MDC</w:t>
              </w:r>
            </w:ins>
          </w:p>
        </w:tc>
        <w:tc>
          <w:tcPr>
            <w:tcW w:w="1216" w:type="dxa"/>
            <w:vAlign w:val="center"/>
          </w:tcPr>
          <w:p w14:paraId="2924107B" w14:textId="77777777" w:rsidR="000C32B1" w:rsidRDefault="000C32B1" w:rsidP="00816528">
            <w:pPr>
              <w:pStyle w:val="TableEntry"/>
              <w:rPr>
                <w:ins w:id="820" w:author="Kurt Elliason" w:date="2026-06-08T14:51:00Z" w16du:dateUtc="2026-06-08T19:51:00Z"/>
              </w:rPr>
            </w:pPr>
            <w:ins w:id="821" w:author="Kurt Elliason" w:date="2026-06-08T14:51:00Z" w16du:dateUtc="2026-06-08T19:51:00Z">
              <w:r w:rsidRPr="0002100F">
                <w:t>N</w:t>
              </w:r>
            </w:ins>
          </w:p>
        </w:tc>
      </w:tr>
      <w:tr w:rsidR="000C32B1" w14:paraId="4B4EA68D" w14:textId="77777777" w:rsidTr="00816528">
        <w:trPr>
          <w:ins w:id="822" w:author="Kurt Elliason" w:date="2026-06-08T14:51:00Z" w16du:dateUtc="2026-06-08T19:51:00Z"/>
        </w:trPr>
        <w:tc>
          <w:tcPr>
            <w:tcW w:w="4460" w:type="dxa"/>
          </w:tcPr>
          <w:p w14:paraId="73E1E5CB" w14:textId="77777777" w:rsidR="000C32B1" w:rsidRDefault="000C32B1" w:rsidP="00816528">
            <w:pPr>
              <w:pStyle w:val="TableEntry"/>
              <w:rPr>
                <w:ins w:id="823" w:author="Kurt Elliason" w:date="2026-06-08T14:51:00Z" w16du:dateUtc="2026-06-08T19:51:00Z"/>
              </w:rPr>
            </w:pPr>
            <w:ins w:id="824" w:author="Kurt Elliason" w:date="2026-06-08T14:51:00Z" w16du:dateUtc="2026-06-08T19:51:00Z">
              <w:r w:rsidRPr="0002100F">
                <w:t>none</w:t>
              </w:r>
            </w:ins>
          </w:p>
        </w:tc>
        <w:tc>
          <w:tcPr>
            <w:tcW w:w="4430" w:type="dxa"/>
          </w:tcPr>
          <w:p w14:paraId="3C39936F" w14:textId="77777777" w:rsidR="000C32B1" w:rsidRDefault="000C32B1" w:rsidP="00816528">
            <w:pPr>
              <w:pStyle w:val="TableEntry"/>
              <w:rPr>
                <w:ins w:id="825" w:author="Kurt Elliason" w:date="2026-06-08T14:51:00Z" w16du:dateUtc="2026-06-08T19:51:00Z"/>
              </w:rPr>
            </w:pPr>
            <w:ins w:id="826" w:author="Kurt Elliason" w:date="2026-06-08T14:51:00Z" w16du:dateUtc="2026-06-08T19:51:00Z">
              <w:r w:rsidRPr="0002100F">
                <w:t>68537^MDC_ATTR_GPS_LON_ACCY^MDC</w:t>
              </w:r>
            </w:ins>
          </w:p>
        </w:tc>
        <w:tc>
          <w:tcPr>
            <w:tcW w:w="1216" w:type="dxa"/>
            <w:vAlign w:val="center"/>
          </w:tcPr>
          <w:p w14:paraId="07D9D861" w14:textId="77777777" w:rsidR="000C32B1" w:rsidRDefault="000C32B1" w:rsidP="00816528">
            <w:pPr>
              <w:pStyle w:val="TableEntry"/>
              <w:rPr>
                <w:ins w:id="827" w:author="Kurt Elliason" w:date="2026-06-08T14:51:00Z" w16du:dateUtc="2026-06-08T19:51:00Z"/>
              </w:rPr>
            </w:pPr>
            <w:ins w:id="828" w:author="Kurt Elliason" w:date="2026-06-08T14:51:00Z" w16du:dateUtc="2026-06-08T19:51:00Z">
              <w:r w:rsidRPr="0002100F">
                <w:t>N</w:t>
              </w:r>
            </w:ins>
          </w:p>
        </w:tc>
      </w:tr>
      <w:tr w:rsidR="000C32B1" w14:paraId="7BEC785B" w14:textId="77777777" w:rsidTr="00816528">
        <w:trPr>
          <w:ins w:id="829" w:author="Kurt Elliason" w:date="2026-06-08T14:51:00Z" w16du:dateUtc="2026-06-08T19:51:00Z"/>
        </w:trPr>
        <w:tc>
          <w:tcPr>
            <w:tcW w:w="4460" w:type="dxa"/>
          </w:tcPr>
          <w:p w14:paraId="23585A99" w14:textId="77777777" w:rsidR="000C32B1" w:rsidRDefault="000C32B1" w:rsidP="00816528">
            <w:pPr>
              <w:pStyle w:val="TableEntry"/>
              <w:rPr>
                <w:ins w:id="830" w:author="Kurt Elliason" w:date="2026-06-08T14:51:00Z" w16du:dateUtc="2026-06-08T19:51:00Z"/>
              </w:rPr>
            </w:pPr>
            <w:ins w:id="831" w:author="Kurt Elliason" w:date="2026-06-08T14:51:00Z" w16du:dateUtc="2026-06-08T19:51:00Z">
              <w:r w:rsidRPr="0002100F">
                <w:t>0^MDCX_GPS_ATTR_ALTITUDE^MDC</w:t>
              </w:r>
            </w:ins>
          </w:p>
        </w:tc>
        <w:tc>
          <w:tcPr>
            <w:tcW w:w="4430" w:type="dxa"/>
          </w:tcPr>
          <w:p w14:paraId="0F985E3A" w14:textId="77777777" w:rsidR="000C32B1" w:rsidRDefault="000C32B1" w:rsidP="00816528">
            <w:pPr>
              <w:pStyle w:val="TableEntry"/>
              <w:rPr>
                <w:ins w:id="832" w:author="Kurt Elliason" w:date="2026-06-08T14:51:00Z" w16du:dateUtc="2026-06-08T19:51:00Z"/>
              </w:rPr>
            </w:pPr>
            <w:ins w:id="833" w:author="Kurt Elliason" w:date="2026-06-08T14:51:00Z" w16du:dateUtc="2026-06-08T19:51:00Z">
              <w:r w:rsidRPr="0002100F">
                <w:t>68538^MDC_ATTR_GPS_ALT^MDC</w:t>
              </w:r>
            </w:ins>
          </w:p>
        </w:tc>
        <w:tc>
          <w:tcPr>
            <w:tcW w:w="1216" w:type="dxa"/>
            <w:vAlign w:val="center"/>
          </w:tcPr>
          <w:p w14:paraId="636384DA" w14:textId="77777777" w:rsidR="000C32B1" w:rsidRDefault="000C32B1" w:rsidP="00816528">
            <w:pPr>
              <w:pStyle w:val="TableEntry"/>
              <w:rPr>
                <w:ins w:id="834" w:author="Kurt Elliason" w:date="2026-06-08T14:51:00Z" w16du:dateUtc="2026-06-08T19:51:00Z"/>
              </w:rPr>
            </w:pPr>
            <w:ins w:id="835" w:author="Kurt Elliason" w:date="2026-06-08T14:51:00Z" w16du:dateUtc="2026-06-08T19:51:00Z">
              <w:r w:rsidRPr="0002100F">
                <w:t>Y</w:t>
              </w:r>
            </w:ins>
          </w:p>
        </w:tc>
      </w:tr>
      <w:tr w:rsidR="000C32B1" w14:paraId="2154959E" w14:textId="77777777" w:rsidTr="00816528">
        <w:trPr>
          <w:ins w:id="836" w:author="Kurt Elliason" w:date="2026-06-08T14:51:00Z" w16du:dateUtc="2026-06-08T19:51:00Z"/>
        </w:trPr>
        <w:tc>
          <w:tcPr>
            <w:tcW w:w="4460" w:type="dxa"/>
          </w:tcPr>
          <w:p w14:paraId="39D2411B" w14:textId="77777777" w:rsidR="000C32B1" w:rsidRDefault="000C32B1" w:rsidP="00816528">
            <w:pPr>
              <w:pStyle w:val="TableEntry"/>
              <w:rPr>
                <w:ins w:id="837" w:author="Kurt Elliason" w:date="2026-06-08T14:51:00Z" w16du:dateUtc="2026-06-08T19:51:00Z"/>
              </w:rPr>
            </w:pPr>
            <w:ins w:id="838" w:author="Kurt Elliason" w:date="2026-06-08T14:51:00Z" w16du:dateUtc="2026-06-08T19:51:00Z">
              <w:r w:rsidRPr="0002100F">
                <w:t>none</w:t>
              </w:r>
            </w:ins>
          </w:p>
        </w:tc>
        <w:tc>
          <w:tcPr>
            <w:tcW w:w="4430" w:type="dxa"/>
          </w:tcPr>
          <w:p w14:paraId="52188100" w14:textId="77777777" w:rsidR="000C32B1" w:rsidRDefault="000C32B1" w:rsidP="00816528">
            <w:pPr>
              <w:pStyle w:val="TableEntry"/>
              <w:rPr>
                <w:ins w:id="839" w:author="Kurt Elliason" w:date="2026-06-08T14:51:00Z" w16du:dateUtc="2026-06-08T19:51:00Z"/>
              </w:rPr>
            </w:pPr>
            <w:ins w:id="840" w:author="Kurt Elliason" w:date="2026-06-08T14:51:00Z" w16du:dateUtc="2026-06-08T19:51:00Z">
              <w:r w:rsidRPr="0002100F">
                <w:t>68539^MDC_ATTR_GPS_ALT_ACCY^MDC</w:t>
              </w:r>
            </w:ins>
          </w:p>
        </w:tc>
        <w:tc>
          <w:tcPr>
            <w:tcW w:w="1216" w:type="dxa"/>
            <w:vAlign w:val="center"/>
          </w:tcPr>
          <w:p w14:paraId="1119AED3" w14:textId="77777777" w:rsidR="000C32B1" w:rsidRDefault="000C32B1" w:rsidP="00816528">
            <w:pPr>
              <w:pStyle w:val="TableEntry"/>
              <w:rPr>
                <w:ins w:id="841" w:author="Kurt Elliason" w:date="2026-06-08T14:51:00Z" w16du:dateUtc="2026-06-08T19:51:00Z"/>
              </w:rPr>
            </w:pPr>
            <w:ins w:id="842" w:author="Kurt Elliason" w:date="2026-06-08T14:51:00Z" w16du:dateUtc="2026-06-08T19:51:00Z">
              <w:r w:rsidRPr="0002100F">
                <w:t>N</w:t>
              </w:r>
            </w:ins>
          </w:p>
        </w:tc>
      </w:tr>
      <w:tr w:rsidR="000C32B1" w14:paraId="2ED4270F" w14:textId="77777777" w:rsidTr="00816528">
        <w:trPr>
          <w:ins w:id="843" w:author="Kurt Elliason" w:date="2026-06-08T14:51:00Z" w16du:dateUtc="2026-06-08T19:51:00Z"/>
        </w:trPr>
        <w:tc>
          <w:tcPr>
            <w:tcW w:w="4460" w:type="dxa"/>
          </w:tcPr>
          <w:p w14:paraId="44FC9462" w14:textId="77777777" w:rsidR="000C32B1" w:rsidRDefault="000C32B1" w:rsidP="00816528">
            <w:pPr>
              <w:pStyle w:val="TableEntry"/>
              <w:rPr>
                <w:ins w:id="844" w:author="Kurt Elliason" w:date="2026-06-08T14:51:00Z" w16du:dateUtc="2026-06-08T19:51:00Z"/>
              </w:rPr>
            </w:pPr>
            <w:ins w:id="845" w:author="Kurt Elliason" w:date="2026-06-08T14:51:00Z" w16du:dateUtc="2026-06-08T19:51:00Z">
              <w:r w:rsidRPr="0002100F">
                <w:t>0^MDCX_GPS_ATTR_HEADING^MDC</w:t>
              </w:r>
            </w:ins>
          </w:p>
        </w:tc>
        <w:tc>
          <w:tcPr>
            <w:tcW w:w="4430" w:type="dxa"/>
          </w:tcPr>
          <w:p w14:paraId="28D5401B" w14:textId="77777777" w:rsidR="000C32B1" w:rsidRDefault="000C32B1" w:rsidP="00816528">
            <w:pPr>
              <w:pStyle w:val="TableEntry"/>
              <w:rPr>
                <w:ins w:id="846" w:author="Kurt Elliason" w:date="2026-06-08T14:51:00Z" w16du:dateUtc="2026-06-08T19:51:00Z"/>
              </w:rPr>
            </w:pPr>
            <w:ins w:id="847" w:author="Kurt Elliason" w:date="2026-06-08T14:51:00Z" w16du:dateUtc="2026-06-08T19:51:00Z">
              <w:r w:rsidRPr="0002100F">
                <w:t>68540^MDC_ATTR_GPS_HEADING^MDC</w:t>
              </w:r>
            </w:ins>
          </w:p>
        </w:tc>
        <w:tc>
          <w:tcPr>
            <w:tcW w:w="1216" w:type="dxa"/>
            <w:vAlign w:val="center"/>
          </w:tcPr>
          <w:p w14:paraId="180910BF" w14:textId="77777777" w:rsidR="000C32B1" w:rsidRDefault="000C32B1" w:rsidP="00816528">
            <w:pPr>
              <w:pStyle w:val="TableEntry"/>
              <w:rPr>
                <w:ins w:id="848" w:author="Kurt Elliason" w:date="2026-06-08T14:51:00Z" w16du:dateUtc="2026-06-08T19:51:00Z"/>
              </w:rPr>
            </w:pPr>
            <w:ins w:id="849" w:author="Kurt Elliason" w:date="2026-06-08T14:51:00Z" w16du:dateUtc="2026-06-08T19:51:00Z">
              <w:r w:rsidRPr="0002100F">
                <w:t>Y</w:t>
              </w:r>
            </w:ins>
          </w:p>
        </w:tc>
      </w:tr>
      <w:tr w:rsidR="000C32B1" w14:paraId="2ADACCCA" w14:textId="77777777" w:rsidTr="00816528">
        <w:trPr>
          <w:ins w:id="850" w:author="Kurt Elliason" w:date="2026-06-08T14:51:00Z" w16du:dateUtc="2026-06-08T19:51:00Z"/>
        </w:trPr>
        <w:tc>
          <w:tcPr>
            <w:tcW w:w="4460" w:type="dxa"/>
          </w:tcPr>
          <w:p w14:paraId="1BEB42B8" w14:textId="77777777" w:rsidR="000C32B1" w:rsidRDefault="000C32B1" w:rsidP="00816528">
            <w:pPr>
              <w:pStyle w:val="TableEntry"/>
              <w:rPr>
                <w:ins w:id="851" w:author="Kurt Elliason" w:date="2026-06-08T14:51:00Z" w16du:dateUtc="2026-06-08T19:51:00Z"/>
              </w:rPr>
            </w:pPr>
            <w:ins w:id="852" w:author="Kurt Elliason" w:date="2026-06-08T14:51:00Z" w16du:dateUtc="2026-06-08T19:51:00Z">
              <w:r w:rsidRPr="0002100F">
                <w:t>0^MDCX_GPS_ATTR_PITCH^MDC</w:t>
              </w:r>
            </w:ins>
          </w:p>
        </w:tc>
        <w:tc>
          <w:tcPr>
            <w:tcW w:w="4430" w:type="dxa"/>
          </w:tcPr>
          <w:p w14:paraId="2B6B3F46" w14:textId="77777777" w:rsidR="000C32B1" w:rsidRDefault="000C32B1" w:rsidP="00816528">
            <w:pPr>
              <w:pStyle w:val="TableEntry"/>
              <w:rPr>
                <w:ins w:id="853" w:author="Kurt Elliason" w:date="2026-06-08T14:51:00Z" w16du:dateUtc="2026-06-08T19:51:00Z"/>
              </w:rPr>
            </w:pPr>
            <w:ins w:id="854" w:author="Kurt Elliason" w:date="2026-06-08T14:51:00Z" w16du:dateUtc="2026-06-08T19:51:00Z">
              <w:r w:rsidRPr="0002100F">
                <w:t>68541^MDC_ATTR_GPS_PITCH^MDC</w:t>
              </w:r>
            </w:ins>
          </w:p>
        </w:tc>
        <w:tc>
          <w:tcPr>
            <w:tcW w:w="1216" w:type="dxa"/>
            <w:vAlign w:val="center"/>
          </w:tcPr>
          <w:p w14:paraId="4C671D45" w14:textId="77777777" w:rsidR="000C32B1" w:rsidRDefault="000C32B1" w:rsidP="00816528">
            <w:pPr>
              <w:pStyle w:val="TableEntry"/>
              <w:rPr>
                <w:ins w:id="855" w:author="Kurt Elliason" w:date="2026-06-08T14:51:00Z" w16du:dateUtc="2026-06-08T19:51:00Z"/>
              </w:rPr>
            </w:pPr>
            <w:ins w:id="856" w:author="Kurt Elliason" w:date="2026-06-08T14:51:00Z" w16du:dateUtc="2026-06-08T19:51:00Z">
              <w:r w:rsidRPr="0002100F">
                <w:t>Y</w:t>
              </w:r>
            </w:ins>
          </w:p>
        </w:tc>
      </w:tr>
      <w:tr w:rsidR="000C32B1" w14:paraId="15066E18" w14:textId="77777777" w:rsidTr="00816528">
        <w:trPr>
          <w:ins w:id="857" w:author="Kurt Elliason" w:date="2026-06-08T14:51:00Z" w16du:dateUtc="2026-06-08T19:51:00Z"/>
        </w:trPr>
        <w:tc>
          <w:tcPr>
            <w:tcW w:w="4460" w:type="dxa"/>
          </w:tcPr>
          <w:p w14:paraId="26EF2A5D" w14:textId="77777777" w:rsidR="000C32B1" w:rsidRDefault="000C32B1" w:rsidP="00816528">
            <w:pPr>
              <w:pStyle w:val="TableEntry"/>
              <w:rPr>
                <w:ins w:id="858" w:author="Kurt Elliason" w:date="2026-06-08T14:51:00Z" w16du:dateUtc="2026-06-08T19:51:00Z"/>
              </w:rPr>
            </w:pPr>
            <w:ins w:id="859" w:author="Kurt Elliason" w:date="2026-06-08T14:51:00Z" w16du:dateUtc="2026-06-08T19:51:00Z">
              <w:r w:rsidRPr="0002100F">
                <w:t>0^MDCX_GPS_ATTR_SPEED^MDC</w:t>
              </w:r>
            </w:ins>
          </w:p>
        </w:tc>
        <w:tc>
          <w:tcPr>
            <w:tcW w:w="4430" w:type="dxa"/>
          </w:tcPr>
          <w:p w14:paraId="4039087A" w14:textId="77777777" w:rsidR="000C32B1" w:rsidRDefault="000C32B1" w:rsidP="00816528">
            <w:pPr>
              <w:pStyle w:val="TableEntry"/>
              <w:rPr>
                <w:ins w:id="860" w:author="Kurt Elliason" w:date="2026-06-08T14:51:00Z" w16du:dateUtc="2026-06-08T19:51:00Z"/>
              </w:rPr>
            </w:pPr>
            <w:ins w:id="861" w:author="Kurt Elliason" w:date="2026-06-08T14:51:00Z" w16du:dateUtc="2026-06-08T19:51:00Z">
              <w:r w:rsidRPr="0002100F">
                <w:t>68542^MDC_ATTR_GPS_SPEED^MDC</w:t>
              </w:r>
            </w:ins>
          </w:p>
        </w:tc>
        <w:tc>
          <w:tcPr>
            <w:tcW w:w="1216" w:type="dxa"/>
            <w:vAlign w:val="center"/>
          </w:tcPr>
          <w:p w14:paraId="6707103A" w14:textId="77777777" w:rsidR="000C32B1" w:rsidRDefault="000C32B1" w:rsidP="00816528">
            <w:pPr>
              <w:pStyle w:val="TableEntry"/>
              <w:rPr>
                <w:ins w:id="862" w:author="Kurt Elliason" w:date="2026-06-08T14:51:00Z" w16du:dateUtc="2026-06-08T19:51:00Z"/>
              </w:rPr>
            </w:pPr>
            <w:ins w:id="863" w:author="Kurt Elliason" w:date="2026-06-08T14:51:00Z" w16du:dateUtc="2026-06-08T19:51:00Z">
              <w:r w:rsidRPr="0002100F">
                <w:t>Y</w:t>
              </w:r>
            </w:ins>
          </w:p>
        </w:tc>
      </w:tr>
      <w:tr w:rsidR="000C32B1" w14:paraId="238FA463" w14:textId="77777777" w:rsidTr="00816528">
        <w:trPr>
          <w:ins w:id="864" w:author="Kurt Elliason" w:date="2026-06-08T14:51:00Z" w16du:dateUtc="2026-06-08T19:51:00Z"/>
        </w:trPr>
        <w:tc>
          <w:tcPr>
            <w:tcW w:w="4460" w:type="dxa"/>
          </w:tcPr>
          <w:p w14:paraId="32BA4D36" w14:textId="77777777" w:rsidR="000C32B1" w:rsidRDefault="000C32B1" w:rsidP="00816528">
            <w:pPr>
              <w:pStyle w:val="TableEntry"/>
              <w:rPr>
                <w:ins w:id="865" w:author="Kurt Elliason" w:date="2026-06-08T14:51:00Z" w16du:dateUtc="2026-06-08T19:51:00Z"/>
              </w:rPr>
            </w:pPr>
            <w:ins w:id="866" w:author="Kurt Elliason" w:date="2026-06-08T14:51:00Z" w16du:dateUtc="2026-06-08T19:51:00Z">
              <w:r w:rsidRPr="0002100F">
                <w:t>none</w:t>
              </w:r>
            </w:ins>
          </w:p>
        </w:tc>
        <w:tc>
          <w:tcPr>
            <w:tcW w:w="4430" w:type="dxa"/>
          </w:tcPr>
          <w:p w14:paraId="3030D6D4" w14:textId="77777777" w:rsidR="000C32B1" w:rsidRDefault="000C32B1" w:rsidP="00816528">
            <w:pPr>
              <w:pStyle w:val="TableEntry"/>
              <w:rPr>
                <w:ins w:id="867" w:author="Kurt Elliason" w:date="2026-06-08T14:51:00Z" w16du:dateUtc="2026-06-08T19:51:00Z"/>
              </w:rPr>
            </w:pPr>
            <w:ins w:id="868" w:author="Kurt Elliason" w:date="2026-06-08T14:51:00Z" w16du:dateUtc="2026-06-08T19:51:00Z">
              <w:r w:rsidRPr="0002100F">
                <w:t>69135^MDC_OBS_MEM^MDC</w:t>
              </w:r>
            </w:ins>
          </w:p>
        </w:tc>
        <w:tc>
          <w:tcPr>
            <w:tcW w:w="1216" w:type="dxa"/>
            <w:vAlign w:val="center"/>
          </w:tcPr>
          <w:p w14:paraId="5CAE3E0F" w14:textId="77777777" w:rsidR="000C32B1" w:rsidRDefault="000C32B1" w:rsidP="00816528">
            <w:pPr>
              <w:pStyle w:val="TableEntry"/>
              <w:rPr>
                <w:ins w:id="869" w:author="Kurt Elliason" w:date="2026-06-08T14:51:00Z" w16du:dateUtc="2026-06-08T19:51:00Z"/>
              </w:rPr>
            </w:pPr>
            <w:ins w:id="870" w:author="Kurt Elliason" w:date="2026-06-08T14:51:00Z" w16du:dateUtc="2026-06-08T19:51:00Z">
              <w:r w:rsidRPr="0002100F">
                <w:t>N</w:t>
              </w:r>
            </w:ins>
          </w:p>
        </w:tc>
      </w:tr>
    </w:tbl>
    <w:p w14:paraId="58A222C2" w14:textId="77777777" w:rsidR="000C32B1" w:rsidRPr="0002100F" w:rsidRDefault="000C32B1" w:rsidP="000C32B1">
      <w:pPr>
        <w:pStyle w:val="BodyText"/>
        <w:rPr>
          <w:ins w:id="871" w:author="Kurt Elliason" w:date="2026-06-08T14:51:00Z" w16du:dateUtc="2026-06-08T19:51:00Z"/>
        </w:rPr>
      </w:pPr>
      <w:ins w:id="872" w:author="Kurt Elliason" w:date="2026-06-08T14:51:00Z" w16du:dateUtc="2026-06-08T19:51:00Z">
        <w:r w:rsidRPr="0002100F">
          <w:rPr>
            <w:noProof/>
          </w:rPr>
          <mc:AlternateContent>
            <mc:Choice Requires="wpg">
              <w:drawing>
                <wp:anchor distT="0" distB="0" distL="0" distR="0" simplePos="0" relativeHeight="251880960" behindDoc="0" locked="0" layoutInCell="1" allowOverlap="1" wp14:anchorId="59CACB80" wp14:editId="53EDD68C">
                  <wp:simplePos x="0" y="0"/>
                  <wp:positionH relativeFrom="column">
                    <wp:posOffset>1304925</wp:posOffset>
                  </wp:positionH>
                  <wp:positionV relativeFrom="paragraph">
                    <wp:posOffset>323850</wp:posOffset>
                  </wp:positionV>
                  <wp:extent cx="3334385" cy="2038350"/>
                  <wp:effectExtent l="0" t="0" r="0" b="0"/>
                  <wp:wrapTopAndBottom/>
                  <wp:docPr id="189379557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34385" cy="2038350"/>
                            <a:chOff x="2054" y="120"/>
                            <a:chExt cx="5250" cy="3490"/>
                          </a:xfrm>
                        </wpg:grpSpPr>
                        <wps:wsp>
                          <wps:cNvPr id="1527648303" name="Rectangle 16"/>
                          <wps:cNvSpPr>
                            <a:spLocks noChangeArrowheads="1"/>
                          </wps:cNvSpPr>
                          <wps:spPr bwMode="auto">
                            <a:xfrm>
                              <a:off x="2054" y="120"/>
                              <a:ext cx="5250" cy="34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339619432" name="Text Box 17"/>
                          <wps:cNvSpPr txBox="1">
                            <a:spLocks noChangeArrowheads="1"/>
                          </wps:cNvSpPr>
                          <wps:spPr bwMode="auto">
                            <a:xfrm>
                              <a:off x="2158" y="421"/>
                              <a:ext cx="1439" cy="841"/>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950A63" w14:textId="77777777" w:rsidR="000C32B1" w:rsidRDefault="000C32B1" w:rsidP="000C32B1">
                                <w:pPr>
                                  <w:jc w:val="center"/>
                                  <w:rPr>
                                    <w:sz w:val="22"/>
                                    <w:szCs w:val="22"/>
                                  </w:rPr>
                                </w:pPr>
                                <w:r>
                                  <w:rPr>
                                    <w:sz w:val="22"/>
                                    <w:szCs w:val="22"/>
                                  </w:rPr>
                                  <w:t>LOR</w:t>
                                </w:r>
                              </w:p>
                            </w:txbxContent>
                          </wps:txbx>
                          <wps:bodyPr rot="0" vert="horz" wrap="square" lIns="91440" tIns="45720" rIns="91440" bIns="45720" anchor="t" anchorCtr="0">
                            <a:noAutofit/>
                          </wps:bodyPr>
                        </wps:wsp>
                        <wps:wsp>
                          <wps:cNvPr id="1317486613" name="Line 18"/>
                          <wps:cNvCnPr/>
                          <wps:spPr bwMode="auto">
                            <a:xfrm>
                              <a:off x="2889" y="1149"/>
                              <a:ext cx="0" cy="2015"/>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0830831" name="Text Box 19"/>
                          <wps:cNvSpPr txBox="1">
                            <a:spLocks noChangeArrowheads="1"/>
                          </wps:cNvSpPr>
                          <wps:spPr bwMode="auto">
                            <a:xfrm>
                              <a:off x="3926" y="1621"/>
                              <a:ext cx="1922" cy="4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14:hiddenEffects>
                              </a:ext>
                            </a:extLst>
                          </wps:spPr>
                          <wps:txbx>
                            <w:txbxContent>
                              <w:p w14:paraId="0844336D" w14:textId="77777777" w:rsidR="000C32B1" w:rsidRDefault="000C32B1" w:rsidP="000C32B1">
                                <w:pPr>
                                  <w:rPr>
                                    <w:sz w:val="22"/>
                                    <w:szCs w:val="22"/>
                                  </w:rPr>
                                </w:pPr>
                                <w:r>
                                  <w:rPr>
                                    <w:sz w:val="22"/>
                                    <w:szCs w:val="22"/>
                                  </w:rPr>
                                  <w:t>RLO [PCD-16]</w:t>
                                </w:r>
                              </w:p>
                            </w:txbxContent>
                          </wps:txbx>
                          <wps:bodyPr rot="0" vert="horz" wrap="square" lIns="0" tIns="0" rIns="0" bIns="0" anchor="t" anchorCtr="0">
                            <a:noAutofit/>
                          </wps:bodyPr>
                        </wps:wsp>
                        <wps:wsp>
                          <wps:cNvPr id="895199158" name="Line 20"/>
                          <wps:cNvCnPr/>
                          <wps:spPr bwMode="auto">
                            <a:xfrm>
                              <a:off x="6368" y="1113"/>
                              <a:ext cx="0" cy="1937"/>
                            </a:xfrm>
                            <a:prstGeom prst="line">
                              <a:avLst/>
                            </a:prstGeom>
                            <a:noFill/>
                            <a:ln w="9360">
                              <a:solidFill>
                                <a:srgbClr val="000000"/>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27139544" name="Rectangle 21"/>
                          <wps:cNvSpPr>
                            <a:spLocks noChangeArrowheads="1"/>
                          </wps:cNvSpPr>
                          <wps:spPr bwMode="auto">
                            <a:xfrm>
                              <a:off x="2776" y="1398"/>
                              <a:ext cx="266" cy="1343"/>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604602078" name="Rectangle 22"/>
                          <wps:cNvSpPr>
                            <a:spLocks noChangeArrowheads="1"/>
                          </wps:cNvSpPr>
                          <wps:spPr bwMode="auto">
                            <a:xfrm>
                              <a:off x="6223" y="1398"/>
                              <a:ext cx="320" cy="1366"/>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055138934" name="Line 23"/>
                          <wps:cNvCnPr/>
                          <wps:spPr bwMode="auto">
                            <a:xfrm>
                              <a:off x="3061" y="2071"/>
                              <a:ext cx="3161" cy="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1752092" name="Text Box 24"/>
                          <wps:cNvSpPr txBox="1">
                            <a:spLocks noChangeArrowheads="1"/>
                          </wps:cNvSpPr>
                          <wps:spPr bwMode="auto">
                            <a:xfrm>
                              <a:off x="5653" y="409"/>
                              <a:ext cx="1439" cy="841"/>
                            </a:xfrm>
                            <a:prstGeom prst="rect">
                              <a:avLst/>
                            </a:prstGeom>
                            <a:solidFill>
                              <a:srgbClr val="FFFFFF"/>
                            </a:solidFill>
                            <a:ln>
                              <a:noFill/>
                            </a:ln>
                            <a:effectLst/>
                            <a:extLst>
                              <a:ext uri="{91240B29-F687-4F45-9708-019B960494DF}">
                                <a14:hiddenLine xmlns:a14="http://schemas.microsoft.com/office/drawing/2010/main" w="9525">
                                  <a:solidFill>
                                    <a:srgbClr val="80808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902509E" w14:textId="77777777" w:rsidR="000C32B1" w:rsidRDefault="000C32B1" w:rsidP="000C32B1">
                                <w:pPr>
                                  <w:jc w:val="center"/>
                                  <w:rPr>
                                    <w:sz w:val="22"/>
                                    <w:szCs w:val="22"/>
                                  </w:rPr>
                                </w:pPr>
                                <w:r>
                                  <w:rPr>
                                    <w:sz w:val="22"/>
                                    <w:szCs w:val="22"/>
                                  </w:rPr>
                                  <w:t>LOC</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9CACB80" id="Group 15" o:spid="_x0000_s1208" style="position:absolute;margin-left:102.75pt;margin-top:25.5pt;width:262.55pt;height:160.5pt;z-index:251880960;mso-wrap-distance-left:0;mso-wrap-distance-right:0;mso-position-horizontal-relative:text;mso-position-vertical-relative:text" coordorigin="2054,120" coordsize="5250,3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">
                  <v:rect id="Rectangle 16" o:spid="_x0000_s1209" style="position:absolute;left:2054;top:120;width:5250;height:34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" filled="f" stroked="f" strokecolor="gray">
                    <v:stroke joinstyle="round"/>
                  </v:rect>
                  <v:shape id="Text Box 17" o:spid="_x0000_s1210" type="#_x0000_t202" style="position:absolute;left:2158;top:421;width:1439;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" stroked="f" strokecolor="gray">
                    <v:stroke joinstyle="round"/>
                    <v:textbox>
                      <w:txbxContent>
                        <w:p w14:paraId="79950A63" w14:textId="77777777" w:rsidR="000C32B1" w:rsidRDefault="000C32B1" w:rsidP="000C32B1">
                          <w:pPr>
                            <w:jc w:val="center"/>
                            <w:rPr>
                              <w:sz w:val="22"/>
                              <w:szCs w:val="22"/>
                            </w:rPr>
                          </w:pPr>
                          <w:r>
                            <w:rPr>
                              <w:sz w:val="22"/>
                              <w:szCs w:val="22"/>
                            </w:rPr>
                            <w:t>LOR</w:t>
                          </w:r>
                        </w:p>
                      </w:txbxContent>
                    </v:textbox>
                  </v:shape>
                  <v:line id="Line 18" o:spid="_x0000_s1211" style="position:absolute;visibility:visible;mso-wrap-style:square" from="2889,1149" to="2889,3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" strokeweight=".26mm">
                    <v:stroke dashstyle="dash" joinstyle="miter"/>
                  </v:line>
                  <v:shape id="Text Box 19" o:spid="_x0000_s1212" type="#_x0000_t202" style="position:absolute;left:3926;top:1621;width:192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" filled="f" stroked="f" strokecolor="gray">
                    <v:stroke joinstyle="round"/>
                    <v:textbox inset="0,0,0,0">
                      <w:txbxContent>
                        <w:p w14:paraId="0844336D" w14:textId="77777777" w:rsidR="000C32B1" w:rsidRDefault="000C32B1" w:rsidP="000C32B1">
                          <w:pPr>
                            <w:rPr>
                              <w:sz w:val="22"/>
                              <w:szCs w:val="22"/>
                            </w:rPr>
                          </w:pPr>
                          <w:r>
                            <w:rPr>
                              <w:sz w:val="22"/>
                              <w:szCs w:val="22"/>
                            </w:rPr>
                            <w:t>RLO [PCD-16]</w:t>
                          </w:r>
                        </w:p>
                      </w:txbxContent>
                    </v:textbox>
                  </v:shape>
                  <v:line id="Line 20" o:spid="_x0000_s1213" style="position:absolute;visibility:visible;mso-wrap-style:square" from="6368,1113" to="6368,3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" strokeweight=".26mm">
                    <v:stroke dashstyle="dash" joinstyle="miter"/>
                  </v:line>
                  <v:rect id="Rectangle 21" o:spid="_x0000_s1214" style="position:absolute;left:2776;top:1398;width:266;height:13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" strokeweight=".26mm"/>
                  <v:rect id="Rectangle 22" o:spid="_x0000_s1215" style="position:absolute;left:6223;top:1398;width:320;height:136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" strokeweight=".26mm"/>
                  <v:line id="Line 23" o:spid="_x0000_s1216" style="position:absolute;visibility:visible;mso-wrap-style:square" from="3061,2071" to="6222,2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" strokeweight=".26mm">
                    <v:stroke endarrow="block" joinstyle="miter"/>
                  </v:line>
                  <v:shape id="Text Box 24" o:spid="_x0000_s1217" type="#_x0000_t202" style="position:absolute;left:5653;top:409;width:1439;height: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" stroked="f" strokecolor="gray">
                    <v:stroke joinstyle="round"/>
                    <v:textbox>
                      <w:txbxContent>
                        <w:p w14:paraId="2902509E" w14:textId="77777777" w:rsidR="000C32B1" w:rsidRDefault="000C32B1" w:rsidP="000C32B1">
                          <w:pPr>
                            <w:jc w:val="center"/>
                            <w:rPr>
                              <w:sz w:val="22"/>
                              <w:szCs w:val="22"/>
                            </w:rPr>
                          </w:pPr>
                          <w:r>
                            <w:rPr>
                              <w:sz w:val="22"/>
                              <w:szCs w:val="22"/>
                            </w:rPr>
                            <w:t>LOC</w:t>
                          </w:r>
                        </w:p>
                      </w:txbxContent>
                    </v:textbox>
                  </v:shape>
                  <w10:wrap type="topAndBottom"/>
                </v:group>
              </w:pict>
            </mc:Fallback>
          </mc:AlternateContent>
        </w:r>
      </w:ins>
    </w:p>
    <w:p w14:paraId="5F1C608A" w14:textId="77777777" w:rsidR="000C32B1" w:rsidRPr="0002100F" w:rsidRDefault="000C32B1" w:rsidP="000C32B1">
      <w:pPr>
        <w:pStyle w:val="FigureTitle"/>
        <w:rPr>
          <w:ins w:id="873" w:author="Kurt Elliason" w:date="2026-06-08T14:51:00Z" w16du:dateUtc="2026-06-08T19:51:00Z"/>
        </w:rPr>
      </w:pPr>
      <w:bookmarkStart w:id="874" w:name="_Toc390935433"/>
      <w:bookmarkStart w:id="875" w:name="_Toc390935940"/>
      <w:bookmarkStart w:id="876" w:name="_Toc390936215"/>
      <w:bookmarkStart w:id="877" w:name="_Toc390936632"/>
      <w:ins w:id="878" w:author="Kurt Elliason" w:date="2026-06-08T14:51:00Z" w16du:dateUtc="2026-06-08T19:51:00Z">
        <w:r>
          <w:t>Figure 3.16.4-1: Interaction Diagram</w:t>
        </w:r>
      </w:ins>
    </w:p>
    <w:p w14:paraId="5EB075D5" w14:textId="77777777" w:rsidR="000C32B1" w:rsidRPr="0002100F" w:rsidRDefault="000C32B1" w:rsidP="000C32B1">
      <w:pPr>
        <w:pStyle w:val="Heading3"/>
        <w:numPr>
          <w:ilvl w:val="0"/>
          <w:numId w:val="0"/>
        </w:numPr>
        <w:rPr>
          <w:ins w:id="879" w:author="Kurt Elliason" w:date="2026-06-08T14:51:00Z" w16du:dateUtc="2026-06-08T19:51:00Z"/>
        </w:rPr>
      </w:pPr>
      <w:bookmarkStart w:id="880" w:name="_Toc131750420"/>
      <w:ins w:id="881" w:author="Kurt Elliason" w:date="2026-06-08T14:51:00Z" w16du:dateUtc="2026-06-08T19:51:00Z">
        <w:r w:rsidRPr="0002100F">
          <w:lastRenderedPageBreak/>
          <w:t xml:space="preserve">3.16.4 </w:t>
        </w:r>
        <w:bookmarkEnd w:id="874"/>
        <w:bookmarkEnd w:id="875"/>
        <w:bookmarkEnd w:id="876"/>
        <w:bookmarkEnd w:id="877"/>
        <w:r>
          <w:t>Messages</w:t>
        </w:r>
        <w:bookmarkEnd w:id="880"/>
      </w:ins>
    </w:p>
    <w:p w14:paraId="32A55534" w14:textId="77777777" w:rsidR="000C32B1" w:rsidRPr="0002100F" w:rsidRDefault="000C32B1" w:rsidP="000C32B1">
      <w:pPr>
        <w:pStyle w:val="Heading4"/>
        <w:numPr>
          <w:ilvl w:val="0"/>
          <w:numId w:val="0"/>
        </w:numPr>
        <w:rPr>
          <w:ins w:id="882" w:author="Kurt Elliason" w:date="2026-06-08T14:51:00Z" w16du:dateUtc="2026-06-08T19:51:00Z"/>
        </w:rPr>
      </w:pPr>
      <w:bookmarkStart w:id="883" w:name="_Toc390935434"/>
      <w:bookmarkStart w:id="884" w:name="_Toc390935941"/>
      <w:bookmarkStart w:id="885" w:name="_Toc390936216"/>
      <w:bookmarkStart w:id="886" w:name="_Toc390936633"/>
      <w:bookmarkStart w:id="887" w:name="_Toc131750421"/>
      <w:ins w:id="888" w:author="Kurt Elliason" w:date="2026-06-08T14:51:00Z" w16du:dateUtc="2026-06-08T19:51:00Z">
        <w:r w:rsidRPr="0002100F">
          <w:t>3.16.4.1 Report Location Observation (RLO)</w:t>
        </w:r>
        <w:bookmarkEnd w:id="883"/>
        <w:bookmarkEnd w:id="884"/>
        <w:bookmarkEnd w:id="885"/>
        <w:bookmarkEnd w:id="886"/>
        <w:r w:rsidRPr="0002100F">
          <w:t xml:space="preserve"> [PCD-16]</w:t>
        </w:r>
        <w:bookmarkEnd w:id="887"/>
      </w:ins>
    </w:p>
    <w:p w14:paraId="0BC28A27" w14:textId="77777777" w:rsidR="000C32B1" w:rsidRPr="0002100F" w:rsidRDefault="000C32B1" w:rsidP="000C32B1">
      <w:pPr>
        <w:pStyle w:val="BodyText"/>
        <w:rPr>
          <w:ins w:id="889" w:author="Kurt Elliason" w:date="2026-06-08T14:51:00Z" w16du:dateUtc="2026-06-08T19:51:00Z"/>
          <w:i/>
        </w:rPr>
      </w:pPr>
      <w:ins w:id="890" w:author="Kurt Elliason" w:date="2026-06-08T14:51:00Z" w16du:dateUtc="2026-06-08T19:51:00Z">
        <w:r w:rsidRPr="0002100F">
          <w:t>The observations are mapped to OBX (equipment) and PRT (people or equipment) segments and contained under the OBX segment which identifies the observation type (person or equipment).</w:t>
        </w:r>
      </w:ins>
    </w:p>
    <w:p w14:paraId="413AC0FA" w14:textId="77777777" w:rsidR="000C32B1" w:rsidRPr="0002100F" w:rsidRDefault="000C32B1" w:rsidP="000C32B1">
      <w:pPr>
        <w:pStyle w:val="BodyText"/>
        <w:rPr>
          <w:ins w:id="891" w:author="Kurt Elliason" w:date="2026-06-08T14:51:00Z" w16du:dateUtc="2026-06-08T19:51:00Z"/>
          <w:i/>
        </w:rPr>
      </w:pPr>
      <w:ins w:id="892" w:author="Kurt Elliason" w:date="2026-06-08T14:51:00Z" w16du:dateUtc="2026-06-08T19:51:00Z">
        <w:r w:rsidRPr="0002100F">
          <w:t>A single transaction should report about one piece of equipment or one person.</w:t>
        </w:r>
      </w:ins>
    </w:p>
    <w:p w14:paraId="060A0340" w14:textId="77777777" w:rsidR="000C32B1" w:rsidRPr="0002100F" w:rsidRDefault="000C32B1" w:rsidP="000C32B1">
      <w:pPr>
        <w:pStyle w:val="BodyText"/>
        <w:rPr>
          <w:ins w:id="893" w:author="Kurt Elliason" w:date="2026-06-08T14:51:00Z" w16du:dateUtc="2026-06-08T19:51:00Z"/>
        </w:rPr>
      </w:pPr>
      <w:ins w:id="894" w:author="Kurt Elliason" w:date="2026-06-08T14:51:00Z" w16du:dateUtc="2026-06-08T19:51:00Z">
        <w:r w:rsidRPr="0002100F">
          <w:t>More than one sending actor instance can send to the same receiving actor instance.</w:t>
        </w:r>
      </w:ins>
    </w:p>
    <w:p w14:paraId="492B6C37" w14:textId="77777777" w:rsidR="000C32B1" w:rsidRPr="0002100F" w:rsidRDefault="000C32B1" w:rsidP="000C32B1">
      <w:pPr>
        <w:pStyle w:val="BodyText"/>
        <w:rPr>
          <w:ins w:id="895" w:author="Kurt Elliason" w:date="2026-06-08T14:51:00Z" w16du:dateUtc="2026-06-08T19:51:00Z"/>
        </w:rPr>
      </w:pPr>
      <w:ins w:id="896" w:author="Kurt Elliason" w:date="2026-06-08T14:51:00Z" w16du:dateUtc="2026-06-08T19:51:00Z">
        <w:r w:rsidRPr="0002100F">
          <w:t>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w:t>
        </w:r>
      </w:ins>
    </w:p>
    <w:p w14:paraId="21E35C24" w14:textId="77777777" w:rsidR="000C32B1" w:rsidRPr="0002100F" w:rsidRDefault="000C32B1" w:rsidP="000C32B1">
      <w:pPr>
        <w:pStyle w:val="Heading5"/>
        <w:numPr>
          <w:ilvl w:val="0"/>
          <w:numId w:val="0"/>
        </w:numPr>
        <w:rPr>
          <w:ins w:id="897" w:author="Kurt Elliason" w:date="2026-06-08T14:51:00Z" w16du:dateUtc="2026-06-08T19:51:00Z"/>
        </w:rPr>
      </w:pPr>
      <w:bookmarkStart w:id="898" w:name="_Toc131750422"/>
      <w:ins w:id="899" w:author="Kurt Elliason" w:date="2026-06-08T14:51:00Z" w16du:dateUtc="2026-06-08T19:51:00Z">
        <w:r w:rsidRPr="0002100F">
          <w:t>3.16.4.1.1 LS Observation Types</w:t>
        </w:r>
        <w:bookmarkEnd w:id="898"/>
      </w:ins>
    </w:p>
    <w:p w14:paraId="2A52829B" w14:textId="77777777" w:rsidR="000C32B1" w:rsidRPr="0002100F" w:rsidRDefault="000C32B1" w:rsidP="000C32B1">
      <w:pPr>
        <w:pStyle w:val="BodyText"/>
        <w:rPr>
          <w:ins w:id="900" w:author="Kurt Elliason" w:date="2026-06-08T14:51:00Z" w16du:dateUtc="2026-06-08T19:51:00Z"/>
        </w:rPr>
      </w:pPr>
      <w:ins w:id="901" w:author="Kurt Elliason" w:date="2026-06-08T14:51:00Z" w16du:dateUtc="2026-06-08T19:51:00Z">
        <w:r w:rsidRPr="0002100F">
          <w:t xml:space="preserve">Location observations can be reported in one or more types. </w:t>
        </w:r>
      </w:ins>
    </w:p>
    <w:p w14:paraId="3A69509F" w14:textId="77777777" w:rsidR="000C32B1" w:rsidRPr="0002100F" w:rsidRDefault="000C32B1" w:rsidP="000C32B1">
      <w:pPr>
        <w:pStyle w:val="ListBullet2"/>
        <w:tabs>
          <w:tab w:val="num" w:pos="720"/>
        </w:tabs>
        <w:suppressAutoHyphens/>
        <w:rPr>
          <w:ins w:id="902" w:author="Kurt Elliason" w:date="2026-06-08T14:51:00Z" w16du:dateUtc="2026-06-08T19:51:00Z"/>
        </w:rPr>
      </w:pPr>
      <w:ins w:id="903" w:author="Kurt Elliason" w:date="2026-06-08T14:51:00Z" w16du:dateUtc="2026-06-08T19:51:00Z">
        <w:r w:rsidRPr="0002100F">
          <w:t>Named Location (hospital named hierarchical location or simple name string)</w:t>
        </w:r>
      </w:ins>
    </w:p>
    <w:p w14:paraId="7546B535" w14:textId="77777777" w:rsidR="000C32B1" w:rsidRPr="0002100F" w:rsidRDefault="000C32B1" w:rsidP="000C32B1">
      <w:pPr>
        <w:pStyle w:val="ListBullet2"/>
        <w:tabs>
          <w:tab w:val="num" w:pos="720"/>
        </w:tabs>
        <w:suppressAutoHyphens/>
        <w:rPr>
          <w:ins w:id="904" w:author="Kurt Elliason" w:date="2026-06-08T14:51:00Z" w16du:dateUtc="2026-06-08T19:51:00Z"/>
        </w:rPr>
      </w:pPr>
      <w:ins w:id="905" w:author="Kurt Elliason" w:date="2026-06-08T14:51:00Z" w16du:dateUtc="2026-06-08T19:51:00Z">
        <w:r w:rsidRPr="0002100F">
          <w:t>Base + (X/Y/Z) offset plus accuracy indications</w:t>
        </w:r>
      </w:ins>
    </w:p>
    <w:p w14:paraId="34A29D1A" w14:textId="77777777" w:rsidR="000C32B1" w:rsidRPr="0002100F" w:rsidRDefault="000C32B1" w:rsidP="000C32B1">
      <w:pPr>
        <w:pStyle w:val="ListBullet2"/>
        <w:tabs>
          <w:tab w:val="num" w:pos="720"/>
        </w:tabs>
        <w:suppressAutoHyphens/>
        <w:rPr>
          <w:ins w:id="906" w:author="Kurt Elliason" w:date="2026-06-08T14:51:00Z" w16du:dateUtc="2026-06-08T19:51:00Z"/>
        </w:rPr>
      </w:pPr>
      <w:ins w:id="907" w:author="Kurt Elliason" w:date="2026-06-08T14:51:00Z" w16du:dateUtc="2026-06-08T19:51:00Z">
        <w:r w:rsidRPr="0002100F">
          <w:t>GNSS/GPS plus accuracy indications</w:t>
        </w:r>
      </w:ins>
    </w:p>
    <w:p w14:paraId="5D71C92F" w14:textId="77777777" w:rsidR="000C32B1" w:rsidRPr="0002100F" w:rsidRDefault="000C32B1" w:rsidP="000C32B1">
      <w:pPr>
        <w:pStyle w:val="BodyText"/>
        <w:rPr>
          <w:ins w:id="908" w:author="Kurt Elliason" w:date="2026-06-08T14:51:00Z" w16du:dateUtc="2026-06-08T19:51:00Z"/>
        </w:rPr>
      </w:pPr>
      <w:ins w:id="909" w:author="Kurt Elliason" w:date="2026-06-08T14:51:00Z" w16du:dateUtc="2026-06-08T19:51:00Z">
        <w:r w:rsidRPr="0002100F">
          <w:t>Named locations are preferred for communication of a location to a person. Base + offset is used to communicate location to another LS system for moving pushpins on active maps or floor layouts. GNSS/GPS is good for absolute location retrospective analysis or for locations outside structures.</w:t>
        </w:r>
      </w:ins>
    </w:p>
    <w:p w14:paraId="713FE8A3" w14:textId="77777777" w:rsidR="000C32B1" w:rsidRPr="0002100F" w:rsidRDefault="000C32B1" w:rsidP="000C32B1">
      <w:pPr>
        <w:pStyle w:val="BodyText"/>
        <w:rPr>
          <w:ins w:id="910" w:author="Kurt Elliason" w:date="2026-06-08T14:51:00Z" w16du:dateUtc="2026-06-08T19:51:00Z"/>
        </w:rPr>
      </w:pPr>
      <w:ins w:id="911" w:author="Kurt Elliason" w:date="2026-06-08T14:51:00Z" w16du:dateUtc="2026-06-08T19:51:00Z">
        <w:r w:rsidRPr="0002100F">
          <w:t>The Base reference for base + offset location observations is typically a mutually agreed base map, such as an electronic architectural diagram file for an area within a building, such as a care unit on a floor within a hospital building.</w:t>
        </w:r>
      </w:ins>
    </w:p>
    <w:p w14:paraId="3BCCA9E1" w14:textId="77777777" w:rsidR="000C32B1" w:rsidRPr="0002100F" w:rsidRDefault="000C32B1" w:rsidP="000C32B1">
      <w:pPr>
        <w:pStyle w:val="BodyText"/>
        <w:rPr>
          <w:ins w:id="912" w:author="Kurt Elliason" w:date="2026-06-08T14:51:00Z" w16du:dateUtc="2026-06-08T19:51:00Z"/>
        </w:rPr>
      </w:pPr>
      <w:ins w:id="913" w:author="Kurt Elliason" w:date="2026-06-08T14:51:00Z" w16du:dateUtc="2026-06-08T19:51:00Z">
        <w:r w:rsidRPr="0002100F">
          <w:t>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 meaning having the most non-empty components of the Person Location (PL) datatype, with lesser resolved location observations following it in order of decreasing completeness of resolution</w:t>
        </w:r>
        <w:r>
          <w:t xml:space="preserve">. </w:t>
        </w:r>
        <w:r w:rsidRPr="0002100F">
          <w:t xml:space="preserve">See the note within the PL datatype definition in HL7 version </w:t>
        </w:r>
        <w:commentRangeStart w:id="914"/>
        <w:r w:rsidRPr="0002100F">
          <w:t xml:space="preserve">2.6 </w:t>
        </w:r>
      </w:ins>
      <w:commentRangeEnd w:id="914"/>
      <w:r w:rsidRPr="0002100F">
        <w:rPr>
          <w:rStyle w:val="CommentReference"/>
          <w:sz w:val="24"/>
          <w:szCs w:val="20"/>
        </w:rPr>
        <w:commentReference w:id="914"/>
      </w:r>
      <w:ins w:id="915" w:author="Kurt Elliason" w:date="2026-06-08T14:51:00Z" w16du:dateUtc="2026-06-08T19:51:00Z">
        <w:r w:rsidRPr="0002100F">
          <w:t>chapter 2A Control (DataTypes) page 53 which spells out PL component ordering.</w:t>
        </w:r>
      </w:ins>
    </w:p>
    <w:p w14:paraId="359DEF89" w14:textId="77777777" w:rsidR="000C32B1" w:rsidRPr="0002100F" w:rsidRDefault="000C32B1" w:rsidP="000C32B1">
      <w:pPr>
        <w:pStyle w:val="Heading5"/>
        <w:numPr>
          <w:ilvl w:val="0"/>
          <w:numId w:val="0"/>
        </w:numPr>
        <w:rPr>
          <w:ins w:id="916" w:author="Kurt Elliason" w:date="2026-06-08T14:51:00Z" w16du:dateUtc="2026-06-08T19:51:00Z"/>
        </w:rPr>
      </w:pPr>
      <w:bookmarkStart w:id="917" w:name="_Toc131750423"/>
      <w:ins w:id="918" w:author="Kurt Elliason" w:date="2026-06-08T14:51:00Z" w16du:dateUtc="2026-06-08T19:51:00Z">
        <w:r w:rsidRPr="0002100F">
          <w:t>3.16.4.1.2 HL7 Conformance Statement</w:t>
        </w:r>
        <w:bookmarkEnd w:id="917"/>
      </w:ins>
    </w:p>
    <w:p w14:paraId="06FB2999" w14:textId="77777777" w:rsidR="000C32B1" w:rsidRPr="0002100F" w:rsidRDefault="000C32B1" w:rsidP="000C32B1">
      <w:pPr>
        <w:pStyle w:val="BodyText"/>
        <w:rPr>
          <w:ins w:id="919" w:author="Kurt Elliason" w:date="2026-06-08T14:51:00Z" w16du:dateUtc="2026-06-08T19:51:00Z"/>
        </w:rPr>
      </w:pPr>
      <w:ins w:id="920" w:author="Kurt Elliason" w:date="2026-06-08T14:51:00Z" w16du:dateUtc="2026-06-08T19:51:00Z">
        <w:r w:rsidRPr="0002100F">
          <w:t>The conformance statement for this interaction described below is adapted from HL7 version 2.6 with use of the Participation Information (PRT) segment from HL7 version 2.7.</w:t>
        </w:r>
      </w:ins>
    </w:p>
    <w:p w14:paraId="6C77895A" w14:textId="77777777" w:rsidR="000C32B1" w:rsidRPr="0002100F" w:rsidRDefault="000C32B1" w:rsidP="000C32B1">
      <w:pPr>
        <w:pStyle w:val="TableTitle"/>
        <w:rPr>
          <w:ins w:id="921" w:author="Kurt Elliason" w:date="2026-06-08T14:51:00Z" w16du:dateUtc="2026-06-08T19:51:00Z"/>
        </w:rPr>
      </w:pPr>
      <w:ins w:id="922" w:author="Kurt Elliason" w:date="2026-06-08T14:51:00Z" w16du:dateUtc="2026-06-08T19:51:00Z">
        <w:r w:rsidRPr="0002100F">
          <w:lastRenderedPageBreak/>
          <w:t>Table 3.16.4.1.2-1: Report Location Observation</w:t>
        </w:r>
        <w:r w:rsidRPr="0002100F" w:rsidDel="009D42DB">
          <w:t xml:space="preserve"> </w:t>
        </w:r>
        <w:r>
          <w:t>[</w:t>
        </w:r>
        <w:r w:rsidRPr="0002100F">
          <w:t>PCD-16</w:t>
        </w:r>
        <w:r>
          <w:t>]</w:t>
        </w:r>
        <w:r w:rsidRPr="0002100F">
          <w:t xml:space="preserve"> Transaction Conformance</w:t>
        </w:r>
      </w:ins>
    </w:p>
    <w:tbl>
      <w:tblPr>
        <w:tblW w:w="0" w:type="auto"/>
        <w:tblInd w:w="1008" w:type="dxa"/>
        <w:tblBorders>
          <w:top w:val="single" w:sz="4" w:space="0" w:color="auto"/>
          <w:left w:val="single" w:sz="4" w:space="0" w:color="auto"/>
          <w:right w:val="single" w:sz="4" w:space="0" w:color="auto"/>
        </w:tblBorders>
        <w:tblLayout w:type="fixed"/>
        <w:tblCellMar>
          <w:left w:w="115" w:type="dxa"/>
          <w:right w:w="115" w:type="dxa"/>
        </w:tblCellMar>
        <w:tblLook w:val="04A0" w:firstRow="1" w:lastRow="0" w:firstColumn="1" w:lastColumn="0" w:noHBand="0" w:noVBand="1"/>
      </w:tblPr>
      <w:tblGrid>
        <w:gridCol w:w="2700"/>
        <w:gridCol w:w="5040"/>
      </w:tblGrid>
      <w:tr w:rsidR="000C32B1" w:rsidRPr="0002100F" w14:paraId="18BF1A8F" w14:textId="77777777" w:rsidTr="00816528">
        <w:trPr>
          <w:tblHeader/>
          <w:ins w:id="923" w:author="Kurt Elliason" w:date="2026-06-08T14:51:00Z" w16du:dateUtc="2026-06-08T19:51:00Z"/>
        </w:trPr>
        <w:tc>
          <w:tcPr>
            <w:tcW w:w="2700" w:type="dxa"/>
            <w:tcBorders>
              <w:top w:val="single" w:sz="4" w:space="0" w:color="auto"/>
              <w:bottom w:val="single" w:sz="4" w:space="0" w:color="auto"/>
              <w:right w:val="single" w:sz="4" w:space="0" w:color="auto"/>
            </w:tcBorders>
            <w:shd w:val="clear" w:color="auto" w:fill="D9D9D9"/>
            <w:tcMar>
              <w:top w:w="100" w:type="dxa"/>
              <w:right w:w="100" w:type="dxa"/>
            </w:tcMar>
            <w:vAlign w:val="center"/>
          </w:tcPr>
          <w:p w14:paraId="40DD396E" w14:textId="77777777" w:rsidR="000C32B1" w:rsidRPr="0002100F" w:rsidRDefault="000C32B1" w:rsidP="00816528">
            <w:pPr>
              <w:pStyle w:val="TableEntryHeader"/>
              <w:rPr>
                <w:ins w:id="924" w:author="Kurt Elliason" w:date="2026-06-08T14:51:00Z" w16du:dateUtc="2026-06-08T19:51:00Z"/>
              </w:rPr>
            </w:pPr>
            <w:ins w:id="925" w:author="Kurt Elliason" w:date="2026-06-08T14:51:00Z" w16du:dateUtc="2026-06-08T19:51:00Z">
              <w:r w:rsidRPr="0002100F">
                <w:t>Publication ID:</w:t>
              </w:r>
            </w:ins>
          </w:p>
        </w:tc>
        <w:tc>
          <w:tcPr>
            <w:tcW w:w="5040" w:type="dxa"/>
            <w:tcBorders>
              <w:top w:val="single" w:sz="4" w:space="0" w:color="auto"/>
              <w:left w:val="single" w:sz="4" w:space="0" w:color="auto"/>
              <w:bottom w:val="single" w:sz="4" w:space="0" w:color="auto"/>
            </w:tcBorders>
            <w:shd w:val="clear" w:color="auto" w:fill="D9D9D9"/>
            <w:tcMar>
              <w:top w:w="100" w:type="dxa"/>
              <w:right w:w="100" w:type="dxa"/>
            </w:tcMar>
            <w:vAlign w:val="center"/>
          </w:tcPr>
          <w:p w14:paraId="01F114FF" w14:textId="77777777" w:rsidR="000C32B1" w:rsidRPr="0002100F" w:rsidRDefault="000C32B1" w:rsidP="00816528">
            <w:pPr>
              <w:pStyle w:val="TableEntryHeader"/>
              <w:rPr>
                <w:ins w:id="926" w:author="Kurt Elliason" w:date="2026-06-08T14:51:00Z" w16du:dateUtc="2026-06-08T19:51:00Z"/>
              </w:rPr>
            </w:pPr>
            <w:ins w:id="927" w:author="Kurt Elliason" w:date="2026-06-08T14:51:00Z" w16du:dateUtc="2026-06-08T19:51:00Z">
              <w:r>
                <w:t>R45</w:t>
              </w:r>
            </w:ins>
          </w:p>
        </w:tc>
      </w:tr>
      <w:tr w:rsidR="000C32B1" w:rsidRPr="0002100F" w14:paraId="327B7D9E" w14:textId="77777777" w:rsidTr="00816528">
        <w:tblPrEx>
          <w:tblBorders>
            <w:top w:val="none" w:sz="0" w:space="0" w:color="auto"/>
          </w:tblBorders>
        </w:tblPrEx>
        <w:trPr>
          <w:trHeight w:val="133"/>
          <w:ins w:id="928"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766AA1F6" w14:textId="77777777" w:rsidR="000C32B1" w:rsidRPr="0002100F" w:rsidRDefault="000C32B1" w:rsidP="00816528">
            <w:pPr>
              <w:pStyle w:val="TableEntry"/>
              <w:rPr>
                <w:ins w:id="929" w:author="Kurt Elliason" w:date="2026-06-08T14:51:00Z" w16du:dateUtc="2026-06-08T19:51:00Z"/>
              </w:rPr>
            </w:pPr>
            <w:ins w:id="930" w:author="Kurt Elliason" w:date="2026-06-08T14:51:00Z" w16du:dateUtc="2026-06-08T19:51:00Z">
              <w:r w:rsidRPr="0002100F">
                <w:t>Type:</w:t>
              </w:r>
            </w:ins>
          </w:p>
        </w:tc>
        <w:tc>
          <w:tcPr>
            <w:tcW w:w="5040" w:type="dxa"/>
            <w:tcBorders>
              <w:top w:val="single" w:sz="4" w:space="0" w:color="auto"/>
              <w:left w:val="single" w:sz="4" w:space="0" w:color="auto"/>
              <w:bottom w:val="single" w:sz="4" w:space="0" w:color="auto"/>
            </w:tcBorders>
            <w:vAlign w:val="center"/>
          </w:tcPr>
          <w:p w14:paraId="73D44C2E" w14:textId="77777777" w:rsidR="000C32B1" w:rsidRPr="0002100F" w:rsidRDefault="000C32B1" w:rsidP="00816528">
            <w:pPr>
              <w:pStyle w:val="TableEntry"/>
              <w:rPr>
                <w:ins w:id="931" w:author="Kurt Elliason" w:date="2026-06-08T14:51:00Z" w16du:dateUtc="2026-06-08T19:51:00Z"/>
              </w:rPr>
            </w:pPr>
            <w:ins w:id="932" w:author="Kurt Elliason" w:date="2026-06-08T14:51:00Z" w16du:dateUtc="2026-06-08T19:51:00Z">
              <w:r w:rsidRPr="0002100F">
                <w:t>Unsolicited</w:t>
              </w:r>
            </w:ins>
          </w:p>
        </w:tc>
      </w:tr>
      <w:tr w:rsidR="000C32B1" w:rsidRPr="0002100F" w14:paraId="65543123" w14:textId="77777777" w:rsidTr="00816528">
        <w:tblPrEx>
          <w:tblBorders>
            <w:top w:val="none" w:sz="0" w:space="0" w:color="auto"/>
          </w:tblBorders>
        </w:tblPrEx>
        <w:trPr>
          <w:trHeight w:val="288"/>
          <w:ins w:id="933"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468EE872" w14:textId="77777777" w:rsidR="000C32B1" w:rsidRPr="0002100F" w:rsidRDefault="000C32B1" w:rsidP="00816528">
            <w:pPr>
              <w:pStyle w:val="TableEntry"/>
              <w:rPr>
                <w:ins w:id="934" w:author="Kurt Elliason" w:date="2026-06-08T14:51:00Z" w16du:dateUtc="2026-06-08T19:51:00Z"/>
              </w:rPr>
            </w:pPr>
            <w:ins w:id="935" w:author="Kurt Elliason" w:date="2026-06-08T14:51:00Z" w16du:dateUtc="2026-06-08T19:51:00Z">
              <w:r w:rsidRPr="0002100F">
                <w:t>Publication Name:</w:t>
              </w:r>
            </w:ins>
          </w:p>
        </w:tc>
        <w:tc>
          <w:tcPr>
            <w:tcW w:w="5040" w:type="dxa"/>
            <w:tcBorders>
              <w:top w:val="single" w:sz="4" w:space="0" w:color="auto"/>
              <w:left w:val="single" w:sz="4" w:space="0" w:color="auto"/>
              <w:bottom w:val="single" w:sz="4" w:space="0" w:color="auto"/>
            </w:tcBorders>
            <w:vAlign w:val="center"/>
          </w:tcPr>
          <w:p w14:paraId="73783347" w14:textId="77777777" w:rsidR="000C32B1" w:rsidRPr="0002100F" w:rsidRDefault="000C32B1" w:rsidP="00816528">
            <w:pPr>
              <w:pStyle w:val="TableEntry"/>
              <w:rPr>
                <w:ins w:id="936" w:author="Kurt Elliason" w:date="2026-06-08T14:51:00Z" w16du:dateUtc="2026-06-08T19:51:00Z"/>
              </w:rPr>
            </w:pPr>
            <w:ins w:id="937" w:author="Kurt Elliason" w:date="2026-06-08T14:51:00Z" w16du:dateUtc="2026-06-08T19:51:00Z">
              <w:r w:rsidRPr="0002100F">
                <w:t>IHEPCD-16ReportLocationObservation</w:t>
              </w:r>
            </w:ins>
          </w:p>
        </w:tc>
      </w:tr>
      <w:tr w:rsidR="000C32B1" w:rsidRPr="0002100F" w14:paraId="734E6518" w14:textId="77777777" w:rsidTr="00816528">
        <w:tblPrEx>
          <w:tblBorders>
            <w:top w:val="none" w:sz="0" w:space="0" w:color="auto"/>
          </w:tblBorders>
        </w:tblPrEx>
        <w:trPr>
          <w:trHeight w:val="288"/>
          <w:ins w:id="938"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69EDFFC7" w14:textId="77777777" w:rsidR="000C32B1" w:rsidRPr="0002100F" w:rsidRDefault="000C32B1" w:rsidP="00816528">
            <w:pPr>
              <w:pStyle w:val="TableEntry"/>
              <w:rPr>
                <w:ins w:id="939" w:author="Kurt Elliason" w:date="2026-06-08T14:51:00Z" w16du:dateUtc="2026-06-08T19:51:00Z"/>
              </w:rPr>
            </w:pPr>
            <w:ins w:id="940" w:author="Kurt Elliason" w:date="2026-06-08T14:51:00Z" w16du:dateUtc="2026-06-08T19:51:00Z">
              <w:r w:rsidRPr="0002100F">
                <w:t>Trigger:</w:t>
              </w:r>
            </w:ins>
          </w:p>
        </w:tc>
        <w:tc>
          <w:tcPr>
            <w:tcW w:w="5040" w:type="dxa"/>
            <w:tcBorders>
              <w:top w:val="single" w:sz="4" w:space="0" w:color="auto"/>
              <w:left w:val="single" w:sz="4" w:space="0" w:color="auto"/>
              <w:bottom w:val="single" w:sz="4" w:space="0" w:color="auto"/>
            </w:tcBorders>
            <w:vAlign w:val="center"/>
          </w:tcPr>
          <w:p w14:paraId="6A7A5CFE" w14:textId="77777777" w:rsidR="000C32B1" w:rsidRPr="0002100F" w:rsidRDefault="000C32B1" w:rsidP="00816528">
            <w:pPr>
              <w:pStyle w:val="TableEntry"/>
              <w:rPr>
                <w:ins w:id="941" w:author="Kurt Elliason" w:date="2026-06-08T14:51:00Z" w16du:dateUtc="2026-06-08T19:51:00Z"/>
              </w:rPr>
            </w:pPr>
            <w:ins w:id="942" w:author="Kurt Elliason" w:date="2026-06-08T14:51:00Z" w16du:dateUtc="2026-06-08T19:51:00Z">
              <w:r w:rsidRPr="0002100F">
                <w:t>See Section 3.16.4.1.4 Trigger Events</w:t>
              </w:r>
            </w:ins>
          </w:p>
        </w:tc>
      </w:tr>
      <w:tr w:rsidR="000C32B1" w:rsidRPr="0002100F" w14:paraId="3386FA76" w14:textId="77777777" w:rsidTr="00816528">
        <w:tblPrEx>
          <w:tblBorders>
            <w:top w:val="none" w:sz="0" w:space="0" w:color="auto"/>
          </w:tblBorders>
        </w:tblPrEx>
        <w:trPr>
          <w:trHeight w:val="288"/>
          <w:ins w:id="943"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21894E58" w14:textId="77777777" w:rsidR="000C32B1" w:rsidRPr="0002100F" w:rsidRDefault="000C32B1" w:rsidP="00816528">
            <w:pPr>
              <w:pStyle w:val="TableEntry"/>
              <w:rPr>
                <w:ins w:id="944" w:author="Kurt Elliason" w:date="2026-06-08T14:51:00Z" w16du:dateUtc="2026-06-08T19:51:00Z"/>
              </w:rPr>
            </w:pPr>
            <w:ins w:id="945" w:author="Kurt Elliason" w:date="2026-06-08T14:51:00Z" w16du:dateUtc="2026-06-08T19:51:00Z">
              <w:r w:rsidRPr="0002100F">
                <w:t>Mode:</w:t>
              </w:r>
            </w:ins>
          </w:p>
        </w:tc>
        <w:tc>
          <w:tcPr>
            <w:tcW w:w="5040" w:type="dxa"/>
            <w:tcBorders>
              <w:top w:val="single" w:sz="4" w:space="0" w:color="auto"/>
              <w:left w:val="single" w:sz="4" w:space="0" w:color="auto"/>
              <w:bottom w:val="single" w:sz="4" w:space="0" w:color="auto"/>
            </w:tcBorders>
            <w:vAlign w:val="center"/>
          </w:tcPr>
          <w:p w14:paraId="2B8F4CED" w14:textId="77777777" w:rsidR="000C32B1" w:rsidRPr="0002100F" w:rsidRDefault="000C32B1" w:rsidP="00816528">
            <w:pPr>
              <w:pStyle w:val="TableEntry"/>
              <w:rPr>
                <w:ins w:id="946" w:author="Kurt Elliason" w:date="2026-06-08T14:51:00Z" w16du:dateUtc="2026-06-08T19:51:00Z"/>
              </w:rPr>
            </w:pPr>
            <w:ins w:id="947" w:author="Kurt Elliason" w:date="2026-06-08T14:51:00Z" w16du:dateUtc="2026-06-08T19:51:00Z">
              <w:r w:rsidRPr="0002100F">
                <w:t>Immediate</w:t>
              </w:r>
            </w:ins>
          </w:p>
        </w:tc>
      </w:tr>
      <w:tr w:rsidR="000C32B1" w:rsidRPr="0002100F" w14:paraId="22F9CEB6" w14:textId="77777777" w:rsidTr="00816528">
        <w:tblPrEx>
          <w:tblBorders>
            <w:top w:val="none" w:sz="0" w:space="0" w:color="auto"/>
          </w:tblBorders>
        </w:tblPrEx>
        <w:trPr>
          <w:trHeight w:val="288"/>
          <w:ins w:id="948"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5C435CF4" w14:textId="77777777" w:rsidR="000C32B1" w:rsidRPr="0002100F" w:rsidRDefault="000C32B1" w:rsidP="00816528">
            <w:pPr>
              <w:pStyle w:val="TableEntry"/>
              <w:rPr>
                <w:ins w:id="949" w:author="Kurt Elliason" w:date="2026-06-08T14:51:00Z" w16du:dateUtc="2026-06-08T19:51:00Z"/>
              </w:rPr>
            </w:pPr>
            <w:ins w:id="950" w:author="Kurt Elliason" w:date="2026-06-08T14:51:00Z" w16du:dateUtc="2026-06-08T19:51:00Z">
              <w:r w:rsidRPr="0002100F">
                <w:t>Response:</w:t>
              </w:r>
            </w:ins>
          </w:p>
        </w:tc>
        <w:tc>
          <w:tcPr>
            <w:tcW w:w="5040" w:type="dxa"/>
            <w:tcBorders>
              <w:top w:val="single" w:sz="4" w:space="0" w:color="auto"/>
              <w:left w:val="single" w:sz="4" w:space="0" w:color="auto"/>
              <w:bottom w:val="single" w:sz="4" w:space="0" w:color="auto"/>
            </w:tcBorders>
            <w:vAlign w:val="center"/>
          </w:tcPr>
          <w:p w14:paraId="1F51DF8C" w14:textId="77777777" w:rsidR="000C32B1" w:rsidRPr="0002100F" w:rsidRDefault="000C32B1" w:rsidP="00816528">
            <w:pPr>
              <w:pStyle w:val="TableEntry"/>
              <w:rPr>
                <w:ins w:id="951" w:author="Kurt Elliason" w:date="2026-06-08T14:51:00Z" w16du:dateUtc="2026-06-08T19:51:00Z"/>
              </w:rPr>
            </w:pPr>
            <w:ins w:id="952" w:author="Kurt Elliason" w:date="2026-06-08T14:51:00Z" w16du:dateUtc="2026-06-08T19:51:00Z">
              <w:r>
                <w:t>ORU^R45^ORU_R45</w:t>
              </w:r>
            </w:ins>
          </w:p>
        </w:tc>
      </w:tr>
      <w:tr w:rsidR="000C32B1" w:rsidRPr="0002100F" w14:paraId="5655B1C3" w14:textId="77777777" w:rsidTr="00816528">
        <w:tblPrEx>
          <w:tblBorders>
            <w:top w:val="none" w:sz="0" w:space="0" w:color="auto"/>
          </w:tblBorders>
        </w:tblPrEx>
        <w:trPr>
          <w:trHeight w:val="288"/>
          <w:ins w:id="953"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647BCF37" w14:textId="77777777" w:rsidR="000C32B1" w:rsidRPr="0002100F" w:rsidRDefault="000C32B1" w:rsidP="00816528">
            <w:pPr>
              <w:pStyle w:val="TableEntry"/>
              <w:rPr>
                <w:ins w:id="954" w:author="Kurt Elliason" w:date="2026-06-08T14:51:00Z" w16du:dateUtc="2026-06-08T19:51:00Z"/>
              </w:rPr>
            </w:pPr>
            <w:ins w:id="955" w:author="Kurt Elliason" w:date="2026-06-08T14:51:00Z" w16du:dateUtc="2026-06-08T19:51:00Z">
              <w:r w:rsidRPr="0002100F">
                <w:t>Characteristics:</w:t>
              </w:r>
            </w:ins>
          </w:p>
        </w:tc>
        <w:tc>
          <w:tcPr>
            <w:tcW w:w="5040" w:type="dxa"/>
            <w:tcBorders>
              <w:top w:val="single" w:sz="4" w:space="0" w:color="auto"/>
              <w:left w:val="single" w:sz="4" w:space="0" w:color="auto"/>
              <w:bottom w:val="single" w:sz="4" w:space="0" w:color="auto"/>
            </w:tcBorders>
            <w:vAlign w:val="center"/>
          </w:tcPr>
          <w:p w14:paraId="7CC96C89" w14:textId="77777777" w:rsidR="000C32B1" w:rsidRPr="0002100F" w:rsidRDefault="000C32B1" w:rsidP="00816528">
            <w:pPr>
              <w:pStyle w:val="TableEntry"/>
              <w:rPr>
                <w:ins w:id="956" w:author="Kurt Elliason" w:date="2026-06-08T14:51:00Z" w16du:dateUtc="2026-06-08T19:51:00Z"/>
              </w:rPr>
            </w:pPr>
            <w:ins w:id="957" w:author="Kurt Elliason" w:date="2026-06-08T14:51:00Z" w16du:dateUtc="2026-06-08T19:51:00Z">
              <w:r w:rsidRPr="0002100F">
                <w:t>Sends defined location observation data</w:t>
              </w:r>
            </w:ins>
          </w:p>
        </w:tc>
      </w:tr>
      <w:tr w:rsidR="000C32B1" w:rsidRPr="0002100F" w14:paraId="17BF7632" w14:textId="77777777" w:rsidTr="00816528">
        <w:tblPrEx>
          <w:tblBorders>
            <w:top w:val="none" w:sz="0" w:space="0" w:color="auto"/>
          </w:tblBorders>
        </w:tblPrEx>
        <w:trPr>
          <w:trHeight w:val="288"/>
          <w:ins w:id="958"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3091788E" w14:textId="77777777" w:rsidR="000C32B1" w:rsidRPr="0002100F" w:rsidRDefault="000C32B1" w:rsidP="00816528">
            <w:pPr>
              <w:pStyle w:val="TableEntry"/>
              <w:rPr>
                <w:ins w:id="959" w:author="Kurt Elliason" w:date="2026-06-08T14:51:00Z" w16du:dateUtc="2026-06-08T19:51:00Z"/>
              </w:rPr>
            </w:pPr>
            <w:ins w:id="960" w:author="Kurt Elliason" w:date="2026-06-08T14:51:00Z" w16du:dateUtc="2026-06-08T19:51:00Z">
              <w:r w:rsidRPr="0002100F">
                <w:t>Purpose:</w:t>
              </w:r>
            </w:ins>
          </w:p>
        </w:tc>
        <w:tc>
          <w:tcPr>
            <w:tcW w:w="5040" w:type="dxa"/>
            <w:tcBorders>
              <w:top w:val="single" w:sz="4" w:space="0" w:color="auto"/>
              <w:left w:val="single" w:sz="4" w:space="0" w:color="auto"/>
              <w:bottom w:val="single" w:sz="4" w:space="0" w:color="auto"/>
            </w:tcBorders>
            <w:vAlign w:val="center"/>
          </w:tcPr>
          <w:p w14:paraId="57CABCF2" w14:textId="77777777" w:rsidR="000C32B1" w:rsidRPr="0002100F" w:rsidRDefault="000C32B1" w:rsidP="00816528">
            <w:pPr>
              <w:pStyle w:val="TableEntry"/>
              <w:rPr>
                <w:ins w:id="961" w:author="Kurt Elliason" w:date="2026-06-08T14:51:00Z" w16du:dateUtc="2026-06-08T19:51:00Z"/>
              </w:rPr>
            </w:pPr>
            <w:ins w:id="962" w:author="Kurt Elliason" w:date="2026-06-08T14:51:00Z" w16du:dateUtc="2026-06-08T19:51:00Z">
              <w:r w:rsidRPr="0002100F">
                <w:t>Report Location Observation from LOR to LOC</w:t>
              </w:r>
            </w:ins>
          </w:p>
        </w:tc>
      </w:tr>
      <w:tr w:rsidR="000C32B1" w:rsidRPr="0002100F" w14:paraId="31181608" w14:textId="77777777" w:rsidTr="00816528">
        <w:tblPrEx>
          <w:tblBorders>
            <w:top w:val="none" w:sz="0" w:space="0" w:color="auto"/>
            <w:bottom w:val="single" w:sz="4" w:space="0" w:color="auto"/>
          </w:tblBorders>
        </w:tblPrEx>
        <w:trPr>
          <w:trHeight w:val="288"/>
          <w:ins w:id="963" w:author="Kurt Elliason" w:date="2026-06-08T14:51:00Z" w16du:dateUtc="2026-06-08T19:51:00Z"/>
        </w:trPr>
        <w:tc>
          <w:tcPr>
            <w:tcW w:w="2700" w:type="dxa"/>
            <w:tcBorders>
              <w:top w:val="single" w:sz="4" w:space="0" w:color="auto"/>
              <w:bottom w:val="single" w:sz="4" w:space="0" w:color="auto"/>
              <w:right w:val="single" w:sz="4" w:space="0" w:color="auto"/>
            </w:tcBorders>
            <w:vAlign w:val="center"/>
          </w:tcPr>
          <w:p w14:paraId="27260D52" w14:textId="77777777" w:rsidR="000C32B1" w:rsidRPr="0002100F" w:rsidRDefault="000C32B1" w:rsidP="00816528">
            <w:pPr>
              <w:pStyle w:val="TableEntry"/>
              <w:rPr>
                <w:ins w:id="964" w:author="Kurt Elliason" w:date="2026-06-08T14:51:00Z" w16du:dateUtc="2026-06-08T19:51:00Z"/>
              </w:rPr>
            </w:pPr>
            <w:ins w:id="965" w:author="Kurt Elliason" w:date="2026-06-08T14:51:00Z" w16du:dateUtc="2026-06-08T19:51:00Z">
              <w:r w:rsidRPr="0002100F">
                <w:t>Based on Segment Pattern:</w:t>
              </w:r>
            </w:ins>
          </w:p>
        </w:tc>
        <w:tc>
          <w:tcPr>
            <w:tcW w:w="5040" w:type="dxa"/>
            <w:tcBorders>
              <w:top w:val="single" w:sz="4" w:space="0" w:color="auto"/>
              <w:left w:val="single" w:sz="4" w:space="0" w:color="auto"/>
              <w:bottom w:val="single" w:sz="4" w:space="0" w:color="auto"/>
            </w:tcBorders>
            <w:vAlign w:val="center"/>
          </w:tcPr>
          <w:p w14:paraId="79D9BC42" w14:textId="77777777" w:rsidR="000C32B1" w:rsidRPr="0002100F" w:rsidRDefault="000C32B1" w:rsidP="00816528">
            <w:pPr>
              <w:pStyle w:val="TableEntry"/>
              <w:rPr>
                <w:ins w:id="966" w:author="Kurt Elliason" w:date="2026-06-08T14:51:00Z" w16du:dateUtc="2026-06-08T19:51:00Z"/>
              </w:rPr>
            </w:pPr>
            <w:ins w:id="967" w:author="Kurt Elliason" w:date="2026-06-08T14:51:00Z" w16du:dateUtc="2026-06-08T19:51:00Z">
              <w:r>
                <w:t>R45</w:t>
              </w:r>
            </w:ins>
          </w:p>
        </w:tc>
      </w:tr>
    </w:tbl>
    <w:p w14:paraId="0411F3AC" w14:textId="77777777" w:rsidR="000C32B1" w:rsidRPr="0002100F" w:rsidRDefault="000C32B1" w:rsidP="000C32B1">
      <w:pPr>
        <w:pStyle w:val="BodyText"/>
        <w:rPr>
          <w:ins w:id="968" w:author="Kurt Elliason" w:date="2026-06-08T14:51:00Z" w16du:dateUtc="2026-06-08T19:51:00Z"/>
        </w:rPr>
      </w:pPr>
    </w:p>
    <w:p w14:paraId="3FBDBAE4" w14:textId="77777777" w:rsidR="000C32B1" w:rsidRPr="0002100F" w:rsidRDefault="000C32B1" w:rsidP="000C32B1">
      <w:pPr>
        <w:pStyle w:val="Heading5"/>
        <w:numPr>
          <w:ilvl w:val="0"/>
          <w:numId w:val="0"/>
        </w:numPr>
        <w:rPr>
          <w:ins w:id="969" w:author="Kurt Elliason" w:date="2026-06-08T14:51:00Z" w16du:dateUtc="2026-06-08T19:51:00Z"/>
        </w:rPr>
      </w:pPr>
      <w:bookmarkStart w:id="970" w:name="_Toc131750424"/>
      <w:ins w:id="971" w:author="Kurt Elliason" w:date="2026-06-08T14:51:00Z" w16du:dateUtc="2026-06-08T19:51:00Z">
        <w:r w:rsidRPr="0002100F">
          <w:t>3.16.4.1.3 Report Location Observation [PCD-16] (ORU^</w:t>
        </w:r>
        <w:r>
          <w:t>R45</w:t>
        </w:r>
        <w:r w:rsidRPr="0002100F">
          <w:t>^ORU_</w:t>
        </w:r>
        <w:r>
          <w:t>R45</w:t>
        </w:r>
        <w:r w:rsidRPr="0002100F">
          <w:t>) Static Definition</w:t>
        </w:r>
        <w:bookmarkEnd w:id="970"/>
      </w:ins>
    </w:p>
    <w:p w14:paraId="6CB79983" w14:textId="77777777" w:rsidR="000C32B1" w:rsidRPr="0002100F" w:rsidRDefault="000C32B1" w:rsidP="000C32B1">
      <w:pPr>
        <w:pStyle w:val="BodyText"/>
        <w:rPr>
          <w:ins w:id="972" w:author="Kurt Elliason" w:date="2026-06-08T14:51:00Z" w16du:dateUtc="2026-06-08T19:51:00Z"/>
        </w:rPr>
      </w:pPr>
      <w:ins w:id="973" w:author="Kurt Elliason" w:date="2026-06-08T14:51:00Z" w16du:dateUtc="2026-06-08T19:51:00Z">
        <w:r w:rsidRPr="0002100F">
          <w:t>The Report Location Observation [PCD-16] message is used to communicate location observation data from a Location Observation Reporter (LOR) to a Location Observation Consumer (LOC).</w:t>
        </w:r>
      </w:ins>
    </w:p>
    <w:p w14:paraId="5A892AE1" w14:textId="77777777" w:rsidR="000C32B1" w:rsidRPr="009D42DB" w:rsidRDefault="000C32B1" w:rsidP="000C32B1">
      <w:pPr>
        <w:pStyle w:val="BodyText"/>
        <w:rPr>
          <w:ins w:id="974" w:author="Kurt Elliason" w:date="2026-06-08T14:51:00Z" w16du:dateUtc="2026-06-08T19:51:00Z"/>
        </w:rPr>
      </w:pPr>
      <w:ins w:id="975" w:author="Kurt Elliason" w:date="2026-06-08T14:51:00Z" w16du:dateUtc="2026-06-08T19:51:00Z">
        <w:r w:rsidRPr="0002100F">
          <w:t xml:space="preserve">Common HL7 segments are defined in </w:t>
        </w:r>
        <w:r>
          <w:t>DEV</w:t>
        </w:r>
        <w:r w:rsidRPr="0002100F">
          <w:t xml:space="preserve"> TF-2: Appendix B. Sections below discuss considerations specific to [PCD-16].</w:t>
        </w:r>
      </w:ins>
    </w:p>
    <w:p w14:paraId="5B3ECFFB" w14:textId="77777777" w:rsidR="000C32B1" w:rsidRPr="009D42DB" w:rsidRDefault="000C32B1" w:rsidP="000C32B1">
      <w:pPr>
        <w:pStyle w:val="BodyText"/>
        <w:rPr>
          <w:ins w:id="976" w:author="Kurt Elliason" w:date="2026-06-08T14:51:00Z" w16du:dateUtc="2026-06-08T19:51:00Z"/>
        </w:rPr>
      </w:pPr>
    </w:p>
    <w:p w14:paraId="13BDACA6" w14:textId="77777777" w:rsidR="000C32B1" w:rsidRPr="0002100F" w:rsidRDefault="000C32B1" w:rsidP="000C32B1">
      <w:pPr>
        <w:pStyle w:val="FigureTitle"/>
        <w:rPr>
          <w:ins w:id="977" w:author="Kurt Elliason" w:date="2026-06-08T14:51:00Z" w16du:dateUtc="2026-06-08T19:51:00Z"/>
        </w:rPr>
      </w:pPr>
      <w:ins w:id="978" w:author="Kurt Elliason" w:date="2026-06-08T14:51:00Z" w16du:dateUtc="2026-06-08T19:51:00Z">
        <w:r w:rsidRPr="0002100F">
          <w:rPr>
            <w:noProof/>
          </w:rPr>
          <mc:AlternateContent>
            <mc:Choice Requires="wpg">
              <w:drawing>
                <wp:anchor distT="91440" distB="91440" distL="114300" distR="114300" simplePos="0" relativeHeight="251881984" behindDoc="0" locked="0" layoutInCell="1" allowOverlap="0" wp14:anchorId="664CAC06" wp14:editId="267042FD">
                  <wp:simplePos x="0" y="0"/>
                  <wp:positionH relativeFrom="column">
                    <wp:posOffset>781050</wp:posOffset>
                  </wp:positionH>
                  <wp:positionV relativeFrom="paragraph">
                    <wp:posOffset>70485</wp:posOffset>
                  </wp:positionV>
                  <wp:extent cx="3721100" cy="1444625"/>
                  <wp:effectExtent l="0" t="0" r="12700" b="22225"/>
                  <wp:wrapTopAndBottom/>
                  <wp:docPr id="403753199" name="Group 403753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0" cy="1444625"/>
                            <a:chOff x="0" y="0"/>
                            <a:chExt cx="3718615" cy="1447096"/>
                          </a:xfrm>
                        </wpg:grpSpPr>
                        <wps:wsp>
                          <wps:cNvPr id="499020322" name="AutoShape 7"/>
                          <wps:cNvCnPr>
                            <a:cxnSpLocks noChangeShapeType="1"/>
                          </wps:cNvCnPr>
                          <wps:spPr bwMode="auto">
                            <a:xfrm>
                              <a:off x="180870" y="371789"/>
                              <a:ext cx="0" cy="1075307"/>
                            </a:xfrm>
                            <a:prstGeom prst="straightConnector1">
                              <a:avLst/>
                            </a:prstGeom>
                            <a:noFill/>
                            <a:ln w="3175">
                              <a:solidFill>
                                <a:sysClr val="windowText" lastClr="000000">
                                  <a:lumMod val="100000"/>
                                  <a:lumOff val="0"/>
                                </a:sysClr>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1677727994" name="AutoShape 9"/>
                          <wps:cNvCnPr>
                            <a:cxnSpLocks noChangeShapeType="1"/>
                          </wps:cNvCnPr>
                          <wps:spPr bwMode="auto">
                            <a:xfrm>
                              <a:off x="3406391" y="371789"/>
                              <a:ext cx="0" cy="1075307"/>
                            </a:xfrm>
                            <a:prstGeom prst="straightConnector1">
                              <a:avLst/>
                            </a:prstGeom>
                            <a:noFill/>
                            <a:ln w="3175">
                              <a:solidFill>
                                <a:sysClr val="windowText" lastClr="000000">
                                  <a:lumMod val="100000"/>
                                  <a:lumOff val="0"/>
                                </a:sysClr>
                              </a:solidFill>
                              <a:prstDash val="dash"/>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509976119" name="Text Box 10"/>
                          <wps:cNvSpPr txBox="1">
                            <a:spLocks noChangeArrowheads="1"/>
                          </wps:cNvSpPr>
                          <wps:spPr bwMode="auto">
                            <a:xfrm>
                              <a:off x="0" y="0"/>
                              <a:ext cx="523240" cy="368935"/>
                            </a:xfrm>
                            <a:prstGeom prst="rect">
                              <a:avLst/>
                            </a:prstGeom>
                            <a:solidFill>
                              <a:srgbClr val="FFFFFF"/>
                            </a:solidFill>
                            <a:ln w="3175" cap="rnd">
                              <a:solidFill>
                                <a:sysClr val="windowText" lastClr="000000">
                                  <a:lumMod val="100000"/>
                                  <a:lumOff val="0"/>
                                </a:sys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79A50395" w14:textId="77777777" w:rsidR="000C32B1" w:rsidRDefault="000C32B1" w:rsidP="000C32B1">
                                <w:r>
                                  <w:t>LOR</w:t>
                                </w:r>
                              </w:p>
                            </w:txbxContent>
                          </wps:txbx>
                          <wps:bodyPr rot="0" vert="horz" wrap="square" lIns="91440" tIns="45720" rIns="91440" bIns="45720" anchor="t" anchorCtr="0" upright="1">
                            <a:noAutofit/>
                          </wps:bodyPr>
                        </wps:wsp>
                        <wps:wsp>
                          <wps:cNvPr id="217064664" name="Text Box 12"/>
                          <wps:cNvSpPr txBox="1">
                            <a:spLocks noChangeArrowheads="1"/>
                          </wps:cNvSpPr>
                          <wps:spPr bwMode="auto">
                            <a:xfrm>
                              <a:off x="3195375" y="0"/>
                              <a:ext cx="523240" cy="368935"/>
                            </a:xfrm>
                            <a:prstGeom prst="rect">
                              <a:avLst/>
                            </a:prstGeom>
                            <a:solidFill>
                              <a:srgbClr val="FFFFFF"/>
                            </a:solidFill>
                            <a:ln w="3175" cap="rnd">
                              <a:solidFill>
                                <a:sysClr val="windowText" lastClr="000000">
                                  <a:lumMod val="100000"/>
                                  <a:lumOff val="0"/>
                                </a:sys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45AC6A64" w14:textId="77777777" w:rsidR="000C32B1" w:rsidRDefault="000C32B1" w:rsidP="000C32B1">
                                <w:r>
                                  <w:t>LOC</w:t>
                                </w:r>
                              </w:p>
                            </w:txbxContent>
                          </wps:txbx>
                          <wps:bodyPr rot="0" vert="horz" wrap="square" lIns="91440" tIns="45720" rIns="91440" bIns="45720" anchor="t" anchorCtr="0" upright="1">
                            <a:noAutofit/>
                          </wps:bodyPr>
                        </wps:wsp>
                        <wps:wsp>
                          <wps:cNvPr id="1591493185" name="Rectangle 13"/>
                          <wps:cNvSpPr>
                            <a:spLocks noChangeArrowheads="1"/>
                          </wps:cNvSpPr>
                          <wps:spPr bwMode="auto">
                            <a:xfrm>
                              <a:off x="0" y="522514"/>
                              <a:ext cx="342265" cy="675640"/>
                            </a:xfrm>
                            <a:prstGeom prst="rect">
                              <a:avLst/>
                            </a:prstGeom>
                            <a:solidFill>
                              <a:srgbClr val="DEEAF6"/>
                            </a:solidFill>
                            <a:ln w="3175" cap="rnd">
                              <a:solidFill>
                                <a:sysClr val="windowText" lastClr="000000">
                                  <a:lumMod val="100000"/>
                                  <a:lumOff val="0"/>
                                </a:sys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2061229331" name="Rectangle 14"/>
                          <wps:cNvSpPr>
                            <a:spLocks noChangeArrowheads="1"/>
                          </wps:cNvSpPr>
                          <wps:spPr bwMode="auto">
                            <a:xfrm>
                              <a:off x="3225520" y="522514"/>
                              <a:ext cx="342265" cy="675640"/>
                            </a:xfrm>
                            <a:prstGeom prst="rect">
                              <a:avLst/>
                            </a:prstGeom>
                            <a:solidFill>
                              <a:srgbClr val="DEEAF6"/>
                            </a:solidFill>
                            <a:ln w="3175" cap="rnd">
                              <a:solidFill>
                                <a:sysClr val="windowText" lastClr="000000">
                                  <a:lumMod val="100000"/>
                                  <a:lumOff val="0"/>
                                </a:sys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wps:wsp>
                          <wps:cNvPr id="842579253" name="AutoShape 15"/>
                          <wps:cNvCnPr>
                            <a:cxnSpLocks noChangeShapeType="1"/>
                          </wps:cNvCnPr>
                          <wps:spPr bwMode="auto">
                            <a:xfrm>
                              <a:off x="351692" y="864158"/>
                              <a:ext cx="2877185" cy="635"/>
                            </a:xfrm>
                            <a:prstGeom prst="straightConnector1">
                              <a:avLst/>
                            </a:prstGeom>
                            <a:noFill/>
                            <a:ln w="3175" cap="rnd">
                              <a:solidFill>
                                <a:sysClr val="windowText" lastClr="000000">
                                  <a:lumMod val="100000"/>
                                  <a:lumOff val="0"/>
                                </a:sysClr>
                              </a:solidFill>
                              <a:prstDash val="solid"/>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wps:wsp>
                        <wps:wsp>
                          <wps:cNvPr id="145600715" name="Text Box 16"/>
                          <wps:cNvSpPr txBox="1">
                            <a:spLocks noChangeArrowheads="1"/>
                          </wps:cNvSpPr>
                          <wps:spPr bwMode="auto">
                            <a:xfrm>
                              <a:off x="642067" y="277613"/>
                              <a:ext cx="2375343" cy="529297"/>
                            </a:xfrm>
                            <a:prstGeom prst="rect">
                              <a:avLst/>
                            </a:prstGeom>
                            <a:solidFill>
                              <a:srgbClr val="FFFFFF"/>
                            </a:solidFill>
                            <a:ln w="3175" cap="rnd">
                              <a:solidFill>
                                <a:sysClr val="windowText" lastClr="000000">
                                  <a:lumMod val="100000"/>
                                  <a:lumOff val="0"/>
                                </a:sysClr>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txbx>
                            <w:txbxContent>
                              <w:p w14:paraId="2A41DF0C" w14:textId="77777777" w:rsidR="000C32B1" w:rsidRDefault="000C32B1" w:rsidP="000C32B1">
                                <w:r>
                                  <w:t>Report Location Observation (RLO) [PCD-16]</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4CAC06" id="Group 403753199" o:spid="_x0000_s1218" style="position:absolute;left:0;text-align:left;margin-left:61.5pt;margin-top:5.55pt;width:293pt;height:113.75pt;z-index:251881984;mso-wrap-distance-top:7.2pt;mso-wrap-distance-bottom:7.2pt;mso-position-horizontal-relative:text;mso-position-vertical-relative:text" coordsize="37186,1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" o:allowoverlap="f">
                  <v:shape id="AutoShape 7" o:spid="_x0000_s1219" type="#_x0000_t32" style="position:absolute;left:1808;top:3717;width:0;height:10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" strokeweight=".25pt">
                    <v:stroke dashstyle="dash" joinstyle="miter"/>
                    <v:shadow opacity="49150f"/>
                  </v:shape>
                  <v:shape id="AutoShape 9" o:spid="_x0000_s1220" type="#_x0000_t32" style="position:absolute;left:34063;top:3717;width:0;height:107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" strokeweight=".25pt">
                    <v:stroke dashstyle="dash" joinstyle="miter"/>
                    <v:shadow opacity="49150f"/>
                  </v:shape>
                  <v:shape id="_x0000_s1221" type="#_x0000_t202" style="position:absolute;width:5232;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" strokeweight=".25pt">
                    <v:stroke dashstyle="1 1" endcap="round"/>
                    <v:shadow opacity="49150f"/>
                    <v:textbox>
                      <w:txbxContent>
                        <w:p w14:paraId="79A50395" w14:textId="77777777" w:rsidR="000C32B1" w:rsidRDefault="000C32B1" w:rsidP="000C32B1">
                          <w:r>
                            <w:t>LOR</w:t>
                          </w:r>
                        </w:p>
                      </w:txbxContent>
                    </v:textbox>
                  </v:shape>
                  <v:shape id="Text Box 12" o:spid="_x0000_s1222" type="#_x0000_t202" style="position:absolute;left:31953;width:5233;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" strokeweight=".25pt">
                    <v:stroke dashstyle="1 1" endcap="round"/>
                    <v:shadow opacity="49150f"/>
                    <v:textbox>
                      <w:txbxContent>
                        <w:p w14:paraId="45AC6A64" w14:textId="77777777" w:rsidR="000C32B1" w:rsidRDefault="000C32B1" w:rsidP="000C32B1">
                          <w:r>
                            <w:t>LOC</w:t>
                          </w:r>
                        </w:p>
                      </w:txbxContent>
                    </v:textbox>
                  </v:shape>
                  <v:rect id="Rectangle 13" o:spid="_x0000_s1223" style="position:absolute;top:5225;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" fillcolor="#deeaf6" strokeweight=".25pt">
                    <v:stroke dashstyle="1 1" endcap="round"/>
                    <v:shadow opacity="49150f"/>
                  </v:rect>
                  <v:rect id="Rectangle 14" o:spid="_x0000_s1224" style="position:absolute;left:32255;top:5225;width:3422;height:675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" fillcolor="#deeaf6" strokeweight=".25pt">
                    <v:stroke dashstyle="1 1" endcap="round"/>
                    <v:shadow opacity="49150f"/>
                  </v:rect>
                  <v:shape id="AutoShape 15" o:spid="_x0000_s1225" type="#_x0000_t32" style="position:absolute;left:3516;top:8641;width:28772;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" strokeweight=".25pt">
                    <v:stroke endarrow="block" joinstyle="miter" endcap="round"/>
                    <v:shadow opacity="49150f"/>
                  </v:shape>
                  <v:shape id="_x0000_s1226" type="#_x0000_t202" style="position:absolute;left:6420;top:2776;width:23754;height:5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" strokeweight=".25pt">
                    <v:stroke dashstyle="1 1" endcap="round"/>
                    <v:shadow opacity="49150f"/>
                    <v:textbox>
                      <w:txbxContent>
                        <w:p w14:paraId="2A41DF0C" w14:textId="77777777" w:rsidR="000C32B1" w:rsidRDefault="000C32B1" w:rsidP="000C32B1">
                          <w:r>
                            <w:t>Report Location Observation (RLO) [PCD-16]</w:t>
                          </w:r>
                        </w:p>
                      </w:txbxContent>
                    </v:textbox>
                  </v:shape>
                  <w10:wrap type="topAndBottom"/>
                </v:group>
              </w:pict>
            </mc:Fallback>
          </mc:AlternateContent>
        </w:r>
        <w:r w:rsidRPr="0002100F">
          <w:t>Figure 3.16.4.1.3-1: Basic Process Flow for MEMLS Profile (reference)</w:t>
        </w:r>
      </w:ins>
    </w:p>
    <w:p w14:paraId="6E951553" w14:textId="77777777" w:rsidR="000C32B1" w:rsidRPr="0002100F" w:rsidRDefault="000C32B1" w:rsidP="000C32B1">
      <w:pPr>
        <w:pStyle w:val="TableTitle"/>
        <w:rPr>
          <w:ins w:id="979" w:author="Kurt Elliason" w:date="2026-06-08T14:51:00Z" w16du:dateUtc="2026-06-08T19:51:00Z"/>
        </w:rPr>
      </w:pPr>
      <w:ins w:id="980" w:author="Kurt Elliason" w:date="2026-06-08T14:51:00Z" w16du:dateUtc="2026-06-08T19:51:00Z">
        <w:r w:rsidRPr="0002100F">
          <w:rPr>
            <w:noProof/>
          </w:rPr>
          <mc:AlternateContent>
            <mc:Choice Requires="wps">
              <w:drawing>
                <wp:anchor distT="0" distB="0" distL="114300" distR="114300" simplePos="0" relativeHeight="251883008" behindDoc="0" locked="0" layoutInCell="1" allowOverlap="1" wp14:anchorId="3BC6B176" wp14:editId="5092D5A1">
                  <wp:simplePos x="0" y="0"/>
                  <wp:positionH relativeFrom="column">
                    <wp:posOffset>10788015</wp:posOffset>
                  </wp:positionH>
                  <wp:positionV relativeFrom="paragraph">
                    <wp:posOffset>2272030</wp:posOffset>
                  </wp:positionV>
                  <wp:extent cx="342265" cy="675640"/>
                  <wp:effectExtent l="5715" t="9525" r="13970" b="10160"/>
                  <wp:wrapNone/>
                  <wp:docPr id="1580453999" name="Rectangle 15804539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265" cy="675640"/>
                          </a:xfrm>
                          <a:prstGeom prst="rect">
                            <a:avLst/>
                          </a:prstGeom>
                          <a:solidFill>
                            <a:srgbClr val="DEEAF6"/>
                          </a:solidFill>
                          <a:ln w="3175" cap="rnd">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alpha val="74997"/>
                                    </a:srgbClr>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574F44" id="Rectangle 1580453999" o:spid="_x0000_s1026" style="position:absolute;margin-left:849.45pt;margin-top:178.9pt;width:26.95pt;height:53.2pt;z-index:251883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" fillcolor="#deeaf6" strokeweight=".25pt">
                  <v:stroke dashstyle="1 1" endcap="round"/>
                  <v:shadow opacity="49150f"/>
                </v:rect>
              </w:pict>
            </mc:Fallback>
          </mc:AlternateContent>
        </w:r>
        <w:r w:rsidRPr="0002100F">
          <w:t>Table 3.16.4.1.3-1: ORU^</w:t>
        </w:r>
        <w:r>
          <w:t>R45</w:t>
        </w:r>
        <w:r w:rsidRPr="0002100F">
          <w:t>^ORU_</w:t>
        </w:r>
        <w:r>
          <w:t>R45</w:t>
        </w:r>
        <w:r w:rsidRPr="0002100F">
          <w:t xml:space="preserve"> HL7 Attribute Table</w:t>
        </w:r>
      </w:ins>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620" w:firstRow="1" w:lastRow="0" w:firstColumn="0" w:lastColumn="0" w:noHBand="1" w:noVBand="1"/>
      </w:tblPr>
      <w:tblGrid>
        <w:gridCol w:w="1109"/>
        <w:gridCol w:w="3707"/>
        <w:gridCol w:w="1523"/>
        <w:gridCol w:w="1434"/>
        <w:gridCol w:w="1645"/>
      </w:tblGrid>
      <w:tr w:rsidR="000C32B1" w:rsidRPr="0002100F" w14:paraId="3C1B9E35" w14:textId="77777777" w:rsidTr="00816528">
        <w:trPr>
          <w:cantSplit/>
          <w:jc w:val="center"/>
          <w:ins w:id="981" w:author="Kurt Elliason" w:date="2026-06-08T14:51:00Z" w16du:dateUtc="2026-06-08T19:51:00Z"/>
        </w:trPr>
        <w:tc>
          <w:tcPr>
            <w:tcW w:w="1109" w:type="dxa"/>
            <w:shd w:val="clear" w:color="auto" w:fill="D9D9D9"/>
          </w:tcPr>
          <w:p w14:paraId="685FF3C1" w14:textId="77777777" w:rsidR="000C32B1" w:rsidRPr="0002100F" w:rsidRDefault="000C32B1" w:rsidP="00816528">
            <w:pPr>
              <w:pStyle w:val="TableEntryHeader"/>
              <w:rPr>
                <w:ins w:id="982" w:author="Kurt Elliason" w:date="2026-06-08T14:51:00Z" w16du:dateUtc="2026-06-08T19:51:00Z"/>
              </w:rPr>
            </w:pPr>
            <w:ins w:id="983" w:author="Kurt Elliason" w:date="2026-06-08T14:51:00Z" w16du:dateUtc="2026-06-08T19:51:00Z">
              <w:r w:rsidRPr="0002100F">
                <w:t>Segment</w:t>
              </w:r>
            </w:ins>
          </w:p>
        </w:tc>
        <w:tc>
          <w:tcPr>
            <w:tcW w:w="3707" w:type="dxa"/>
            <w:shd w:val="clear" w:color="auto" w:fill="D9D9D9"/>
          </w:tcPr>
          <w:p w14:paraId="441734D0" w14:textId="77777777" w:rsidR="000C32B1" w:rsidRPr="0002100F" w:rsidRDefault="000C32B1" w:rsidP="00816528">
            <w:pPr>
              <w:pStyle w:val="TableEntryHeader"/>
              <w:rPr>
                <w:ins w:id="984" w:author="Kurt Elliason" w:date="2026-06-08T14:51:00Z" w16du:dateUtc="2026-06-08T19:51:00Z"/>
              </w:rPr>
            </w:pPr>
            <w:ins w:id="985" w:author="Kurt Elliason" w:date="2026-06-08T14:51:00Z" w16du:dateUtc="2026-06-08T19:51:00Z">
              <w:r w:rsidRPr="0002100F">
                <w:t>ORU Message</w:t>
              </w:r>
            </w:ins>
          </w:p>
        </w:tc>
        <w:tc>
          <w:tcPr>
            <w:tcW w:w="1523" w:type="dxa"/>
            <w:shd w:val="clear" w:color="auto" w:fill="D9D9D9"/>
          </w:tcPr>
          <w:p w14:paraId="4951F983" w14:textId="77777777" w:rsidR="000C32B1" w:rsidRPr="0002100F" w:rsidRDefault="000C32B1" w:rsidP="00816528">
            <w:pPr>
              <w:pStyle w:val="TableEntryHeader"/>
              <w:rPr>
                <w:ins w:id="986" w:author="Kurt Elliason" w:date="2026-06-08T14:51:00Z" w16du:dateUtc="2026-06-08T19:51:00Z"/>
              </w:rPr>
            </w:pPr>
            <w:ins w:id="987" w:author="Kurt Elliason" w:date="2026-06-08T14:51:00Z" w16du:dateUtc="2026-06-08T19:51:00Z">
              <w:r w:rsidRPr="0002100F">
                <w:t>Usage</w:t>
              </w:r>
            </w:ins>
          </w:p>
        </w:tc>
        <w:tc>
          <w:tcPr>
            <w:tcW w:w="1434" w:type="dxa"/>
            <w:shd w:val="clear" w:color="auto" w:fill="D9D9D9"/>
          </w:tcPr>
          <w:p w14:paraId="68DDEA48" w14:textId="77777777" w:rsidR="000C32B1" w:rsidRPr="0002100F" w:rsidRDefault="000C32B1" w:rsidP="00816528">
            <w:pPr>
              <w:pStyle w:val="TableEntryHeader"/>
              <w:rPr>
                <w:ins w:id="988" w:author="Kurt Elliason" w:date="2026-06-08T14:51:00Z" w16du:dateUtc="2026-06-08T19:51:00Z"/>
              </w:rPr>
            </w:pPr>
            <w:ins w:id="989" w:author="Kurt Elliason" w:date="2026-06-08T14:51:00Z" w16du:dateUtc="2026-06-08T19:51:00Z">
              <w:r w:rsidRPr="0002100F">
                <w:t>Card.</w:t>
              </w:r>
            </w:ins>
          </w:p>
        </w:tc>
        <w:tc>
          <w:tcPr>
            <w:tcW w:w="1645" w:type="dxa"/>
            <w:shd w:val="clear" w:color="auto" w:fill="D9D9D9"/>
          </w:tcPr>
          <w:p w14:paraId="2471C83D" w14:textId="77777777" w:rsidR="000C32B1" w:rsidRPr="0002100F" w:rsidRDefault="000C32B1" w:rsidP="00816528">
            <w:pPr>
              <w:pStyle w:val="TableEntryHeader"/>
              <w:rPr>
                <w:ins w:id="990" w:author="Kurt Elliason" w:date="2026-06-08T14:51:00Z" w16du:dateUtc="2026-06-08T19:51:00Z"/>
              </w:rPr>
            </w:pPr>
            <w:ins w:id="991" w:author="Kurt Elliason" w:date="2026-06-08T14:51:00Z" w16du:dateUtc="2026-06-08T19:51:00Z">
              <w:r w:rsidRPr="0002100F">
                <w:t>HL7 Ref</w:t>
              </w:r>
            </w:ins>
          </w:p>
        </w:tc>
      </w:tr>
      <w:tr w:rsidR="000C32B1" w:rsidRPr="0002100F" w14:paraId="3EF82E2F" w14:textId="77777777" w:rsidTr="00816528">
        <w:trPr>
          <w:cantSplit/>
          <w:jc w:val="center"/>
          <w:ins w:id="992" w:author="Kurt Elliason" w:date="2026-06-08T14:51:00Z" w16du:dateUtc="2026-06-08T19:51:00Z"/>
        </w:trPr>
        <w:tc>
          <w:tcPr>
            <w:tcW w:w="1109" w:type="dxa"/>
          </w:tcPr>
          <w:p w14:paraId="0A912D20" w14:textId="77777777" w:rsidR="000C32B1" w:rsidRPr="0002100F" w:rsidRDefault="000C32B1" w:rsidP="00816528">
            <w:pPr>
              <w:pStyle w:val="TableEntry"/>
              <w:rPr>
                <w:ins w:id="993" w:author="Kurt Elliason" w:date="2026-06-08T14:51:00Z" w16du:dateUtc="2026-06-08T19:51:00Z"/>
              </w:rPr>
            </w:pPr>
            <w:ins w:id="994" w:author="Kurt Elliason" w:date="2026-06-08T14:51:00Z" w16du:dateUtc="2026-06-08T19:51:00Z">
              <w:r w:rsidRPr="0002100F">
                <w:t>MSH</w:t>
              </w:r>
            </w:ins>
          </w:p>
        </w:tc>
        <w:tc>
          <w:tcPr>
            <w:tcW w:w="3707" w:type="dxa"/>
          </w:tcPr>
          <w:p w14:paraId="7E7CDE3E" w14:textId="77777777" w:rsidR="000C32B1" w:rsidRPr="0002100F" w:rsidRDefault="000C32B1" w:rsidP="00816528">
            <w:pPr>
              <w:pStyle w:val="TableEntry"/>
              <w:rPr>
                <w:ins w:id="995" w:author="Kurt Elliason" w:date="2026-06-08T14:51:00Z" w16du:dateUtc="2026-06-08T19:51:00Z"/>
              </w:rPr>
            </w:pPr>
            <w:ins w:id="996" w:author="Kurt Elliason" w:date="2026-06-08T14:51:00Z" w16du:dateUtc="2026-06-08T19:51:00Z">
              <w:r w:rsidRPr="0002100F">
                <w:t>Message Header Segment</w:t>
              </w:r>
            </w:ins>
          </w:p>
        </w:tc>
        <w:tc>
          <w:tcPr>
            <w:tcW w:w="1523" w:type="dxa"/>
          </w:tcPr>
          <w:p w14:paraId="1766E484" w14:textId="77777777" w:rsidR="000C32B1" w:rsidRPr="0002100F" w:rsidRDefault="000C32B1" w:rsidP="00816528">
            <w:pPr>
              <w:pStyle w:val="TableEntry"/>
              <w:rPr>
                <w:ins w:id="997" w:author="Kurt Elliason" w:date="2026-06-08T14:51:00Z" w16du:dateUtc="2026-06-08T19:51:00Z"/>
              </w:rPr>
            </w:pPr>
            <w:ins w:id="998" w:author="Kurt Elliason" w:date="2026-06-08T14:51:00Z" w16du:dateUtc="2026-06-08T19:51:00Z">
              <w:r w:rsidRPr="0002100F">
                <w:t>R</w:t>
              </w:r>
            </w:ins>
          </w:p>
        </w:tc>
        <w:tc>
          <w:tcPr>
            <w:tcW w:w="1434" w:type="dxa"/>
          </w:tcPr>
          <w:p w14:paraId="61595652" w14:textId="77777777" w:rsidR="000C32B1" w:rsidRPr="0002100F" w:rsidRDefault="000C32B1" w:rsidP="00816528">
            <w:pPr>
              <w:pStyle w:val="TableEntry"/>
              <w:rPr>
                <w:ins w:id="999" w:author="Kurt Elliason" w:date="2026-06-08T14:51:00Z" w16du:dateUtc="2026-06-08T19:51:00Z"/>
              </w:rPr>
            </w:pPr>
            <w:ins w:id="1000" w:author="Kurt Elliason" w:date="2026-06-08T14:51:00Z" w16du:dateUtc="2026-06-08T19:51:00Z">
              <w:r w:rsidRPr="0002100F">
                <w:t>[1..1]</w:t>
              </w:r>
            </w:ins>
          </w:p>
        </w:tc>
        <w:tc>
          <w:tcPr>
            <w:tcW w:w="1645" w:type="dxa"/>
          </w:tcPr>
          <w:p w14:paraId="3B5174BC" w14:textId="77777777" w:rsidR="000C32B1" w:rsidRPr="0002100F" w:rsidRDefault="000C32B1" w:rsidP="00816528">
            <w:pPr>
              <w:pStyle w:val="TableEntry"/>
              <w:rPr>
                <w:ins w:id="1001" w:author="Kurt Elliason" w:date="2026-06-08T14:51:00Z" w16du:dateUtc="2026-06-08T19:51:00Z"/>
              </w:rPr>
            </w:pPr>
            <w:ins w:id="1002" w:author="Kurt Elliason" w:date="2026-06-08T14:51:00Z" w16du:dateUtc="2026-06-08T19:51:00Z">
              <w:r w:rsidRPr="0002100F">
                <w:t>2.15.9</w:t>
              </w:r>
            </w:ins>
          </w:p>
        </w:tc>
      </w:tr>
      <w:tr w:rsidR="000C32B1" w:rsidRPr="0002100F" w14:paraId="32DB3502" w14:textId="77777777" w:rsidTr="00816528">
        <w:trPr>
          <w:cantSplit/>
          <w:jc w:val="center"/>
          <w:ins w:id="1003" w:author="Kurt Elliason" w:date="2026-06-08T14:51:00Z" w16du:dateUtc="2026-06-08T19:51:00Z"/>
        </w:trPr>
        <w:tc>
          <w:tcPr>
            <w:tcW w:w="1109" w:type="dxa"/>
          </w:tcPr>
          <w:p w14:paraId="52108B67" w14:textId="77777777" w:rsidR="000C32B1" w:rsidRPr="0002100F" w:rsidRDefault="000C32B1" w:rsidP="00816528">
            <w:pPr>
              <w:pStyle w:val="TableEntry"/>
              <w:rPr>
                <w:ins w:id="1004" w:author="Kurt Elliason" w:date="2026-06-08T14:51:00Z" w16du:dateUtc="2026-06-08T19:51:00Z"/>
              </w:rPr>
            </w:pPr>
          </w:p>
        </w:tc>
        <w:tc>
          <w:tcPr>
            <w:tcW w:w="3707" w:type="dxa"/>
          </w:tcPr>
          <w:p w14:paraId="5FC0CF73" w14:textId="77777777" w:rsidR="000C32B1" w:rsidRPr="0002100F" w:rsidRDefault="000C32B1" w:rsidP="00816528">
            <w:pPr>
              <w:pStyle w:val="TableEntry"/>
              <w:rPr>
                <w:ins w:id="1005" w:author="Kurt Elliason" w:date="2026-06-08T14:51:00Z" w16du:dateUtc="2026-06-08T19:51:00Z"/>
              </w:rPr>
            </w:pPr>
            <w:ins w:id="1006" w:author="Kurt Elliason" w:date="2026-06-08T14:51:00Z" w16du:dateUtc="2026-06-08T19:51:00Z">
              <w:r>
                <w:t>\</w:t>
              </w:r>
            </w:ins>
          </w:p>
        </w:tc>
        <w:tc>
          <w:tcPr>
            <w:tcW w:w="1523" w:type="dxa"/>
          </w:tcPr>
          <w:p w14:paraId="02E3513D" w14:textId="77777777" w:rsidR="000C32B1" w:rsidRPr="0002100F" w:rsidRDefault="000C32B1" w:rsidP="00816528">
            <w:pPr>
              <w:pStyle w:val="TableEntry"/>
              <w:rPr>
                <w:ins w:id="1007" w:author="Kurt Elliason" w:date="2026-06-08T14:51:00Z" w16du:dateUtc="2026-06-08T19:51:00Z"/>
              </w:rPr>
            </w:pPr>
          </w:p>
        </w:tc>
        <w:tc>
          <w:tcPr>
            <w:tcW w:w="1434" w:type="dxa"/>
          </w:tcPr>
          <w:p w14:paraId="65B03832" w14:textId="77777777" w:rsidR="000C32B1" w:rsidRPr="0002100F" w:rsidRDefault="000C32B1" w:rsidP="00816528">
            <w:pPr>
              <w:pStyle w:val="TableEntry"/>
              <w:rPr>
                <w:ins w:id="1008" w:author="Kurt Elliason" w:date="2026-06-08T14:51:00Z" w16du:dateUtc="2026-06-08T19:51:00Z"/>
              </w:rPr>
            </w:pPr>
          </w:p>
        </w:tc>
        <w:tc>
          <w:tcPr>
            <w:tcW w:w="1645" w:type="dxa"/>
          </w:tcPr>
          <w:p w14:paraId="3468C85C" w14:textId="77777777" w:rsidR="000C32B1" w:rsidRPr="0002100F" w:rsidRDefault="000C32B1" w:rsidP="00816528">
            <w:pPr>
              <w:pStyle w:val="TableEntry"/>
              <w:rPr>
                <w:ins w:id="1009" w:author="Kurt Elliason" w:date="2026-06-08T14:51:00Z" w16du:dateUtc="2026-06-08T19:51:00Z"/>
              </w:rPr>
            </w:pPr>
          </w:p>
        </w:tc>
      </w:tr>
      <w:tr w:rsidR="000C32B1" w:rsidRPr="0002100F" w14:paraId="0325A3AA" w14:textId="77777777" w:rsidTr="00816528">
        <w:trPr>
          <w:cantSplit/>
          <w:jc w:val="center"/>
          <w:ins w:id="1010" w:author="Kurt Elliason" w:date="2026-06-08T14:51:00Z" w16du:dateUtc="2026-06-08T19:51:00Z"/>
        </w:trPr>
        <w:tc>
          <w:tcPr>
            <w:tcW w:w="1109" w:type="dxa"/>
          </w:tcPr>
          <w:p w14:paraId="1E8D616D" w14:textId="77777777" w:rsidR="000C32B1" w:rsidRPr="0002100F" w:rsidRDefault="000C32B1" w:rsidP="00816528">
            <w:pPr>
              <w:pStyle w:val="TableEntry"/>
              <w:rPr>
                <w:ins w:id="1011" w:author="Kurt Elliason" w:date="2026-06-08T14:51:00Z" w16du:dateUtc="2026-06-08T19:51:00Z"/>
              </w:rPr>
            </w:pPr>
            <w:commentRangeStart w:id="1012"/>
            <w:commentRangeEnd w:id="1012"/>
            <w:r w:rsidRPr="0002100F">
              <w:rPr>
                <w:rStyle w:val="CommentReference"/>
                <w:sz w:val="18"/>
                <w:szCs w:val="20"/>
              </w:rPr>
              <w:commentReference w:id="1012"/>
            </w:r>
          </w:p>
        </w:tc>
        <w:tc>
          <w:tcPr>
            <w:tcW w:w="3707" w:type="dxa"/>
          </w:tcPr>
          <w:p w14:paraId="30DF41F4" w14:textId="77777777" w:rsidR="000C32B1" w:rsidRPr="0002100F" w:rsidRDefault="000C32B1" w:rsidP="00816528">
            <w:pPr>
              <w:pStyle w:val="TableEntry"/>
              <w:rPr>
                <w:ins w:id="1013" w:author="Kurt Elliason" w:date="2026-06-08T14:51:00Z" w16du:dateUtc="2026-06-08T19:51:00Z"/>
              </w:rPr>
            </w:pPr>
          </w:p>
        </w:tc>
        <w:tc>
          <w:tcPr>
            <w:tcW w:w="1523" w:type="dxa"/>
          </w:tcPr>
          <w:p w14:paraId="7FF1FFAF" w14:textId="77777777" w:rsidR="000C32B1" w:rsidRPr="0002100F" w:rsidRDefault="000C32B1" w:rsidP="00816528">
            <w:pPr>
              <w:pStyle w:val="TableEntry"/>
              <w:rPr>
                <w:ins w:id="1014" w:author="Kurt Elliason" w:date="2026-06-08T14:51:00Z" w16du:dateUtc="2026-06-08T19:51:00Z"/>
              </w:rPr>
            </w:pPr>
          </w:p>
        </w:tc>
        <w:tc>
          <w:tcPr>
            <w:tcW w:w="1434" w:type="dxa"/>
          </w:tcPr>
          <w:p w14:paraId="01EAD8CF" w14:textId="77777777" w:rsidR="000C32B1" w:rsidRPr="0002100F" w:rsidRDefault="000C32B1" w:rsidP="00816528">
            <w:pPr>
              <w:pStyle w:val="TableEntry"/>
              <w:rPr>
                <w:ins w:id="1015" w:author="Kurt Elliason" w:date="2026-06-08T14:51:00Z" w16du:dateUtc="2026-06-08T19:51:00Z"/>
              </w:rPr>
            </w:pPr>
          </w:p>
        </w:tc>
        <w:tc>
          <w:tcPr>
            <w:tcW w:w="1645" w:type="dxa"/>
          </w:tcPr>
          <w:p w14:paraId="298C36F8" w14:textId="77777777" w:rsidR="000C32B1" w:rsidRPr="0002100F" w:rsidRDefault="000C32B1" w:rsidP="00816528">
            <w:pPr>
              <w:pStyle w:val="TableEntry"/>
              <w:rPr>
                <w:ins w:id="1016" w:author="Kurt Elliason" w:date="2026-06-08T14:51:00Z" w16du:dateUtc="2026-06-08T19:51:00Z"/>
              </w:rPr>
            </w:pPr>
          </w:p>
        </w:tc>
      </w:tr>
      <w:tr w:rsidR="000C32B1" w:rsidRPr="0002100F" w14:paraId="6787378C" w14:textId="77777777" w:rsidTr="00816528">
        <w:trPr>
          <w:cantSplit/>
          <w:jc w:val="center"/>
          <w:ins w:id="1017" w:author="Kurt Elliason" w:date="2026-06-08T14:51:00Z" w16du:dateUtc="2026-06-08T19:51:00Z"/>
        </w:trPr>
        <w:tc>
          <w:tcPr>
            <w:tcW w:w="1109" w:type="dxa"/>
          </w:tcPr>
          <w:p w14:paraId="56045386" w14:textId="77777777" w:rsidR="000C32B1" w:rsidRPr="0002100F" w:rsidRDefault="000C32B1" w:rsidP="00816528">
            <w:pPr>
              <w:pStyle w:val="TableEntry"/>
              <w:rPr>
                <w:ins w:id="1018" w:author="Kurt Elliason" w:date="2026-06-08T14:51:00Z" w16du:dateUtc="2026-06-08T19:51:00Z"/>
              </w:rPr>
            </w:pPr>
            <w:ins w:id="1019" w:author="Kurt Elliason" w:date="2026-06-08T14:51:00Z" w16du:dateUtc="2026-06-08T19:51:00Z">
              <w:r w:rsidRPr="0002100F">
                <w:t>OBR</w:t>
              </w:r>
            </w:ins>
          </w:p>
        </w:tc>
        <w:tc>
          <w:tcPr>
            <w:tcW w:w="3707" w:type="dxa"/>
          </w:tcPr>
          <w:p w14:paraId="7F05204F" w14:textId="77777777" w:rsidR="000C32B1" w:rsidRPr="0002100F" w:rsidRDefault="000C32B1" w:rsidP="00816528">
            <w:pPr>
              <w:pStyle w:val="TableEntry"/>
              <w:rPr>
                <w:ins w:id="1020" w:author="Kurt Elliason" w:date="2026-06-08T14:51:00Z" w16du:dateUtc="2026-06-08T19:51:00Z"/>
              </w:rPr>
            </w:pPr>
            <w:ins w:id="1021" w:author="Kurt Elliason" w:date="2026-06-08T14:51:00Z" w16du:dateUtc="2026-06-08T19:51:00Z">
              <w:r w:rsidRPr="0002100F">
                <w:t>Observation Request Segment</w:t>
              </w:r>
            </w:ins>
          </w:p>
        </w:tc>
        <w:tc>
          <w:tcPr>
            <w:tcW w:w="1523" w:type="dxa"/>
          </w:tcPr>
          <w:p w14:paraId="02B5655F" w14:textId="77777777" w:rsidR="000C32B1" w:rsidRPr="0002100F" w:rsidRDefault="000C32B1" w:rsidP="00816528">
            <w:pPr>
              <w:pStyle w:val="TableEntry"/>
              <w:rPr>
                <w:ins w:id="1022" w:author="Kurt Elliason" w:date="2026-06-08T14:51:00Z" w16du:dateUtc="2026-06-08T19:51:00Z"/>
              </w:rPr>
            </w:pPr>
            <w:ins w:id="1023" w:author="Kurt Elliason" w:date="2026-06-08T14:51:00Z" w16du:dateUtc="2026-06-08T19:51:00Z">
              <w:r w:rsidRPr="0002100F">
                <w:t>R</w:t>
              </w:r>
            </w:ins>
          </w:p>
        </w:tc>
        <w:tc>
          <w:tcPr>
            <w:tcW w:w="1434" w:type="dxa"/>
          </w:tcPr>
          <w:p w14:paraId="03FEABEE" w14:textId="77777777" w:rsidR="000C32B1" w:rsidRPr="0002100F" w:rsidRDefault="000C32B1" w:rsidP="00816528">
            <w:pPr>
              <w:pStyle w:val="TableEntry"/>
              <w:rPr>
                <w:ins w:id="1024" w:author="Kurt Elliason" w:date="2026-06-08T14:51:00Z" w16du:dateUtc="2026-06-08T19:51:00Z"/>
              </w:rPr>
            </w:pPr>
            <w:ins w:id="1025" w:author="Kurt Elliason" w:date="2026-06-08T14:51:00Z" w16du:dateUtc="2026-06-08T19:51:00Z">
              <w:r w:rsidRPr="0002100F">
                <w:t>[1..n]</w:t>
              </w:r>
            </w:ins>
          </w:p>
        </w:tc>
        <w:tc>
          <w:tcPr>
            <w:tcW w:w="1645" w:type="dxa"/>
          </w:tcPr>
          <w:p w14:paraId="5C1688B4" w14:textId="77777777" w:rsidR="000C32B1" w:rsidRPr="0002100F" w:rsidRDefault="000C32B1" w:rsidP="00816528">
            <w:pPr>
              <w:pStyle w:val="TableEntry"/>
              <w:rPr>
                <w:ins w:id="1026" w:author="Kurt Elliason" w:date="2026-06-08T14:51:00Z" w16du:dateUtc="2026-06-08T19:51:00Z"/>
              </w:rPr>
            </w:pPr>
            <w:ins w:id="1027" w:author="Kurt Elliason" w:date="2026-06-08T14:51:00Z" w16du:dateUtc="2026-06-08T19:51:00Z">
              <w:r w:rsidRPr="0002100F">
                <w:t>7.4.1</w:t>
              </w:r>
            </w:ins>
          </w:p>
        </w:tc>
      </w:tr>
      <w:tr w:rsidR="000C32B1" w:rsidRPr="0002100F" w14:paraId="1852C813" w14:textId="77777777" w:rsidTr="00816528">
        <w:trPr>
          <w:cantSplit/>
          <w:jc w:val="center"/>
          <w:ins w:id="1028" w:author="Kurt Elliason" w:date="2026-06-08T14:51:00Z" w16du:dateUtc="2026-06-08T19:51:00Z"/>
        </w:trPr>
        <w:tc>
          <w:tcPr>
            <w:tcW w:w="1109" w:type="dxa"/>
          </w:tcPr>
          <w:p w14:paraId="496AE26E" w14:textId="77777777" w:rsidR="000C32B1" w:rsidRPr="0002100F" w:rsidRDefault="000C32B1" w:rsidP="00816528">
            <w:pPr>
              <w:pStyle w:val="TableEntry"/>
              <w:rPr>
                <w:ins w:id="1029" w:author="Kurt Elliason" w:date="2026-06-08T14:51:00Z" w16du:dateUtc="2026-06-08T19:51:00Z"/>
              </w:rPr>
            </w:pPr>
            <w:ins w:id="1030" w:author="Kurt Elliason" w:date="2026-06-08T14:51:00Z" w16du:dateUtc="2026-06-08T19:51:00Z">
              <w:r w:rsidRPr="0002100F">
                <w:lastRenderedPageBreak/>
                <w:t>OBX</w:t>
              </w:r>
            </w:ins>
          </w:p>
        </w:tc>
        <w:tc>
          <w:tcPr>
            <w:tcW w:w="3707" w:type="dxa"/>
          </w:tcPr>
          <w:p w14:paraId="247D775F" w14:textId="77777777" w:rsidR="000C32B1" w:rsidRPr="0002100F" w:rsidRDefault="000C32B1" w:rsidP="00816528">
            <w:pPr>
              <w:pStyle w:val="TableEntry"/>
              <w:rPr>
                <w:ins w:id="1031" w:author="Kurt Elliason" w:date="2026-06-08T14:51:00Z" w16du:dateUtc="2026-06-08T19:51:00Z"/>
              </w:rPr>
            </w:pPr>
            <w:ins w:id="1032" w:author="Kurt Elliason" w:date="2026-06-08T14:51:00Z" w16du:dateUtc="2026-06-08T19:51:00Z">
              <w:r w:rsidRPr="0002100F">
                <w:t>Observation Result Segment</w:t>
              </w:r>
            </w:ins>
          </w:p>
        </w:tc>
        <w:tc>
          <w:tcPr>
            <w:tcW w:w="1523" w:type="dxa"/>
          </w:tcPr>
          <w:p w14:paraId="7C593014" w14:textId="77777777" w:rsidR="000C32B1" w:rsidRPr="0002100F" w:rsidRDefault="000C32B1" w:rsidP="00816528">
            <w:pPr>
              <w:pStyle w:val="TableEntry"/>
              <w:rPr>
                <w:ins w:id="1033" w:author="Kurt Elliason" w:date="2026-06-08T14:51:00Z" w16du:dateUtc="2026-06-08T19:51:00Z"/>
              </w:rPr>
            </w:pPr>
            <w:ins w:id="1034" w:author="Kurt Elliason" w:date="2026-06-08T14:51:00Z" w16du:dateUtc="2026-06-08T19:51:00Z">
              <w:r w:rsidRPr="0002100F">
                <w:t>R</w:t>
              </w:r>
            </w:ins>
          </w:p>
        </w:tc>
        <w:tc>
          <w:tcPr>
            <w:tcW w:w="1434" w:type="dxa"/>
          </w:tcPr>
          <w:p w14:paraId="049674CB" w14:textId="77777777" w:rsidR="000C32B1" w:rsidRPr="0002100F" w:rsidRDefault="000C32B1" w:rsidP="00816528">
            <w:pPr>
              <w:pStyle w:val="TableEntry"/>
              <w:rPr>
                <w:ins w:id="1035" w:author="Kurt Elliason" w:date="2026-06-08T14:51:00Z" w16du:dateUtc="2026-06-08T19:51:00Z"/>
              </w:rPr>
            </w:pPr>
            <w:ins w:id="1036" w:author="Kurt Elliason" w:date="2026-06-08T14:51:00Z" w16du:dateUtc="2026-06-08T19:51:00Z">
              <w:r w:rsidRPr="0002100F">
                <w:t>[1..n]</w:t>
              </w:r>
            </w:ins>
          </w:p>
        </w:tc>
        <w:tc>
          <w:tcPr>
            <w:tcW w:w="1645" w:type="dxa"/>
          </w:tcPr>
          <w:p w14:paraId="1B0B373C" w14:textId="77777777" w:rsidR="000C32B1" w:rsidRPr="0002100F" w:rsidRDefault="000C32B1" w:rsidP="00816528">
            <w:pPr>
              <w:pStyle w:val="TableEntry"/>
              <w:rPr>
                <w:ins w:id="1037" w:author="Kurt Elliason" w:date="2026-06-08T14:51:00Z" w16du:dateUtc="2026-06-08T19:51:00Z"/>
              </w:rPr>
            </w:pPr>
            <w:ins w:id="1038" w:author="Kurt Elliason" w:date="2026-06-08T14:51:00Z" w16du:dateUtc="2026-06-08T19:51:00Z">
              <w:r w:rsidRPr="0002100F">
                <w:t>7.4.2</w:t>
              </w:r>
            </w:ins>
          </w:p>
        </w:tc>
      </w:tr>
      <w:tr w:rsidR="000C32B1" w:rsidRPr="0002100F" w14:paraId="5F54F420" w14:textId="77777777" w:rsidTr="00816528">
        <w:trPr>
          <w:cantSplit/>
          <w:jc w:val="center"/>
          <w:ins w:id="1039" w:author="Kurt Elliason" w:date="2026-06-08T14:51:00Z" w16du:dateUtc="2026-06-08T19:51:00Z"/>
        </w:trPr>
        <w:tc>
          <w:tcPr>
            <w:tcW w:w="1109" w:type="dxa"/>
          </w:tcPr>
          <w:p w14:paraId="3AD23B1F" w14:textId="77777777" w:rsidR="000C32B1" w:rsidRPr="0002100F" w:rsidRDefault="000C32B1" w:rsidP="00816528">
            <w:pPr>
              <w:pStyle w:val="TableEntry"/>
              <w:rPr>
                <w:ins w:id="1040" w:author="Kurt Elliason" w:date="2026-06-08T14:51:00Z" w16du:dateUtc="2026-06-08T19:51:00Z"/>
              </w:rPr>
            </w:pPr>
            <w:ins w:id="1041" w:author="Kurt Elliason" w:date="2026-06-08T14:51:00Z" w16du:dateUtc="2026-06-08T19:51:00Z">
              <w:r w:rsidRPr="0002100F">
                <w:t>[PRT]</w:t>
              </w:r>
            </w:ins>
          </w:p>
        </w:tc>
        <w:tc>
          <w:tcPr>
            <w:tcW w:w="3707" w:type="dxa"/>
          </w:tcPr>
          <w:p w14:paraId="2E32F346" w14:textId="77777777" w:rsidR="000C32B1" w:rsidRPr="0002100F" w:rsidRDefault="000C32B1" w:rsidP="00816528">
            <w:pPr>
              <w:pStyle w:val="TableEntry"/>
              <w:rPr>
                <w:ins w:id="1042" w:author="Kurt Elliason" w:date="2026-06-08T14:51:00Z" w16du:dateUtc="2026-06-08T19:51:00Z"/>
              </w:rPr>
            </w:pPr>
            <w:ins w:id="1043" w:author="Kurt Elliason" w:date="2026-06-08T14:51:00Z" w16du:dateUtc="2026-06-08T19:51:00Z">
              <w:r w:rsidRPr="0002100F">
                <w:t>Participation Information Segment</w:t>
              </w:r>
            </w:ins>
          </w:p>
        </w:tc>
        <w:tc>
          <w:tcPr>
            <w:tcW w:w="1523" w:type="dxa"/>
          </w:tcPr>
          <w:p w14:paraId="73AB8431" w14:textId="77777777" w:rsidR="000C32B1" w:rsidRPr="0002100F" w:rsidRDefault="000C32B1" w:rsidP="00816528">
            <w:pPr>
              <w:pStyle w:val="TableEntry"/>
              <w:rPr>
                <w:ins w:id="1044" w:author="Kurt Elliason" w:date="2026-06-08T14:51:00Z" w16du:dateUtc="2026-06-08T19:51:00Z"/>
              </w:rPr>
            </w:pPr>
            <w:ins w:id="1045" w:author="Kurt Elliason" w:date="2026-06-08T14:51:00Z" w16du:dateUtc="2026-06-08T19:51:00Z">
              <w:r w:rsidRPr="0002100F">
                <w:t>O</w:t>
              </w:r>
            </w:ins>
          </w:p>
        </w:tc>
        <w:tc>
          <w:tcPr>
            <w:tcW w:w="1434" w:type="dxa"/>
          </w:tcPr>
          <w:p w14:paraId="15FB3BBF" w14:textId="77777777" w:rsidR="000C32B1" w:rsidRPr="0002100F" w:rsidRDefault="000C32B1" w:rsidP="00816528">
            <w:pPr>
              <w:pStyle w:val="TableEntry"/>
              <w:rPr>
                <w:ins w:id="1046" w:author="Kurt Elliason" w:date="2026-06-08T14:51:00Z" w16du:dateUtc="2026-06-08T19:51:00Z"/>
              </w:rPr>
            </w:pPr>
            <w:ins w:id="1047" w:author="Kurt Elliason" w:date="2026-06-08T14:51:00Z" w16du:dateUtc="2026-06-08T19:51:00Z">
              <w:r w:rsidRPr="0002100F">
                <w:t>[0..n]</w:t>
              </w:r>
              <w:r>
                <w:t xml:space="preserve"> </w:t>
              </w:r>
              <w:r w:rsidRPr="0002100F">
                <w:t>Note 1</w:t>
              </w:r>
            </w:ins>
          </w:p>
        </w:tc>
        <w:tc>
          <w:tcPr>
            <w:tcW w:w="1645" w:type="dxa"/>
          </w:tcPr>
          <w:p w14:paraId="622FD03F" w14:textId="77777777" w:rsidR="000C32B1" w:rsidRPr="0002100F" w:rsidRDefault="000C32B1" w:rsidP="00816528">
            <w:pPr>
              <w:pStyle w:val="TableEntry"/>
              <w:rPr>
                <w:ins w:id="1048" w:author="Kurt Elliason" w:date="2026-06-08T14:51:00Z" w16du:dateUtc="2026-06-08T19:51:00Z"/>
              </w:rPr>
            </w:pPr>
            <w:ins w:id="1049" w:author="Kurt Elliason" w:date="2026-06-08T14:51:00Z" w16du:dateUtc="2026-06-08T19:51:00Z">
              <w:r w:rsidRPr="0002100F">
                <w:t>7.4.4 (V2.7)</w:t>
              </w:r>
            </w:ins>
          </w:p>
        </w:tc>
      </w:tr>
    </w:tbl>
    <w:p w14:paraId="59265766" w14:textId="77777777" w:rsidR="000C32B1" w:rsidRPr="0002100F" w:rsidRDefault="000C32B1" w:rsidP="000C32B1">
      <w:pPr>
        <w:pStyle w:val="Note"/>
        <w:rPr>
          <w:ins w:id="1050" w:author="Kurt Elliason" w:date="2026-06-08T14:51:00Z" w16du:dateUtc="2026-06-08T19:51:00Z"/>
        </w:rPr>
      </w:pPr>
      <w:ins w:id="1051" w:author="Kurt Elliason" w:date="2026-06-08T14:51:00Z" w16du:dateUtc="2026-06-08T19:51:00Z">
        <w:r w:rsidRPr="0002100F">
          <w:t>Note 1: Use of PRT is required for communicating the location of people. If operating in a backward compatible manner for equipment location observations this can be accomplished using OBX-18 Equipment Instance Identifier instead of the PRT segment.</w:t>
        </w:r>
      </w:ins>
    </w:p>
    <w:p w14:paraId="2EF3D3D9" w14:textId="77777777" w:rsidR="000C32B1" w:rsidRPr="0002100F" w:rsidRDefault="000C32B1" w:rsidP="000C32B1">
      <w:pPr>
        <w:pStyle w:val="TableTitle"/>
        <w:rPr>
          <w:ins w:id="1052" w:author="Kurt Elliason" w:date="2026-06-08T14:51:00Z" w16du:dateUtc="2026-06-08T19:51:00Z"/>
        </w:rPr>
      </w:pPr>
      <w:ins w:id="1053" w:author="Kurt Elliason" w:date="2026-06-08T14:51:00Z" w16du:dateUtc="2026-06-08T19:51:00Z">
        <w:r w:rsidRPr="0002100F">
          <w:t>Table 3.16.4.1.3-2: ORU^</w:t>
        </w:r>
        <w:r>
          <w:t>R45</w:t>
        </w:r>
        <w:r w:rsidRPr="0002100F">
          <w:t>^ORU_</w:t>
        </w:r>
        <w:r>
          <w:t>R45</w:t>
        </w:r>
        <w:r w:rsidRPr="0002100F">
          <w:t xml:space="preserve"> Static Definition</w:t>
        </w:r>
      </w:ins>
    </w:p>
    <w:tbl>
      <w:tblPr>
        <w:tblW w:w="0" w:type="auto"/>
        <w:jc w:val="center"/>
        <w:tblLayout w:type="fixed"/>
        <w:tblLook w:val="04A0" w:firstRow="1" w:lastRow="0" w:firstColumn="1" w:lastColumn="0" w:noHBand="0" w:noVBand="1"/>
      </w:tblPr>
      <w:tblGrid>
        <w:gridCol w:w="3847"/>
        <w:gridCol w:w="4341"/>
      </w:tblGrid>
      <w:tr w:rsidR="000C32B1" w:rsidRPr="0002100F" w14:paraId="3361A47C" w14:textId="77777777" w:rsidTr="00816528">
        <w:trPr>
          <w:tblHeader/>
          <w:jc w:val="center"/>
          <w:ins w:id="105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5B1305F8" w14:textId="77777777" w:rsidR="000C32B1" w:rsidRPr="0002100F" w:rsidRDefault="000C32B1" w:rsidP="00816528">
            <w:pPr>
              <w:pStyle w:val="TableEntryHeader"/>
              <w:keepLines/>
              <w:rPr>
                <w:ins w:id="1055" w:author="Kurt Elliason" w:date="2026-06-08T14:51:00Z" w16du:dateUtc="2026-06-08T19:51:00Z"/>
              </w:rPr>
            </w:pPr>
            <w:ins w:id="1056" w:author="Kurt Elliason" w:date="2026-06-08T14:51:00Z" w16du:dateUtc="2026-06-08T19:51:00Z">
              <w:r w:rsidRPr="0002100F">
                <w:t>ORU^</w:t>
              </w:r>
              <w:r>
                <w:t>R45</w:t>
              </w:r>
              <w:r w:rsidRPr="0002100F">
                <w:t>^ORU_</w:t>
              </w:r>
              <w:r>
                <w:t>R45</w:t>
              </w:r>
            </w:ins>
          </w:p>
        </w:tc>
        <w:tc>
          <w:tcPr>
            <w:tcW w:w="4341" w:type="dxa"/>
            <w:tcBorders>
              <w:top w:val="single" w:sz="4" w:space="0" w:color="auto"/>
              <w:left w:val="single" w:sz="4" w:space="0" w:color="auto"/>
              <w:bottom w:val="single" w:sz="4" w:space="0" w:color="auto"/>
              <w:right w:val="single" w:sz="4" w:space="0" w:color="auto"/>
            </w:tcBorders>
            <w:shd w:val="clear" w:color="auto" w:fill="D9D9D9"/>
            <w:tcMar>
              <w:top w:w="100" w:type="dxa"/>
              <w:right w:w="100" w:type="dxa"/>
            </w:tcMar>
          </w:tcPr>
          <w:p w14:paraId="03D8E8A5" w14:textId="77777777" w:rsidR="000C32B1" w:rsidRPr="0002100F" w:rsidRDefault="000C32B1" w:rsidP="00816528">
            <w:pPr>
              <w:pStyle w:val="TableEntryHeader"/>
              <w:keepLines/>
              <w:rPr>
                <w:ins w:id="1057" w:author="Kurt Elliason" w:date="2026-06-08T14:51:00Z" w16du:dateUtc="2026-06-08T19:51:00Z"/>
              </w:rPr>
            </w:pPr>
            <w:ins w:id="1058" w:author="Kurt Elliason" w:date="2026-06-08T14:51:00Z" w16du:dateUtc="2026-06-08T19:51:00Z">
              <w:r w:rsidRPr="0002100F">
                <w:t>Device Management Information Observation Message</w:t>
              </w:r>
            </w:ins>
          </w:p>
        </w:tc>
      </w:tr>
      <w:tr w:rsidR="000C32B1" w:rsidRPr="0002100F" w14:paraId="4EA390DD" w14:textId="77777777" w:rsidTr="00816528">
        <w:trPr>
          <w:jc w:val="center"/>
          <w:ins w:id="105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43EFF8C5" w14:textId="77777777" w:rsidR="000C32B1" w:rsidRPr="0002100F" w:rsidRDefault="000C32B1" w:rsidP="00816528">
            <w:pPr>
              <w:pStyle w:val="TableEntry"/>
              <w:keepNext/>
              <w:keepLines/>
              <w:rPr>
                <w:ins w:id="1060" w:author="Kurt Elliason" w:date="2026-06-08T14:51:00Z" w16du:dateUtc="2026-06-08T19:51:00Z"/>
              </w:rPr>
            </w:pPr>
            <w:ins w:id="1061" w:author="Kurt Elliason" w:date="2026-06-08T14:51:00Z" w16du:dateUtc="2026-06-08T19:51:00Z">
              <w:r w:rsidRPr="0002100F">
                <w:t>MSH</w:t>
              </w:r>
            </w:ins>
          </w:p>
        </w:tc>
        <w:tc>
          <w:tcPr>
            <w:tcW w:w="4341" w:type="dxa"/>
            <w:tcBorders>
              <w:top w:val="single" w:sz="4" w:space="0" w:color="auto"/>
              <w:left w:val="single" w:sz="4" w:space="0" w:color="auto"/>
              <w:bottom w:val="single" w:sz="4" w:space="0" w:color="auto"/>
              <w:right w:val="single" w:sz="4" w:space="0" w:color="auto"/>
            </w:tcBorders>
          </w:tcPr>
          <w:p w14:paraId="68278198" w14:textId="77777777" w:rsidR="000C32B1" w:rsidRPr="0002100F" w:rsidRDefault="000C32B1" w:rsidP="00816528">
            <w:pPr>
              <w:pStyle w:val="TableEntry"/>
              <w:keepNext/>
              <w:keepLines/>
              <w:rPr>
                <w:ins w:id="1062" w:author="Kurt Elliason" w:date="2026-06-08T14:51:00Z" w16du:dateUtc="2026-06-08T19:51:00Z"/>
              </w:rPr>
            </w:pPr>
            <w:ins w:id="1063" w:author="Kurt Elliason" w:date="2026-06-08T14:51:00Z" w16du:dateUtc="2026-06-08T19:51:00Z">
              <w:r w:rsidRPr="0002100F">
                <w:t>Message Header</w:t>
              </w:r>
            </w:ins>
          </w:p>
        </w:tc>
      </w:tr>
      <w:tr w:rsidR="000C32B1" w:rsidRPr="0002100F" w14:paraId="700A0CC9" w14:textId="77777777" w:rsidTr="00816528">
        <w:trPr>
          <w:jc w:val="center"/>
          <w:ins w:id="106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73F956A8" w14:textId="77777777" w:rsidR="000C32B1" w:rsidRPr="0002100F" w:rsidRDefault="000C32B1" w:rsidP="00816528">
            <w:pPr>
              <w:pStyle w:val="TableEntry"/>
              <w:keepNext/>
              <w:keepLines/>
              <w:rPr>
                <w:ins w:id="1065" w:author="Kurt Elliason" w:date="2026-06-08T14:51:00Z" w16du:dateUtc="2026-06-08T19:51:00Z"/>
              </w:rPr>
            </w:pPr>
            <w:ins w:id="1066" w:author="Kurt Elliason" w:date="2026-06-08T14:51:00Z" w16du:dateUtc="2026-06-08T19:51:00Z">
              <w:r w:rsidRPr="0002100F">
                <w:t>[{SFT}]</w:t>
              </w:r>
            </w:ins>
          </w:p>
        </w:tc>
        <w:tc>
          <w:tcPr>
            <w:tcW w:w="4341" w:type="dxa"/>
            <w:tcBorders>
              <w:top w:val="single" w:sz="4" w:space="0" w:color="auto"/>
              <w:left w:val="single" w:sz="4" w:space="0" w:color="auto"/>
              <w:bottom w:val="single" w:sz="4" w:space="0" w:color="auto"/>
              <w:right w:val="single" w:sz="4" w:space="0" w:color="auto"/>
            </w:tcBorders>
          </w:tcPr>
          <w:p w14:paraId="3F7E6C35" w14:textId="77777777" w:rsidR="000C32B1" w:rsidRPr="0002100F" w:rsidRDefault="000C32B1" w:rsidP="00816528">
            <w:pPr>
              <w:pStyle w:val="TableEntry"/>
              <w:keepNext/>
              <w:keepLines/>
              <w:rPr>
                <w:ins w:id="1067" w:author="Kurt Elliason" w:date="2026-06-08T14:51:00Z" w16du:dateUtc="2026-06-08T19:51:00Z"/>
              </w:rPr>
            </w:pPr>
            <w:ins w:id="1068" w:author="Kurt Elliason" w:date="2026-06-08T14:51:00Z" w16du:dateUtc="2026-06-08T19:51:00Z">
              <w:r w:rsidRPr="0002100F">
                <w:t>Software Segment</w:t>
              </w:r>
            </w:ins>
          </w:p>
        </w:tc>
      </w:tr>
      <w:tr w:rsidR="000C32B1" w:rsidRPr="0002100F" w14:paraId="4F5FAE38" w14:textId="77777777" w:rsidTr="00816528">
        <w:trPr>
          <w:jc w:val="center"/>
          <w:ins w:id="106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4C996B90" w14:textId="77777777" w:rsidR="000C32B1" w:rsidRPr="0002100F" w:rsidRDefault="000C32B1" w:rsidP="00816528">
            <w:pPr>
              <w:pStyle w:val="TableEntry"/>
              <w:keepNext/>
              <w:keepLines/>
              <w:rPr>
                <w:ins w:id="1070" w:author="Kurt Elliason" w:date="2026-06-08T14:51:00Z" w16du:dateUtc="2026-06-08T19:51:00Z"/>
              </w:rPr>
            </w:pPr>
            <w:ins w:id="1071" w:author="Kurt Elliason" w:date="2026-06-08T14:51:00Z" w16du:dateUtc="2026-06-08T19:51:00Z">
              <w:r w:rsidRPr="0002100F">
                <w:t>{</w:t>
              </w:r>
            </w:ins>
          </w:p>
        </w:tc>
        <w:tc>
          <w:tcPr>
            <w:tcW w:w="4341" w:type="dxa"/>
            <w:tcBorders>
              <w:top w:val="single" w:sz="4" w:space="0" w:color="auto"/>
              <w:left w:val="single" w:sz="4" w:space="0" w:color="auto"/>
              <w:bottom w:val="single" w:sz="4" w:space="0" w:color="auto"/>
              <w:right w:val="single" w:sz="4" w:space="0" w:color="auto"/>
            </w:tcBorders>
          </w:tcPr>
          <w:p w14:paraId="34C0468F" w14:textId="77777777" w:rsidR="000C32B1" w:rsidRPr="0002100F" w:rsidRDefault="000C32B1" w:rsidP="00816528">
            <w:pPr>
              <w:pStyle w:val="TableEntry"/>
              <w:keepNext/>
              <w:keepLines/>
              <w:rPr>
                <w:ins w:id="1072" w:author="Kurt Elliason" w:date="2026-06-08T14:51:00Z" w16du:dateUtc="2026-06-08T19:51:00Z"/>
              </w:rPr>
            </w:pPr>
            <w:ins w:id="1073" w:author="Kurt Elliason" w:date="2026-06-08T14:51:00Z" w16du:dateUtc="2026-06-08T19:51:00Z">
              <w:r w:rsidRPr="0002100F">
                <w:t>--- REPORT LOCATION OBSERVATION begin</w:t>
              </w:r>
            </w:ins>
          </w:p>
        </w:tc>
      </w:tr>
      <w:tr w:rsidR="000C32B1" w:rsidRPr="0002100F" w14:paraId="2973F411" w14:textId="77777777" w:rsidTr="00816528">
        <w:trPr>
          <w:jc w:val="center"/>
          <w:ins w:id="107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24AB851E" w14:textId="77777777" w:rsidR="000C32B1" w:rsidRPr="0002100F" w:rsidRDefault="000C32B1" w:rsidP="00816528">
            <w:pPr>
              <w:pStyle w:val="TableEntry"/>
              <w:keepNext/>
              <w:keepLines/>
              <w:rPr>
                <w:ins w:id="1075" w:author="Kurt Elliason" w:date="2026-06-08T14:51:00Z" w16du:dateUtc="2026-06-08T19:51:00Z"/>
              </w:rPr>
            </w:pPr>
            <w:ins w:id="1076" w:author="Kurt Elliason" w:date="2026-06-08T14:51:00Z" w16du:dateUtc="2026-06-08T19:51:00Z">
              <w:r w:rsidRPr="0002100F">
                <w:t xml:space="preserve">    {</w:t>
              </w:r>
            </w:ins>
          </w:p>
        </w:tc>
        <w:tc>
          <w:tcPr>
            <w:tcW w:w="4341" w:type="dxa"/>
            <w:tcBorders>
              <w:top w:val="single" w:sz="4" w:space="0" w:color="auto"/>
              <w:left w:val="single" w:sz="4" w:space="0" w:color="auto"/>
              <w:bottom w:val="single" w:sz="4" w:space="0" w:color="auto"/>
              <w:right w:val="single" w:sz="4" w:space="0" w:color="auto"/>
            </w:tcBorders>
          </w:tcPr>
          <w:p w14:paraId="631EA384" w14:textId="77777777" w:rsidR="000C32B1" w:rsidRPr="0002100F" w:rsidRDefault="000C32B1" w:rsidP="00816528">
            <w:pPr>
              <w:pStyle w:val="TableEntry"/>
              <w:keepNext/>
              <w:keepLines/>
              <w:rPr>
                <w:ins w:id="1077" w:author="Kurt Elliason" w:date="2026-06-08T14:51:00Z" w16du:dateUtc="2026-06-08T19:51:00Z"/>
              </w:rPr>
            </w:pPr>
            <w:ins w:id="1078" w:author="Kurt Elliason" w:date="2026-06-08T14:51:00Z" w16du:dateUtc="2026-06-08T19:51:00Z">
              <w:r w:rsidRPr="0002100F">
                <w:t>--- LOCATION_OBSERVATION begin</w:t>
              </w:r>
            </w:ins>
          </w:p>
        </w:tc>
      </w:tr>
      <w:tr w:rsidR="000C32B1" w:rsidRPr="0002100F" w14:paraId="0AA21960" w14:textId="77777777" w:rsidTr="00816528">
        <w:trPr>
          <w:jc w:val="center"/>
          <w:ins w:id="107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60670657" w14:textId="77777777" w:rsidR="000C32B1" w:rsidRPr="0002100F" w:rsidRDefault="000C32B1" w:rsidP="00816528">
            <w:pPr>
              <w:pStyle w:val="TableEntry"/>
              <w:keepNext/>
              <w:keepLines/>
              <w:rPr>
                <w:ins w:id="1080" w:author="Kurt Elliason" w:date="2026-06-08T14:51:00Z" w16du:dateUtc="2026-06-08T19:51:00Z"/>
              </w:rPr>
            </w:pPr>
            <w:ins w:id="1081" w:author="Kurt Elliason" w:date="2026-06-08T14:51:00Z" w16du:dateUtc="2026-06-08T19:51:00Z">
              <w:r w:rsidRPr="0002100F">
                <w:t xml:space="preserve">       OBR</w:t>
              </w:r>
            </w:ins>
          </w:p>
        </w:tc>
        <w:tc>
          <w:tcPr>
            <w:tcW w:w="4341" w:type="dxa"/>
            <w:tcBorders>
              <w:top w:val="single" w:sz="4" w:space="0" w:color="auto"/>
              <w:left w:val="single" w:sz="4" w:space="0" w:color="auto"/>
              <w:bottom w:val="single" w:sz="4" w:space="0" w:color="auto"/>
              <w:right w:val="single" w:sz="4" w:space="0" w:color="auto"/>
            </w:tcBorders>
          </w:tcPr>
          <w:p w14:paraId="6B6B3376" w14:textId="77777777" w:rsidR="000C32B1" w:rsidRPr="0002100F" w:rsidRDefault="000C32B1" w:rsidP="00816528">
            <w:pPr>
              <w:pStyle w:val="TableEntry"/>
              <w:keepNext/>
              <w:keepLines/>
              <w:rPr>
                <w:ins w:id="1082" w:author="Kurt Elliason" w:date="2026-06-08T14:51:00Z" w16du:dateUtc="2026-06-08T19:51:00Z"/>
              </w:rPr>
            </w:pPr>
            <w:ins w:id="1083" w:author="Kurt Elliason" w:date="2026-06-08T14:51:00Z" w16du:dateUtc="2026-06-08T19:51:00Z">
              <w:r w:rsidRPr="0002100F">
                <w:t>Location Observation Identification</w:t>
              </w:r>
            </w:ins>
          </w:p>
        </w:tc>
      </w:tr>
      <w:tr w:rsidR="000C32B1" w:rsidRPr="0002100F" w14:paraId="3F405C4B" w14:textId="77777777" w:rsidTr="00816528">
        <w:trPr>
          <w:jc w:val="center"/>
          <w:ins w:id="108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07B433BF" w14:textId="77777777" w:rsidR="000C32B1" w:rsidRPr="0002100F" w:rsidRDefault="000C32B1" w:rsidP="00816528">
            <w:pPr>
              <w:pStyle w:val="TableEntry"/>
              <w:keepNext/>
              <w:keepLines/>
              <w:rPr>
                <w:ins w:id="1085" w:author="Kurt Elliason" w:date="2026-06-08T14:51:00Z" w16du:dateUtc="2026-06-08T19:51:00Z"/>
              </w:rPr>
            </w:pPr>
            <w:ins w:id="1086" w:author="Kurt Elliason" w:date="2026-06-08T14:51:00Z" w16du:dateUtc="2026-06-08T19:51:00Z">
              <w:r w:rsidRPr="0002100F">
                <w:t xml:space="preserve">             {</w:t>
              </w:r>
            </w:ins>
          </w:p>
        </w:tc>
        <w:tc>
          <w:tcPr>
            <w:tcW w:w="4341" w:type="dxa"/>
            <w:tcBorders>
              <w:top w:val="single" w:sz="4" w:space="0" w:color="auto"/>
              <w:left w:val="single" w:sz="4" w:space="0" w:color="auto"/>
              <w:bottom w:val="single" w:sz="4" w:space="0" w:color="auto"/>
              <w:right w:val="single" w:sz="4" w:space="0" w:color="auto"/>
            </w:tcBorders>
          </w:tcPr>
          <w:p w14:paraId="2731DEE2" w14:textId="77777777" w:rsidR="000C32B1" w:rsidRPr="0002100F" w:rsidRDefault="000C32B1" w:rsidP="00816528">
            <w:pPr>
              <w:pStyle w:val="TableEntry"/>
              <w:keepNext/>
              <w:keepLines/>
              <w:rPr>
                <w:ins w:id="1087" w:author="Kurt Elliason" w:date="2026-06-08T14:51:00Z" w16du:dateUtc="2026-06-08T19:51:00Z"/>
              </w:rPr>
            </w:pPr>
            <w:ins w:id="1088" w:author="Kurt Elliason" w:date="2026-06-08T14:51:00Z" w16du:dateUtc="2026-06-08T19:51:00Z">
              <w:r w:rsidRPr="0002100F">
                <w:t>--- OBSERVATION begin</w:t>
              </w:r>
            </w:ins>
          </w:p>
        </w:tc>
      </w:tr>
      <w:tr w:rsidR="000C32B1" w:rsidRPr="0002100F" w14:paraId="4CE774D9" w14:textId="77777777" w:rsidTr="00816528">
        <w:trPr>
          <w:jc w:val="center"/>
          <w:ins w:id="108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23217B12" w14:textId="77777777" w:rsidR="000C32B1" w:rsidRPr="0002100F" w:rsidRDefault="000C32B1" w:rsidP="00816528">
            <w:pPr>
              <w:pStyle w:val="TableEntry"/>
              <w:keepNext/>
              <w:keepLines/>
              <w:rPr>
                <w:ins w:id="1090" w:author="Kurt Elliason" w:date="2026-06-08T14:51:00Z" w16du:dateUtc="2026-06-08T19:51:00Z"/>
              </w:rPr>
            </w:pPr>
            <w:ins w:id="1091" w:author="Kurt Elliason" w:date="2026-06-08T14:51:00Z" w16du:dateUtc="2026-06-08T19:51:00Z">
              <w:r w:rsidRPr="0002100F">
                <w:t xml:space="preserve">                {OBX}</w:t>
              </w:r>
            </w:ins>
          </w:p>
        </w:tc>
        <w:tc>
          <w:tcPr>
            <w:tcW w:w="4341" w:type="dxa"/>
            <w:tcBorders>
              <w:top w:val="single" w:sz="4" w:space="0" w:color="auto"/>
              <w:left w:val="single" w:sz="4" w:space="0" w:color="auto"/>
              <w:bottom w:val="single" w:sz="4" w:space="0" w:color="auto"/>
              <w:right w:val="single" w:sz="4" w:space="0" w:color="auto"/>
            </w:tcBorders>
          </w:tcPr>
          <w:p w14:paraId="567B2280" w14:textId="77777777" w:rsidR="000C32B1" w:rsidRPr="0002100F" w:rsidRDefault="000C32B1" w:rsidP="00816528">
            <w:pPr>
              <w:pStyle w:val="TableEntry"/>
              <w:keepNext/>
              <w:keepLines/>
              <w:rPr>
                <w:ins w:id="1092" w:author="Kurt Elliason" w:date="2026-06-08T14:51:00Z" w16du:dateUtc="2026-06-08T19:51:00Z"/>
              </w:rPr>
            </w:pPr>
            <w:ins w:id="1093" w:author="Kurt Elliason" w:date="2026-06-08T14:51:00Z" w16du:dateUtc="2026-06-08T19:51:00Z">
              <w:r w:rsidRPr="0002100F">
                <w:t>Location observations relative to OBR</w:t>
              </w:r>
            </w:ins>
          </w:p>
        </w:tc>
      </w:tr>
      <w:tr w:rsidR="000C32B1" w:rsidRPr="0002100F" w14:paraId="6BDC8161" w14:textId="77777777" w:rsidTr="00816528">
        <w:trPr>
          <w:jc w:val="center"/>
          <w:ins w:id="109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667A7555" w14:textId="77777777" w:rsidR="000C32B1" w:rsidRPr="0002100F" w:rsidRDefault="000C32B1" w:rsidP="00816528">
            <w:pPr>
              <w:pStyle w:val="TableEntry"/>
              <w:keepNext/>
              <w:keepLines/>
              <w:rPr>
                <w:ins w:id="1095" w:author="Kurt Elliason" w:date="2026-06-08T14:51:00Z" w16du:dateUtc="2026-06-08T19:51:00Z"/>
              </w:rPr>
            </w:pPr>
            <w:ins w:id="1096" w:author="Kurt Elliason" w:date="2026-06-08T14:51:00Z" w16du:dateUtc="2026-06-08T19:51:00Z">
              <w:r w:rsidRPr="0002100F">
                <w:t xml:space="preserve">                [PRT] </w:t>
              </w:r>
            </w:ins>
          </w:p>
        </w:tc>
        <w:tc>
          <w:tcPr>
            <w:tcW w:w="4341" w:type="dxa"/>
            <w:tcBorders>
              <w:top w:val="single" w:sz="4" w:space="0" w:color="auto"/>
              <w:left w:val="single" w:sz="4" w:space="0" w:color="auto"/>
              <w:bottom w:val="single" w:sz="4" w:space="0" w:color="auto"/>
              <w:right w:val="single" w:sz="4" w:space="0" w:color="auto"/>
            </w:tcBorders>
          </w:tcPr>
          <w:p w14:paraId="02F4292E" w14:textId="77777777" w:rsidR="000C32B1" w:rsidRPr="0002100F" w:rsidRDefault="000C32B1" w:rsidP="00816528">
            <w:pPr>
              <w:pStyle w:val="TableEntry"/>
              <w:keepNext/>
              <w:keepLines/>
              <w:rPr>
                <w:ins w:id="1097" w:author="Kurt Elliason" w:date="2026-06-08T14:51:00Z" w16du:dateUtc="2026-06-08T19:51:00Z"/>
              </w:rPr>
            </w:pPr>
            <w:ins w:id="1098" w:author="Kurt Elliason" w:date="2026-06-08T14:51:00Z" w16du:dateUtc="2026-06-08T19:51:00Z">
              <w:r w:rsidRPr="0002100F">
                <w:t>Participation identifies person or equipment</w:t>
              </w:r>
            </w:ins>
          </w:p>
        </w:tc>
      </w:tr>
      <w:tr w:rsidR="000C32B1" w:rsidRPr="0002100F" w14:paraId="5E00110F" w14:textId="77777777" w:rsidTr="00816528">
        <w:trPr>
          <w:jc w:val="center"/>
          <w:ins w:id="109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055C64E0" w14:textId="77777777" w:rsidR="000C32B1" w:rsidRPr="0002100F" w:rsidRDefault="000C32B1" w:rsidP="00816528">
            <w:pPr>
              <w:pStyle w:val="TableEntry"/>
              <w:keepNext/>
              <w:keepLines/>
              <w:rPr>
                <w:ins w:id="1100" w:author="Kurt Elliason" w:date="2026-06-08T14:51:00Z" w16du:dateUtc="2026-06-08T19:51:00Z"/>
              </w:rPr>
            </w:pPr>
            <w:ins w:id="1101" w:author="Kurt Elliason" w:date="2026-06-08T14:51:00Z" w16du:dateUtc="2026-06-08T19:51:00Z">
              <w:r w:rsidRPr="0002100F">
                <w:t xml:space="preserve">            }</w:t>
              </w:r>
            </w:ins>
          </w:p>
        </w:tc>
        <w:tc>
          <w:tcPr>
            <w:tcW w:w="4341" w:type="dxa"/>
            <w:tcBorders>
              <w:top w:val="single" w:sz="4" w:space="0" w:color="auto"/>
              <w:left w:val="single" w:sz="4" w:space="0" w:color="auto"/>
              <w:bottom w:val="single" w:sz="4" w:space="0" w:color="auto"/>
              <w:right w:val="single" w:sz="4" w:space="0" w:color="auto"/>
            </w:tcBorders>
          </w:tcPr>
          <w:p w14:paraId="44968884" w14:textId="77777777" w:rsidR="000C32B1" w:rsidRPr="0002100F" w:rsidRDefault="000C32B1" w:rsidP="00816528">
            <w:pPr>
              <w:pStyle w:val="TableEntry"/>
              <w:keepNext/>
              <w:keepLines/>
              <w:rPr>
                <w:ins w:id="1102" w:author="Kurt Elliason" w:date="2026-06-08T14:51:00Z" w16du:dateUtc="2026-06-08T19:51:00Z"/>
              </w:rPr>
            </w:pPr>
            <w:ins w:id="1103" w:author="Kurt Elliason" w:date="2026-06-08T14:51:00Z" w16du:dateUtc="2026-06-08T19:51:00Z">
              <w:r w:rsidRPr="0002100F">
                <w:t>--- OBSERVATION end</w:t>
              </w:r>
            </w:ins>
          </w:p>
        </w:tc>
      </w:tr>
      <w:tr w:rsidR="000C32B1" w:rsidRPr="0002100F" w14:paraId="0A0F683D" w14:textId="77777777" w:rsidTr="00816528">
        <w:trPr>
          <w:jc w:val="center"/>
          <w:ins w:id="1104"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439B55E0" w14:textId="77777777" w:rsidR="000C32B1" w:rsidRPr="0002100F" w:rsidRDefault="000C32B1" w:rsidP="00816528">
            <w:pPr>
              <w:pStyle w:val="TableEntry"/>
              <w:keepNext/>
              <w:keepLines/>
              <w:rPr>
                <w:ins w:id="1105" w:author="Kurt Elliason" w:date="2026-06-08T14:51:00Z" w16du:dateUtc="2026-06-08T19:51:00Z"/>
              </w:rPr>
            </w:pPr>
            <w:ins w:id="1106" w:author="Kurt Elliason" w:date="2026-06-08T14:51:00Z" w16du:dateUtc="2026-06-08T19:51:00Z">
              <w:r w:rsidRPr="0002100F">
                <w:t xml:space="preserve">    }</w:t>
              </w:r>
            </w:ins>
          </w:p>
        </w:tc>
        <w:tc>
          <w:tcPr>
            <w:tcW w:w="4341" w:type="dxa"/>
            <w:tcBorders>
              <w:top w:val="single" w:sz="4" w:space="0" w:color="auto"/>
              <w:left w:val="single" w:sz="4" w:space="0" w:color="auto"/>
              <w:bottom w:val="single" w:sz="4" w:space="0" w:color="auto"/>
              <w:right w:val="single" w:sz="4" w:space="0" w:color="auto"/>
            </w:tcBorders>
          </w:tcPr>
          <w:p w14:paraId="393A3BA8" w14:textId="77777777" w:rsidR="000C32B1" w:rsidRPr="0002100F" w:rsidRDefault="000C32B1" w:rsidP="00816528">
            <w:pPr>
              <w:pStyle w:val="TableEntry"/>
              <w:keepNext/>
              <w:keepLines/>
              <w:rPr>
                <w:ins w:id="1107" w:author="Kurt Elliason" w:date="2026-06-08T14:51:00Z" w16du:dateUtc="2026-06-08T19:51:00Z"/>
              </w:rPr>
            </w:pPr>
            <w:ins w:id="1108" w:author="Kurt Elliason" w:date="2026-06-08T14:51:00Z" w16du:dateUtc="2026-06-08T19:51:00Z">
              <w:r w:rsidRPr="0002100F">
                <w:t>--- LOCATION_OBSERVATION end</w:t>
              </w:r>
            </w:ins>
          </w:p>
        </w:tc>
      </w:tr>
      <w:tr w:rsidR="000C32B1" w:rsidRPr="0002100F" w14:paraId="5F1CBC0D" w14:textId="77777777" w:rsidTr="00816528">
        <w:trPr>
          <w:jc w:val="center"/>
          <w:ins w:id="1109" w:author="Kurt Elliason" w:date="2026-06-08T14:51:00Z" w16du:dateUtc="2026-06-08T19:51:00Z"/>
        </w:trPr>
        <w:tc>
          <w:tcPr>
            <w:tcW w:w="3847" w:type="dxa"/>
            <w:tcBorders>
              <w:top w:val="single" w:sz="4" w:space="0" w:color="auto"/>
              <w:left w:val="single" w:sz="4" w:space="0" w:color="auto"/>
              <w:bottom w:val="single" w:sz="4" w:space="0" w:color="auto"/>
              <w:right w:val="single" w:sz="4" w:space="0" w:color="auto"/>
            </w:tcBorders>
          </w:tcPr>
          <w:p w14:paraId="0C1E9539" w14:textId="77777777" w:rsidR="000C32B1" w:rsidRPr="0002100F" w:rsidRDefault="000C32B1" w:rsidP="00816528">
            <w:pPr>
              <w:pStyle w:val="TableEntry"/>
              <w:keepNext/>
              <w:keepLines/>
              <w:rPr>
                <w:ins w:id="1110" w:author="Kurt Elliason" w:date="2026-06-08T14:51:00Z" w16du:dateUtc="2026-06-08T19:51:00Z"/>
              </w:rPr>
            </w:pPr>
            <w:ins w:id="1111" w:author="Kurt Elliason" w:date="2026-06-08T14:51:00Z" w16du:dateUtc="2026-06-08T19:51:00Z">
              <w:r w:rsidRPr="0002100F">
                <w:t>}</w:t>
              </w:r>
            </w:ins>
          </w:p>
        </w:tc>
        <w:tc>
          <w:tcPr>
            <w:tcW w:w="4341" w:type="dxa"/>
            <w:tcBorders>
              <w:top w:val="single" w:sz="4" w:space="0" w:color="auto"/>
              <w:left w:val="single" w:sz="4" w:space="0" w:color="auto"/>
              <w:bottom w:val="single" w:sz="4" w:space="0" w:color="auto"/>
              <w:right w:val="single" w:sz="4" w:space="0" w:color="auto"/>
            </w:tcBorders>
          </w:tcPr>
          <w:p w14:paraId="0C4F73DE" w14:textId="77777777" w:rsidR="000C32B1" w:rsidRPr="0002100F" w:rsidRDefault="000C32B1" w:rsidP="00816528">
            <w:pPr>
              <w:pStyle w:val="TableEntry"/>
              <w:keepNext/>
              <w:keepLines/>
              <w:rPr>
                <w:ins w:id="1112" w:author="Kurt Elliason" w:date="2026-06-08T14:51:00Z" w16du:dateUtc="2026-06-08T19:51:00Z"/>
              </w:rPr>
            </w:pPr>
            <w:ins w:id="1113" w:author="Kurt Elliason" w:date="2026-06-08T14:51:00Z" w16du:dateUtc="2026-06-08T19:51:00Z">
              <w:r w:rsidRPr="0002100F">
                <w:t>--- REPORT LOCATION OBSERVATION end</w:t>
              </w:r>
            </w:ins>
          </w:p>
        </w:tc>
      </w:tr>
    </w:tbl>
    <w:p w14:paraId="6C672599" w14:textId="77777777" w:rsidR="000C32B1" w:rsidRPr="0002100F" w:rsidRDefault="000C32B1" w:rsidP="000C32B1">
      <w:pPr>
        <w:pStyle w:val="BodyText"/>
        <w:rPr>
          <w:ins w:id="1114" w:author="Kurt Elliason" w:date="2026-06-08T14:51:00Z" w16du:dateUtc="2026-06-08T19:51:00Z"/>
        </w:rPr>
      </w:pPr>
    </w:p>
    <w:p w14:paraId="4C1A477B" w14:textId="77777777" w:rsidR="000C32B1" w:rsidRPr="0002100F" w:rsidRDefault="000C32B1" w:rsidP="000C32B1">
      <w:pPr>
        <w:pStyle w:val="Heading5"/>
        <w:numPr>
          <w:ilvl w:val="0"/>
          <w:numId w:val="0"/>
        </w:numPr>
        <w:rPr>
          <w:ins w:id="1115" w:author="Kurt Elliason" w:date="2026-06-08T14:51:00Z" w16du:dateUtc="2026-06-08T19:51:00Z"/>
        </w:rPr>
      </w:pPr>
      <w:bookmarkStart w:id="1116" w:name="_Toc390935435"/>
      <w:bookmarkStart w:id="1117" w:name="_Toc390935942"/>
      <w:bookmarkStart w:id="1118" w:name="_Toc390936217"/>
      <w:bookmarkStart w:id="1119" w:name="_Toc390936634"/>
      <w:bookmarkStart w:id="1120" w:name="_Toc131750425"/>
      <w:ins w:id="1121" w:author="Kurt Elliason" w:date="2026-06-08T14:51:00Z" w16du:dateUtc="2026-06-08T19:51:00Z">
        <w:r w:rsidRPr="0002100F">
          <w:t>3.16.4.1.4 Trigger Events</w:t>
        </w:r>
        <w:bookmarkEnd w:id="1116"/>
        <w:bookmarkEnd w:id="1117"/>
        <w:bookmarkEnd w:id="1118"/>
        <w:bookmarkEnd w:id="1119"/>
        <w:bookmarkEnd w:id="1120"/>
      </w:ins>
    </w:p>
    <w:p w14:paraId="27351EEA" w14:textId="77777777" w:rsidR="000C32B1" w:rsidRPr="0002100F" w:rsidRDefault="000C32B1" w:rsidP="000C32B1">
      <w:pPr>
        <w:pStyle w:val="BodyText"/>
        <w:rPr>
          <w:ins w:id="1122" w:author="Kurt Elliason" w:date="2026-06-08T14:51:00Z" w16du:dateUtc="2026-06-08T19:51:00Z"/>
        </w:rPr>
      </w:pPr>
      <w:ins w:id="1123" w:author="Kurt Elliason" w:date="2026-06-08T14:51:00Z" w16du:dateUtc="2026-06-08T19:51:00Z">
        <w:r w:rsidRPr="0002100F">
          <w:t xml:space="preserve">The HL7 trigger event is </w:t>
        </w:r>
        <w:r>
          <w:t xml:space="preserve">ORU^R45^ORU_R45. </w:t>
        </w:r>
      </w:ins>
    </w:p>
    <w:p w14:paraId="3BEFB9B2" w14:textId="77777777" w:rsidR="000C32B1" w:rsidRPr="0002100F" w:rsidRDefault="000C32B1" w:rsidP="000C32B1">
      <w:pPr>
        <w:pStyle w:val="BodyText"/>
        <w:rPr>
          <w:ins w:id="1124" w:author="Kurt Elliason" w:date="2026-06-08T14:51:00Z" w16du:dateUtc="2026-06-08T19:51:00Z"/>
        </w:rPr>
      </w:pPr>
      <w:ins w:id="1125" w:author="Kurt Elliason" w:date="2026-06-08T14:51:00Z" w16du:dateUtc="2026-06-08T19:51:00Z">
        <w:r>
          <w:t xml:space="preserve">Any nomenclature </w:t>
        </w:r>
        <w:r w:rsidRPr="0002100F">
          <w:t>used by the MEMLS Profile not yet in the IEEE 11073-10101 standard</w:t>
        </w:r>
        <w:r>
          <w:t xml:space="preserve"> </w:t>
        </w:r>
        <w:r w:rsidRPr="0002100F">
          <w:t>will be submitted for inclusion in the first available update to the standard. In the interim, MDC will be identified as MDCX, codes values will be zero, and interim REFID strings will be utilized. Once the standard has been updated to include the identifications, MEMLS actor implementations shall utilize the standardized MDC/REFID values.</w:t>
        </w:r>
      </w:ins>
    </w:p>
    <w:p w14:paraId="76B3AE76" w14:textId="1AD7AC10" w:rsidR="000C32B1" w:rsidRPr="0002100F" w:rsidRDefault="000C32B1" w:rsidP="000C32B1">
      <w:pPr>
        <w:pStyle w:val="BodyText"/>
        <w:rPr>
          <w:ins w:id="1126" w:author="Kurt Elliason" w:date="2026-06-08T14:51:00Z" w16du:dateUtc="2026-06-08T19:51:00Z"/>
        </w:rPr>
      </w:pPr>
      <w:bookmarkStart w:id="1127" w:name="_Toc390935436"/>
      <w:bookmarkStart w:id="1128" w:name="_Toc390935943"/>
      <w:bookmarkStart w:id="1129" w:name="_Toc390936218"/>
      <w:bookmarkStart w:id="1130" w:name="_Toc390936635"/>
      <w:ins w:id="1131" w:author="Kurt Elliason" w:date="2026-06-08T14:51:00Z" w16du:dateUtc="2026-06-08T19:51:00Z">
        <w:r w:rsidRPr="0002100F">
          <w:t xml:space="preserve">More sophisticated location services events can be derived from the above defined events using the observation attributes associated with the event message. For </w:t>
        </w:r>
      </w:ins>
      <w:ins w:id="1132" w:author="Kurt Elliason" w:date="2026-06-08T15:02:00Z" w16du:dateUtc="2026-06-08T20:02:00Z">
        <w:r w:rsidRPr="0002100F">
          <w:t>example,</w:t>
        </w:r>
      </w:ins>
      <w:ins w:id="1133" w:author="Kurt Elliason" w:date="2026-06-08T14:51:00Z" w16du:dateUtc="2026-06-08T19:51:00Z">
        <w:r w:rsidRPr="0002100F">
          <w:t xml:space="preserve"> a Mother-Baby mismatch, equipment collocation implying a patient to equipment binding, or arrival of a clinician to a room location which results in a change to a nurse call dome light. It is not within the scope of this profile to define the algorithms by which such sophisticated events are determined to have occurred or the actions which would result from such an occurrence. </w:t>
        </w:r>
      </w:ins>
    </w:p>
    <w:p w14:paraId="6638EC09" w14:textId="77777777" w:rsidR="000C32B1" w:rsidRPr="0002100F" w:rsidRDefault="000C32B1" w:rsidP="000C32B1">
      <w:pPr>
        <w:pStyle w:val="BodyText"/>
        <w:keepNext/>
        <w:keepLines/>
        <w:rPr>
          <w:ins w:id="1134" w:author="Kurt Elliason" w:date="2026-06-08T14:51:00Z" w16du:dateUtc="2026-06-08T19:51:00Z"/>
        </w:rPr>
      </w:pPr>
      <w:ins w:id="1135" w:author="Kurt Elliason" w:date="2026-06-08T14:51:00Z" w16du:dateUtc="2026-06-08T19:51:00Z">
        <w:r w:rsidRPr="0002100F">
          <w:lastRenderedPageBreak/>
          <w:t>Typical application purposes for deployment of LS solutions are achievable using the above set of triggers. Additional triggers typically aren’t required. The triggering event is the underlying event that is the foundation for the application purposes. The table below offers some suggestions.</w:t>
        </w:r>
      </w:ins>
    </w:p>
    <w:p w14:paraId="30C4092F" w14:textId="77777777" w:rsidR="000C32B1" w:rsidRPr="0002100F" w:rsidRDefault="000C32B1" w:rsidP="000C32B1">
      <w:pPr>
        <w:pStyle w:val="TableTitle"/>
        <w:rPr>
          <w:ins w:id="1136" w:author="Kurt Elliason" w:date="2026-06-08T14:51:00Z" w16du:dateUtc="2026-06-08T19:51:00Z"/>
        </w:rPr>
      </w:pPr>
      <w:ins w:id="1137" w:author="Kurt Elliason" w:date="2026-06-08T14:51:00Z" w16du:dateUtc="2026-06-08T19:51:00Z">
        <w:r w:rsidRPr="0002100F">
          <w:t>Table 3.16.4.1.4-2: Application Purposes Mapped to Available Triggers</w:t>
        </w:r>
      </w:ins>
    </w:p>
    <w:tbl>
      <w:tblPr>
        <w:tblStyle w:val="TableGrid"/>
        <w:tblW w:w="0" w:type="auto"/>
        <w:tblLook w:val="04A0" w:firstRow="1" w:lastRow="0" w:firstColumn="1" w:lastColumn="0" w:noHBand="0" w:noVBand="1"/>
      </w:tblPr>
      <w:tblGrid>
        <w:gridCol w:w="737"/>
        <w:gridCol w:w="4842"/>
        <w:gridCol w:w="3771"/>
      </w:tblGrid>
      <w:tr w:rsidR="000C32B1" w:rsidRPr="0002100F" w14:paraId="59A66CD6" w14:textId="77777777" w:rsidTr="00816528">
        <w:trPr>
          <w:cantSplit/>
          <w:tblHeader/>
          <w:ins w:id="1138" w:author="Kurt Elliason" w:date="2026-06-08T14:51:00Z" w16du:dateUtc="2026-06-08T19:51:00Z"/>
        </w:trPr>
        <w:tc>
          <w:tcPr>
            <w:tcW w:w="738" w:type="dxa"/>
            <w:shd w:val="clear" w:color="auto" w:fill="D9D9D9" w:themeFill="background1" w:themeFillShade="D9"/>
          </w:tcPr>
          <w:p w14:paraId="6BA129D6" w14:textId="77777777" w:rsidR="000C32B1" w:rsidRPr="0002100F" w:rsidRDefault="000C32B1" w:rsidP="00816528">
            <w:pPr>
              <w:pStyle w:val="TableEntryHeader"/>
              <w:rPr>
                <w:ins w:id="1139" w:author="Kurt Elliason" w:date="2026-06-08T14:51:00Z" w16du:dateUtc="2026-06-08T19:51:00Z"/>
              </w:rPr>
            </w:pPr>
            <w:ins w:id="1140" w:author="Kurt Elliason" w:date="2026-06-08T14:51:00Z" w16du:dateUtc="2026-06-08T19:51:00Z">
              <w:r w:rsidRPr="0002100F">
                <w:t>#</w:t>
              </w:r>
            </w:ins>
          </w:p>
        </w:tc>
        <w:tc>
          <w:tcPr>
            <w:tcW w:w="4857" w:type="dxa"/>
            <w:shd w:val="clear" w:color="auto" w:fill="D9D9D9" w:themeFill="background1" w:themeFillShade="D9"/>
          </w:tcPr>
          <w:p w14:paraId="20CEE7D0" w14:textId="77777777" w:rsidR="000C32B1" w:rsidRPr="0002100F" w:rsidRDefault="000C32B1" w:rsidP="00816528">
            <w:pPr>
              <w:pStyle w:val="TableEntryHeader"/>
              <w:rPr>
                <w:ins w:id="1141" w:author="Kurt Elliason" w:date="2026-06-08T14:51:00Z" w16du:dateUtc="2026-06-08T19:51:00Z"/>
              </w:rPr>
            </w:pPr>
            <w:ins w:id="1142" w:author="Kurt Elliason" w:date="2026-06-08T14:51:00Z" w16du:dateUtc="2026-06-08T19:51:00Z">
              <w:r w:rsidRPr="0002100F">
                <w:t>Application Purpose</w:t>
              </w:r>
            </w:ins>
          </w:p>
        </w:tc>
        <w:tc>
          <w:tcPr>
            <w:tcW w:w="3784" w:type="dxa"/>
            <w:shd w:val="clear" w:color="auto" w:fill="D9D9D9" w:themeFill="background1" w:themeFillShade="D9"/>
          </w:tcPr>
          <w:p w14:paraId="3C9FCDC9" w14:textId="77777777" w:rsidR="000C32B1" w:rsidRPr="0002100F" w:rsidRDefault="000C32B1" w:rsidP="00816528">
            <w:pPr>
              <w:pStyle w:val="TableEntryHeader"/>
              <w:rPr>
                <w:ins w:id="1143" w:author="Kurt Elliason" w:date="2026-06-08T14:51:00Z" w16du:dateUtc="2026-06-08T19:51:00Z"/>
              </w:rPr>
            </w:pPr>
            <w:ins w:id="1144" w:author="Kurt Elliason" w:date="2026-06-08T14:51:00Z" w16du:dateUtc="2026-06-08T19:51:00Z">
              <w:r w:rsidRPr="0002100F">
                <w:t>Based Upon Available Triggers</w:t>
              </w:r>
            </w:ins>
          </w:p>
        </w:tc>
      </w:tr>
      <w:tr w:rsidR="000C32B1" w:rsidRPr="0002100F" w14:paraId="566E69A9" w14:textId="77777777" w:rsidTr="00816528">
        <w:trPr>
          <w:ins w:id="1145" w:author="Kurt Elliason" w:date="2026-06-08T14:51:00Z" w16du:dateUtc="2026-06-08T19:51:00Z"/>
        </w:trPr>
        <w:tc>
          <w:tcPr>
            <w:tcW w:w="738" w:type="dxa"/>
          </w:tcPr>
          <w:p w14:paraId="60AA3F42" w14:textId="77777777" w:rsidR="000C32B1" w:rsidRPr="0002100F" w:rsidRDefault="000C32B1" w:rsidP="00816528">
            <w:pPr>
              <w:pStyle w:val="TableEntry"/>
              <w:rPr>
                <w:ins w:id="1146" w:author="Kurt Elliason" w:date="2026-06-08T14:51:00Z" w16du:dateUtc="2026-06-08T19:51:00Z"/>
              </w:rPr>
            </w:pPr>
            <w:ins w:id="1147" w:author="Kurt Elliason" w:date="2026-06-08T14:51:00Z" w16du:dateUtc="2026-06-08T19:51:00Z">
              <w:r w:rsidRPr="0002100F">
                <w:t>1</w:t>
              </w:r>
            </w:ins>
          </w:p>
        </w:tc>
        <w:tc>
          <w:tcPr>
            <w:tcW w:w="4857" w:type="dxa"/>
          </w:tcPr>
          <w:p w14:paraId="7E49A7EE" w14:textId="77777777" w:rsidR="000C32B1" w:rsidRPr="0002100F" w:rsidRDefault="000C32B1" w:rsidP="00816528">
            <w:pPr>
              <w:pStyle w:val="TableEntry"/>
              <w:rPr>
                <w:ins w:id="1148" w:author="Kurt Elliason" w:date="2026-06-08T14:51:00Z" w16du:dateUtc="2026-06-08T19:51:00Z"/>
              </w:rPr>
            </w:pPr>
            <w:ins w:id="1149" w:author="Kurt Elliason" w:date="2026-06-08T14:51:00Z" w16du:dateUtc="2026-06-08T19:51:00Z">
              <w:r w:rsidRPr="0002100F">
                <w:t xml:space="preserve">Mother-Baby mismatch detection </w:t>
              </w:r>
            </w:ins>
          </w:p>
        </w:tc>
        <w:tc>
          <w:tcPr>
            <w:tcW w:w="3784" w:type="dxa"/>
          </w:tcPr>
          <w:p w14:paraId="6ABC574F" w14:textId="77777777" w:rsidR="000C32B1" w:rsidRPr="0002100F" w:rsidRDefault="000C32B1" w:rsidP="00816528">
            <w:pPr>
              <w:pStyle w:val="TableEntry"/>
              <w:rPr>
                <w:ins w:id="1150" w:author="Kurt Elliason" w:date="2026-06-08T14:51:00Z" w16du:dateUtc="2026-06-08T19:51:00Z"/>
              </w:rPr>
            </w:pPr>
            <w:ins w:id="1151" w:author="Kurt Elliason" w:date="2026-06-08T14:51:00Z" w16du:dateUtc="2026-06-08T19:51:00Z">
              <w:r w:rsidRPr="0002100F">
                <w:t>Colocation</w:t>
              </w:r>
            </w:ins>
          </w:p>
        </w:tc>
      </w:tr>
      <w:tr w:rsidR="000C32B1" w:rsidRPr="0002100F" w14:paraId="1F96B2B3" w14:textId="77777777" w:rsidTr="00816528">
        <w:trPr>
          <w:ins w:id="1152" w:author="Kurt Elliason" w:date="2026-06-08T14:51:00Z" w16du:dateUtc="2026-06-08T19:51:00Z"/>
        </w:trPr>
        <w:tc>
          <w:tcPr>
            <w:tcW w:w="738" w:type="dxa"/>
          </w:tcPr>
          <w:p w14:paraId="64D84AD0" w14:textId="77777777" w:rsidR="000C32B1" w:rsidRPr="0002100F" w:rsidRDefault="000C32B1" w:rsidP="00816528">
            <w:pPr>
              <w:pStyle w:val="TableEntry"/>
              <w:rPr>
                <w:ins w:id="1153" w:author="Kurt Elliason" w:date="2026-06-08T14:51:00Z" w16du:dateUtc="2026-06-08T19:51:00Z"/>
              </w:rPr>
            </w:pPr>
            <w:ins w:id="1154" w:author="Kurt Elliason" w:date="2026-06-08T14:51:00Z" w16du:dateUtc="2026-06-08T19:51:00Z">
              <w:r w:rsidRPr="0002100F">
                <w:t>2</w:t>
              </w:r>
            </w:ins>
          </w:p>
        </w:tc>
        <w:tc>
          <w:tcPr>
            <w:tcW w:w="4857" w:type="dxa"/>
          </w:tcPr>
          <w:p w14:paraId="58BB0645" w14:textId="77777777" w:rsidR="000C32B1" w:rsidRPr="0002100F" w:rsidRDefault="000C32B1" w:rsidP="00816528">
            <w:pPr>
              <w:pStyle w:val="TableEntry"/>
              <w:rPr>
                <w:ins w:id="1155" w:author="Kurt Elliason" w:date="2026-06-08T14:51:00Z" w16du:dateUtc="2026-06-08T19:51:00Z"/>
              </w:rPr>
            </w:pPr>
            <w:ins w:id="1156" w:author="Kurt Elliason" w:date="2026-06-08T14:51:00Z" w16du:dateUtc="2026-06-08T19:51:00Z">
              <w:r w:rsidRPr="0002100F">
                <w:t>Infant abduction</w:t>
              </w:r>
            </w:ins>
          </w:p>
        </w:tc>
        <w:tc>
          <w:tcPr>
            <w:tcW w:w="3784" w:type="dxa"/>
          </w:tcPr>
          <w:p w14:paraId="19EC76CF" w14:textId="77777777" w:rsidR="000C32B1" w:rsidRPr="0002100F" w:rsidRDefault="000C32B1" w:rsidP="00816528">
            <w:pPr>
              <w:pStyle w:val="TableEntry"/>
              <w:rPr>
                <w:ins w:id="1157" w:author="Kurt Elliason" w:date="2026-06-08T14:51:00Z" w16du:dateUtc="2026-06-08T19:51:00Z"/>
              </w:rPr>
            </w:pPr>
            <w:ins w:id="1158" w:author="Kurt Elliason" w:date="2026-06-08T14:51:00Z" w16du:dateUtc="2026-06-08T19:51:00Z">
              <w:r w:rsidRPr="0002100F">
                <w:t>Boundary or Colocation</w:t>
              </w:r>
            </w:ins>
          </w:p>
        </w:tc>
      </w:tr>
      <w:tr w:rsidR="000C32B1" w:rsidRPr="0002100F" w14:paraId="140270D0" w14:textId="77777777" w:rsidTr="00816528">
        <w:trPr>
          <w:ins w:id="1159" w:author="Kurt Elliason" w:date="2026-06-08T14:51:00Z" w16du:dateUtc="2026-06-08T19:51:00Z"/>
        </w:trPr>
        <w:tc>
          <w:tcPr>
            <w:tcW w:w="738" w:type="dxa"/>
          </w:tcPr>
          <w:p w14:paraId="73524C26" w14:textId="77777777" w:rsidR="000C32B1" w:rsidRPr="0002100F" w:rsidRDefault="000C32B1" w:rsidP="00816528">
            <w:pPr>
              <w:pStyle w:val="TableEntry"/>
              <w:rPr>
                <w:ins w:id="1160" w:author="Kurt Elliason" w:date="2026-06-08T14:51:00Z" w16du:dateUtc="2026-06-08T19:51:00Z"/>
              </w:rPr>
            </w:pPr>
            <w:ins w:id="1161" w:author="Kurt Elliason" w:date="2026-06-08T14:51:00Z" w16du:dateUtc="2026-06-08T19:51:00Z">
              <w:r w:rsidRPr="0002100F">
                <w:t>3</w:t>
              </w:r>
            </w:ins>
          </w:p>
        </w:tc>
        <w:tc>
          <w:tcPr>
            <w:tcW w:w="4857" w:type="dxa"/>
          </w:tcPr>
          <w:p w14:paraId="374046D1" w14:textId="77777777" w:rsidR="000C32B1" w:rsidRPr="0002100F" w:rsidRDefault="000C32B1" w:rsidP="00816528">
            <w:pPr>
              <w:pStyle w:val="TableEntry"/>
              <w:rPr>
                <w:ins w:id="1162" w:author="Kurt Elliason" w:date="2026-06-08T14:51:00Z" w16du:dateUtc="2026-06-08T19:51:00Z"/>
              </w:rPr>
            </w:pPr>
            <w:ins w:id="1163" w:author="Kurt Elliason" w:date="2026-06-08T14:51:00Z" w16du:dateUtc="2026-06-08T19:51:00Z">
              <w:r>
                <w:t xml:space="preserve">Person to </w:t>
              </w:r>
              <w:r w:rsidRPr="0002100F">
                <w:t xml:space="preserve">equipment </w:t>
              </w:r>
              <w:r>
                <w:t xml:space="preserve">or equipment to equipment </w:t>
              </w:r>
              <w:r w:rsidRPr="0002100F">
                <w:t>binding</w:t>
              </w:r>
            </w:ins>
          </w:p>
        </w:tc>
        <w:tc>
          <w:tcPr>
            <w:tcW w:w="3784" w:type="dxa"/>
          </w:tcPr>
          <w:p w14:paraId="37E980E4" w14:textId="77777777" w:rsidR="000C32B1" w:rsidRPr="0002100F" w:rsidRDefault="000C32B1" w:rsidP="00816528">
            <w:pPr>
              <w:pStyle w:val="TableEntry"/>
              <w:rPr>
                <w:ins w:id="1164" w:author="Kurt Elliason" w:date="2026-06-08T14:51:00Z" w16du:dateUtc="2026-06-08T19:51:00Z"/>
              </w:rPr>
            </w:pPr>
            <w:ins w:id="1165" w:author="Kurt Elliason" w:date="2026-06-08T14:51:00Z" w16du:dateUtc="2026-06-08T19:51:00Z">
              <w:r w:rsidRPr="0002100F">
                <w:t>Colocation</w:t>
              </w:r>
            </w:ins>
          </w:p>
        </w:tc>
      </w:tr>
      <w:tr w:rsidR="000C32B1" w:rsidRPr="0002100F" w14:paraId="10247A86" w14:textId="77777777" w:rsidTr="00816528">
        <w:trPr>
          <w:ins w:id="1166" w:author="Kurt Elliason" w:date="2026-06-08T14:51:00Z" w16du:dateUtc="2026-06-08T19:51:00Z"/>
        </w:trPr>
        <w:tc>
          <w:tcPr>
            <w:tcW w:w="738" w:type="dxa"/>
          </w:tcPr>
          <w:p w14:paraId="3CAEA811" w14:textId="77777777" w:rsidR="000C32B1" w:rsidRPr="0002100F" w:rsidRDefault="000C32B1" w:rsidP="00816528">
            <w:pPr>
              <w:pStyle w:val="TableEntry"/>
              <w:rPr>
                <w:ins w:id="1167" w:author="Kurt Elliason" w:date="2026-06-08T14:51:00Z" w16du:dateUtc="2026-06-08T19:51:00Z"/>
              </w:rPr>
            </w:pPr>
            <w:ins w:id="1168" w:author="Kurt Elliason" w:date="2026-06-08T14:51:00Z" w16du:dateUtc="2026-06-08T19:51:00Z">
              <w:r w:rsidRPr="0002100F">
                <w:t>4</w:t>
              </w:r>
            </w:ins>
          </w:p>
        </w:tc>
        <w:tc>
          <w:tcPr>
            <w:tcW w:w="4857" w:type="dxa"/>
          </w:tcPr>
          <w:p w14:paraId="1372591D" w14:textId="77777777" w:rsidR="000C32B1" w:rsidRPr="0002100F" w:rsidRDefault="000C32B1" w:rsidP="00816528">
            <w:pPr>
              <w:pStyle w:val="TableEntry"/>
              <w:rPr>
                <w:ins w:id="1169" w:author="Kurt Elliason" w:date="2026-06-08T14:51:00Z" w16du:dateUtc="2026-06-08T19:51:00Z"/>
              </w:rPr>
            </w:pPr>
            <w:ins w:id="1170" w:author="Kurt Elliason" w:date="2026-06-08T14:51:00Z" w16du:dateUtc="2026-06-08T19:51:00Z">
              <w:r w:rsidRPr="0002100F">
                <w:t>Clinician entering room or being near patient affecting equipment</w:t>
              </w:r>
            </w:ins>
          </w:p>
        </w:tc>
        <w:tc>
          <w:tcPr>
            <w:tcW w:w="3784" w:type="dxa"/>
          </w:tcPr>
          <w:p w14:paraId="24D16535" w14:textId="77777777" w:rsidR="000C32B1" w:rsidRPr="0002100F" w:rsidRDefault="000C32B1" w:rsidP="00816528">
            <w:pPr>
              <w:pStyle w:val="TableEntry"/>
              <w:rPr>
                <w:ins w:id="1171" w:author="Kurt Elliason" w:date="2026-06-08T14:51:00Z" w16du:dateUtc="2026-06-08T19:51:00Z"/>
              </w:rPr>
            </w:pPr>
            <w:ins w:id="1172" w:author="Kurt Elliason" w:date="2026-06-08T14:51:00Z" w16du:dateUtc="2026-06-08T19:51:00Z">
              <w:r w:rsidRPr="0002100F">
                <w:t>Boundary or Colocation</w:t>
              </w:r>
            </w:ins>
          </w:p>
        </w:tc>
      </w:tr>
      <w:tr w:rsidR="000C32B1" w:rsidRPr="0002100F" w14:paraId="3FD99B9E" w14:textId="77777777" w:rsidTr="00816528">
        <w:trPr>
          <w:ins w:id="1173" w:author="Kurt Elliason" w:date="2026-06-08T14:51:00Z" w16du:dateUtc="2026-06-08T19:51:00Z"/>
        </w:trPr>
        <w:tc>
          <w:tcPr>
            <w:tcW w:w="738" w:type="dxa"/>
          </w:tcPr>
          <w:p w14:paraId="627D191B" w14:textId="77777777" w:rsidR="000C32B1" w:rsidRPr="0002100F" w:rsidRDefault="000C32B1" w:rsidP="00816528">
            <w:pPr>
              <w:pStyle w:val="TableEntry"/>
              <w:rPr>
                <w:ins w:id="1174" w:author="Kurt Elliason" w:date="2026-06-08T14:51:00Z" w16du:dateUtc="2026-06-08T19:51:00Z"/>
              </w:rPr>
            </w:pPr>
            <w:ins w:id="1175" w:author="Kurt Elliason" w:date="2026-06-08T14:51:00Z" w16du:dateUtc="2026-06-08T19:51:00Z">
              <w:r w:rsidRPr="0002100F">
                <w:t>5</w:t>
              </w:r>
            </w:ins>
          </w:p>
        </w:tc>
        <w:tc>
          <w:tcPr>
            <w:tcW w:w="4857" w:type="dxa"/>
          </w:tcPr>
          <w:p w14:paraId="74390403" w14:textId="77777777" w:rsidR="000C32B1" w:rsidRPr="0002100F" w:rsidRDefault="000C32B1" w:rsidP="00816528">
            <w:pPr>
              <w:pStyle w:val="TableEntry"/>
              <w:rPr>
                <w:ins w:id="1176" w:author="Kurt Elliason" w:date="2026-06-08T14:51:00Z" w16du:dateUtc="2026-06-08T19:51:00Z"/>
              </w:rPr>
            </w:pPr>
            <w:ins w:id="1177" w:author="Kurt Elliason" w:date="2026-06-08T14:51:00Z" w16du:dateUtc="2026-06-08T19:51:00Z">
              <w:r w:rsidRPr="0002100F">
                <w:t>Privacy/security, authentications and violations</w:t>
              </w:r>
            </w:ins>
          </w:p>
        </w:tc>
        <w:tc>
          <w:tcPr>
            <w:tcW w:w="3784" w:type="dxa"/>
          </w:tcPr>
          <w:p w14:paraId="4A5BD3CF" w14:textId="77777777" w:rsidR="000C32B1" w:rsidRPr="0002100F" w:rsidRDefault="000C32B1" w:rsidP="00816528">
            <w:pPr>
              <w:pStyle w:val="TableEntry"/>
              <w:rPr>
                <w:ins w:id="1178" w:author="Kurt Elliason" w:date="2026-06-08T14:51:00Z" w16du:dateUtc="2026-06-08T19:51:00Z"/>
              </w:rPr>
            </w:pPr>
            <w:ins w:id="1179" w:author="Kurt Elliason" w:date="2026-06-08T14:51:00Z" w16du:dateUtc="2026-06-08T19:51:00Z">
              <w:r w:rsidRPr="0002100F">
                <w:t>Colocation or Boundary</w:t>
              </w:r>
            </w:ins>
          </w:p>
        </w:tc>
      </w:tr>
      <w:tr w:rsidR="000C32B1" w:rsidRPr="0002100F" w14:paraId="710B0D21" w14:textId="77777777" w:rsidTr="00816528">
        <w:trPr>
          <w:ins w:id="1180" w:author="Kurt Elliason" w:date="2026-06-08T14:51:00Z" w16du:dateUtc="2026-06-08T19:51:00Z"/>
        </w:trPr>
        <w:tc>
          <w:tcPr>
            <w:tcW w:w="738" w:type="dxa"/>
          </w:tcPr>
          <w:p w14:paraId="1A33DA10" w14:textId="77777777" w:rsidR="000C32B1" w:rsidRPr="0002100F" w:rsidRDefault="000C32B1" w:rsidP="00816528">
            <w:pPr>
              <w:pStyle w:val="TableEntry"/>
              <w:rPr>
                <w:ins w:id="1181" w:author="Kurt Elliason" w:date="2026-06-08T14:51:00Z" w16du:dateUtc="2026-06-08T19:51:00Z"/>
              </w:rPr>
            </w:pPr>
            <w:ins w:id="1182" w:author="Kurt Elliason" w:date="2026-06-08T14:51:00Z" w16du:dateUtc="2026-06-08T19:51:00Z">
              <w:r w:rsidRPr="0002100F">
                <w:t>6</w:t>
              </w:r>
            </w:ins>
          </w:p>
        </w:tc>
        <w:tc>
          <w:tcPr>
            <w:tcW w:w="4857" w:type="dxa"/>
          </w:tcPr>
          <w:p w14:paraId="52414D3C" w14:textId="77777777" w:rsidR="000C32B1" w:rsidRPr="0002100F" w:rsidRDefault="000C32B1" w:rsidP="00816528">
            <w:pPr>
              <w:pStyle w:val="TableEntry"/>
              <w:rPr>
                <w:ins w:id="1183" w:author="Kurt Elliason" w:date="2026-06-08T14:51:00Z" w16du:dateUtc="2026-06-08T19:51:00Z"/>
              </w:rPr>
            </w:pPr>
            <w:ins w:id="1184" w:author="Kurt Elliason" w:date="2026-06-08T14:51:00Z" w16du:dateUtc="2026-06-08T19:51:00Z">
              <w:r w:rsidRPr="0002100F">
                <w:t>Positive Patient Identification/Device Association</w:t>
              </w:r>
            </w:ins>
          </w:p>
        </w:tc>
        <w:tc>
          <w:tcPr>
            <w:tcW w:w="3784" w:type="dxa"/>
          </w:tcPr>
          <w:p w14:paraId="2E3CE432" w14:textId="77777777" w:rsidR="000C32B1" w:rsidRPr="0002100F" w:rsidRDefault="000C32B1" w:rsidP="00816528">
            <w:pPr>
              <w:pStyle w:val="TableEntry"/>
              <w:rPr>
                <w:ins w:id="1185" w:author="Kurt Elliason" w:date="2026-06-08T14:51:00Z" w16du:dateUtc="2026-06-08T19:51:00Z"/>
              </w:rPr>
            </w:pPr>
            <w:ins w:id="1186" w:author="Kurt Elliason" w:date="2026-06-08T14:51:00Z" w16du:dateUtc="2026-06-08T19:51:00Z">
              <w:r w:rsidRPr="0002100F">
                <w:t>Colocation</w:t>
              </w:r>
            </w:ins>
          </w:p>
        </w:tc>
      </w:tr>
      <w:tr w:rsidR="000C32B1" w:rsidRPr="0002100F" w14:paraId="3379DA45" w14:textId="77777777" w:rsidTr="00816528">
        <w:trPr>
          <w:ins w:id="1187" w:author="Kurt Elliason" w:date="2026-06-08T14:51:00Z" w16du:dateUtc="2026-06-08T19:51:00Z"/>
        </w:trPr>
        <w:tc>
          <w:tcPr>
            <w:tcW w:w="738" w:type="dxa"/>
          </w:tcPr>
          <w:p w14:paraId="5003A951" w14:textId="77777777" w:rsidR="000C32B1" w:rsidRPr="0002100F" w:rsidRDefault="000C32B1" w:rsidP="00816528">
            <w:pPr>
              <w:pStyle w:val="TableEntry"/>
              <w:rPr>
                <w:ins w:id="1188" w:author="Kurt Elliason" w:date="2026-06-08T14:51:00Z" w16du:dateUtc="2026-06-08T19:51:00Z"/>
              </w:rPr>
            </w:pPr>
            <w:ins w:id="1189" w:author="Kurt Elliason" w:date="2026-06-08T14:51:00Z" w16du:dateUtc="2026-06-08T19:51:00Z">
              <w:r w:rsidRPr="0002100F">
                <w:t>7</w:t>
              </w:r>
            </w:ins>
          </w:p>
        </w:tc>
        <w:tc>
          <w:tcPr>
            <w:tcW w:w="4857" w:type="dxa"/>
          </w:tcPr>
          <w:p w14:paraId="37836BDB" w14:textId="77777777" w:rsidR="000C32B1" w:rsidRPr="0002100F" w:rsidRDefault="000C32B1" w:rsidP="00816528">
            <w:pPr>
              <w:pStyle w:val="TableEntry"/>
              <w:rPr>
                <w:ins w:id="1190" w:author="Kurt Elliason" w:date="2026-06-08T14:51:00Z" w16du:dateUtc="2026-06-08T19:51:00Z"/>
              </w:rPr>
            </w:pPr>
            <w:ins w:id="1191" w:author="Kurt Elliason" w:date="2026-06-08T14:51:00Z" w16du:dateUtc="2026-06-08T19:51:00Z">
              <w:r w:rsidRPr="0002100F">
                <w:t>Specimen tracking</w:t>
              </w:r>
            </w:ins>
          </w:p>
        </w:tc>
        <w:tc>
          <w:tcPr>
            <w:tcW w:w="3784" w:type="dxa"/>
          </w:tcPr>
          <w:p w14:paraId="47CD8BD2" w14:textId="77777777" w:rsidR="000C32B1" w:rsidRPr="0002100F" w:rsidRDefault="000C32B1" w:rsidP="00816528">
            <w:pPr>
              <w:pStyle w:val="TableEntry"/>
              <w:rPr>
                <w:ins w:id="1192" w:author="Kurt Elliason" w:date="2026-06-08T14:51:00Z" w16du:dateUtc="2026-06-08T19:51:00Z"/>
              </w:rPr>
            </w:pPr>
            <w:ins w:id="1193" w:author="Kurt Elliason" w:date="2026-06-08T14:51:00Z" w16du:dateUtc="2026-06-08T19:51:00Z">
              <w:r w:rsidRPr="0002100F">
                <w:t>Location observation, Movement, Boundary</w:t>
              </w:r>
            </w:ins>
          </w:p>
        </w:tc>
      </w:tr>
      <w:tr w:rsidR="000C32B1" w:rsidRPr="0002100F" w14:paraId="1F32F4A9" w14:textId="77777777" w:rsidTr="00816528">
        <w:trPr>
          <w:ins w:id="1194" w:author="Kurt Elliason" w:date="2026-06-08T14:51:00Z" w16du:dateUtc="2026-06-08T19:51:00Z"/>
        </w:trPr>
        <w:tc>
          <w:tcPr>
            <w:tcW w:w="738" w:type="dxa"/>
          </w:tcPr>
          <w:p w14:paraId="64B760E1" w14:textId="77777777" w:rsidR="000C32B1" w:rsidRPr="0002100F" w:rsidRDefault="000C32B1" w:rsidP="00816528">
            <w:pPr>
              <w:pStyle w:val="TableEntry"/>
              <w:rPr>
                <w:ins w:id="1195" w:author="Kurt Elliason" w:date="2026-06-08T14:51:00Z" w16du:dateUtc="2026-06-08T19:51:00Z"/>
              </w:rPr>
            </w:pPr>
            <w:ins w:id="1196" w:author="Kurt Elliason" w:date="2026-06-08T14:51:00Z" w16du:dateUtc="2026-06-08T19:51:00Z">
              <w:r w:rsidRPr="0002100F">
                <w:t>8</w:t>
              </w:r>
            </w:ins>
          </w:p>
        </w:tc>
        <w:tc>
          <w:tcPr>
            <w:tcW w:w="4857" w:type="dxa"/>
          </w:tcPr>
          <w:p w14:paraId="6A0C9371" w14:textId="77777777" w:rsidR="000C32B1" w:rsidRPr="0002100F" w:rsidRDefault="000C32B1" w:rsidP="00816528">
            <w:pPr>
              <w:pStyle w:val="TableEntry"/>
              <w:rPr>
                <w:ins w:id="1197" w:author="Kurt Elliason" w:date="2026-06-08T14:51:00Z" w16du:dateUtc="2026-06-08T19:51:00Z"/>
              </w:rPr>
            </w:pPr>
            <w:ins w:id="1198" w:author="Kurt Elliason" w:date="2026-06-08T14:51:00Z" w16du:dateUtc="2026-06-08T19:51:00Z">
              <w:r w:rsidRPr="0002100F">
                <w:t>Staff tracking (other than clinical)</w:t>
              </w:r>
            </w:ins>
          </w:p>
        </w:tc>
        <w:tc>
          <w:tcPr>
            <w:tcW w:w="3784" w:type="dxa"/>
          </w:tcPr>
          <w:p w14:paraId="7F8151FB" w14:textId="77777777" w:rsidR="000C32B1" w:rsidRPr="0002100F" w:rsidRDefault="000C32B1" w:rsidP="00816528">
            <w:pPr>
              <w:pStyle w:val="TableEntry"/>
              <w:rPr>
                <w:ins w:id="1199" w:author="Kurt Elliason" w:date="2026-06-08T14:51:00Z" w16du:dateUtc="2026-06-08T19:51:00Z"/>
              </w:rPr>
            </w:pPr>
            <w:ins w:id="1200" w:author="Kurt Elliason" w:date="2026-06-08T14:51:00Z" w16du:dateUtc="2026-06-08T19:51:00Z">
              <w:r w:rsidRPr="0002100F">
                <w:t>Location Observation</w:t>
              </w:r>
            </w:ins>
          </w:p>
        </w:tc>
      </w:tr>
      <w:tr w:rsidR="000C32B1" w:rsidRPr="0002100F" w14:paraId="6926012E" w14:textId="77777777" w:rsidTr="00816528">
        <w:trPr>
          <w:ins w:id="1201" w:author="Kurt Elliason" w:date="2026-06-08T14:51:00Z" w16du:dateUtc="2026-06-08T19:51:00Z"/>
        </w:trPr>
        <w:tc>
          <w:tcPr>
            <w:tcW w:w="738" w:type="dxa"/>
          </w:tcPr>
          <w:p w14:paraId="00E0AF38" w14:textId="77777777" w:rsidR="000C32B1" w:rsidRPr="0002100F" w:rsidRDefault="000C32B1" w:rsidP="00816528">
            <w:pPr>
              <w:pStyle w:val="TableEntry"/>
              <w:rPr>
                <w:ins w:id="1202" w:author="Kurt Elliason" w:date="2026-06-08T14:51:00Z" w16du:dateUtc="2026-06-08T19:51:00Z"/>
              </w:rPr>
            </w:pPr>
            <w:ins w:id="1203" w:author="Kurt Elliason" w:date="2026-06-08T14:51:00Z" w16du:dateUtc="2026-06-08T19:51:00Z">
              <w:r w:rsidRPr="0002100F">
                <w:t>9</w:t>
              </w:r>
            </w:ins>
          </w:p>
        </w:tc>
        <w:tc>
          <w:tcPr>
            <w:tcW w:w="4857" w:type="dxa"/>
          </w:tcPr>
          <w:p w14:paraId="46AEB72F" w14:textId="77777777" w:rsidR="000C32B1" w:rsidRPr="0002100F" w:rsidRDefault="000C32B1" w:rsidP="00816528">
            <w:pPr>
              <w:pStyle w:val="TableEntry"/>
              <w:rPr>
                <w:ins w:id="1204" w:author="Kurt Elliason" w:date="2026-06-08T14:51:00Z" w16du:dateUtc="2026-06-08T19:51:00Z"/>
              </w:rPr>
            </w:pPr>
            <w:ins w:id="1205" w:author="Kurt Elliason" w:date="2026-06-08T14:51:00Z" w16du:dateUtc="2026-06-08T19:51:00Z">
              <w:r w:rsidRPr="0002100F">
                <w:t>Staff needing assistance</w:t>
              </w:r>
            </w:ins>
          </w:p>
        </w:tc>
        <w:tc>
          <w:tcPr>
            <w:tcW w:w="3784" w:type="dxa"/>
          </w:tcPr>
          <w:p w14:paraId="37B656A0" w14:textId="77777777" w:rsidR="000C32B1" w:rsidRPr="0002100F" w:rsidRDefault="000C32B1" w:rsidP="00816528">
            <w:pPr>
              <w:pStyle w:val="TableEntry"/>
              <w:rPr>
                <w:ins w:id="1206" w:author="Kurt Elliason" w:date="2026-06-08T14:51:00Z" w16du:dateUtc="2026-06-08T19:51:00Z"/>
              </w:rPr>
            </w:pPr>
            <w:ins w:id="1207" w:author="Kurt Elliason" w:date="2026-06-08T14:51:00Z" w16du:dateUtc="2026-06-08T19:51:00Z">
              <w:r w:rsidRPr="0002100F">
                <w:t>Dwell, Interaction, Tamper</w:t>
              </w:r>
            </w:ins>
          </w:p>
        </w:tc>
      </w:tr>
      <w:tr w:rsidR="000C32B1" w:rsidRPr="0002100F" w14:paraId="5F49C790" w14:textId="77777777" w:rsidTr="00816528">
        <w:trPr>
          <w:ins w:id="1208" w:author="Kurt Elliason" w:date="2026-06-08T14:51:00Z" w16du:dateUtc="2026-06-08T19:51:00Z"/>
        </w:trPr>
        <w:tc>
          <w:tcPr>
            <w:tcW w:w="738" w:type="dxa"/>
          </w:tcPr>
          <w:p w14:paraId="72081F5E" w14:textId="77777777" w:rsidR="000C32B1" w:rsidRPr="0002100F" w:rsidRDefault="000C32B1" w:rsidP="00816528">
            <w:pPr>
              <w:pStyle w:val="TableEntry"/>
              <w:rPr>
                <w:ins w:id="1209" w:author="Kurt Elliason" w:date="2026-06-08T14:51:00Z" w16du:dateUtc="2026-06-08T19:51:00Z"/>
              </w:rPr>
            </w:pPr>
            <w:ins w:id="1210" w:author="Kurt Elliason" w:date="2026-06-08T14:51:00Z" w16du:dateUtc="2026-06-08T19:51:00Z">
              <w:r w:rsidRPr="0002100F">
                <w:t>10</w:t>
              </w:r>
            </w:ins>
          </w:p>
        </w:tc>
        <w:tc>
          <w:tcPr>
            <w:tcW w:w="4857" w:type="dxa"/>
          </w:tcPr>
          <w:p w14:paraId="3CA85B4D" w14:textId="77777777" w:rsidR="000C32B1" w:rsidRPr="0002100F" w:rsidRDefault="000C32B1" w:rsidP="00816528">
            <w:pPr>
              <w:pStyle w:val="TableEntry"/>
              <w:rPr>
                <w:ins w:id="1211" w:author="Kurt Elliason" w:date="2026-06-08T14:51:00Z" w16du:dateUtc="2026-06-08T19:51:00Z"/>
              </w:rPr>
            </w:pPr>
            <w:ins w:id="1212" w:author="Kurt Elliason" w:date="2026-06-08T14:51:00Z" w16du:dateUtc="2026-06-08T19:51:00Z">
              <w:r w:rsidRPr="0002100F">
                <w:t>Refrigerator/freezer monitoring</w:t>
              </w:r>
            </w:ins>
          </w:p>
        </w:tc>
        <w:tc>
          <w:tcPr>
            <w:tcW w:w="3784" w:type="dxa"/>
          </w:tcPr>
          <w:p w14:paraId="21C36015" w14:textId="77777777" w:rsidR="000C32B1" w:rsidRPr="0002100F" w:rsidRDefault="000C32B1" w:rsidP="00816528">
            <w:pPr>
              <w:pStyle w:val="TableEntry"/>
              <w:rPr>
                <w:ins w:id="1213" w:author="Kurt Elliason" w:date="2026-06-08T14:51:00Z" w16du:dateUtc="2026-06-08T19:51:00Z"/>
              </w:rPr>
            </w:pPr>
            <w:ins w:id="1214" w:author="Kurt Elliason" w:date="2026-06-08T14:51:00Z" w16du:dateUtc="2026-06-08T19:51:00Z">
              <w:r w:rsidRPr="0002100F">
                <w:t>Environment</w:t>
              </w:r>
            </w:ins>
          </w:p>
        </w:tc>
      </w:tr>
      <w:tr w:rsidR="000C32B1" w:rsidRPr="0002100F" w14:paraId="4D20A8F5" w14:textId="77777777" w:rsidTr="00816528">
        <w:trPr>
          <w:ins w:id="1215" w:author="Kurt Elliason" w:date="2026-06-08T14:51:00Z" w16du:dateUtc="2026-06-08T19:51:00Z"/>
        </w:trPr>
        <w:tc>
          <w:tcPr>
            <w:tcW w:w="738" w:type="dxa"/>
          </w:tcPr>
          <w:p w14:paraId="2C79D986" w14:textId="77777777" w:rsidR="000C32B1" w:rsidRPr="0002100F" w:rsidRDefault="000C32B1" w:rsidP="00816528">
            <w:pPr>
              <w:pStyle w:val="TableEntry"/>
              <w:rPr>
                <w:ins w:id="1216" w:author="Kurt Elliason" w:date="2026-06-08T14:51:00Z" w16du:dateUtc="2026-06-08T19:51:00Z"/>
              </w:rPr>
            </w:pPr>
            <w:ins w:id="1217" w:author="Kurt Elliason" w:date="2026-06-08T14:51:00Z" w16du:dateUtc="2026-06-08T19:51:00Z">
              <w:r w:rsidRPr="0002100F">
                <w:t>11</w:t>
              </w:r>
            </w:ins>
          </w:p>
        </w:tc>
        <w:tc>
          <w:tcPr>
            <w:tcW w:w="4857" w:type="dxa"/>
          </w:tcPr>
          <w:p w14:paraId="599AA6F8" w14:textId="77777777" w:rsidR="000C32B1" w:rsidRPr="0002100F" w:rsidRDefault="000C32B1" w:rsidP="00816528">
            <w:pPr>
              <w:pStyle w:val="TableEntry"/>
              <w:rPr>
                <w:ins w:id="1218" w:author="Kurt Elliason" w:date="2026-06-08T14:51:00Z" w16du:dateUtc="2026-06-08T19:51:00Z"/>
              </w:rPr>
            </w:pPr>
            <w:ins w:id="1219" w:author="Kurt Elliason" w:date="2026-06-08T14:51:00Z" w16du:dateUtc="2026-06-08T19:51:00Z">
              <w:r w:rsidRPr="0002100F">
                <w:t>Violation of controlled environment</w:t>
              </w:r>
            </w:ins>
          </w:p>
        </w:tc>
        <w:tc>
          <w:tcPr>
            <w:tcW w:w="3784" w:type="dxa"/>
          </w:tcPr>
          <w:p w14:paraId="1D046844" w14:textId="77777777" w:rsidR="000C32B1" w:rsidRPr="0002100F" w:rsidRDefault="000C32B1" w:rsidP="00816528">
            <w:pPr>
              <w:pStyle w:val="TableEntry"/>
              <w:rPr>
                <w:ins w:id="1220" w:author="Kurt Elliason" w:date="2026-06-08T14:51:00Z" w16du:dateUtc="2026-06-08T19:51:00Z"/>
              </w:rPr>
            </w:pPr>
            <w:ins w:id="1221" w:author="Kurt Elliason" w:date="2026-06-08T14:51:00Z" w16du:dateUtc="2026-06-08T19:51:00Z">
              <w:r w:rsidRPr="0002100F">
                <w:t>Environment</w:t>
              </w:r>
            </w:ins>
          </w:p>
        </w:tc>
      </w:tr>
      <w:tr w:rsidR="000C32B1" w:rsidRPr="0002100F" w14:paraId="0D08F521" w14:textId="77777777" w:rsidTr="00816528">
        <w:trPr>
          <w:ins w:id="1222" w:author="Kurt Elliason" w:date="2026-06-08T14:51:00Z" w16du:dateUtc="2026-06-08T19:51:00Z"/>
        </w:trPr>
        <w:tc>
          <w:tcPr>
            <w:tcW w:w="738" w:type="dxa"/>
          </w:tcPr>
          <w:p w14:paraId="78FE97F1" w14:textId="77777777" w:rsidR="000C32B1" w:rsidRPr="0002100F" w:rsidRDefault="000C32B1" w:rsidP="00816528">
            <w:pPr>
              <w:pStyle w:val="TableEntry"/>
              <w:rPr>
                <w:ins w:id="1223" w:author="Kurt Elliason" w:date="2026-06-08T14:51:00Z" w16du:dateUtc="2026-06-08T19:51:00Z"/>
              </w:rPr>
            </w:pPr>
            <w:ins w:id="1224" w:author="Kurt Elliason" w:date="2026-06-08T14:51:00Z" w16du:dateUtc="2026-06-08T19:51:00Z">
              <w:r w:rsidRPr="0002100F">
                <w:t>12</w:t>
              </w:r>
            </w:ins>
          </w:p>
        </w:tc>
        <w:tc>
          <w:tcPr>
            <w:tcW w:w="4857" w:type="dxa"/>
          </w:tcPr>
          <w:p w14:paraId="5A17E9B1" w14:textId="77777777" w:rsidR="000C32B1" w:rsidRPr="0002100F" w:rsidRDefault="000C32B1" w:rsidP="00816528">
            <w:pPr>
              <w:pStyle w:val="TableEntry"/>
              <w:rPr>
                <w:ins w:id="1225" w:author="Kurt Elliason" w:date="2026-06-08T14:51:00Z" w16du:dateUtc="2026-06-08T19:51:00Z"/>
              </w:rPr>
            </w:pPr>
            <w:ins w:id="1226" w:author="Kurt Elliason" w:date="2026-06-08T14:51:00Z" w16du:dateUtc="2026-06-08T19:51:00Z">
              <w:r w:rsidRPr="0002100F">
                <w:t>Infection prevention and control</w:t>
              </w:r>
            </w:ins>
          </w:p>
        </w:tc>
        <w:tc>
          <w:tcPr>
            <w:tcW w:w="3784" w:type="dxa"/>
          </w:tcPr>
          <w:p w14:paraId="626D0FED" w14:textId="77777777" w:rsidR="000C32B1" w:rsidRPr="0002100F" w:rsidRDefault="000C32B1" w:rsidP="00816528">
            <w:pPr>
              <w:pStyle w:val="TableEntry"/>
              <w:rPr>
                <w:ins w:id="1227" w:author="Kurt Elliason" w:date="2026-06-08T14:51:00Z" w16du:dateUtc="2026-06-08T19:51:00Z"/>
              </w:rPr>
            </w:pPr>
            <w:ins w:id="1228" w:author="Kurt Elliason" w:date="2026-06-08T14:51:00Z" w16du:dateUtc="2026-06-08T19:51:00Z">
              <w:r w:rsidRPr="0002100F">
                <w:t>Colocation (of staff to wash station)</w:t>
              </w:r>
            </w:ins>
          </w:p>
        </w:tc>
      </w:tr>
      <w:tr w:rsidR="000C32B1" w:rsidRPr="0002100F" w14:paraId="680DC9DC" w14:textId="77777777" w:rsidTr="00816528">
        <w:trPr>
          <w:ins w:id="1229" w:author="Kurt Elliason" w:date="2026-06-08T14:51:00Z" w16du:dateUtc="2026-06-08T19:51:00Z"/>
        </w:trPr>
        <w:tc>
          <w:tcPr>
            <w:tcW w:w="738" w:type="dxa"/>
          </w:tcPr>
          <w:p w14:paraId="2BB0BA66" w14:textId="77777777" w:rsidR="000C32B1" w:rsidRPr="0002100F" w:rsidRDefault="000C32B1" w:rsidP="00816528">
            <w:pPr>
              <w:pStyle w:val="TableEntry"/>
              <w:rPr>
                <w:ins w:id="1230" w:author="Kurt Elliason" w:date="2026-06-08T14:51:00Z" w16du:dateUtc="2026-06-08T19:51:00Z"/>
              </w:rPr>
            </w:pPr>
            <w:ins w:id="1231" w:author="Kurt Elliason" w:date="2026-06-08T14:51:00Z" w16du:dateUtc="2026-06-08T19:51:00Z">
              <w:r w:rsidRPr="0002100F">
                <w:t>13</w:t>
              </w:r>
            </w:ins>
          </w:p>
        </w:tc>
        <w:tc>
          <w:tcPr>
            <w:tcW w:w="4857" w:type="dxa"/>
          </w:tcPr>
          <w:p w14:paraId="35EB9281" w14:textId="77777777" w:rsidR="000C32B1" w:rsidRPr="0002100F" w:rsidRDefault="000C32B1" w:rsidP="00816528">
            <w:pPr>
              <w:pStyle w:val="TableEntry"/>
              <w:rPr>
                <w:ins w:id="1232" w:author="Kurt Elliason" w:date="2026-06-08T14:51:00Z" w16du:dateUtc="2026-06-08T19:51:00Z"/>
              </w:rPr>
            </w:pPr>
            <w:ins w:id="1233" w:author="Kurt Elliason" w:date="2026-06-08T14:51:00Z" w16du:dateUtc="2026-06-08T19:51:00Z">
              <w:r w:rsidRPr="0002100F">
                <w:t>Human resources log in/out for payroll</w:t>
              </w:r>
            </w:ins>
          </w:p>
        </w:tc>
        <w:tc>
          <w:tcPr>
            <w:tcW w:w="3784" w:type="dxa"/>
          </w:tcPr>
          <w:p w14:paraId="2960223A" w14:textId="77777777" w:rsidR="000C32B1" w:rsidRPr="0002100F" w:rsidRDefault="000C32B1" w:rsidP="00816528">
            <w:pPr>
              <w:pStyle w:val="TableEntry"/>
              <w:rPr>
                <w:ins w:id="1234" w:author="Kurt Elliason" w:date="2026-06-08T14:51:00Z" w16du:dateUtc="2026-06-08T19:51:00Z"/>
              </w:rPr>
            </w:pPr>
            <w:ins w:id="1235" w:author="Kurt Elliason" w:date="2026-06-08T14:51:00Z" w16du:dateUtc="2026-06-08T19:51:00Z">
              <w:r w:rsidRPr="0002100F">
                <w:t>Colocation, Boundary</w:t>
              </w:r>
            </w:ins>
          </w:p>
        </w:tc>
      </w:tr>
      <w:tr w:rsidR="000C32B1" w:rsidRPr="0002100F" w14:paraId="3B963BB7" w14:textId="77777777" w:rsidTr="00816528">
        <w:trPr>
          <w:ins w:id="1236" w:author="Kurt Elliason" w:date="2026-06-08T14:51:00Z" w16du:dateUtc="2026-06-08T19:51:00Z"/>
        </w:trPr>
        <w:tc>
          <w:tcPr>
            <w:tcW w:w="738" w:type="dxa"/>
          </w:tcPr>
          <w:p w14:paraId="7405DF00" w14:textId="77777777" w:rsidR="000C32B1" w:rsidRPr="0002100F" w:rsidRDefault="000C32B1" w:rsidP="00816528">
            <w:pPr>
              <w:pStyle w:val="TableEntry"/>
              <w:rPr>
                <w:ins w:id="1237" w:author="Kurt Elliason" w:date="2026-06-08T14:51:00Z" w16du:dateUtc="2026-06-08T19:51:00Z"/>
              </w:rPr>
            </w:pPr>
            <w:ins w:id="1238" w:author="Kurt Elliason" w:date="2026-06-08T14:51:00Z" w16du:dateUtc="2026-06-08T19:51:00Z">
              <w:r w:rsidRPr="0002100F">
                <w:t>14</w:t>
              </w:r>
            </w:ins>
          </w:p>
        </w:tc>
        <w:tc>
          <w:tcPr>
            <w:tcW w:w="4857" w:type="dxa"/>
          </w:tcPr>
          <w:p w14:paraId="2048FA4A" w14:textId="77777777" w:rsidR="000C32B1" w:rsidRPr="0002100F" w:rsidRDefault="000C32B1" w:rsidP="00816528">
            <w:pPr>
              <w:pStyle w:val="TableEntry"/>
              <w:rPr>
                <w:ins w:id="1239" w:author="Kurt Elliason" w:date="2026-06-08T14:51:00Z" w16du:dateUtc="2026-06-08T19:51:00Z"/>
              </w:rPr>
            </w:pPr>
            <w:ins w:id="1240" w:author="Kurt Elliason" w:date="2026-06-08T14:51:00Z" w16du:dateUtc="2026-06-08T19:51:00Z">
              <w:r w:rsidRPr="0002100F">
                <w:t>Communication device asset management</w:t>
              </w:r>
            </w:ins>
          </w:p>
        </w:tc>
        <w:tc>
          <w:tcPr>
            <w:tcW w:w="3784" w:type="dxa"/>
          </w:tcPr>
          <w:p w14:paraId="2AB6A2F4" w14:textId="77777777" w:rsidR="000C32B1" w:rsidRPr="0002100F" w:rsidRDefault="000C32B1" w:rsidP="00816528">
            <w:pPr>
              <w:pStyle w:val="TableEntry"/>
              <w:rPr>
                <w:ins w:id="1241" w:author="Kurt Elliason" w:date="2026-06-08T14:51:00Z" w16du:dateUtc="2026-06-08T19:51:00Z"/>
              </w:rPr>
            </w:pPr>
            <w:ins w:id="1242" w:author="Kurt Elliason" w:date="2026-06-08T14:51:00Z" w16du:dateUtc="2026-06-08T19:51:00Z">
              <w:r w:rsidRPr="0002100F">
                <w:t>Location observation, Boundary</w:t>
              </w:r>
            </w:ins>
          </w:p>
        </w:tc>
      </w:tr>
      <w:tr w:rsidR="000C32B1" w:rsidRPr="0002100F" w14:paraId="08ED45F2" w14:textId="77777777" w:rsidTr="00816528">
        <w:trPr>
          <w:ins w:id="1243" w:author="Kurt Elliason" w:date="2026-06-08T14:51:00Z" w16du:dateUtc="2026-06-08T19:51:00Z"/>
        </w:trPr>
        <w:tc>
          <w:tcPr>
            <w:tcW w:w="738" w:type="dxa"/>
          </w:tcPr>
          <w:p w14:paraId="0D7DA37D" w14:textId="77777777" w:rsidR="000C32B1" w:rsidRPr="0002100F" w:rsidRDefault="000C32B1" w:rsidP="00816528">
            <w:pPr>
              <w:pStyle w:val="TableEntry"/>
              <w:rPr>
                <w:ins w:id="1244" w:author="Kurt Elliason" w:date="2026-06-08T14:51:00Z" w16du:dateUtc="2026-06-08T19:51:00Z"/>
              </w:rPr>
            </w:pPr>
            <w:ins w:id="1245" w:author="Kurt Elliason" w:date="2026-06-08T14:51:00Z" w16du:dateUtc="2026-06-08T19:51:00Z">
              <w:r w:rsidRPr="0002100F">
                <w:t>15</w:t>
              </w:r>
            </w:ins>
          </w:p>
        </w:tc>
        <w:tc>
          <w:tcPr>
            <w:tcW w:w="4857" w:type="dxa"/>
          </w:tcPr>
          <w:p w14:paraId="27F5BB3E" w14:textId="77777777" w:rsidR="000C32B1" w:rsidRPr="0002100F" w:rsidRDefault="000C32B1" w:rsidP="00816528">
            <w:pPr>
              <w:pStyle w:val="TableEntry"/>
              <w:rPr>
                <w:ins w:id="1246" w:author="Kurt Elliason" w:date="2026-06-08T14:51:00Z" w16du:dateUtc="2026-06-08T19:51:00Z"/>
              </w:rPr>
            </w:pPr>
            <w:ins w:id="1247" w:author="Kurt Elliason" w:date="2026-06-08T14:51:00Z" w16du:dateUtc="2026-06-08T19:51:00Z">
              <w:r w:rsidRPr="0002100F">
                <w:t>Delivery arrivals (pharmacy, supplies)</w:t>
              </w:r>
            </w:ins>
          </w:p>
        </w:tc>
        <w:tc>
          <w:tcPr>
            <w:tcW w:w="3784" w:type="dxa"/>
          </w:tcPr>
          <w:p w14:paraId="191D0248" w14:textId="77777777" w:rsidR="000C32B1" w:rsidRPr="0002100F" w:rsidRDefault="000C32B1" w:rsidP="00816528">
            <w:pPr>
              <w:pStyle w:val="TableEntry"/>
              <w:rPr>
                <w:ins w:id="1248" w:author="Kurt Elliason" w:date="2026-06-08T14:51:00Z" w16du:dateUtc="2026-06-08T19:51:00Z"/>
              </w:rPr>
            </w:pPr>
            <w:ins w:id="1249" w:author="Kurt Elliason" w:date="2026-06-08T14:51:00Z" w16du:dateUtc="2026-06-08T19:51:00Z">
              <w:r w:rsidRPr="0002100F">
                <w:t>Location observation, Boundary</w:t>
              </w:r>
            </w:ins>
          </w:p>
        </w:tc>
      </w:tr>
      <w:tr w:rsidR="000C32B1" w:rsidRPr="0002100F" w14:paraId="42A19782" w14:textId="77777777" w:rsidTr="00816528">
        <w:trPr>
          <w:ins w:id="1250" w:author="Kurt Elliason" w:date="2026-06-08T14:51:00Z" w16du:dateUtc="2026-06-08T19:51:00Z"/>
        </w:trPr>
        <w:tc>
          <w:tcPr>
            <w:tcW w:w="738" w:type="dxa"/>
          </w:tcPr>
          <w:p w14:paraId="11A11AD3" w14:textId="77777777" w:rsidR="000C32B1" w:rsidRPr="0002100F" w:rsidRDefault="000C32B1" w:rsidP="00816528">
            <w:pPr>
              <w:pStyle w:val="TableEntry"/>
              <w:rPr>
                <w:ins w:id="1251" w:author="Kurt Elliason" w:date="2026-06-08T14:51:00Z" w16du:dateUtc="2026-06-08T19:51:00Z"/>
              </w:rPr>
            </w:pPr>
            <w:ins w:id="1252" w:author="Kurt Elliason" w:date="2026-06-08T14:51:00Z" w16du:dateUtc="2026-06-08T19:51:00Z">
              <w:r w:rsidRPr="0002100F">
                <w:t>16</w:t>
              </w:r>
            </w:ins>
          </w:p>
        </w:tc>
        <w:tc>
          <w:tcPr>
            <w:tcW w:w="4857" w:type="dxa"/>
          </w:tcPr>
          <w:p w14:paraId="6C8ED62F" w14:textId="77777777" w:rsidR="000C32B1" w:rsidRPr="0002100F" w:rsidRDefault="000C32B1" w:rsidP="00816528">
            <w:pPr>
              <w:pStyle w:val="TableEntry"/>
              <w:rPr>
                <w:ins w:id="1253" w:author="Kurt Elliason" w:date="2026-06-08T14:51:00Z" w16du:dateUtc="2026-06-08T19:51:00Z"/>
              </w:rPr>
            </w:pPr>
            <w:ins w:id="1254" w:author="Kurt Elliason" w:date="2026-06-08T14:51:00Z" w16du:dateUtc="2026-06-08T19:51:00Z">
              <w:r w:rsidRPr="0002100F">
                <w:t>Closed Loop Medication Administration</w:t>
              </w:r>
            </w:ins>
          </w:p>
        </w:tc>
        <w:tc>
          <w:tcPr>
            <w:tcW w:w="3784" w:type="dxa"/>
          </w:tcPr>
          <w:p w14:paraId="3EBBB87E" w14:textId="77777777" w:rsidR="000C32B1" w:rsidRPr="0002100F" w:rsidRDefault="000C32B1" w:rsidP="00816528">
            <w:pPr>
              <w:pStyle w:val="TableEntry"/>
              <w:rPr>
                <w:ins w:id="1255" w:author="Kurt Elliason" w:date="2026-06-08T14:51:00Z" w16du:dateUtc="2026-06-08T19:51:00Z"/>
              </w:rPr>
            </w:pPr>
            <w:ins w:id="1256" w:author="Kurt Elliason" w:date="2026-06-08T14:51:00Z" w16du:dateUtc="2026-06-08T19:51:00Z">
              <w:r w:rsidRPr="0002100F">
                <w:t>Location observation, Colocation</w:t>
              </w:r>
            </w:ins>
          </w:p>
        </w:tc>
      </w:tr>
      <w:tr w:rsidR="000C32B1" w:rsidRPr="0002100F" w14:paraId="5B6DBC0F" w14:textId="77777777" w:rsidTr="00816528">
        <w:trPr>
          <w:ins w:id="1257" w:author="Kurt Elliason" w:date="2026-06-08T14:51:00Z" w16du:dateUtc="2026-06-08T19:51:00Z"/>
        </w:trPr>
        <w:tc>
          <w:tcPr>
            <w:tcW w:w="738" w:type="dxa"/>
          </w:tcPr>
          <w:p w14:paraId="4C3E38FB" w14:textId="77777777" w:rsidR="000C32B1" w:rsidRPr="0002100F" w:rsidRDefault="000C32B1" w:rsidP="00816528">
            <w:pPr>
              <w:pStyle w:val="TableEntry"/>
              <w:rPr>
                <w:ins w:id="1258" w:author="Kurt Elliason" w:date="2026-06-08T14:51:00Z" w16du:dateUtc="2026-06-08T19:51:00Z"/>
              </w:rPr>
            </w:pPr>
            <w:ins w:id="1259" w:author="Kurt Elliason" w:date="2026-06-08T14:51:00Z" w16du:dateUtc="2026-06-08T19:51:00Z">
              <w:r w:rsidRPr="0002100F">
                <w:t>17</w:t>
              </w:r>
            </w:ins>
          </w:p>
        </w:tc>
        <w:tc>
          <w:tcPr>
            <w:tcW w:w="4857" w:type="dxa"/>
          </w:tcPr>
          <w:p w14:paraId="0A1CDE76" w14:textId="77777777" w:rsidR="000C32B1" w:rsidRPr="0002100F" w:rsidRDefault="000C32B1" w:rsidP="00816528">
            <w:pPr>
              <w:pStyle w:val="TableEntry"/>
              <w:rPr>
                <w:ins w:id="1260" w:author="Kurt Elliason" w:date="2026-06-08T14:51:00Z" w16du:dateUtc="2026-06-08T19:51:00Z"/>
              </w:rPr>
            </w:pPr>
            <w:ins w:id="1261" w:author="Kurt Elliason" w:date="2026-06-08T14:51:00Z" w16du:dateUtc="2026-06-08T19:51:00Z">
              <w:r w:rsidRPr="0002100F">
                <w:t>Code/Nurse Calls</w:t>
              </w:r>
            </w:ins>
          </w:p>
        </w:tc>
        <w:tc>
          <w:tcPr>
            <w:tcW w:w="3784" w:type="dxa"/>
          </w:tcPr>
          <w:p w14:paraId="108F1037" w14:textId="77777777" w:rsidR="000C32B1" w:rsidRPr="0002100F" w:rsidRDefault="000C32B1" w:rsidP="00816528">
            <w:pPr>
              <w:pStyle w:val="TableEntry"/>
              <w:rPr>
                <w:ins w:id="1262" w:author="Kurt Elliason" w:date="2026-06-08T14:51:00Z" w16du:dateUtc="2026-06-08T19:51:00Z"/>
              </w:rPr>
            </w:pPr>
            <w:ins w:id="1263" w:author="Kurt Elliason" w:date="2026-06-08T14:51:00Z" w16du:dateUtc="2026-06-08T19:51:00Z">
              <w:r w:rsidRPr="0002100F">
                <w:t>Location observation, Colocation</w:t>
              </w:r>
            </w:ins>
          </w:p>
        </w:tc>
      </w:tr>
      <w:tr w:rsidR="000C32B1" w:rsidRPr="0002100F" w14:paraId="71A8BFA6" w14:textId="77777777" w:rsidTr="00816528">
        <w:trPr>
          <w:ins w:id="1264" w:author="Kurt Elliason" w:date="2026-06-08T14:51:00Z" w16du:dateUtc="2026-06-08T19:51:00Z"/>
        </w:trPr>
        <w:tc>
          <w:tcPr>
            <w:tcW w:w="738" w:type="dxa"/>
          </w:tcPr>
          <w:p w14:paraId="1BD4807D" w14:textId="77777777" w:rsidR="000C32B1" w:rsidRPr="0002100F" w:rsidRDefault="000C32B1" w:rsidP="00816528">
            <w:pPr>
              <w:pStyle w:val="TableEntry"/>
              <w:rPr>
                <w:ins w:id="1265" w:author="Kurt Elliason" w:date="2026-06-08T14:51:00Z" w16du:dateUtc="2026-06-08T19:51:00Z"/>
              </w:rPr>
            </w:pPr>
            <w:ins w:id="1266" w:author="Kurt Elliason" w:date="2026-06-08T14:51:00Z" w16du:dateUtc="2026-06-08T19:51:00Z">
              <w:r w:rsidRPr="0002100F">
                <w:t>18</w:t>
              </w:r>
            </w:ins>
          </w:p>
        </w:tc>
        <w:tc>
          <w:tcPr>
            <w:tcW w:w="4857" w:type="dxa"/>
          </w:tcPr>
          <w:p w14:paraId="42520A9C" w14:textId="77777777" w:rsidR="000C32B1" w:rsidRPr="0002100F" w:rsidRDefault="000C32B1" w:rsidP="00816528">
            <w:pPr>
              <w:pStyle w:val="TableEntry"/>
              <w:rPr>
                <w:ins w:id="1267" w:author="Kurt Elliason" w:date="2026-06-08T14:51:00Z" w16du:dateUtc="2026-06-08T19:51:00Z"/>
              </w:rPr>
            </w:pPr>
            <w:ins w:id="1268" w:author="Kurt Elliason" w:date="2026-06-08T14:51:00Z" w16du:dateUtc="2026-06-08T19:51:00Z">
              <w:r w:rsidRPr="0002100F">
                <w:t>Food services workflow</w:t>
              </w:r>
            </w:ins>
          </w:p>
        </w:tc>
        <w:tc>
          <w:tcPr>
            <w:tcW w:w="3784" w:type="dxa"/>
          </w:tcPr>
          <w:p w14:paraId="606DDC49" w14:textId="77777777" w:rsidR="000C32B1" w:rsidRPr="0002100F" w:rsidRDefault="000C32B1" w:rsidP="00816528">
            <w:pPr>
              <w:pStyle w:val="TableEntry"/>
              <w:rPr>
                <w:ins w:id="1269" w:author="Kurt Elliason" w:date="2026-06-08T14:51:00Z" w16du:dateUtc="2026-06-08T19:51:00Z"/>
              </w:rPr>
            </w:pPr>
            <w:ins w:id="1270" w:author="Kurt Elliason" w:date="2026-06-08T14:51:00Z" w16du:dateUtc="2026-06-08T19:51:00Z">
              <w:r w:rsidRPr="0002100F">
                <w:t>Location observation, Boundary, Colocation</w:t>
              </w:r>
            </w:ins>
          </w:p>
        </w:tc>
      </w:tr>
      <w:tr w:rsidR="000C32B1" w:rsidRPr="0002100F" w14:paraId="78683936" w14:textId="77777777" w:rsidTr="00816528">
        <w:trPr>
          <w:ins w:id="1271" w:author="Kurt Elliason" w:date="2026-06-08T14:51:00Z" w16du:dateUtc="2026-06-08T19:51:00Z"/>
        </w:trPr>
        <w:tc>
          <w:tcPr>
            <w:tcW w:w="738" w:type="dxa"/>
          </w:tcPr>
          <w:p w14:paraId="71CD290E" w14:textId="77777777" w:rsidR="000C32B1" w:rsidRPr="0002100F" w:rsidRDefault="000C32B1" w:rsidP="00816528">
            <w:pPr>
              <w:pStyle w:val="TableEntry"/>
              <w:rPr>
                <w:ins w:id="1272" w:author="Kurt Elliason" w:date="2026-06-08T14:51:00Z" w16du:dateUtc="2026-06-08T19:51:00Z"/>
              </w:rPr>
            </w:pPr>
            <w:ins w:id="1273" w:author="Kurt Elliason" w:date="2026-06-08T14:51:00Z" w16du:dateUtc="2026-06-08T19:51:00Z">
              <w:r w:rsidRPr="0002100F">
                <w:t>19</w:t>
              </w:r>
            </w:ins>
          </w:p>
        </w:tc>
        <w:tc>
          <w:tcPr>
            <w:tcW w:w="4857" w:type="dxa"/>
          </w:tcPr>
          <w:p w14:paraId="66ACF1B3" w14:textId="77777777" w:rsidR="000C32B1" w:rsidRPr="0002100F" w:rsidRDefault="000C32B1" w:rsidP="00816528">
            <w:pPr>
              <w:pStyle w:val="TableEntry"/>
              <w:rPr>
                <w:ins w:id="1274" w:author="Kurt Elliason" w:date="2026-06-08T14:51:00Z" w16du:dateUtc="2026-06-08T19:51:00Z"/>
              </w:rPr>
            </w:pPr>
            <w:ins w:id="1275" w:author="Kurt Elliason" w:date="2026-06-08T14:51:00Z" w16du:dateUtc="2026-06-08T19:51:00Z">
              <w:r w:rsidRPr="0002100F">
                <w:t>Automated/guided vehicle arrival/departure</w:t>
              </w:r>
            </w:ins>
          </w:p>
        </w:tc>
        <w:tc>
          <w:tcPr>
            <w:tcW w:w="3784" w:type="dxa"/>
          </w:tcPr>
          <w:p w14:paraId="13C1445C" w14:textId="77777777" w:rsidR="000C32B1" w:rsidRPr="0002100F" w:rsidRDefault="000C32B1" w:rsidP="00816528">
            <w:pPr>
              <w:pStyle w:val="TableEntry"/>
              <w:rPr>
                <w:ins w:id="1276" w:author="Kurt Elliason" w:date="2026-06-08T14:51:00Z" w16du:dateUtc="2026-06-08T19:51:00Z"/>
              </w:rPr>
            </w:pPr>
            <w:ins w:id="1277" w:author="Kurt Elliason" w:date="2026-06-08T14:51:00Z" w16du:dateUtc="2026-06-08T19:51:00Z">
              <w:r w:rsidRPr="0002100F">
                <w:t>Colocation</w:t>
              </w:r>
            </w:ins>
          </w:p>
        </w:tc>
      </w:tr>
      <w:tr w:rsidR="000C32B1" w:rsidRPr="0002100F" w14:paraId="46D49052" w14:textId="77777777" w:rsidTr="00816528">
        <w:trPr>
          <w:ins w:id="1278" w:author="Kurt Elliason" w:date="2026-06-08T14:51:00Z" w16du:dateUtc="2026-06-08T19:51:00Z"/>
        </w:trPr>
        <w:tc>
          <w:tcPr>
            <w:tcW w:w="738" w:type="dxa"/>
          </w:tcPr>
          <w:p w14:paraId="5167CADF" w14:textId="77777777" w:rsidR="000C32B1" w:rsidRPr="0002100F" w:rsidRDefault="000C32B1" w:rsidP="00816528">
            <w:pPr>
              <w:pStyle w:val="TableEntry"/>
              <w:rPr>
                <w:ins w:id="1279" w:author="Kurt Elliason" w:date="2026-06-08T14:51:00Z" w16du:dateUtc="2026-06-08T19:51:00Z"/>
              </w:rPr>
            </w:pPr>
            <w:ins w:id="1280" w:author="Kurt Elliason" w:date="2026-06-08T14:51:00Z" w16du:dateUtc="2026-06-08T19:51:00Z">
              <w:r w:rsidRPr="0002100F">
                <w:t>20</w:t>
              </w:r>
            </w:ins>
          </w:p>
        </w:tc>
        <w:tc>
          <w:tcPr>
            <w:tcW w:w="4857" w:type="dxa"/>
          </w:tcPr>
          <w:p w14:paraId="15DEA967" w14:textId="77777777" w:rsidR="000C32B1" w:rsidRPr="0002100F" w:rsidRDefault="000C32B1" w:rsidP="00816528">
            <w:pPr>
              <w:pStyle w:val="TableEntry"/>
              <w:rPr>
                <w:ins w:id="1281" w:author="Kurt Elliason" w:date="2026-06-08T14:51:00Z" w16du:dateUtc="2026-06-08T19:51:00Z"/>
              </w:rPr>
            </w:pPr>
            <w:ins w:id="1282" w:author="Kurt Elliason" w:date="2026-06-08T14:51:00Z" w16du:dateUtc="2026-06-08T19:51:00Z">
              <w:r w:rsidRPr="0002100F">
                <w:t>Supplies tracking</w:t>
              </w:r>
            </w:ins>
          </w:p>
        </w:tc>
        <w:tc>
          <w:tcPr>
            <w:tcW w:w="3784" w:type="dxa"/>
          </w:tcPr>
          <w:p w14:paraId="1A158679" w14:textId="77777777" w:rsidR="000C32B1" w:rsidRPr="0002100F" w:rsidRDefault="000C32B1" w:rsidP="00816528">
            <w:pPr>
              <w:pStyle w:val="TableEntry"/>
              <w:rPr>
                <w:ins w:id="1283" w:author="Kurt Elliason" w:date="2026-06-08T14:51:00Z" w16du:dateUtc="2026-06-08T19:51:00Z"/>
              </w:rPr>
            </w:pPr>
            <w:ins w:id="1284" w:author="Kurt Elliason" w:date="2026-06-08T14:51:00Z" w16du:dateUtc="2026-06-08T19:51:00Z">
              <w:r w:rsidRPr="0002100F">
                <w:t>Location observation, Colocation</w:t>
              </w:r>
            </w:ins>
          </w:p>
        </w:tc>
      </w:tr>
      <w:tr w:rsidR="000C32B1" w:rsidRPr="0002100F" w14:paraId="7625F8C8" w14:textId="77777777" w:rsidTr="00816528">
        <w:trPr>
          <w:ins w:id="1285" w:author="Kurt Elliason" w:date="2026-06-08T14:51:00Z" w16du:dateUtc="2026-06-08T19:51:00Z"/>
        </w:trPr>
        <w:tc>
          <w:tcPr>
            <w:tcW w:w="738" w:type="dxa"/>
          </w:tcPr>
          <w:p w14:paraId="63B174C0" w14:textId="77777777" w:rsidR="000C32B1" w:rsidRPr="0002100F" w:rsidRDefault="000C32B1" w:rsidP="00816528">
            <w:pPr>
              <w:pStyle w:val="TableEntry"/>
              <w:rPr>
                <w:ins w:id="1286" w:author="Kurt Elliason" w:date="2026-06-08T14:51:00Z" w16du:dateUtc="2026-06-08T19:51:00Z"/>
              </w:rPr>
            </w:pPr>
            <w:ins w:id="1287" w:author="Kurt Elliason" w:date="2026-06-08T14:51:00Z" w16du:dateUtc="2026-06-08T19:51:00Z">
              <w:r w:rsidRPr="0002100F">
                <w:t>21</w:t>
              </w:r>
            </w:ins>
          </w:p>
        </w:tc>
        <w:tc>
          <w:tcPr>
            <w:tcW w:w="4857" w:type="dxa"/>
          </w:tcPr>
          <w:p w14:paraId="29D8D739" w14:textId="77777777" w:rsidR="000C32B1" w:rsidRPr="0002100F" w:rsidRDefault="000C32B1" w:rsidP="00816528">
            <w:pPr>
              <w:pStyle w:val="TableEntry"/>
              <w:rPr>
                <w:ins w:id="1288" w:author="Kurt Elliason" w:date="2026-06-08T14:51:00Z" w16du:dateUtc="2026-06-08T19:51:00Z"/>
              </w:rPr>
            </w:pPr>
            <w:ins w:id="1289" w:author="Kurt Elliason" w:date="2026-06-08T14:51:00Z" w16du:dateUtc="2026-06-08T19:51:00Z">
              <w:r w:rsidRPr="0002100F">
                <w:t>Transfer center workflow</w:t>
              </w:r>
            </w:ins>
          </w:p>
        </w:tc>
        <w:tc>
          <w:tcPr>
            <w:tcW w:w="3784" w:type="dxa"/>
          </w:tcPr>
          <w:p w14:paraId="7EC567A4" w14:textId="77777777" w:rsidR="000C32B1" w:rsidRPr="0002100F" w:rsidRDefault="000C32B1" w:rsidP="00816528">
            <w:pPr>
              <w:pStyle w:val="TableEntry"/>
              <w:rPr>
                <w:ins w:id="1290" w:author="Kurt Elliason" w:date="2026-06-08T14:51:00Z" w16du:dateUtc="2026-06-08T19:51:00Z"/>
              </w:rPr>
            </w:pPr>
            <w:ins w:id="1291" w:author="Kurt Elliason" w:date="2026-06-08T14:51:00Z" w16du:dateUtc="2026-06-08T19:51:00Z">
              <w:r w:rsidRPr="0002100F">
                <w:t>Location observation, Colocation, Boundary</w:t>
              </w:r>
            </w:ins>
          </w:p>
        </w:tc>
      </w:tr>
      <w:tr w:rsidR="000C32B1" w:rsidRPr="0002100F" w14:paraId="3B2B348E" w14:textId="77777777" w:rsidTr="00816528">
        <w:trPr>
          <w:ins w:id="1292" w:author="Kurt Elliason" w:date="2026-06-08T14:51:00Z" w16du:dateUtc="2026-06-08T19:51:00Z"/>
        </w:trPr>
        <w:tc>
          <w:tcPr>
            <w:tcW w:w="738" w:type="dxa"/>
          </w:tcPr>
          <w:p w14:paraId="29C61AC0" w14:textId="77777777" w:rsidR="000C32B1" w:rsidRPr="0002100F" w:rsidRDefault="000C32B1" w:rsidP="00816528">
            <w:pPr>
              <w:pStyle w:val="TableEntry"/>
              <w:rPr>
                <w:ins w:id="1293" w:author="Kurt Elliason" w:date="2026-06-08T14:51:00Z" w16du:dateUtc="2026-06-08T19:51:00Z"/>
              </w:rPr>
            </w:pPr>
            <w:ins w:id="1294" w:author="Kurt Elliason" w:date="2026-06-08T14:51:00Z" w16du:dateUtc="2026-06-08T19:51:00Z">
              <w:r>
                <w:t>22</w:t>
              </w:r>
            </w:ins>
          </w:p>
        </w:tc>
        <w:tc>
          <w:tcPr>
            <w:tcW w:w="4857" w:type="dxa"/>
          </w:tcPr>
          <w:p w14:paraId="2FFD0899" w14:textId="77777777" w:rsidR="000C32B1" w:rsidRPr="0002100F" w:rsidRDefault="000C32B1" w:rsidP="00816528">
            <w:pPr>
              <w:pStyle w:val="TableEntry"/>
              <w:rPr>
                <w:ins w:id="1295" w:author="Kurt Elliason" w:date="2026-06-08T14:51:00Z" w16du:dateUtc="2026-06-08T19:51:00Z"/>
              </w:rPr>
            </w:pPr>
            <w:ins w:id="1296" w:author="Kurt Elliason" w:date="2026-06-08T14:51:00Z" w16du:dateUtc="2026-06-08T19:51:00Z">
              <w:r>
                <w:t>Raw sensor changes</w:t>
              </w:r>
            </w:ins>
          </w:p>
        </w:tc>
        <w:tc>
          <w:tcPr>
            <w:tcW w:w="3784" w:type="dxa"/>
          </w:tcPr>
          <w:p w14:paraId="193FAF0D" w14:textId="77777777" w:rsidR="000C32B1" w:rsidRPr="0002100F" w:rsidRDefault="000C32B1" w:rsidP="00816528">
            <w:pPr>
              <w:pStyle w:val="TableEntry"/>
              <w:rPr>
                <w:ins w:id="1297" w:author="Kurt Elliason" w:date="2026-06-08T14:51:00Z" w16du:dateUtc="2026-06-08T19:51:00Z"/>
              </w:rPr>
            </w:pPr>
            <w:ins w:id="1298" w:author="Kurt Elliason" w:date="2026-06-08T14:51:00Z" w16du:dateUtc="2026-06-08T19:51:00Z">
              <w:r>
                <w:t>Sensor Observation (MEMS, Acc, Gyro, Mag)</w:t>
              </w:r>
            </w:ins>
          </w:p>
        </w:tc>
      </w:tr>
    </w:tbl>
    <w:p w14:paraId="038BF339" w14:textId="77777777" w:rsidR="000C32B1" w:rsidRPr="0002100F" w:rsidRDefault="000C32B1" w:rsidP="000C32B1">
      <w:pPr>
        <w:pStyle w:val="BodyText"/>
        <w:rPr>
          <w:ins w:id="1299" w:author="Kurt Elliason" w:date="2026-06-08T14:51:00Z" w16du:dateUtc="2026-06-08T19:51:00Z"/>
        </w:rPr>
      </w:pPr>
    </w:p>
    <w:p w14:paraId="2AFE77B3" w14:textId="77777777" w:rsidR="000C32B1" w:rsidRPr="0002100F" w:rsidRDefault="000C32B1" w:rsidP="000C32B1">
      <w:pPr>
        <w:pStyle w:val="Heading5"/>
        <w:numPr>
          <w:ilvl w:val="0"/>
          <w:numId w:val="0"/>
        </w:numPr>
        <w:rPr>
          <w:ins w:id="1300" w:author="Kurt Elliason" w:date="2026-06-08T14:51:00Z" w16du:dateUtc="2026-06-08T19:51:00Z"/>
        </w:rPr>
      </w:pPr>
      <w:bookmarkStart w:id="1301" w:name="_Toc131750426"/>
      <w:ins w:id="1302" w:author="Kurt Elliason" w:date="2026-06-08T14:51:00Z" w16du:dateUtc="2026-06-08T19:51:00Z">
        <w:r w:rsidRPr="0002100F">
          <w:t>3.16.4.1.5 Message Semantics</w:t>
        </w:r>
        <w:bookmarkEnd w:id="1127"/>
        <w:bookmarkEnd w:id="1128"/>
        <w:bookmarkEnd w:id="1129"/>
        <w:bookmarkEnd w:id="1130"/>
        <w:bookmarkEnd w:id="1301"/>
      </w:ins>
    </w:p>
    <w:p w14:paraId="7F42C505" w14:textId="77777777" w:rsidR="000C32B1" w:rsidRPr="0002100F" w:rsidRDefault="000C32B1" w:rsidP="000C32B1">
      <w:pPr>
        <w:pStyle w:val="BodyText"/>
        <w:rPr>
          <w:ins w:id="1303" w:author="Kurt Elliason" w:date="2026-06-08T14:51:00Z" w16du:dateUtc="2026-06-08T19:51:00Z"/>
          <w:i/>
        </w:rPr>
      </w:pPr>
      <w:ins w:id="1304" w:author="Kurt Elliason" w:date="2026-06-08T14:51:00Z" w16du:dateUtc="2026-06-08T19:51:00Z">
        <w:r w:rsidRPr="0002100F">
          <w:t xml:space="preserve">The message is an HL7 observation. The content of the message is governed by HL7, IHE </w:t>
        </w:r>
        <w:r>
          <w:t>DEV</w:t>
        </w:r>
        <w:r w:rsidRPr="0002100F">
          <w:t xml:space="preserve"> Technical Framework and this profile. The objects for which the observations are being reported are governed by IHEE 11073.</w:t>
        </w:r>
      </w:ins>
    </w:p>
    <w:p w14:paraId="3F8D5D75" w14:textId="77777777" w:rsidR="000C32B1" w:rsidRPr="0002100F" w:rsidRDefault="000C32B1" w:rsidP="000C32B1">
      <w:pPr>
        <w:pStyle w:val="BodyText"/>
        <w:rPr>
          <w:ins w:id="1305" w:author="Kurt Elliason" w:date="2026-06-08T14:51:00Z" w16du:dateUtc="2026-06-08T19:51:00Z"/>
        </w:rPr>
      </w:pPr>
      <w:ins w:id="1306" w:author="Kurt Elliason" w:date="2026-06-08T14:51:00Z" w16du:dateUtc="2026-06-08T19:51:00Z">
        <w:r w:rsidRPr="0002100F">
          <w:t>The MDS, VMD, CHAN, and METRICs are to be reported per the IHE PCD Technical Framework.</w:t>
        </w:r>
      </w:ins>
    </w:p>
    <w:p w14:paraId="2D472919" w14:textId="6C175516" w:rsidR="000C32B1" w:rsidRPr="0002100F" w:rsidRDefault="000C32B1" w:rsidP="000C32B1">
      <w:pPr>
        <w:pStyle w:val="BodyText"/>
        <w:rPr>
          <w:ins w:id="1307" w:author="Kurt Elliason" w:date="2026-06-08T14:51:00Z" w16du:dateUtc="2026-06-08T19:51:00Z"/>
        </w:rPr>
      </w:pPr>
      <w:ins w:id="1308" w:author="Kurt Elliason" w:date="2026-06-08T14:51:00Z" w16du:dateUtc="2026-06-08T19:51:00Z">
        <w:r w:rsidRPr="0002100F">
          <w:t xml:space="preserve">The HL7 version 2.7 Participation Information (PRT) segment is required as a child of the location type identifying OBX segment to identify the person in person associated location </w:t>
        </w:r>
        <w:r w:rsidRPr="0002100F">
          <w:lastRenderedPageBreak/>
          <w:t xml:space="preserve">observations. For backwards compatibility if the location observation is equipment associated then the PRT segment need not be used and OBX segment field Equipment Instance Identifier OBX-18 can be used to identify the unique instance of the equipment. As of HL7 version 2.7 use of Equipment Instance Identifier OBX-18 is retained for backward compatibility and equipment identification has been moved to the PRT segment. </w:t>
        </w:r>
      </w:ins>
      <w:ins w:id="1309" w:author="Kurt Elliason" w:date="2026-06-08T15:02:00Z" w16du:dateUtc="2026-06-08T20:02:00Z">
        <w:r w:rsidRPr="0002100F">
          <w:t>Therefore,</w:t>
        </w:r>
      </w:ins>
      <w:ins w:id="1310" w:author="Kurt Elliason" w:date="2026-06-08T14:51:00Z" w16du:dateUtc="2026-06-08T19:51:00Z">
        <w:r w:rsidRPr="0002100F">
          <w:t xml:space="preserve"> use of the PRT segment for equipment location observations is considered forward looking. This applies to both MEMLS use cases (LS observations in other profiles, such as DEC, ACM, and IPEC and LS observations in the MEMLS Profile).</w:t>
        </w:r>
      </w:ins>
    </w:p>
    <w:p w14:paraId="1E006486" w14:textId="6CACF739" w:rsidR="000C32B1" w:rsidRDefault="000C32B1" w:rsidP="000C32B1">
      <w:pPr>
        <w:pStyle w:val="BodyText"/>
        <w:rPr>
          <w:ins w:id="1311" w:author="Kurt Elliason" w:date="2026-06-08T14:51:00Z" w16du:dateUtc="2026-06-08T19:51:00Z"/>
        </w:rPr>
      </w:pPr>
      <w:ins w:id="1312" w:author="Kurt Elliason" w:date="2026-06-08T14:51:00Z" w16du:dateUtc="2026-06-08T19:51:00Z">
        <w:r w:rsidRPr="0002100F">
          <w:t xml:space="preserve">Indicating Observation Result Status (OBX-11) as a value of R (Results entered – not verified) establishes an expectation that someone will manually verify the value of the observation. Review and verification of MEMLS Profile specific observations is not expected as they change over time and requiring someone to review and certify them is a workload with little return for the effort. </w:t>
        </w:r>
      </w:ins>
      <w:ins w:id="1313" w:author="Kurt Elliason" w:date="2026-06-08T15:03:00Z" w16du:dateUtc="2026-06-08T20:03:00Z">
        <w:r w:rsidRPr="0002100F">
          <w:t>Therefore,</w:t>
        </w:r>
      </w:ins>
      <w:ins w:id="1314" w:author="Kurt Elliason" w:date="2026-06-08T14:51:00Z" w16du:dateUtc="2026-06-08T19:51:00Z">
        <w:r w:rsidRPr="0002100F">
          <w:t xml:space="preserve"> MEMLS observations shall indicate a value of F (Final) in Observation Result Status (OBX-11).</w:t>
        </w:r>
      </w:ins>
    </w:p>
    <w:p w14:paraId="101D2440" w14:textId="77777777" w:rsidR="000C32B1" w:rsidRPr="0002100F" w:rsidRDefault="000C32B1" w:rsidP="000C32B1">
      <w:pPr>
        <w:pStyle w:val="BodyText"/>
        <w:rPr>
          <w:ins w:id="1315" w:author="Kurt Elliason" w:date="2026-06-08T14:51:00Z" w16du:dateUtc="2026-06-08T19:51:00Z"/>
        </w:rPr>
      </w:pPr>
      <w:ins w:id="1316" w:author="Kurt Elliason" w:date="2026-06-08T14:51:00Z" w16du:dateUtc="2026-06-08T19:51:00Z">
        <w:r>
          <w:t xml:space="preserve">Timestamps within message content shall conform to Devices domain Technical Framework Appendix </w:t>
        </w:r>
        <w:r w:rsidRPr="00B6667E">
          <w:t>B.8.7 Time Stamps and Time Synchronization</w:t>
        </w:r>
        <w:r>
          <w:t>.</w:t>
        </w:r>
      </w:ins>
    </w:p>
    <w:p w14:paraId="49046E3C" w14:textId="77777777" w:rsidR="000C32B1" w:rsidRPr="0002100F" w:rsidRDefault="000C32B1" w:rsidP="000C32B1">
      <w:pPr>
        <w:pStyle w:val="Heading6"/>
        <w:numPr>
          <w:ilvl w:val="0"/>
          <w:numId w:val="0"/>
        </w:numPr>
        <w:rPr>
          <w:ins w:id="1317" w:author="Kurt Elliason" w:date="2026-06-08T14:51:00Z" w16du:dateUtc="2026-06-08T19:51:00Z"/>
        </w:rPr>
      </w:pPr>
      <w:bookmarkStart w:id="1318" w:name="_Toc131750427"/>
      <w:ins w:id="1319" w:author="Kurt Elliason" w:date="2026-06-08T14:51:00Z" w16du:dateUtc="2026-06-08T19:51:00Z">
        <w:r w:rsidRPr="0002100F">
          <w:t>3.16.4.1.5.1 Proposed additions to IEEE 11073-10101</w:t>
        </w:r>
        <w:bookmarkEnd w:id="1318"/>
      </w:ins>
    </w:p>
    <w:p w14:paraId="4A05DC79" w14:textId="395E9824" w:rsidR="000C32B1" w:rsidRPr="0002100F" w:rsidRDefault="000C32B1" w:rsidP="000C32B1">
      <w:pPr>
        <w:pStyle w:val="BodyText"/>
        <w:keepNext/>
        <w:keepLines/>
        <w:rPr>
          <w:ins w:id="1320" w:author="Kurt Elliason" w:date="2026-06-08T14:51:00Z" w16du:dateUtc="2026-06-08T19:51:00Z"/>
        </w:rPr>
      </w:pPr>
      <w:commentRangeStart w:id="1321"/>
      <w:ins w:id="1322" w:author="Kurt Elliason" w:date="2026-06-08T14:51:00Z" w16du:dateUtc="2026-06-08T19:51:00Z">
        <w:r>
          <w:t xml:space="preserve">Nomenclature items used in the </w:t>
        </w:r>
        <w:r w:rsidRPr="0002100F">
          <w:t>MEMLS Profile which are not yet in the IEEE 11073-10101 standard</w:t>
        </w:r>
        <w:r>
          <w:t xml:space="preserve"> will be </w:t>
        </w:r>
        <w:r w:rsidRPr="0002100F">
          <w:t xml:space="preserve">submitted for inclusion in the first available update to the standard. In the interim MDC will be identified as MDCX, codes values will be zero, and interim REFID strings will be utilized. Identification of some observation identifications (MDC &amp; REFID) are not be currently defined in Rosetta Terminology Mapping (RTM) or in IEEE 11073-10101 Nomenclature and so a submission will be required. After values are </w:t>
        </w:r>
      </w:ins>
      <w:ins w:id="1323" w:author="Kurt Elliason" w:date="2026-06-08T15:05:00Z" w16du:dateUtc="2026-06-08T20:05:00Z">
        <w:r w:rsidRPr="0002100F">
          <w:t>assigned,</w:t>
        </w:r>
      </w:ins>
      <w:ins w:id="1324" w:author="Kurt Elliason" w:date="2026-06-08T14:51:00Z" w16du:dateUtc="2026-06-08T19:51:00Z">
        <w:r w:rsidRPr="0002100F">
          <w:t xml:space="preserve"> they are likely to appear in the Rosetta Terminology Mapping Management System (RTMMS) prior to being balloted for an update to the standard. Once the standard has been updated to include the identifications MEMLS actor implementations shall utilize the standardized MDC/REFID values.</w:t>
        </w:r>
      </w:ins>
      <w:commentRangeEnd w:id="1321"/>
      <w:r w:rsidRPr="0002100F">
        <w:rPr>
          <w:rStyle w:val="CommentReference"/>
          <w:sz w:val="24"/>
          <w:szCs w:val="20"/>
        </w:rPr>
        <w:commentReference w:id="1321"/>
      </w:r>
    </w:p>
    <w:p w14:paraId="5DE7DE47" w14:textId="77777777" w:rsidR="000C32B1" w:rsidRPr="0002100F" w:rsidRDefault="000C32B1" w:rsidP="000C32B1">
      <w:pPr>
        <w:pStyle w:val="BodyText"/>
        <w:rPr>
          <w:ins w:id="1325" w:author="Kurt Elliason" w:date="2026-06-08T14:51:00Z" w16du:dateUtc="2026-06-08T19:51:00Z"/>
        </w:rPr>
      </w:pPr>
      <w:ins w:id="1326" w:author="Kurt Elliason" w:date="2026-06-08T14:51:00Z" w16du:dateUtc="2026-06-08T19:51:00Z">
        <w:r w:rsidRPr="0002100F">
          <w:t>Communication of the location of a person or piece of equipment by structured location as in, building, floor, point of care, room, bed, etc. is communicated using a separate instance of an OBX segment with OBX-3 Observation Identifier containing 68513^MDC_ATTR_LS_LOCATION^MDC and OBX-5 Observation Value containing the observed location in the format defined by the HL7 Person Location (PL) Data Type (see HL7 version 2.6 Chapter 2A Section 2.A.53 PL - Person Location) and indicating PL in OBX-2 Value Type.</w:t>
        </w:r>
      </w:ins>
    </w:p>
    <w:p w14:paraId="23473F35" w14:textId="77777777" w:rsidR="000C32B1" w:rsidRPr="0002100F" w:rsidRDefault="000C32B1" w:rsidP="000C32B1">
      <w:pPr>
        <w:pStyle w:val="BodyText"/>
        <w:rPr>
          <w:ins w:id="1327" w:author="Kurt Elliason" w:date="2026-06-08T14:51:00Z" w16du:dateUtc="2026-06-08T19:51:00Z"/>
        </w:rPr>
      </w:pPr>
      <w:ins w:id="1328" w:author="Kurt Elliason" w:date="2026-06-08T14:51:00Z" w16du:dateUtc="2026-06-08T19:51:00Z">
        <w:r w:rsidRPr="0002100F">
          <w:t xml:space="preserve">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 meaning having the most non-empty components of the Person Location (PL) datatype, with lesser resolved location observations following it in order of decreasing </w:t>
        </w:r>
        <w:r w:rsidRPr="0002100F">
          <w:lastRenderedPageBreak/>
          <w:t>completeness of resolution</w:t>
        </w:r>
        <w:r>
          <w:t xml:space="preserve">. </w:t>
        </w:r>
        <w:r w:rsidRPr="0002100F">
          <w:t>See the note within the PL datatype definition in HL7 version 2.6 chapter 2A Control (DataTypes) page 53 which spells out PL component ordering.</w:t>
        </w:r>
      </w:ins>
    </w:p>
    <w:p w14:paraId="7F509FEE" w14:textId="77777777" w:rsidR="000C32B1" w:rsidRPr="0002100F" w:rsidRDefault="000C32B1" w:rsidP="000C32B1">
      <w:pPr>
        <w:pStyle w:val="BodyText"/>
        <w:rPr>
          <w:ins w:id="1329" w:author="Kurt Elliason" w:date="2026-06-08T14:51:00Z" w16du:dateUtc="2026-06-08T19:51:00Z"/>
        </w:rPr>
      </w:pPr>
      <w:ins w:id="1330" w:author="Kurt Elliason" w:date="2026-06-08T14:51:00Z" w16du:dateUtc="2026-06-08T19:51:00Z">
        <w:r w:rsidRPr="0002100F">
          <w:t>The Point of Care component of the Person Location (PL) dat</w:t>
        </w:r>
        <w:r>
          <w:t>a</w:t>
        </w:r>
        <w:r w:rsidRPr="0002100F">
          <w:t>type is meant to refer to the architecturally or business unit defined within the floor of a building, as in Recovery, Emergency, Radiology, etc</w:t>
        </w:r>
        <w:r>
          <w:t xml:space="preserve">. </w:t>
        </w:r>
        <w:r w:rsidRPr="0002100F">
          <w:t>It is not meant to refer to a site on the body of a patient where care is administered</w:t>
        </w:r>
        <w:r>
          <w:t xml:space="preserve">. </w:t>
        </w:r>
        <w:r w:rsidRPr="0002100F">
          <w:t>For patient body site indications</w:t>
        </w:r>
        <w:r>
          <w:t>,</w:t>
        </w:r>
        <w:r w:rsidRPr="0002100F">
          <w:t xml:space="preserve"> see HL7 2.6 Chapter 7 Observation Reporting section 7.4.2 Observation/Result Segment (OBX) Observation Site field (OBX-20).</w:t>
        </w:r>
      </w:ins>
    </w:p>
    <w:p w14:paraId="531458D5" w14:textId="77777777" w:rsidR="000C32B1" w:rsidRPr="0002100F" w:rsidRDefault="000C32B1" w:rsidP="000C32B1">
      <w:pPr>
        <w:pStyle w:val="BodyText"/>
        <w:rPr>
          <w:ins w:id="1331" w:author="Kurt Elliason" w:date="2026-06-08T14:51:00Z" w16du:dateUtc="2026-06-08T19:51:00Z"/>
        </w:rPr>
      </w:pPr>
      <w:ins w:id="1332" w:author="Kurt Elliason" w:date="2026-06-08T14:51:00Z" w16du:dateUtc="2026-06-08T19:51:00Z">
        <w:r w:rsidRPr="0002100F">
          <w:t xml:space="preserve">To indicate building structural compass ordinal wings in a location observation when using the Person Location (PL) datatype a common practice is to suffix the Point of Care (sequence 1) component with the compass ordinal indication, either abbreviated to reduce the length of the name string, </w:t>
        </w:r>
        <w:r>
          <w:t xml:space="preserve">i.e., </w:t>
        </w:r>
        <w:r w:rsidRPr="0002100F">
          <w:t>ICU-W for ICU West or the full ordinal name</w:t>
        </w:r>
        <w:r>
          <w:t xml:space="preserve">. </w:t>
        </w:r>
        <w:r w:rsidRPr="0002100F">
          <w:t>Continued use of site currently deployed structural identification strings, as used by the patient Admit/Discharge/Transfer (ADT) system, are likely to take precedence over changes to the strings</w:t>
        </w:r>
        <w:r>
          <w:t xml:space="preserve">. </w:t>
        </w:r>
        <w:r w:rsidRPr="0002100F">
          <w:t>See the IHE Information Technology (ITI) domain profiles.</w:t>
        </w:r>
      </w:ins>
    </w:p>
    <w:p w14:paraId="4EA0C875" w14:textId="77777777" w:rsidR="000C32B1" w:rsidRPr="0002100F" w:rsidRDefault="000C32B1" w:rsidP="000C32B1">
      <w:pPr>
        <w:pStyle w:val="BodyText"/>
        <w:rPr>
          <w:ins w:id="1333" w:author="Kurt Elliason" w:date="2026-06-08T14:51:00Z" w16du:dateUtc="2026-06-08T19:51:00Z"/>
        </w:rPr>
      </w:pPr>
      <w:ins w:id="1334" w:author="Kurt Elliason" w:date="2026-06-08T14:51:00Z" w16du:dateUtc="2026-06-08T19:51:00Z">
        <w:r w:rsidRPr="0002100F">
          <w:t>Common areas, such as waiting rooms or hallways, are also likely to need encoding into the Person Location (PL) datatype</w:t>
        </w:r>
        <w:r>
          <w:t xml:space="preserve">. </w:t>
        </w:r>
        <w:r w:rsidRPr="0002100F">
          <w:t>A common practice is to establish a reusable point of care unique Room component string value, such as Waiting, as used in ER^Waiting or OR^Waiting or ICU-W^Hall.</w:t>
        </w:r>
      </w:ins>
    </w:p>
    <w:p w14:paraId="09370B9F" w14:textId="77777777" w:rsidR="000C32B1" w:rsidRPr="0002100F" w:rsidRDefault="000C32B1" w:rsidP="000C32B1">
      <w:pPr>
        <w:pStyle w:val="BodyText"/>
        <w:rPr>
          <w:ins w:id="1335" w:author="Kurt Elliason" w:date="2026-06-08T14:51:00Z" w16du:dateUtc="2026-06-08T19:51:00Z"/>
        </w:rPr>
      </w:pPr>
      <w:ins w:id="1336" w:author="Kurt Elliason" w:date="2026-06-08T14:51:00Z" w16du:dateUtc="2026-06-08T19:51:00Z">
        <w:r w:rsidRPr="0002100F">
          <w:t>Shared areas between two defined Room values, as in a bathroom shared by multiple rooms, are typically arbitrarily indicated by the healthcare institution as being associated with one of the Room name strings so as to more concisely direct a responding individual to the shared area.</w:t>
        </w:r>
      </w:ins>
    </w:p>
    <w:p w14:paraId="1FC58172" w14:textId="77777777" w:rsidR="000C32B1" w:rsidRPr="0002100F" w:rsidRDefault="000C32B1" w:rsidP="000C32B1">
      <w:pPr>
        <w:pStyle w:val="BodyText"/>
        <w:rPr>
          <w:ins w:id="1337" w:author="Kurt Elliason" w:date="2026-06-08T14:51:00Z" w16du:dateUtc="2026-06-08T19:51:00Z"/>
        </w:rPr>
      </w:pPr>
      <w:ins w:id="1338" w:author="Kurt Elliason" w:date="2026-06-08T14:51:00Z" w16du:dateUtc="2026-06-08T19:51:00Z">
        <w:r w:rsidRPr="0002100F">
          <w:t>As it is defined in the HL7 standard an uncoded string the Location Description component (seq 9) of the Person Location (PL) datatype shall be avoided for communicating a hierarchical named location</w:t>
        </w:r>
        <w:r>
          <w:t xml:space="preserve">. </w:t>
        </w:r>
        <w:r w:rsidRPr="0002100F">
          <w:t>It shall be reserved for optional additional information for improved human recognition, as in OR^Waiting^^^^^^^blue walls.</w:t>
        </w:r>
      </w:ins>
    </w:p>
    <w:p w14:paraId="7703AC1B" w14:textId="77777777" w:rsidR="000C32B1" w:rsidRPr="0002100F" w:rsidRDefault="000C32B1" w:rsidP="000C32B1">
      <w:pPr>
        <w:pStyle w:val="TableTitle"/>
        <w:rPr>
          <w:ins w:id="1339" w:author="Kurt Elliason" w:date="2026-06-08T14:51:00Z" w16du:dateUtc="2026-06-08T19:51:00Z"/>
        </w:rPr>
      </w:pPr>
      <w:ins w:id="1340" w:author="Kurt Elliason" w:date="2026-06-08T14:51:00Z" w16du:dateUtc="2026-06-08T19:51:00Z">
        <w:r w:rsidRPr="0002100F">
          <w:t>HL7 Component Table – PL – Person Location</w:t>
        </w:r>
      </w:ins>
    </w:p>
    <w:tbl>
      <w:tblPr>
        <w:tblStyle w:val="TableGrid"/>
        <w:tblW w:w="0" w:type="auto"/>
        <w:jc w:val="center"/>
        <w:tblLook w:val="04A0" w:firstRow="1" w:lastRow="0" w:firstColumn="1" w:lastColumn="0" w:noHBand="0" w:noVBand="1"/>
      </w:tblPr>
      <w:tblGrid>
        <w:gridCol w:w="883"/>
        <w:gridCol w:w="802"/>
        <w:gridCol w:w="908"/>
        <w:gridCol w:w="924"/>
        <w:gridCol w:w="966"/>
        <w:gridCol w:w="2784"/>
        <w:gridCol w:w="1338"/>
      </w:tblGrid>
      <w:tr w:rsidR="000C32B1" w:rsidRPr="0002100F" w14:paraId="08120A65" w14:textId="77777777" w:rsidTr="00816528">
        <w:trPr>
          <w:jc w:val="center"/>
          <w:ins w:id="1341" w:author="Kurt Elliason" w:date="2026-06-08T14:51:00Z" w16du:dateUtc="2026-06-08T19:51:00Z"/>
        </w:trPr>
        <w:tc>
          <w:tcPr>
            <w:tcW w:w="883" w:type="dxa"/>
            <w:shd w:val="clear" w:color="auto" w:fill="D9D9D9" w:themeFill="background1" w:themeFillShade="D9"/>
            <w:vAlign w:val="center"/>
          </w:tcPr>
          <w:p w14:paraId="62EE82C4" w14:textId="77777777" w:rsidR="000C32B1" w:rsidRPr="0002100F" w:rsidRDefault="000C32B1" w:rsidP="00816528">
            <w:pPr>
              <w:pStyle w:val="TableEntryHeader"/>
              <w:rPr>
                <w:ins w:id="1342" w:author="Kurt Elliason" w:date="2026-06-08T14:51:00Z" w16du:dateUtc="2026-06-08T19:51:00Z"/>
              </w:rPr>
            </w:pPr>
            <w:ins w:id="1343" w:author="Kurt Elliason" w:date="2026-06-08T14:51:00Z" w16du:dateUtc="2026-06-08T19:51:00Z">
              <w:r w:rsidRPr="0002100F">
                <w:t>SEQ</w:t>
              </w:r>
            </w:ins>
          </w:p>
        </w:tc>
        <w:tc>
          <w:tcPr>
            <w:tcW w:w="802" w:type="dxa"/>
            <w:shd w:val="clear" w:color="auto" w:fill="D9D9D9" w:themeFill="background1" w:themeFillShade="D9"/>
            <w:vAlign w:val="center"/>
          </w:tcPr>
          <w:p w14:paraId="731B75E3" w14:textId="77777777" w:rsidR="000C32B1" w:rsidRPr="0002100F" w:rsidRDefault="000C32B1" w:rsidP="00816528">
            <w:pPr>
              <w:pStyle w:val="TableEntryHeader"/>
              <w:rPr>
                <w:ins w:id="1344" w:author="Kurt Elliason" w:date="2026-06-08T14:51:00Z" w16du:dateUtc="2026-06-08T19:51:00Z"/>
              </w:rPr>
            </w:pPr>
            <w:ins w:id="1345" w:author="Kurt Elliason" w:date="2026-06-08T14:51:00Z" w16du:dateUtc="2026-06-08T19:51:00Z">
              <w:r w:rsidRPr="0002100F">
                <w:t>LEN</w:t>
              </w:r>
            </w:ins>
          </w:p>
        </w:tc>
        <w:tc>
          <w:tcPr>
            <w:tcW w:w="908" w:type="dxa"/>
            <w:shd w:val="clear" w:color="auto" w:fill="D9D9D9" w:themeFill="background1" w:themeFillShade="D9"/>
            <w:vAlign w:val="center"/>
          </w:tcPr>
          <w:p w14:paraId="7F8679C0" w14:textId="77777777" w:rsidR="000C32B1" w:rsidRPr="0002100F" w:rsidRDefault="000C32B1" w:rsidP="00816528">
            <w:pPr>
              <w:pStyle w:val="TableEntryHeader"/>
              <w:rPr>
                <w:ins w:id="1346" w:author="Kurt Elliason" w:date="2026-06-08T14:51:00Z" w16du:dateUtc="2026-06-08T19:51:00Z"/>
              </w:rPr>
            </w:pPr>
            <w:ins w:id="1347" w:author="Kurt Elliason" w:date="2026-06-08T14:51:00Z" w16du:dateUtc="2026-06-08T19:51:00Z">
              <w:r w:rsidRPr="0002100F">
                <w:t>DT</w:t>
              </w:r>
            </w:ins>
          </w:p>
        </w:tc>
        <w:tc>
          <w:tcPr>
            <w:tcW w:w="924" w:type="dxa"/>
            <w:shd w:val="clear" w:color="auto" w:fill="D9D9D9" w:themeFill="background1" w:themeFillShade="D9"/>
            <w:vAlign w:val="center"/>
          </w:tcPr>
          <w:p w14:paraId="64F9B75B" w14:textId="77777777" w:rsidR="000C32B1" w:rsidRPr="0002100F" w:rsidRDefault="000C32B1" w:rsidP="00816528">
            <w:pPr>
              <w:pStyle w:val="TableEntryHeader"/>
              <w:rPr>
                <w:ins w:id="1348" w:author="Kurt Elliason" w:date="2026-06-08T14:51:00Z" w16du:dateUtc="2026-06-08T19:51:00Z"/>
              </w:rPr>
            </w:pPr>
            <w:ins w:id="1349" w:author="Kurt Elliason" w:date="2026-06-08T14:51:00Z" w16du:dateUtc="2026-06-08T19:51:00Z">
              <w:r w:rsidRPr="0002100F">
                <w:t>OPT</w:t>
              </w:r>
            </w:ins>
          </w:p>
        </w:tc>
        <w:tc>
          <w:tcPr>
            <w:tcW w:w="966" w:type="dxa"/>
            <w:shd w:val="clear" w:color="auto" w:fill="D9D9D9" w:themeFill="background1" w:themeFillShade="D9"/>
            <w:vAlign w:val="center"/>
          </w:tcPr>
          <w:p w14:paraId="5AFBFA98" w14:textId="77777777" w:rsidR="000C32B1" w:rsidRPr="0002100F" w:rsidRDefault="000C32B1" w:rsidP="00816528">
            <w:pPr>
              <w:pStyle w:val="TableEntryHeader"/>
              <w:rPr>
                <w:ins w:id="1350" w:author="Kurt Elliason" w:date="2026-06-08T14:51:00Z" w16du:dateUtc="2026-06-08T19:51:00Z"/>
              </w:rPr>
            </w:pPr>
            <w:ins w:id="1351" w:author="Kurt Elliason" w:date="2026-06-08T14:51:00Z" w16du:dateUtc="2026-06-08T19:51:00Z">
              <w:r w:rsidRPr="0002100F">
                <w:t>TBL#</w:t>
              </w:r>
            </w:ins>
          </w:p>
        </w:tc>
        <w:tc>
          <w:tcPr>
            <w:tcW w:w="2784" w:type="dxa"/>
            <w:shd w:val="clear" w:color="auto" w:fill="D9D9D9" w:themeFill="background1" w:themeFillShade="D9"/>
            <w:vAlign w:val="center"/>
          </w:tcPr>
          <w:p w14:paraId="0FC97F93" w14:textId="77777777" w:rsidR="000C32B1" w:rsidRPr="0002100F" w:rsidRDefault="000C32B1" w:rsidP="00816528">
            <w:pPr>
              <w:pStyle w:val="TableEntryHeader"/>
              <w:rPr>
                <w:ins w:id="1352" w:author="Kurt Elliason" w:date="2026-06-08T14:51:00Z" w16du:dateUtc="2026-06-08T19:51:00Z"/>
              </w:rPr>
            </w:pPr>
            <w:ins w:id="1353" w:author="Kurt Elliason" w:date="2026-06-08T14:51:00Z" w16du:dateUtc="2026-06-08T19:51:00Z">
              <w:r w:rsidRPr="0002100F">
                <w:t>COMPONENT NAME</w:t>
              </w:r>
            </w:ins>
          </w:p>
        </w:tc>
        <w:tc>
          <w:tcPr>
            <w:tcW w:w="0" w:type="auto"/>
            <w:shd w:val="clear" w:color="auto" w:fill="D9D9D9" w:themeFill="background1" w:themeFillShade="D9"/>
            <w:vAlign w:val="center"/>
          </w:tcPr>
          <w:p w14:paraId="402FE286" w14:textId="77777777" w:rsidR="000C32B1" w:rsidRPr="0002100F" w:rsidRDefault="000C32B1" w:rsidP="00816528">
            <w:pPr>
              <w:pStyle w:val="TableEntryHeader"/>
              <w:rPr>
                <w:ins w:id="1354" w:author="Kurt Elliason" w:date="2026-06-08T14:51:00Z" w16du:dateUtc="2026-06-08T19:51:00Z"/>
              </w:rPr>
            </w:pPr>
            <w:ins w:id="1355" w:author="Kurt Elliason" w:date="2026-06-08T14:51:00Z" w16du:dateUtc="2026-06-08T19:51:00Z">
              <w:r w:rsidRPr="0002100F">
                <w:t>SEC. REF.</w:t>
              </w:r>
            </w:ins>
          </w:p>
        </w:tc>
      </w:tr>
      <w:tr w:rsidR="000C32B1" w:rsidRPr="0002100F" w14:paraId="2AE1C904" w14:textId="77777777" w:rsidTr="00816528">
        <w:trPr>
          <w:jc w:val="center"/>
          <w:ins w:id="1356" w:author="Kurt Elliason" w:date="2026-06-08T14:51:00Z" w16du:dateUtc="2026-06-08T19:51:00Z"/>
        </w:trPr>
        <w:tc>
          <w:tcPr>
            <w:tcW w:w="883" w:type="dxa"/>
            <w:vAlign w:val="center"/>
          </w:tcPr>
          <w:p w14:paraId="372584C2" w14:textId="77777777" w:rsidR="000C32B1" w:rsidRPr="0002100F" w:rsidRDefault="000C32B1" w:rsidP="00816528">
            <w:pPr>
              <w:pStyle w:val="TableEntry"/>
              <w:rPr>
                <w:ins w:id="1357" w:author="Kurt Elliason" w:date="2026-06-08T14:51:00Z" w16du:dateUtc="2026-06-08T19:51:00Z"/>
              </w:rPr>
            </w:pPr>
            <w:ins w:id="1358" w:author="Kurt Elliason" w:date="2026-06-08T14:51:00Z" w16du:dateUtc="2026-06-08T19:51:00Z">
              <w:r w:rsidRPr="0002100F">
                <w:t>1</w:t>
              </w:r>
            </w:ins>
          </w:p>
        </w:tc>
        <w:tc>
          <w:tcPr>
            <w:tcW w:w="802" w:type="dxa"/>
            <w:vAlign w:val="center"/>
          </w:tcPr>
          <w:p w14:paraId="3562C591" w14:textId="77777777" w:rsidR="000C32B1" w:rsidRPr="0002100F" w:rsidRDefault="000C32B1" w:rsidP="00816528">
            <w:pPr>
              <w:pStyle w:val="TableEntry"/>
              <w:rPr>
                <w:ins w:id="1359" w:author="Kurt Elliason" w:date="2026-06-08T14:51:00Z" w16du:dateUtc="2026-06-08T19:51:00Z"/>
              </w:rPr>
            </w:pPr>
            <w:ins w:id="1360" w:author="Kurt Elliason" w:date="2026-06-08T14:51:00Z" w16du:dateUtc="2026-06-08T19:51:00Z">
              <w:r w:rsidRPr="0002100F">
                <w:t>20</w:t>
              </w:r>
            </w:ins>
          </w:p>
        </w:tc>
        <w:tc>
          <w:tcPr>
            <w:tcW w:w="908" w:type="dxa"/>
            <w:vAlign w:val="center"/>
          </w:tcPr>
          <w:p w14:paraId="29422345" w14:textId="77777777" w:rsidR="000C32B1" w:rsidRPr="0002100F" w:rsidRDefault="000C32B1" w:rsidP="00816528">
            <w:pPr>
              <w:pStyle w:val="TableEntry"/>
              <w:rPr>
                <w:ins w:id="1361" w:author="Kurt Elliason" w:date="2026-06-08T14:51:00Z" w16du:dateUtc="2026-06-08T19:51:00Z"/>
              </w:rPr>
            </w:pPr>
            <w:ins w:id="1362" w:author="Kurt Elliason" w:date="2026-06-08T14:51:00Z" w16du:dateUtc="2026-06-08T19:51:00Z">
              <w:r w:rsidRPr="0002100F">
                <w:t>IS</w:t>
              </w:r>
            </w:ins>
          </w:p>
        </w:tc>
        <w:tc>
          <w:tcPr>
            <w:tcW w:w="924" w:type="dxa"/>
            <w:vAlign w:val="center"/>
          </w:tcPr>
          <w:p w14:paraId="694FCE81" w14:textId="77777777" w:rsidR="000C32B1" w:rsidRPr="0002100F" w:rsidRDefault="000C32B1" w:rsidP="00816528">
            <w:pPr>
              <w:pStyle w:val="TableEntry"/>
              <w:rPr>
                <w:ins w:id="1363" w:author="Kurt Elliason" w:date="2026-06-08T14:51:00Z" w16du:dateUtc="2026-06-08T19:51:00Z"/>
              </w:rPr>
            </w:pPr>
            <w:ins w:id="1364" w:author="Kurt Elliason" w:date="2026-06-08T14:51:00Z" w16du:dateUtc="2026-06-08T19:51:00Z">
              <w:r w:rsidRPr="0002100F">
                <w:t>O</w:t>
              </w:r>
            </w:ins>
          </w:p>
        </w:tc>
        <w:tc>
          <w:tcPr>
            <w:tcW w:w="966" w:type="dxa"/>
            <w:vAlign w:val="center"/>
          </w:tcPr>
          <w:p w14:paraId="35B20CCC" w14:textId="77777777" w:rsidR="000C32B1" w:rsidRPr="0002100F" w:rsidRDefault="000C32B1" w:rsidP="00816528">
            <w:pPr>
              <w:pStyle w:val="TableEntry"/>
              <w:rPr>
                <w:ins w:id="1365" w:author="Kurt Elliason" w:date="2026-06-08T14:51:00Z" w16du:dateUtc="2026-06-08T19:51:00Z"/>
              </w:rPr>
            </w:pPr>
            <w:ins w:id="1366" w:author="Kurt Elliason" w:date="2026-06-08T14:51:00Z" w16du:dateUtc="2026-06-08T19:51:00Z">
              <w:r w:rsidRPr="0002100F">
                <w:t>0302</w:t>
              </w:r>
            </w:ins>
          </w:p>
        </w:tc>
        <w:tc>
          <w:tcPr>
            <w:tcW w:w="2784" w:type="dxa"/>
            <w:vAlign w:val="center"/>
          </w:tcPr>
          <w:p w14:paraId="0AA1B119" w14:textId="77777777" w:rsidR="000C32B1" w:rsidRPr="0002100F" w:rsidRDefault="000C32B1" w:rsidP="00816528">
            <w:pPr>
              <w:pStyle w:val="TableEntry"/>
              <w:rPr>
                <w:ins w:id="1367" w:author="Kurt Elliason" w:date="2026-06-08T14:51:00Z" w16du:dateUtc="2026-06-08T19:51:00Z"/>
              </w:rPr>
            </w:pPr>
            <w:ins w:id="1368" w:author="Kurt Elliason" w:date="2026-06-08T14:51:00Z" w16du:dateUtc="2026-06-08T19:51:00Z">
              <w:r w:rsidRPr="0002100F">
                <w:t>Point of Care</w:t>
              </w:r>
            </w:ins>
          </w:p>
        </w:tc>
        <w:tc>
          <w:tcPr>
            <w:tcW w:w="0" w:type="auto"/>
            <w:vAlign w:val="center"/>
          </w:tcPr>
          <w:p w14:paraId="7813CE64" w14:textId="77777777" w:rsidR="000C32B1" w:rsidRPr="0002100F" w:rsidRDefault="000C32B1" w:rsidP="00816528">
            <w:pPr>
              <w:pStyle w:val="TableEntry"/>
              <w:rPr>
                <w:ins w:id="1369" w:author="Kurt Elliason" w:date="2026-06-08T14:51:00Z" w16du:dateUtc="2026-06-08T19:51:00Z"/>
              </w:rPr>
            </w:pPr>
            <w:ins w:id="1370" w:author="Kurt Elliason" w:date="2026-06-08T14:51:00Z" w16du:dateUtc="2026-06-08T19:51:00Z">
              <w:r w:rsidRPr="0002100F">
                <w:t>2.A.36</w:t>
              </w:r>
            </w:ins>
          </w:p>
        </w:tc>
      </w:tr>
      <w:tr w:rsidR="000C32B1" w:rsidRPr="0002100F" w14:paraId="02E4EBA3" w14:textId="77777777" w:rsidTr="00816528">
        <w:trPr>
          <w:jc w:val="center"/>
          <w:ins w:id="1371" w:author="Kurt Elliason" w:date="2026-06-08T14:51:00Z" w16du:dateUtc="2026-06-08T19:51:00Z"/>
        </w:trPr>
        <w:tc>
          <w:tcPr>
            <w:tcW w:w="883" w:type="dxa"/>
            <w:vAlign w:val="center"/>
          </w:tcPr>
          <w:p w14:paraId="32E96D81" w14:textId="77777777" w:rsidR="000C32B1" w:rsidRPr="0002100F" w:rsidRDefault="000C32B1" w:rsidP="00816528">
            <w:pPr>
              <w:pStyle w:val="TableEntry"/>
              <w:rPr>
                <w:ins w:id="1372" w:author="Kurt Elliason" w:date="2026-06-08T14:51:00Z" w16du:dateUtc="2026-06-08T19:51:00Z"/>
              </w:rPr>
            </w:pPr>
            <w:ins w:id="1373" w:author="Kurt Elliason" w:date="2026-06-08T14:51:00Z" w16du:dateUtc="2026-06-08T19:51:00Z">
              <w:r w:rsidRPr="0002100F">
                <w:t>2</w:t>
              </w:r>
            </w:ins>
          </w:p>
        </w:tc>
        <w:tc>
          <w:tcPr>
            <w:tcW w:w="802" w:type="dxa"/>
            <w:vAlign w:val="center"/>
          </w:tcPr>
          <w:p w14:paraId="401AB98B" w14:textId="77777777" w:rsidR="000C32B1" w:rsidRPr="0002100F" w:rsidRDefault="000C32B1" w:rsidP="00816528">
            <w:pPr>
              <w:pStyle w:val="TableEntry"/>
              <w:rPr>
                <w:ins w:id="1374" w:author="Kurt Elliason" w:date="2026-06-08T14:51:00Z" w16du:dateUtc="2026-06-08T19:51:00Z"/>
              </w:rPr>
            </w:pPr>
            <w:ins w:id="1375" w:author="Kurt Elliason" w:date="2026-06-08T14:51:00Z" w16du:dateUtc="2026-06-08T19:51:00Z">
              <w:r w:rsidRPr="0002100F">
                <w:t>20</w:t>
              </w:r>
            </w:ins>
          </w:p>
        </w:tc>
        <w:tc>
          <w:tcPr>
            <w:tcW w:w="908" w:type="dxa"/>
            <w:vAlign w:val="center"/>
          </w:tcPr>
          <w:p w14:paraId="5C4CCE81" w14:textId="77777777" w:rsidR="000C32B1" w:rsidRPr="0002100F" w:rsidRDefault="000C32B1" w:rsidP="00816528">
            <w:pPr>
              <w:pStyle w:val="TableEntry"/>
              <w:rPr>
                <w:ins w:id="1376" w:author="Kurt Elliason" w:date="2026-06-08T14:51:00Z" w16du:dateUtc="2026-06-08T19:51:00Z"/>
              </w:rPr>
            </w:pPr>
            <w:ins w:id="1377" w:author="Kurt Elliason" w:date="2026-06-08T14:51:00Z" w16du:dateUtc="2026-06-08T19:51:00Z">
              <w:r w:rsidRPr="0002100F">
                <w:t>IS</w:t>
              </w:r>
            </w:ins>
          </w:p>
        </w:tc>
        <w:tc>
          <w:tcPr>
            <w:tcW w:w="924" w:type="dxa"/>
            <w:vAlign w:val="center"/>
          </w:tcPr>
          <w:p w14:paraId="099B0FDF" w14:textId="77777777" w:rsidR="000C32B1" w:rsidRPr="0002100F" w:rsidRDefault="000C32B1" w:rsidP="00816528">
            <w:pPr>
              <w:pStyle w:val="TableEntry"/>
              <w:rPr>
                <w:ins w:id="1378" w:author="Kurt Elliason" w:date="2026-06-08T14:51:00Z" w16du:dateUtc="2026-06-08T19:51:00Z"/>
              </w:rPr>
            </w:pPr>
            <w:ins w:id="1379" w:author="Kurt Elliason" w:date="2026-06-08T14:51:00Z" w16du:dateUtc="2026-06-08T19:51:00Z">
              <w:r w:rsidRPr="0002100F">
                <w:t>O</w:t>
              </w:r>
            </w:ins>
          </w:p>
        </w:tc>
        <w:tc>
          <w:tcPr>
            <w:tcW w:w="966" w:type="dxa"/>
            <w:vAlign w:val="center"/>
          </w:tcPr>
          <w:p w14:paraId="1CBC8BCC" w14:textId="77777777" w:rsidR="000C32B1" w:rsidRPr="0002100F" w:rsidRDefault="000C32B1" w:rsidP="00816528">
            <w:pPr>
              <w:pStyle w:val="TableEntry"/>
              <w:rPr>
                <w:ins w:id="1380" w:author="Kurt Elliason" w:date="2026-06-08T14:51:00Z" w16du:dateUtc="2026-06-08T19:51:00Z"/>
              </w:rPr>
            </w:pPr>
            <w:ins w:id="1381" w:author="Kurt Elliason" w:date="2026-06-08T14:51:00Z" w16du:dateUtc="2026-06-08T19:51:00Z">
              <w:r w:rsidRPr="0002100F">
                <w:t>0303</w:t>
              </w:r>
            </w:ins>
          </w:p>
        </w:tc>
        <w:tc>
          <w:tcPr>
            <w:tcW w:w="2784" w:type="dxa"/>
            <w:vAlign w:val="center"/>
          </w:tcPr>
          <w:p w14:paraId="084BC3EA" w14:textId="77777777" w:rsidR="000C32B1" w:rsidRPr="0002100F" w:rsidRDefault="000C32B1" w:rsidP="00816528">
            <w:pPr>
              <w:pStyle w:val="TableEntry"/>
              <w:rPr>
                <w:ins w:id="1382" w:author="Kurt Elliason" w:date="2026-06-08T14:51:00Z" w16du:dateUtc="2026-06-08T19:51:00Z"/>
              </w:rPr>
            </w:pPr>
            <w:ins w:id="1383" w:author="Kurt Elliason" w:date="2026-06-08T14:51:00Z" w16du:dateUtc="2026-06-08T19:51:00Z">
              <w:r w:rsidRPr="0002100F">
                <w:t>Room</w:t>
              </w:r>
            </w:ins>
          </w:p>
        </w:tc>
        <w:tc>
          <w:tcPr>
            <w:tcW w:w="0" w:type="auto"/>
            <w:vAlign w:val="center"/>
          </w:tcPr>
          <w:p w14:paraId="5DA7A154" w14:textId="77777777" w:rsidR="000C32B1" w:rsidRPr="0002100F" w:rsidRDefault="000C32B1" w:rsidP="00816528">
            <w:pPr>
              <w:pStyle w:val="TableEntry"/>
              <w:rPr>
                <w:ins w:id="1384" w:author="Kurt Elliason" w:date="2026-06-08T14:51:00Z" w16du:dateUtc="2026-06-08T19:51:00Z"/>
              </w:rPr>
            </w:pPr>
            <w:ins w:id="1385" w:author="Kurt Elliason" w:date="2026-06-08T14:51:00Z" w16du:dateUtc="2026-06-08T19:51:00Z">
              <w:r w:rsidRPr="0002100F">
                <w:t>2.A.36</w:t>
              </w:r>
            </w:ins>
          </w:p>
        </w:tc>
      </w:tr>
      <w:tr w:rsidR="000C32B1" w:rsidRPr="0002100F" w14:paraId="14356996" w14:textId="77777777" w:rsidTr="00816528">
        <w:trPr>
          <w:jc w:val="center"/>
          <w:ins w:id="1386" w:author="Kurt Elliason" w:date="2026-06-08T14:51:00Z" w16du:dateUtc="2026-06-08T19:51:00Z"/>
        </w:trPr>
        <w:tc>
          <w:tcPr>
            <w:tcW w:w="883" w:type="dxa"/>
            <w:vAlign w:val="center"/>
          </w:tcPr>
          <w:p w14:paraId="233070B5" w14:textId="77777777" w:rsidR="000C32B1" w:rsidRPr="0002100F" w:rsidRDefault="000C32B1" w:rsidP="00816528">
            <w:pPr>
              <w:pStyle w:val="TableEntry"/>
              <w:rPr>
                <w:ins w:id="1387" w:author="Kurt Elliason" w:date="2026-06-08T14:51:00Z" w16du:dateUtc="2026-06-08T19:51:00Z"/>
              </w:rPr>
            </w:pPr>
            <w:ins w:id="1388" w:author="Kurt Elliason" w:date="2026-06-08T14:51:00Z" w16du:dateUtc="2026-06-08T19:51:00Z">
              <w:r w:rsidRPr="0002100F">
                <w:t>3</w:t>
              </w:r>
            </w:ins>
          </w:p>
        </w:tc>
        <w:tc>
          <w:tcPr>
            <w:tcW w:w="802" w:type="dxa"/>
            <w:vAlign w:val="center"/>
          </w:tcPr>
          <w:p w14:paraId="146094D8" w14:textId="77777777" w:rsidR="000C32B1" w:rsidRPr="0002100F" w:rsidRDefault="000C32B1" w:rsidP="00816528">
            <w:pPr>
              <w:pStyle w:val="TableEntry"/>
              <w:rPr>
                <w:ins w:id="1389" w:author="Kurt Elliason" w:date="2026-06-08T14:51:00Z" w16du:dateUtc="2026-06-08T19:51:00Z"/>
              </w:rPr>
            </w:pPr>
            <w:ins w:id="1390" w:author="Kurt Elliason" w:date="2026-06-08T14:51:00Z" w16du:dateUtc="2026-06-08T19:51:00Z">
              <w:r w:rsidRPr="0002100F">
                <w:t>20</w:t>
              </w:r>
            </w:ins>
          </w:p>
        </w:tc>
        <w:tc>
          <w:tcPr>
            <w:tcW w:w="908" w:type="dxa"/>
            <w:vAlign w:val="center"/>
          </w:tcPr>
          <w:p w14:paraId="583AD8B7" w14:textId="77777777" w:rsidR="000C32B1" w:rsidRPr="0002100F" w:rsidRDefault="000C32B1" w:rsidP="00816528">
            <w:pPr>
              <w:pStyle w:val="TableEntry"/>
              <w:rPr>
                <w:ins w:id="1391" w:author="Kurt Elliason" w:date="2026-06-08T14:51:00Z" w16du:dateUtc="2026-06-08T19:51:00Z"/>
              </w:rPr>
            </w:pPr>
            <w:ins w:id="1392" w:author="Kurt Elliason" w:date="2026-06-08T14:51:00Z" w16du:dateUtc="2026-06-08T19:51:00Z">
              <w:r w:rsidRPr="0002100F">
                <w:t>IS</w:t>
              </w:r>
            </w:ins>
          </w:p>
        </w:tc>
        <w:tc>
          <w:tcPr>
            <w:tcW w:w="924" w:type="dxa"/>
            <w:vAlign w:val="center"/>
          </w:tcPr>
          <w:p w14:paraId="6498D1CD" w14:textId="77777777" w:rsidR="000C32B1" w:rsidRPr="0002100F" w:rsidRDefault="000C32B1" w:rsidP="00816528">
            <w:pPr>
              <w:pStyle w:val="TableEntry"/>
              <w:rPr>
                <w:ins w:id="1393" w:author="Kurt Elliason" w:date="2026-06-08T14:51:00Z" w16du:dateUtc="2026-06-08T19:51:00Z"/>
              </w:rPr>
            </w:pPr>
            <w:ins w:id="1394" w:author="Kurt Elliason" w:date="2026-06-08T14:51:00Z" w16du:dateUtc="2026-06-08T19:51:00Z">
              <w:r w:rsidRPr="0002100F">
                <w:t>O</w:t>
              </w:r>
            </w:ins>
          </w:p>
        </w:tc>
        <w:tc>
          <w:tcPr>
            <w:tcW w:w="966" w:type="dxa"/>
            <w:vAlign w:val="center"/>
          </w:tcPr>
          <w:p w14:paraId="55B57FD6" w14:textId="77777777" w:rsidR="000C32B1" w:rsidRPr="0002100F" w:rsidRDefault="000C32B1" w:rsidP="00816528">
            <w:pPr>
              <w:pStyle w:val="TableEntry"/>
              <w:rPr>
                <w:ins w:id="1395" w:author="Kurt Elliason" w:date="2026-06-08T14:51:00Z" w16du:dateUtc="2026-06-08T19:51:00Z"/>
              </w:rPr>
            </w:pPr>
            <w:ins w:id="1396" w:author="Kurt Elliason" w:date="2026-06-08T14:51:00Z" w16du:dateUtc="2026-06-08T19:51:00Z">
              <w:r w:rsidRPr="0002100F">
                <w:t>0304</w:t>
              </w:r>
            </w:ins>
          </w:p>
        </w:tc>
        <w:tc>
          <w:tcPr>
            <w:tcW w:w="2784" w:type="dxa"/>
            <w:vAlign w:val="center"/>
          </w:tcPr>
          <w:p w14:paraId="2EF610D5" w14:textId="77777777" w:rsidR="000C32B1" w:rsidRPr="0002100F" w:rsidRDefault="000C32B1" w:rsidP="00816528">
            <w:pPr>
              <w:pStyle w:val="TableEntry"/>
              <w:rPr>
                <w:ins w:id="1397" w:author="Kurt Elliason" w:date="2026-06-08T14:51:00Z" w16du:dateUtc="2026-06-08T19:51:00Z"/>
              </w:rPr>
            </w:pPr>
            <w:ins w:id="1398" w:author="Kurt Elliason" w:date="2026-06-08T14:51:00Z" w16du:dateUtc="2026-06-08T19:51:00Z">
              <w:r w:rsidRPr="0002100F">
                <w:t>Bed</w:t>
              </w:r>
            </w:ins>
          </w:p>
        </w:tc>
        <w:tc>
          <w:tcPr>
            <w:tcW w:w="0" w:type="auto"/>
            <w:vAlign w:val="center"/>
          </w:tcPr>
          <w:p w14:paraId="30F077EC" w14:textId="77777777" w:rsidR="000C32B1" w:rsidRPr="0002100F" w:rsidRDefault="000C32B1" w:rsidP="00816528">
            <w:pPr>
              <w:pStyle w:val="TableEntry"/>
              <w:rPr>
                <w:ins w:id="1399" w:author="Kurt Elliason" w:date="2026-06-08T14:51:00Z" w16du:dateUtc="2026-06-08T19:51:00Z"/>
              </w:rPr>
            </w:pPr>
            <w:ins w:id="1400" w:author="Kurt Elliason" w:date="2026-06-08T14:51:00Z" w16du:dateUtc="2026-06-08T19:51:00Z">
              <w:r w:rsidRPr="0002100F">
                <w:t>2.A.36</w:t>
              </w:r>
            </w:ins>
          </w:p>
        </w:tc>
      </w:tr>
      <w:tr w:rsidR="000C32B1" w:rsidRPr="0002100F" w14:paraId="72E32322" w14:textId="77777777" w:rsidTr="00816528">
        <w:trPr>
          <w:jc w:val="center"/>
          <w:ins w:id="1401" w:author="Kurt Elliason" w:date="2026-06-08T14:51:00Z" w16du:dateUtc="2026-06-08T19:51:00Z"/>
        </w:trPr>
        <w:tc>
          <w:tcPr>
            <w:tcW w:w="883" w:type="dxa"/>
            <w:vAlign w:val="center"/>
          </w:tcPr>
          <w:p w14:paraId="60205297" w14:textId="77777777" w:rsidR="000C32B1" w:rsidRPr="0002100F" w:rsidRDefault="000C32B1" w:rsidP="00816528">
            <w:pPr>
              <w:pStyle w:val="TableEntry"/>
              <w:rPr>
                <w:ins w:id="1402" w:author="Kurt Elliason" w:date="2026-06-08T14:51:00Z" w16du:dateUtc="2026-06-08T19:51:00Z"/>
              </w:rPr>
            </w:pPr>
            <w:ins w:id="1403" w:author="Kurt Elliason" w:date="2026-06-08T14:51:00Z" w16du:dateUtc="2026-06-08T19:51:00Z">
              <w:r w:rsidRPr="0002100F">
                <w:t>4</w:t>
              </w:r>
            </w:ins>
          </w:p>
        </w:tc>
        <w:tc>
          <w:tcPr>
            <w:tcW w:w="802" w:type="dxa"/>
            <w:vAlign w:val="center"/>
          </w:tcPr>
          <w:p w14:paraId="530D6669" w14:textId="77777777" w:rsidR="000C32B1" w:rsidRPr="0002100F" w:rsidRDefault="000C32B1" w:rsidP="00816528">
            <w:pPr>
              <w:pStyle w:val="TableEntry"/>
              <w:rPr>
                <w:ins w:id="1404" w:author="Kurt Elliason" w:date="2026-06-08T14:51:00Z" w16du:dateUtc="2026-06-08T19:51:00Z"/>
              </w:rPr>
            </w:pPr>
            <w:ins w:id="1405" w:author="Kurt Elliason" w:date="2026-06-08T14:51:00Z" w16du:dateUtc="2026-06-08T19:51:00Z">
              <w:r w:rsidRPr="0002100F">
                <w:t>227</w:t>
              </w:r>
            </w:ins>
          </w:p>
        </w:tc>
        <w:tc>
          <w:tcPr>
            <w:tcW w:w="908" w:type="dxa"/>
            <w:vAlign w:val="center"/>
          </w:tcPr>
          <w:p w14:paraId="441EB824" w14:textId="77777777" w:rsidR="000C32B1" w:rsidRPr="0002100F" w:rsidRDefault="000C32B1" w:rsidP="00816528">
            <w:pPr>
              <w:pStyle w:val="TableEntry"/>
              <w:rPr>
                <w:ins w:id="1406" w:author="Kurt Elliason" w:date="2026-06-08T14:51:00Z" w16du:dateUtc="2026-06-08T19:51:00Z"/>
              </w:rPr>
            </w:pPr>
            <w:ins w:id="1407" w:author="Kurt Elliason" w:date="2026-06-08T14:51:00Z" w16du:dateUtc="2026-06-08T19:51:00Z">
              <w:r w:rsidRPr="0002100F">
                <w:t>HD</w:t>
              </w:r>
            </w:ins>
          </w:p>
        </w:tc>
        <w:tc>
          <w:tcPr>
            <w:tcW w:w="924" w:type="dxa"/>
            <w:vAlign w:val="center"/>
          </w:tcPr>
          <w:p w14:paraId="698B096E" w14:textId="77777777" w:rsidR="000C32B1" w:rsidRPr="0002100F" w:rsidRDefault="000C32B1" w:rsidP="00816528">
            <w:pPr>
              <w:pStyle w:val="TableEntry"/>
              <w:rPr>
                <w:ins w:id="1408" w:author="Kurt Elliason" w:date="2026-06-08T14:51:00Z" w16du:dateUtc="2026-06-08T19:51:00Z"/>
              </w:rPr>
            </w:pPr>
            <w:ins w:id="1409" w:author="Kurt Elliason" w:date="2026-06-08T14:51:00Z" w16du:dateUtc="2026-06-08T19:51:00Z">
              <w:r w:rsidRPr="0002100F">
                <w:t>O</w:t>
              </w:r>
            </w:ins>
          </w:p>
        </w:tc>
        <w:tc>
          <w:tcPr>
            <w:tcW w:w="966" w:type="dxa"/>
            <w:vAlign w:val="center"/>
          </w:tcPr>
          <w:p w14:paraId="15F59E53" w14:textId="77777777" w:rsidR="000C32B1" w:rsidRPr="0002100F" w:rsidRDefault="000C32B1" w:rsidP="00816528">
            <w:pPr>
              <w:pStyle w:val="TableEntry"/>
              <w:rPr>
                <w:ins w:id="1410" w:author="Kurt Elliason" w:date="2026-06-08T14:51:00Z" w16du:dateUtc="2026-06-08T19:51:00Z"/>
              </w:rPr>
            </w:pPr>
          </w:p>
        </w:tc>
        <w:tc>
          <w:tcPr>
            <w:tcW w:w="2784" w:type="dxa"/>
            <w:vAlign w:val="center"/>
          </w:tcPr>
          <w:p w14:paraId="0AC79612" w14:textId="77777777" w:rsidR="000C32B1" w:rsidRPr="0002100F" w:rsidRDefault="000C32B1" w:rsidP="00816528">
            <w:pPr>
              <w:pStyle w:val="TableEntry"/>
              <w:rPr>
                <w:ins w:id="1411" w:author="Kurt Elliason" w:date="2026-06-08T14:51:00Z" w16du:dateUtc="2026-06-08T19:51:00Z"/>
              </w:rPr>
            </w:pPr>
            <w:ins w:id="1412" w:author="Kurt Elliason" w:date="2026-06-08T14:51:00Z" w16du:dateUtc="2026-06-08T19:51:00Z">
              <w:r w:rsidRPr="0002100F">
                <w:t>Facility</w:t>
              </w:r>
            </w:ins>
          </w:p>
        </w:tc>
        <w:tc>
          <w:tcPr>
            <w:tcW w:w="0" w:type="auto"/>
            <w:vAlign w:val="center"/>
          </w:tcPr>
          <w:p w14:paraId="25D4E1B2" w14:textId="77777777" w:rsidR="000C32B1" w:rsidRPr="0002100F" w:rsidRDefault="000C32B1" w:rsidP="00816528">
            <w:pPr>
              <w:pStyle w:val="TableEntry"/>
              <w:rPr>
                <w:ins w:id="1413" w:author="Kurt Elliason" w:date="2026-06-08T14:51:00Z" w16du:dateUtc="2026-06-08T19:51:00Z"/>
              </w:rPr>
            </w:pPr>
            <w:ins w:id="1414" w:author="Kurt Elliason" w:date="2026-06-08T14:51:00Z" w16du:dateUtc="2026-06-08T19:51:00Z">
              <w:r w:rsidRPr="0002100F">
                <w:t>2.A.33</w:t>
              </w:r>
            </w:ins>
          </w:p>
        </w:tc>
      </w:tr>
      <w:tr w:rsidR="000C32B1" w:rsidRPr="0002100F" w14:paraId="602BC833" w14:textId="77777777" w:rsidTr="00816528">
        <w:trPr>
          <w:jc w:val="center"/>
          <w:ins w:id="1415" w:author="Kurt Elliason" w:date="2026-06-08T14:51:00Z" w16du:dateUtc="2026-06-08T19:51:00Z"/>
        </w:trPr>
        <w:tc>
          <w:tcPr>
            <w:tcW w:w="883" w:type="dxa"/>
            <w:vAlign w:val="center"/>
          </w:tcPr>
          <w:p w14:paraId="0EC7B568" w14:textId="77777777" w:rsidR="000C32B1" w:rsidRPr="0002100F" w:rsidRDefault="000C32B1" w:rsidP="00816528">
            <w:pPr>
              <w:pStyle w:val="TableEntry"/>
              <w:rPr>
                <w:ins w:id="1416" w:author="Kurt Elliason" w:date="2026-06-08T14:51:00Z" w16du:dateUtc="2026-06-08T19:51:00Z"/>
              </w:rPr>
            </w:pPr>
            <w:ins w:id="1417" w:author="Kurt Elliason" w:date="2026-06-08T14:51:00Z" w16du:dateUtc="2026-06-08T19:51:00Z">
              <w:r w:rsidRPr="0002100F">
                <w:t>5</w:t>
              </w:r>
            </w:ins>
          </w:p>
        </w:tc>
        <w:tc>
          <w:tcPr>
            <w:tcW w:w="802" w:type="dxa"/>
            <w:vAlign w:val="center"/>
          </w:tcPr>
          <w:p w14:paraId="1E87198B" w14:textId="77777777" w:rsidR="000C32B1" w:rsidRPr="0002100F" w:rsidRDefault="000C32B1" w:rsidP="00816528">
            <w:pPr>
              <w:pStyle w:val="TableEntry"/>
              <w:rPr>
                <w:ins w:id="1418" w:author="Kurt Elliason" w:date="2026-06-08T14:51:00Z" w16du:dateUtc="2026-06-08T19:51:00Z"/>
              </w:rPr>
            </w:pPr>
            <w:ins w:id="1419" w:author="Kurt Elliason" w:date="2026-06-08T14:51:00Z" w16du:dateUtc="2026-06-08T19:51:00Z">
              <w:r w:rsidRPr="0002100F">
                <w:t>20</w:t>
              </w:r>
            </w:ins>
          </w:p>
        </w:tc>
        <w:tc>
          <w:tcPr>
            <w:tcW w:w="908" w:type="dxa"/>
            <w:vAlign w:val="center"/>
          </w:tcPr>
          <w:p w14:paraId="3FEBBD44" w14:textId="77777777" w:rsidR="000C32B1" w:rsidRPr="0002100F" w:rsidRDefault="000C32B1" w:rsidP="00816528">
            <w:pPr>
              <w:pStyle w:val="TableEntry"/>
              <w:rPr>
                <w:ins w:id="1420" w:author="Kurt Elliason" w:date="2026-06-08T14:51:00Z" w16du:dateUtc="2026-06-08T19:51:00Z"/>
              </w:rPr>
            </w:pPr>
            <w:ins w:id="1421" w:author="Kurt Elliason" w:date="2026-06-08T14:51:00Z" w16du:dateUtc="2026-06-08T19:51:00Z">
              <w:r w:rsidRPr="0002100F">
                <w:t>IS</w:t>
              </w:r>
            </w:ins>
          </w:p>
        </w:tc>
        <w:tc>
          <w:tcPr>
            <w:tcW w:w="924" w:type="dxa"/>
            <w:vAlign w:val="center"/>
          </w:tcPr>
          <w:p w14:paraId="51C8B663" w14:textId="77777777" w:rsidR="000C32B1" w:rsidRPr="0002100F" w:rsidRDefault="000C32B1" w:rsidP="00816528">
            <w:pPr>
              <w:pStyle w:val="TableEntry"/>
              <w:rPr>
                <w:ins w:id="1422" w:author="Kurt Elliason" w:date="2026-06-08T14:51:00Z" w16du:dateUtc="2026-06-08T19:51:00Z"/>
              </w:rPr>
            </w:pPr>
            <w:ins w:id="1423" w:author="Kurt Elliason" w:date="2026-06-08T14:51:00Z" w16du:dateUtc="2026-06-08T19:51:00Z">
              <w:r w:rsidRPr="0002100F">
                <w:t>O</w:t>
              </w:r>
            </w:ins>
          </w:p>
        </w:tc>
        <w:tc>
          <w:tcPr>
            <w:tcW w:w="966" w:type="dxa"/>
            <w:vAlign w:val="center"/>
          </w:tcPr>
          <w:p w14:paraId="1C09E842" w14:textId="77777777" w:rsidR="000C32B1" w:rsidRPr="0002100F" w:rsidRDefault="000C32B1" w:rsidP="00816528">
            <w:pPr>
              <w:pStyle w:val="TableEntry"/>
              <w:rPr>
                <w:ins w:id="1424" w:author="Kurt Elliason" w:date="2026-06-08T14:51:00Z" w16du:dateUtc="2026-06-08T19:51:00Z"/>
              </w:rPr>
            </w:pPr>
            <w:ins w:id="1425" w:author="Kurt Elliason" w:date="2026-06-08T14:51:00Z" w16du:dateUtc="2026-06-08T19:51:00Z">
              <w:r w:rsidRPr="0002100F">
                <w:t>0306</w:t>
              </w:r>
            </w:ins>
          </w:p>
        </w:tc>
        <w:tc>
          <w:tcPr>
            <w:tcW w:w="2784" w:type="dxa"/>
            <w:vAlign w:val="center"/>
          </w:tcPr>
          <w:p w14:paraId="431FDBDB" w14:textId="77777777" w:rsidR="000C32B1" w:rsidRPr="0002100F" w:rsidRDefault="000C32B1" w:rsidP="00816528">
            <w:pPr>
              <w:pStyle w:val="TableEntry"/>
              <w:rPr>
                <w:ins w:id="1426" w:author="Kurt Elliason" w:date="2026-06-08T14:51:00Z" w16du:dateUtc="2026-06-08T19:51:00Z"/>
              </w:rPr>
            </w:pPr>
            <w:ins w:id="1427" w:author="Kurt Elliason" w:date="2026-06-08T14:51:00Z" w16du:dateUtc="2026-06-08T19:51:00Z">
              <w:r w:rsidRPr="0002100F">
                <w:t>Location Status</w:t>
              </w:r>
            </w:ins>
          </w:p>
        </w:tc>
        <w:tc>
          <w:tcPr>
            <w:tcW w:w="0" w:type="auto"/>
            <w:vAlign w:val="center"/>
          </w:tcPr>
          <w:p w14:paraId="38423D05" w14:textId="77777777" w:rsidR="000C32B1" w:rsidRPr="0002100F" w:rsidRDefault="000C32B1" w:rsidP="00816528">
            <w:pPr>
              <w:pStyle w:val="TableEntry"/>
              <w:rPr>
                <w:ins w:id="1428" w:author="Kurt Elliason" w:date="2026-06-08T14:51:00Z" w16du:dateUtc="2026-06-08T19:51:00Z"/>
              </w:rPr>
            </w:pPr>
            <w:ins w:id="1429" w:author="Kurt Elliason" w:date="2026-06-08T14:51:00Z" w16du:dateUtc="2026-06-08T19:51:00Z">
              <w:r w:rsidRPr="0002100F">
                <w:t>2.A.36</w:t>
              </w:r>
            </w:ins>
          </w:p>
        </w:tc>
      </w:tr>
      <w:tr w:rsidR="000C32B1" w:rsidRPr="0002100F" w14:paraId="65133CFD" w14:textId="77777777" w:rsidTr="00816528">
        <w:trPr>
          <w:jc w:val="center"/>
          <w:ins w:id="1430" w:author="Kurt Elliason" w:date="2026-06-08T14:51:00Z" w16du:dateUtc="2026-06-08T19:51:00Z"/>
        </w:trPr>
        <w:tc>
          <w:tcPr>
            <w:tcW w:w="883" w:type="dxa"/>
            <w:vAlign w:val="center"/>
          </w:tcPr>
          <w:p w14:paraId="0AAC2F23" w14:textId="77777777" w:rsidR="000C32B1" w:rsidRPr="0002100F" w:rsidRDefault="000C32B1" w:rsidP="00816528">
            <w:pPr>
              <w:pStyle w:val="TableEntry"/>
              <w:rPr>
                <w:ins w:id="1431" w:author="Kurt Elliason" w:date="2026-06-08T14:51:00Z" w16du:dateUtc="2026-06-08T19:51:00Z"/>
              </w:rPr>
            </w:pPr>
            <w:ins w:id="1432" w:author="Kurt Elliason" w:date="2026-06-08T14:51:00Z" w16du:dateUtc="2026-06-08T19:51:00Z">
              <w:r w:rsidRPr="0002100F">
                <w:t>6</w:t>
              </w:r>
            </w:ins>
          </w:p>
        </w:tc>
        <w:tc>
          <w:tcPr>
            <w:tcW w:w="802" w:type="dxa"/>
            <w:vAlign w:val="center"/>
          </w:tcPr>
          <w:p w14:paraId="0A9906B1" w14:textId="77777777" w:rsidR="000C32B1" w:rsidRPr="0002100F" w:rsidRDefault="000C32B1" w:rsidP="00816528">
            <w:pPr>
              <w:pStyle w:val="TableEntry"/>
              <w:rPr>
                <w:ins w:id="1433" w:author="Kurt Elliason" w:date="2026-06-08T14:51:00Z" w16du:dateUtc="2026-06-08T19:51:00Z"/>
              </w:rPr>
            </w:pPr>
            <w:ins w:id="1434" w:author="Kurt Elliason" w:date="2026-06-08T14:51:00Z" w16du:dateUtc="2026-06-08T19:51:00Z">
              <w:r w:rsidRPr="0002100F">
                <w:t>20</w:t>
              </w:r>
            </w:ins>
          </w:p>
        </w:tc>
        <w:tc>
          <w:tcPr>
            <w:tcW w:w="908" w:type="dxa"/>
            <w:vAlign w:val="center"/>
          </w:tcPr>
          <w:p w14:paraId="2BA277E3" w14:textId="77777777" w:rsidR="000C32B1" w:rsidRPr="0002100F" w:rsidRDefault="000C32B1" w:rsidP="00816528">
            <w:pPr>
              <w:pStyle w:val="TableEntry"/>
              <w:rPr>
                <w:ins w:id="1435" w:author="Kurt Elliason" w:date="2026-06-08T14:51:00Z" w16du:dateUtc="2026-06-08T19:51:00Z"/>
              </w:rPr>
            </w:pPr>
            <w:ins w:id="1436" w:author="Kurt Elliason" w:date="2026-06-08T14:51:00Z" w16du:dateUtc="2026-06-08T19:51:00Z">
              <w:r w:rsidRPr="0002100F">
                <w:t>IS</w:t>
              </w:r>
            </w:ins>
          </w:p>
        </w:tc>
        <w:tc>
          <w:tcPr>
            <w:tcW w:w="924" w:type="dxa"/>
            <w:vAlign w:val="center"/>
          </w:tcPr>
          <w:p w14:paraId="12DE132A" w14:textId="77777777" w:rsidR="000C32B1" w:rsidRPr="0002100F" w:rsidRDefault="000C32B1" w:rsidP="00816528">
            <w:pPr>
              <w:pStyle w:val="TableEntry"/>
              <w:rPr>
                <w:ins w:id="1437" w:author="Kurt Elliason" w:date="2026-06-08T14:51:00Z" w16du:dateUtc="2026-06-08T19:51:00Z"/>
              </w:rPr>
            </w:pPr>
            <w:ins w:id="1438" w:author="Kurt Elliason" w:date="2026-06-08T14:51:00Z" w16du:dateUtc="2026-06-08T19:51:00Z">
              <w:r w:rsidRPr="0002100F">
                <w:t>C</w:t>
              </w:r>
            </w:ins>
          </w:p>
        </w:tc>
        <w:tc>
          <w:tcPr>
            <w:tcW w:w="966" w:type="dxa"/>
            <w:vAlign w:val="center"/>
          </w:tcPr>
          <w:p w14:paraId="6C91E19C" w14:textId="77777777" w:rsidR="000C32B1" w:rsidRPr="0002100F" w:rsidRDefault="000C32B1" w:rsidP="00816528">
            <w:pPr>
              <w:pStyle w:val="TableEntry"/>
              <w:rPr>
                <w:ins w:id="1439" w:author="Kurt Elliason" w:date="2026-06-08T14:51:00Z" w16du:dateUtc="2026-06-08T19:51:00Z"/>
              </w:rPr>
            </w:pPr>
            <w:ins w:id="1440" w:author="Kurt Elliason" w:date="2026-06-08T14:51:00Z" w16du:dateUtc="2026-06-08T19:51:00Z">
              <w:r w:rsidRPr="0002100F">
                <w:t>0305</w:t>
              </w:r>
            </w:ins>
          </w:p>
        </w:tc>
        <w:tc>
          <w:tcPr>
            <w:tcW w:w="2784" w:type="dxa"/>
            <w:vAlign w:val="center"/>
          </w:tcPr>
          <w:p w14:paraId="33891615" w14:textId="77777777" w:rsidR="000C32B1" w:rsidRPr="0002100F" w:rsidRDefault="000C32B1" w:rsidP="00816528">
            <w:pPr>
              <w:pStyle w:val="TableEntry"/>
              <w:rPr>
                <w:ins w:id="1441" w:author="Kurt Elliason" w:date="2026-06-08T14:51:00Z" w16du:dateUtc="2026-06-08T19:51:00Z"/>
              </w:rPr>
            </w:pPr>
            <w:ins w:id="1442" w:author="Kurt Elliason" w:date="2026-06-08T14:51:00Z" w16du:dateUtc="2026-06-08T19:51:00Z">
              <w:r w:rsidRPr="0002100F">
                <w:t>Person Location Type</w:t>
              </w:r>
            </w:ins>
          </w:p>
        </w:tc>
        <w:tc>
          <w:tcPr>
            <w:tcW w:w="0" w:type="auto"/>
            <w:vAlign w:val="center"/>
          </w:tcPr>
          <w:p w14:paraId="2D20F993" w14:textId="77777777" w:rsidR="000C32B1" w:rsidRPr="0002100F" w:rsidRDefault="000C32B1" w:rsidP="00816528">
            <w:pPr>
              <w:pStyle w:val="TableEntry"/>
              <w:rPr>
                <w:ins w:id="1443" w:author="Kurt Elliason" w:date="2026-06-08T14:51:00Z" w16du:dateUtc="2026-06-08T19:51:00Z"/>
              </w:rPr>
            </w:pPr>
            <w:ins w:id="1444" w:author="Kurt Elliason" w:date="2026-06-08T14:51:00Z" w16du:dateUtc="2026-06-08T19:51:00Z">
              <w:r w:rsidRPr="0002100F">
                <w:t>2.A.36</w:t>
              </w:r>
            </w:ins>
          </w:p>
        </w:tc>
      </w:tr>
      <w:tr w:rsidR="000C32B1" w:rsidRPr="0002100F" w14:paraId="3B3BCFA0" w14:textId="77777777" w:rsidTr="00816528">
        <w:trPr>
          <w:jc w:val="center"/>
          <w:ins w:id="1445" w:author="Kurt Elliason" w:date="2026-06-08T14:51:00Z" w16du:dateUtc="2026-06-08T19:51:00Z"/>
        </w:trPr>
        <w:tc>
          <w:tcPr>
            <w:tcW w:w="883" w:type="dxa"/>
            <w:vAlign w:val="center"/>
          </w:tcPr>
          <w:p w14:paraId="2E17A5C8" w14:textId="77777777" w:rsidR="000C32B1" w:rsidRPr="0002100F" w:rsidRDefault="000C32B1" w:rsidP="00816528">
            <w:pPr>
              <w:pStyle w:val="TableEntry"/>
              <w:rPr>
                <w:ins w:id="1446" w:author="Kurt Elliason" w:date="2026-06-08T14:51:00Z" w16du:dateUtc="2026-06-08T19:51:00Z"/>
              </w:rPr>
            </w:pPr>
            <w:ins w:id="1447" w:author="Kurt Elliason" w:date="2026-06-08T14:51:00Z" w16du:dateUtc="2026-06-08T19:51:00Z">
              <w:r w:rsidRPr="0002100F">
                <w:t>7</w:t>
              </w:r>
            </w:ins>
          </w:p>
        </w:tc>
        <w:tc>
          <w:tcPr>
            <w:tcW w:w="802" w:type="dxa"/>
            <w:vAlign w:val="center"/>
          </w:tcPr>
          <w:p w14:paraId="5C3FA466" w14:textId="77777777" w:rsidR="000C32B1" w:rsidRPr="0002100F" w:rsidRDefault="000C32B1" w:rsidP="00816528">
            <w:pPr>
              <w:pStyle w:val="TableEntry"/>
              <w:rPr>
                <w:ins w:id="1448" w:author="Kurt Elliason" w:date="2026-06-08T14:51:00Z" w16du:dateUtc="2026-06-08T19:51:00Z"/>
              </w:rPr>
            </w:pPr>
            <w:ins w:id="1449" w:author="Kurt Elliason" w:date="2026-06-08T14:51:00Z" w16du:dateUtc="2026-06-08T19:51:00Z">
              <w:r w:rsidRPr="0002100F">
                <w:t>20</w:t>
              </w:r>
            </w:ins>
          </w:p>
        </w:tc>
        <w:tc>
          <w:tcPr>
            <w:tcW w:w="908" w:type="dxa"/>
            <w:vAlign w:val="center"/>
          </w:tcPr>
          <w:p w14:paraId="1092C67B" w14:textId="77777777" w:rsidR="000C32B1" w:rsidRPr="0002100F" w:rsidRDefault="000C32B1" w:rsidP="00816528">
            <w:pPr>
              <w:pStyle w:val="TableEntry"/>
              <w:rPr>
                <w:ins w:id="1450" w:author="Kurt Elliason" w:date="2026-06-08T14:51:00Z" w16du:dateUtc="2026-06-08T19:51:00Z"/>
              </w:rPr>
            </w:pPr>
            <w:ins w:id="1451" w:author="Kurt Elliason" w:date="2026-06-08T14:51:00Z" w16du:dateUtc="2026-06-08T19:51:00Z">
              <w:r w:rsidRPr="0002100F">
                <w:t>IS</w:t>
              </w:r>
            </w:ins>
          </w:p>
        </w:tc>
        <w:tc>
          <w:tcPr>
            <w:tcW w:w="924" w:type="dxa"/>
            <w:vAlign w:val="center"/>
          </w:tcPr>
          <w:p w14:paraId="69D525F6" w14:textId="77777777" w:rsidR="000C32B1" w:rsidRPr="0002100F" w:rsidRDefault="000C32B1" w:rsidP="00816528">
            <w:pPr>
              <w:pStyle w:val="TableEntry"/>
              <w:rPr>
                <w:ins w:id="1452" w:author="Kurt Elliason" w:date="2026-06-08T14:51:00Z" w16du:dateUtc="2026-06-08T19:51:00Z"/>
              </w:rPr>
            </w:pPr>
            <w:ins w:id="1453" w:author="Kurt Elliason" w:date="2026-06-08T14:51:00Z" w16du:dateUtc="2026-06-08T19:51:00Z">
              <w:r w:rsidRPr="0002100F">
                <w:t>O</w:t>
              </w:r>
            </w:ins>
          </w:p>
        </w:tc>
        <w:tc>
          <w:tcPr>
            <w:tcW w:w="966" w:type="dxa"/>
            <w:vAlign w:val="center"/>
          </w:tcPr>
          <w:p w14:paraId="311E40EF" w14:textId="77777777" w:rsidR="000C32B1" w:rsidRPr="0002100F" w:rsidRDefault="000C32B1" w:rsidP="00816528">
            <w:pPr>
              <w:pStyle w:val="TableEntry"/>
              <w:rPr>
                <w:ins w:id="1454" w:author="Kurt Elliason" w:date="2026-06-08T14:51:00Z" w16du:dateUtc="2026-06-08T19:51:00Z"/>
              </w:rPr>
            </w:pPr>
            <w:ins w:id="1455" w:author="Kurt Elliason" w:date="2026-06-08T14:51:00Z" w16du:dateUtc="2026-06-08T19:51:00Z">
              <w:r w:rsidRPr="0002100F">
                <w:t>0307</w:t>
              </w:r>
            </w:ins>
          </w:p>
        </w:tc>
        <w:tc>
          <w:tcPr>
            <w:tcW w:w="2784" w:type="dxa"/>
            <w:vAlign w:val="center"/>
          </w:tcPr>
          <w:p w14:paraId="70ADE03F" w14:textId="77777777" w:rsidR="000C32B1" w:rsidRPr="0002100F" w:rsidRDefault="000C32B1" w:rsidP="00816528">
            <w:pPr>
              <w:pStyle w:val="TableEntry"/>
              <w:rPr>
                <w:ins w:id="1456" w:author="Kurt Elliason" w:date="2026-06-08T14:51:00Z" w16du:dateUtc="2026-06-08T19:51:00Z"/>
              </w:rPr>
            </w:pPr>
            <w:ins w:id="1457" w:author="Kurt Elliason" w:date="2026-06-08T14:51:00Z" w16du:dateUtc="2026-06-08T19:51:00Z">
              <w:r w:rsidRPr="0002100F">
                <w:t>Building</w:t>
              </w:r>
            </w:ins>
          </w:p>
        </w:tc>
        <w:tc>
          <w:tcPr>
            <w:tcW w:w="0" w:type="auto"/>
            <w:vAlign w:val="center"/>
          </w:tcPr>
          <w:p w14:paraId="5980BF68" w14:textId="77777777" w:rsidR="000C32B1" w:rsidRPr="0002100F" w:rsidRDefault="000C32B1" w:rsidP="00816528">
            <w:pPr>
              <w:pStyle w:val="TableEntry"/>
              <w:rPr>
                <w:ins w:id="1458" w:author="Kurt Elliason" w:date="2026-06-08T14:51:00Z" w16du:dateUtc="2026-06-08T19:51:00Z"/>
              </w:rPr>
            </w:pPr>
            <w:ins w:id="1459" w:author="Kurt Elliason" w:date="2026-06-08T14:51:00Z" w16du:dateUtc="2026-06-08T19:51:00Z">
              <w:r w:rsidRPr="0002100F">
                <w:t>2.A.36</w:t>
              </w:r>
            </w:ins>
          </w:p>
        </w:tc>
      </w:tr>
      <w:tr w:rsidR="000C32B1" w:rsidRPr="0002100F" w14:paraId="0F3AC5C1" w14:textId="77777777" w:rsidTr="00816528">
        <w:trPr>
          <w:jc w:val="center"/>
          <w:ins w:id="1460" w:author="Kurt Elliason" w:date="2026-06-08T14:51:00Z" w16du:dateUtc="2026-06-08T19:51:00Z"/>
        </w:trPr>
        <w:tc>
          <w:tcPr>
            <w:tcW w:w="883" w:type="dxa"/>
            <w:vAlign w:val="center"/>
          </w:tcPr>
          <w:p w14:paraId="0098F49C" w14:textId="77777777" w:rsidR="000C32B1" w:rsidRPr="0002100F" w:rsidRDefault="000C32B1" w:rsidP="00816528">
            <w:pPr>
              <w:pStyle w:val="TableEntry"/>
              <w:rPr>
                <w:ins w:id="1461" w:author="Kurt Elliason" w:date="2026-06-08T14:51:00Z" w16du:dateUtc="2026-06-08T19:51:00Z"/>
              </w:rPr>
            </w:pPr>
            <w:ins w:id="1462" w:author="Kurt Elliason" w:date="2026-06-08T14:51:00Z" w16du:dateUtc="2026-06-08T19:51:00Z">
              <w:r w:rsidRPr="0002100F">
                <w:t>8</w:t>
              </w:r>
            </w:ins>
          </w:p>
        </w:tc>
        <w:tc>
          <w:tcPr>
            <w:tcW w:w="802" w:type="dxa"/>
            <w:vAlign w:val="center"/>
          </w:tcPr>
          <w:p w14:paraId="06ECC317" w14:textId="77777777" w:rsidR="000C32B1" w:rsidRPr="0002100F" w:rsidRDefault="000C32B1" w:rsidP="00816528">
            <w:pPr>
              <w:pStyle w:val="TableEntry"/>
              <w:rPr>
                <w:ins w:id="1463" w:author="Kurt Elliason" w:date="2026-06-08T14:51:00Z" w16du:dateUtc="2026-06-08T19:51:00Z"/>
              </w:rPr>
            </w:pPr>
            <w:ins w:id="1464" w:author="Kurt Elliason" w:date="2026-06-08T14:51:00Z" w16du:dateUtc="2026-06-08T19:51:00Z">
              <w:r w:rsidRPr="0002100F">
                <w:t>20</w:t>
              </w:r>
            </w:ins>
          </w:p>
        </w:tc>
        <w:tc>
          <w:tcPr>
            <w:tcW w:w="908" w:type="dxa"/>
            <w:vAlign w:val="center"/>
          </w:tcPr>
          <w:p w14:paraId="44050899" w14:textId="77777777" w:rsidR="000C32B1" w:rsidRPr="0002100F" w:rsidRDefault="000C32B1" w:rsidP="00816528">
            <w:pPr>
              <w:pStyle w:val="TableEntry"/>
              <w:rPr>
                <w:ins w:id="1465" w:author="Kurt Elliason" w:date="2026-06-08T14:51:00Z" w16du:dateUtc="2026-06-08T19:51:00Z"/>
              </w:rPr>
            </w:pPr>
            <w:ins w:id="1466" w:author="Kurt Elliason" w:date="2026-06-08T14:51:00Z" w16du:dateUtc="2026-06-08T19:51:00Z">
              <w:r w:rsidRPr="0002100F">
                <w:t>IS</w:t>
              </w:r>
            </w:ins>
          </w:p>
        </w:tc>
        <w:tc>
          <w:tcPr>
            <w:tcW w:w="924" w:type="dxa"/>
            <w:vAlign w:val="center"/>
          </w:tcPr>
          <w:p w14:paraId="1027A040" w14:textId="77777777" w:rsidR="000C32B1" w:rsidRPr="0002100F" w:rsidRDefault="000C32B1" w:rsidP="00816528">
            <w:pPr>
              <w:pStyle w:val="TableEntry"/>
              <w:rPr>
                <w:ins w:id="1467" w:author="Kurt Elliason" w:date="2026-06-08T14:51:00Z" w16du:dateUtc="2026-06-08T19:51:00Z"/>
              </w:rPr>
            </w:pPr>
            <w:ins w:id="1468" w:author="Kurt Elliason" w:date="2026-06-08T14:51:00Z" w16du:dateUtc="2026-06-08T19:51:00Z">
              <w:r w:rsidRPr="0002100F">
                <w:t>O</w:t>
              </w:r>
            </w:ins>
          </w:p>
        </w:tc>
        <w:tc>
          <w:tcPr>
            <w:tcW w:w="966" w:type="dxa"/>
            <w:vAlign w:val="center"/>
          </w:tcPr>
          <w:p w14:paraId="5B3B7E21" w14:textId="77777777" w:rsidR="000C32B1" w:rsidRPr="0002100F" w:rsidRDefault="000C32B1" w:rsidP="00816528">
            <w:pPr>
              <w:pStyle w:val="TableEntry"/>
              <w:rPr>
                <w:ins w:id="1469" w:author="Kurt Elliason" w:date="2026-06-08T14:51:00Z" w16du:dateUtc="2026-06-08T19:51:00Z"/>
              </w:rPr>
            </w:pPr>
            <w:ins w:id="1470" w:author="Kurt Elliason" w:date="2026-06-08T14:51:00Z" w16du:dateUtc="2026-06-08T19:51:00Z">
              <w:r w:rsidRPr="0002100F">
                <w:t>0308</w:t>
              </w:r>
            </w:ins>
          </w:p>
        </w:tc>
        <w:tc>
          <w:tcPr>
            <w:tcW w:w="2784" w:type="dxa"/>
            <w:vAlign w:val="center"/>
          </w:tcPr>
          <w:p w14:paraId="1462B1C0" w14:textId="77777777" w:rsidR="000C32B1" w:rsidRPr="0002100F" w:rsidRDefault="000C32B1" w:rsidP="00816528">
            <w:pPr>
              <w:pStyle w:val="TableEntry"/>
              <w:rPr>
                <w:ins w:id="1471" w:author="Kurt Elliason" w:date="2026-06-08T14:51:00Z" w16du:dateUtc="2026-06-08T19:51:00Z"/>
              </w:rPr>
            </w:pPr>
            <w:ins w:id="1472" w:author="Kurt Elliason" w:date="2026-06-08T14:51:00Z" w16du:dateUtc="2026-06-08T19:51:00Z">
              <w:r w:rsidRPr="0002100F">
                <w:t>Floor</w:t>
              </w:r>
            </w:ins>
          </w:p>
        </w:tc>
        <w:tc>
          <w:tcPr>
            <w:tcW w:w="0" w:type="auto"/>
            <w:vAlign w:val="center"/>
          </w:tcPr>
          <w:p w14:paraId="2949CC99" w14:textId="77777777" w:rsidR="000C32B1" w:rsidRPr="0002100F" w:rsidRDefault="000C32B1" w:rsidP="00816528">
            <w:pPr>
              <w:pStyle w:val="TableEntry"/>
              <w:rPr>
                <w:ins w:id="1473" w:author="Kurt Elliason" w:date="2026-06-08T14:51:00Z" w16du:dateUtc="2026-06-08T19:51:00Z"/>
              </w:rPr>
            </w:pPr>
            <w:ins w:id="1474" w:author="Kurt Elliason" w:date="2026-06-08T14:51:00Z" w16du:dateUtc="2026-06-08T19:51:00Z">
              <w:r w:rsidRPr="0002100F">
                <w:t>2.A.36</w:t>
              </w:r>
            </w:ins>
          </w:p>
        </w:tc>
      </w:tr>
      <w:tr w:rsidR="000C32B1" w:rsidRPr="0002100F" w14:paraId="26CF7368" w14:textId="77777777" w:rsidTr="00816528">
        <w:trPr>
          <w:jc w:val="center"/>
          <w:ins w:id="1475" w:author="Kurt Elliason" w:date="2026-06-08T14:51:00Z" w16du:dateUtc="2026-06-08T19:51:00Z"/>
        </w:trPr>
        <w:tc>
          <w:tcPr>
            <w:tcW w:w="883" w:type="dxa"/>
            <w:vAlign w:val="center"/>
          </w:tcPr>
          <w:p w14:paraId="5CC12B1E" w14:textId="77777777" w:rsidR="000C32B1" w:rsidRPr="0002100F" w:rsidRDefault="000C32B1" w:rsidP="00816528">
            <w:pPr>
              <w:pStyle w:val="TableEntry"/>
              <w:rPr>
                <w:ins w:id="1476" w:author="Kurt Elliason" w:date="2026-06-08T14:51:00Z" w16du:dateUtc="2026-06-08T19:51:00Z"/>
              </w:rPr>
            </w:pPr>
            <w:ins w:id="1477" w:author="Kurt Elliason" w:date="2026-06-08T14:51:00Z" w16du:dateUtc="2026-06-08T19:51:00Z">
              <w:r w:rsidRPr="0002100F">
                <w:t>9</w:t>
              </w:r>
            </w:ins>
          </w:p>
        </w:tc>
        <w:tc>
          <w:tcPr>
            <w:tcW w:w="802" w:type="dxa"/>
            <w:vAlign w:val="center"/>
          </w:tcPr>
          <w:p w14:paraId="79A00BF7" w14:textId="77777777" w:rsidR="000C32B1" w:rsidRPr="0002100F" w:rsidRDefault="000C32B1" w:rsidP="00816528">
            <w:pPr>
              <w:pStyle w:val="TableEntry"/>
              <w:rPr>
                <w:ins w:id="1478" w:author="Kurt Elliason" w:date="2026-06-08T14:51:00Z" w16du:dateUtc="2026-06-08T19:51:00Z"/>
              </w:rPr>
            </w:pPr>
            <w:ins w:id="1479" w:author="Kurt Elliason" w:date="2026-06-08T14:51:00Z" w16du:dateUtc="2026-06-08T19:51:00Z">
              <w:r w:rsidRPr="0002100F">
                <w:t>199</w:t>
              </w:r>
            </w:ins>
          </w:p>
        </w:tc>
        <w:tc>
          <w:tcPr>
            <w:tcW w:w="908" w:type="dxa"/>
            <w:vAlign w:val="center"/>
          </w:tcPr>
          <w:p w14:paraId="0BF7FC6B" w14:textId="77777777" w:rsidR="000C32B1" w:rsidRPr="0002100F" w:rsidRDefault="000C32B1" w:rsidP="00816528">
            <w:pPr>
              <w:pStyle w:val="TableEntry"/>
              <w:rPr>
                <w:ins w:id="1480" w:author="Kurt Elliason" w:date="2026-06-08T14:51:00Z" w16du:dateUtc="2026-06-08T19:51:00Z"/>
              </w:rPr>
            </w:pPr>
            <w:ins w:id="1481" w:author="Kurt Elliason" w:date="2026-06-08T14:51:00Z" w16du:dateUtc="2026-06-08T19:51:00Z">
              <w:r w:rsidRPr="0002100F">
                <w:t>ST</w:t>
              </w:r>
            </w:ins>
          </w:p>
        </w:tc>
        <w:tc>
          <w:tcPr>
            <w:tcW w:w="924" w:type="dxa"/>
            <w:vAlign w:val="center"/>
          </w:tcPr>
          <w:p w14:paraId="439B47BF" w14:textId="77777777" w:rsidR="000C32B1" w:rsidRPr="0002100F" w:rsidRDefault="000C32B1" w:rsidP="00816528">
            <w:pPr>
              <w:pStyle w:val="TableEntry"/>
              <w:rPr>
                <w:ins w:id="1482" w:author="Kurt Elliason" w:date="2026-06-08T14:51:00Z" w16du:dateUtc="2026-06-08T19:51:00Z"/>
              </w:rPr>
            </w:pPr>
            <w:ins w:id="1483" w:author="Kurt Elliason" w:date="2026-06-08T14:51:00Z" w16du:dateUtc="2026-06-08T19:51:00Z">
              <w:r w:rsidRPr="0002100F">
                <w:t>O</w:t>
              </w:r>
            </w:ins>
          </w:p>
        </w:tc>
        <w:tc>
          <w:tcPr>
            <w:tcW w:w="966" w:type="dxa"/>
            <w:vAlign w:val="center"/>
          </w:tcPr>
          <w:p w14:paraId="371C510A" w14:textId="77777777" w:rsidR="000C32B1" w:rsidRPr="0002100F" w:rsidRDefault="000C32B1" w:rsidP="00816528">
            <w:pPr>
              <w:pStyle w:val="TableEntry"/>
              <w:rPr>
                <w:ins w:id="1484" w:author="Kurt Elliason" w:date="2026-06-08T14:51:00Z" w16du:dateUtc="2026-06-08T19:51:00Z"/>
              </w:rPr>
            </w:pPr>
          </w:p>
        </w:tc>
        <w:tc>
          <w:tcPr>
            <w:tcW w:w="2784" w:type="dxa"/>
            <w:vAlign w:val="center"/>
          </w:tcPr>
          <w:p w14:paraId="545DC0A0" w14:textId="77777777" w:rsidR="000C32B1" w:rsidRPr="0002100F" w:rsidRDefault="000C32B1" w:rsidP="00816528">
            <w:pPr>
              <w:pStyle w:val="TableEntry"/>
              <w:rPr>
                <w:ins w:id="1485" w:author="Kurt Elliason" w:date="2026-06-08T14:51:00Z" w16du:dateUtc="2026-06-08T19:51:00Z"/>
              </w:rPr>
            </w:pPr>
            <w:ins w:id="1486" w:author="Kurt Elliason" w:date="2026-06-08T14:51:00Z" w16du:dateUtc="2026-06-08T19:51:00Z">
              <w:r w:rsidRPr="0002100F">
                <w:t>Location Description</w:t>
              </w:r>
            </w:ins>
          </w:p>
        </w:tc>
        <w:tc>
          <w:tcPr>
            <w:tcW w:w="0" w:type="auto"/>
            <w:vAlign w:val="center"/>
          </w:tcPr>
          <w:p w14:paraId="2BB3ABB8" w14:textId="77777777" w:rsidR="000C32B1" w:rsidRPr="0002100F" w:rsidRDefault="000C32B1" w:rsidP="00816528">
            <w:pPr>
              <w:pStyle w:val="TableEntry"/>
              <w:rPr>
                <w:ins w:id="1487" w:author="Kurt Elliason" w:date="2026-06-08T14:51:00Z" w16du:dateUtc="2026-06-08T19:51:00Z"/>
              </w:rPr>
            </w:pPr>
            <w:ins w:id="1488" w:author="Kurt Elliason" w:date="2026-06-08T14:51:00Z" w16du:dateUtc="2026-06-08T19:51:00Z">
              <w:r w:rsidRPr="0002100F">
                <w:t>2.A.74</w:t>
              </w:r>
            </w:ins>
          </w:p>
        </w:tc>
      </w:tr>
      <w:tr w:rsidR="000C32B1" w:rsidRPr="0002100F" w14:paraId="2817B1E5" w14:textId="77777777" w:rsidTr="00816528">
        <w:trPr>
          <w:jc w:val="center"/>
          <w:ins w:id="1489" w:author="Kurt Elliason" w:date="2026-06-08T14:51:00Z" w16du:dateUtc="2026-06-08T19:51:00Z"/>
        </w:trPr>
        <w:tc>
          <w:tcPr>
            <w:tcW w:w="883" w:type="dxa"/>
            <w:vAlign w:val="center"/>
          </w:tcPr>
          <w:p w14:paraId="7F8B3425" w14:textId="77777777" w:rsidR="000C32B1" w:rsidRPr="0002100F" w:rsidRDefault="000C32B1" w:rsidP="00816528">
            <w:pPr>
              <w:pStyle w:val="TableEntry"/>
              <w:rPr>
                <w:ins w:id="1490" w:author="Kurt Elliason" w:date="2026-06-08T14:51:00Z" w16du:dateUtc="2026-06-08T19:51:00Z"/>
              </w:rPr>
            </w:pPr>
            <w:ins w:id="1491" w:author="Kurt Elliason" w:date="2026-06-08T14:51:00Z" w16du:dateUtc="2026-06-08T19:51:00Z">
              <w:r w:rsidRPr="0002100F">
                <w:t>10</w:t>
              </w:r>
            </w:ins>
          </w:p>
        </w:tc>
        <w:tc>
          <w:tcPr>
            <w:tcW w:w="802" w:type="dxa"/>
            <w:vAlign w:val="center"/>
          </w:tcPr>
          <w:p w14:paraId="1A5C67B4" w14:textId="77777777" w:rsidR="000C32B1" w:rsidRPr="0002100F" w:rsidRDefault="000C32B1" w:rsidP="00816528">
            <w:pPr>
              <w:pStyle w:val="TableEntry"/>
              <w:rPr>
                <w:ins w:id="1492" w:author="Kurt Elliason" w:date="2026-06-08T14:51:00Z" w16du:dateUtc="2026-06-08T19:51:00Z"/>
              </w:rPr>
            </w:pPr>
            <w:ins w:id="1493" w:author="Kurt Elliason" w:date="2026-06-08T14:51:00Z" w16du:dateUtc="2026-06-08T19:51:00Z">
              <w:r w:rsidRPr="0002100F">
                <w:t>427</w:t>
              </w:r>
            </w:ins>
          </w:p>
        </w:tc>
        <w:tc>
          <w:tcPr>
            <w:tcW w:w="908" w:type="dxa"/>
            <w:vAlign w:val="center"/>
          </w:tcPr>
          <w:p w14:paraId="66032C65" w14:textId="77777777" w:rsidR="000C32B1" w:rsidRPr="0002100F" w:rsidRDefault="000C32B1" w:rsidP="00816528">
            <w:pPr>
              <w:pStyle w:val="TableEntry"/>
              <w:rPr>
                <w:ins w:id="1494" w:author="Kurt Elliason" w:date="2026-06-08T14:51:00Z" w16du:dateUtc="2026-06-08T19:51:00Z"/>
              </w:rPr>
            </w:pPr>
            <w:ins w:id="1495" w:author="Kurt Elliason" w:date="2026-06-08T14:51:00Z" w16du:dateUtc="2026-06-08T19:51:00Z">
              <w:r w:rsidRPr="0002100F">
                <w:t>EI</w:t>
              </w:r>
            </w:ins>
          </w:p>
        </w:tc>
        <w:tc>
          <w:tcPr>
            <w:tcW w:w="924" w:type="dxa"/>
            <w:vAlign w:val="center"/>
          </w:tcPr>
          <w:p w14:paraId="22CB0DE3" w14:textId="77777777" w:rsidR="000C32B1" w:rsidRPr="0002100F" w:rsidRDefault="000C32B1" w:rsidP="00816528">
            <w:pPr>
              <w:pStyle w:val="TableEntry"/>
              <w:rPr>
                <w:ins w:id="1496" w:author="Kurt Elliason" w:date="2026-06-08T14:51:00Z" w16du:dateUtc="2026-06-08T19:51:00Z"/>
              </w:rPr>
            </w:pPr>
            <w:ins w:id="1497" w:author="Kurt Elliason" w:date="2026-06-08T14:51:00Z" w16du:dateUtc="2026-06-08T19:51:00Z">
              <w:r w:rsidRPr="0002100F">
                <w:t>O</w:t>
              </w:r>
            </w:ins>
          </w:p>
        </w:tc>
        <w:tc>
          <w:tcPr>
            <w:tcW w:w="966" w:type="dxa"/>
            <w:vAlign w:val="center"/>
          </w:tcPr>
          <w:p w14:paraId="62E08638" w14:textId="77777777" w:rsidR="000C32B1" w:rsidRPr="0002100F" w:rsidRDefault="000C32B1" w:rsidP="00816528">
            <w:pPr>
              <w:pStyle w:val="TableEntry"/>
              <w:rPr>
                <w:ins w:id="1498" w:author="Kurt Elliason" w:date="2026-06-08T14:51:00Z" w16du:dateUtc="2026-06-08T19:51:00Z"/>
              </w:rPr>
            </w:pPr>
          </w:p>
        </w:tc>
        <w:tc>
          <w:tcPr>
            <w:tcW w:w="2784" w:type="dxa"/>
            <w:vAlign w:val="center"/>
          </w:tcPr>
          <w:p w14:paraId="5A89FA7E" w14:textId="77777777" w:rsidR="000C32B1" w:rsidRPr="0002100F" w:rsidRDefault="000C32B1" w:rsidP="00816528">
            <w:pPr>
              <w:pStyle w:val="TableEntry"/>
              <w:rPr>
                <w:ins w:id="1499" w:author="Kurt Elliason" w:date="2026-06-08T14:51:00Z" w16du:dateUtc="2026-06-08T19:51:00Z"/>
              </w:rPr>
            </w:pPr>
            <w:ins w:id="1500" w:author="Kurt Elliason" w:date="2026-06-08T14:51:00Z" w16du:dateUtc="2026-06-08T19:51:00Z">
              <w:r w:rsidRPr="0002100F">
                <w:t>Comprehensive Location Identifier</w:t>
              </w:r>
            </w:ins>
          </w:p>
        </w:tc>
        <w:tc>
          <w:tcPr>
            <w:tcW w:w="0" w:type="auto"/>
            <w:vAlign w:val="center"/>
          </w:tcPr>
          <w:p w14:paraId="7A5BA00B" w14:textId="77777777" w:rsidR="000C32B1" w:rsidRPr="0002100F" w:rsidRDefault="000C32B1" w:rsidP="00816528">
            <w:pPr>
              <w:pStyle w:val="TableEntry"/>
              <w:rPr>
                <w:ins w:id="1501" w:author="Kurt Elliason" w:date="2026-06-08T14:51:00Z" w16du:dateUtc="2026-06-08T19:51:00Z"/>
              </w:rPr>
            </w:pPr>
            <w:ins w:id="1502" w:author="Kurt Elliason" w:date="2026-06-08T14:51:00Z" w16du:dateUtc="2026-06-08T19:51:00Z">
              <w:r w:rsidRPr="0002100F">
                <w:t>2.A.25</w:t>
              </w:r>
            </w:ins>
          </w:p>
        </w:tc>
      </w:tr>
      <w:tr w:rsidR="000C32B1" w:rsidRPr="0002100F" w14:paraId="77DF15F5" w14:textId="77777777" w:rsidTr="00816528">
        <w:trPr>
          <w:jc w:val="center"/>
          <w:ins w:id="1503" w:author="Kurt Elliason" w:date="2026-06-08T14:51:00Z" w16du:dateUtc="2026-06-08T19:51:00Z"/>
        </w:trPr>
        <w:tc>
          <w:tcPr>
            <w:tcW w:w="883" w:type="dxa"/>
            <w:vAlign w:val="center"/>
          </w:tcPr>
          <w:p w14:paraId="3010673F" w14:textId="77777777" w:rsidR="000C32B1" w:rsidRPr="0002100F" w:rsidRDefault="000C32B1" w:rsidP="00816528">
            <w:pPr>
              <w:pStyle w:val="TableEntry"/>
              <w:rPr>
                <w:ins w:id="1504" w:author="Kurt Elliason" w:date="2026-06-08T14:51:00Z" w16du:dateUtc="2026-06-08T19:51:00Z"/>
              </w:rPr>
            </w:pPr>
            <w:ins w:id="1505" w:author="Kurt Elliason" w:date="2026-06-08T14:51:00Z" w16du:dateUtc="2026-06-08T19:51:00Z">
              <w:r w:rsidRPr="0002100F">
                <w:t>11</w:t>
              </w:r>
            </w:ins>
          </w:p>
        </w:tc>
        <w:tc>
          <w:tcPr>
            <w:tcW w:w="802" w:type="dxa"/>
            <w:vAlign w:val="center"/>
          </w:tcPr>
          <w:p w14:paraId="0055B98D" w14:textId="77777777" w:rsidR="000C32B1" w:rsidRPr="0002100F" w:rsidRDefault="000C32B1" w:rsidP="00816528">
            <w:pPr>
              <w:pStyle w:val="TableEntry"/>
              <w:rPr>
                <w:ins w:id="1506" w:author="Kurt Elliason" w:date="2026-06-08T14:51:00Z" w16du:dateUtc="2026-06-08T19:51:00Z"/>
              </w:rPr>
            </w:pPr>
            <w:ins w:id="1507" w:author="Kurt Elliason" w:date="2026-06-08T14:51:00Z" w16du:dateUtc="2026-06-08T19:51:00Z">
              <w:r w:rsidRPr="0002100F">
                <w:t>227</w:t>
              </w:r>
            </w:ins>
          </w:p>
        </w:tc>
        <w:tc>
          <w:tcPr>
            <w:tcW w:w="908" w:type="dxa"/>
            <w:vAlign w:val="center"/>
          </w:tcPr>
          <w:p w14:paraId="73BC0BA5" w14:textId="77777777" w:rsidR="000C32B1" w:rsidRPr="0002100F" w:rsidRDefault="000C32B1" w:rsidP="00816528">
            <w:pPr>
              <w:pStyle w:val="TableEntry"/>
              <w:rPr>
                <w:ins w:id="1508" w:author="Kurt Elliason" w:date="2026-06-08T14:51:00Z" w16du:dateUtc="2026-06-08T19:51:00Z"/>
              </w:rPr>
            </w:pPr>
            <w:ins w:id="1509" w:author="Kurt Elliason" w:date="2026-06-08T14:51:00Z" w16du:dateUtc="2026-06-08T19:51:00Z">
              <w:r w:rsidRPr="0002100F">
                <w:t>HD</w:t>
              </w:r>
            </w:ins>
          </w:p>
        </w:tc>
        <w:tc>
          <w:tcPr>
            <w:tcW w:w="924" w:type="dxa"/>
            <w:vAlign w:val="center"/>
          </w:tcPr>
          <w:p w14:paraId="1017A657" w14:textId="77777777" w:rsidR="000C32B1" w:rsidRPr="0002100F" w:rsidRDefault="000C32B1" w:rsidP="00816528">
            <w:pPr>
              <w:pStyle w:val="TableEntry"/>
              <w:rPr>
                <w:ins w:id="1510" w:author="Kurt Elliason" w:date="2026-06-08T14:51:00Z" w16du:dateUtc="2026-06-08T19:51:00Z"/>
              </w:rPr>
            </w:pPr>
            <w:ins w:id="1511" w:author="Kurt Elliason" w:date="2026-06-08T14:51:00Z" w16du:dateUtc="2026-06-08T19:51:00Z">
              <w:r w:rsidRPr="0002100F">
                <w:t>O</w:t>
              </w:r>
            </w:ins>
          </w:p>
        </w:tc>
        <w:tc>
          <w:tcPr>
            <w:tcW w:w="966" w:type="dxa"/>
            <w:vAlign w:val="center"/>
          </w:tcPr>
          <w:p w14:paraId="765520F5" w14:textId="77777777" w:rsidR="000C32B1" w:rsidRPr="0002100F" w:rsidRDefault="000C32B1" w:rsidP="00816528">
            <w:pPr>
              <w:pStyle w:val="TableEntry"/>
              <w:rPr>
                <w:ins w:id="1512" w:author="Kurt Elliason" w:date="2026-06-08T14:51:00Z" w16du:dateUtc="2026-06-08T19:51:00Z"/>
              </w:rPr>
            </w:pPr>
          </w:p>
        </w:tc>
        <w:tc>
          <w:tcPr>
            <w:tcW w:w="2784" w:type="dxa"/>
            <w:vAlign w:val="center"/>
          </w:tcPr>
          <w:p w14:paraId="3ADE508A" w14:textId="77777777" w:rsidR="000C32B1" w:rsidRPr="0002100F" w:rsidRDefault="000C32B1" w:rsidP="00816528">
            <w:pPr>
              <w:pStyle w:val="TableEntry"/>
              <w:rPr>
                <w:ins w:id="1513" w:author="Kurt Elliason" w:date="2026-06-08T14:51:00Z" w16du:dateUtc="2026-06-08T19:51:00Z"/>
              </w:rPr>
            </w:pPr>
            <w:ins w:id="1514" w:author="Kurt Elliason" w:date="2026-06-08T14:51:00Z" w16du:dateUtc="2026-06-08T19:51:00Z">
              <w:r w:rsidRPr="0002100F">
                <w:t>Assigning Authority for Location</w:t>
              </w:r>
            </w:ins>
          </w:p>
        </w:tc>
        <w:tc>
          <w:tcPr>
            <w:tcW w:w="0" w:type="auto"/>
            <w:vAlign w:val="center"/>
          </w:tcPr>
          <w:p w14:paraId="7DC48995" w14:textId="77777777" w:rsidR="000C32B1" w:rsidRPr="0002100F" w:rsidRDefault="000C32B1" w:rsidP="00816528">
            <w:pPr>
              <w:pStyle w:val="TableEntry"/>
              <w:rPr>
                <w:ins w:id="1515" w:author="Kurt Elliason" w:date="2026-06-08T14:51:00Z" w16du:dateUtc="2026-06-08T19:51:00Z"/>
              </w:rPr>
            </w:pPr>
            <w:ins w:id="1516" w:author="Kurt Elliason" w:date="2026-06-08T14:51:00Z" w16du:dateUtc="2026-06-08T19:51:00Z">
              <w:r w:rsidRPr="0002100F">
                <w:t>2.A.33</w:t>
              </w:r>
            </w:ins>
          </w:p>
        </w:tc>
      </w:tr>
    </w:tbl>
    <w:p w14:paraId="445A4985" w14:textId="77777777" w:rsidR="000C32B1" w:rsidRPr="0002100F" w:rsidRDefault="000C32B1" w:rsidP="000C32B1">
      <w:pPr>
        <w:pStyle w:val="BodyText"/>
        <w:rPr>
          <w:ins w:id="1517" w:author="Kurt Elliason" w:date="2026-06-08T14:51:00Z" w16du:dateUtc="2026-06-08T19:51:00Z"/>
        </w:rPr>
      </w:pPr>
    </w:p>
    <w:p w14:paraId="56C35459" w14:textId="77777777" w:rsidR="000C32B1" w:rsidRPr="0002100F" w:rsidRDefault="000C32B1" w:rsidP="000C32B1">
      <w:pPr>
        <w:pStyle w:val="BodyText"/>
        <w:rPr>
          <w:ins w:id="1518" w:author="Kurt Elliason" w:date="2026-06-08T14:51:00Z" w16du:dateUtc="2026-06-08T19:51:00Z"/>
        </w:rPr>
      </w:pPr>
      <w:ins w:id="1519" w:author="Kurt Elliason" w:date="2026-06-08T14:51:00Z" w16du:dateUtc="2026-06-08T19:51:00Z">
        <w:r w:rsidRPr="0002100F">
          <w:t xml:space="preserve">For definitive works always refer back to the originating version of the standard to make sure </w:t>
        </w:r>
        <w:r>
          <w:t>the implementation is</w:t>
        </w:r>
        <w:r w:rsidRPr="0002100F">
          <w:t xml:space="preserve"> using </w:t>
        </w:r>
        <w:r>
          <w:t>published</w:t>
        </w:r>
        <w:r w:rsidRPr="0002100F">
          <w:t xml:space="preserve"> information.</w:t>
        </w:r>
      </w:ins>
    </w:p>
    <w:p w14:paraId="1E87BCCA" w14:textId="77777777" w:rsidR="000C32B1" w:rsidRPr="0002100F" w:rsidRDefault="000C32B1" w:rsidP="000C32B1">
      <w:pPr>
        <w:pStyle w:val="BodyText"/>
        <w:rPr>
          <w:ins w:id="1520" w:author="Kurt Elliason" w:date="2026-06-08T14:51:00Z" w16du:dateUtc="2026-06-08T19:51:00Z"/>
        </w:rPr>
      </w:pPr>
      <w:ins w:id="1521" w:author="Kurt Elliason" w:date="2026-06-08T14:51:00Z" w16du:dateUtc="2026-06-08T19:51:00Z">
        <w:r w:rsidRPr="0002100F">
          <w:t>Communication of equipment name shall be in a separate OBX segment occurrence with an observation containment identifying MDC/REFID in OBX-3 68512^MDC_ATTR_LS_NAME^MDC shall be used with the equipment name as the observation value in OBX-5 Observation Value.</w:t>
        </w:r>
      </w:ins>
    </w:p>
    <w:p w14:paraId="58625EC8" w14:textId="77777777" w:rsidR="000C32B1" w:rsidRPr="0002100F" w:rsidRDefault="000C32B1" w:rsidP="000C32B1">
      <w:pPr>
        <w:pStyle w:val="Heading5"/>
        <w:numPr>
          <w:ilvl w:val="0"/>
          <w:numId w:val="0"/>
        </w:numPr>
        <w:rPr>
          <w:ins w:id="1522" w:author="Kurt Elliason" w:date="2026-06-08T14:51:00Z" w16du:dateUtc="2026-06-08T19:51:00Z"/>
        </w:rPr>
      </w:pPr>
      <w:bookmarkStart w:id="1523" w:name="_Toc390935437"/>
      <w:bookmarkStart w:id="1524" w:name="_Toc390935944"/>
      <w:bookmarkStart w:id="1525" w:name="_Toc390936219"/>
      <w:bookmarkStart w:id="1526" w:name="_Toc390936636"/>
      <w:bookmarkStart w:id="1527" w:name="_Toc131750428"/>
      <w:ins w:id="1528" w:author="Kurt Elliason" w:date="2026-06-08T14:51:00Z" w16du:dateUtc="2026-06-08T19:51:00Z">
        <w:r w:rsidRPr="0002100F">
          <w:t>3.16.4.1.6 Expected Actions</w:t>
        </w:r>
        <w:bookmarkEnd w:id="1523"/>
        <w:bookmarkEnd w:id="1524"/>
        <w:bookmarkEnd w:id="1525"/>
        <w:bookmarkEnd w:id="1526"/>
        <w:bookmarkEnd w:id="1527"/>
      </w:ins>
    </w:p>
    <w:p w14:paraId="50DB10D9" w14:textId="77777777" w:rsidR="000C32B1" w:rsidRPr="0002100F" w:rsidRDefault="000C32B1" w:rsidP="000C32B1">
      <w:pPr>
        <w:pStyle w:val="BodyText"/>
        <w:rPr>
          <w:ins w:id="1529" w:author="Kurt Elliason" w:date="2026-06-08T14:51:00Z" w16du:dateUtc="2026-06-08T19:51:00Z"/>
          <w:i/>
        </w:rPr>
      </w:pPr>
      <w:ins w:id="1530" w:author="Kurt Elliason" w:date="2026-06-08T14:51:00Z" w16du:dateUtc="2026-06-08T19:51:00Z">
        <w:r w:rsidRPr="0002100F">
          <w:t>In response to the receipt of the message the receiver will generate an HL7 acknowledgement to advise the sending of the status of the receipt of the message that was sent.</w:t>
        </w:r>
      </w:ins>
    </w:p>
    <w:p w14:paraId="7F2227C6" w14:textId="77777777" w:rsidR="000C32B1" w:rsidRPr="0002100F" w:rsidRDefault="000C32B1" w:rsidP="000C32B1">
      <w:pPr>
        <w:pStyle w:val="BodyText"/>
        <w:rPr>
          <w:ins w:id="1531" w:author="Kurt Elliason" w:date="2026-06-08T14:51:00Z" w16du:dateUtc="2026-06-08T19:51:00Z"/>
        </w:rPr>
      </w:pPr>
      <w:ins w:id="1532" w:author="Kurt Elliason" w:date="2026-06-08T14:51:00Z" w16du:dateUtc="2026-06-08T19:51:00Z">
        <w:r w:rsidRPr="0002100F">
          <w:t>As a result of receiving the observation the receiver can store the information for later retrieval or the information can be used to trigger the production of transactions in other IHE profiles, such the generation of an ACM alert.</w:t>
        </w:r>
      </w:ins>
    </w:p>
    <w:p w14:paraId="5C5CDA0E" w14:textId="77777777" w:rsidR="000C32B1" w:rsidRPr="0002100F" w:rsidRDefault="000C32B1" w:rsidP="000C32B1">
      <w:pPr>
        <w:pStyle w:val="BodyText"/>
        <w:rPr>
          <w:ins w:id="1533" w:author="Kurt Elliason" w:date="2026-06-08T14:51:00Z" w16du:dateUtc="2026-06-08T19:51:00Z"/>
        </w:rPr>
      </w:pPr>
      <w:ins w:id="1534" w:author="Kurt Elliason" w:date="2026-06-08T14:51:00Z" w16du:dateUtc="2026-06-08T19:51:00Z">
        <w:r w:rsidRPr="0002100F">
          <w:t>For backward compatibility with existing applications that only look for and process a single device single location observation per MEM LS Report Location Observation (RLO) [PCD-16] transaction, if multiple location observations for the same device are communicated in a single Report Location Observation (RLO) [PCD-16] transaction the first observation shall be the most fully resolved, meaning having the most non-empty components of the Person Location (PL) datatype, with lesser resolved location observations following it in order of decreasing completeness of resolution</w:t>
        </w:r>
        <w:r>
          <w:t xml:space="preserve">. </w:t>
        </w:r>
        <w:r w:rsidRPr="0002100F">
          <w:t>See the note within the PL datatype definition in HL7 version 2.6 chapter 2A Control (DataTypes) page 53 which spells out PL component ordering.</w:t>
        </w:r>
      </w:ins>
    </w:p>
    <w:p w14:paraId="71262020" w14:textId="77777777" w:rsidR="000C32B1" w:rsidRPr="0002100F" w:rsidRDefault="000C32B1" w:rsidP="000C32B1">
      <w:pPr>
        <w:pStyle w:val="Heading3"/>
        <w:numPr>
          <w:ilvl w:val="0"/>
          <w:numId w:val="0"/>
        </w:numPr>
        <w:rPr>
          <w:ins w:id="1535" w:author="Kurt Elliason" w:date="2026-06-08T14:51:00Z" w16du:dateUtc="2026-06-08T19:51:00Z"/>
        </w:rPr>
      </w:pPr>
      <w:bookmarkStart w:id="1536" w:name="_Toc390935438"/>
      <w:bookmarkStart w:id="1537" w:name="_Toc390935945"/>
      <w:bookmarkStart w:id="1538" w:name="_Toc390936220"/>
      <w:bookmarkStart w:id="1539" w:name="_Toc390936637"/>
      <w:bookmarkStart w:id="1540" w:name="_Toc131750429"/>
      <w:ins w:id="1541" w:author="Kurt Elliason" w:date="2026-06-08T14:51:00Z" w16du:dateUtc="2026-06-08T19:51:00Z">
        <w:r w:rsidRPr="0002100F">
          <w:rPr>
            <w:bCs/>
          </w:rPr>
          <w:t>3.16.5 Security Considerations</w:t>
        </w:r>
        <w:bookmarkEnd w:id="1536"/>
        <w:bookmarkEnd w:id="1537"/>
        <w:bookmarkEnd w:id="1538"/>
        <w:bookmarkEnd w:id="1539"/>
        <w:bookmarkEnd w:id="1540"/>
      </w:ins>
    </w:p>
    <w:p w14:paraId="5EAB720B" w14:textId="77777777" w:rsidR="000C32B1" w:rsidRPr="0002100F" w:rsidRDefault="000C32B1" w:rsidP="000C32B1">
      <w:pPr>
        <w:pStyle w:val="BodyText"/>
        <w:rPr>
          <w:ins w:id="1542" w:author="Kurt Elliason" w:date="2026-06-08T14:51:00Z" w16du:dateUtc="2026-06-08T19:51:00Z"/>
        </w:rPr>
      </w:pPr>
      <w:ins w:id="1543" w:author="Kurt Elliason" w:date="2026-06-08T14:51:00Z" w16du:dateUtc="2026-06-08T19:51:00Z">
        <w:r w:rsidRPr="0002100F">
          <w:t>During the Profile development there were no unusual security or privacy concerns identified. There are no mandatory security controls but the implementer is encouraged to use the underlying security and privacy profiles from ITI that are appropriate to the transports such as the Audit Trail and Node Authentication (ATNA) Profile. The operational environment risk assessment, following ISO 80001, will determine the actual security and safety controls employed.</w:t>
        </w:r>
      </w:ins>
    </w:p>
    <w:p w14:paraId="0BC1B0A2" w14:textId="77777777" w:rsidR="000C32B1" w:rsidRPr="000C32B1" w:rsidRDefault="000C32B1" w:rsidP="000C32B1">
      <w:pPr>
        <w:pStyle w:val="BodyText"/>
        <w:rPr>
          <w:ins w:id="1544" w:author="Kurt Elliason" w:date="2026-06-08T14:46:00Z" w16du:dateUtc="2026-06-08T19:46:00Z"/>
        </w:rPr>
        <w:pPrChange w:id="1545" w:author="Kurt Elliason" w:date="2026-06-08T14:48:00Z" w16du:dateUtc="2026-06-08T19:48:00Z">
          <w:pPr>
            <w:pStyle w:val="Heading2"/>
          </w:pPr>
        </w:pPrChange>
      </w:pPr>
    </w:p>
    <w:p w14:paraId="2B9F37C2" w14:textId="77777777" w:rsidR="008630D6" w:rsidRPr="001F42D3" w:rsidRDefault="008630D6" w:rsidP="00C70AE3">
      <w:pPr>
        <w:pStyle w:val="BodyText"/>
      </w:pPr>
    </w:p>
    <w:p w14:paraId="1B415F7A" w14:textId="0DB217A8" w:rsidR="00800492" w:rsidRPr="001F42D3" w:rsidRDefault="00800492" w:rsidP="005C1693">
      <w:pPr>
        <w:pStyle w:val="PartTitle"/>
      </w:pPr>
      <w:bookmarkStart w:id="1546" w:name="_Toc214889759"/>
      <w:bookmarkStart w:id="1547" w:name="_Toc400638436"/>
      <w:bookmarkStart w:id="1548" w:name="_Toc401769849"/>
      <w:r w:rsidRPr="001F42D3">
        <w:lastRenderedPageBreak/>
        <w:t>Appendices</w:t>
      </w:r>
      <w:bookmarkEnd w:id="1546"/>
    </w:p>
    <w:p w14:paraId="15473530" w14:textId="64DB8A60" w:rsidR="00EB6E71" w:rsidRPr="001F42D3" w:rsidRDefault="00800492" w:rsidP="00B34AEB">
      <w:pPr>
        <w:pStyle w:val="Heading1"/>
        <w:numPr>
          <w:ilvl w:val="0"/>
          <w:numId w:val="0"/>
        </w:numPr>
        <w:rPr>
          <w:noProof w:val="0"/>
        </w:rPr>
      </w:pPr>
      <w:bookmarkStart w:id="1549" w:name="_Toc214889760"/>
      <w:r w:rsidRPr="001F42D3">
        <w:rPr>
          <w:noProof w:val="0"/>
        </w:rPr>
        <w:lastRenderedPageBreak/>
        <w:t xml:space="preserve">Appendix A </w:t>
      </w:r>
      <w:r w:rsidR="00EB6E71" w:rsidRPr="001F42D3">
        <w:rPr>
          <w:noProof w:val="0"/>
        </w:rPr>
        <w:t>Mapping ISO/IEEE 11073 Domain Information Model to HL7</w:t>
      </w:r>
      <w:bookmarkEnd w:id="1547"/>
      <w:bookmarkEnd w:id="1548"/>
      <w:bookmarkEnd w:id="1549"/>
    </w:p>
    <w:p w14:paraId="67D03F3D" w14:textId="2C37A8F0" w:rsidR="00B11855" w:rsidRPr="001F42D3" w:rsidRDefault="003D003E" w:rsidP="006F7DBC">
      <w:pPr>
        <w:pStyle w:val="BodyText"/>
      </w:pPr>
      <w:r w:rsidRPr="001F42D3">
        <w:t xml:space="preserve">Figure A-1: System Package </w:t>
      </w:r>
      <w:r w:rsidR="00670F96" w:rsidRPr="001F42D3">
        <w:t>Model</w:t>
      </w:r>
      <w:r w:rsidRPr="001F42D3">
        <w:t xml:space="preserve"> represents the system level containment of the 11073 DIM. </w:t>
      </w:r>
    </w:p>
    <w:p w14:paraId="3B16E7F8" w14:textId="77777777" w:rsidR="006F7DBC" w:rsidRPr="001F42D3" w:rsidRDefault="006F7DBC" w:rsidP="001F5A5C">
      <w:pPr>
        <w:pStyle w:val="BodyText"/>
      </w:pPr>
    </w:p>
    <w:p w14:paraId="78CDE2A4" w14:textId="77777777" w:rsidR="006F7DBC" w:rsidRPr="001F42D3" w:rsidRDefault="00F73333" w:rsidP="000A5604">
      <w:pPr>
        <w:pStyle w:val="FigureTitle"/>
      </w:pPr>
      <w:r w:rsidRPr="001F42D3">
        <w:rPr>
          <w:noProof/>
        </w:rPr>
        <w:drawing>
          <wp:inline distT="0" distB="0" distL="0" distR="0" wp14:anchorId="6EB84020" wp14:editId="2D80F128">
            <wp:extent cx="5449570" cy="4377055"/>
            <wp:effectExtent l="0" t="0" r="0" b="4445"/>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49570" cy="4377055"/>
                    </a:xfrm>
                    <a:prstGeom prst="rect">
                      <a:avLst/>
                    </a:prstGeom>
                    <a:noFill/>
                    <a:ln>
                      <a:noFill/>
                    </a:ln>
                  </pic:spPr>
                </pic:pic>
              </a:graphicData>
            </a:graphic>
          </wp:inline>
        </w:drawing>
      </w:r>
    </w:p>
    <w:p w14:paraId="0D7CADB5" w14:textId="77777777" w:rsidR="00B11855" w:rsidRPr="001F42D3" w:rsidRDefault="003D003E" w:rsidP="00CF5627">
      <w:pPr>
        <w:pStyle w:val="FigureTitle"/>
      </w:pPr>
      <w:r w:rsidRPr="001F42D3">
        <w:t>Figure A-1: System Package Model</w:t>
      </w:r>
    </w:p>
    <w:p w14:paraId="1AFCFCC2" w14:textId="6E58BEA6" w:rsidR="00B11855" w:rsidRPr="001F42D3" w:rsidRDefault="003D003E" w:rsidP="00C70AE3">
      <w:pPr>
        <w:pStyle w:val="BodyText"/>
      </w:pPr>
      <w:r w:rsidRPr="001F42D3">
        <w:t xml:space="preserve">The mapping from 11073 to </w:t>
      </w:r>
      <w:r w:rsidR="006D613E" w:rsidRPr="001F42D3">
        <w:t>HL7</w:t>
      </w:r>
      <w:r w:rsidR="00995105" w:rsidRPr="001F42D3">
        <w:t xml:space="preserve"> </w:t>
      </w:r>
      <w:r w:rsidRPr="001F42D3">
        <w:t>will be described by focusing on the Medical Package defined by the Medical Device System shown in Figure A-1: System Package Model and elaborated in Figure A-2: Medical Package Model.</w:t>
      </w:r>
    </w:p>
    <w:p w14:paraId="17A59B5E" w14:textId="77777777" w:rsidR="00B11855" w:rsidRPr="001F42D3" w:rsidRDefault="00F73333" w:rsidP="00C70AE3">
      <w:pPr>
        <w:pStyle w:val="BodyText"/>
      </w:pPr>
      <w:r w:rsidRPr="001F42D3">
        <w:rPr>
          <w:noProof/>
        </w:rPr>
        <w:lastRenderedPageBreak/>
        <w:drawing>
          <wp:inline distT="0" distB="0" distL="0" distR="0" wp14:anchorId="46B05ABB" wp14:editId="7695918B">
            <wp:extent cx="5681345" cy="4291330"/>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81345" cy="4291330"/>
                    </a:xfrm>
                    <a:prstGeom prst="rect">
                      <a:avLst/>
                    </a:prstGeom>
                    <a:noFill/>
                    <a:ln>
                      <a:noFill/>
                    </a:ln>
                  </pic:spPr>
                </pic:pic>
              </a:graphicData>
            </a:graphic>
          </wp:inline>
        </w:drawing>
      </w:r>
    </w:p>
    <w:p w14:paraId="328DD9BD" w14:textId="77777777" w:rsidR="00B11855" w:rsidRPr="001F42D3" w:rsidRDefault="003D003E" w:rsidP="00CF5627">
      <w:pPr>
        <w:pStyle w:val="FigureTitle"/>
      </w:pPr>
      <w:r w:rsidRPr="001F42D3">
        <w:t>Figure A-2: Medical Package Model</w:t>
      </w:r>
    </w:p>
    <w:p w14:paraId="67485C23" w14:textId="5D96E0BC" w:rsidR="00B11855" w:rsidRPr="001F42D3" w:rsidRDefault="003D003E" w:rsidP="00C70AE3">
      <w:pPr>
        <w:pStyle w:val="BodyText"/>
      </w:pPr>
      <w:r w:rsidRPr="001F42D3">
        <w:t xml:space="preserve">The </w:t>
      </w:r>
      <w:r w:rsidR="006D613E" w:rsidRPr="001F42D3">
        <w:t>HL7</w:t>
      </w:r>
      <w:r w:rsidR="00995105" w:rsidRPr="001F42D3">
        <w:t xml:space="preserve"> </w:t>
      </w:r>
      <w:r w:rsidRPr="001F42D3">
        <w:t>OBX segment provides two fields which are used in mapping the objects shown in Figure A-2: Medical Package Model; these are OBX-3 Observation Identifier and OBX-4 Observation Sub-Id.</w:t>
      </w:r>
    </w:p>
    <w:p w14:paraId="5E03897F" w14:textId="01F40050" w:rsidR="00B11855" w:rsidRPr="001F42D3" w:rsidRDefault="003D003E" w:rsidP="00C70AE3">
      <w:pPr>
        <w:pStyle w:val="BodyText"/>
      </w:pPr>
      <w:r w:rsidRPr="001F42D3">
        <w:t xml:space="preserve">OBX-3 is expressed as an </w:t>
      </w:r>
      <w:r w:rsidR="006D613E" w:rsidRPr="001F42D3">
        <w:t>HL7</w:t>
      </w:r>
      <w:r w:rsidR="00995105" w:rsidRPr="001F42D3">
        <w:t xml:space="preserve"> </w:t>
      </w:r>
      <w:r w:rsidRPr="001F42D3">
        <w:t xml:space="preserve">Coded Element With Exceptions (CWE) data type and the details of mapping the 11073 MDC to the </w:t>
      </w:r>
      <w:r w:rsidR="006D613E" w:rsidRPr="001F42D3">
        <w:t>HL7</w:t>
      </w:r>
      <w:r w:rsidR="00995105" w:rsidRPr="001F42D3">
        <w:t xml:space="preserve"> </w:t>
      </w:r>
      <w:r w:rsidRPr="001F42D3">
        <w:t xml:space="preserve">CWE datatype are described in Appendix </w:t>
      </w:r>
      <w:r w:rsidR="00B37DF5" w:rsidRPr="001F42D3">
        <w:t>A.1 ISO</w:t>
      </w:r>
      <w:r w:rsidRPr="001F42D3">
        <w:t xml:space="preserve">/IEEE Nomenclature mapping to </w:t>
      </w:r>
      <w:r w:rsidR="006D613E" w:rsidRPr="001F42D3">
        <w:t>HL7</w:t>
      </w:r>
      <w:r w:rsidR="00995105" w:rsidRPr="001F42D3">
        <w:t xml:space="preserve"> </w:t>
      </w:r>
      <w:r w:rsidRPr="001F42D3">
        <w:t>OBX-3.</w:t>
      </w:r>
    </w:p>
    <w:p w14:paraId="48BEC4B9" w14:textId="77777777" w:rsidR="00B11855" w:rsidRPr="001F42D3" w:rsidRDefault="003D003E" w:rsidP="00C70AE3">
      <w:pPr>
        <w:pStyle w:val="BodyText"/>
      </w:pPr>
      <w:r w:rsidRPr="001F42D3">
        <w:t>OBX-4 is used to express the containment level of a particular item expressed in OBX-3. This is done by defining the nodes of the &lt;MDS&gt; &lt;VMD&gt; &lt;CHAN&gt; &lt;METRIC&gt; hierarchy of the containment tree as a set of ordinal numbers expressed in a dotted notation such that each OBX-3 is expressed unambiguously in terms of its containment as defined by OBX-4. This may be supplemented by a further level or levels to distinguish attributes or other subordinate structures as may be specified in particular PCD profiles. See under OBX-4 in Appendix B for the details of the "dotted notation" used to express this containment.</w:t>
      </w:r>
    </w:p>
    <w:p w14:paraId="598DC326" w14:textId="77777777" w:rsidR="006F7DBC" w:rsidRPr="001F42D3" w:rsidRDefault="00F73333" w:rsidP="00A17802">
      <w:pPr>
        <w:pStyle w:val="BodyText"/>
        <w:jc w:val="center"/>
      </w:pPr>
      <w:r w:rsidRPr="001F42D3">
        <w:rPr>
          <w:noProof/>
        </w:rPr>
        <w:lastRenderedPageBreak/>
        <w:drawing>
          <wp:inline distT="0" distB="0" distL="0" distR="0" wp14:anchorId="62FD8AFD" wp14:editId="33C9F1BD">
            <wp:extent cx="4730750" cy="3328670"/>
            <wp:effectExtent l="0" t="0" r="0" b="508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30750" cy="3328670"/>
                    </a:xfrm>
                    <a:prstGeom prst="rect">
                      <a:avLst/>
                    </a:prstGeom>
                    <a:noFill/>
                    <a:ln>
                      <a:noFill/>
                    </a:ln>
                  </pic:spPr>
                </pic:pic>
              </a:graphicData>
            </a:graphic>
          </wp:inline>
        </w:drawing>
      </w:r>
    </w:p>
    <w:p w14:paraId="2E846FC2" w14:textId="77777777" w:rsidR="00B11855" w:rsidRPr="001F42D3" w:rsidRDefault="003D003E" w:rsidP="00CF5627">
      <w:pPr>
        <w:pStyle w:val="FigureTitle"/>
      </w:pPr>
      <w:r w:rsidRPr="001F42D3">
        <w:t>Figure A-3: Example of Mapping Containment to OBX-4</w:t>
      </w:r>
    </w:p>
    <w:p w14:paraId="4CD7344A" w14:textId="35E2EB2D" w:rsidR="00B11855" w:rsidRPr="001F42D3" w:rsidRDefault="003D003E" w:rsidP="00C70AE3">
      <w:pPr>
        <w:pStyle w:val="BodyText"/>
      </w:pPr>
      <w:r w:rsidRPr="001F42D3">
        <w:t>For example</w:t>
      </w:r>
      <w:r w:rsidR="0071129F" w:rsidRPr="001F42D3">
        <w:t>,</w:t>
      </w:r>
      <w:r w:rsidRPr="001F42D3">
        <w:t xml:space="preserve"> the OBX-4 for the &lt;VS Mon&gt; &lt;ECG&gt; &lt;Ctach&gt; &lt;HR&gt; would be expressed as 1.2.1.3.</w:t>
      </w:r>
    </w:p>
    <w:p w14:paraId="76FDE44E" w14:textId="35DEDDBC" w:rsidR="00FB22C3" w:rsidRPr="001F42D3" w:rsidRDefault="00FB22C3" w:rsidP="00FB22C3">
      <w:pPr>
        <w:pStyle w:val="BodyText"/>
      </w:pPr>
      <w:r w:rsidRPr="001F42D3">
        <w:t>NOTE: The ordinal numbers in an OBX-4 are not normative for a given parameter (identified in OBX-3) and may vary between implementations. Each OBX-4 Sub-Id must be unique within a given containment and message</w:t>
      </w:r>
      <w:r w:rsidR="0071129F" w:rsidRPr="001F42D3">
        <w:t>,</w:t>
      </w:r>
      <w:r w:rsidRPr="001F42D3">
        <w:t xml:space="preserve"> but the numbers and mappings may change between messages.</w:t>
      </w:r>
    </w:p>
    <w:p w14:paraId="052C73FC" w14:textId="08BCB432" w:rsidR="00B11855" w:rsidRPr="001F42D3" w:rsidRDefault="003D003E" w:rsidP="00C70AE3">
      <w:pPr>
        <w:pStyle w:val="BodyText"/>
      </w:pPr>
      <w:r w:rsidRPr="001F42D3">
        <w:t xml:space="preserve">In OBX-2 the valid </w:t>
      </w:r>
      <w:r w:rsidR="006D613E" w:rsidRPr="001F42D3">
        <w:t>HL7</w:t>
      </w:r>
      <w:r w:rsidR="00995105" w:rsidRPr="001F42D3">
        <w:t xml:space="preserve"> </w:t>
      </w:r>
      <w:r w:rsidRPr="001F42D3">
        <w:t>types for the mapping are NM, ST, SN, CWE, CF (String may have some implied structure)</w:t>
      </w:r>
    </w:p>
    <w:p w14:paraId="156A308A" w14:textId="77777777" w:rsidR="00B11855" w:rsidRPr="001F42D3" w:rsidRDefault="003D003E" w:rsidP="00C70AE3">
      <w:pPr>
        <w:pStyle w:val="BodyText"/>
      </w:pPr>
      <w:r w:rsidRPr="001F42D3">
        <w:t>The specification of the containment tree provides a mechanism to address dynamic configuration of a PCD. For example, a patient monitor may have one or more "plug-ins" which may be added to and removed from the patient monitor as the patient’s clinical condition changes. These should be individually identifiable by a unique device instance identifier. When a plug-in is removed, the ordinal numbers previously assigned to that plug-in should be reserved. Addition of a new plug-in with a different unique device instance identifier shall result in the assignment of ordinal numbers which have not been reserved. Replacement of the "known" plug-in after its removal shall result in the re-assignment of the same reserved ordinal number to the plug-in that it formerly had. If the DOR system cannot distinguish individual instances of a module, it may treat modules that are functionally equivalent as though they were the same module for the purposes of the above scheme.</w:t>
      </w:r>
    </w:p>
    <w:p w14:paraId="25D4D522" w14:textId="6DD18F63" w:rsidR="00B11855" w:rsidRPr="001F42D3" w:rsidRDefault="00800492" w:rsidP="00B34AEB">
      <w:pPr>
        <w:pStyle w:val="Heading2"/>
        <w:numPr>
          <w:ilvl w:val="0"/>
          <w:numId w:val="0"/>
        </w:numPr>
        <w:rPr>
          <w:noProof w:val="0"/>
        </w:rPr>
      </w:pPr>
      <w:bookmarkStart w:id="1550" w:name="_Ref272321238"/>
      <w:bookmarkStart w:id="1551" w:name="_Toc401769850"/>
      <w:bookmarkStart w:id="1552" w:name="_Toc214889761"/>
      <w:r w:rsidRPr="001F42D3">
        <w:rPr>
          <w:noProof w:val="0"/>
        </w:rPr>
        <w:lastRenderedPageBreak/>
        <w:t xml:space="preserve">A.1 </w:t>
      </w:r>
      <w:r w:rsidR="003D003E" w:rsidRPr="001F42D3">
        <w:rPr>
          <w:noProof w:val="0"/>
        </w:rPr>
        <w:t xml:space="preserve">ISO/IEEE Nomenclature mapping to </w:t>
      </w:r>
      <w:r w:rsidR="006D613E" w:rsidRPr="001F42D3">
        <w:rPr>
          <w:noProof w:val="0"/>
        </w:rPr>
        <w:t>HL7</w:t>
      </w:r>
      <w:r w:rsidR="00995105" w:rsidRPr="001F42D3">
        <w:rPr>
          <w:noProof w:val="0"/>
        </w:rPr>
        <w:t xml:space="preserve"> </w:t>
      </w:r>
      <w:r w:rsidR="003D003E" w:rsidRPr="001F42D3">
        <w:rPr>
          <w:noProof w:val="0"/>
        </w:rPr>
        <w:t>OBX-3</w:t>
      </w:r>
      <w:bookmarkEnd w:id="1550"/>
      <w:bookmarkEnd w:id="1551"/>
      <w:bookmarkEnd w:id="1552"/>
    </w:p>
    <w:p w14:paraId="71013943" w14:textId="2C712234" w:rsidR="00B11855" w:rsidRPr="001F42D3" w:rsidRDefault="003D003E" w:rsidP="005C17EC">
      <w:pPr>
        <w:pStyle w:val="BodyText"/>
      </w:pPr>
      <w:r w:rsidRPr="001F42D3">
        <w:t xml:space="preserve">The ISO/IEEE Nomenclature provides an unambiguous coding which is mapped to </w:t>
      </w:r>
      <w:r w:rsidR="006D613E" w:rsidRPr="001F42D3">
        <w:t>HL7</w:t>
      </w:r>
      <w:r w:rsidR="00995105" w:rsidRPr="001F42D3">
        <w:t xml:space="preserve"> </w:t>
      </w:r>
      <w:r w:rsidRPr="001F42D3">
        <w:t>OBX-3 as follows:</w:t>
      </w:r>
    </w:p>
    <w:p w14:paraId="56FEBD38" w14:textId="0B39E03D" w:rsidR="00B11855" w:rsidRPr="001F42D3" w:rsidRDefault="006D613E" w:rsidP="005C17EC">
      <w:pPr>
        <w:pStyle w:val="BodyText"/>
      </w:pPr>
      <w:r w:rsidRPr="001F42D3">
        <w:t>HL7</w:t>
      </w:r>
      <w:r w:rsidR="00995105" w:rsidRPr="001F42D3">
        <w:t xml:space="preserve"> </w:t>
      </w:r>
      <w:r w:rsidR="003D003E" w:rsidRPr="001F42D3">
        <w:t>OBX-3 is of type CWE consisting of:</w:t>
      </w:r>
    </w:p>
    <w:p w14:paraId="7C70BD66" w14:textId="465C323E" w:rsidR="00B11855" w:rsidRPr="001F42D3" w:rsidRDefault="003D003E" w:rsidP="00CF5627">
      <w:pPr>
        <w:pStyle w:val="TableTitle"/>
      </w:pPr>
      <w:r w:rsidRPr="001F42D3">
        <w:t>Table A.1-</w:t>
      </w:r>
      <w:r w:rsidR="00DA4C12" w:rsidRPr="001F42D3">
        <w:t>1</w:t>
      </w:r>
      <w:r w:rsidR="005D79DE" w:rsidRPr="001F42D3">
        <w:t>:</w:t>
      </w:r>
      <w:r w:rsidR="00DA4C12" w:rsidRPr="001F42D3">
        <w:t xml:space="preserve"> </w:t>
      </w:r>
      <w:r w:rsidR="006D613E" w:rsidRPr="001F42D3">
        <w:t>HL7</w:t>
      </w:r>
      <w:r w:rsidR="00995105" w:rsidRPr="001F42D3">
        <w:t xml:space="preserve"> </w:t>
      </w:r>
      <w:r w:rsidRPr="001F42D3">
        <w:t xml:space="preserve">Component Table - CWE - Coded With Exceptions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
        <w:gridCol w:w="927"/>
        <w:gridCol w:w="641"/>
        <w:gridCol w:w="985"/>
        <w:gridCol w:w="886"/>
        <w:gridCol w:w="874"/>
        <w:gridCol w:w="1485"/>
        <w:gridCol w:w="1440"/>
        <w:gridCol w:w="1555"/>
      </w:tblGrid>
      <w:tr w:rsidR="00C40FD5" w:rsidRPr="001F42D3" w14:paraId="7EDCC80F" w14:textId="77777777" w:rsidTr="005C1693">
        <w:trPr>
          <w:cantSplit/>
          <w:tblHeader/>
          <w:jc w:val="center"/>
        </w:trPr>
        <w:tc>
          <w:tcPr>
            <w:tcW w:w="797" w:type="dxa"/>
            <w:shd w:val="clear" w:color="auto" w:fill="D9D9D9"/>
          </w:tcPr>
          <w:p w14:paraId="0C1EDB08" w14:textId="77777777" w:rsidR="00B11855" w:rsidRPr="001F42D3" w:rsidRDefault="003D003E" w:rsidP="006C0E8E">
            <w:pPr>
              <w:pStyle w:val="TableEntryHeader"/>
            </w:pPr>
            <w:r w:rsidRPr="001F42D3">
              <w:t>SEQ</w:t>
            </w:r>
          </w:p>
        </w:tc>
        <w:tc>
          <w:tcPr>
            <w:tcW w:w="927" w:type="dxa"/>
            <w:shd w:val="clear" w:color="auto" w:fill="D9D9D9"/>
          </w:tcPr>
          <w:p w14:paraId="16C587D1" w14:textId="77777777" w:rsidR="00B11855" w:rsidRPr="001F42D3" w:rsidRDefault="003D003E" w:rsidP="006C0E8E">
            <w:pPr>
              <w:pStyle w:val="TableEntryHeader"/>
            </w:pPr>
            <w:r w:rsidRPr="001F42D3">
              <w:t>LEN</w:t>
            </w:r>
          </w:p>
        </w:tc>
        <w:tc>
          <w:tcPr>
            <w:tcW w:w="641" w:type="dxa"/>
            <w:shd w:val="clear" w:color="auto" w:fill="D9D9D9"/>
          </w:tcPr>
          <w:p w14:paraId="32F82276" w14:textId="77777777" w:rsidR="00B11855" w:rsidRPr="001F42D3" w:rsidRDefault="003D003E" w:rsidP="006C0E8E">
            <w:pPr>
              <w:pStyle w:val="TableEntryHeader"/>
            </w:pPr>
            <w:r w:rsidRPr="001F42D3">
              <w:t>DT</w:t>
            </w:r>
          </w:p>
        </w:tc>
        <w:tc>
          <w:tcPr>
            <w:tcW w:w="985" w:type="dxa"/>
            <w:shd w:val="clear" w:color="auto" w:fill="D9D9D9"/>
          </w:tcPr>
          <w:p w14:paraId="744ED1EB" w14:textId="77777777" w:rsidR="00B11855" w:rsidRPr="001F42D3" w:rsidRDefault="003D003E" w:rsidP="006C0E8E">
            <w:pPr>
              <w:pStyle w:val="TableEntryHeader"/>
            </w:pPr>
            <w:r w:rsidRPr="001F42D3">
              <w:t>Usage</w:t>
            </w:r>
          </w:p>
        </w:tc>
        <w:tc>
          <w:tcPr>
            <w:tcW w:w="886" w:type="dxa"/>
            <w:shd w:val="clear" w:color="auto" w:fill="D9D9D9"/>
          </w:tcPr>
          <w:p w14:paraId="0ED82866" w14:textId="77777777" w:rsidR="00B11855" w:rsidRPr="001F42D3" w:rsidRDefault="003D003E" w:rsidP="006C0E8E">
            <w:pPr>
              <w:pStyle w:val="TableEntryHeader"/>
            </w:pPr>
            <w:r w:rsidRPr="001F42D3">
              <w:t>Card.</w:t>
            </w:r>
          </w:p>
        </w:tc>
        <w:tc>
          <w:tcPr>
            <w:tcW w:w="874" w:type="dxa"/>
            <w:shd w:val="clear" w:color="auto" w:fill="D9D9D9"/>
          </w:tcPr>
          <w:p w14:paraId="159286A2" w14:textId="77777777" w:rsidR="00B11855" w:rsidRPr="001F42D3" w:rsidRDefault="003D003E" w:rsidP="006C0E8E">
            <w:pPr>
              <w:pStyle w:val="TableEntryHeader"/>
            </w:pPr>
            <w:r w:rsidRPr="001F42D3">
              <w:t>TBL#</w:t>
            </w:r>
          </w:p>
        </w:tc>
        <w:tc>
          <w:tcPr>
            <w:tcW w:w="1485" w:type="dxa"/>
            <w:shd w:val="clear" w:color="auto" w:fill="D9D9D9"/>
          </w:tcPr>
          <w:p w14:paraId="3143A375" w14:textId="77777777" w:rsidR="00B11855" w:rsidRPr="001F42D3" w:rsidRDefault="003D003E" w:rsidP="006C0E8E">
            <w:pPr>
              <w:pStyle w:val="TableEntryHeader"/>
            </w:pPr>
            <w:r w:rsidRPr="001F42D3">
              <w:t>Component Name</w:t>
            </w:r>
          </w:p>
        </w:tc>
        <w:tc>
          <w:tcPr>
            <w:tcW w:w="1440" w:type="dxa"/>
            <w:shd w:val="clear" w:color="auto" w:fill="D9D9D9"/>
          </w:tcPr>
          <w:p w14:paraId="0AE29899" w14:textId="77777777" w:rsidR="00B11855" w:rsidRPr="001F42D3" w:rsidRDefault="003D003E" w:rsidP="006C0E8E">
            <w:pPr>
              <w:pStyle w:val="TableEntryHeader"/>
            </w:pPr>
            <w:r w:rsidRPr="001F42D3">
              <w:t>Comments</w:t>
            </w:r>
          </w:p>
        </w:tc>
        <w:tc>
          <w:tcPr>
            <w:tcW w:w="1555" w:type="dxa"/>
            <w:shd w:val="clear" w:color="auto" w:fill="D9D9D9"/>
          </w:tcPr>
          <w:p w14:paraId="3204D7EF" w14:textId="77777777" w:rsidR="00B11855" w:rsidRPr="001F42D3" w:rsidRDefault="003D003E" w:rsidP="006C0E8E">
            <w:pPr>
              <w:pStyle w:val="TableEntryHeader"/>
            </w:pPr>
            <w:r w:rsidRPr="001F42D3">
              <w:t>Sec Ref</w:t>
            </w:r>
          </w:p>
        </w:tc>
      </w:tr>
      <w:tr w:rsidR="00C40FD5" w:rsidRPr="001F42D3" w14:paraId="39FB1405" w14:textId="77777777" w:rsidTr="005C1693">
        <w:trPr>
          <w:cantSplit/>
          <w:jc w:val="center"/>
        </w:trPr>
        <w:tc>
          <w:tcPr>
            <w:tcW w:w="797" w:type="dxa"/>
          </w:tcPr>
          <w:p w14:paraId="76F3D84A" w14:textId="77777777" w:rsidR="00B11855" w:rsidRPr="001F42D3" w:rsidRDefault="003D003E" w:rsidP="006C0E8E">
            <w:pPr>
              <w:pStyle w:val="TableEntry"/>
              <w:keepNext/>
            </w:pPr>
            <w:r w:rsidRPr="001F42D3">
              <w:t>1</w:t>
            </w:r>
          </w:p>
        </w:tc>
        <w:tc>
          <w:tcPr>
            <w:tcW w:w="927" w:type="dxa"/>
          </w:tcPr>
          <w:p w14:paraId="03BD7E01" w14:textId="77777777" w:rsidR="00B11855" w:rsidRPr="001F42D3" w:rsidRDefault="003D003E" w:rsidP="006C0E8E">
            <w:pPr>
              <w:pStyle w:val="TableEntry"/>
              <w:keepNext/>
            </w:pPr>
            <w:r w:rsidRPr="001F42D3">
              <w:t>20</w:t>
            </w:r>
          </w:p>
        </w:tc>
        <w:tc>
          <w:tcPr>
            <w:tcW w:w="641" w:type="dxa"/>
          </w:tcPr>
          <w:p w14:paraId="1797AE3A" w14:textId="77777777" w:rsidR="00B11855" w:rsidRPr="001F42D3" w:rsidRDefault="003D003E" w:rsidP="006C0E8E">
            <w:pPr>
              <w:pStyle w:val="TableEntry"/>
              <w:keepNext/>
            </w:pPr>
            <w:r w:rsidRPr="001F42D3">
              <w:t>ST</w:t>
            </w:r>
          </w:p>
        </w:tc>
        <w:tc>
          <w:tcPr>
            <w:tcW w:w="985" w:type="dxa"/>
          </w:tcPr>
          <w:p w14:paraId="3103B3F3" w14:textId="77777777" w:rsidR="00B11855" w:rsidRPr="001F42D3" w:rsidRDefault="003D003E" w:rsidP="006C0E8E">
            <w:pPr>
              <w:pStyle w:val="TableEntry"/>
              <w:keepNext/>
            </w:pPr>
            <w:r w:rsidRPr="001F42D3">
              <w:t>R</w:t>
            </w:r>
          </w:p>
        </w:tc>
        <w:tc>
          <w:tcPr>
            <w:tcW w:w="886" w:type="dxa"/>
          </w:tcPr>
          <w:p w14:paraId="761B32B0" w14:textId="77777777" w:rsidR="00B11855" w:rsidRPr="001F42D3" w:rsidRDefault="003D003E" w:rsidP="006C0E8E">
            <w:pPr>
              <w:pStyle w:val="TableEntry"/>
              <w:keepNext/>
            </w:pPr>
            <w:r w:rsidRPr="001F42D3">
              <w:t>[1..1]</w:t>
            </w:r>
          </w:p>
        </w:tc>
        <w:tc>
          <w:tcPr>
            <w:tcW w:w="874" w:type="dxa"/>
          </w:tcPr>
          <w:p w14:paraId="0C7479BC" w14:textId="77777777" w:rsidR="00B11855" w:rsidRPr="001F42D3" w:rsidRDefault="00B11855" w:rsidP="006C0E8E">
            <w:pPr>
              <w:pStyle w:val="TableEntry"/>
              <w:keepNext/>
            </w:pPr>
          </w:p>
        </w:tc>
        <w:tc>
          <w:tcPr>
            <w:tcW w:w="1485" w:type="dxa"/>
          </w:tcPr>
          <w:p w14:paraId="6B6ED512" w14:textId="77777777" w:rsidR="00B11855" w:rsidRPr="001F42D3" w:rsidRDefault="003D003E" w:rsidP="006C0E8E">
            <w:pPr>
              <w:pStyle w:val="TableEntry"/>
              <w:keepNext/>
            </w:pPr>
            <w:r w:rsidRPr="001F42D3">
              <w:t>Identifier</w:t>
            </w:r>
          </w:p>
        </w:tc>
        <w:tc>
          <w:tcPr>
            <w:tcW w:w="1440" w:type="dxa"/>
          </w:tcPr>
          <w:p w14:paraId="15F10116" w14:textId="77777777" w:rsidR="00B11855" w:rsidRPr="001F42D3" w:rsidRDefault="003D003E" w:rsidP="006C0E8E">
            <w:pPr>
              <w:pStyle w:val="TableEntry"/>
              <w:keepNext/>
            </w:pPr>
            <w:r w:rsidRPr="001F42D3">
              <w:t>Nomenclature Code</w:t>
            </w:r>
          </w:p>
        </w:tc>
        <w:tc>
          <w:tcPr>
            <w:tcW w:w="1555" w:type="dxa"/>
          </w:tcPr>
          <w:p w14:paraId="59C3720C" w14:textId="77777777" w:rsidR="00B11855" w:rsidRPr="001F42D3" w:rsidRDefault="003D003E" w:rsidP="006C0E8E">
            <w:pPr>
              <w:pStyle w:val="TableEntry"/>
              <w:keepNext/>
            </w:pPr>
            <w:r w:rsidRPr="001F42D3">
              <w:t>2.A.74</w:t>
            </w:r>
          </w:p>
        </w:tc>
      </w:tr>
      <w:tr w:rsidR="00C40FD5" w:rsidRPr="001F42D3" w14:paraId="4A625A59" w14:textId="77777777" w:rsidTr="005C1693">
        <w:trPr>
          <w:cantSplit/>
          <w:jc w:val="center"/>
        </w:trPr>
        <w:tc>
          <w:tcPr>
            <w:tcW w:w="797" w:type="dxa"/>
          </w:tcPr>
          <w:p w14:paraId="703BDF9A" w14:textId="77777777" w:rsidR="00B11855" w:rsidRPr="001F42D3" w:rsidRDefault="003D003E" w:rsidP="00805BA1">
            <w:pPr>
              <w:pStyle w:val="TableEntry"/>
            </w:pPr>
            <w:r w:rsidRPr="001F42D3">
              <w:t>2</w:t>
            </w:r>
          </w:p>
        </w:tc>
        <w:tc>
          <w:tcPr>
            <w:tcW w:w="927" w:type="dxa"/>
          </w:tcPr>
          <w:p w14:paraId="43FE0457" w14:textId="77777777" w:rsidR="00B11855" w:rsidRPr="001F42D3" w:rsidRDefault="003D003E" w:rsidP="00805BA1">
            <w:pPr>
              <w:pStyle w:val="TableEntry"/>
            </w:pPr>
            <w:r w:rsidRPr="001F42D3">
              <w:t>199</w:t>
            </w:r>
          </w:p>
        </w:tc>
        <w:tc>
          <w:tcPr>
            <w:tcW w:w="641" w:type="dxa"/>
          </w:tcPr>
          <w:p w14:paraId="02F95EF1" w14:textId="77777777" w:rsidR="00B11855" w:rsidRPr="001F42D3" w:rsidRDefault="003D003E" w:rsidP="00805BA1">
            <w:pPr>
              <w:pStyle w:val="TableEntry"/>
            </w:pPr>
            <w:r w:rsidRPr="001F42D3">
              <w:t>ST</w:t>
            </w:r>
          </w:p>
        </w:tc>
        <w:tc>
          <w:tcPr>
            <w:tcW w:w="985" w:type="dxa"/>
          </w:tcPr>
          <w:p w14:paraId="33BBF528" w14:textId="77777777" w:rsidR="00B11855" w:rsidRPr="001F42D3" w:rsidRDefault="003D003E" w:rsidP="00805BA1">
            <w:pPr>
              <w:pStyle w:val="TableEntry"/>
            </w:pPr>
            <w:r w:rsidRPr="001F42D3">
              <w:t>R</w:t>
            </w:r>
          </w:p>
        </w:tc>
        <w:tc>
          <w:tcPr>
            <w:tcW w:w="886" w:type="dxa"/>
          </w:tcPr>
          <w:p w14:paraId="4CB8BC73" w14:textId="77777777" w:rsidR="00B11855" w:rsidRPr="001F42D3" w:rsidRDefault="003D003E" w:rsidP="00805BA1">
            <w:pPr>
              <w:pStyle w:val="TableEntry"/>
            </w:pPr>
            <w:r w:rsidRPr="001F42D3">
              <w:t>[1..1]</w:t>
            </w:r>
          </w:p>
        </w:tc>
        <w:tc>
          <w:tcPr>
            <w:tcW w:w="874" w:type="dxa"/>
          </w:tcPr>
          <w:p w14:paraId="66226C1B" w14:textId="77777777" w:rsidR="00B11855" w:rsidRPr="001F42D3" w:rsidRDefault="00B11855" w:rsidP="00805BA1">
            <w:pPr>
              <w:pStyle w:val="TableEntry"/>
            </w:pPr>
          </w:p>
        </w:tc>
        <w:tc>
          <w:tcPr>
            <w:tcW w:w="1485" w:type="dxa"/>
          </w:tcPr>
          <w:p w14:paraId="519A29F7" w14:textId="77777777" w:rsidR="00B11855" w:rsidRPr="001F42D3" w:rsidRDefault="003D003E" w:rsidP="00805BA1">
            <w:pPr>
              <w:pStyle w:val="TableEntry"/>
            </w:pPr>
            <w:r w:rsidRPr="001F42D3">
              <w:t>Text</w:t>
            </w:r>
          </w:p>
        </w:tc>
        <w:tc>
          <w:tcPr>
            <w:tcW w:w="1440" w:type="dxa"/>
          </w:tcPr>
          <w:p w14:paraId="2248C0A0" w14:textId="77777777" w:rsidR="00B11855" w:rsidRPr="001F42D3" w:rsidRDefault="003D003E" w:rsidP="00805BA1">
            <w:pPr>
              <w:pStyle w:val="TableEntry"/>
            </w:pPr>
            <w:r w:rsidRPr="001F42D3">
              <w:t>Reference ID</w:t>
            </w:r>
          </w:p>
        </w:tc>
        <w:tc>
          <w:tcPr>
            <w:tcW w:w="1555" w:type="dxa"/>
          </w:tcPr>
          <w:p w14:paraId="5C127012" w14:textId="77777777" w:rsidR="00B11855" w:rsidRPr="001F42D3" w:rsidRDefault="003D003E" w:rsidP="00805BA1">
            <w:pPr>
              <w:pStyle w:val="TableEntry"/>
            </w:pPr>
            <w:r w:rsidRPr="001F42D3">
              <w:t>2.A.74</w:t>
            </w:r>
          </w:p>
        </w:tc>
      </w:tr>
      <w:tr w:rsidR="00C40FD5" w:rsidRPr="001F42D3" w14:paraId="64F90A8B" w14:textId="77777777" w:rsidTr="005C1693">
        <w:trPr>
          <w:cantSplit/>
          <w:jc w:val="center"/>
        </w:trPr>
        <w:tc>
          <w:tcPr>
            <w:tcW w:w="797" w:type="dxa"/>
          </w:tcPr>
          <w:p w14:paraId="3A30F32E" w14:textId="77777777" w:rsidR="00B11855" w:rsidRPr="001F42D3" w:rsidRDefault="003D003E" w:rsidP="00805BA1">
            <w:pPr>
              <w:pStyle w:val="TableEntry"/>
            </w:pPr>
            <w:r w:rsidRPr="001F42D3">
              <w:t>3</w:t>
            </w:r>
          </w:p>
        </w:tc>
        <w:tc>
          <w:tcPr>
            <w:tcW w:w="927" w:type="dxa"/>
          </w:tcPr>
          <w:p w14:paraId="02EE064E" w14:textId="77777777" w:rsidR="00B11855" w:rsidRPr="001F42D3" w:rsidRDefault="003D003E" w:rsidP="00805BA1">
            <w:pPr>
              <w:pStyle w:val="TableEntry"/>
            </w:pPr>
            <w:r w:rsidRPr="001F42D3">
              <w:t>20</w:t>
            </w:r>
          </w:p>
        </w:tc>
        <w:tc>
          <w:tcPr>
            <w:tcW w:w="641" w:type="dxa"/>
          </w:tcPr>
          <w:p w14:paraId="0074829B" w14:textId="77777777" w:rsidR="00B11855" w:rsidRPr="001F42D3" w:rsidRDefault="003D003E" w:rsidP="00805BA1">
            <w:pPr>
              <w:pStyle w:val="TableEntry"/>
            </w:pPr>
            <w:r w:rsidRPr="001F42D3">
              <w:t>ID</w:t>
            </w:r>
          </w:p>
        </w:tc>
        <w:tc>
          <w:tcPr>
            <w:tcW w:w="985" w:type="dxa"/>
          </w:tcPr>
          <w:p w14:paraId="10C3247E" w14:textId="77777777" w:rsidR="00B11855" w:rsidRPr="001F42D3" w:rsidRDefault="003D003E" w:rsidP="00805BA1">
            <w:pPr>
              <w:pStyle w:val="TableEntry"/>
            </w:pPr>
            <w:r w:rsidRPr="001F42D3">
              <w:t>R</w:t>
            </w:r>
          </w:p>
        </w:tc>
        <w:tc>
          <w:tcPr>
            <w:tcW w:w="886" w:type="dxa"/>
          </w:tcPr>
          <w:p w14:paraId="295BB861" w14:textId="77777777" w:rsidR="00B11855" w:rsidRPr="001F42D3" w:rsidRDefault="003D003E" w:rsidP="00805BA1">
            <w:pPr>
              <w:pStyle w:val="TableEntry"/>
            </w:pPr>
            <w:r w:rsidRPr="001F42D3">
              <w:t>[1..1]</w:t>
            </w:r>
          </w:p>
        </w:tc>
        <w:tc>
          <w:tcPr>
            <w:tcW w:w="874" w:type="dxa"/>
          </w:tcPr>
          <w:p w14:paraId="3EBD3A4F" w14:textId="77777777" w:rsidR="00B11855" w:rsidRPr="001F42D3" w:rsidRDefault="003D003E" w:rsidP="00805BA1">
            <w:pPr>
              <w:pStyle w:val="TableEntry"/>
            </w:pPr>
            <w:r w:rsidRPr="001F42D3">
              <w:t>0396</w:t>
            </w:r>
          </w:p>
        </w:tc>
        <w:tc>
          <w:tcPr>
            <w:tcW w:w="1485" w:type="dxa"/>
          </w:tcPr>
          <w:p w14:paraId="7C72C947" w14:textId="77777777" w:rsidR="00B11855" w:rsidRPr="001F42D3" w:rsidRDefault="003D003E" w:rsidP="00805BA1">
            <w:pPr>
              <w:pStyle w:val="TableEntry"/>
            </w:pPr>
            <w:r w:rsidRPr="001F42D3">
              <w:t>Name of Coding System</w:t>
            </w:r>
          </w:p>
        </w:tc>
        <w:tc>
          <w:tcPr>
            <w:tcW w:w="1440" w:type="dxa"/>
          </w:tcPr>
          <w:p w14:paraId="5AA0AE2A" w14:textId="77777777" w:rsidR="00B11855" w:rsidRPr="001F42D3" w:rsidRDefault="003D003E" w:rsidP="00805BA1">
            <w:pPr>
              <w:pStyle w:val="TableEntry"/>
            </w:pPr>
            <w:r w:rsidRPr="001F42D3">
              <w:t>"MDC"</w:t>
            </w:r>
          </w:p>
        </w:tc>
        <w:tc>
          <w:tcPr>
            <w:tcW w:w="1555" w:type="dxa"/>
          </w:tcPr>
          <w:p w14:paraId="61466762" w14:textId="77777777" w:rsidR="00B11855" w:rsidRPr="001F42D3" w:rsidRDefault="003D003E" w:rsidP="00805BA1">
            <w:pPr>
              <w:pStyle w:val="TableEntry"/>
            </w:pPr>
            <w:r w:rsidRPr="001F42D3">
              <w:t>2.A.35</w:t>
            </w:r>
          </w:p>
        </w:tc>
      </w:tr>
      <w:tr w:rsidR="00C40FD5" w:rsidRPr="001F42D3" w14:paraId="2D0A60FF" w14:textId="77777777" w:rsidTr="005C1693">
        <w:trPr>
          <w:cantSplit/>
          <w:jc w:val="center"/>
        </w:trPr>
        <w:tc>
          <w:tcPr>
            <w:tcW w:w="797" w:type="dxa"/>
          </w:tcPr>
          <w:p w14:paraId="41165E92" w14:textId="77777777" w:rsidR="00B11855" w:rsidRPr="001F42D3" w:rsidRDefault="003D003E" w:rsidP="00805BA1">
            <w:pPr>
              <w:pStyle w:val="TableEntry"/>
            </w:pPr>
            <w:r w:rsidRPr="001F42D3">
              <w:t>4</w:t>
            </w:r>
          </w:p>
        </w:tc>
        <w:tc>
          <w:tcPr>
            <w:tcW w:w="927" w:type="dxa"/>
          </w:tcPr>
          <w:p w14:paraId="1236EC58" w14:textId="77777777" w:rsidR="00B11855" w:rsidRPr="001F42D3" w:rsidRDefault="003D003E" w:rsidP="00805BA1">
            <w:pPr>
              <w:pStyle w:val="TableEntry"/>
            </w:pPr>
            <w:r w:rsidRPr="001F42D3">
              <w:t>20</w:t>
            </w:r>
          </w:p>
        </w:tc>
        <w:tc>
          <w:tcPr>
            <w:tcW w:w="641" w:type="dxa"/>
          </w:tcPr>
          <w:p w14:paraId="6015B59F" w14:textId="77777777" w:rsidR="00B11855" w:rsidRPr="001F42D3" w:rsidRDefault="003D003E" w:rsidP="00805BA1">
            <w:pPr>
              <w:pStyle w:val="TableEntry"/>
            </w:pPr>
            <w:r w:rsidRPr="001F42D3">
              <w:t>ST</w:t>
            </w:r>
          </w:p>
        </w:tc>
        <w:tc>
          <w:tcPr>
            <w:tcW w:w="985" w:type="dxa"/>
          </w:tcPr>
          <w:p w14:paraId="3BE583CE" w14:textId="77777777" w:rsidR="00B11855" w:rsidRPr="001F42D3" w:rsidRDefault="003D003E" w:rsidP="00805BA1">
            <w:pPr>
              <w:pStyle w:val="TableEntry"/>
            </w:pPr>
            <w:r w:rsidRPr="001F42D3">
              <w:t>RE</w:t>
            </w:r>
          </w:p>
        </w:tc>
        <w:tc>
          <w:tcPr>
            <w:tcW w:w="886" w:type="dxa"/>
          </w:tcPr>
          <w:p w14:paraId="6EFE5704" w14:textId="77777777" w:rsidR="00B11855" w:rsidRPr="001F42D3" w:rsidRDefault="003D003E" w:rsidP="00805BA1">
            <w:pPr>
              <w:pStyle w:val="TableEntry"/>
            </w:pPr>
            <w:r w:rsidRPr="001F42D3">
              <w:t>[0..1]</w:t>
            </w:r>
          </w:p>
        </w:tc>
        <w:tc>
          <w:tcPr>
            <w:tcW w:w="874" w:type="dxa"/>
          </w:tcPr>
          <w:p w14:paraId="2E5D24D9" w14:textId="77777777" w:rsidR="00B11855" w:rsidRPr="001F42D3" w:rsidRDefault="00B11855" w:rsidP="00805BA1">
            <w:pPr>
              <w:pStyle w:val="TableEntry"/>
            </w:pPr>
          </w:p>
        </w:tc>
        <w:tc>
          <w:tcPr>
            <w:tcW w:w="1485" w:type="dxa"/>
          </w:tcPr>
          <w:p w14:paraId="465B5DFE" w14:textId="77777777" w:rsidR="00B11855" w:rsidRPr="001F42D3" w:rsidRDefault="003D003E" w:rsidP="00805BA1">
            <w:pPr>
              <w:pStyle w:val="TableEntry"/>
            </w:pPr>
            <w:r w:rsidRPr="001F42D3">
              <w:t>Alternate Identifier</w:t>
            </w:r>
          </w:p>
        </w:tc>
        <w:tc>
          <w:tcPr>
            <w:tcW w:w="1440" w:type="dxa"/>
          </w:tcPr>
          <w:p w14:paraId="3A31A5DA" w14:textId="77777777" w:rsidR="00B11855" w:rsidRPr="001F42D3" w:rsidRDefault="00B11855" w:rsidP="00805BA1">
            <w:pPr>
              <w:pStyle w:val="TableEntry"/>
            </w:pPr>
          </w:p>
        </w:tc>
        <w:tc>
          <w:tcPr>
            <w:tcW w:w="1555" w:type="dxa"/>
          </w:tcPr>
          <w:p w14:paraId="1DB4681A" w14:textId="77777777" w:rsidR="00B11855" w:rsidRPr="001F42D3" w:rsidRDefault="003D003E" w:rsidP="00805BA1">
            <w:pPr>
              <w:pStyle w:val="TableEntry"/>
            </w:pPr>
            <w:r w:rsidRPr="001F42D3">
              <w:t>2.A.74</w:t>
            </w:r>
          </w:p>
        </w:tc>
      </w:tr>
      <w:tr w:rsidR="00C40FD5" w:rsidRPr="001F42D3" w14:paraId="311AD80F" w14:textId="77777777" w:rsidTr="005C1693">
        <w:trPr>
          <w:cantSplit/>
          <w:jc w:val="center"/>
        </w:trPr>
        <w:tc>
          <w:tcPr>
            <w:tcW w:w="797" w:type="dxa"/>
          </w:tcPr>
          <w:p w14:paraId="0237EF48" w14:textId="77777777" w:rsidR="00B11855" w:rsidRPr="001F42D3" w:rsidRDefault="003D003E" w:rsidP="00805BA1">
            <w:pPr>
              <w:pStyle w:val="TableEntry"/>
            </w:pPr>
            <w:r w:rsidRPr="001F42D3">
              <w:t>5</w:t>
            </w:r>
          </w:p>
        </w:tc>
        <w:tc>
          <w:tcPr>
            <w:tcW w:w="927" w:type="dxa"/>
          </w:tcPr>
          <w:p w14:paraId="36E34C10" w14:textId="77777777" w:rsidR="00B11855" w:rsidRPr="001F42D3" w:rsidRDefault="003D003E" w:rsidP="00805BA1">
            <w:pPr>
              <w:pStyle w:val="TableEntry"/>
            </w:pPr>
            <w:r w:rsidRPr="001F42D3">
              <w:t>199</w:t>
            </w:r>
          </w:p>
        </w:tc>
        <w:tc>
          <w:tcPr>
            <w:tcW w:w="641" w:type="dxa"/>
          </w:tcPr>
          <w:p w14:paraId="48E9D06A" w14:textId="77777777" w:rsidR="00B11855" w:rsidRPr="001F42D3" w:rsidRDefault="003D003E" w:rsidP="00805BA1">
            <w:pPr>
              <w:pStyle w:val="TableEntry"/>
            </w:pPr>
            <w:r w:rsidRPr="001F42D3">
              <w:t>ST</w:t>
            </w:r>
          </w:p>
        </w:tc>
        <w:tc>
          <w:tcPr>
            <w:tcW w:w="985" w:type="dxa"/>
          </w:tcPr>
          <w:p w14:paraId="4CED51BE" w14:textId="77777777" w:rsidR="00B11855" w:rsidRPr="001F42D3" w:rsidRDefault="003D003E" w:rsidP="00805BA1">
            <w:pPr>
              <w:pStyle w:val="TableEntry"/>
            </w:pPr>
            <w:r w:rsidRPr="001F42D3">
              <w:t>RE</w:t>
            </w:r>
          </w:p>
        </w:tc>
        <w:tc>
          <w:tcPr>
            <w:tcW w:w="886" w:type="dxa"/>
          </w:tcPr>
          <w:p w14:paraId="4765BAB1" w14:textId="77777777" w:rsidR="00B11855" w:rsidRPr="001F42D3" w:rsidRDefault="003D003E" w:rsidP="00805BA1">
            <w:pPr>
              <w:pStyle w:val="TableEntry"/>
            </w:pPr>
            <w:r w:rsidRPr="001F42D3">
              <w:t>[0..1]</w:t>
            </w:r>
          </w:p>
        </w:tc>
        <w:tc>
          <w:tcPr>
            <w:tcW w:w="874" w:type="dxa"/>
          </w:tcPr>
          <w:p w14:paraId="24B7FBE2" w14:textId="77777777" w:rsidR="00B11855" w:rsidRPr="001F42D3" w:rsidRDefault="00B11855" w:rsidP="00805BA1">
            <w:pPr>
              <w:pStyle w:val="TableEntry"/>
            </w:pPr>
          </w:p>
        </w:tc>
        <w:tc>
          <w:tcPr>
            <w:tcW w:w="1485" w:type="dxa"/>
          </w:tcPr>
          <w:p w14:paraId="4146CFF0" w14:textId="77777777" w:rsidR="00B11855" w:rsidRPr="001F42D3" w:rsidRDefault="003D003E" w:rsidP="00805BA1">
            <w:pPr>
              <w:pStyle w:val="TableEntry"/>
            </w:pPr>
            <w:r w:rsidRPr="001F42D3">
              <w:t>Alternate Text</w:t>
            </w:r>
          </w:p>
        </w:tc>
        <w:tc>
          <w:tcPr>
            <w:tcW w:w="1440" w:type="dxa"/>
          </w:tcPr>
          <w:p w14:paraId="54A404ED" w14:textId="77777777" w:rsidR="00B11855" w:rsidRPr="001F42D3" w:rsidRDefault="00B11855" w:rsidP="00805BA1">
            <w:pPr>
              <w:pStyle w:val="TableEntry"/>
            </w:pPr>
          </w:p>
        </w:tc>
        <w:tc>
          <w:tcPr>
            <w:tcW w:w="1555" w:type="dxa"/>
          </w:tcPr>
          <w:p w14:paraId="335DD0AA" w14:textId="77777777" w:rsidR="00B11855" w:rsidRPr="001F42D3" w:rsidRDefault="003D003E" w:rsidP="00805BA1">
            <w:pPr>
              <w:pStyle w:val="TableEntry"/>
            </w:pPr>
            <w:r w:rsidRPr="001F42D3">
              <w:t>2.A.74</w:t>
            </w:r>
          </w:p>
        </w:tc>
      </w:tr>
      <w:tr w:rsidR="00C40FD5" w:rsidRPr="001F42D3" w14:paraId="2CFF6B76" w14:textId="77777777" w:rsidTr="005C1693">
        <w:trPr>
          <w:cantSplit/>
          <w:jc w:val="center"/>
        </w:trPr>
        <w:tc>
          <w:tcPr>
            <w:tcW w:w="797" w:type="dxa"/>
          </w:tcPr>
          <w:p w14:paraId="6DDF8A2B" w14:textId="77777777" w:rsidR="00B11855" w:rsidRPr="001F42D3" w:rsidRDefault="003D003E" w:rsidP="00805BA1">
            <w:pPr>
              <w:pStyle w:val="TableEntry"/>
            </w:pPr>
            <w:r w:rsidRPr="001F42D3">
              <w:t>6</w:t>
            </w:r>
          </w:p>
        </w:tc>
        <w:tc>
          <w:tcPr>
            <w:tcW w:w="927" w:type="dxa"/>
          </w:tcPr>
          <w:p w14:paraId="33C481D7" w14:textId="77777777" w:rsidR="00B11855" w:rsidRPr="001F42D3" w:rsidRDefault="003D003E" w:rsidP="00805BA1">
            <w:pPr>
              <w:pStyle w:val="TableEntry"/>
            </w:pPr>
            <w:r w:rsidRPr="001F42D3">
              <w:t>20</w:t>
            </w:r>
          </w:p>
        </w:tc>
        <w:tc>
          <w:tcPr>
            <w:tcW w:w="641" w:type="dxa"/>
          </w:tcPr>
          <w:p w14:paraId="14B5F671" w14:textId="77777777" w:rsidR="00B11855" w:rsidRPr="001F42D3" w:rsidRDefault="003D003E" w:rsidP="00805BA1">
            <w:pPr>
              <w:pStyle w:val="TableEntry"/>
            </w:pPr>
            <w:r w:rsidRPr="001F42D3">
              <w:t>ID</w:t>
            </w:r>
          </w:p>
        </w:tc>
        <w:tc>
          <w:tcPr>
            <w:tcW w:w="985" w:type="dxa"/>
          </w:tcPr>
          <w:p w14:paraId="23BBFEA8" w14:textId="77777777" w:rsidR="00B11855" w:rsidRPr="001F42D3" w:rsidRDefault="003D003E" w:rsidP="00805BA1">
            <w:pPr>
              <w:pStyle w:val="TableEntry"/>
            </w:pPr>
            <w:r w:rsidRPr="001F42D3">
              <w:t>RE</w:t>
            </w:r>
          </w:p>
        </w:tc>
        <w:tc>
          <w:tcPr>
            <w:tcW w:w="886" w:type="dxa"/>
          </w:tcPr>
          <w:p w14:paraId="7E252FF2" w14:textId="77777777" w:rsidR="00B11855" w:rsidRPr="001F42D3" w:rsidRDefault="003D003E" w:rsidP="00805BA1">
            <w:pPr>
              <w:pStyle w:val="TableEntry"/>
            </w:pPr>
            <w:r w:rsidRPr="001F42D3">
              <w:t>[0..1]</w:t>
            </w:r>
          </w:p>
        </w:tc>
        <w:tc>
          <w:tcPr>
            <w:tcW w:w="874" w:type="dxa"/>
          </w:tcPr>
          <w:p w14:paraId="73AD4A9A" w14:textId="77777777" w:rsidR="00B11855" w:rsidRPr="001F42D3" w:rsidRDefault="003D003E" w:rsidP="00805BA1">
            <w:pPr>
              <w:pStyle w:val="TableEntry"/>
            </w:pPr>
            <w:r w:rsidRPr="001F42D3">
              <w:t>0396</w:t>
            </w:r>
          </w:p>
        </w:tc>
        <w:tc>
          <w:tcPr>
            <w:tcW w:w="1485" w:type="dxa"/>
          </w:tcPr>
          <w:p w14:paraId="5A13E12B" w14:textId="77777777" w:rsidR="00B11855" w:rsidRPr="001F42D3" w:rsidRDefault="003D003E" w:rsidP="00805BA1">
            <w:pPr>
              <w:pStyle w:val="TableEntry"/>
            </w:pPr>
            <w:r w:rsidRPr="001F42D3">
              <w:t>Name of Alternate Coding System</w:t>
            </w:r>
          </w:p>
        </w:tc>
        <w:tc>
          <w:tcPr>
            <w:tcW w:w="1440" w:type="dxa"/>
          </w:tcPr>
          <w:p w14:paraId="47B205C3" w14:textId="77777777" w:rsidR="00B11855" w:rsidRPr="001F42D3" w:rsidRDefault="00B11855" w:rsidP="00805BA1">
            <w:pPr>
              <w:pStyle w:val="TableEntry"/>
            </w:pPr>
          </w:p>
        </w:tc>
        <w:tc>
          <w:tcPr>
            <w:tcW w:w="1555" w:type="dxa"/>
          </w:tcPr>
          <w:p w14:paraId="1393ED33" w14:textId="77777777" w:rsidR="00B11855" w:rsidRPr="001F42D3" w:rsidRDefault="003D003E" w:rsidP="00805BA1">
            <w:pPr>
              <w:pStyle w:val="TableEntry"/>
            </w:pPr>
            <w:r w:rsidRPr="001F42D3">
              <w:t>2.A.35</w:t>
            </w:r>
          </w:p>
        </w:tc>
      </w:tr>
      <w:tr w:rsidR="00C40FD5" w:rsidRPr="001F42D3" w14:paraId="3DEFFA71" w14:textId="77777777" w:rsidTr="005C1693">
        <w:trPr>
          <w:cantSplit/>
          <w:jc w:val="center"/>
        </w:trPr>
        <w:tc>
          <w:tcPr>
            <w:tcW w:w="797" w:type="dxa"/>
          </w:tcPr>
          <w:p w14:paraId="5DCA4E9B" w14:textId="77777777" w:rsidR="00B11855" w:rsidRPr="001F42D3" w:rsidRDefault="003D003E" w:rsidP="00805BA1">
            <w:pPr>
              <w:pStyle w:val="TableEntry"/>
            </w:pPr>
            <w:r w:rsidRPr="001F42D3">
              <w:t>7</w:t>
            </w:r>
          </w:p>
        </w:tc>
        <w:tc>
          <w:tcPr>
            <w:tcW w:w="927" w:type="dxa"/>
          </w:tcPr>
          <w:p w14:paraId="353667C0" w14:textId="77777777" w:rsidR="00B11855" w:rsidRPr="001F42D3" w:rsidRDefault="003D003E" w:rsidP="00805BA1">
            <w:pPr>
              <w:pStyle w:val="TableEntry"/>
            </w:pPr>
            <w:r w:rsidRPr="001F42D3">
              <w:t>10</w:t>
            </w:r>
          </w:p>
        </w:tc>
        <w:tc>
          <w:tcPr>
            <w:tcW w:w="641" w:type="dxa"/>
          </w:tcPr>
          <w:p w14:paraId="0337099E" w14:textId="77777777" w:rsidR="00B11855" w:rsidRPr="001F42D3" w:rsidRDefault="003D003E" w:rsidP="00805BA1">
            <w:pPr>
              <w:pStyle w:val="TableEntry"/>
            </w:pPr>
            <w:r w:rsidRPr="001F42D3">
              <w:t>ST</w:t>
            </w:r>
          </w:p>
        </w:tc>
        <w:tc>
          <w:tcPr>
            <w:tcW w:w="985" w:type="dxa"/>
          </w:tcPr>
          <w:p w14:paraId="7178B635" w14:textId="77777777" w:rsidR="00B11855" w:rsidRPr="001F42D3" w:rsidRDefault="003D003E" w:rsidP="00805BA1">
            <w:pPr>
              <w:pStyle w:val="TableEntry"/>
            </w:pPr>
            <w:r w:rsidRPr="001F42D3">
              <w:t>X</w:t>
            </w:r>
          </w:p>
        </w:tc>
        <w:tc>
          <w:tcPr>
            <w:tcW w:w="886" w:type="dxa"/>
          </w:tcPr>
          <w:p w14:paraId="3EF2F7DB" w14:textId="77777777" w:rsidR="00B11855" w:rsidRPr="001F42D3" w:rsidRDefault="003D003E" w:rsidP="00805BA1">
            <w:pPr>
              <w:pStyle w:val="TableEntry"/>
            </w:pPr>
            <w:r w:rsidRPr="001F42D3">
              <w:t>[0..0]</w:t>
            </w:r>
          </w:p>
        </w:tc>
        <w:tc>
          <w:tcPr>
            <w:tcW w:w="874" w:type="dxa"/>
          </w:tcPr>
          <w:p w14:paraId="0A1B6CFF" w14:textId="77777777" w:rsidR="00B11855" w:rsidRPr="001F42D3" w:rsidRDefault="00B11855" w:rsidP="00805BA1">
            <w:pPr>
              <w:pStyle w:val="TableEntry"/>
            </w:pPr>
          </w:p>
        </w:tc>
        <w:tc>
          <w:tcPr>
            <w:tcW w:w="1485" w:type="dxa"/>
          </w:tcPr>
          <w:p w14:paraId="59311D58" w14:textId="77777777" w:rsidR="00B11855" w:rsidRPr="001F42D3" w:rsidRDefault="003D003E" w:rsidP="00805BA1">
            <w:pPr>
              <w:pStyle w:val="TableEntry"/>
            </w:pPr>
            <w:r w:rsidRPr="001F42D3">
              <w:t>Coding System Version ID</w:t>
            </w:r>
          </w:p>
        </w:tc>
        <w:tc>
          <w:tcPr>
            <w:tcW w:w="1440" w:type="dxa"/>
          </w:tcPr>
          <w:p w14:paraId="4C3FA756" w14:textId="77777777" w:rsidR="00B11855" w:rsidRPr="001F42D3" w:rsidRDefault="00B11855" w:rsidP="00805BA1">
            <w:pPr>
              <w:pStyle w:val="TableEntry"/>
            </w:pPr>
          </w:p>
        </w:tc>
        <w:tc>
          <w:tcPr>
            <w:tcW w:w="1555" w:type="dxa"/>
          </w:tcPr>
          <w:p w14:paraId="41037D70" w14:textId="77777777" w:rsidR="00B11855" w:rsidRPr="001F42D3" w:rsidRDefault="003D003E" w:rsidP="00805BA1">
            <w:pPr>
              <w:pStyle w:val="TableEntry"/>
            </w:pPr>
            <w:r w:rsidRPr="001F42D3">
              <w:t>2.A.74</w:t>
            </w:r>
          </w:p>
        </w:tc>
      </w:tr>
      <w:tr w:rsidR="00C40FD5" w:rsidRPr="001F42D3" w14:paraId="56DC27B6" w14:textId="77777777" w:rsidTr="005C1693">
        <w:trPr>
          <w:cantSplit/>
          <w:jc w:val="center"/>
        </w:trPr>
        <w:tc>
          <w:tcPr>
            <w:tcW w:w="797" w:type="dxa"/>
          </w:tcPr>
          <w:p w14:paraId="3A67A934" w14:textId="77777777" w:rsidR="00B11855" w:rsidRPr="001F42D3" w:rsidRDefault="003D003E" w:rsidP="00805BA1">
            <w:pPr>
              <w:pStyle w:val="TableEntry"/>
            </w:pPr>
            <w:r w:rsidRPr="001F42D3">
              <w:t>8</w:t>
            </w:r>
          </w:p>
        </w:tc>
        <w:tc>
          <w:tcPr>
            <w:tcW w:w="927" w:type="dxa"/>
          </w:tcPr>
          <w:p w14:paraId="35D2F5CD" w14:textId="77777777" w:rsidR="00B11855" w:rsidRPr="001F42D3" w:rsidRDefault="003D003E" w:rsidP="00805BA1">
            <w:pPr>
              <w:pStyle w:val="TableEntry"/>
            </w:pPr>
            <w:r w:rsidRPr="001F42D3">
              <w:t>10</w:t>
            </w:r>
          </w:p>
        </w:tc>
        <w:tc>
          <w:tcPr>
            <w:tcW w:w="641" w:type="dxa"/>
          </w:tcPr>
          <w:p w14:paraId="792C7F01" w14:textId="77777777" w:rsidR="00B11855" w:rsidRPr="001F42D3" w:rsidRDefault="003D003E" w:rsidP="00805BA1">
            <w:pPr>
              <w:pStyle w:val="TableEntry"/>
            </w:pPr>
            <w:r w:rsidRPr="001F42D3">
              <w:t>ST</w:t>
            </w:r>
          </w:p>
        </w:tc>
        <w:tc>
          <w:tcPr>
            <w:tcW w:w="985" w:type="dxa"/>
          </w:tcPr>
          <w:p w14:paraId="3B1138C8" w14:textId="77777777" w:rsidR="00B11855" w:rsidRPr="001F42D3" w:rsidRDefault="003D003E" w:rsidP="00805BA1">
            <w:pPr>
              <w:pStyle w:val="TableEntry"/>
            </w:pPr>
            <w:r w:rsidRPr="001F42D3">
              <w:t>X</w:t>
            </w:r>
          </w:p>
        </w:tc>
        <w:tc>
          <w:tcPr>
            <w:tcW w:w="886" w:type="dxa"/>
          </w:tcPr>
          <w:p w14:paraId="1EBC2E65" w14:textId="77777777" w:rsidR="00B11855" w:rsidRPr="001F42D3" w:rsidRDefault="003D003E" w:rsidP="00805BA1">
            <w:pPr>
              <w:pStyle w:val="TableEntry"/>
            </w:pPr>
            <w:r w:rsidRPr="001F42D3">
              <w:t>[0..0]</w:t>
            </w:r>
          </w:p>
        </w:tc>
        <w:tc>
          <w:tcPr>
            <w:tcW w:w="874" w:type="dxa"/>
          </w:tcPr>
          <w:p w14:paraId="344C9516" w14:textId="77777777" w:rsidR="00B11855" w:rsidRPr="001F42D3" w:rsidRDefault="00B11855" w:rsidP="00805BA1">
            <w:pPr>
              <w:pStyle w:val="TableEntry"/>
            </w:pPr>
          </w:p>
        </w:tc>
        <w:tc>
          <w:tcPr>
            <w:tcW w:w="1485" w:type="dxa"/>
          </w:tcPr>
          <w:p w14:paraId="79002FE6" w14:textId="77777777" w:rsidR="00B11855" w:rsidRPr="001F42D3" w:rsidRDefault="003D003E" w:rsidP="00805BA1">
            <w:pPr>
              <w:pStyle w:val="TableEntry"/>
            </w:pPr>
            <w:r w:rsidRPr="001F42D3">
              <w:t>Alternate Coding System Version ID</w:t>
            </w:r>
          </w:p>
        </w:tc>
        <w:tc>
          <w:tcPr>
            <w:tcW w:w="1440" w:type="dxa"/>
          </w:tcPr>
          <w:p w14:paraId="173A92A1" w14:textId="77777777" w:rsidR="00B11855" w:rsidRPr="001F42D3" w:rsidRDefault="00B11855" w:rsidP="00805BA1">
            <w:pPr>
              <w:pStyle w:val="TableEntry"/>
            </w:pPr>
          </w:p>
        </w:tc>
        <w:tc>
          <w:tcPr>
            <w:tcW w:w="1555" w:type="dxa"/>
          </w:tcPr>
          <w:p w14:paraId="3D17D892" w14:textId="77777777" w:rsidR="00B11855" w:rsidRPr="001F42D3" w:rsidRDefault="003D003E" w:rsidP="00805BA1">
            <w:pPr>
              <w:pStyle w:val="TableEntry"/>
            </w:pPr>
            <w:r w:rsidRPr="001F42D3">
              <w:t>2.A.74</w:t>
            </w:r>
          </w:p>
        </w:tc>
      </w:tr>
      <w:tr w:rsidR="00C40FD5" w:rsidRPr="001F42D3" w14:paraId="3CF4EE35" w14:textId="77777777" w:rsidTr="005C1693">
        <w:trPr>
          <w:cantSplit/>
          <w:jc w:val="center"/>
        </w:trPr>
        <w:tc>
          <w:tcPr>
            <w:tcW w:w="797" w:type="dxa"/>
          </w:tcPr>
          <w:p w14:paraId="56EC66AE" w14:textId="77777777" w:rsidR="00B11855" w:rsidRPr="001F42D3" w:rsidRDefault="003D003E" w:rsidP="00805BA1">
            <w:pPr>
              <w:pStyle w:val="TableEntry"/>
            </w:pPr>
            <w:r w:rsidRPr="001F42D3">
              <w:t>9</w:t>
            </w:r>
          </w:p>
        </w:tc>
        <w:tc>
          <w:tcPr>
            <w:tcW w:w="927" w:type="dxa"/>
          </w:tcPr>
          <w:p w14:paraId="462BFAD3" w14:textId="77777777" w:rsidR="00B11855" w:rsidRPr="001F42D3" w:rsidRDefault="003D003E" w:rsidP="00805BA1">
            <w:pPr>
              <w:pStyle w:val="TableEntry"/>
            </w:pPr>
            <w:r w:rsidRPr="001F42D3">
              <w:t>199</w:t>
            </w:r>
          </w:p>
        </w:tc>
        <w:tc>
          <w:tcPr>
            <w:tcW w:w="641" w:type="dxa"/>
          </w:tcPr>
          <w:p w14:paraId="204253C9" w14:textId="77777777" w:rsidR="00B11855" w:rsidRPr="001F42D3" w:rsidRDefault="003D003E" w:rsidP="00805BA1">
            <w:pPr>
              <w:pStyle w:val="TableEntry"/>
            </w:pPr>
            <w:r w:rsidRPr="001F42D3">
              <w:t>ST</w:t>
            </w:r>
          </w:p>
        </w:tc>
        <w:tc>
          <w:tcPr>
            <w:tcW w:w="985" w:type="dxa"/>
          </w:tcPr>
          <w:p w14:paraId="2B950569" w14:textId="77777777" w:rsidR="00B11855" w:rsidRPr="001F42D3" w:rsidRDefault="003D003E" w:rsidP="00805BA1">
            <w:pPr>
              <w:pStyle w:val="TableEntry"/>
            </w:pPr>
            <w:r w:rsidRPr="001F42D3">
              <w:t>X</w:t>
            </w:r>
          </w:p>
        </w:tc>
        <w:tc>
          <w:tcPr>
            <w:tcW w:w="886" w:type="dxa"/>
          </w:tcPr>
          <w:p w14:paraId="0EFD5A40" w14:textId="77777777" w:rsidR="00B11855" w:rsidRPr="001F42D3" w:rsidRDefault="003D003E" w:rsidP="00805BA1">
            <w:pPr>
              <w:pStyle w:val="TableEntry"/>
            </w:pPr>
            <w:r w:rsidRPr="001F42D3">
              <w:t>[0..0]</w:t>
            </w:r>
          </w:p>
        </w:tc>
        <w:tc>
          <w:tcPr>
            <w:tcW w:w="874" w:type="dxa"/>
          </w:tcPr>
          <w:p w14:paraId="287BF935" w14:textId="77777777" w:rsidR="00B11855" w:rsidRPr="001F42D3" w:rsidRDefault="00B11855" w:rsidP="00805BA1">
            <w:pPr>
              <w:pStyle w:val="TableEntry"/>
            </w:pPr>
          </w:p>
        </w:tc>
        <w:tc>
          <w:tcPr>
            <w:tcW w:w="1485" w:type="dxa"/>
          </w:tcPr>
          <w:p w14:paraId="37142352" w14:textId="77777777" w:rsidR="00B11855" w:rsidRPr="001F42D3" w:rsidRDefault="003D003E" w:rsidP="00805BA1">
            <w:pPr>
              <w:pStyle w:val="TableEntry"/>
            </w:pPr>
            <w:r w:rsidRPr="001F42D3">
              <w:t>Original Text</w:t>
            </w:r>
          </w:p>
        </w:tc>
        <w:tc>
          <w:tcPr>
            <w:tcW w:w="1440" w:type="dxa"/>
          </w:tcPr>
          <w:p w14:paraId="1A9BDC0E" w14:textId="77777777" w:rsidR="00B11855" w:rsidRPr="001F42D3" w:rsidRDefault="00B11855" w:rsidP="00805BA1">
            <w:pPr>
              <w:pStyle w:val="TableEntry"/>
            </w:pPr>
          </w:p>
        </w:tc>
        <w:tc>
          <w:tcPr>
            <w:tcW w:w="1555" w:type="dxa"/>
          </w:tcPr>
          <w:p w14:paraId="6855C1B3" w14:textId="77777777" w:rsidR="00B11855" w:rsidRPr="001F42D3" w:rsidRDefault="003D003E" w:rsidP="00805BA1">
            <w:pPr>
              <w:pStyle w:val="TableEntry"/>
            </w:pPr>
            <w:r w:rsidRPr="001F42D3">
              <w:t>2.A.74</w:t>
            </w:r>
          </w:p>
        </w:tc>
      </w:tr>
    </w:tbl>
    <w:p w14:paraId="1B633C9A" w14:textId="7DD1A323" w:rsidR="00B11855" w:rsidRPr="001F42D3" w:rsidRDefault="003D003E" w:rsidP="004574FE">
      <w:pPr>
        <w:pStyle w:val="Note"/>
        <w:ind w:left="0" w:hanging="2"/>
      </w:pPr>
      <w:r w:rsidRPr="001F42D3">
        <w:t>Definition: This data type transmits codes</w:t>
      </w:r>
      <w:r w:rsidR="00471147" w:rsidRPr="001F42D3">
        <w:t>,</w:t>
      </w:r>
      <w:r w:rsidRPr="001F42D3">
        <w:t xml:space="preserve"> and the text associated with the code.</w:t>
      </w:r>
    </w:p>
    <w:tbl>
      <w:tblPr>
        <w:tblW w:w="0" w:type="auto"/>
        <w:tblLayout w:type="fixed"/>
        <w:tblLook w:val="04A0" w:firstRow="1" w:lastRow="0" w:firstColumn="1" w:lastColumn="0" w:noHBand="0" w:noVBand="1"/>
      </w:tblPr>
      <w:tblGrid>
        <w:gridCol w:w="9576"/>
      </w:tblGrid>
      <w:tr w:rsidR="00B11855" w:rsidRPr="001F42D3" w14:paraId="4E388F47"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49188F26" w14:textId="77777777" w:rsidR="00B11855" w:rsidRPr="001F42D3" w:rsidRDefault="003D003E" w:rsidP="004574FE">
            <w:pPr>
              <w:pStyle w:val="Note"/>
              <w:ind w:left="0" w:hanging="2"/>
            </w:pPr>
            <w:r w:rsidRPr="001F42D3">
              <w:t>Maximum Length: 705</w:t>
            </w:r>
          </w:p>
        </w:tc>
      </w:tr>
    </w:tbl>
    <w:p w14:paraId="6ADD74E7" w14:textId="77777777" w:rsidR="00B11855" w:rsidRPr="001F42D3" w:rsidRDefault="003D003E" w:rsidP="004574FE">
      <w:pPr>
        <w:pStyle w:val="Note"/>
        <w:ind w:left="0" w:hanging="2"/>
      </w:pPr>
      <w:r w:rsidRPr="001F42D3">
        <w:t>Where:</w:t>
      </w:r>
    </w:p>
    <w:p w14:paraId="4CDAA127" w14:textId="4845BA77" w:rsidR="00B11855" w:rsidRPr="001F42D3" w:rsidRDefault="003D003E" w:rsidP="004574FE">
      <w:pPr>
        <w:pStyle w:val="Note"/>
        <w:ind w:left="0" w:hanging="2"/>
      </w:pPr>
      <w:r w:rsidRPr="001F42D3">
        <w:t>Nomenclature Code is the string representation of the decimal value corresponding to the context free 32bit representation of the Nomenclature Code</w:t>
      </w:r>
    </w:p>
    <w:p w14:paraId="7A6529E9" w14:textId="77777777" w:rsidR="00B11855" w:rsidRPr="001F42D3" w:rsidRDefault="003D003E" w:rsidP="004574FE">
      <w:pPr>
        <w:pStyle w:val="Note"/>
        <w:ind w:left="0" w:hanging="2"/>
      </w:pPr>
      <w:r w:rsidRPr="001F42D3">
        <w:t>[context-free] Nomenclature Code = (Code Block number * 2**16) + [context-sensitive], where [context-sensitive] is an offset, reflecting a particular variant of an associated "discriminator". The Reference ID is also modified to reflect the variant.</w:t>
      </w:r>
    </w:p>
    <w:p w14:paraId="1605BA32" w14:textId="77777777" w:rsidR="00B11855" w:rsidRPr="001F42D3" w:rsidRDefault="003D003E" w:rsidP="004574FE">
      <w:pPr>
        <w:pStyle w:val="Note"/>
        <w:ind w:left="0" w:hanging="2"/>
      </w:pPr>
      <w:r w:rsidRPr="001F42D3">
        <w:t>For example, for the "Device Type" Nomenclature, the Device Type discriminator is as follows:</w:t>
      </w:r>
    </w:p>
    <w:p w14:paraId="74C4CF07" w14:textId="77777777" w:rsidR="00B11855" w:rsidRPr="001F42D3" w:rsidRDefault="00B11855" w:rsidP="000A5604">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2880"/>
        <w:gridCol w:w="2880"/>
      </w:tblGrid>
      <w:tr w:rsidR="00C40FD5" w:rsidRPr="001F42D3" w14:paraId="123BB79C" w14:textId="77777777" w:rsidTr="00EB7483">
        <w:trPr>
          <w:cantSplit/>
          <w:jc w:val="center"/>
        </w:trPr>
        <w:tc>
          <w:tcPr>
            <w:tcW w:w="2988" w:type="dxa"/>
            <w:shd w:val="clear" w:color="auto" w:fill="D9D9D9"/>
          </w:tcPr>
          <w:p w14:paraId="3D472898" w14:textId="77777777" w:rsidR="00B11855" w:rsidRPr="001F42D3" w:rsidRDefault="003D003E" w:rsidP="000A5604">
            <w:pPr>
              <w:pStyle w:val="TableEntryHeader"/>
            </w:pPr>
            <w:r w:rsidRPr="001F42D3">
              <w:t>Ref ID variant</w:t>
            </w:r>
          </w:p>
        </w:tc>
        <w:tc>
          <w:tcPr>
            <w:tcW w:w="2880" w:type="dxa"/>
            <w:shd w:val="clear" w:color="auto" w:fill="D9D9D9"/>
          </w:tcPr>
          <w:p w14:paraId="6DED1C2B" w14:textId="77777777" w:rsidR="00B11855" w:rsidRPr="001F42D3" w:rsidRDefault="003D003E" w:rsidP="000A5604">
            <w:pPr>
              <w:pStyle w:val="TableEntryHeader"/>
            </w:pPr>
            <w:r w:rsidRPr="001F42D3">
              <w:t>Description</w:t>
            </w:r>
          </w:p>
        </w:tc>
        <w:tc>
          <w:tcPr>
            <w:tcW w:w="2880" w:type="dxa"/>
            <w:shd w:val="clear" w:color="auto" w:fill="D9D9D9"/>
          </w:tcPr>
          <w:p w14:paraId="3C5E8C5E" w14:textId="77777777" w:rsidR="00B11855" w:rsidRPr="001F42D3" w:rsidRDefault="003D003E" w:rsidP="000A5604">
            <w:pPr>
              <w:pStyle w:val="TableEntryHeader"/>
            </w:pPr>
            <w:r w:rsidRPr="001F42D3">
              <w:t>Term Code Offset</w:t>
            </w:r>
          </w:p>
        </w:tc>
      </w:tr>
      <w:tr w:rsidR="00B11855" w:rsidRPr="001F42D3" w14:paraId="3D73CEE2" w14:textId="77777777" w:rsidTr="006C0E8E">
        <w:trPr>
          <w:cantSplit/>
          <w:jc w:val="center"/>
        </w:trPr>
        <w:tc>
          <w:tcPr>
            <w:tcW w:w="2988" w:type="dxa"/>
          </w:tcPr>
          <w:p w14:paraId="17FF9DC3" w14:textId="77777777" w:rsidR="00B11855" w:rsidRPr="001F42D3" w:rsidRDefault="003D003E" w:rsidP="000A5604">
            <w:pPr>
              <w:pStyle w:val="TableEntry"/>
            </w:pPr>
            <w:r w:rsidRPr="001F42D3">
              <w:t>DEV</w:t>
            </w:r>
          </w:p>
        </w:tc>
        <w:tc>
          <w:tcPr>
            <w:tcW w:w="2880" w:type="dxa"/>
          </w:tcPr>
          <w:p w14:paraId="4453FD42" w14:textId="77777777" w:rsidR="00B11855" w:rsidRPr="001F42D3" w:rsidRDefault="003D003E" w:rsidP="000A5604">
            <w:pPr>
              <w:pStyle w:val="TableEntry"/>
            </w:pPr>
            <w:r w:rsidRPr="001F42D3">
              <w:t>Not otherwise specified</w:t>
            </w:r>
          </w:p>
        </w:tc>
        <w:tc>
          <w:tcPr>
            <w:tcW w:w="2880" w:type="dxa"/>
          </w:tcPr>
          <w:p w14:paraId="6527A863" w14:textId="77777777" w:rsidR="00B11855" w:rsidRPr="001F42D3" w:rsidRDefault="003D003E" w:rsidP="000A5604">
            <w:pPr>
              <w:pStyle w:val="TableEntry"/>
            </w:pPr>
            <w:r w:rsidRPr="001F42D3">
              <w:t>0</w:t>
            </w:r>
          </w:p>
        </w:tc>
      </w:tr>
      <w:tr w:rsidR="00B11855" w:rsidRPr="001F42D3" w14:paraId="05045D88" w14:textId="77777777" w:rsidTr="006C0E8E">
        <w:trPr>
          <w:cantSplit/>
          <w:jc w:val="center"/>
        </w:trPr>
        <w:tc>
          <w:tcPr>
            <w:tcW w:w="2988" w:type="dxa"/>
          </w:tcPr>
          <w:p w14:paraId="1ED483AE" w14:textId="77777777" w:rsidR="00B11855" w:rsidRPr="001F42D3" w:rsidRDefault="003D003E" w:rsidP="000A5604">
            <w:pPr>
              <w:pStyle w:val="TableEntry"/>
            </w:pPr>
            <w:r w:rsidRPr="001F42D3">
              <w:t>MDS</w:t>
            </w:r>
          </w:p>
        </w:tc>
        <w:tc>
          <w:tcPr>
            <w:tcW w:w="2880" w:type="dxa"/>
          </w:tcPr>
          <w:p w14:paraId="59CC59F0" w14:textId="77777777" w:rsidR="00B11855" w:rsidRPr="001F42D3" w:rsidRDefault="003D003E" w:rsidP="000A5604">
            <w:pPr>
              <w:pStyle w:val="TableEntry"/>
            </w:pPr>
            <w:r w:rsidRPr="001F42D3">
              <w:t>Medical Device System</w:t>
            </w:r>
          </w:p>
        </w:tc>
        <w:tc>
          <w:tcPr>
            <w:tcW w:w="2880" w:type="dxa"/>
          </w:tcPr>
          <w:p w14:paraId="0FA34114" w14:textId="77777777" w:rsidR="00B11855" w:rsidRPr="001F42D3" w:rsidRDefault="003D003E" w:rsidP="000A5604">
            <w:pPr>
              <w:pStyle w:val="TableEntry"/>
            </w:pPr>
            <w:r w:rsidRPr="001F42D3">
              <w:t>1</w:t>
            </w:r>
          </w:p>
        </w:tc>
      </w:tr>
      <w:tr w:rsidR="00B11855" w:rsidRPr="001F42D3" w14:paraId="5F49A6B5" w14:textId="77777777" w:rsidTr="006C0E8E">
        <w:trPr>
          <w:cantSplit/>
          <w:jc w:val="center"/>
        </w:trPr>
        <w:tc>
          <w:tcPr>
            <w:tcW w:w="2988" w:type="dxa"/>
          </w:tcPr>
          <w:p w14:paraId="1384E5E7" w14:textId="77777777" w:rsidR="00B11855" w:rsidRPr="001F42D3" w:rsidRDefault="003D003E" w:rsidP="000A5604">
            <w:pPr>
              <w:pStyle w:val="TableEntry"/>
            </w:pPr>
            <w:r w:rsidRPr="001F42D3">
              <w:t>VMD</w:t>
            </w:r>
          </w:p>
        </w:tc>
        <w:tc>
          <w:tcPr>
            <w:tcW w:w="2880" w:type="dxa"/>
          </w:tcPr>
          <w:p w14:paraId="6C748AEF" w14:textId="77777777" w:rsidR="00B11855" w:rsidRPr="001F42D3" w:rsidRDefault="003D003E" w:rsidP="000A5604">
            <w:pPr>
              <w:pStyle w:val="TableEntry"/>
            </w:pPr>
            <w:r w:rsidRPr="001F42D3">
              <w:t>Virtual Medical Device</w:t>
            </w:r>
          </w:p>
        </w:tc>
        <w:tc>
          <w:tcPr>
            <w:tcW w:w="2880" w:type="dxa"/>
          </w:tcPr>
          <w:p w14:paraId="4E02DF9F" w14:textId="77777777" w:rsidR="00B11855" w:rsidRPr="001F42D3" w:rsidRDefault="003D003E" w:rsidP="000A5604">
            <w:pPr>
              <w:pStyle w:val="TableEntry"/>
            </w:pPr>
            <w:r w:rsidRPr="001F42D3">
              <w:t>2</w:t>
            </w:r>
          </w:p>
        </w:tc>
      </w:tr>
      <w:tr w:rsidR="00B11855" w:rsidRPr="001F42D3" w14:paraId="76DC65B7" w14:textId="77777777" w:rsidTr="006C0E8E">
        <w:trPr>
          <w:cantSplit/>
          <w:jc w:val="center"/>
        </w:trPr>
        <w:tc>
          <w:tcPr>
            <w:tcW w:w="2988" w:type="dxa"/>
          </w:tcPr>
          <w:p w14:paraId="278D66B1" w14:textId="77777777" w:rsidR="00B11855" w:rsidRPr="001F42D3" w:rsidRDefault="003D003E" w:rsidP="000A5604">
            <w:pPr>
              <w:pStyle w:val="TableEntry"/>
            </w:pPr>
            <w:r w:rsidRPr="001F42D3">
              <w:t>CHAN</w:t>
            </w:r>
          </w:p>
        </w:tc>
        <w:tc>
          <w:tcPr>
            <w:tcW w:w="2880" w:type="dxa"/>
          </w:tcPr>
          <w:p w14:paraId="76A94E38" w14:textId="77777777" w:rsidR="00B11855" w:rsidRPr="001F42D3" w:rsidRDefault="003D003E" w:rsidP="000A5604">
            <w:pPr>
              <w:pStyle w:val="TableEntry"/>
            </w:pPr>
            <w:r w:rsidRPr="001F42D3">
              <w:t>Channel</w:t>
            </w:r>
          </w:p>
        </w:tc>
        <w:tc>
          <w:tcPr>
            <w:tcW w:w="2880" w:type="dxa"/>
          </w:tcPr>
          <w:p w14:paraId="582AA3D7" w14:textId="77777777" w:rsidR="00B11855" w:rsidRPr="001F42D3" w:rsidRDefault="003D003E" w:rsidP="000A5604">
            <w:pPr>
              <w:pStyle w:val="TableEntry"/>
            </w:pPr>
            <w:r w:rsidRPr="001F42D3">
              <w:t>3</w:t>
            </w:r>
          </w:p>
        </w:tc>
      </w:tr>
    </w:tbl>
    <w:p w14:paraId="5AD1530B" w14:textId="0EB4FF84" w:rsidR="00B11855" w:rsidRPr="001F42D3" w:rsidRDefault="003D003E" w:rsidP="004574FE">
      <w:pPr>
        <w:pStyle w:val="BodyText"/>
      </w:pPr>
      <w:r w:rsidRPr="001F42D3">
        <w:lastRenderedPageBreak/>
        <w:t xml:space="preserve">Nomenclature codes are obtained from IEEE-11073-10101 Medical Device Communications – Nomenclature where available. Additional codes that are not yet standardized are contained in the Rosetta Terminology Mapping (see </w:t>
      </w:r>
      <w:r w:rsidR="006E73C1" w:rsidRPr="001F42D3">
        <w:t>IHE Devices Technical Framework</w:t>
      </w:r>
      <w:r w:rsidRPr="001F42D3">
        <w:t xml:space="preserve"> Volume 3).</w:t>
      </w:r>
    </w:p>
    <w:p w14:paraId="2B6BC5EF" w14:textId="77777777" w:rsidR="00B11855" w:rsidRPr="001F42D3" w:rsidRDefault="003D003E" w:rsidP="004574FE">
      <w:pPr>
        <w:pStyle w:val="BodyText"/>
      </w:pPr>
      <w:r w:rsidRPr="001F42D3">
        <w:t>The context-free nomenclature code for a term in code block number 1 whose term code=4104 is equal to ((1 * 2**16) + 4104) = 1*65536 + 4104 = 69640 (which uniquely identifies the SpO2 monitor term) with a Reference ID of MDC_DEV_ANALY_SAT_O2. The context-sensitive form for the variant "MDS” is “MDC_DEV_ANALY_SAT_O2_MDS (appending the suffix "MDS"), and the Term Code is 69640+1 = 69641 (adding the Term Code Offset to the base Term Code).</w:t>
      </w:r>
    </w:p>
    <w:p w14:paraId="60952A21" w14:textId="77777777" w:rsidR="00B11855" w:rsidRPr="001F42D3" w:rsidRDefault="003D003E" w:rsidP="00CF5627">
      <w:pPr>
        <w:pStyle w:val="BodyText"/>
      </w:pPr>
      <w:r w:rsidRPr="001F42D3">
        <w:t>The OBX-3 representation is “69641^MDC_DEV_ANALY_SAT_O2_MDS^MDC"</w:t>
      </w:r>
    </w:p>
    <w:p w14:paraId="557E18B1" w14:textId="77777777" w:rsidR="00B11855" w:rsidRPr="001F42D3" w:rsidRDefault="003D003E" w:rsidP="004574FE">
      <w:pPr>
        <w:pStyle w:val="BodyText"/>
      </w:pPr>
      <w:r w:rsidRPr="001F42D3">
        <w:t xml:space="preserve">The Virtual Medical Device variants are: MDC_DEV_ANALY_SAT_O2_VMD </w:t>
      </w:r>
      <w:r w:rsidR="00BC5827" w:rsidRPr="001F42D3">
        <w:t>69642</w:t>
      </w:r>
      <w:r w:rsidRPr="001F42D3">
        <w:t>, and "69642^ MDC_DEV_ANALY_SAT_O2_VMD^MDC" in OBX-3 representation.</w:t>
      </w:r>
    </w:p>
    <w:p w14:paraId="61861CEF" w14:textId="3D46CCF5" w:rsidR="00B11855" w:rsidRPr="001F42D3" w:rsidRDefault="003D003E" w:rsidP="004574FE">
      <w:pPr>
        <w:pStyle w:val="BodyText"/>
      </w:pPr>
      <w:r w:rsidRPr="001F42D3">
        <w:t xml:space="preserve">To distinguish between periodic and aperiodic data, map from the IEEE 11073 Metric Access to </w:t>
      </w:r>
      <w:r w:rsidR="006D613E" w:rsidRPr="001F42D3">
        <w:t>HL7</w:t>
      </w:r>
      <w:r w:rsidR="00995105" w:rsidRPr="001F42D3">
        <w:t xml:space="preserve"> </w:t>
      </w:r>
      <w:r w:rsidRPr="001F42D3">
        <w:t xml:space="preserve">and code in OBX-17. This is used where you want to distinguish periodic, aperiodic etc. Metric Category also provides </w:t>
      </w:r>
      <w:r w:rsidR="002B3E76" w:rsidRPr="001F42D3">
        <w:t xml:space="preserve">a </w:t>
      </w:r>
      <w:r w:rsidRPr="001F42D3">
        <w:t>distinction between manual and automatic.</w:t>
      </w:r>
    </w:p>
    <w:p w14:paraId="7110E678" w14:textId="77777777" w:rsidR="00B11855" w:rsidRPr="001F42D3" w:rsidRDefault="003D003E" w:rsidP="004574FE">
      <w:pPr>
        <w:pStyle w:val="BodyText"/>
      </w:pPr>
      <w:r w:rsidRPr="001F42D3">
        <w:t>Examples of device data (as opposed to patient data) that may be included to allow a receiving system to have a better record of the nature and status of a device are:</w:t>
      </w:r>
    </w:p>
    <w:p w14:paraId="30668E25" w14:textId="5FB7D1D0" w:rsidR="00B11855" w:rsidRPr="001F42D3" w:rsidRDefault="003D003E" w:rsidP="004574FE">
      <w:pPr>
        <w:pStyle w:val="BodyText"/>
      </w:pPr>
      <w:r w:rsidRPr="001F42D3">
        <w:t xml:space="preserve">MDC_ATTR_SYS_TYPE is used to describe the type of </w:t>
      </w:r>
      <w:r w:rsidR="00EE3242" w:rsidRPr="001F42D3">
        <w:t>de</w:t>
      </w:r>
      <w:r w:rsidR="00F72311" w:rsidRPr="001F42D3">
        <w:t>vice</w:t>
      </w:r>
      <w:r w:rsidRPr="001F42D3">
        <w:t xml:space="preserve"> such as monitor, ventilator, infusion pump, and shall be mapped at the MDS level in the OBX with the value described by OBX-3.</w:t>
      </w:r>
    </w:p>
    <w:p w14:paraId="6967E15A" w14:textId="77777777" w:rsidR="00B11855" w:rsidRPr="001F42D3" w:rsidRDefault="003D003E" w:rsidP="004574FE">
      <w:pPr>
        <w:pStyle w:val="BodyText"/>
      </w:pPr>
      <w:r w:rsidRPr="001F42D3">
        <w:t>MDC_ATTR_ID_MODEL is used to provide device vendor/model and shall be mapped at the MDS level in the OBX with the value described by OBX-3.</w:t>
      </w:r>
    </w:p>
    <w:p w14:paraId="513D3793" w14:textId="77777777" w:rsidR="00B11855" w:rsidRPr="001F42D3" w:rsidRDefault="003D003E" w:rsidP="004574FE">
      <w:pPr>
        <w:pStyle w:val="BodyText"/>
      </w:pPr>
      <w:r w:rsidRPr="001F42D3">
        <w:t>The unique identification of the particular instance of the device is put in OBX-18.</w:t>
      </w:r>
    </w:p>
    <w:p w14:paraId="3489E23D" w14:textId="77777777" w:rsidR="00B11855" w:rsidRPr="001F42D3" w:rsidRDefault="003D003E" w:rsidP="004574FE">
      <w:pPr>
        <w:pStyle w:val="BodyText"/>
      </w:pPr>
      <w:r w:rsidRPr="001F42D3">
        <w:t xml:space="preserve">MDC_ATTR_VMS_MDS_STAT describes states - disconnected, configuring, operating, terminating, disassociated, reconfiguring. </w:t>
      </w:r>
    </w:p>
    <w:p w14:paraId="28B8FDDA" w14:textId="77777777" w:rsidR="00B11855" w:rsidRPr="001F42D3" w:rsidRDefault="003D003E" w:rsidP="004574FE">
      <w:pPr>
        <w:pStyle w:val="BodyText"/>
      </w:pPr>
      <w:r w:rsidRPr="001F42D3">
        <w:t>For PCDs with complex operation states such as an infusion pump with a set of states like "Stopped", "Infusing Primary", "Infusing Secondary", "Bolus", etc., or a ventilator with states "Standby", "Ventilating", etc., the Device Operational Status Enumeration Object is mapped to OBX-3.</w:t>
      </w:r>
    </w:p>
    <w:p w14:paraId="5BEF56CE" w14:textId="3A62BC95" w:rsidR="00B11855" w:rsidRPr="001F42D3" w:rsidRDefault="003D003E" w:rsidP="004574FE">
      <w:pPr>
        <w:pStyle w:val="BodyText"/>
      </w:pPr>
      <w:r w:rsidRPr="001F42D3">
        <w:t xml:space="preserve">See the Rosetta Terminology Mapping documents referenced in </w:t>
      </w:r>
      <w:r w:rsidR="006E73C1" w:rsidRPr="001F42D3">
        <w:t>IHE Devices Technical Framework</w:t>
      </w:r>
      <w:r w:rsidR="00DA4C12" w:rsidRPr="001F42D3">
        <w:t xml:space="preserve"> Vol. 3</w:t>
      </w:r>
      <w:r w:rsidRPr="001F42D3">
        <w:t xml:space="preserve"> for further examples of device data.</w:t>
      </w:r>
    </w:p>
    <w:p w14:paraId="07E20909" w14:textId="77777777" w:rsidR="00B11855" w:rsidRPr="001F42D3" w:rsidRDefault="00B11855" w:rsidP="004574FE">
      <w:pPr>
        <w:pStyle w:val="BodyText"/>
      </w:pPr>
    </w:p>
    <w:p w14:paraId="05815CD7" w14:textId="5980A7CA" w:rsidR="00B11855" w:rsidRPr="001F42D3" w:rsidRDefault="00800492" w:rsidP="00B34AEB">
      <w:pPr>
        <w:pStyle w:val="Heading1"/>
        <w:numPr>
          <w:ilvl w:val="0"/>
          <w:numId w:val="0"/>
        </w:numPr>
        <w:rPr>
          <w:noProof w:val="0"/>
        </w:rPr>
      </w:pPr>
      <w:bookmarkStart w:id="1553" w:name="_Ref400458280"/>
      <w:bookmarkStart w:id="1554" w:name="_Toc401769851"/>
      <w:bookmarkStart w:id="1555" w:name="_Toc214889762"/>
      <w:r w:rsidRPr="001F42D3">
        <w:rPr>
          <w:noProof w:val="0"/>
        </w:rPr>
        <w:lastRenderedPageBreak/>
        <w:t xml:space="preserve">Appendix B </w:t>
      </w:r>
      <w:r w:rsidR="003D003E" w:rsidRPr="001F42D3">
        <w:rPr>
          <w:noProof w:val="0"/>
        </w:rPr>
        <w:t>Common Segment Descriptions</w:t>
      </w:r>
      <w:bookmarkEnd w:id="1553"/>
      <w:bookmarkEnd w:id="1554"/>
      <w:bookmarkEnd w:id="1555"/>
    </w:p>
    <w:p w14:paraId="4ED34AEB" w14:textId="0405DDD3" w:rsidR="00B11855" w:rsidRPr="001F42D3" w:rsidRDefault="00800492" w:rsidP="00B34AEB">
      <w:pPr>
        <w:pStyle w:val="Heading2"/>
        <w:numPr>
          <w:ilvl w:val="0"/>
          <w:numId w:val="0"/>
        </w:numPr>
        <w:rPr>
          <w:noProof w:val="0"/>
        </w:rPr>
      </w:pPr>
      <w:bookmarkStart w:id="1556" w:name="_Toc401769852"/>
      <w:bookmarkStart w:id="1557" w:name="_Toc214889763"/>
      <w:r w:rsidRPr="001F42D3">
        <w:rPr>
          <w:noProof w:val="0"/>
        </w:rPr>
        <w:t xml:space="preserve">B.1 </w:t>
      </w:r>
      <w:r w:rsidR="003D003E" w:rsidRPr="001F42D3">
        <w:rPr>
          <w:noProof w:val="0"/>
        </w:rPr>
        <w:t>MSH – Message Header Segment</w:t>
      </w:r>
      <w:bookmarkEnd w:id="1556"/>
      <w:bookmarkEnd w:id="1557"/>
    </w:p>
    <w:p w14:paraId="1AEDF6A9" w14:textId="571ECABA" w:rsidR="00B11855" w:rsidRPr="001F42D3" w:rsidRDefault="003D003E" w:rsidP="000A5604">
      <w:pPr>
        <w:pStyle w:val="BodyText"/>
      </w:pPr>
      <w:r w:rsidRPr="001F42D3">
        <w:t xml:space="preserve">See </w:t>
      </w:r>
      <w:r w:rsidR="006D613E" w:rsidRPr="001F42D3">
        <w:t>HL7</w:t>
      </w:r>
      <w:r w:rsidR="00995105" w:rsidRPr="001F42D3">
        <w:t xml:space="preserve"> </w:t>
      </w:r>
      <w:r w:rsidRPr="001F42D3">
        <w:t>v2.6: chapter 2 (2.14.9)</w:t>
      </w:r>
    </w:p>
    <w:p w14:paraId="361C6A57" w14:textId="77777777" w:rsidR="00B11855" w:rsidRPr="001F42D3" w:rsidRDefault="003D003E" w:rsidP="000A5604">
      <w:pPr>
        <w:pStyle w:val="BodyText"/>
      </w:pPr>
      <w:r w:rsidRPr="001F42D3">
        <w:t>This segment defines the intent, source, destination, and some specifics of the syntax of a message.</w:t>
      </w:r>
    </w:p>
    <w:p w14:paraId="580D94FB" w14:textId="77777777" w:rsidR="00B11855" w:rsidRPr="001F42D3" w:rsidRDefault="003D003E" w:rsidP="00CF5627">
      <w:pPr>
        <w:pStyle w:val="TableTitle"/>
      </w:pPr>
      <w:r w:rsidRPr="001F42D3">
        <w:t>Table B.1-1: MSH - Message Header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5"/>
        <w:gridCol w:w="1196"/>
        <w:gridCol w:w="760"/>
        <w:gridCol w:w="961"/>
        <w:gridCol w:w="933"/>
        <w:gridCol w:w="1037"/>
        <w:gridCol w:w="3288"/>
      </w:tblGrid>
      <w:tr w:rsidR="00C40FD5" w:rsidRPr="001F42D3" w14:paraId="4416985F" w14:textId="77777777" w:rsidTr="00EB7483">
        <w:trPr>
          <w:cantSplit/>
          <w:tblHeader/>
          <w:jc w:val="center"/>
        </w:trPr>
        <w:tc>
          <w:tcPr>
            <w:tcW w:w="975" w:type="dxa"/>
            <w:shd w:val="clear" w:color="auto" w:fill="D9D9D9"/>
          </w:tcPr>
          <w:p w14:paraId="1C194AE9" w14:textId="77777777" w:rsidR="00B11855" w:rsidRPr="001F42D3" w:rsidRDefault="003D003E" w:rsidP="000A5604">
            <w:pPr>
              <w:pStyle w:val="TableEntryHeader"/>
            </w:pPr>
            <w:r w:rsidRPr="001F42D3">
              <w:t>SEQ</w:t>
            </w:r>
          </w:p>
        </w:tc>
        <w:tc>
          <w:tcPr>
            <w:tcW w:w="1196" w:type="dxa"/>
            <w:shd w:val="clear" w:color="auto" w:fill="D9D9D9"/>
          </w:tcPr>
          <w:p w14:paraId="115B8B70" w14:textId="77777777" w:rsidR="00B11855" w:rsidRPr="001F42D3" w:rsidRDefault="003D003E" w:rsidP="000A5604">
            <w:pPr>
              <w:pStyle w:val="TableEntryHeader"/>
            </w:pPr>
            <w:r w:rsidRPr="001F42D3">
              <w:t>LEN</w:t>
            </w:r>
          </w:p>
        </w:tc>
        <w:tc>
          <w:tcPr>
            <w:tcW w:w="760" w:type="dxa"/>
            <w:shd w:val="clear" w:color="auto" w:fill="D9D9D9"/>
          </w:tcPr>
          <w:p w14:paraId="00010369" w14:textId="77777777" w:rsidR="00B11855" w:rsidRPr="001F42D3" w:rsidRDefault="003D003E" w:rsidP="000A5604">
            <w:pPr>
              <w:pStyle w:val="TableEntryHeader"/>
            </w:pPr>
            <w:r w:rsidRPr="001F42D3">
              <w:t>DT</w:t>
            </w:r>
          </w:p>
        </w:tc>
        <w:tc>
          <w:tcPr>
            <w:tcW w:w="961" w:type="dxa"/>
            <w:shd w:val="clear" w:color="auto" w:fill="D9D9D9"/>
          </w:tcPr>
          <w:p w14:paraId="41EC7DB4" w14:textId="77777777" w:rsidR="00B11855" w:rsidRPr="001F42D3" w:rsidRDefault="003D003E" w:rsidP="000A5604">
            <w:pPr>
              <w:pStyle w:val="TableEntryHeader"/>
            </w:pPr>
            <w:r w:rsidRPr="001F42D3">
              <w:t>Usage</w:t>
            </w:r>
          </w:p>
        </w:tc>
        <w:tc>
          <w:tcPr>
            <w:tcW w:w="933" w:type="dxa"/>
            <w:shd w:val="clear" w:color="auto" w:fill="D9D9D9"/>
          </w:tcPr>
          <w:p w14:paraId="289F42D4" w14:textId="77777777" w:rsidR="00B11855" w:rsidRPr="001F42D3" w:rsidRDefault="003D003E" w:rsidP="000A5604">
            <w:pPr>
              <w:pStyle w:val="TableEntryHeader"/>
            </w:pPr>
            <w:r w:rsidRPr="001F42D3">
              <w:t>Card.</w:t>
            </w:r>
          </w:p>
        </w:tc>
        <w:tc>
          <w:tcPr>
            <w:tcW w:w="1037" w:type="dxa"/>
            <w:shd w:val="clear" w:color="auto" w:fill="D9D9D9"/>
          </w:tcPr>
          <w:p w14:paraId="00D37797" w14:textId="77777777" w:rsidR="00B11855" w:rsidRPr="001F42D3" w:rsidRDefault="003D003E" w:rsidP="000A5604">
            <w:pPr>
              <w:pStyle w:val="TableEntryHeader"/>
            </w:pPr>
            <w:r w:rsidRPr="001F42D3">
              <w:t>TBL#</w:t>
            </w:r>
          </w:p>
        </w:tc>
        <w:tc>
          <w:tcPr>
            <w:tcW w:w="3288" w:type="dxa"/>
            <w:shd w:val="clear" w:color="auto" w:fill="D9D9D9"/>
          </w:tcPr>
          <w:p w14:paraId="4B9F94A7" w14:textId="77777777" w:rsidR="00B11855" w:rsidRPr="001F42D3" w:rsidRDefault="003D003E" w:rsidP="000A5604">
            <w:pPr>
              <w:pStyle w:val="TableEntryHeader"/>
            </w:pPr>
            <w:r w:rsidRPr="001F42D3">
              <w:t>Element name</w:t>
            </w:r>
          </w:p>
        </w:tc>
      </w:tr>
      <w:tr w:rsidR="00C40FD5" w:rsidRPr="001F42D3" w14:paraId="3063E64A" w14:textId="77777777" w:rsidTr="00EB7483">
        <w:trPr>
          <w:cantSplit/>
          <w:jc w:val="center"/>
        </w:trPr>
        <w:tc>
          <w:tcPr>
            <w:tcW w:w="975" w:type="dxa"/>
          </w:tcPr>
          <w:p w14:paraId="31E04150" w14:textId="77777777" w:rsidR="00B11855" w:rsidRPr="001F42D3" w:rsidRDefault="003D003E" w:rsidP="000A5604">
            <w:pPr>
              <w:pStyle w:val="TableEntry"/>
            </w:pPr>
            <w:r w:rsidRPr="001F42D3">
              <w:t>1</w:t>
            </w:r>
          </w:p>
        </w:tc>
        <w:tc>
          <w:tcPr>
            <w:tcW w:w="1196" w:type="dxa"/>
          </w:tcPr>
          <w:p w14:paraId="03367AE0" w14:textId="77777777" w:rsidR="00B11855" w:rsidRPr="001F42D3" w:rsidRDefault="003D003E" w:rsidP="000A5604">
            <w:pPr>
              <w:pStyle w:val="TableEntry"/>
            </w:pPr>
            <w:r w:rsidRPr="001F42D3">
              <w:t>1</w:t>
            </w:r>
          </w:p>
        </w:tc>
        <w:tc>
          <w:tcPr>
            <w:tcW w:w="760" w:type="dxa"/>
          </w:tcPr>
          <w:p w14:paraId="5C148A90" w14:textId="77777777" w:rsidR="00B11855" w:rsidRPr="001F42D3" w:rsidRDefault="003D003E" w:rsidP="000A5604">
            <w:pPr>
              <w:pStyle w:val="TableEntry"/>
            </w:pPr>
            <w:r w:rsidRPr="001F42D3">
              <w:t>ST</w:t>
            </w:r>
          </w:p>
        </w:tc>
        <w:tc>
          <w:tcPr>
            <w:tcW w:w="961" w:type="dxa"/>
          </w:tcPr>
          <w:p w14:paraId="1B149015" w14:textId="77777777" w:rsidR="00B11855" w:rsidRPr="001F42D3" w:rsidRDefault="003D003E" w:rsidP="000A5604">
            <w:pPr>
              <w:pStyle w:val="TableEntry"/>
            </w:pPr>
            <w:r w:rsidRPr="001F42D3">
              <w:t>R</w:t>
            </w:r>
          </w:p>
        </w:tc>
        <w:tc>
          <w:tcPr>
            <w:tcW w:w="933" w:type="dxa"/>
          </w:tcPr>
          <w:p w14:paraId="7EE830F8" w14:textId="77777777" w:rsidR="00B11855" w:rsidRPr="001F42D3" w:rsidRDefault="003D003E" w:rsidP="000A5604">
            <w:pPr>
              <w:pStyle w:val="TableEntry"/>
            </w:pPr>
            <w:r w:rsidRPr="001F42D3">
              <w:t>[1..1]</w:t>
            </w:r>
          </w:p>
        </w:tc>
        <w:tc>
          <w:tcPr>
            <w:tcW w:w="1037" w:type="dxa"/>
          </w:tcPr>
          <w:p w14:paraId="2CAB94E7" w14:textId="77777777" w:rsidR="00B11855" w:rsidRPr="001F42D3" w:rsidRDefault="00B11855" w:rsidP="000A5604">
            <w:pPr>
              <w:pStyle w:val="TableEntry"/>
            </w:pPr>
          </w:p>
        </w:tc>
        <w:tc>
          <w:tcPr>
            <w:tcW w:w="3288" w:type="dxa"/>
          </w:tcPr>
          <w:p w14:paraId="4D7C30AB" w14:textId="77777777" w:rsidR="00B11855" w:rsidRPr="001F42D3" w:rsidRDefault="003D003E" w:rsidP="000A5604">
            <w:pPr>
              <w:pStyle w:val="TableEntry"/>
            </w:pPr>
            <w:r w:rsidRPr="001F42D3">
              <w:t>Field Separator</w:t>
            </w:r>
          </w:p>
        </w:tc>
      </w:tr>
      <w:tr w:rsidR="00C40FD5" w:rsidRPr="001F42D3" w14:paraId="21067C0B" w14:textId="77777777" w:rsidTr="00EB7483">
        <w:trPr>
          <w:cantSplit/>
          <w:jc w:val="center"/>
        </w:trPr>
        <w:tc>
          <w:tcPr>
            <w:tcW w:w="975" w:type="dxa"/>
          </w:tcPr>
          <w:p w14:paraId="03867A61" w14:textId="77777777" w:rsidR="00B11855" w:rsidRPr="001F42D3" w:rsidRDefault="003D003E" w:rsidP="000A5604">
            <w:pPr>
              <w:pStyle w:val="TableEntry"/>
            </w:pPr>
            <w:r w:rsidRPr="001F42D3">
              <w:t>2</w:t>
            </w:r>
          </w:p>
        </w:tc>
        <w:tc>
          <w:tcPr>
            <w:tcW w:w="1196" w:type="dxa"/>
          </w:tcPr>
          <w:p w14:paraId="59119861" w14:textId="77777777" w:rsidR="00B11855" w:rsidRPr="001F42D3" w:rsidRDefault="003D003E" w:rsidP="000A5604">
            <w:pPr>
              <w:pStyle w:val="TableEntry"/>
            </w:pPr>
            <w:r w:rsidRPr="001F42D3">
              <w:t>4</w:t>
            </w:r>
          </w:p>
        </w:tc>
        <w:tc>
          <w:tcPr>
            <w:tcW w:w="760" w:type="dxa"/>
          </w:tcPr>
          <w:p w14:paraId="130FA379" w14:textId="77777777" w:rsidR="00B11855" w:rsidRPr="001F42D3" w:rsidRDefault="003D003E" w:rsidP="000A5604">
            <w:pPr>
              <w:pStyle w:val="TableEntry"/>
            </w:pPr>
            <w:r w:rsidRPr="001F42D3">
              <w:t>ST</w:t>
            </w:r>
          </w:p>
        </w:tc>
        <w:tc>
          <w:tcPr>
            <w:tcW w:w="961" w:type="dxa"/>
          </w:tcPr>
          <w:p w14:paraId="59FF1174" w14:textId="77777777" w:rsidR="00B11855" w:rsidRPr="001F42D3" w:rsidRDefault="003D003E" w:rsidP="000A5604">
            <w:pPr>
              <w:pStyle w:val="TableEntry"/>
            </w:pPr>
            <w:r w:rsidRPr="001F42D3">
              <w:t>R</w:t>
            </w:r>
          </w:p>
        </w:tc>
        <w:tc>
          <w:tcPr>
            <w:tcW w:w="933" w:type="dxa"/>
          </w:tcPr>
          <w:p w14:paraId="294D6755" w14:textId="77777777" w:rsidR="00B11855" w:rsidRPr="001F42D3" w:rsidRDefault="003D003E" w:rsidP="000A5604">
            <w:pPr>
              <w:pStyle w:val="TableEntry"/>
            </w:pPr>
            <w:r w:rsidRPr="001F42D3">
              <w:t>[1..1]</w:t>
            </w:r>
          </w:p>
        </w:tc>
        <w:tc>
          <w:tcPr>
            <w:tcW w:w="1037" w:type="dxa"/>
          </w:tcPr>
          <w:p w14:paraId="1981F9B4" w14:textId="77777777" w:rsidR="00B11855" w:rsidRPr="001F42D3" w:rsidRDefault="00B11855" w:rsidP="000A5604">
            <w:pPr>
              <w:pStyle w:val="TableEntry"/>
            </w:pPr>
          </w:p>
        </w:tc>
        <w:tc>
          <w:tcPr>
            <w:tcW w:w="3288" w:type="dxa"/>
          </w:tcPr>
          <w:p w14:paraId="2A552F5B" w14:textId="77777777" w:rsidR="00B11855" w:rsidRPr="001F42D3" w:rsidRDefault="003D003E" w:rsidP="000A5604">
            <w:pPr>
              <w:pStyle w:val="TableEntry"/>
            </w:pPr>
            <w:r w:rsidRPr="001F42D3">
              <w:t>Encoding Characters</w:t>
            </w:r>
          </w:p>
        </w:tc>
      </w:tr>
      <w:tr w:rsidR="00C40FD5" w:rsidRPr="001F42D3" w14:paraId="656173A5" w14:textId="77777777" w:rsidTr="00EB7483">
        <w:trPr>
          <w:cantSplit/>
          <w:jc w:val="center"/>
        </w:trPr>
        <w:tc>
          <w:tcPr>
            <w:tcW w:w="975" w:type="dxa"/>
          </w:tcPr>
          <w:p w14:paraId="10D17E80" w14:textId="77777777" w:rsidR="00B11855" w:rsidRPr="001F42D3" w:rsidRDefault="003D003E" w:rsidP="000A5604">
            <w:pPr>
              <w:pStyle w:val="TableEntry"/>
            </w:pPr>
            <w:r w:rsidRPr="001F42D3">
              <w:t>3</w:t>
            </w:r>
          </w:p>
        </w:tc>
        <w:tc>
          <w:tcPr>
            <w:tcW w:w="1196" w:type="dxa"/>
          </w:tcPr>
          <w:p w14:paraId="4FEEB96F" w14:textId="77777777" w:rsidR="00B11855" w:rsidRPr="001F42D3" w:rsidRDefault="003D003E" w:rsidP="000A5604">
            <w:pPr>
              <w:pStyle w:val="TableEntry"/>
            </w:pPr>
            <w:r w:rsidRPr="001F42D3">
              <w:t>227</w:t>
            </w:r>
          </w:p>
        </w:tc>
        <w:tc>
          <w:tcPr>
            <w:tcW w:w="760" w:type="dxa"/>
          </w:tcPr>
          <w:p w14:paraId="144CB55D" w14:textId="77777777" w:rsidR="00B11855" w:rsidRPr="001F42D3" w:rsidRDefault="003D003E" w:rsidP="000A5604">
            <w:pPr>
              <w:pStyle w:val="TableEntry"/>
            </w:pPr>
            <w:r w:rsidRPr="001F42D3">
              <w:t>HD</w:t>
            </w:r>
          </w:p>
        </w:tc>
        <w:tc>
          <w:tcPr>
            <w:tcW w:w="961" w:type="dxa"/>
          </w:tcPr>
          <w:p w14:paraId="5DD662B0" w14:textId="77777777" w:rsidR="00B11855" w:rsidRPr="001F42D3" w:rsidRDefault="003D003E" w:rsidP="000A5604">
            <w:pPr>
              <w:pStyle w:val="TableEntry"/>
            </w:pPr>
            <w:r w:rsidRPr="001F42D3">
              <w:t>R</w:t>
            </w:r>
          </w:p>
        </w:tc>
        <w:tc>
          <w:tcPr>
            <w:tcW w:w="933" w:type="dxa"/>
          </w:tcPr>
          <w:p w14:paraId="0494D2BB" w14:textId="77777777" w:rsidR="00B11855" w:rsidRPr="001F42D3" w:rsidRDefault="003D003E" w:rsidP="000A5604">
            <w:pPr>
              <w:pStyle w:val="TableEntry"/>
            </w:pPr>
            <w:r w:rsidRPr="001F42D3">
              <w:t>[1..1]</w:t>
            </w:r>
          </w:p>
        </w:tc>
        <w:tc>
          <w:tcPr>
            <w:tcW w:w="1037" w:type="dxa"/>
          </w:tcPr>
          <w:p w14:paraId="5C650CC6" w14:textId="77777777" w:rsidR="00B11855" w:rsidRPr="001F42D3" w:rsidRDefault="003D003E" w:rsidP="000A5604">
            <w:pPr>
              <w:pStyle w:val="TableEntry"/>
            </w:pPr>
            <w:r w:rsidRPr="001F42D3">
              <w:t>0361</w:t>
            </w:r>
          </w:p>
        </w:tc>
        <w:tc>
          <w:tcPr>
            <w:tcW w:w="3288" w:type="dxa"/>
          </w:tcPr>
          <w:p w14:paraId="2BA7F4A7" w14:textId="77777777" w:rsidR="00B11855" w:rsidRPr="001F42D3" w:rsidRDefault="003D003E" w:rsidP="000A5604">
            <w:pPr>
              <w:pStyle w:val="TableEntry"/>
            </w:pPr>
            <w:r w:rsidRPr="001F42D3">
              <w:t>Sending Application</w:t>
            </w:r>
          </w:p>
        </w:tc>
      </w:tr>
      <w:tr w:rsidR="00C40FD5" w:rsidRPr="001F42D3" w14:paraId="5DB8D1AB" w14:textId="77777777" w:rsidTr="00EB7483">
        <w:trPr>
          <w:cantSplit/>
          <w:jc w:val="center"/>
        </w:trPr>
        <w:tc>
          <w:tcPr>
            <w:tcW w:w="975" w:type="dxa"/>
          </w:tcPr>
          <w:p w14:paraId="669E7DFF" w14:textId="77777777" w:rsidR="00B11855" w:rsidRPr="001F42D3" w:rsidRDefault="003D003E" w:rsidP="000A5604">
            <w:pPr>
              <w:pStyle w:val="TableEntry"/>
            </w:pPr>
            <w:r w:rsidRPr="001F42D3">
              <w:t>4</w:t>
            </w:r>
          </w:p>
        </w:tc>
        <w:tc>
          <w:tcPr>
            <w:tcW w:w="1196" w:type="dxa"/>
          </w:tcPr>
          <w:p w14:paraId="69547F8B" w14:textId="77777777" w:rsidR="00B11855" w:rsidRPr="001F42D3" w:rsidRDefault="003D003E" w:rsidP="000A5604">
            <w:pPr>
              <w:pStyle w:val="TableEntry"/>
            </w:pPr>
            <w:r w:rsidRPr="001F42D3">
              <w:t>227</w:t>
            </w:r>
          </w:p>
        </w:tc>
        <w:tc>
          <w:tcPr>
            <w:tcW w:w="760" w:type="dxa"/>
          </w:tcPr>
          <w:p w14:paraId="69ADE484" w14:textId="77777777" w:rsidR="00B11855" w:rsidRPr="001F42D3" w:rsidRDefault="003D003E" w:rsidP="000A5604">
            <w:pPr>
              <w:pStyle w:val="TableEntry"/>
            </w:pPr>
            <w:r w:rsidRPr="001F42D3">
              <w:t>HD</w:t>
            </w:r>
          </w:p>
        </w:tc>
        <w:tc>
          <w:tcPr>
            <w:tcW w:w="961" w:type="dxa"/>
          </w:tcPr>
          <w:p w14:paraId="4F2480CE" w14:textId="77777777" w:rsidR="00B11855" w:rsidRPr="001F42D3" w:rsidRDefault="003D003E" w:rsidP="000A5604">
            <w:pPr>
              <w:pStyle w:val="TableEntry"/>
            </w:pPr>
            <w:r w:rsidRPr="001F42D3">
              <w:t>RE</w:t>
            </w:r>
          </w:p>
        </w:tc>
        <w:tc>
          <w:tcPr>
            <w:tcW w:w="933" w:type="dxa"/>
          </w:tcPr>
          <w:p w14:paraId="466E4B68" w14:textId="77777777" w:rsidR="00B11855" w:rsidRPr="001F42D3" w:rsidRDefault="003D003E" w:rsidP="000A5604">
            <w:pPr>
              <w:pStyle w:val="TableEntry"/>
            </w:pPr>
            <w:r w:rsidRPr="001F42D3">
              <w:t>[0..1]</w:t>
            </w:r>
          </w:p>
        </w:tc>
        <w:tc>
          <w:tcPr>
            <w:tcW w:w="1037" w:type="dxa"/>
          </w:tcPr>
          <w:p w14:paraId="104FB631" w14:textId="77777777" w:rsidR="00B11855" w:rsidRPr="001F42D3" w:rsidRDefault="003D003E" w:rsidP="000A5604">
            <w:pPr>
              <w:pStyle w:val="TableEntry"/>
            </w:pPr>
            <w:r w:rsidRPr="001F42D3">
              <w:t>0362</w:t>
            </w:r>
          </w:p>
        </w:tc>
        <w:tc>
          <w:tcPr>
            <w:tcW w:w="3288" w:type="dxa"/>
          </w:tcPr>
          <w:p w14:paraId="5D0D2E5F" w14:textId="77777777" w:rsidR="00B11855" w:rsidRPr="001F42D3" w:rsidRDefault="003D003E" w:rsidP="000A5604">
            <w:pPr>
              <w:pStyle w:val="TableEntry"/>
            </w:pPr>
            <w:r w:rsidRPr="001F42D3">
              <w:t>Sending Facility</w:t>
            </w:r>
          </w:p>
        </w:tc>
      </w:tr>
      <w:tr w:rsidR="00C40FD5" w:rsidRPr="001F42D3" w14:paraId="6D035E8F" w14:textId="77777777" w:rsidTr="00EB7483">
        <w:trPr>
          <w:cantSplit/>
          <w:jc w:val="center"/>
        </w:trPr>
        <w:tc>
          <w:tcPr>
            <w:tcW w:w="975" w:type="dxa"/>
          </w:tcPr>
          <w:p w14:paraId="16508130" w14:textId="77777777" w:rsidR="00B11855" w:rsidRPr="001F42D3" w:rsidRDefault="003D003E" w:rsidP="000A5604">
            <w:pPr>
              <w:pStyle w:val="TableEntry"/>
            </w:pPr>
            <w:r w:rsidRPr="001F42D3">
              <w:t>5</w:t>
            </w:r>
          </w:p>
        </w:tc>
        <w:tc>
          <w:tcPr>
            <w:tcW w:w="1196" w:type="dxa"/>
          </w:tcPr>
          <w:p w14:paraId="2978CFC7" w14:textId="77777777" w:rsidR="00B11855" w:rsidRPr="001F42D3" w:rsidRDefault="003D003E" w:rsidP="000A5604">
            <w:pPr>
              <w:pStyle w:val="TableEntry"/>
            </w:pPr>
            <w:r w:rsidRPr="001F42D3">
              <w:t>227</w:t>
            </w:r>
          </w:p>
        </w:tc>
        <w:tc>
          <w:tcPr>
            <w:tcW w:w="760" w:type="dxa"/>
          </w:tcPr>
          <w:p w14:paraId="1AC7C7C2" w14:textId="77777777" w:rsidR="00B11855" w:rsidRPr="001F42D3" w:rsidRDefault="003D003E" w:rsidP="000A5604">
            <w:pPr>
              <w:pStyle w:val="TableEntry"/>
            </w:pPr>
            <w:r w:rsidRPr="001F42D3">
              <w:t>HD</w:t>
            </w:r>
          </w:p>
        </w:tc>
        <w:tc>
          <w:tcPr>
            <w:tcW w:w="961" w:type="dxa"/>
          </w:tcPr>
          <w:p w14:paraId="7D47155F" w14:textId="77777777" w:rsidR="00B11855" w:rsidRPr="001F42D3" w:rsidRDefault="003D003E" w:rsidP="000A5604">
            <w:pPr>
              <w:pStyle w:val="TableEntry"/>
            </w:pPr>
            <w:r w:rsidRPr="001F42D3">
              <w:t>RE</w:t>
            </w:r>
          </w:p>
        </w:tc>
        <w:tc>
          <w:tcPr>
            <w:tcW w:w="933" w:type="dxa"/>
          </w:tcPr>
          <w:p w14:paraId="2B0BCAAF" w14:textId="77777777" w:rsidR="00B11855" w:rsidRPr="001F42D3" w:rsidRDefault="003D003E" w:rsidP="000A5604">
            <w:pPr>
              <w:pStyle w:val="TableEntry"/>
            </w:pPr>
            <w:r w:rsidRPr="001F42D3">
              <w:t>[0..1]</w:t>
            </w:r>
          </w:p>
        </w:tc>
        <w:tc>
          <w:tcPr>
            <w:tcW w:w="1037" w:type="dxa"/>
          </w:tcPr>
          <w:p w14:paraId="7E6B6813" w14:textId="77777777" w:rsidR="00B11855" w:rsidRPr="001F42D3" w:rsidRDefault="003D003E" w:rsidP="000A5604">
            <w:pPr>
              <w:pStyle w:val="TableEntry"/>
            </w:pPr>
            <w:r w:rsidRPr="001F42D3">
              <w:t>0361</w:t>
            </w:r>
          </w:p>
        </w:tc>
        <w:tc>
          <w:tcPr>
            <w:tcW w:w="3288" w:type="dxa"/>
          </w:tcPr>
          <w:p w14:paraId="79848C32" w14:textId="77777777" w:rsidR="00B11855" w:rsidRPr="001F42D3" w:rsidRDefault="003D003E" w:rsidP="000A5604">
            <w:pPr>
              <w:pStyle w:val="TableEntry"/>
            </w:pPr>
            <w:r w:rsidRPr="001F42D3">
              <w:t>Receiving Application</w:t>
            </w:r>
          </w:p>
        </w:tc>
      </w:tr>
      <w:tr w:rsidR="00C40FD5" w:rsidRPr="001F42D3" w14:paraId="388A9B4C" w14:textId="77777777" w:rsidTr="00EB7483">
        <w:trPr>
          <w:cantSplit/>
          <w:jc w:val="center"/>
        </w:trPr>
        <w:tc>
          <w:tcPr>
            <w:tcW w:w="975" w:type="dxa"/>
          </w:tcPr>
          <w:p w14:paraId="354F92A7" w14:textId="77777777" w:rsidR="00B11855" w:rsidRPr="001F42D3" w:rsidRDefault="003D003E" w:rsidP="000A5604">
            <w:pPr>
              <w:pStyle w:val="TableEntry"/>
            </w:pPr>
            <w:r w:rsidRPr="001F42D3">
              <w:t>6</w:t>
            </w:r>
          </w:p>
        </w:tc>
        <w:tc>
          <w:tcPr>
            <w:tcW w:w="1196" w:type="dxa"/>
          </w:tcPr>
          <w:p w14:paraId="48B9F080" w14:textId="77777777" w:rsidR="00B11855" w:rsidRPr="001F42D3" w:rsidRDefault="003D003E" w:rsidP="000A5604">
            <w:pPr>
              <w:pStyle w:val="TableEntry"/>
            </w:pPr>
            <w:r w:rsidRPr="001F42D3">
              <w:t>227</w:t>
            </w:r>
          </w:p>
        </w:tc>
        <w:tc>
          <w:tcPr>
            <w:tcW w:w="760" w:type="dxa"/>
          </w:tcPr>
          <w:p w14:paraId="204C448E" w14:textId="77777777" w:rsidR="00B11855" w:rsidRPr="001F42D3" w:rsidRDefault="003D003E" w:rsidP="000A5604">
            <w:pPr>
              <w:pStyle w:val="TableEntry"/>
            </w:pPr>
            <w:r w:rsidRPr="001F42D3">
              <w:t>HD</w:t>
            </w:r>
          </w:p>
        </w:tc>
        <w:tc>
          <w:tcPr>
            <w:tcW w:w="961" w:type="dxa"/>
          </w:tcPr>
          <w:p w14:paraId="28EEBE33" w14:textId="77777777" w:rsidR="00B11855" w:rsidRPr="001F42D3" w:rsidRDefault="003D003E" w:rsidP="000A5604">
            <w:pPr>
              <w:pStyle w:val="TableEntry"/>
            </w:pPr>
            <w:r w:rsidRPr="001F42D3">
              <w:t>RE</w:t>
            </w:r>
          </w:p>
        </w:tc>
        <w:tc>
          <w:tcPr>
            <w:tcW w:w="933" w:type="dxa"/>
          </w:tcPr>
          <w:p w14:paraId="6A03705C" w14:textId="77777777" w:rsidR="00B11855" w:rsidRPr="001F42D3" w:rsidRDefault="003D003E" w:rsidP="000A5604">
            <w:pPr>
              <w:pStyle w:val="TableEntry"/>
            </w:pPr>
            <w:r w:rsidRPr="001F42D3">
              <w:t>[0..1]</w:t>
            </w:r>
          </w:p>
        </w:tc>
        <w:tc>
          <w:tcPr>
            <w:tcW w:w="1037" w:type="dxa"/>
          </w:tcPr>
          <w:p w14:paraId="20FA5E5A" w14:textId="77777777" w:rsidR="00B11855" w:rsidRPr="001F42D3" w:rsidRDefault="003D003E" w:rsidP="000A5604">
            <w:pPr>
              <w:pStyle w:val="TableEntry"/>
            </w:pPr>
            <w:r w:rsidRPr="001F42D3">
              <w:t>0362</w:t>
            </w:r>
          </w:p>
        </w:tc>
        <w:tc>
          <w:tcPr>
            <w:tcW w:w="3288" w:type="dxa"/>
          </w:tcPr>
          <w:p w14:paraId="40026FDF" w14:textId="77777777" w:rsidR="00B11855" w:rsidRPr="001F42D3" w:rsidRDefault="003D003E" w:rsidP="000A5604">
            <w:pPr>
              <w:pStyle w:val="TableEntry"/>
            </w:pPr>
            <w:r w:rsidRPr="001F42D3">
              <w:t>Receiving Facility</w:t>
            </w:r>
          </w:p>
        </w:tc>
      </w:tr>
      <w:tr w:rsidR="00C40FD5" w:rsidRPr="001F42D3" w14:paraId="0C112DF8" w14:textId="77777777" w:rsidTr="00EB7483">
        <w:trPr>
          <w:cantSplit/>
          <w:jc w:val="center"/>
        </w:trPr>
        <w:tc>
          <w:tcPr>
            <w:tcW w:w="975" w:type="dxa"/>
          </w:tcPr>
          <w:p w14:paraId="387491EB" w14:textId="77777777" w:rsidR="00B11855" w:rsidRPr="001F42D3" w:rsidRDefault="003D003E" w:rsidP="000A5604">
            <w:pPr>
              <w:pStyle w:val="TableEntry"/>
            </w:pPr>
            <w:r w:rsidRPr="001F42D3">
              <w:t>7</w:t>
            </w:r>
          </w:p>
        </w:tc>
        <w:tc>
          <w:tcPr>
            <w:tcW w:w="1196" w:type="dxa"/>
          </w:tcPr>
          <w:p w14:paraId="6B0EC002" w14:textId="77777777" w:rsidR="00B11855" w:rsidRPr="001F42D3" w:rsidRDefault="003D003E" w:rsidP="000A5604">
            <w:pPr>
              <w:pStyle w:val="TableEntry"/>
            </w:pPr>
            <w:r w:rsidRPr="001F42D3">
              <w:t>24</w:t>
            </w:r>
          </w:p>
        </w:tc>
        <w:tc>
          <w:tcPr>
            <w:tcW w:w="760" w:type="dxa"/>
          </w:tcPr>
          <w:p w14:paraId="2FE8EC30" w14:textId="77777777" w:rsidR="00B11855" w:rsidRPr="001F42D3" w:rsidRDefault="003D003E" w:rsidP="000A5604">
            <w:pPr>
              <w:pStyle w:val="TableEntry"/>
            </w:pPr>
            <w:r w:rsidRPr="001F42D3">
              <w:t>DTM</w:t>
            </w:r>
          </w:p>
        </w:tc>
        <w:tc>
          <w:tcPr>
            <w:tcW w:w="961" w:type="dxa"/>
          </w:tcPr>
          <w:p w14:paraId="15B9B0CD" w14:textId="77777777" w:rsidR="00B11855" w:rsidRPr="001F42D3" w:rsidRDefault="003D003E" w:rsidP="000A5604">
            <w:pPr>
              <w:pStyle w:val="TableEntry"/>
            </w:pPr>
            <w:r w:rsidRPr="001F42D3">
              <w:t>R</w:t>
            </w:r>
          </w:p>
        </w:tc>
        <w:tc>
          <w:tcPr>
            <w:tcW w:w="933" w:type="dxa"/>
          </w:tcPr>
          <w:p w14:paraId="0FC06744" w14:textId="77777777" w:rsidR="00B11855" w:rsidRPr="001F42D3" w:rsidRDefault="003D003E" w:rsidP="000A5604">
            <w:pPr>
              <w:pStyle w:val="TableEntry"/>
            </w:pPr>
            <w:r w:rsidRPr="001F42D3">
              <w:t>[1..1]</w:t>
            </w:r>
          </w:p>
        </w:tc>
        <w:tc>
          <w:tcPr>
            <w:tcW w:w="1037" w:type="dxa"/>
          </w:tcPr>
          <w:p w14:paraId="6346576B" w14:textId="77777777" w:rsidR="00B11855" w:rsidRPr="001F42D3" w:rsidRDefault="00B11855" w:rsidP="000A5604">
            <w:pPr>
              <w:pStyle w:val="TableEntry"/>
            </w:pPr>
          </w:p>
        </w:tc>
        <w:tc>
          <w:tcPr>
            <w:tcW w:w="3288" w:type="dxa"/>
          </w:tcPr>
          <w:p w14:paraId="1C949B29" w14:textId="77777777" w:rsidR="00B11855" w:rsidRPr="001F42D3" w:rsidRDefault="003D003E" w:rsidP="000A5604">
            <w:pPr>
              <w:pStyle w:val="TableEntry"/>
            </w:pPr>
            <w:r w:rsidRPr="001F42D3">
              <w:t>Date/Time of Message</w:t>
            </w:r>
          </w:p>
        </w:tc>
      </w:tr>
      <w:tr w:rsidR="00C40FD5" w:rsidRPr="001F42D3" w14:paraId="4D73A9D0" w14:textId="77777777" w:rsidTr="00EB7483">
        <w:trPr>
          <w:cantSplit/>
          <w:jc w:val="center"/>
        </w:trPr>
        <w:tc>
          <w:tcPr>
            <w:tcW w:w="975" w:type="dxa"/>
          </w:tcPr>
          <w:p w14:paraId="0A1D2DCE" w14:textId="77777777" w:rsidR="00B11855" w:rsidRPr="001F42D3" w:rsidRDefault="003D003E" w:rsidP="000A5604">
            <w:pPr>
              <w:pStyle w:val="TableEntry"/>
            </w:pPr>
            <w:r w:rsidRPr="001F42D3">
              <w:t>8</w:t>
            </w:r>
          </w:p>
        </w:tc>
        <w:tc>
          <w:tcPr>
            <w:tcW w:w="1196" w:type="dxa"/>
          </w:tcPr>
          <w:p w14:paraId="1C72FFD8" w14:textId="77777777" w:rsidR="00B11855" w:rsidRPr="001F42D3" w:rsidRDefault="003D003E" w:rsidP="000A5604">
            <w:pPr>
              <w:pStyle w:val="TableEntry"/>
            </w:pPr>
            <w:r w:rsidRPr="001F42D3">
              <w:t>40</w:t>
            </w:r>
          </w:p>
        </w:tc>
        <w:tc>
          <w:tcPr>
            <w:tcW w:w="760" w:type="dxa"/>
          </w:tcPr>
          <w:p w14:paraId="02CDCA4E" w14:textId="77777777" w:rsidR="00B11855" w:rsidRPr="001F42D3" w:rsidRDefault="003D003E" w:rsidP="000A5604">
            <w:pPr>
              <w:pStyle w:val="TableEntry"/>
            </w:pPr>
            <w:r w:rsidRPr="001F42D3">
              <w:t>ST</w:t>
            </w:r>
          </w:p>
        </w:tc>
        <w:tc>
          <w:tcPr>
            <w:tcW w:w="961" w:type="dxa"/>
          </w:tcPr>
          <w:p w14:paraId="2BD6B4BB" w14:textId="77777777" w:rsidR="00B11855" w:rsidRPr="001F42D3" w:rsidRDefault="003D003E" w:rsidP="000A5604">
            <w:pPr>
              <w:pStyle w:val="TableEntry"/>
            </w:pPr>
            <w:r w:rsidRPr="001F42D3">
              <w:t>X</w:t>
            </w:r>
          </w:p>
        </w:tc>
        <w:tc>
          <w:tcPr>
            <w:tcW w:w="933" w:type="dxa"/>
          </w:tcPr>
          <w:p w14:paraId="66E02BB9" w14:textId="77777777" w:rsidR="00B11855" w:rsidRPr="001F42D3" w:rsidRDefault="003D003E" w:rsidP="000A5604">
            <w:pPr>
              <w:pStyle w:val="TableEntry"/>
            </w:pPr>
            <w:r w:rsidRPr="001F42D3">
              <w:t>[0..0]</w:t>
            </w:r>
          </w:p>
        </w:tc>
        <w:tc>
          <w:tcPr>
            <w:tcW w:w="1037" w:type="dxa"/>
          </w:tcPr>
          <w:p w14:paraId="40FA351E" w14:textId="77777777" w:rsidR="00B11855" w:rsidRPr="001F42D3" w:rsidRDefault="00B11855" w:rsidP="000A5604">
            <w:pPr>
              <w:pStyle w:val="TableEntry"/>
            </w:pPr>
          </w:p>
        </w:tc>
        <w:tc>
          <w:tcPr>
            <w:tcW w:w="3288" w:type="dxa"/>
          </w:tcPr>
          <w:p w14:paraId="59D4A2BA" w14:textId="77777777" w:rsidR="00B11855" w:rsidRPr="001F42D3" w:rsidRDefault="003D003E" w:rsidP="000A5604">
            <w:pPr>
              <w:pStyle w:val="TableEntry"/>
            </w:pPr>
            <w:r w:rsidRPr="001F42D3">
              <w:t>Security</w:t>
            </w:r>
          </w:p>
        </w:tc>
      </w:tr>
      <w:tr w:rsidR="00C40FD5" w:rsidRPr="001F42D3" w14:paraId="131C7703" w14:textId="77777777" w:rsidTr="00EB7483">
        <w:trPr>
          <w:cantSplit/>
          <w:jc w:val="center"/>
        </w:trPr>
        <w:tc>
          <w:tcPr>
            <w:tcW w:w="975" w:type="dxa"/>
          </w:tcPr>
          <w:p w14:paraId="69466E25" w14:textId="77777777" w:rsidR="00B11855" w:rsidRPr="001F42D3" w:rsidRDefault="003D003E" w:rsidP="000A5604">
            <w:pPr>
              <w:pStyle w:val="TableEntry"/>
            </w:pPr>
            <w:r w:rsidRPr="001F42D3">
              <w:t>9</w:t>
            </w:r>
          </w:p>
        </w:tc>
        <w:tc>
          <w:tcPr>
            <w:tcW w:w="1196" w:type="dxa"/>
          </w:tcPr>
          <w:p w14:paraId="4DFC7C9F" w14:textId="77777777" w:rsidR="00B11855" w:rsidRPr="001F42D3" w:rsidRDefault="003D003E" w:rsidP="000A5604">
            <w:pPr>
              <w:pStyle w:val="TableEntry"/>
            </w:pPr>
            <w:r w:rsidRPr="001F42D3">
              <w:t>15</w:t>
            </w:r>
          </w:p>
        </w:tc>
        <w:tc>
          <w:tcPr>
            <w:tcW w:w="760" w:type="dxa"/>
          </w:tcPr>
          <w:p w14:paraId="6A45D147" w14:textId="77777777" w:rsidR="00B11855" w:rsidRPr="001F42D3" w:rsidRDefault="003D003E" w:rsidP="000A5604">
            <w:pPr>
              <w:pStyle w:val="TableEntry"/>
            </w:pPr>
            <w:r w:rsidRPr="001F42D3">
              <w:t>MSG</w:t>
            </w:r>
          </w:p>
        </w:tc>
        <w:tc>
          <w:tcPr>
            <w:tcW w:w="961" w:type="dxa"/>
          </w:tcPr>
          <w:p w14:paraId="137A71C1" w14:textId="77777777" w:rsidR="00B11855" w:rsidRPr="001F42D3" w:rsidRDefault="003D003E" w:rsidP="000A5604">
            <w:pPr>
              <w:pStyle w:val="TableEntry"/>
            </w:pPr>
            <w:r w:rsidRPr="001F42D3">
              <w:t>R</w:t>
            </w:r>
          </w:p>
        </w:tc>
        <w:tc>
          <w:tcPr>
            <w:tcW w:w="933" w:type="dxa"/>
          </w:tcPr>
          <w:p w14:paraId="5B6AAE3C" w14:textId="77777777" w:rsidR="00B11855" w:rsidRPr="001F42D3" w:rsidRDefault="003D003E" w:rsidP="000A5604">
            <w:pPr>
              <w:pStyle w:val="TableEntry"/>
            </w:pPr>
            <w:r w:rsidRPr="001F42D3">
              <w:t>[1..1]</w:t>
            </w:r>
          </w:p>
        </w:tc>
        <w:tc>
          <w:tcPr>
            <w:tcW w:w="1037" w:type="dxa"/>
          </w:tcPr>
          <w:p w14:paraId="26AB2BAF" w14:textId="77777777" w:rsidR="00B11855" w:rsidRPr="001F42D3" w:rsidRDefault="00B11855" w:rsidP="000A5604">
            <w:pPr>
              <w:pStyle w:val="TableEntry"/>
            </w:pPr>
          </w:p>
        </w:tc>
        <w:tc>
          <w:tcPr>
            <w:tcW w:w="3288" w:type="dxa"/>
          </w:tcPr>
          <w:p w14:paraId="0FB7A408" w14:textId="77777777" w:rsidR="00B11855" w:rsidRPr="001F42D3" w:rsidRDefault="003D003E" w:rsidP="000A5604">
            <w:pPr>
              <w:pStyle w:val="TableEntry"/>
            </w:pPr>
            <w:r w:rsidRPr="001F42D3">
              <w:t>Message Type</w:t>
            </w:r>
          </w:p>
        </w:tc>
      </w:tr>
      <w:tr w:rsidR="00C40FD5" w:rsidRPr="001F42D3" w14:paraId="1BF40728" w14:textId="77777777" w:rsidTr="00EB7483">
        <w:trPr>
          <w:cantSplit/>
          <w:jc w:val="center"/>
        </w:trPr>
        <w:tc>
          <w:tcPr>
            <w:tcW w:w="975" w:type="dxa"/>
          </w:tcPr>
          <w:p w14:paraId="460E7918" w14:textId="77777777" w:rsidR="00B11855" w:rsidRPr="001F42D3" w:rsidRDefault="003D003E" w:rsidP="000A5604">
            <w:pPr>
              <w:pStyle w:val="TableEntry"/>
            </w:pPr>
            <w:r w:rsidRPr="001F42D3">
              <w:t>10</w:t>
            </w:r>
          </w:p>
        </w:tc>
        <w:tc>
          <w:tcPr>
            <w:tcW w:w="1196" w:type="dxa"/>
          </w:tcPr>
          <w:p w14:paraId="344860BE" w14:textId="77777777" w:rsidR="00B11855" w:rsidRPr="001F42D3" w:rsidRDefault="003D003E" w:rsidP="000A5604">
            <w:pPr>
              <w:pStyle w:val="TableEntry"/>
            </w:pPr>
            <w:r w:rsidRPr="001F42D3">
              <w:t>199</w:t>
            </w:r>
          </w:p>
        </w:tc>
        <w:tc>
          <w:tcPr>
            <w:tcW w:w="760" w:type="dxa"/>
          </w:tcPr>
          <w:p w14:paraId="57B41663" w14:textId="77777777" w:rsidR="00B11855" w:rsidRPr="001F42D3" w:rsidRDefault="003D003E" w:rsidP="000A5604">
            <w:pPr>
              <w:pStyle w:val="TableEntry"/>
            </w:pPr>
            <w:r w:rsidRPr="001F42D3">
              <w:t>ST</w:t>
            </w:r>
          </w:p>
        </w:tc>
        <w:tc>
          <w:tcPr>
            <w:tcW w:w="961" w:type="dxa"/>
          </w:tcPr>
          <w:p w14:paraId="32CBCB1A" w14:textId="77777777" w:rsidR="00B11855" w:rsidRPr="001F42D3" w:rsidRDefault="003D003E" w:rsidP="000A5604">
            <w:pPr>
              <w:pStyle w:val="TableEntry"/>
            </w:pPr>
            <w:r w:rsidRPr="001F42D3">
              <w:t>R</w:t>
            </w:r>
          </w:p>
        </w:tc>
        <w:tc>
          <w:tcPr>
            <w:tcW w:w="933" w:type="dxa"/>
          </w:tcPr>
          <w:p w14:paraId="4F3B76F1" w14:textId="77777777" w:rsidR="00B11855" w:rsidRPr="001F42D3" w:rsidRDefault="003D003E" w:rsidP="000A5604">
            <w:pPr>
              <w:pStyle w:val="TableEntry"/>
            </w:pPr>
            <w:r w:rsidRPr="001F42D3">
              <w:t>[1..1]</w:t>
            </w:r>
          </w:p>
        </w:tc>
        <w:tc>
          <w:tcPr>
            <w:tcW w:w="1037" w:type="dxa"/>
          </w:tcPr>
          <w:p w14:paraId="374ED4DE" w14:textId="77777777" w:rsidR="00B11855" w:rsidRPr="001F42D3" w:rsidRDefault="00B11855" w:rsidP="000A5604">
            <w:pPr>
              <w:pStyle w:val="TableEntry"/>
            </w:pPr>
          </w:p>
        </w:tc>
        <w:tc>
          <w:tcPr>
            <w:tcW w:w="3288" w:type="dxa"/>
          </w:tcPr>
          <w:p w14:paraId="66490FE7" w14:textId="77777777" w:rsidR="00B11855" w:rsidRPr="001F42D3" w:rsidRDefault="003D003E" w:rsidP="000A5604">
            <w:pPr>
              <w:pStyle w:val="TableEntry"/>
            </w:pPr>
            <w:r w:rsidRPr="001F42D3">
              <w:t>Message Control Id</w:t>
            </w:r>
          </w:p>
        </w:tc>
      </w:tr>
      <w:tr w:rsidR="00C40FD5" w:rsidRPr="001F42D3" w14:paraId="7D7F4DCE" w14:textId="77777777" w:rsidTr="00EB7483">
        <w:trPr>
          <w:cantSplit/>
          <w:jc w:val="center"/>
        </w:trPr>
        <w:tc>
          <w:tcPr>
            <w:tcW w:w="975" w:type="dxa"/>
          </w:tcPr>
          <w:p w14:paraId="7BC35521" w14:textId="77777777" w:rsidR="00B11855" w:rsidRPr="001F42D3" w:rsidRDefault="003D003E" w:rsidP="000A5604">
            <w:pPr>
              <w:pStyle w:val="TableEntry"/>
            </w:pPr>
            <w:r w:rsidRPr="001F42D3">
              <w:t>11</w:t>
            </w:r>
          </w:p>
        </w:tc>
        <w:tc>
          <w:tcPr>
            <w:tcW w:w="1196" w:type="dxa"/>
          </w:tcPr>
          <w:p w14:paraId="0FA5DDC2" w14:textId="77777777" w:rsidR="00B11855" w:rsidRPr="001F42D3" w:rsidRDefault="003D003E" w:rsidP="000A5604">
            <w:pPr>
              <w:pStyle w:val="TableEntry"/>
            </w:pPr>
            <w:r w:rsidRPr="001F42D3">
              <w:t>3</w:t>
            </w:r>
          </w:p>
        </w:tc>
        <w:tc>
          <w:tcPr>
            <w:tcW w:w="760" w:type="dxa"/>
          </w:tcPr>
          <w:p w14:paraId="69391E3C" w14:textId="77777777" w:rsidR="00B11855" w:rsidRPr="001F42D3" w:rsidRDefault="003D003E" w:rsidP="000A5604">
            <w:pPr>
              <w:pStyle w:val="TableEntry"/>
            </w:pPr>
            <w:r w:rsidRPr="001F42D3">
              <w:t>PT</w:t>
            </w:r>
          </w:p>
        </w:tc>
        <w:tc>
          <w:tcPr>
            <w:tcW w:w="961" w:type="dxa"/>
          </w:tcPr>
          <w:p w14:paraId="4F49DDEE" w14:textId="77777777" w:rsidR="00B11855" w:rsidRPr="001F42D3" w:rsidRDefault="003D003E" w:rsidP="000A5604">
            <w:pPr>
              <w:pStyle w:val="TableEntry"/>
            </w:pPr>
            <w:r w:rsidRPr="001F42D3">
              <w:t>R</w:t>
            </w:r>
          </w:p>
        </w:tc>
        <w:tc>
          <w:tcPr>
            <w:tcW w:w="933" w:type="dxa"/>
          </w:tcPr>
          <w:p w14:paraId="5FD3D025" w14:textId="77777777" w:rsidR="00B11855" w:rsidRPr="001F42D3" w:rsidRDefault="003D003E" w:rsidP="000A5604">
            <w:pPr>
              <w:pStyle w:val="TableEntry"/>
            </w:pPr>
            <w:r w:rsidRPr="001F42D3">
              <w:t>[1..1]</w:t>
            </w:r>
          </w:p>
        </w:tc>
        <w:tc>
          <w:tcPr>
            <w:tcW w:w="1037" w:type="dxa"/>
          </w:tcPr>
          <w:p w14:paraId="5BE50FBB" w14:textId="77777777" w:rsidR="00B11855" w:rsidRPr="001F42D3" w:rsidRDefault="00B11855" w:rsidP="000A5604">
            <w:pPr>
              <w:pStyle w:val="TableEntry"/>
            </w:pPr>
          </w:p>
        </w:tc>
        <w:tc>
          <w:tcPr>
            <w:tcW w:w="3288" w:type="dxa"/>
          </w:tcPr>
          <w:p w14:paraId="7D994F2C" w14:textId="77777777" w:rsidR="00B11855" w:rsidRPr="001F42D3" w:rsidRDefault="003D003E" w:rsidP="000A5604">
            <w:pPr>
              <w:pStyle w:val="TableEntry"/>
            </w:pPr>
            <w:r w:rsidRPr="001F42D3">
              <w:t>Processing Id</w:t>
            </w:r>
          </w:p>
        </w:tc>
      </w:tr>
      <w:tr w:rsidR="00C40FD5" w:rsidRPr="001F42D3" w14:paraId="2962C147" w14:textId="77777777" w:rsidTr="00EB7483">
        <w:trPr>
          <w:cantSplit/>
          <w:jc w:val="center"/>
        </w:trPr>
        <w:tc>
          <w:tcPr>
            <w:tcW w:w="975" w:type="dxa"/>
          </w:tcPr>
          <w:p w14:paraId="17D8DDBC" w14:textId="77777777" w:rsidR="00B11855" w:rsidRPr="001F42D3" w:rsidRDefault="003D003E" w:rsidP="000A5604">
            <w:pPr>
              <w:pStyle w:val="TableEntry"/>
            </w:pPr>
            <w:r w:rsidRPr="001F42D3">
              <w:t>12</w:t>
            </w:r>
          </w:p>
        </w:tc>
        <w:tc>
          <w:tcPr>
            <w:tcW w:w="1196" w:type="dxa"/>
          </w:tcPr>
          <w:p w14:paraId="75BF3F8C" w14:textId="77777777" w:rsidR="00B11855" w:rsidRPr="001F42D3" w:rsidRDefault="003D003E" w:rsidP="000A5604">
            <w:pPr>
              <w:pStyle w:val="TableEntry"/>
            </w:pPr>
            <w:r w:rsidRPr="001F42D3">
              <w:t>60</w:t>
            </w:r>
          </w:p>
        </w:tc>
        <w:tc>
          <w:tcPr>
            <w:tcW w:w="760" w:type="dxa"/>
          </w:tcPr>
          <w:p w14:paraId="44F5DE49" w14:textId="77777777" w:rsidR="00B11855" w:rsidRPr="001F42D3" w:rsidRDefault="003D003E" w:rsidP="000A5604">
            <w:pPr>
              <w:pStyle w:val="TableEntry"/>
            </w:pPr>
            <w:r w:rsidRPr="001F42D3">
              <w:t>VID</w:t>
            </w:r>
          </w:p>
        </w:tc>
        <w:tc>
          <w:tcPr>
            <w:tcW w:w="961" w:type="dxa"/>
          </w:tcPr>
          <w:p w14:paraId="275D7D40" w14:textId="77777777" w:rsidR="00B11855" w:rsidRPr="001F42D3" w:rsidRDefault="003D003E" w:rsidP="000A5604">
            <w:pPr>
              <w:pStyle w:val="TableEntry"/>
            </w:pPr>
            <w:r w:rsidRPr="001F42D3">
              <w:t>R</w:t>
            </w:r>
          </w:p>
        </w:tc>
        <w:tc>
          <w:tcPr>
            <w:tcW w:w="933" w:type="dxa"/>
          </w:tcPr>
          <w:p w14:paraId="489AB4D9" w14:textId="77777777" w:rsidR="00B11855" w:rsidRPr="001F42D3" w:rsidRDefault="003D003E" w:rsidP="000A5604">
            <w:pPr>
              <w:pStyle w:val="TableEntry"/>
            </w:pPr>
            <w:r w:rsidRPr="001F42D3">
              <w:t>[1..1]</w:t>
            </w:r>
          </w:p>
        </w:tc>
        <w:tc>
          <w:tcPr>
            <w:tcW w:w="1037" w:type="dxa"/>
          </w:tcPr>
          <w:p w14:paraId="7218D64D" w14:textId="77777777" w:rsidR="00B11855" w:rsidRPr="001F42D3" w:rsidRDefault="00B11855" w:rsidP="000A5604">
            <w:pPr>
              <w:pStyle w:val="TableEntry"/>
            </w:pPr>
          </w:p>
        </w:tc>
        <w:tc>
          <w:tcPr>
            <w:tcW w:w="3288" w:type="dxa"/>
          </w:tcPr>
          <w:p w14:paraId="3DE23046" w14:textId="77777777" w:rsidR="00B11855" w:rsidRPr="001F42D3" w:rsidRDefault="003D003E" w:rsidP="000A5604">
            <w:pPr>
              <w:pStyle w:val="TableEntry"/>
            </w:pPr>
            <w:r w:rsidRPr="001F42D3">
              <w:t>Version ID</w:t>
            </w:r>
          </w:p>
        </w:tc>
      </w:tr>
      <w:tr w:rsidR="00C40FD5" w:rsidRPr="001F42D3" w14:paraId="52417EFE" w14:textId="77777777" w:rsidTr="00EB7483">
        <w:trPr>
          <w:cantSplit/>
          <w:jc w:val="center"/>
        </w:trPr>
        <w:tc>
          <w:tcPr>
            <w:tcW w:w="975" w:type="dxa"/>
          </w:tcPr>
          <w:p w14:paraId="4C9D7E15" w14:textId="77777777" w:rsidR="00B11855" w:rsidRPr="001F42D3" w:rsidRDefault="003D003E" w:rsidP="000A5604">
            <w:pPr>
              <w:pStyle w:val="TableEntry"/>
            </w:pPr>
            <w:r w:rsidRPr="001F42D3">
              <w:t>13</w:t>
            </w:r>
          </w:p>
        </w:tc>
        <w:tc>
          <w:tcPr>
            <w:tcW w:w="1196" w:type="dxa"/>
          </w:tcPr>
          <w:p w14:paraId="50FADBCC" w14:textId="77777777" w:rsidR="00B11855" w:rsidRPr="001F42D3" w:rsidRDefault="003D003E" w:rsidP="000A5604">
            <w:pPr>
              <w:pStyle w:val="TableEntry"/>
            </w:pPr>
            <w:r w:rsidRPr="001F42D3">
              <w:t>15</w:t>
            </w:r>
          </w:p>
        </w:tc>
        <w:tc>
          <w:tcPr>
            <w:tcW w:w="760" w:type="dxa"/>
          </w:tcPr>
          <w:p w14:paraId="42CEF7BA" w14:textId="77777777" w:rsidR="00B11855" w:rsidRPr="001F42D3" w:rsidRDefault="003D003E" w:rsidP="000A5604">
            <w:pPr>
              <w:pStyle w:val="TableEntry"/>
            </w:pPr>
            <w:r w:rsidRPr="001F42D3">
              <w:t>NM</w:t>
            </w:r>
          </w:p>
        </w:tc>
        <w:tc>
          <w:tcPr>
            <w:tcW w:w="961" w:type="dxa"/>
          </w:tcPr>
          <w:p w14:paraId="19027383" w14:textId="77777777" w:rsidR="00B11855" w:rsidRPr="001F42D3" w:rsidRDefault="003D003E" w:rsidP="000A5604">
            <w:pPr>
              <w:pStyle w:val="TableEntry"/>
            </w:pPr>
            <w:r w:rsidRPr="001F42D3">
              <w:t>RE</w:t>
            </w:r>
          </w:p>
        </w:tc>
        <w:tc>
          <w:tcPr>
            <w:tcW w:w="933" w:type="dxa"/>
          </w:tcPr>
          <w:p w14:paraId="0E16335F" w14:textId="77777777" w:rsidR="00B11855" w:rsidRPr="001F42D3" w:rsidRDefault="003D003E" w:rsidP="000A5604">
            <w:pPr>
              <w:pStyle w:val="TableEntry"/>
            </w:pPr>
            <w:r w:rsidRPr="001F42D3">
              <w:t>[0..1]</w:t>
            </w:r>
          </w:p>
        </w:tc>
        <w:tc>
          <w:tcPr>
            <w:tcW w:w="1037" w:type="dxa"/>
          </w:tcPr>
          <w:p w14:paraId="04BD81A2" w14:textId="77777777" w:rsidR="00B11855" w:rsidRPr="001F42D3" w:rsidRDefault="00B11855" w:rsidP="000A5604">
            <w:pPr>
              <w:pStyle w:val="TableEntry"/>
            </w:pPr>
          </w:p>
        </w:tc>
        <w:tc>
          <w:tcPr>
            <w:tcW w:w="3288" w:type="dxa"/>
          </w:tcPr>
          <w:p w14:paraId="7522C737" w14:textId="77777777" w:rsidR="00B11855" w:rsidRPr="001F42D3" w:rsidRDefault="003D003E" w:rsidP="000A5604">
            <w:pPr>
              <w:pStyle w:val="TableEntry"/>
            </w:pPr>
            <w:r w:rsidRPr="001F42D3">
              <w:t>Sequence Number</w:t>
            </w:r>
          </w:p>
        </w:tc>
      </w:tr>
      <w:tr w:rsidR="00C40FD5" w:rsidRPr="001F42D3" w14:paraId="37AF22C6" w14:textId="77777777" w:rsidTr="00EB7483">
        <w:trPr>
          <w:cantSplit/>
          <w:jc w:val="center"/>
        </w:trPr>
        <w:tc>
          <w:tcPr>
            <w:tcW w:w="975" w:type="dxa"/>
          </w:tcPr>
          <w:p w14:paraId="35B1B369" w14:textId="77777777" w:rsidR="00B11855" w:rsidRPr="001F42D3" w:rsidRDefault="003D003E" w:rsidP="000A5604">
            <w:pPr>
              <w:pStyle w:val="TableEntry"/>
            </w:pPr>
            <w:r w:rsidRPr="001F42D3">
              <w:t>14</w:t>
            </w:r>
          </w:p>
        </w:tc>
        <w:tc>
          <w:tcPr>
            <w:tcW w:w="1196" w:type="dxa"/>
          </w:tcPr>
          <w:p w14:paraId="7D3C9483" w14:textId="77777777" w:rsidR="00B11855" w:rsidRPr="001F42D3" w:rsidRDefault="003D003E" w:rsidP="000A5604">
            <w:pPr>
              <w:pStyle w:val="TableEntry"/>
            </w:pPr>
            <w:r w:rsidRPr="001F42D3">
              <w:t>180</w:t>
            </w:r>
          </w:p>
        </w:tc>
        <w:tc>
          <w:tcPr>
            <w:tcW w:w="760" w:type="dxa"/>
          </w:tcPr>
          <w:p w14:paraId="181A6FD6" w14:textId="77777777" w:rsidR="00B11855" w:rsidRPr="001F42D3" w:rsidRDefault="003D003E" w:rsidP="000A5604">
            <w:pPr>
              <w:pStyle w:val="TableEntry"/>
            </w:pPr>
            <w:r w:rsidRPr="001F42D3">
              <w:t>ST</w:t>
            </w:r>
          </w:p>
        </w:tc>
        <w:tc>
          <w:tcPr>
            <w:tcW w:w="961" w:type="dxa"/>
          </w:tcPr>
          <w:p w14:paraId="49411D2A" w14:textId="77777777" w:rsidR="00B11855" w:rsidRPr="001F42D3" w:rsidRDefault="003D003E" w:rsidP="000A5604">
            <w:pPr>
              <w:pStyle w:val="TableEntry"/>
            </w:pPr>
            <w:r w:rsidRPr="001F42D3">
              <w:t>X</w:t>
            </w:r>
          </w:p>
        </w:tc>
        <w:tc>
          <w:tcPr>
            <w:tcW w:w="933" w:type="dxa"/>
          </w:tcPr>
          <w:p w14:paraId="6208A57A" w14:textId="77777777" w:rsidR="00B11855" w:rsidRPr="001F42D3" w:rsidRDefault="003D003E" w:rsidP="000A5604">
            <w:pPr>
              <w:pStyle w:val="TableEntry"/>
            </w:pPr>
            <w:r w:rsidRPr="001F42D3">
              <w:t>[0..0]</w:t>
            </w:r>
          </w:p>
        </w:tc>
        <w:tc>
          <w:tcPr>
            <w:tcW w:w="1037" w:type="dxa"/>
          </w:tcPr>
          <w:p w14:paraId="00C135A1" w14:textId="77777777" w:rsidR="00B11855" w:rsidRPr="001F42D3" w:rsidRDefault="00B11855" w:rsidP="000A5604">
            <w:pPr>
              <w:pStyle w:val="TableEntry"/>
            </w:pPr>
          </w:p>
        </w:tc>
        <w:tc>
          <w:tcPr>
            <w:tcW w:w="3288" w:type="dxa"/>
          </w:tcPr>
          <w:p w14:paraId="0F332214" w14:textId="77777777" w:rsidR="00B11855" w:rsidRPr="001F42D3" w:rsidRDefault="003D003E" w:rsidP="000A5604">
            <w:pPr>
              <w:pStyle w:val="TableEntry"/>
            </w:pPr>
            <w:r w:rsidRPr="001F42D3">
              <w:t>Continuation Pointer</w:t>
            </w:r>
          </w:p>
        </w:tc>
      </w:tr>
      <w:tr w:rsidR="00C40FD5" w:rsidRPr="001F42D3" w14:paraId="45DE55DF" w14:textId="77777777" w:rsidTr="00EB7483">
        <w:trPr>
          <w:cantSplit/>
          <w:jc w:val="center"/>
        </w:trPr>
        <w:tc>
          <w:tcPr>
            <w:tcW w:w="975" w:type="dxa"/>
          </w:tcPr>
          <w:p w14:paraId="54D5CC2D" w14:textId="77777777" w:rsidR="00B11855" w:rsidRPr="001F42D3" w:rsidRDefault="003D003E" w:rsidP="000A5604">
            <w:pPr>
              <w:pStyle w:val="TableEntry"/>
            </w:pPr>
            <w:r w:rsidRPr="001F42D3">
              <w:t>15</w:t>
            </w:r>
          </w:p>
        </w:tc>
        <w:tc>
          <w:tcPr>
            <w:tcW w:w="1196" w:type="dxa"/>
          </w:tcPr>
          <w:p w14:paraId="2906AC05" w14:textId="77777777" w:rsidR="00B11855" w:rsidRPr="001F42D3" w:rsidRDefault="003D003E" w:rsidP="000A5604">
            <w:pPr>
              <w:pStyle w:val="TableEntry"/>
            </w:pPr>
            <w:r w:rsidRPr="001F42D3">
              <w:t>2</w:t>
            </w:r>
          </w:p>
        </w:tc>
        <w:tc>
          <w:tcPr>
            <w:tcW w:w="760" w:type="dxa"/>
          </w:tcPr>
          <w:p w14:paraId="00021536" w14:textId="77777777" w:rsidR="00B11855" w:rsidRPr="001F42D3" w:rsidRDefault="003D003E" w:rsidP="000A5604">
            <w:pPr>
              <w:pStyle w:val="TableEntry"/>
            </w:pPr>
            <w:r w:rsidRPr="001F42D3">
              <w:t>ID</w:t>
            </w:r>
          </w:p>
        </w:tc>
        <w:tc>
          <w:tcPr>
            <w:tcW w:w="961" w:type="dxa"/>
          </w:tcPr>
          <w:p w14:paraId="6AF4607A" w14:textId="77777777" w:rsidR="00B11855" w:rsidRPr="001F42D3" w:rsidRDefault="003D003E" w:rsidP="000A5604">
            <w:pPr>
              <w:pStyle w:val="TableEntry"/>
            </w:pPr>
            <w:r w:rsidRPr="001F42D3">
              <w:t>R</w:t>
            </w:r>
          </w:p>
        </w:tc>
        <w:tc>
          <w:tcPr>
            <w:tcW w:w="933" w:type="dxa"/>
          </w:tcPr>
          <w:p w14:paraId="3C261A70" w14:textId="77777777" w:rsidR="00B11855" w:rsidRPr="001F42D3" w:rsidRDefault="003D003E" w:rsidP="000A5604">
            <w:pPr>
              <w:pStyle w:val="TableEntry"/>
            </w:pPr>
            <w:r w:rsidRPr="001F42D3">
              <w:t>[1..1]</w:t>
            </w:r>
          </w:p>
        </w:tc>
        <w:tc>
          <w:tcPr>
            <w:tcW w:w="1037" w:type="dxa"/>
          </w:tcPr>
          <w:p w14:paraId="1CD11487" w14:textId="77777777" w:rsidR="00B11855" w:rsidRPr="001F42D3" w:rsidRDefault="003D003E" w:rsidP="000A5604">
            <w:pPr>
              <w:pStyle w:val="TableEntry"/>
            </w:pPr>
            <w:r w:rsidRPr="001F42D3">
              <w:t>0155</w:t>
            </w:r>
          </w:p>
        </w:tc>
        <w:tc>
          <w:tcPr>
            <w:tcW w:w="3288" w:type="dxa"/>
          </w:tcPr>
          <w:p w14:paraId="1C0D50B8" w14:textId="77777777" w:rsidR="00B11855" w:rsidRPr="001F42D3" w:rsidRDefault="003D003E" w:rsidP="000A5604">
            <w:pPr>
              <w:pStyle w:val="TableEntry"/>
            </w:pPr>
            <w:r w:rsidRPr="001F42D3">
              <w:t>Accept Acknowledgement Type</w:t>
            </w:r>
          </w:p>
        </w:tc>
      </w:tr>
      <w:tr w:rsidR="00C40FD5" w:rsidRPr="001F42D3" w14:paraId="1E6F1E31" w14:textId="77777777" w:rsidTr="00EB7483">
        <w:trPr>
          <w:cantSplit/>
          <w:jc w:val="center"/>
        </w:trPr>
        <w:tc>
          <w:tcPr>
            <w:tcW w:w="975" w:type="dxa"/>
          </w:tcPr>
          <w:p w14:paraId="7D911A3C" w14:textId="77777777" w:rsidR="00B11855" w:rsidRPr="001F42D3" w:rsidRDefault="003D003E" w:rsidP="000A5604">
            <w:pPr>
              <w:pStyle w:val="TableEntry"/>
            </w:pPr>
            <w:r w:rsidRPr="001F42D3">
              <w:t>16</w:t>
            </w:r>
          </w:p>
        </w:tc>
        <w:tc>
          <w:tcPr>
            <w:tcW w:w="1196" w:type="dxa"/>
          </w:tcPr>
          <w:p w14:paraId="42A861EA" w14:textId="77777777" w:rsidR="00B11855" w:rsidRPr="001F42D3" w:rsidRDefault="003D003E" w:rsidP="000A5604">
            <w:pPr>
              <w:pStyle w:val="TableEntry"/>
            </w:pPr>
            <w:r w:rsidRPr="001F42D3">
              <w:t>2</w:t>
            </w:r>
          </w:p>
        </w:tc>
        <w:tc>
          <w:tcPr>
            <w:tcW w:w="760" w:type="dxa"/>
          </w:tcPr>
          <w:p w14:paraId="50C11A0F" w14:textId="77777777" w:rsidR="00B11855" w:rsidRPr="001F42D3" w:rsidRDefault="003D003E" w:rsidP="000A5604">
            <w:pPr>
              <w:pStyle w:val="TableEntry"/>
            </w:pPr>
            <w:r w:rsidRPr="001F42D3">
              <w:t>ID</w:t>
            </w:r>
          </w:p>
        </w:tc>
        <w:tc>
          <w:tcPr>
            <w:tcW w:w="961" w:type="dxa"/>
          </w:tcPr>
          <w:p w14:paraId="1B11994D" w14:textId="77777777" w:rsidR="00B11855" w:rsidRPr="001F42D3" w:rsidRDefault="003D003E" w:rsidP="000A5604">
            <w:pPr>
              <w:pStyle w:val="TableEntry"/>
            </w:pPr>
            <w:r w:rsidRPr="001F42D3">
              <w:t>R</w:t>
            </w:r>
          </w:p>
        </w:tc>
        <w:tc>
          <w:tcPr>
            <w:tcW w:w="933" w:type="dxa"/>
          </w:tcPr>
          <w:p w14:paraId="0D32EF60" w14:textId="77777777" w:rsidR="00B11855" w:rsidRPr="001F42D3" w:rsidRDefault="003D003E" w:rsidP="000A5604">
            <w:pPr>
              <w:pStyle w:val="TableEntry"/>
            </w:pPr>
            <w:r w:rsidRPr="001F42D3">
              <w:t>[1..1]</w:t>
            </w:r>
          </w:p>
        </w:tc>
        <w:tc>
          <w:tcPr>
            <w:tcW w:w="1037" w:type="dxa"/>
          </w:tcPr>
          <w:p w14:paraId="7615E587" w14:textId="77777777" w:rsidR="00B11855" w:rsidRPr="001F42D3" w:rsidRDefault="003D003E" w:rsidP="000A5604">
            <w:pPr>
              <w:pStyle w:val="TableEntry"/>
            </w:pPr>
            <w:r w:rsidRPr="001F42D3">
              <w:t>0155</w:t>
            </w:r>
          </w:p>
        </w:tc>
        <w:tc>
          <w:tcPr>
            <w:tcW w:w="3288" w:type="dxa"/>
          </w:tcPr>
          <w:p w14:paraId="411359F7" w14:textId="77777777" w:rsidR="00B11855" w:rsidRPr="001F42D3" w:rsidRDefault="003D003E" w:rsidP="000A5604">
            <w:pPr>
              <w:pStyle w:val="TableEntry"/>
            </w:pPr>
            <w:r w:rsidRPr="001F42D3">
              <w:t>Application Acknowledgement Type</w:t>
            </w:r>
          </w:p>
        </w:tc>
      </w:tr>
      <w:tr w:rsidR="00C40FD5" w:rsidRPr="001F42D3" w14:paraId="213F6D05" w14:textId="77777777" w:rsidTr="00EB7483">
        <w:trPr>
          <w:cantSplit/>
          <w:jc w:val="center"/>
        </w:trPr>
        <w:tc>
          <w:tcPr>
            <w:tcW w:w="975" w:type="dxa"/>
          </w:tcPr>
          <w:p w14:paraId="27E5FFE4" w14:textId="77777777" w:rsidR="00B11855" w:rsidRPr="001F42D3" w:rsidRDefault="003D003E" w:rsidP="000A5604">
            <w:pPr>
              <w:pStyle w:val="TableEntry"/>
            </w:pPr>
            <w:r w:rsidRPr="001F42D3">
              <w:t>17</w:t>
            </w:r>
          </w:p>
        </w:tc>
        <w:tc>
          <w:tcPr>
            <w:tcW w:w="1196" w:type="dxa"/>
          </w:tcPr>
          <w:p w14:paraId="3D96893F" w14:textId="77777777" w:rsidR="00B11855" w:rsidRPr="001F42D3" w:rsidRDefault="003D003E" w:rsidP="000A5604">
            <w:pPr>
              <w:pStyle w:val="TableEntry"/>
            </w:pPr>
            <w:r w:rsidRPr="001F42D3">
              <w:t>3</w:t>
            </w:r>
          </w:p>
        </w:tc>
        <w:tc>
          <w:tcPr>
            <w:tcW w:w="760" w:type="dxa"/>
          </w:tcPr>
          <w:p w14:paraId="531C114C" w14:textId="77777777" w:rsidR="00B11855" w:rsidRPr="001F42D3" w:rsidRDefault="003D003E" w:rsidP="000A5604">
            <w:pPr>
              <w:pStyle w:val="TableEntry"/>
            </w:pPr>
            <w:r w:rsidRPr="001F42D3">
              <w:t>ID</w:t>
            </w:r>
          </w:p>
        </w:tc>
        <w:tc>
          <w:tcPr>
            <w:tcW w:w="961" w:type="dxa"/>
          </w:tcPr>
          <w:p w14:paraId="76D08186" w14:textId="77777777" w:rsidR="00B11855" w:rsidRPr="001F42D3" w:rsidRDefault="003D003E" w:rsidP="000A5604">
            <w:pPr>
              <w:pStyle w:val="TableEntry"/>
            </w:pPr>
            <w:r w:rsidRPr="001F42D3">
              <w:t>RE</w:t>
            </w:r>
          </w:p>
        </w:tc>
        <w:tc>
          <w:tcPr>
            <w:tcW w:w="933" w:type="dxa"/>
          </w:tcPr>
          <w:p w14:paraId="3805E79E" w14:textId="77777777" w:rsidR="00B11855" w:rsidRPr="001F42D3" w:rsidRDefault="003D003E" w:rsidP="000A5604">
            <w:pPr>
              <w:pStyle w:val="TableEntry"/>
            </w:pPr>
            <w:r w:rsidRPr="001F42D3">
              <w:t>[0..1]</w:t>
            </w:r>
          </w:p>
        </w:tc>
        <w:tc>
          <w:tcPr>
            <w:tcW w:w="1037" w:type="dxa"/>
          </w:tcPr>
          <w:p w14:paraId="55936EA4" w14:textId="77777777" w:rsidR="00B11855" w:rsidRPr="001F42D3" w:rsidRDefault="003D003E" w:rsidP="000A5604">
            <w:pPr>
              <w:pStyle w:val="TableEntry"/>
            </w:pPr>
            <w:r w:rsidRPr="001F42D3">
              <w:t>0399</w:t>
            </w:r>
          </w:p>
        </w:tc>
        <w:tc>
          <w:tcPr>
            <w:tcW w:w="3288" w:type="dxa"/>
          </w:tcPr>
          <w:p w14:paraId="1408660B" w14:textId="77777777" w:rsidR="00B11855" w:rsidRPr="001F42D3" w:rsidRDefault="003D003E" w:rsidP="000A5604">
            <w:pPr>
              <w:pStyle w:val="TableEntry"/>
            </w:pPr>
            <w:r w:rsidRPr="001F42D3">
              <w:t>Country Code</w:t>
            </w:r>
          </w:p>
        </w:tc>
      </w:tr>
      <w:tr w:rsidR="00C40FD5" w:rsidRPr="001F42D3" w14:paraId="0470ACC5" w14:textId="77777777" w:rsidTr="00EB7483">
        <w:trPr>
          <w:cantSplit/>
          <w:jc w:val="center"/>
        </w:trPr>
        <w:tc>
          <w:tcPr>
            <w:tcW w:w="975" w:type="dxa"/>
          </w:tcPr>
          <w:p w14:paraId="19461510" w14:textId="77777777" w:rsidR="00B11855" w:rsidRPr="001F42D3" w:rsidRDefault="003D003E" w:rsidP="000A5604">
            <w:pPr>
              <w:pStyle w:val="TableEntry"/>
            </w:pPr>
            <w:r w:rsidRPr="001F42D3">
              <w:t>18</w:t>
            </w:r>
          </w:p>
        </w:tc>
        <w:tc>
          <w:tcPr>
            <w:tcW w:w="1196" w:type="dxa"/>
          </w:tcPr>
          <w:p w14:paraId="30A2BBCA" w14:textId="77777777" w:rsidR="00B11855" w:rsidRPr="001F42D3" w:rsidRDefault="003D003E" w:rsidP="000A5604">
            <w:pPr>
              <w:pStyle w:val="TableEntry"/>
            </w:pPr>
            <w:r w:rsidRPr="001F42D3">
              <w:t>16</w:t>
            </w:r>
          </w:p>
        </w:tc>
        <w:tc>
          <w:tcPr>
            <w:tcW w:w="760" w:type="dxa"/>
          </w:tcPr>
          <w:p w14:paraId="6E0AF7F7" w14:textId="77777777" w:rsidR="00B11855" w:rsidRPr="001F42D3" w:rsidRDefault="003D003E" w:rsidP="000A5604">
            <w:pPr>
              <w:pStyle w:val="TableEntry"/>
            </w:pPr>
            <w:r w:rsidRPr="001F42D3">
              <w:t>ID</w:t>
            </w:r>
          </w:p>
        </w:tc>
        <w:tc>
          <w:tcPr>
            <w:tcW w:w="961" w:type="dxa"/>
          </w:tcPr>
          <w:p w14:paraId="35D7B8CA" w14:textId="77777777" w:rsidR="00B11855" w:rsidRPr="001F42D3" w:rsidRDefault="003D003E" w:rsidP="000A5604">
            <w:pPr>
              <w:pStyle w:val="TableEntry"/>
            </w:pPr>
            <w:r w:rsidRPr="001F42D3">
              <w:t>RE</w:t>
            </w:r>
          </w:p>
        </w:tc>
        <w:tc>
          <w:tcPr>
            <w:tcW w:w="933" w:type="dxa"/>
          </w:tcPr>
          <w:p w14:paraId="2FD8F32D" w14:textId="77777777" w:rsidR="00B11855" w:rsidRPr="001F42D3" w:rsidRDefault="003D003E" w:rsidP="000A5604">
            <w:pPr>
              <w:pStyle w:val="TableEntry"/>
            </w:pPr>
            <w:r w:rsidRPr="001F42D3">
              <w:t>[0..1]</w:t>
            </w:r>
          </w:p>
        </w:tc>
        <w:tc>
          <w:tcPr>
            <w:tcW w:w="1037" w:type="dxa"/>
          </w:tcPr>
          <w:p w14:paraId="30F5DE5D" w14:textId="77777777" w:rsidR="00B11855" w:rsidRPr="001F42D3" w:rsidRDefault="003D003E" w:rsidP="000A5604">
            <w:pPr>
              <w:pStyle w:val="TableEntry"/>
            </w:pPr>
            <w:r w:rsidRPr="001F42D3">
              <w:t>0211</w:t>
            </w:r>
          </w:p>
        </w:tc>
        <w:tc>
          <w:tcPr>
            <w:tcW w:w="3288" w:type="dxa"/>
          </w:tcPr>
          <w:p w14:paraId="63606788" w14:textId="77777777" w:rsidR="00B11855" w:rsidRPr="001F42D3" w:rsidRDefault="003D003E" w:rsidP="000A5604">
            <w:pPr>
              <w:pStyle w:val="TableEntry"/>
            </w:pPr>
            <w:r w:rsidRPr="001F42D3">
              <w:t>Character Set</w:t>
            </w:r>
          </w:p>
        </w:tc>
      </w:tr>
      <w:tr w:rsidR="00C40FD5" w:rsidRPr="001F42D3" w14:paraId="79A19274" w14:textId="77777777" w:rsidTr="00EB7483">
        <w:trPr>
          <w:cantSplit/>
          <w:jc w:val="center"/>
        </w:trPr>
        <w:tc>
          <w:tcPr>
            <w:tcW w:w="975" w:type="dxa"/>
          </w:tcPr>
          <w:p w14:paraId="71A0A54E" w14:textId="77777777" w:rsidR="00B11855" w:rsidRPr="001F42D3" w:rsidRDefault="003D003E" w:rsidP="000A5604">
            <w:pPr>
              <w:pStyle w:val="TableEntry"/>
            </w:pPr>
            <w:r w:rsidRPr="001F42D3">
              <w:t>19</w:t>
            </w:r>
          </w:p>
        </w:tc>
        <w:tc>
          <w:tcPr>
            <w:tcW w:w="1196" w:type="dxa"/>
          </w:tcPr>
          <w:p w14:paraId="3AF293D4" w14:textId="77777777" w:rsidR="00B11855" w:rsidRPr="001F42D3" w:rsidRDefault="003D003E" w:rsidP="000A5604">
            <w:pPr>
              <w:pStyle w:val="TableEntry"/>
            </w:pPr>
            <w:r w:rsidRPr="001F42D3">
              <w:t>705</w:t>
            </w:r>
          </w:p>
        </w:tc>
        <w:tc>
          <w:tcPr>
            <w:tcW w:w="760" w:type="dxa"/>
          </w:tcPr>
          <w:p w14:paraId="071DF47A" w14:textId="77777777" w:rsidR="00B11855" w:rsidRPr="001F42D3" w:rsidRDefault="003D003E" w:rsidP="000A5604">
            <w:pPr>
              <w:pStyle w:val="TableEntry"/>
            </w:pPr>
            <w:r w:rsidRPr="001F42D3">
              <w:t>CWE</w:t>
            </w:r>
          </w:p>
        </w:tc>
        <w:tc>
          <w:tcPr>
            <w:tcW w:w="961" w:type="dxa"/>
          </w:tcPr>
          <w:p w14:paraId="2338923C" w14:textId="77777777" w:rsidR="00B11855" w:rsidRPr="001F42D3" w:rsidRDefault="003D003E" w:rsidP="000A5604">
            <w:pPr>
              <w:pStyle w:val="TableEntry"/>
            </w:pPr>
            <w:r w:rsidRPr="001F42D3">
              <w:t>RE</w:t>
            </w:r>
          </w:p>
        </w:tc>
        <w:tc>
          <w:tcPr>
            <w:tcW w:w="933" w:type="dxa"/>
          </w:tcPr>
          <w:p w14:paraId="4C4EDE30" w14:textId="77777777" w:rsidR="00B11855" w:rsidRPr="001F42D3" w:rsidRDefault="003D003E" w:rsidP="000A5604">
            <w:pPr>
              <w:pStyle w:val="TableEntry"/>
            </w:pPr>
            <w:r w:rsidRPr="001F42D3">
              <w:t>[0..1]</w:t>
            </w:r>
          </w:p>
        </w:tc>
        <w:tc>
          <w:tcPr>
            <w:tcW w:w="1037" w:type="dxa"/>
          </w:tcPr>
          <w:p w14:paraId="08AEC1D7" w14:textId="77777777" w:rsidR="00B11855" w:rsidRPr="001F42D3" w:rsidRDefault="00B11855" w:rsidP="000A5604">
            <w:pPr>
              <w:pStyle w:val="TableEntry"/>
            </w:pPr>
          </w:p>
        </w:tc>
        <w:tc>
          <w:tcPr>
            <w:tcW w:w="3288" w:type="dxa"/>
          </w:tcPr>
          <w:p w14:paraId="334F05E3" w14:textId="77777777" w:rsidR="00B11855" w:rsidRPr="001F42D3" w:rsidRDefault="003D003E" w:rsidP="000A5604">
            <w:pPr>
              <w:pStyle w:val="TableEntry"/>
            </w:pPr>
            <w:r w:rsidRPr="001F42D3">
              <w:t>Principal Language of Message</w:t>
            </w:r>
          </w:p>
        </w:tc>
      </w:tr>
      <w:tr w:rsidR="00C40FD5" w:rsidRPr="001F42D3" w14:paraId="1420FC79" w14:textId="77777777" w:rsidTr="00EB7483">
        <w:trPr>
          <w:cantSplit/>
          <w:jc w:val="center"/>
        </w:trPr>
        <w:tc>
          <w:tcPr>
            <w:tcW w:w="975" w:type="dxa"/>
          </w:tcPr>
          <w:p w14:paraId="467C66CC" w14:textId="77777777" w:rsidR="00B11855" w:rsidRPr="001F42D3" w:rsidRDefault="003D003E" w:rsidP="000A5604">
            <w:pPr>
              <w:pStyle w:val="TableEntry"/>
            </w:pPr>
            <w:r w:rsidRPr="001F42D3">
              <w:t>20</w:t>
            </w:r>
          </w:p>
        </w:tc>
        <w:tc>
          <w:tcPr>
            <w:tcW w:w="1196" w:type="dxa"/>
          </w:tcPr>
          <w:p w14:paraId="2D808749" w14:textId="77777777" w:rsidR="00B11855" w:rsidRPr="001F42D3" w:rsidRDefault="003D003E" w:rsidP="000A5604">
            <w:pPr>
              <w:pStyle w:val="TableEntry"/>
            </w:pPr>
            <w:r w:rsidRPr="001F42D3">
              <w:t>20</w:t>
            </w:r>
          </w:p>
        </w:tc>
        <w:tc>
          <w:tcPr>
            <w:tcW w:w="760" w:type="dxa"/>
          </w:tcPr>
          <w:p w14:paraId="36D2D9EE" w14:textId="77777777" w:rsidR="00B11855" w:rsidRPr="001F42D3" w:rsidRDefault="003D003E" w:rsidP="000A5604">
            <w:pPr>
              <w:pStyle w:val="TableEntry"/>
            </w:pPr>
            <w:r w:rsidRPr="001F42D3">
              <w:t>ID</w:t>
            </w:r>
          </w:p>
        </w:tc>
        <w:tc>
          <w:tcPr>
            <w:tcW w:w="961" w:type="dxa"/>
          </w:tcPr>
          <w:p w14:paraId="51FF5434" w14:textId="77777777" w:rsidR="00B11855" w:rsidRPr="001F42D3" w:rsidRDefault="003D003E" w:rsidP="000A5604">
            <w:pPr>
              <w:pStyle w:val="TableEntry"/>
            </w:pPr>
            <w:r w:rsidRPr="001F42D3">
              <w:t>X</w:t>
            </w:r>
          </w:p>
        </w:tc>
        <w:tc>
          <w:tcPr>
            <w:tcW w:w="933" w:type="dxa"/>
          </w:tcPr>
          <w:p w14:paraId="4B4E3970" w14:textId="77777777" w:rsidR="00B11855" w:rsidRPr="001F42D3" w:rsidRDefault="003D003E" w:rsidP="000A5604">
            <w:pPr>
              <w:pStyle w:val="TableEntry"/>
            </w:pPr>
            <w:r w:rsidRPr="001F42D3">
              <w:t>[0..0]</w:t>
            </w:r>
          </w:p>
        </w:tc>
        <w:tc>
          <w:tcPr>
            <w:tcW w:w="1037" w:type="dxa"/>
          </w:tcPr>
          <w:p w14:paraId="12FE62C5" w14:textId="77777777" w:rsidR="00B11855" w:rsidRPr="001F42D3" w:rsidRDefault="003D003E" w:rsidP="000A5604">
            <w:pPr>
              <w:pStyle w:val="TableEntry"/>
            </w:pPr>
            <w:r w:rsidRPr="001F42D3">
              <w:t>0356</w:t>
            </w:r>
          </w:p>
        </w:tc>
        <w:tc>
          <w:tcPr>
            <w:tcW w:w="3288" w:type="dxa"/>
          </w:tcPr>
          <w:p w14:paraId="441FD451" w14:textId="77777777" w:rsidR="00B11855" w:rsidRPr="001F42D3" w:rsidRDefault="003D003E" w:rsidP="000A5604">
            <w:pPr>
              <w:pStyle w:val="TableEntry"/>
            </w:pPr>
            <w:r w:rsidRPr="001F42D3">
              <w:t>Alternate Character Set Handling Scheme</w:t>
            </w:r>
          </w:p>
        </w:tc>
      </w:tr>
      <w:tr w:rsidR="00C40FD5" w:rsidRPr="001F42D3" w14:paraId="0894CD56" w14:textId="77777777" w:rsidTr="00EB7483">
        <w:trPr>
          <w:cantSplit/>
          <w:jc w:val="center"/>
        </w:trPr>
        <w:tc>
          <w:tcPr>
            <w:tcW w:w="975" w:type="dxa"/>
          </w:tcPr>
          <w:p w14:paraId="508267A7" w14:textId="77777777" w:rsidR="00B11855" w:rsidRPr="001F42D3" w:rsidRDefault="003D003E" w:rsidP="000A5604">
            <w:pPr>
              <w:pStyle w:val="TableEntry"/>
            </w:pPr>
            <w:r w:rsidRPr="001F42D3">
              <w:t>21</w:t>
            </w:r>
          </w:p>
        </w:tc>
        <w:tc>
          <w:tcPr>
            <w:tcW w:w="1196" w:type="dxa"/>
          </w:tcPr>
          <w:p w14:paraId="35CF4643" w14:textId="77777777" w:rsidR="00B11855" w:rsidRPr="001F42D3" w:rsidRDefault="003D003E" w:rsidP="000A5604">
            <w:pPr>
              <w:pStyle w:val="TableEntry"/>
            </w:pPr>
            <w:r w:rsidRPr="001F42D3">
              <w:t>427</w:t>
            </w:r>
          </w:p>
        </w:tc>
        <w:tc>
          <w:tcPr>
            <w:tcW w:w="760" w:type="dxa"/>
          </w:tcPr>
          <w:p w14:paraId="6BC754F3" w14:textId="77777777" w:rsidR="00B11855" w:rsidRPr="001F42D3" w:rsidRDefault="003D003E" w:rsidP="000A5604">
            <w:pPr>
              <w:pStyle w:val="TableEntry"/>
            </w:pPr>
            <w:r w:rsidRPr="001F42D3">
              <w:t>EI</w:t>
            </w:r>
          </w:p>
        </w:tc>
        <w:tc>
          <w:tcPr>
            <w:tcW w:w="961" w:type="dxa"/>
          </w:tcPr>
          <w:p w14:paraId="5912DB99" w14:textId="77777777" w:rsidR="00B11855" w:rsidRPr="001F42D3" w:rsidRDefault="00DA4C12" w:rsidP="000A5604">
            <w:pPr>
              <w:pStyle w:val="TableEntry"/>
            </w:pPr>
            <w:r w:rsidRPr="001F42D3">
              <w:t>O</w:t>
            </w:r>
          </w:p>
        </w:tc>
        <w:tc>
          <w:tcPr>
            <w:tcW w:w="933" w:type="dxa"/>
          </w:tcPr>
          <w:p w14:paraId="437F5705" w14:textId="77777777" w:rsidR="00B11855" w:rsidRPr="001F42D3" w:rsidRDefault="003D003E" w:rsidP="000A5604">
            <w:pPr>
              <w:pStyle w:val="TableEntry"/>
            </w:pPr>
            <w:r w:rsidRPr="001F42D3">
              <w:t>[</w:t>
            </w:r>
            <w:r w:rsidR="00DA4C12" w:rsidRPr="001F42D3">
              <w:t>0</w:t>
            </w:r>
            <w:r w:rsidRPr="001F42D3">
              <w:t>..1]</w:t>
            </w:r>
          </w:p>
        </w:tc>
        <w:tc>
          <w:tcPr>
            <w:tcW w:w="1037" w:type="dxa"/>
          </w:tcPr>
          <w:p w14:paraId="073A3DE0" w14:textId="77777777" w:rsidR="00B11855" w:rsidRPr="001F42D3" w:rsidRDefault="00B11855" w:rsidP="000A5604">
            <w:pPr>
              <w:pStyle w:val="TableEntry"/>
            </w:pPr>
          </w:p>
        </w:tc>
        <w:tc>
          <w:tcPr>
            <w:tcW w:w="3288" w:type="dxa"/>
          </w:tcPr>
          <w:p w14:paraId="606472CB" w14:textId="77777777" w:rsidR="00B11855" w:rsidRPr="001F42D3" w:rsidRDefault="003D003E" w:rsidP="000A5604">
            <w:pPr>
              <w:pStyle w:val="TableEntry"/>
            </w:pPr>
            <w:r w:rsidRPr="001F42D3">
              <w:t>Message Profile Identifier</w:t>
            </w:r>
          </w:p>
        </w:tc>
      </w:tr>
      <w:tr w:rsidR="00C40FD5" w:rsidRPr="001F42D3" w14:paraId="44EA1F93" w14:textId="77777777" w:rsidTr="00EB7483">
        <w:trPr>
          <w:cantSplit/>
          <w:jc w:val="center"/>
        </w:trPr>
        <w:tc>
          <w:tcPr>
            <w:tcW w:w="975" w:type="dxa"/>
          </w:tcPr>
          <w:p w14:paraId="4F960BD2" w14:textId="77777777" w:rsidR="00B11855" w:rsidRPr="001F42D3" w:rsidRDefault="003D003E" w:rsidP="000A5604">
            <w:pPr>
              <w:pStyle w:val="TableEntry"/>
            </w:pPr>
            <w:r w:rsidRPr="001F42D3">
              <w:t>22</w:t>
            </w:r>
          </w:p>
        </w:tc>
        <w:tc>
          <w:tcPr>
            <w:tcW w:w="1196" w:type="dxa"/>
          </w:tcPr>
          <w:p w14:paraId="4A505E3D" w14:textId="77777777" w:rsidR="00B11855" w:rsidRPr="001F42D3" w:rsidRDefault="003D003E" w:rsidP="000A5604">
            <w:pPr>
              <w:pStyle w:val="TableEntry"/>
            </w:pPr>
            <w:r w:rsidRPr="001F42D3">
              <w:t>567</w:t>
            </w:r>
          </w:p>
        </w:tc>
        <w:tc>
          <w:tcPr>
            <w:tcW w:w="760" w:type="dxa"/>
          </w:tcPr>
          <w:p w14:paraId="083C3A08" w14:textId="77777777" w:rsidR="00B11855" w:rsidRPr="001F42D3" w:rsidRDefault="003D003E" w:rsidP="000A5604">
            <w:pPr>
              <w:pStyle w:val="TableEntry"/>
            </w:pPr>
            <w:r w:rsidRPr="001F42D3">
              <w:t>XON</w:t>
            </w:r>
          </w:p>
        </w:tc>
        <w:tc>
          <w:tcPr>
            <w:tcW w:w="961" w:type="dxa"/>
          </w:tcPr>
          <w:p w14:paraId="098AFFA7" w14:textId="77777777" w:rsidR="00B11855" w:rsidRPr="001F42D3" w:rsidRDefault="003D003E" w:rsidP="000A5604">
            <w:pPr>
              <w:pStyle w:val="TableEntry"/>
            </w:pPr>
            <w:r w:rsidRPr="001F42D3">
              <w:t>X</w:t>
            </w:r>
          </w:p>
        </w:tc>
        <w:tc>
          <w:tcPr>
            <w:tcW w:w="933" w:type="dxa"/>
          </w:tcPr>
          <w:p w14:paraId="347E6CBB" w14:textId="77777777" w:rsidR="00B11855" w:rsidRPr="001F42D3" w:rsidRDefault="003D003E" w:rsidP="000A5604">
            <w:pPr>
              <w:pStyle w:val="TableEntry"/>
            </w:pPr>
            <w:r w:rsidRPr="001F42D3">
              <w:t>[0..0]</w:t>
            </w:r>
          </w:p>
        </w:tc>
        <w:tc>
          <w:tcPr>
            <w:tcW w:w="1037" w:type="dxa"/>
          </w:tcPr>
          <w:p w14:paraId="711E0B36" w14:textId="77777777" w:rsidR="00B11855" w:rsidRPr="001F42D3" w:rsidRDefault="00B11855" w:rsidP="000A5604">
            <w:pPr>
              <w:pStyle w:val="TableEntry"/>
            </w:pPr>
          </w:p>
        </w:tc>
        <w:tc>
          <w:tcPr>
            <w:tcW w:w="3288" w:type="dxa"/>
          </w:tcPr>
          <w:p w14:paraId="28A1092F" w14:textId="77777777" w:rsidR="00B11855" w:rsidRPr="001F42D3" w:rsidRDefault="003D003E" w:rsidP="000A5604">
            <w:pPr>
              <w:pStyle w:val="TableEntry"/>
            </w:pPr>
            <w:r w:rsidRPr="001F42D3">
              <w:t>Sending Responsible Organization</w:t>
            </w:r>
          </w:p>
        </w:tc>
      </w:tr>
      <w:tr w:rsidR="00C40FD5" w:rsidRPr="001F42D3" w14:paraId="1EF2BBFE" w14:textId="77777777" w:rsidTr="00EB7483">
        <w:trPr>
          <w:cantSplit/>
          <w:jc w:val="center"/>
        </w:trPr>
        <w:tc>
          <w:tcPr>
            <w:tcW w:w="975" w:type="dxa"/>
          </w:tcPr>
          <w:p w14:paraId="64CA1986" w14:textId="77777777" w:rsidR="00B11855" w:rsidRPr="001F42D3" w:rsidRDefault="003D003E" w:rsidP="000A5604">
            <w:pPr>
              <w:pStyle w:val="TableEntry"/>
            </w:pPr>
            <w:r w:rsidRPr="001F42D3">
              <w:t>23</w:t>
            </w:r>
          </w:p>
        </w:tc>
        <w:tc>
          <w:tcPr>
            <w:tcW w:w="1196" w:type="dxa"/>
          </w:tcPr>
          <w:p w14:paraId="384222B1" w14:textId="77777777" w:rsidR="00B11855" w:rsidRPr="001F42D3" w:rsidRDefault="003D003E" w:rsidP="000A5604">
            <w:pPr>
              <w:pStyle w:val="TableEntry"/>
            </w:pPr>
            <w:r w:rsidRPr="001F42D3">
              <w:t>567</w:t>
            </w:r>
          </w:p>
        </w:tc>
        <w:tc>
          <w:tcPr>
            <w:tcW w:w="760" w:type="dxa"/>
          </w:tcPr>
          <w:p w14:paraId="5C39A130" w14:textId="77777777" w:rsidR="00B11855" w:rsidRPr="001F42D3" w:rsidRDefault="003D003E" w:rsidP="000A5604">
            <w:pPr>
              <w:pStyle w:val="TableEntry"/>
            </w:pPr>
            <w:r w:rsidRPr="001F42D3">
              <w:t>XON</w:t>
            </w:r>
          </w:p>
        </w:tc>
        <w:tc>
          <w:tcPr>
            <w:tcW w:w="961" w:type="dxa"/>
          </w:tcPr>
          <w:p w14:paraId="29E993D1" w14:textId="77777777" w:rsidR="00B11855" w:rsidRPr="001F42D3" w:rsidRDefault="003D003E" w:rsidP="000A5604">
            <w:pPr>
              <w:pStyle w:val="TableEntry"/>
            </w:pPr>
            <w:r w:rsidRPr="001F42D3">
              <w:t>X</w:t>
            </w:r>
          </w:p>
        </w:tc>
        <w:tc>
          <w:tcPr>
            <w:tcW w:w="933" w:type="dxa"/>
          </w:tcPr>
          <w:p w14:paraId="00D8898E" w14:textId="77777777" w:rsidR="00B11855" w:rsidRPr="001F42D3" w:rsidRDefault="003D003E" w:rsidP="000A5604">
            <w:pPr>
              <w:pStyle w:val="TableEntry"/>
            </w:pPr>
            <w:r w:rsidRPr="001F42D3">
              <w:t>[0..0]</w:t>
            </w:r>
          </w:p>
        </w:tc>
        <w:tc>
          <w:tcPr>
            <w:tcW w:w="1037" w:type="dxa"/>
          </w:tcPr>
          <w:p w14:paraId="0E21AAC9" w14:textId="77777777" w:rsidR="00B11855" w:rsidRPr="001F42D3" w:rsidRDefault="00B11855" w:rsidP="000A5604">
            <w:pPr>
              <w:pStyle w:val="TableEntry"/>
            </w:pPr>
          </w:p>
        </w:tc>
        <w:tc>
          <w:tcPr>
            <w:tcW w:w="3288" w:type="dxa"/>
          </w:tcPr>
          <w:p w14:paraId="3CA19C37" w14:textId="77777777" w:rsidR="00B11855" w:rsidRPr="001F42D3" w:rsidRDefault="003D003E" w:rsidP="000A5604">
            <w:pPr>
              <w:pStyle w:val="TableEntry"/>
            </w:pPr>
            <w:r w:rsidRPr="001F42D3">
              <w:t>Receiving Responsible Organization</w:t>
            </w:r>
          </w:p>
        </w:tc>
      </w:tr>
      <w:tr w:rsidR="00C40FD5" w:rsidRPr="001F42D3" w14:paraId="32DB745D" w14:textId="77777777" w:rsidTr="00EB7483">
        <w:trPr>
          <w:cantSplit/>
          <w:jc w:val="center"/>
        </w:trPr>
        <w:tc>
          <w:tcPr>
            <w:tcW w:w="975" w:type="dxa"/>
          </w:tcPr>
          <w:p w14:paraId="6122BE83" w14:textId="77777777" w:rsidR="00B11855" w:rsidRPr="001F42D3" w:rsidRDefault="003D003E" w:rsidP="000A5604">
            <w:pPr>
              <w:pStyle w:val="TableEntry"/>
            </w:pPr>
            <w:r w:rsidRPr="001F42D3">
              <w:t>24</w:t>
            </w:r>
          </w:p>
        </w:tc>
        <w:tc>
          <w:tcPr>
            <w:tcW w:w="1196" w:type="dxa"/>
          </w:tcPr>
          <w:p w14:paraId="0CF38D1F" w14:textId="77777777" w:rsidR="00B11855" w:rsidRPr="001F42D3" w:rsidRDefault="003D003E" w:rsidP="000A5604">
            <w:pPr>
              <w:pStyle w:val="TableEntry"/>
            </w:pPr>
            <w:r w:rsidRPr="001F42D3">
              <w:t>227</w:t>
            </w:r>
          </w:p>
        </w:tc>
        <w:tc>
          <w:tcPr>
            <w:tcW w:w="760" w:type="dxa"/>
          </w:tcPr>
          <w:p w14:paraId="76799674" w14:textId="77777777" w:rsidR="00B11855" w:rsidRPr="001F42D3" w:rsidRDefault="003D003E" w:rsidP="000A5604">
            <w:pPr>
              <w:pStyle w:val="TableEntry"/>
            </w:pPr>
            <w:r w:rsidRPr="001F42D3">
              <w:t>HD</w:t>
            </w:r>
          </w:p>
        </w:tc>
        <w:tc>
          <w:tcPr>
            <w:tcW w:w="961" w:type="dxa"/>
          </w:tcPr>
          <w:p w14:paraId="318DE930" w14:textId="77777777" w:rsidR="00B11855" w:rsidRPr="001F42D3" w:rsidRDefault="003D003E" w:rsidP="000A5604">
            <w:pPr>
              <w:pStyle w:val="TableEntry"/>
            </w:pPr>
            <w:r w:rsidRPr="001F42D3">
              <w:t>X</w:t>
            </w:r>
          </w:p>
        </w:tc>
        <w:tc>
          <w:tcPr>
            <w:tcW w:w="933" w:type="dxa"/>
          </w:tcPr>
          <w:p w14:paraId="2C379275" w14:textId="77777777" w:rsidR="00B11855" w:rsidRPr="001F42D3" w:rsidRDefault="003D003E" w:rsidP="000A5604">
            <w:pPr>
              <w:pStyle w:val="TableEntry"/>
            </w:pPr>
            <w:r w:rsidRPr="001F42D3">
              <w:t>[0..0]</w:t>
            </w:r>
          </w:p>
        </w:tc>
        <w:tc>
          <w:tcPr>
            <w:tcW w:w="1037" w:type="dxa"/>
          </w:tcPr>
          <w:p w14:paraId="6AFA58EF" w14:textId="77777777" w:rsidR="00B11855" w:rsidRPr="001F42D3" w:rsidRDefault="00B11855" w:rsidP="000A5604">
            <w:pPr>
              <w:pStyle w:val="TableEntry"/>
            </w:pPr>
          </w:p>
        </w:tc>
        <w:tc>
          <w:tcPr>
            <w:tcW w:w="3288" w:type="dxa"/>
          </w:tcPr>
          <w:p w14:paraId="2132BF23" w14:textId="77777777" w:rsidR="00B11855" w:rsidRPr="001F42D3" w:rsidRDefault="003D003E" w:rsidP="000A5604">
            <w:pPr>
              <w:pStyle w:val="TableEntry"/>
            </w:pPr>
            <w:r w:rsidRPr="001F42D3">
              <w:t>Sending Network Address</w:t>
            </w:r>
          </w:p>
        </w:tc>
      </w:tr>
      <w:tr w:rsidR="00C40FD5" w:rsidRPr="001F42D3" w14:paraId="1F942A48" w14:textId="77777777" w:rsidTr="00EB7483">
        <w:trPr>
          <w:cantSplit/>
          <w:jc w:val="center"/>
        </w:trPr>
        <w:tc>
          <w:tcPr>
            <w:tcW w:w="975" w:type="dxa"/>
          </w:tcPr>
          <w:p w14:paraId="280BD4AD" w14:textId="77777777" w:rsidR="00B11855" w:rsidRPr="001F42D3" w:rsidRDefault="003D003E" w:rsidP="000A5604">
            <w:pPr>
              <w:pStyle w:val="TableEntry"/>
            </w:pPr>
            <w:r w:rsidRPr="001F42D3">
              <w:t>25</w:t>
            </w:r>
          </w:p>
        </w:tc>
        <w:tc>
          <w:tcPr>
            <w:tcW w:w="1196" w:type="dxa"/>
          </w:tcPr>
          <w:p w14:paraId="68EAAFDC" w14:textId="77777777" w:rsidR="00B11855" w:rsidRPr="001F42D3" w:rsidRDefault="003D003E" w:rsidP="000A5604">
            <w:pPr>
              <w:pStyle w:val="TableEntry"/>
            </w:pPr>
            <w:r w:rsidRPr="001F42D3">
              <w:t>227</w:t>
            </w:r>
          </w:p>
        </w:tc>
        <w:tc>
          <w:tcPr>
            <w:tcW w:w="760" w:type="dxa"/>
          </w:tcPr>
          <w:p w14:paraId="0E6981E9" w14:textId="77777777" w:rsidR="00B11855" w:rsidRPr="001F42D3" w:rsidRDefault="003D003E" w:rsidP="000A5604">
            <w:pPr>
              <w:pStyle w:val="TableEntry"/>
            </w:pPr>
            <w:r w:rsidRPr="001F42D3">
              <w:t>HD</w:t>
            </w:r>
          </w:p>
        </w:tc>
        <w:tc>
          <w:tcPr>
            <w:tcW w:w="961" w:type="dxa"/>
          </w:tcPr>
          <w:p w14:paraId="00A98C35" w14:textId="77777777" w:rsidR="00B11855" w:rsidRPr="001F42D3" w:rsidRDefault="003D003E" w:rsidP="000A5604">
            <w:pPr>
              <w:pStyle w:val="TableEntry"/>
            </w:pPr>
            <w:r w:rsidRPr="001F42D3">
              <w:t>X</w:t>
            </w:r>
          </w:p>
        </w:tc>
        <w:tc>
          <w:tcPr>
            <w:tcW w:w="933" w:type="dxa"/>
          </w:tcPr>
          <w:p w14:paraId="03748874" w14:textId="77777777" w:rsidR="00B11855" w:rsidRPr="001F42D3" w:rsidRDefault="003D003E" w:rsidP="000A5604">
            <w:pPr>
              <w:pStyle w:val="TableEntry"/>
            </w:pPr>
            <w:r w:rsidRPr="001F42D3">
              <w:t>[0..0]</w:t>
            </w:r>
          </w:p>
        </w:tc>
        <w:tc>
          <w:tcPr>
            <w:tcW w:w="1037" w:type="dxa"/>
          </w:tcPr>
          <w:p w14:paraId="28A36A4A" w14:textId="77777777" w:rsidR="00B11855" w:rsidRPr="001F42D3" w:rsidRDefault="00B11855" w:rsidP="000A5604">
            <w:pPr>
              <w:pStyle w:val="TableEntry"/>
            </w:pPr>
          </w:p>
        </w:tc>
        <w:tc>
          <w:tcPr>
            <w:tcW w:w="3288" w:type="dxa"/>
          </w:tcPr>
          <w:p w14:paraId="203154EF" w14:textId="77777777" w:rsidR="00B11855" w:rsidRPr="001F42D3" w:rsidRDefault="003D003E" w:rsidP="000A5604">
            <w:pPr>
              <w:pStyle w:val="TableEntry"/>
            </w:pPr>
            <w:r w:rsidRPr="001F42D3">
              <w:t>Receiving Network Address</w:t>
            </w:r>
          </w:p>
        </w:tc>
      </w:tr>
    </w:tbl>
    <w:p w14:paraId="1226D900" w14:textId="53541B2F" w:rsidR="00B11855" w:rsidRPr="001F42D3" w:rsidRDefault="00B11855" w:rsidP="00F92A87">
      <w:pPr>
        <w:pStyle w:val="BodyText"/>
      </w:pPr>
    </w:p>
    <w:p w14:paraId="775F7FBE" w14:textId="77777777" w:rsidR="00B11855" w:rsidRPr="001F42D3" w:rsidRDefault="003D003E" w:rsidP="00CF5627">
      <w:pPr>
        <w:pStyle w:val="HL7Field"/>
        <w:keepNext w:val="0"/>
        <w:ind w:hanging="2"/>
      </w:pPr>
      <w:r w:rsidRPr="001F42D3">
        <w:t xml:space="preserve">MSH-1   Field Separator </w:t>
      </w:r>
    </w:p>
    <w:p w14:paraId="25B4A110" w14:textId="21AAEE4A" w:rsidR="00B11855" w:rsidRPr="001F42D3" w:rsidRDefault="003D003E" w:rsidP="00DF61EC">
      <w:pPr>
        <w:pStyle w:val="HL7FieldIndent2"/>
        <w:ind w:left="0" w:hanging="2"/>
        <w:rPr>
          <w:noProof w:val="0"/>
        </w:rPr>
      </w:pPr>
      <w:r w:rsidRPr="001F42D3">
        <w:rPr>
          <w:noProof w:val="0"/>
        </w:rPr>
        <w:t xml:space="preserve">The </w:t>
      </w:r>
      <w:r w:rsidR="006E73C1" w:rsidRPr="001F42D3">
        <w:rPr>
          <w:noProof w:val="0"/>
        </w:rPr>
        <w:t>IHE Devices Technical Framework</w:t>
      </w:r>
      <w:r w:rsidRPr="001F42D3">
        <w:rPr>
          <w:noProof w:val="0"/>
        </w:rPr>
        <w:t xml:space="preserve"> requires that applications support HL7-recommended value that is | (ASCII 124).</w:t>
      </w:r>
    </w:p>
    <w:p w14:paraId="1D939671" w14:textId="77777777" w:rsidR="00B11855" w:rsidRPr="001F42D3" w:rsidRDefault="003D003E" w:rsidP="001422D4">
      <w:pPr>
        <w:pStyle w:val="HL7Field"/>
        <w:ind w:hanging="2"/>
      </w:pPr>
      <w:r w:rsidRPr="001F42D3">
        <w:lastRenderedPageBreak/>
        <w:t xml:space="preserve">MSH-2   Encoding Characters </w:t>
      </w:r>
    </w:p>
    <w:p w14:paraId="41FF264C" w14:textId="4819D163" w:rsidR="00B11855" w:rsidRPr="001F42D3" w:rsidRDefault="003D003E" w:rsidP="00DF61EC">
      <w:pPr>
        <w:pStyle w:val="HL7FieldIndent2"/>
        <w:ind w:left="0" w:hanging="2"/>
        <w:rPr>
          <w:noProof w:val="0"/>
        </w:rPr>
      </w:pPr>
      <w:r w:rsidRPr="001F42D3">
        <w:rPr>
          <w:noProof w:val="0"/>
        </w:rPr>
        <w:t xml:space="preserve">This field contains the four characters in the following order: the component separator, repetition separator, escape character, and subcomponent separator. The </w:t>
      </w:r>
      <w:r w:rsidR="006E73C1" w:rsidRPr="001F42D3">
        <w:rPr>
          <w:noProof w:val="0"/>
        </w:rPr>
        <w:t>IHE Devices Technical Framework</w:t>
      </w:r>
      <w:r w:rsidRPr="001F42D3">
        <w:rPr>
          <w:noProof w:val="0"/>
        </w:rPr>
        <w:t xml:space="preserve"> requires that applications support HL7-recommended values ^~\&amp; (ASCII 94, 126, 92, and 38, respectively).</w:t>
      </w:r>
    </w:p>
    <w:p w14:paraId="746D02C1" w14:textId="77777777" w:rsidR="00B11855" w:rsidRPr="001F42D3" w:rsidRDefault="003D003E" w:rsidP="001422D4">
      <w:pPr>
        <w:pStyle w:val="HL7Field"/>
        <w:ind w:hanging="2"/>
      </w:pPr>
      <w:r w:rsidRPr="001F42D3">
        <w:t>MSH-3   Sending Application (HD)</w:t>
      </w:r>
    </w:p>
    <w:p w14:paraId="150F9B74" w14:textId="77777777" w:rsidR="00B11855" w:rsidRPr="001F42D3" w:rsidRDefault="003D003E" w:rsidP="00DF61EC">
      <w:pPr>
        <w:pStyle w:val="Components"/>
        <w:ind w:left="0" w:hanging="2"/>
      </w:pPr>
      <w:r w:rsidRPr="001F42D3">
        <w:t>Components: &lt;Namespace ID (IS)&gt; ^ &lt;Universal ID (ST)&gt; ^ &lt;Universal ID Type (ID)&gt;</w:t>
      </w:r>
    </w:p>
    <w:p w14:paraId="12CB7601" w14:textId="070D32F9" w:rsidR="00B11855" w:rsidRPr="001F42D3" w:rsidRDefault="003D003E" w:rsidP="00DF61EC">
      <w:pPr>
        <w:pStyle w:val="HL7FieldIndent2"/>
        <w:ind w:left="0" w:hanging="2"/>
        <w:rPr>
          <w:noProof w:val="0"/>
        </w:rPr>
      </w:pPr>
      <w:r w:rsidRPr="001F42D3">
        <w:rPr>
          <w:noProof w:val="0"/>
        </w:rPr>
        <w:t xml:space="preserve">The intention of this field is to uniquely identify the software application implementing the PCD </w:t>
      </w:r>
      <w:r w:rsidR="00E76CA1" w:rsidRPr="001F42D3">
        <w:rPr>
          <w:noProof w:val="0"/>
        </w:rPr>
        <w:t>a</w:t>
      </w:r>
      <w:r w:rsidR="00CA3A2C" w:rsidRPr="001F42D3">
        <w:rPr>
          <w:noProof w:val="0"/>
        </w:rPr>
        <w:t>ctor</w:t>
      </w:r>
      <w:r w:rsidRPr="001F42D3">
        <w:rPr>
          <w:noProof w:val="0"/>
        </w:rPr>
        <w:t xml:space="preserve"> sending this message. For valid methods of accomplishing this, see Hierarchic Designator (HD) Data Type, Appendix Section </w:t>
      </w:r>
      <w:r w:rsidR="00B37DF5" w:rsidRPr="001F42D3">
        <w:rPr>
          <w:noProof w:val="0"/>
        </w:rPr>
        <w:t>C.6.</w:t>
      </w:r>
    </w:p>
    <w:p w14:paraId="227AB512" w14:textId="77777777" w:rsidR="00B11855" w:rsidRPr="001F42D3" w:rsidRDefault="003D003E" w:rsidP="001422D4">
      <w:pPr>
        <w:pStyle w:val="HL7Field"/>
        <w:ind w:hanging="2"/>
      </w:pPr>
      <w:r w:rsidRPr="001F42D3">
        <w:t>MSH-4   Sending Facility</w:t>
      </w:r>
    </w:p>
    <w:p w14:paraId="58812990" w14:textId="77777777" w:rsidR="00B11855" w:rsidRPr="001F42D3" w:rsidRDefault="003D003E" w:rsidP="00DF61EC">
      <w:pPr>
        <w:pStyle w:val="Components"/>
        <w:ind w:left="0" w:hanging="2"/>
      </w:pPr>
      <w:r w:rsidRPr="001F42D3">
        <w:t>Components: &lt;Namespace ID (IS)&gt; ^ &lt;Universal ID (ST)&gt; ^ &lt;Universal ID Type (ID)&gt;</w:t>
      </w:r>
    </w:p>
    <w:p w14:paraId="6E2451BA" w14:textId="2409083B"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0260334D"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DOR, typically the provider institution or department operating the DOR. </w:t>
      </w:r>
    </w:p>
    <w:p w14:paraId="3F9CC5A6" w14:textId="5CA3BD34" w:rsidR="00B11855" w:rsidRPr="001F42D3" w:rsidRDefault="003D003E" w:rsidP="00DF61EC">
      <w:pPr>
        <w:pStyle w:val="HL7FieldIndent2"/>
        <w:ind w:left="0" w:hanging="2"/>
        <w:rPr>
          <w:noProof w:val="0"/>
        </w:rPr>
      </w:pPr>
      <w:r w:rsidRPr="001F42D3">
        <w:rPr>
          <w:noProof w:val="0"/>
        </w:rPr>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DOR.</w:t>
      </w:r>
    </w:p>
    <w:p w14:paraId="7C573F61"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3A27676C" w14:textId="77777777" w:rsidR="00B11855" w:rsidRPr="001F42D3" w:rsidRDefault="003D003E" w:rsidP="001422D4">
      <w:pPr>
        <w:pStyle w:val="HL7Field"/>
        <w:ind w:hanging="2"/>
      </w:pPr>
      <w:r w:rsidRPr="001F42D3">
        <w:t>MSH-5   Receiving Application (HD)</w:t>
      </w:r>
    </w:p>
    <w:p w14:paraId="14B76564" w14:textId="77777777" w:rsidR="00B11855" w:rsidRPr="001F42D3" w:rsidRDefault="003D003E" w:rsidP="00DF61EC">
      <w:pPr>
        <w:pStyle w:val="Components"/>
        <w:ind w:left="0" w:hanging="2"/>
      </w:pPr>
      <w:r w:rsidRPr="001F42D3">
        <w:t>Components: &lt;Namespace ID (IS)&gt; ^ &lt;Universal ID (ST)&gt; ^ &lt;Universal ID Type (ID)&gt;</w:t>
      </w:r>
    </w:p>
    <w:p w14:paraId="5AB967EC" w14:textId="7C5A2727"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15D4A43A"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receiving application. </w:t>
      </w:r>
    </w:p>
    <w:p w14:paraId="19ACF03B" w14:textId="109E59A5" w:rsidR="00B11855" w:rsidRPr="001F42D3" w:rsidRDefault="003D003E" w:rsidP="00DF61EC">
      <w:pPr>
        <w:pStyle w:val="HL7FieldIndent2"/>
        <w:ind w:left="0" w:hanging="2"/>
        <w:rPr>
          <w:noProof w:val="0"/>
        </w:rPr>
      </w:pPr>
      <w:r w:rsidRPr="001F42D3">
        <w:rPr>
          <w:noProof w:val="0"/>
        </w:rPr>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receiving application.</w:t>
      </w:r>
    </w:p>
    <w:p w14:paraId="1A88D2E4"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0E0F24EF" w14:textId="2D2D40D6" w:rsidR="00B11855" w:rsidRPr="001F42D3" w:rsidRDefault="003D003E" w:rsidP="00DF61EC">
      <w:pPr>
        <w:pStyle w:val="HL7FieldIndent2"/>
        <w:ind w:left="0" w:hanging="2"/>
        <w:rPr>
          <w:noProof w:val="0"/>
        </w:rPr>
      </w:pPr>
      <w:r w:rsidRPr="001F42D3">
        <w:rPr>
          <w:noProof w:val="0"/>
        </w:rPr>
        <w:t>This field is not required for IHE PCD compliance but should be populated at the option of the organization operating the system if the field serves a desired function, such as facilitating the routing of messages.</w:t>
      </w:r>
    </w:p>
    <w:p w14:paraId="7608AFD3" w14:textId="77777777" w:rsidR="00B11855" w:rsidRPr="001F42D3" w:rsidRDefault="003D003E" w:rsidP="00500C7F">
      <w:pPr>
        <w:pStyle w:val="HL7Field"/>
        <w:ind w:hanging="2"/>
      </w:pPr>
      <w:r w:rsidRPr="001F42D3">
        <w:t>MSH-6   Receiving Facility</w:t>
      </w:r>
    </w:p>
    <w:p w14:paraId="464E2B09" w14:textId="77777777" w:rsidR="00B11855" w:rsidRPr="001F42D3" w:rsidRDefault="003D003E" w:rsidP="00CF5627">
      <w:pPr>
        <w:pStyle w:val="Components"/>
        <w:keepNext/>
        <w:ind w:left="0" w:hanging="2"/>
      </w:pPr>
      <w:r w:rsidRPr="001F42D3">
        <w:t>Components: &lt;Namespace ID (IS)&gt; ^ &lt;Universal ID (ST)&gt; ^ &lt;Universal ID Type (ID)&gt;</w:t>
      </w:r>
    </w:p>
    <w:p w14:paraId="3FD5DC00" w14:textId="564A0797" w:rsidR="00B11855" w:rsidRPr="001F42D3" w:rsidRDefault="003D003E" w:rsidP="00DF61EC">
      <w:pPr>
        <w:pStyle w:val="HL7FieldIndent2"/>
        <w:ind w:left="0" w:hanging="2"/>
        <w:rPr>
          <w:noProof w:val="0"/>
        </w:rPr>
      </w:pPr>
      <w:r w:rsidRPr="001F42D3">
        <w:rPr>
          <w:noProof w:val="0"/>
        </w:rPr>
        <w:t xml:space="preserve">For the </w:t>
      </w:r>
      <w:r w:rsidR="006E73C1" w:rsidRPr="001F42D3">
        <w:rPr>
          <w:noProof w:val="0"/>
        </w:rPr>
        <w:t>IHE Devices Technical Framework</w:t>
      </w:r>
      <w:r w:rsidRPr="001F42D3">
        <w:rPr>
          <w:noProof w:val="0"/>
        </w:rPr>
        <w:t xml:space="preserve">, when populated, this field shall be implemented as: </w:t>
      </w:r>
    </w:p>
    <w:p w14:paraId="0A65BCC7" w14:textId="77777777" w:rsidR="00B11855" w:rsidRPr="001F42D3" w:rsidRDefault="003D003E" w:rsidP="00DF61EC">
      <w:pPr>
        <w:pStyle w:val="HL7FieldIndent2"/>
        <w:ind w:left="0" w:hanging="2"/>
        <w:rPr>
          <w:noProof w:val="0"/>
        </w:rPr>
      </w:pPr>
      <w:r w:rsidRPr="001F42D3">
        <w:rPr>
          <w:noProof w:val="0"/>
        </w:rPr>
        <w:t xml:space="preserve">First component (required): Namespace ID. The name of the organizational entity responsible for the receiving facility. </w:t>
      </w:r>
    </w:p>
    <w:p w14:paraId="7C07CA6C" w14:textId="25E1DC0B" w:rsidR="00B11855" w:rsidRPr="001F42D3" w:rsidRDefault="003D003E" w:rsidP="00DF61EC">
      <w:pPr>
        <w:pStyle w:val="HL7FieldIndent2"/>
        <w:ind w:left="0" w:hanging="2"/>
        <w:rPr>
          <w:noProof w:val="0"/>
        </w:rPr>
      </w:pPr>
      <w:r w:rsidRPr="001F42D3">
        <w:rPr>
          <w:noProof w:val="0"/>
        </w:rPr>
        <w:lastRenderedPageBreak/>
        <w:t xml:space="preserve">Second component (optional): The Universal ID (see </w:t>
      </w:r>
      <w:r w:rsidR="006D613E" w:rsidRPr="001F42D3">
        <w:rPr>
          <w:noProof w:val="0"/>
        </w:rPr>
        <w:t>HL7</w:t>
      </w:r>
      <w:r w:rsidR="00995105" w:rsidRPr="001F42D3">
        <w:rPr>
          <w:noProof w:val="0"/>
        </w:rPr>
        <w:t xml:space="preserve"> </w:t>
      </w:r>
      <w:r w:rsidRPr="001F42D3">
        <w:rPr>
          <w:noProof w:val="0"/>
        </w:rPr>
        <w:t>v. 2.7 Ch. 2) of the organizational entity responsible for the receiving facility.</w:t>
      </w:r>
    </w:p>
    <w:p w14:paraId="51ED90E9" w14:textId="77777777" w:rsidR="00B11855" w:rsidRPr="001F42D3" w:rsidRDefault="003D003E" w:rsidP="00DF61EC">
      <w:pPr>
        <w:pStyle w:val="HL7FieldIndent2"/>
        <w:ind w:left="0" w:hanging="2"/>
        <w:rPr>
          <w:noProof w:val="0"/>
        </w:rPr>
      </w:pPr>
      <w:r w:rsidRPr="001F42D3">
        <w:rPr>
          <w:noProof w:val="0"/>
        </w:rPr>
        <w:t>Third component (optional): The Universal ID Type. The codification of these three components is entirely site-defined. It may be detailed in the national extensions of this framework.</w:t>
      </w:r>
    </w:p>
    <w:p w14:paraId="21DD2844" w14:textId="77777777" w:rsidR="00B11855" w:rsidRPr="001F42D3" w:rsidRDefault="003D003E" w:rsidP="001422D4">
      <w:pPr>
        <w:pStyle w:val="HL7Field"/>
        <w:ind w:hanging="2"/>
      </w:pPr>
      <w:r w:rsidRPr="001F42D3">
        <w:t>MSH-7   Date/Time of Message:</w:t>
      </w:r>
    </w:p>
    <w:p w14:paraId="3C5E8894" w14:textId="491FD765" w:rsidR="00B11855" w:rsidRPr="001F42D3" w:rsidRDefault="003D003E" w:rsidP="00DF61EC">
      <w:pPr>
        <w:pStyle w:val="HL7FieldIndent2"/>
        <w:ind w:left="0" w:hanging="2"/>
        <w:rPr>
          <w:noProof w:val="0"/>
        </w:rPr>
      </w:pPr>
      <w:bookmarkStart w:id="1558" w:name="OLE_LINK3"/>
      <w:r w:rsidRPr="001F42D3">
        <w:rPr>
          <w:noProof w:val="0"/>
        </w:rPr>
        <w:t xml:space="preserve">The IHE </w:t>
      </w:r>
      <w:r w:rsidR="007E67D4" w:rsidRPr="001F42D3">
        <w:rPr>
          <w:noProof w:val="0"/>
        </w:rPr>
        <w:t>DEV TF</w:t>
      </w:r>
      <w:r w:rsidRPr="001F42D3">
        <w:rPr>
          <w:noProof w:val="0"/>
        </w:rPr>
        <w:t xml:space="preserve"> requires this field be populated with:</w:t>
      </w:r>
    </w:p>
    <w:p w14:paraId="11AA615F" w14:textId="3BCFE8EC" w:rsidR="00B11855" w:rsidRPr="001F42D3" w:rsidRDefault="003D003E" w:rsidP="00EC0F74">
      <w:pPr>
        <w:pStyle w:val="HL7FieldIndent2"/>
        <w:ind w:left="0" w:hanging="2"/>
        <w:rPr>
          <w:noProof w:val="0"/>
        </w:rPr>
      </w:pPr>
      <w:r w:rsidRPr="001F42D3">
        <w:rPr>
          <w:noProof w:val="0"/>
        </w:rPr>
        <w:t xml:space="preserve">Format: </w:t>
      </w:r>
      <w:r w:rsidR="00EC0F74" w:rsidRPr="001F42D3">
        <w:rPr>
          <w:noProof w:val="0"/>
        </w:rPr>
        <w:t>YYYY[MM[DD[HH[MM[SS[.S[S[S[S]]]]]]]]][+/-ZZZZ]</w:t>
      </w:r>
    </w:p>
    <w:p w14:paraId="5066378D" w14:textId="23AC681F" w:rsidR="00B11855" w:rsidRPr="001F42D3" w:rsidRDefault="003D003E" w:rsidP="00DF61EC">
      <w:pPr>
        <w:pStyle w:val="HL7FieldIndent2"/>
        <w:ind w:left="0" w:hanging="2"/>
        <w:rPr>
          <w:noProof w:val="0"/>
        </w:rPr>
      </w:pPr>
      <w:r w:rsidRPr="001F42D3">
        <w:rPr>
          <w:noProof w:val="0"/>
        </w:rPr>
        <w:t xml:space="preserve">Time zone qualification of the date/time is required. </w:t>
      </w:r>
      <w:r w:rsidR="005424B7" w:rsidRPr="001F42D3">
        <w:rPr>
          <w:noProof w:val="0"/>
        </w:rPr>
        <w:t xml:space="preserve">The IHE </w:t>
      </w:r>
      <w:r w:rsidR="007E67D4" w:rsidRPr="001F42D3">
        <w:rPr>
          <w:noProof w:val="0"/>
        </w:rPr>
        <w:t>DEV TF</w:t>
      </w:r>
      <w:r w:rsidR="005424B7" w:rsidRPr="001F42D3">
        <w:rPr>
          <w:noProof w:val="0"/>
        </w:rPr>
        <w:t xml:space="preserve"> uses the IETF RFC3339 “Unknown Local Offset Convention” to make it possible to distinguish between the case where UTC is the preferred reference point for the specified, d</w:t>
      </w:r>
      <w:r w:rsidR="00E20D3D" w:rsidRPr="001F42D3">
        <w:rPr>
          <w:noProof w:val="0"/>
        </w:rPr>
        <w:t>e</w:t>
      </w:r>
      <w:r w:rsidR="005424B7" w:rsidRPr="001F42D3">
        <w:rPr>
          <w:noProof w:val="0"/>
        </w:rPr>
        <w:t>noted with +0000, and the case where the UTC time is known, but the offset to local time is unknown, denoted with -0000. This distinction is sometimes important in devices.</w:t>
      </w:r>
    </w:p>
    <w:bookmarkEnd w:id="1558"/>
    <w:p w14:paraId="7C6E0558" w14:textId="29051932" w:rsidR="00B11855" w:rsidRPr="001F42D3" w:rsidRDefault="003D003E" w:rsidP="00DF61EC">
      <w:pPr>
        <w:pStyle w:val="HL7FieldIndent2"/>
        <w:ind w:left="0" w:hanging="2"/>
        <w:rPr>
          <w:noProof w:val="0"/>
        </w:rPr>
      </w:pPr>
      <w:r w:rsidRPr="001F42D3">
        <w:rPr>
          <w:noProof w:val="0"/>
        </w:rPr>
        <w:t>MSH-7 shall be used only to provide time</w:t>
      </w:r>
      <w:r w:rsidR="00646289" w:rsidRPr="001F42D3">
        <w:rPr>
          <w:noProof w:val="0"/>
        </w:rPr>
        <w:t xml:space="preserve"> a message is created by the sending system, which is different from, and not be interpreted as, the time an observation is taken. See</w:t>
      </w:r>
      <w:r w:rsidR="00B37DF5" w:rsidRPr="001F42D3">
        <w:rPr>
          <w:noProof w:val="0"/>
        </w:rPr>
        <w:t xml:space="preserve"> </w:t>
      </w:r>
      <w:r w:rsidR="005B0C7C" w:rsidRPr="001F42D3">
        <w:rPr>
          <w:noProof w:val="0"/>
        </w:rPr>
        <w:t xml:space="preserve">Section </w:t>
      </w:r>
      <w:r w:rsidR="00B37DF5" w:rsidRPr="001F42D3">
        <w:rPr>
          <w:noProof w:val="0"/>
        </w:rPr>
        <w:t xml:space="preserve">B.8.7 Time Stamps and Time Synchronization </w:t>
      </w:r>
      <w:r w:rsidR="00646289" w:rsidRPr="001F42D3">
        <w:rPr>
          <w:noProof w:val="0"/>
        </w:rPr>
        <w:t>for a discussion of general considerations on time stamps in IHE PCD messages.</w:t>
      </w:r>
    </w:p>
    <w:p w14:paraId="23CFFB1B" w14:textId="77777777" w:rsidR="00B11855" w:rsidRPr="001F42D3" w:rsidRDefault="003D003E" w:rsidP="001422D4">
      <w:pPr>
        <w:pStyle w:val="HL7Field"/>
        <w:ind w:hanging="2"/>
      </w:pPr>
      <w:r w:rsidRPr="001F42D3">
        <w:t>MSH-9   Message Type</w:t>
      </w:r>
    </w:p>
    <w:p w14:paraId="7CE0F147" w14:textId="77777777" w:rsidR="00B11855" w:rsidRPr="001F42D3" w:rsidRDefault="003D003E" w:rsidP="00DF61EC">
      <w:pPr>
        <w:pStyle w:val="Components"/>
        <w:ind w:left="0" w:hanging="2"/>
      </w:pPr>
      <w:r w:rsidRPr="001F42D3">
        <w:t>Components: &lt;Message Code (ID)&gt; ^ &lt;Trigger Event (ID)&gt; ^ &lt;Message Structure (ID)&gt;</w:t>
      </w:r>
    </w:p>
    <w:p w14:paraId="5C953304" w14:textId="77777777" w:rsidR="00B11855" w:rsidRPr="001F42D3" w:rsidRDefault="003D003E" w:rsidP="00DF61EC">
      <w:pPr>
        <w:pStyle w:val="HL7FieldIndent2"/>
        <w:ind w:left="0" w:hanging="2"/>
        <w:rPr>
          <w:noProof w:val="0"/>
        </w:rPr>
      </w:pPr>
      <w:r w:rsidRPr="001F42D3">
        <w:rPr>
          <w:noProof w:val="0"/>
        </w:rPr>
        <w:t>Definition: This field contains the message type, trigger event, and the message structure ID for the message. All three components are required.</w:t>
      </w:r>
    </w:p>
    <w:p w14:paraId="62D314F7" w14:textId="77777777" w:rsidR="00B11855" w:rsidRPr="001F42D3" w:rsidRDefault="003D003E" w:rsidP="00DF61EC">
      <w:pPr>
        <w:pStyle w:val="HL7FieldIndent2"/>
        <w:ind w:left="0" w:hanging="2"/>
        <w:rPr>
          <w:noProof w:val="0"/>
        </w:rPr>
      </w:pPr>
      <w:r w:rsidRPr="001F42D3">
        <w:rPr>
          <w:noProof w:val="0"/>
        </w:rPr>
        <w:t>Its content is defined within each transaction-specific section of this document.</w:t>
      </w:r>
    </w:p>
    <w:p w14:paraId="56D832E0" w14:textId="680A9117" w:rsidR="00B11855" w:rsidRPr="001F42D3" w:rsidRDefault="003D003E" w:rsidP="00DF61EC">
      <w:pPr>
        <w:pStyle w:val="HL7FieldIndent2"/>
        <w:ind w:left="0" w:hanging="2"/>
        <w:rPr>
          <w:noProof w:val="0"/>
        </w:rPr>
      </w:pPr>
      <w:r w:rsidRPr="001F42D3">
        <w:rPr>
          <w:noProof w:val="0"/>
        </w:rPr>
        <w:t xml:space="preserve">For </w:t>
      </w:r>
      <w:r w:rsidR="00647994" w:rsidRPr="001F42D3">
        <w:rPr>
          <w:noProof w:val="0"/>
        </w:rPr>
        <w:t>[PCD-01]</w:t>
      </w:r>
      <w:r w:rsidRPr="001F42D3">
        <w:rPr>
          <w:noProof w:val="0"/>
        </w:rPr>
        <w:t xml:space="preserve">, this field must contain ORU^R01^ORU_R01. </w:t>
      </w:r>
    </w:p>
    <w:p w14:paraId="3F24B1D6" w14:textId="77777777" w:rsidR="00B11855" w:rsidRPr="001F42D3" w:rsidRDefault="003D003E" w:rsidP="00DF61EC">
      <w:pPr>
        <w:pStyle w:val="HL7FieldIndent2"/>
        <w:ind w:left="0" w:hanging="2"/>
        <w:rPr>
          <w:noProof w:val="0"/>
        </w:rPr>
      </w:pPr>
      <w:r w:rsidRPr="001F42D3">
        <w:rPr>
          <w:noProof w:val="0"/>
        </w:rPr>
        <w:t xml:space="preserve">The PCD PIV </w:t>
      </w:r>
      <w:r w:rsidR="00CA3A2C" w:rsidRPr="001F42D3">
        <w:rPr>
          <w:noProof w:val="0"/>
        </w:rPr>
        <w:t>Profile</w:t>
      </w:r>
      <w:r w:rsidRPr="001F42D3">
        <w:rPr>
          <w:noProof w:val="0"/>
        </w:rPr>
        <w:t xml:space="preserve"> requires that this field be valued as follows:</w:t>
      </w:r>
    </w:p>
    <w:p w14:paraId="7DC73F3F" w14:textId="786CFE23" w:rsidR="00B11855" w:rsidRPr="001F42D3" w:rsidRDefault="003D003E" w:rsidP="005C1693">
      <w:pPr>
        <w:pStyle w:val="ListBullet2"/>
      </w:pPr>
      <w:r w:rsidRPr="001F42D3">
        <w:t xml:space="preserve">RGV^O15^RGV_O15 for the IOP to IOC message that initiates the </w:t>
      </w:r>
      <w:r w:rsidR="00647994" w:rsidRPr="001F42D3">
        <w:t>[PCD-03]</w:t>
      </w:r>
      <w:r w:rsidRPr="001F42D3">
        <w:t xml:space="preserve"> transaction</w:t>
      </w:r>
    </w:p>
    <w:p w14:paraId="5FD2524A" w14:textId="77777777" w:rsidR="00B11855" w:rsidRPr="001F42D3" w:rsidRDefault="003D003E" w:rsidP="005C1693">
      <w:pPr>
        <w:pStyle w:val="ListBullet2"/>
      </w:pPr>
      <w:r w:rsidRPr="001F42D3">
        <w:t>ACK^O15^ACK for the IOC to IOP accept acknowledgment message</w:t>
      </w:r>
    </w:p>
    <w:p w14:paraId="22ABCB35" w14:textId="77777777" w:rsidR="00B11855" w:rsidRPr="001F42D3" w:rsidRDefault="003D003E" w:rsidP="005C1693">
      <w:pPr>
        <w:pStyle w:val="ListBullet2"/>
      </w:pPr>
      <w:r w:rsidRPr="001F42D3">
        <w:t>RRG^O16^RRG_O16 for the IOC to IOP application acknowledgment message</w:t>
      </w:r>
    </w:p>
    <w:p w14:paraId="339F806E" w14:textId="77777777" w:rsidR="00B11855" w:rsidRPr="001F42D3" w:rsidRDefault="003D003E" w:rsidP="005C1693">
      <w:pPr>
        <w:pStyle w:val="ListBullet2"/>
      </w:pPr>
      <w:r w:rsidRPr="001F42D3">
        <w:t>ACK^O16^ACK for the IOP to IOC acknowledgment of the IOC to IOP application acknowledgment message</w:t>
      </w:r>
    </w:p>
    <w:p w14:paraId="090EBD14" w14:textId="085E7C4E" w:rsidR="00021767" w:rsidRPr="001F42D3" w:rsidRDefault="00021767" w:rsidP="005C1693">
      <w:pPr>
        <w:pStyle w:val="ListBullet2"/>
      </w:pPr>
      <w:r w:rsidRPr="001F42D3">
        <w:t xml:space="preserve">For </w:t>
      </w:r>
      <w:r w:rsidR="00647994" w:rsidRPr="001F42D3">
        <w:t>[PCD-04]</w:t>
      </w:r>
      <w:r w:rsidRPr="001F42D3">
        <w:t>, this field must contain ORU^R40^ORU_R40.</w:t>
      </w:r>
    </w:p>
    <w:p w14:paraId="157855D3" w14:textId="2BD36BEB" w:rsidR="00D557B6" w:rsidRPr="001F42D3" w:rsidRDefault="00D557B6" w:rsidP="005C1693">
      <w:pPr>
        <w:pStyle w:val="ListBullet2"/>
      </w:pPr>
      <w:r w:rsidRPr="001F42D3">
        <w:t xml:space="preserve">For </w:t>
      </w:r>
      <w:r w:rsidR="00647994" w:rsidRPr="001F42D3">
        <w:t>[PCD-05]</w:t>
      </w:r>
      <w:r w:rsidRPr="001F42D3">
        <w:t>, this field must contain ORU^</w:t>
      </w:r>
      <w:r w:rsidR="00CA0B84" w:rsidRPr="001F42D3">
        <w:t>R41</w:t>
      </w:r>
      <w:r w:rsidRPr="001F42D3">
        <w:t>^ORU_</w:t>
      </w:r>
      <w:r w:rsidR="00CA0B84" w:rsidRPr="001F42D3">
        <w:t>R41</w:t>
      </w:r>
      <w:r w:rsidRPr="001F42D3">
        <w:t>.</w:t>
      </w:r>
    </w:p>
    <w:p w14:paraId="448143E9" w14:textId="77777777" w:rsidR="00B11855" w:rsidRPr="001F42D3" w:rsidRDefault="003D003E" w:rsidP="001422D4">
      <w:pPr>
        <w:pStyle w:val="HL7Field"/>
        <w:ind w:hanging="2"/>
      </w:pPr>
      <w:r w:rsidRPr="001F42D3">
        <w:t>MSH-10   Message Control Id</w:t>
      </w:r>
    </w:p>
    <w:p w14:paraId="2E172DB1" w14:textId="77777777" w:rsidR="00B11855" w:rsidRPr="001F42D3" w:rsidRDefault="003D003E" w:rsidP="00DF61EC">
      <w:pPr>
        <w:pStyle w:val="HL7FieldIndent2"/>
        <w:ind w:left="0" w:hanging="2"/>
        <w:rPr>
          <w:noProof w:val="0"/>
        </w:rPr>
      </w:pPr>
      <w:r w:rsidRPr="001F42D3">
        <w:rPr>
          <w:noProof w:val="0"/>
        </w:rPr>
        <w:t xml:space="preserve">Definition: This field contains a number or other identifier that uniquely identifies the message. Each message should be given a unique identifier by the sending system. The receiving system shall echo this ID back to the sending system in the Message Acknowledgment segment (MSA). </w:t>
      </w:r>
      <w:r w:rsidRPr="001F42D3">
        <w:rPr>
          <w:noProof w:val="0"/>
        </w:rPr>
        <w:lastRenderedPageBreak/>
        <w:t>The combination of this identifier and the name of the sending application (MSH-3) shall be unique across the Healthcare Enterprise.</w:t>
      </w:r>
    </w:p>
    <w:p w14:paraId="4A40B64B" w14:textId="77777777" w:rsidR="00B11855" w:rsidRPr="001F42D3" w:rsidRDefault="003D003E" w:rsidP="001422D4">
      <w:pPr>
        <w:pStyle w:val="HL7Field"/>
        <w:ind w:hanging="2"/>
      </w:pPr>
      <w:r w:rsidRPr="001F42D3">
        <w:t>MSH-11   Processing ID:</w:t>
      </w:r>
    </w:p>
    <w:p w14:paraId="2F9E30AA" w14:textId="77777777" w:rsidR="00B11855" w:rsidRPr="001F42D3" w:rsidRDefault="003D003E" w:rsidP="00DF61EC">
      <w:pPr>
        <w:pStyle w:val="Components"/>
        <w:ind w:left="0" w:hanging="2"/>
      </w:pPr>
      <w:r w:rsidRPr="001F42D3">
        <w:t>Components: &lt;Processing ID (ID)&gt; ^ &lt;Processing Mode (ID)&gt;</w:t>
      </w:r>
    </w:p>
    <w:p w14:paraId="62BDC64B" w14:textId="64C36850" w:rsidR="00B11855" w:rsidRPr="001F42D3" w:rsidRDefault="003D003E" w:rsidP="00DF61EC">
      <w:pPr>
        <w:pStyle w:val="HL7FieldIndent2"/>
        <w:ind w:left="0" w:hanging="2"/>
        <w:rPr>
          <w:noProof w:val="0"/>
        </w:rPr>
      </w:pPr>
      <w:r w:rsidRPr="001F42D3">
        <w:rPr>
          <w:noProof w:val="0"/>
        </w:rPr>
        <w:t xml:space="preserve">Definition: This data type indicates whether to process a message as defined in </w:t>
      </w:r>
      <w:r w:rsidR="006D613E" w:rsidRPr="001F42D3">
        <w:rPr>
          <w:noProof w:val="0"/>
        </w:rPr>
        <w:t>HL7</w:t>
      </w:r>
      <w:r w:rsidR="00995105" w:rsidRPr="001F42D3">
        <w:rPr>
          <w:noProof w:val="0"/>
        </w:rPr>
        <w:t xml:space="preserve"> </w:t>
      </w:r>
      <w:r w:rsidRPr="001F42D3">
        <w:rPr>
          <w:noProof w:val="0"/>
        </w:rPr>
        <w:t>Application (level 7) processing rules.</w:t>
      </w:r>
    </w:p>
    <w:p w14:paraId="256D119A" w14:textId="0C282AC6" w:rsidR="00B11855" w:rsidRPr="001F42D3" w:rsidRDefault="003D003E" w:rsidP="00DF61EC">
      <w:pPr>
        <w:pStyle w:val="HL7FieldIndent2"/>
        <w:ind w:left="0" w:hanging="2"/>
        <w:rPr>
          <w:noProof w:val="0"/>
        </w:rPr>
      </w:pPr>
      <w:r w:rsidRPr="001F42D3">
        <w:rPr>
          <w:noProof w:val="0"/>
        </w:rPr>
        <w:t xml:space="preserve">The </w:t>
      </w:r>
      <w:r w:rsidR="006E73C1" w:rsidRPr="001F42D3">
        <w:rPr>
          <w:noProof w:val="0"/>
        </w:rPr>
        <w:t>IHE Devices Technical Framework</w:t>
      </w:r>
      <w:r w:rsidR="00CB13DC" w:rsidRPr="001F42D3">
        <w:rPr>
          <w:noProof w:val="0"/>
        </w:rPr>
        <w:t xml:space="preserve"> </w:t>
      </w:r>
      <w:r w:rsidRPr="001F42D3">
        <w:rPr>
          <w:noProof w:val="0"/>
        </w:rPr>
        <w:t xml:space="preserve">requires the first component Processing ID be valued based on </w:t>
      </w:r>
      <w:r w:rsidR="006D613E" w:rsidRPr="001F42D3">
        <w:rPr>
          <w:noProof w:val="0"/>
        </w:rPr>
        <w:t>HL7</w:t>
      </w:r>
      <w:r w:rsidR="00995105" w:rsidRPr="001F42D3">
        <w:rPr>
          <w:noProof w:val="0"/>
        </w:rPr>
        <w:t xml:space="preserve"> </w:t>
      </w:r>
      <w:r w:rsidRPr="001F42D3">
        <w:rPr>
          <w:noProof w:val="0"/>
        </w:rPr>
        <w:t xml:space="preserve">Table 0103. Use of the second component Processing Mode is optional but if used is based on </w:t>
      </w:r>
      <w:r w:rsidR="006D613E" w:rsidRPr="001F42D3">
        <w:rPr>
          <w:noProof w:val="0"/>
        </w:rPr>
        <w:t>HL7</w:t>
      </w:r>
      <w:r w:rsidR="00995105" w:rsidRPr="001F42D3">
        <w:rPr>
          <w:noProof w:val="0"/>
        </w:rPr>
        <w:t xml:space="preserve"> </w:t>
      </w:r>
      <w:r w:rsidRPr="001F42D3">
        <w:rPr>
          <w:noProof w:val="0"/>
        </w:rPr>
        <w:t>Table 0207.</w:t>
      </w:r>
    </w:p>
    <w:p w14:paraId="6448F911" w14:textId="77777777" w:rsidR="00B11855" w:rsidRPr="001F42D3" w:rsidRDefault="003D003E" w:rsidP="00DF61EC">
      <w:pPr>
        <w:pStyle w:val="HL7FieldIndent2"/>
        <w:ind w:left="0" w:hanging="2"/>
        <w:rPr>
          <w:noProof w:val="0"/>
        </w:rPr>
      </w:pPr>
      <w:r w:rsidRPr="001F42D3">
        <w:rPr>
          <w:noProof w:val="0"/>
        </w:rPr>
        <w:t>The value in production systems should be P (Production). When it is desired to recognize and isolate test data, the value D (Debugging) may be used.</w:t>
      </w:r>
    </w:p>
    <w:p w14:paraId="5E87DCE3" w14:textId="77777777" w:rsidR="00B11855" w:rsidRPr="001F42D3" w:rsidRDefault="003D003E" w:rsidP="001422D4">
      <w:pPr>
        <w:pStyle w:val="HL7Field"/>
        <w:ind w:hanging="2"/>
      </w:pPr>
      <w:r w:rsidRPr="001F42D3">
        <w:t>MSH-12   Version ID</w:t>
      </w:r>
    </w:p>
    <w:p w14:paraId="1D31D6E5" w14:textId="77777777" w:rsidR="00B11855" w:rsidRPr="001F42D3" w:rsidRDefault="003D003E" w:rsidP="00DF61EC">
      <w:pPr>
        <w:pStyle w:val="Components"/>
        <w:ind w:left="0" w:hanging="2"/>
      </w:pPr>
      <w:r w:rsidRPr="001F42D3">
        <w:t>Components: &lt;Version ID (ID)&gt; ^ &lt;Internationalization Code (CWE)&gt; ^ &lt;International Version ID (CWE)&gt;</w:t>
      </w:r>
    </w:p>
    <w:p w14:paraId="1C0DCE49" w14:textId="77777777" w:rsidR="00B11855" w:rsidRPr="001F42D3" w:rsidRDefault="003D003E" w:rsidP="00DF61EC">
      <w:pPr>
        <w:pStyle w:val="HL7FieldIndent2"/>
        <w:ind w:left="0" w:hanging="2"/>
        <w:rPr>
          <w:noProof w:val="0"/>
        </w:rPr>
      </w:pPr>
      <w:r w:rsidRPr="001F42D3">
        <w:rPr>
          <w:noProof w:val="0"/>
        </w:rPr>
        <w:t xml:space="preserve">Definition: This field is matched by the receiving system to its own version to be sure the message will be interpreted correctly. </w:t>
      </w:r>
    </w:p>
    <w:p w14:paraId="58AF77BF" w14:textId="2353DF24" w:rsidR="00B11855" w:rsidRPr="001F42D3" w:rsidRDefault="003D003E" w:rsidP="00DF61EC">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is based on </w:t>
      </w:r>
      <w:r w:rsidR="006D613E" w:rsidRPr="001F42D3">
        <w:rPr>
          <w:noProof w:val="0"/>
        </w:rPr>
        <w:t>HL7</w:t>
      </w:r>
      <w:r w:rsidR="00995105" w:rsidRPr="001F42D3">
        <w:rPr>
          <w:noProof w:val="0"/>
        </w:rPr>
        <w:t xml:space="preserve"> </w:t>
      </w:r>
      <w:r w:rsidRPr="001F42D3">
        <w:rPr>
          <w:noProof w:val="0"/>
        </w:rPr>
        <w:t xml:space="preserve">V2.6. Where specific elements of later versions are </w:t>
      </w:r>
      <w:r w:rsidR="00403636" w:rsidRPr="001F42D3">
        <w:rPr>
          <w:noProof w:val="0"/>
        </w:rPr>
        <w:t>required,</w:t>
      </w:r>
      <w:r w:rsidRPr="001F42D3">
        <w:rPr>
          <w:noProof w:val="0"/>
        </w:rPr>
        <w:t xml:space="preserve"> they have been used and their usage flagged.</w:t>
      </w:r>
    </w:p>
    <w:p w14:paraId="5E91C130" w14:textId="2411812D" w:rsidR="00B11855" w:rsidRPr="001F42D3" w:rsidRDefault="003D003E" w:rsidP="00DF61EC">
      <w:pPr>
        <w:pStyle w:val="HL7FieldIndent2"/>
        <w:ind w:left="0" w:hanging="2"/>
        <w:rPr>
          <w:noProof w:val="0"/>
        </w:rPr>
      </w:pPr>
      <w:r w:rsidRPr="001F42D3">
        <w:rPr>
          <w:noProof w:val="0"/>
        </w:rPr>
        <w:t xml:space="preserve">Although </w:t>
      </w:r>
      <w:r w:rsidR="006D613E" w:rsidRPr="001F42D3">
        <w:rPr>
          <w:noProof w:val="0"/>
        </w:rPr>
        <w:t>HL7</w:t>
      </w:r>
      <w:r w:rsidR="00995105" w:rsidRPr="001F42D3">
        <w:rPr>
          <w:noProof w:val="0"/>
        </w:rPr>
        <w:t xml:space="preserve"> </w:t>
      </w:r>
      <w:r w:rsidRPr="001F42D3">
        <w:rPr>
          <w:noProof w:val="0"/>
        </w:rPr>
        <w:t xml:space="preserve">allows international affiliate versions to be specified the </w:t>
      </w:r>
      <w:r w:rsidR="006E73C1" w:rsidRPr="001F42D3">
        <w:rPr>
          <w:noProof w:val="0"/>
        </w:rPr>
        <w:t>IHE Devices Technical Framework</w:t>
      </w:r>
      <w:r w:rsidRPr="001F42D3">
        <w:rPr>
          <w:noProof w:val="0"/>
        </w:rPr>
        <w:t xml:space="preserve"> uses only the core version (first component of the field).</w:t>
      </w:r>
    </w:p>
    <w:p w14:paraId="18AD305F" w14:textId="77777777" w:rsidR="00B11855" w:rsidRPr="001F42D3" w:rsidRDefault="003D003E" w:rsidP="001422D4">
      <w:pPr>
        <w:pStyle w:val="HL7Field"/>
        <w:ind w:hanging="2"/>
      </w:pPr>
      <w:r w:rsidRPr="001F42D3">
        <w:t>MSH-13   Sequence Number (ID), required but may be empty:</w:t>
      </w:r>
    </w:p>
    <w:p w14:paraId="47256F7F" w14:textId="77777777" w:rsidR="00B11855" w:rsidRPr="001F42D3" w:rsidRDefault="003D003E" w:rsidP="00DF61EC">
      <w:pPr>
        <w:pStyle w:val="HL7FieldIndent2"/>
        <w:ind w:left="0" w:hanging="2"/>
        <w:rPr>
          <w:noProof w:val="0"/>
        </w:rPr>
      </w:pPr>
      <w:r w:rsidRPr="001F42D3">
        <w:rPr>
          <w:noProof w:val="0"/>
        </w:rPr>
        <w:t>Definition: A non-null value in this field implies that the sequence number protocol is in use. The sequence number protocol is not used in IHE PCD.</w:t>
      </w:r>
    </w:p>
    <w:p w14:paraId="023343D1" w14:textId="77777777" w:rsidR="00B11855" w:rsidRPr="001F42D3" w:rsidRDefault="003D003E" w:rsidP="001422D4">
      <w:pPr>
        <w:pStyle w:val="HL7Field"/>
        <w:ind w:hanging="2"/>
      </w:pPr>
      <w:r w:rsidRPr="001F42D3">
        <w:t>MSH-15   Accept Acknowledgement Type</w:t>
      </w:r>
    </w:p>
    <w:p w14:paraId="03BD52E4" w14:textId="3FE528E3" w:rsidR="00B11855" w:rsidRPr="001F42D3" w:rsidRDefault="003D003E" w:rsidP="00DF61EC">
      <w:pPr>
        <w:pStyle w:val="HL7FieldIndent2"/>
        <w:ind w:left="0" w:hanging="2"/>
        <w:rPr>
          <w:noProof w:val="0"/>
        </w:rPr>
      </w:pPr>
      <w:r w:rsidRPr="001F42D3">
        <w:rPr>
          <w:noProof w:val="0"/>
        </w:rPr>
        <w:t xml:space="preserve">Definition: This field identifies the conditions under which accept acknowledgments are required to be returned in response to this message. Required. Refer to </w:t>
      </w:r>
      <w:r w:rsidR="006D613E" w:rsidRPr="001F42D3">
        <w:rPr>
          <w:noProof w:val="0"/>
        </w:rPr>
        <w:t>HL7</w:t>
      </w:r>
      <w:r w:rsidR="00995105" w:rsidRPr="001F42D3">
        <w:rPr>
          <w:noProof w:val="0"/>
        </w:rPr>
        <w:t xml:space="preserve"> </w:t>
      </w:r>
      <w:r w:rsidRPr="001F42D3">
        <w:rPr>
          <w:noProof w:val="0"/>
        </w:rPr>
        <w:t>Table 0155 - Accept/application acknowledgment conditions for valid values. The receiving system must send (or not send) acknowledgements as specified by this field.</w:t>
      </w:r>
    </w:p>
    <w:p w14:paraId="11219D85" w14:textId="1D98A01F" w:rsidR="00B11855" w:rsidRPr="001F42D3" w:rsidRDefault="00B806D7" w:rsidP="00DF61EC">
      <w:pPr>
        <w:pStyle w:val="HL7FieldIndent2"/>
        <w:ind w:left="0" w:hanging="2"/>
        <w:rPr>
          <w:noProof w:val="0"/>
        </w:rPr>
      </w:pPr>
      <w:r w:rsidRPr="001F42D3">
        <w:rPr>
          <w:noProof w:val="0"/>
        </w:rPr>
        <w:t xml:space="preserve">In </w:t>
      </w:r>
      <w:r w:rsidR="00647994" w:rsidRPr="001F42D3">
        <w:rPr>
          <w:noProof w:val="0"/>
        </w:rPr>
        <w:t>[PCD-01]</w:t>
      </w:r>
      <w:r w:rsidRPr="001F42D3">
        <w:rPr>
          <w:noProof w:val="0"/>
        </w:rPr>
        <w:t xml:space="preserve">, </w:t>
      </w:r>
      <w:r w:rsidR="00647994" w:rsidRPr="001F42D3">
        <w:rPr>
          <w:noProof w:val="0"/>
        </w:rPr>
        <w:t>[PCD-04]</w:t>
      </w:r>
      <w:r w:rsidRPr="001F42D3">
        <w:rPr>
          <w:noProof w:val="0"/>
        </w:rPr>
        <w:t xml:space="preserve">, and </w:t>
      </w:r>
      <w:r w:rsidR="00647994" w:rsidRPr="001F42D3">
        <w:rPr>
          <w:noProof w:val="0"/>
        </w:rPr>
        <w:t>[PCD-05]</w:t>
      </w:r>
      <w:r w:rsidRPr="001F42D3">
        <w:rPr>
          <w:noProof w:val="0"/>
        </w:rPr>
        <w:t xml:space="preserve"> transactions, this field shall be valued as AL.</w:t>
      </w:r>
      <w:r w:rsidR="003D003E" w:rsidRPr="001F42D3">
        <w:rPr>
          <w:noProof w:val="0"/>
        </w:rPr>
        <w:t xml:space="preserve"> </w:t>
      </w:r>
    </w:p>
    <w:p w14:paraId="51A4B3A0" w14:textId="03438854" w:rsidR="00B11855" w:rsidRPr="001F42D3" w:rsidRDefault="003D003E" w:rsidP="00DF61EC">
      <w:pPr>
        <w:pStyle w:val="HL7FieldIndent2"/>
        <w:ind w:left="0" w:hanging="2"/>
        <w:rPr>
          <w:noProof w:val="0"/>
        </w:rPr>
      </w:pPr>
      <w:r w:rsidRPr="001F42D3">
        <w:rPr>
          <w:noProof w:val="0"/>
        </w:rPr>
        <w:t xml:space="preserve">In </w:t>
      </w:r>
      <w:r w:rsidR="00647994" w:rsidRPr="001F42D3">
        <w:rPr>
          <w:noProof w:val="0"/>
        </w:rPr>
        <w:t>[PCD-03]</w:t>
      </w:r>
      <w:r w:rsidRPr="001F42D3">
        <w:rPr>
          <w:noProof w:val="0"/>
        </w:rPr>
        <w:t xml:space="preserve"> transactions, see Section 3.3.4.4.1</w:t>
      </w:r>
    </w:p>
    <w:p w14:paraId="368BD42F" w14:textId="77777777" w:rsidR="00B11855" w:rsidRPr="001F42D3" w:rsidRDefault="003D003E" w:rsidP="00517B3F">
      <w:pPr>
        <w:pStyle w:val="HL7Field"/>
        <w:ind w:hanging="2"/>
      </w:pPr>
      <w:r w:rsidRPr="001F42D3">
        <w:t>MSH-16   Application Acknowledgement Type</w:t>
      </w:r>
    </w:p>
    <w:p w14:paraId="06243CB5" w14:textId="4A2106CD" w:rsidR="00703891" w:rsidRPr="001F42D3" w:rsidRDefault="003D003E" w:rsidP="00703891">
      <w:pPr>
        <w:pStyle w:val="Default"/>
        <w:rPr>
          <w:sz w:val="23"/>
          <w:szCs w:val="23"/>
        </w:rPr>
      </w:pPr>
      <w:r w:rsidRPr="001F42D3">
        <w:t xml:space="preserve">Definition: This field identifies the conditions under which application acknowledgments are required to be returned in response to this message. Required for enhanced acknowledgment mode. Refer to </w:t>
      </w:r>
      <w:r w:rsidR="006D613E" w:rsidRPr="001F42D3">
        <w:t>HL7</w:t>
      </w:r>
      <w:r w:rsidR="00995105" w:rsidRPr="001F42D3">
        <w:t xml:space="preserve"> </w:t>
      </w:r>
      <w:r w:rsidRPr="001F42D3">
        <w:t xml:space="preserve">Table 0155 - Accept/application acknowledgment conditions for valid values. </w:t>
      </w:r>
      <w:r w:rsidR="00703891" w:rsidRPr="001F42D3">
        <w:rPr>
          <w:sz w:val="23"/>
          <w:szCs w:val="23"/>
        </w:rPr>
        <w:t>For [PCD-01] and [PCD-05] transactions this field shall be valued as NE</w:t>
      </w:r>
      <w:r w:rsidR="001F42D3">
        <w:rPr>
          <w:sz w:val="23"/>
          <w:szCs w:val="23"/>
        </w:rPr>
        <w:t xml:space="preserve">. </w:t>
      </w:r>
      <w:r w:rsidR="00703891" w:rsidRPr="001F42D3">
        <w:rPr>
          <w:sz w:val="23"/>
          <w:szCs w:val="23"/>
        </w:rPr>
        <w:t xml:space="preserve">The ACM AR </w:t>
      </w:r>
      <w:r w:rsidR="00277D6B">
        <w:rPr>
          <w:sz w:val="23"/>
          <w:szCs w:val="23"/>
        </w:rPr>
        <w:t>Actor</w:t>
      </w:r>
      <w:r w:rsidR="00703891" w:rsidRPr="001F42D3">
        <w:rPr>
          <w:sz w:val="23"/>
          <w:szCs w:val="23"/>
        </w:rPr>
        <w:t xml:space="preserve"> should use MSH-16 in [PCD-04] to indicate whether or not the AR </w:t>
      </w:r>
      <w:r w:rsidR="00277D6B">
        <w:rPr>
          <w:sz w:val="23"/>
          <w:szCs w:val="23"/>
        </w:rPr>
        <w:t>Actor</w:t>
      </w:r>
      <w:r w:rsidR="00703891" w:rsidRPr="001F42D3">
        <w:rPr>
          <w:sz w:val="23"/>
          <w:szCs w:val="23"/>
        </w:rPr>
        <w:t xml:space="preserve"> is prepared to </w:t>
      </w:r>
      <w:r w:rsidR="00703891" w:rsidRPr="001F42D3">
        <w:rPr>
          <w:sz w:val="23"/>
          <w:szCs w:val="23"/>
        </w:rPr>
        <w:lastRenderedPageBreak/>
        <w:t>receive [PCD-05] transactions</w:t>
      </w:r>
      <w:r w:rsidR="001F42D3">
        <w:rPr>
          <w:sz w:val="23"/>
          <w:szCs w:val="23"/>
        </w:rPr>
        <w:t xml:space="preserve">. </w:t>
      </w:r>
      <w:r w:rsidR="00703891" w:rsidRPr="001F42D3">
        <w:rPr>
          <w:sz w:val="23"/>
          <w:szCs w:val="23"/>
        </w:rPr>
        <w:t xml:space="preserve">Set MSH-16 of the [PCD-04] transaction to other than NE to receive [PCD-05] transaction (and other error indications) or set it to NE to indicate to the AM </w:t>
      </w:r>
      <w:r w:rsidR="00277D6B">
        <w:rPr>
          <w:sz w:val="23"/>
          <w:szCs w:val="23"/>
        </w:rPr>
        <w:t>Actor</w:t>
      </w:r>
      <w:r w:rsidR="00703891" w:rsidRPr="001F42D3">
        <w:rPr>
          <w:sz w:val="23"/>
          <w:szCs w:val="23"/>
        </w:rPr>
        <w:t xml:space="preserve"> that [PCD-05] transactions are not to be sent</w:t>
      </w:r>
      <w:r w:rsidR="001F42D3">
        <w:rPr>
          <w:sz w:val="23"/>
          <w:szCs w:val="23"/>
        </w:rPr>
        <w:t xml:space="preserve">. </w:t>
      </w:r>
      <w:r w:rsidR="00703891" w:rsidRPr="001F42D3">
        <w:rPr>
          <w:sz w:val="23"/>
          <w:szCs w:val="23"/>
        </w:rPr>
        <w:t>The receiving system must send (or not send) acknowledgements as specified by this field.</w:t>
      </w:r>
    </w:p>
    <w:p w14:paraId="1FB1D4A4" w14:textId="3739A24D" w:rsidR="00B11855" w:rsidRPr="001F42D3" w:rsidRDefault="003D003E" w:rsidP="00703891">
      <w:pPr>
        <w:pStyle w:val="HL7FieldIndent2"/>
        <w:ind w:left="0" w:hanging="2"/>
        <w:rPr>
          <w:noProof w:val="0"/>
        </w:rPr>
      </w:pPr>
      <w:r w:rsidRPr="001F42D3">
        <w:rPr>
          <w:noProof w:val="0"/>
        </w:rPr>
        <w:t xml:space="preserve">For </w:t>
      </w:r>
      <w:r w:rsidR="00647994" w:rsidRPr="001F42D3">
        <w:rPr>
          <w:noProof w:val="0"/>
        </w:rPr>
        <w:t>[PCD-03]</w:t>
      </w:r>
      <w:r w:rsidRPr="001F42D3">
        <w:rPr>
          <w:noProof w:val="0"/>
        </w:rPr>
        <w:t xml:space="preserve"> transactions, see </w:t>
      </w:r>
      <w:r w:rsidR="00EE799D" w:rsidRPr="001F42D3">
        <w:rPr>
          <w:noProof w:val="0"/>
        </w:rPr>
        <w:t>Section</w:t>
      </w:r>
      <w:r w:rsidRPr="001F42D3">
        <w:rPr>
          <w:noProof w:val="0"/>
        </w:rPr>
        <w:t xml:space="preserve"> 3.3.4.4.1</w:t>
      </w:r>
    </w:p>
    <w:p w14:paraId="04375506" w14:textId="77777777" w:rsidR="00B11855" w:rsidRPr="001F42D3" w:rsidRDefault="003D003E" w:rsidP="00CF5627">
      <w:pPr>
        <w:pStyle w:val="HL7Field"/>
        <w:keepNext w:val="0"/>
        <w:ind w:hanging="2"/>
      </w:pPr>
      <w:r w:rsidRPr="001F42D3">
        <w:t>MSH-17   Country Code</w:t>
      </w:r>
    </w:p>
    <w:p w14:paraId="59C5788E" w14:textId="1E4603E7" w:rsidR="00B11855" w:rsidRPr="001F42D3" w:rsidRDefault="003D003E" w:rsidP="00DF61EC">
      <w:pPr>
        <w:pStyle w:val="HL7FieldIndent2"/>
        <w:ind w:left="0" w:hanging="2"/>
        <w:rPr>
          <w:noProof w:val="0"/>
        </w:rPr>
      </w:pPr>
      <w:r w:rsidRPr="001F42D3">
        <w:rPr>
          <w:noProof w:val="0"/>
        </w:rPr>
        <w:t xml:space="preserve">Definition: This field contains the country of origin for the message. It will be used primarily to specify default elements, such as currency denominations. The values to be used are those of ISO 3166. The ISO 3166 table has three separate forms of the country code: </w:t>
      </w:r>
      <w:r w:rsidR="006D613E" w:rsidRPr="001F42D3">
        <w:rPr>
          <w:noProof w:val="0"/>
        </w:rPr>
        <w:t>HL7</w:t>
      </w:r>
      <w:r w:rsidR="00995105" w:rsidRPr="001F42D3">
        <w:rPr>
          <w:noProof w:val="0"/>
        </w:rPr>
        <w:t xml:space="preserve"> </w:t>
      </w:r>
      <w:r w:rsidRPr="001F42D3">
        <w:rPr>
          <w:noProof w:val="0"/>
        </w:rPr>
        <w:t xml:space="preserve">specifies that the 3-character (alphabetic) form be used for the country code. </w:t>
      </w:r>
    </w:p>
    <w:p w14:paraId="07AED454" w14:textId="77777777" w:rsidR="00B11855" w:rsidRPr="001F42D3" w:rsidRDefault="003D003E" w:rsidP="001422D4">
      <w:pPr>
        <w:pStyle w:val="HL7Field"/>
        <w:ind w:hanging="2"/>
      </w:pPr>
      <w:r w:rsidRPr="001F42D3">
        <w:t>MSH-18   Character Set (ID)</w:t>
      </w:r>
    </w:p>
    <w:p w14:paraId="59144DD7" w14:textId="7F1068FD" w:rsidR="00B11855" w:rsidRPr="001F42D3" w:rsidRDefault="003D003E" w:rsidP="00DF61EC">
      <w:pPr>
        <w:pStyle w:val="HL7FieldIndent2"/>
        <w:ind w:left="0" w:hanging="2"/>
        <w:rPr>
          <w:noProof w:val="0"/>
        </w:rPr>
      </w:pPr>
      <w:r w:rsidRPr="001F42D3">
        <w:rPr>
          <w:noProof w:val="0"/>
        </w:rPr>
        <w:t xml:space="preserve">Definition: This field contains the character set for the entire message. Refer to </w:t>
      </w:r>
      <w:r w:rsidR="006D613E" w:rsidRPr="001F42D3">
        <w:rPr>
          <w:noProof w:val="0"/>
        </w:rPr>
        <w:t>HL7</w:t>
      </w:r>
      <w:r w:rsidR="00995105" w:rsidRPr="001F42D3">
        <w:rPr>
          <w:noProof w:val="0"/>
        </w:rPr>
        <w:t xml:space="preserve"> </w:t>
      </w:r>
      <w:r w:rsidRPr="001F42D3">
        <w:rPr>
          <w:noProof w:val="0"/>
        </w:rPr>
        <w:t>Table 0211 - Alternate character sets for valid values.</w:t>
      </w:r>
    </w:p>
    <w:p w14:paraId="7AFB1B33" w14:textId="0897AB2F" w:rsidR="00B11855" w:rsidRPr="001F42D3" w:rsidRDefault="003D003E" w:rsidP="00DF61EC">
      <w:pPr>
        <w:pStyle w:val="HL7FieldIndent2"/>
        <w:ind w:left="0" w:hanging="2"/>
        <w:rPr>
          <w:noProof w:val="0"/>
        </w:rPr>
      </w:pPr>
      <w:r w:rsidRPr="001F42D3">
        <w:rPr>
          <w:noProof w:val="0"/>
        </w:rPr>
        <w:t xml:space="preserve">An </w:t>
      </w:r>
      <w:r w:rsidR="006D613E" w:rsidRPr="001F42D3">
        <w:rPr>
          <w:noProof w:val="0"/>
        </w:rPr>
        <w:t>HL7</w:t>
      </w:r>
      <w:r w:rsidR="00995105" w:rsidRPr="001F42D3">
        <w:rPr>
          <w:noProof w:val="0"/>
        </w:rPr>
        <w:t xml:space="preserve"> </w:t>
      </w:r>
      <w:r w:rsidRPr="001F42D3">
        <w:rPr>
          <w:noProof w:val="0"/>
        </w:rPr>
        <w:t xml:space="preserve">message uses field MSH-18-character set to specify the character set(s) in use. Valid values for this field are specified in </w:t>
      </w:r>
      <w:r w:rsidR="006D613E" w:rsidRPr="001F42D3">
        <w:rPr>
          <w:noProof w:val="0"/>
        </w:rPr>
        <w:t>HL7</w:t>
      </w:r>
      <w:r w:rsidR="00995105" w:rsidRPr="001F42D3">
        <w:rPr>
          <w:noProof w:val="0"/>
        </w:rPr>
        <w:t xml:space="preserve"> </w:t>
      </w:r>
      <w:r w:rsidRPr="001F42D3">
        <w:rPr>
          <w:noProof w:val="0"/>
        </w:rPr>
        <w:t xml:space="preserve">Table 0211, "Alternate Character Sets". MSH-18-character set may be left blank or may contain a single value. If the field is left blank, the character set in use is understood to be the 7-bit ASCII set, decimal 0 through decimal 127 (hex 00 through hex 7F). This default value may also be explicitly specified as ASCII. </w:t>
      </w:r>
    </w:p>
    <w:p w14:paraId="0E4F7B87" w14:textId="1C8D5727" w:rsidR="00B11855" w:rsidRPr="001F42D3" w:rsidRDefault="003D003E" w:rsidP="00DF61EC">
      <w:pPr>
        <w:pStyle w:val="HL7FieldIndent2"/>
        <w:ind w:left="0" w:hanging="2"/>
        <w:rPr>
          <w:noProof w:val="0"/>
        </w:rPr>
      </w:pPr>
      <w:r w:rsidRPr="001F42D3">
        <w:rPr>
          <w:noProof w:val="0"/>
        </w:rPr>
        <w:t xml:space="preserve">Any encoding system, single-byte or multi-byte may be specified as the default character encoding in MSH-18-character set. If the default encoding is other than 7-bit ASCII, sites shall document this usage in the dynamic conformance profile or other implementation agreement. This is particularly effective in promoting interoperability between nations belonging to different </w:t>
      </w:r>
      <w:r w:rsidR="006D613E" w:rsidRPr="001F42D3">
        <w:rPr>
          <w:noProof w:val="0"/>
        </w:rPr>
        <w:t>HL7</w:t>
      </w:r>
      <w:r w:rsidR="00995105" w:rsidRPr="001F42D3">
        <w:rPr>
          <w:noProof w:val="0"/>
        </w:rPr>
        <w:t xml:space="preserve"> </w:t>
      </w:r>
      <w:r w:rsidRPr="001F42D3">
        <w:rPr>
          <w:noProof w:val="0"/>
        </w:rPr>
        <w:t xml:space="preserve">Affiliates, while limiting the amount of testing required to determine the encoding of a message. </w:t>
      </w:r>
    </w:p>
    <w:p w14:paraId="1A42913C" w14:textId="3F6DBAE3" w:rsidR="00B11855" w:rsidRPr="001F42D3" w:rsidRDefault="003D003E" w:rsidP="00DF61EC">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V2.6 for the semantics for alphabetic languages other than English (2.15.9.18.1) and for non-alphabetic languages (2.15.9.18.2)</w:t>
      </w:r>
    </w:p>
    <w:p w14:paraId="06CA5E34" w14:textId="71D328B4" w:rsidR="00B11855" w:rsidRPr="001F42D3" w:rsidRDefault="003D003E" w:rsidP="00DF61EC">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this field to be valued if the character set is other than ASCII. If the character set is ASCII the field may be null or have the value of ASCII. A single character set is required for a given message.</w:t>
      </w:r>
    </w:p>
    <w:p w14:paraId="1C8C953C" w14:textId="77777777" w:rsidR="00B11855" w:rsidRPr="001F42D3" w:rsidRDefault="003D003E" w:rsidP="001422D4">
      <w:pPr>
        <w:pStyle w:val="HL7Field"/>
        <w:ind w:hanging="2"/>
      </w:pPr>
      <w:r w:rsidRPr="001F42D3">
        <w:t>MSH-19   Principal Language of Message</w:t>
      </w:r>
    </w:p>
    <w:p w14:paraId="5845D5F1" w14:textId="77777777" w:rsidR="00B11855" w:rsidRPr="001F42D3" w:rsidRDefault="003D003E" w:rsidP="00DF61EC">
      <w:pPr>
        <w:pStyle w:val="Components"/>
        <w:ind w:left="0" w:hanging="2"/>
      </w:pPr>
      <w:r w:rsidRPr="001F42D3">
        <w:t>Components: &lt;Identifier (ST)&gt; ^ &lt;Text (ST)&gt; ^ &lt;Name of Coding System (ID)&gt; ^&lt;Alternate Identifier (ST)&gt; ^ &lt;Alternate Text (ST)&gt; ^ &lt;Name of Alternate Coding System (ID)&gt;</w:t>
      </w:r>
    </w:p>
    <w:p w14:paraId="0A2D72C5" w14:textId="77777777" w:rsidR="00B11855" w:rsidRPr="001F42D3" w:rsidRDefault="003D003E" w:rsidP="00DF61EC">
      <w:pPr>
        <w:pStyle w:val="HL7FieldIndent2"/>
        <w:ind w:left="0" w:hanging="2"/>
        <w:rPr>
          <w:noProof w:val="0"/>
        </w:rPr>
      </w:pPr>
      <w:r w:rsidRPr="001F42D3">
        <w:rPr>
          <w:noProof w:val="0"/>
        </w:rPr>
        <w:t>Definition: This field contains the principal language of the message. Codes come from ISO 639.</w:t>
      </w:r>
    </w:p>
    <w:p w14:paraId="0C98987B" w14:textId="77777777" w:rsidR="00B11855" w:rsidRPr="001F42D3" w:rsidRDefault="003D003E" w:rsidP="00DF61EC">
      <w:pPr>
        <w:pStyle w:val="HL7FieldIndent2"/>
        <w:ind w:left="0" w:hanging="2"/>
        <w:rPr>
          <w:noProof w:val="0"/>
        </w:rPr>
      </w:pPr>
      <w:r w:rsidRPr="001F42D3">
        <w:rPr>
          <w:noProof w:val="0"/>
        </w:rPr>
        <w:t>The PCD uses a default of en^English^ISO639 if the field is empty.</w:t>
      </w:r>
    </w:p>
    <w:p w14:paraId="551E60E7" w14:textId="77777777" w:rsidR="00B11855" w:rsidRPr="001F42D3" w:rsidRDefault="003D003E" w:rsidP="001422D4">
      <w:pPr>
        <w:pStyle w:val="HL7Field"/>
        <w:ind w:hanging="2"/>
      </w:pPr>
      <w:r w:rsidRPr="001F42D3">
        <w:t>MSH-21   Message Profile Identifier</w:t>
      </w:r>
    </w:p>
    <w:p w14:paraId="09785CEE" w14:textId="77777777" w:rsidR="00B11855" w:rsidRPr="001F42D3" w:rsidRDefault="003D003E" w:rsidP="00DF61EC">
      <w:pPr>
        <w:pStyle w:val="Components"/>
        <w:ind w:left="0" w:hanging="2"/>
      </w:pPr>
      <w:r w:rsidRPr="001F42D3">
        <w:t>Components: &lt;Entity Identifier (ST)&gt; ^ &lt;Namespace ID (IS)&gt; ^ &lt;Universal ID (ST)&gt; ^&lt;Universal ID Type (ID)&gt;</w:t>
      </w:r>
    </w:p>
    <w:p w14:paraId="6991D639" w14:textId="3E12AA20" w:rsidR="00B11855" w:rsidRPr="001F42D3" w:rsidRDefault="003D003E" w:rsidP="00DF61EC">
      <w:pPr>
        <w:pStyle w:val="HL7FieldIndent2"/>
        <w:ind w:left="0" w:hanging="2"/>
        <w:rPr>
          <w:noProof w:val="0"/>
        </w:rPr>
      </w:pPr>
      <w:r w:rsidRPr="001F42D3">
        <w:rPr>
          <w:noProof w:val="0"/>
        </w:rPr>
        <w:lastRenderedPageBreak/>
        <w:t xml:space="preserve">For </w:t>
      </w:r>
      <w:r w:rsidR="007E67D4" w:rsidRPr="001F42D3">
        <w:rPr>
          <w:noProof w:val="0"/>
        </w:rPr>
        <w:t>DEV TF</w:t>
      </w:r>
      <w:r w:rsidRPr="001F42D3">
        <w:rPr>
          <w:noProof w:val="0"/>
        </w:rPr>
        <w:t xml:space="preserve">, this field is required in non-ACK messages to allow identification of a specific message profile, particularly for testing purposes (it is superfluous and therefore not required in ACK messages). PCD message profiles are assigned ISO OIDs by the </w:t>
      </w:r>
      <w:r w:rsidR="0060777A" w:rsidRPr="001F42D3">
        <w:rPr>
          <w:noProof w:val="0"/>
        </w:rPr>
        <w:t xml:space="preserve">Devices </w:t>
      </w:r>
      <w:r w:rsidRPr="001F42D3">
        <w:rPr>
          <w:noProof w:val="0"/>
        </w:rPr>
        <w:t xml:space="preserve">Technical Committee and the appropriate Message Profile Identifiers are to be used here in conformant messages. When multiple message profiles are listed in this field they should be (vendor specific, country specific) constraints of the PCD </w:t>
      </w:r>
      <w:r w:rsidR="00CA3A2C" w:rsidRPr="001F42D3">
        <w:rPr>
          <w:noProof w:val="0"/>
        </w:rPr>
        <w:t>p</w:t>
      </w:r>
      <w:r w:rsidRPr="001F42D3">
        <w:rPr>
          <w:noProof w:val="0"/>
        </w:rPr>
        <w:t xml:space="preserve">rofile. Note that the overriding of PCD </w:t>
      </w:r>
      <w:r w:rsidR="00CA3A2C" w:rsidRPr="001F42D3">
        <w:rPr>
          <w:noProof w:val="0"/>
        </w:rPr>
        <w:t>p</w:t>
      </w:r>
      <w:r w:rsidRPr="001F42D3">
        <w:rPr>
          <w:noProof w:val="0"/>
        </w:rPr>
        <w:t xml:space="preserve">rofile constraints is only allowed in national extensions to this framework. </w:t>
      </w:r>
    </w:p>
    <w:p w14:paraId="1AD438A7" w14:textId="77777777" w:rsidR="00B11855" w:rsidRPr="001F42D3" w:rsidRDefault="003D003E" w:rsidP="00DF61EC">
      <w:pPr>
        <w:pStyle w:val="HL7FieldIndent2"/>
        <w:ind w:left="0" w:hanging="2"/>
        <w:rPr>
          <w:noProof w:val="0"/>
        </w:rPr>
      </w:pPr>
      <w:r w:rsidRPr="001F42D3">
        <w:rPr>
          <w:noProof w:val="0"/>
        </w:rPr>
        <w:t>Assigned OIDs for PCD messages (note that for convenience of reference this table includes OIDs for some messages that are not yet in Final Text status and are therefore not described in this Final Text Technical Framework document):</w:t>
      </w:r>
    </w:p>
    <w:p w14:paraId="5A8E2061" w14:textId="77777777" w:rsidR="00B11855" w:rsidRPr="001F42D3" w:rsidRDefault="00B11855" w:rsidP="00F92A87">
      <w:pPr>
        <w:pStyle w:val="BodyTex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18"/>
        <w:gridCol w:w="6138"/>
      </w:tblGrid>
      <w:tr w:rsidR="00B11855" w:rsidRPr="001F42D3" w14:paraId="3C4304D9" w14:textId="77777777" w:rsidTr="00CF5627">
        <w:trPr>
          <w:cantSplit/>
          <w:jc w:val="center"/>
        </w:trPr>
        <w:tc>
          <w:tcPr>
            <w:tcW w:w="2718" w:type="dxa"/>
            <w:shd w:val="clear" w:color="auto" w:fill="D9D9D9"/>
          </w:tcPr>
          <w:p w14:paraId="197D0E8B" w14:textId="77777777" w:rsidR="00B11855" w:rsidRPr="001F42D3" w:rsidRDefault="003D003E" w:rsidP="00F92A87">
            <w:pPr>
              <w:pStyle w:val="TableEntryHeader"/>
            </w:pPr>
            <w:r w:rsidRPr="001F42D3">
              <w:t>Assigned OID</w:t>
            </w:r>
          </w:p>
        </w:tc>
        <w:tc>
          <w:tcPr>
            <w:tcW w:w="6138" w:type="dxa"/>
            <w:shd w:val="clear" w:color="auto" w:fill="D9D9D9"/>
          </w:tcPr>
          <w:p w14:paraId="6DA3B426" w14:textId="77777777" w:rsidR="00B11855" w:rsidRPr="001F42D3" w:rsidRDefault="003D003E" w:rsidP="00F92A87">
            <w:pPr>
              <w:pStyle w:val="TableEntryHeader"/>
            </w:pPr>
            <w:r w:rsidRPr="001F42D3">
              <w:t>PCD Message</w:t>
            </w:r>
          </w:p>
        </w:tc>
      </w:tr>
      <w:tr w:rsidR="00B11855" w:rsidRPr="001F42D3" w14:paraId="119D4F24" w14:textId="77777777" w:rsidTr="00CF5627">
        <w:trPr>
          <w:cantSplit/>
          <w:jc w:val="center"/>
        </w:trPr>
        <w:tc>
          <w:tcPr>
            <w:tcW w:w="2718" w:type="dxa"/>
          </w:tcPr>
          <w:p w14:paraId="721DDA29" w14:textId="77777777" w:rsidR="00B11855" w:rsidRPr="001F42D3" w:rsidRDefault="003D003E" w:rsidP="00F92A87">
            <w:pPr>
              <w:pStyle w:val="TableEntry"/>
            </w:pPr>
            <w:r w:rsidRPr="001F42D3">
              <w:t>1.3.6.1.4.1.19376.1.6.1.1.1</w:t>
            </w:r>
          </w:p>
        </w:tc>
        <w:tc>
          <w:tcPr>
            <w:tcW w:w="6138" w:type="dxa"/>
          </w:tcPr>
          <w:p w14:paraId="7E475538" w14:textId="0E7AE0F4" w:rsidR="00B11855" w:rsidRPr="001F42D3" w:rsidRDefault="003D003E" w:rsidP="00F92A87">
            <w:pPr>
              <w:pStyle w:val="TableEntry"/>
            </w:pPr>
            <w:r w:rsidRPr="001F42D3">
              <w:t xml:space="preserve">Device to Enterprise Communications </w:t>
            </w:r>
            <w:r w:rsidR="00647994" w:rsidRPr="001F42D3">
              <w:t>PCD-01</w:t>
            </w:r>
            <w:r w:rsidRPr="001F42D3">
              <w:t xml:space="preserve"> Communicate PCD Data message (also used for observations in response to a PCD-02 PCD Data Query)</w:t>
            </w:r>
          </w:p>
        </w:tc>
      </w:tr>
      <w:tr w:rsidR="00B11855" w:rsidRPr="001F42D3" w14:paraId="03677B2F" w14:textId="77777777" w:rsidTr="00CF5627">
        <w:trPr>
          <w:cantSplit/>
          <w:jc w:val="center"/>
        </w:trPr>
        <w:tc>
          <w:tcPr>
            <w:tcW w:w="2718" w:type="dxa"/>
          </w:tcPr>
          <w:p w14:paraId="5AF1CD0D" w14:textId="77777777" w:rsidR="00B11855" w:rsidRPr="001F42D3" w:rsidRDefault="003D003E" w:rsidP="00F92A87">
            <w:pPr>
              <w:pStyle w:val="TableEntry"/>
            </w:pPr>
            <w:r w:rsidRPr="001F42D3">
              <w:t>1.3.6.1.4.1.19376.1.6.1.2.1</w:t>
            </w:r>
          </w:p>
        </w:tc>
        <w:tc>
          <w:tcPr>
            <w:tcW w:w="6138" w:type="dxa"/>
          </w:tcPr>
          <w:p w14:paraId="095455AD" w14:textId="4E7D82A3" w:rsidR="00B11855" w:rsidRPr="001F42D3" w:rsidRDefault="003D003E" w:rsidP="00F92A87">
            <w:pPr>
              <w:pStyle w:val="TableEntry"/>
            </w:pPr>
            <w:r w:rsidRPr="001F42D3">
              <w:t xml:space="preserve">Device to Enterprise Communications PCD-02 PCD Data Query </w:t>
            </w:r>
          </w:p>
        </w:tc>
      </w:tr>
      <w:tr w:rsidR="00B11855" w:rsidRPr="001F42D3" w14:paraId="3132E998" w14:textId="77777777" w:rsidTr="00CF5627">
        <w:trPr>
          <w:cantSplit/>
          <w:jc w:val="center"/>
        </w:trPr>
        <w:tc>
          <w:tcPr>
            <w:tcW w:w="2718" w:type="dxa"/>
          </w:tcPr>
          <w:p w14:paraId="33ED696E" w14:textId="77777777" w:rsidR="00B11855" w:rsidRPr="001F42D3" w:rsidRDefault="003D003E" w:rsidP="00F92A87">
            <w:pPr>
              <w:pStyle w:val="TableEntry"/>
            </w:pPr>
            <w:r w:rsidRPr="001F42D3">
              <w:t>1.3.6.1.4.1.19376.1.6.1.3.1</w:t>
            </w:r>
          </w:p>
        </w:tc>
        <w:tc>
          <w:tcPr>
            <w:tcW w:w="6138" w:type="dxa"/>
          </w:tcPr>
          <w:p w14:paraId="35F27302" w14:textId="1B14B115" w:rsidR="00B11855" w:rsidRPr="001F42D3" w:rsidRDefault="003D003E" w:rsidP="00F92A87">
            <w:pPr>
              <w:pStyle w:val="TableEntry"/>
            </w:pPr>
            <w:r w:rsidRPr="001F42D3">
              <w:t xml:space="preserve">Point-of-care Infusion Verification </w:t>
            </w:r>
            <w:r w:rsidR="00647994" w:rsidRPr="001F42D3">
              <w:t>PCD-03</w:t>
            </w:r>
            <w:r w:rsidRPr="001F42D3">
              <w:t xml:space="preserve"> Communicate Infusion Order message </w:t>
            </w:r>
          </w:p>
        </w:tc>
      </w:tr>
      <w:tr w:rsidR="00B11855" w:rsidRPr="001F42D3" w14:paraId="017B8CB1" w14:textId="77777777" w:rsidTr="00CF5627">
        <w:trPr>
          <w:cantSplit/>
          <w:jc w:val="center"/>
        </w:trPr>
        <w:tc>
          <w:tcPr>
            <w:tcW w:w="2718" w:type="dxa"/>
          </w:tcPr>
          <w:p w14:paraId="09384C35" w14:textId="77777777" w:rsidR="00B11855" w:rsidRPr="001F42D3" w:rsidRDefault="003D003E" w:rsidP="00F92A87">
            <w:pPr>
              <w:pStyle w:val="TableEntry"/>
            </w:pPr>
            <w:r w:rsidRPr="001F42D3">
              <w:t>1.3.6.1.4.1.19376.1.6.1.3.2</w:t>
            </w:r>
          </w:p>
        </w:tc>
        <w:tc>
          <w:tcPr>
            <w:tcW w:w="6138" w:type="dxa"/>
          </w:tcPr>
          <w:p w14:paraId="4FD03484" w14:textId="77777777" w:rsidR="00B11855" w:rsidRPr="001F42D3" w:rsidRDefault="003D003E" w:rsidP="00F92A87">
            <w:pPr>
              <w:pStyle w:val="TableEntry"/>
            </w:pPr>
            <w:r w:rsidRPr="001F42D3">
              <w:t xml:space="preserve">Point-of-care Infusion Verification RRG^O16^RRG_O16 Pharmacy/Treatment Give Acknowledgment Message </w:t>
            </w:r>
          </w:p>
        </w:tc>
      </w:tr>
      <w:tr w:rsidR="00B11855" w:rsidRPr="001F42D3" w14:paraId="57DB4ED5" w14:textId="77777777" w:rsidTr="00CF5627">
        <w:trPr>
          <w:cantSplit/>
          <w:jc w:val="center"/>
        </w:trPr>
        <w:tc>
          <w:tcPr>
            <w:tcW w:w="2718" w:type="dxa"/>
          </w:tcPr>
          <w:p w14:paraId="7BD10284" w14:textId="77777777" w:rsidR="00B11855" w:rsidRPr="001F42D3" w:rsidRDefault="003D003E" w:rsidP="00F92A87">
            <w:pPr>
              <w:pStyle w:val="TableEntry"/>
            </w:pPr>
            <w:r w:rsidRPr="001F42D3">
              <w:t>1.3.6.1.4.1.19376.1.6.1.9.1</w:t>
            </w:r>
          </w:p>
        </w:tc>
        <w:tc>
          <w:tcPr>
            <w:tcW w:w="6138" w:type="dxa"/>
          </w:tcPr>
          <w:p w14:paraId="1C5A8635" w14:textId="77777777" w:rsidR="00B11855" w:rsidRPr="001F42D3" w:rsidRDefault="003D003E" w:rsidP="00F92A87">
            <w:pPr>
              <w:pStyle w:val="TableEntry"/>
            </w:pPr>
            <w:r w:rsidRPr="001F42D3">
              <w:t xml:space="preserve">Implantable Device - Cardiac Communicate IDC Observations </w:t>
            </w:r>
          </w:p>
        </w:tc>
      </w:tr>
      <w:tr w:rsidR="00694D54" w:rsidRPr="001F42D3" w14:paraId="7CCE1878" w14:textId="77777777" w:rsidTr="00CF5627">
        <w:trPr>
          <w:cantSplit/>
          <w:jc w:val="center"/>
        </w:trPr>
        <w:tc>
          <w:tcPr>
            <w:tcW w:w="2718" w:type="dxa"/>
          </w:tcPr>
          <w:p w14:paraId="39837376" w14:textId="16764EB4" w:rsidR="00694D54" w:rsidRPr="001F42D3" w:rsidRDefault="00694D54" w:rsidP="00F92A87">
            <w:pPr>
              <w:pStyle w:val="TableEntry"/>
            </w:pPr>
            <w:r w:rsidRPr="001F42D3">
              <w:t>1.3.6.1.4.1.19376.1.6.1.4.1</w:t>
            </w:r>
          </w:p>
        </w:tc>
        <w:tc>
          <w:tcPr>
            <w:tcW w:w="6138" w:type="dxa"/>
          </w:tcPr>
          <w:p w14:paraId="02F14419" w14:textId="6B19AD1D" w:rsidR="00694D54" w:rsidRPr="001F42D3" w:rsidRDefault="00694D54" w:rsidP="00F92A87">
            <w:pPr>
              <w:pStyle w:val="TableEntry"/>
            </w:pPr>
            <w:r w:rsidRPr="001F42D3">
              <w:t>Alert Communication Management PCD-04 Report Alert message</w:t>
            </w:r>
          </w:p>
        </w:tc>
      </w:tr>
      <w:tr w:rsidR="00694D54" w:rsidRPr="001F42D3" w14:paraId="152B9406" w14:textId="77777777" w:rsidTr="00CF5627">
        <w:trPr>
          <w:cantSplit/>
          <w:jc w:val="center"/>
        </w:trPr>
        <w:tc>
          <w:tcPr>
            <w:tcW w:w="2718" w:type="dxa"/>
          </w:tcPr>
          <w:p w14:paraId="2F082979" w14:textId="3EB103B2" w:rsidR="00694D54" w:rsidRPr="001F42D3" w:rsidRDefault="00694D54" w:rsidP="00F92A87">
            <w:pPr>
              <w:pStyle w:val="TableEntry"/>
            </w:pPr>
            <w:r w:rsidRPr="001F42D3">
              <w:t>1.3.6.1.4.1.19376.1.6.1.5.1</w:t>
            </w:r>
          </w:p>
        </w:tc>
        <w:tc>
          <w:tcPr>
            <w:tcW w:w="6138" w:type="dxa"/>
          </w:tcPr>
          <w:p w14:paraId="672BC4D9" w14:textId="60A1D8B9" w:rsidR="00694D54" w:rsidRPr="001F42D3" w:rsidRDefault="00694D54" w:rsidP="00F92A87">
            <w:pPr>
              <w:pStyle w:val="TableEntry"/>
            </w:pPr>
            <w:r w:rsidRPr="001F42D3">
              <w:t>Alert Communication Management PCD-05 Report Alert Status message</w:t>
            </w:r>
          </w:p>
        </w:tc>
      </w:tr>
      <w:tr w:rsidR="00694D54" w:rsidRPr="001F42D3" w14:paraId="0D0C7DC4" w14:textId="77777777" w:rsidTr="00CF5627">
        <w:trPr>
          <w:cantSplit/>
          <w:jc w:val="center"/>
        </w:trPr>
        <w:tc>
          <w:tcPr>
            <w:tcW w:w="2718" w:type="dxa"/>
          </w:tcPr>
          <w:p w14:paraId="2C8F1B40" w14:textId="3AF1C075" w:rsidR="00694D54" w:rsidRPr="001F42D3" w:rsidRDefault="00694D54" w:rsidP="00F92A87">
            <w:pPr>
              <w:pStyle w:val="TableEntry"/>
            </w:pPr>
            <w:r w:rsidRPr="001F42D3">
              <w:t>1.3.6.1.4.1.19376.1.6.1.6.1</w:t>
            </w:r>
          </w:p>
        </w:tc>
        <w:tc>
          <w:tcPr>
            <w:tcW w:w="6138" w:type="dxa"/>
          </w:tcPr>
          <w:p w14:paraId="0915312F" w14:textId="642B1D83" w:rsidR="00694D54" w:rsidRPr="001F42D3" w:rsidRDefault="00694D54" w:rsidP="00F92A87">
            <w:pPr>
              <w:pStyle w:val="TableEntry"/>
            </w:pPr>
            <w:r w:rsidRPr="001F42D3">
              <w:t>Alert Communication Management PCD-06 Disseminate Alert</w:t>
            </w:r>
          </w:p>
        </w:tc>
      </w:tr>
      <w:tr w:rsidR="00694D54" w:rsidRPr="001F42D3" w14:paraId="1AA418DD" w14:textId="77777777" w:rsidTr="00CF5627">
        <w:trPr>
          <w:cantSplit/>
          <w:jc w:val="center"/>
        </w:trPr>
        <w:tc>
          <w:tcPr>
            <w:tcW w:w="2718" w:type="dxa"/>
          </w:tcPr>
          <w:p w14:paraId="66BC9F1F" w14:textId="068FD7F8" w:rsidR="00694D54" w:rsidRPr="001F42D3" w:rsidRDefault="00694D54" w:rsidP="00F92A87">
            <w:pPr>
              <w:pStyle w:val="TableEntry"/>
            </w:pPr>
            <w:r w:rsidRPr="001F42D3">
              <w:t>1.3.6.1.4.1.19376.1.6.1.7.1</w:t>
            </w:r>
          </w:p>
        </w:tc>
        <w:tc>
          <w:tcPr>
            <w:tcW w:w="6138" w:type="dxa"/>
          </w:tcPr>
          <w:p w14:paraId="6D3162B1" w14:textId="67A7E806" w:rsidR="00694D54" w:rsidRPr="001F42D3" w:rsidRDefault="00694D54" w:rsidP="00F92A87">
            <w:pPr>
              <w:pStyle w:val="TableEntry"/>
            </w:pPr>
            <w:r w:rsidRPr="001F42D3">
              <w:t>Alert Communication Management PCD-07 Report Alert Dissemination Status</w:t>
            </w:r>
          </w:p>
        </w:tc>
      </w:tr>
    </w:tbl>
    <w:p w14:paraId="136C2855" w14:textId="77777777" w:rsidR="009D387F" w:rsidRPr="001F42D3" w:rsidRDefault="009D387F" w:rsidP="00DE1252">
      <w:pPr>
        <w:pStyle w:val="HL7FieldIndent2"/>
        <w:ind w:left="0" w:hanging="2"/>
        <w:rPr>
          <w:noProof w:val="0"/>
        </w:rPr>
      </w:pPr>
    </w:p>
    <w:p w14:paraId="37540E62" w14:textId="2F7D2398" w:rsidR="00B11855" w:rsidRPr="001F42D3" w:rsidRDefault="003D003E" w:rsidP="005C1693">
      <w:pPr>
        <w:pStyle w:val="BodyText"/>
      </w:pPr>
      <w:r w:rsidRPr="001F42D3">
        <w:t xml:space="preserve">The ISO OID in the table should be used as the universal ID (EI-3). The Universal ID Type (EI-4) for ISO OIDs is “ISO”. In IHE PCD profiles, the Entity Identifier (EI-1) is optional and may contain a human-readable name for the profile in the form “IHE_PCD_XXX” where XXX identifies the IHE PCD transaction, for example, IHE_PCD_001 for </w:t>
      </w:r>
      <w:r w:rsidR="00647994" w:rsidRPr="001F42D3">
        <w:t>[PCD-01]</w:t>
      </w:r>
      <w:r w:rsidRPr="001F42D3">
        <w:t>. Namespace Identifier (EI-2) is also optional, but may contain “IHE PCD” to identify the source of the profile for a human reader. It is emphasized that these suggested values are only for human readability and shall play no role in processing. Processing which depends on the Message profile identifier in the receiving application or in a test system shall base its recognition of the profile solely on the ISO OID (Universal ID, EI-3).</w:t>
      </w:r>
    </w:p>
    <w:p w14:paraId="2EB8A6B6" w14:textId="6FA77E2A" w:rsidR="00B11855" w:rsidRPr="001F42D3" w:rsidRDefault="003D003E" w:rsidP="005C1693">
      <w:pPr>
        <w:pStyle w:val="BodyText"/>
      </w:pPr>
      <w:r w:rsidRPr="001F42D3">
        <w:tab/>
        <w:t>Example: IHE_PCD_001^IHE PCD^</w:t>
      </w:r>
      <w:r w:rsidR="00410780" w:rsidRPr="001F42D3">
        <w:t>1.3.6.1.4.1.19376.1.6.4.4.1</w:t>
      </w:r>
      <w:r w:rsidRPr="001F42D3">
        <w:t>^ISO</w:t>
      </w:r>
    </w:p>
    <w:p w14:paraId="657868B7" w14:textId="5D34B072" w:rsidR="00B11855" w:rsidRPr="001F42D3" w:rsidRDefault="00800492" w:rsidP="00B34AEB">
      <w:pPr>
        <w:pStyle w:val="Heading2"/>
        <w:numPr>
          <w:ilvl w:val="0"/>
          <w:numId w:val="0"/>
        </w:numPr>
        <w:rPr>
          <w:noProof w:val="0"/>
        </w:rPr>
      </w:pPr>
      <w:bookmarkStart w:id="1559" w:name="_Toc497485609"/>
      <w:bookmarkStart w:id="1560" w:name="_Toc497485946"/>
      <w:bookmarkStart w:id="1561" w:name="_Toc497486173"/>
      <w:bookmarkStart w:id="1562" w:name="_Toc497486450"/>
      <w:bookmarkStart w:id="1563" w:name="_Toc497486677"/>
      <w:bookmarkStart w:id="1564" w:name="_Toc497493546"/>
      <w:bookmarkStart w:id="1565" w:name="_Toc431237252"/>
      <w:bookmarkStart w:id="1566" w:name="_Toc431238418"/>
      <w:bookmarkStart w:id="1567" w:name="_Toc431288154"/>
      <w:bookmarkStart w:id="1568" w:name="_Toc432168148"/>
      <w:bookmarkStart w:id="1569" w:name="_Toc432421269"/>
      <w:bookmarkStart w:id="1570" w:name="_Toc432514945"/>
      <w:bookmarkStart w:id="1571" w:name="_Toc432516220"/>
      <w:bookmarkStart w:id="1572" w:name="_Toc428881932"/>
      <w:bookmarkStart w:id="1573" w:name="_Toc428883215"/>
      <w:bookmarkStart w:id="1574" w:name="_Toc428883418"/>
      <w:bookmarkStart w:id="1575" w:name="_Toc428884932"/>
      <w:bookmarkStart w:id="1576" w:name="_Toc428889167"/>
      <w:bookmarkStart w:id="1577" w:name="_Toc401769854"/>
      <w:bookmarkStart w:id="1578" w:name="_Toc214889764"/>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r w:rsidRPr="001F42D3">
        <w:rPr>
          <w:noProof w:val="0"/>
        </w:rPr>
        <w:t xml:space="preserve">B.2 </w:t>
      </w:r>
      <w:r w:rsidR="003D003E" w:rsidRPr="001F42D3">
        <w:rPr>
          <w:noProof w:val="0"/>
        </w:rPr>
        <w:t>MSA – Message Acknowledgement Segment</w:t>
      </w:r>
      <w:bookmarkEnd w:id="1577"/>
      <w:bookmarkEnd w:id="1578"/>
    </w:p>
    <w:p w14:paraId="575617E9" w14:textId="6315EEE0" w:rsidR="00B11855" w:rsidRPr="001F42D3" w:rsidRDefault="003D003E" w:rsidP="00DE1252">
      <w:pPr>
        <w:pStyle w:val="BodyText"/>
      </w:pPr>
      <w:r w:rsidRPr="001F42D3">
        <w:t xml:space="preserve">See </w:t>
      </w:r>
      <w:r w:rsidR="006D613E" w:rsidRPr="001F42D3">
        <w:t>HL7</w:t>
      </w:r>
      <w:r w:rsidR="00995105" w:rsidRPr="001F42D3">
        <w:t xml:space="preserve"> </w:t>
      </w:r>
      <w:r w:rsidRPr="001F42D3">
        <w:t>v2.6: chapter 2 (2.14.8)</w:t>
      </w:r>
    </w:p>
    <w:p w14:paraId="1CE020E9" w14:textId="77777777" w:rsidR="00B11855" w:rsidRPr="001F42D3" w:rsidRDefault="003D003E" w:rsidP="00DE1252">
      <w:pPr>
        <w:pStyle w:val="BodyText"/>
      </w:pPr>
      <w:r w:rsidRPr="001F42D3">
        <w:t>This segment contains information sent while acknowledging another message.</w:t>
      </w:r>
    </w:p>
    <w:p w14:paraId="11C9AD29" w14:textId="77777777" w:rsidR="00B11855" w:rsidRPr="001F42D3" w:rsidRDefault="003D003E" w:rsidP="00CF5627">
      <w:pPr>
        <w:pStyle w:val="TableTitle"/>
      </w:pPr>
      <w:r w:rsidRPr="001F42D3">
        <w:lastRenderedPageBreak/>
        <w:t>Table B.2-1: MSA - Message Acknowledgement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810"/>
        <w:gridCol w:w="810"/>
        <w:gridCol w:w="990"/>
        <w:gridCol w:w="900"/>
        <w:gridCol w:w="1036"/>
        <w:gridCol w:w="2852"/>
      </w:tblGrid>
      <w:tr w:rsidR="00C40FD5" w:rsidRPr="001F42D3" w14:paraId="6BF9CF0D" w14:textId="77777777" w:rsidTr="00EB7483">
        <w:trPr>
          <w:cantSplit/>
          <w:jc w:val="center"/>
        </w:trPr>
        <w:tc>
          <w:tcPr>
            <w:tcW w:w="810" w:type="dxa"/>
            <w:shd w:val="clear" w:color="auto" w:fill="D9D9D9"/>
          </w:tcPr>
          <w:p w14:paraId="0104ACE1" w14:textId="77777777" w:rsidR="00B11855" w:rsidRPr="001F42D3" w:rsidRDefault="003D003E" w:rsidP="00FA3EC5">
            <w:pPr>
              <w:pStyle w:val="TableEntryHeader"/>
            </w:pPr>
            <w:r w:rsidRPr="001F42D3">
              <w:t>SEQ</w:t>
            </w:r>
          </w:p>
        </w:tc>
        <w:tc>
          <w:tcPr>
            <w:tcW w:w="810" w:type="dxa"/>
            <w:shd w:val="clear" w:color="auto" w:fill="D9D9D9"/>
          </w:tcPr>
          <w:p w14:paraId="2B68E2F2" w14:textId="77777777" w:rsidR="00B11855" w:rsidRPr="001F42D3" w:rsidRDefault="003D003E" w:rsidP="00FA3EC5">
            <w:pPr>
              <w:pStyle w:val="TableEntryHeader"/>
            </w:pPr>
            <w:r w:rsidRPr="001F42D3">
              <w:t>LEN</w:t>
            </w:r>
          </w:p>
        </w:tc>
        <w:tc>
          <w:tcPr>
            <w:tcW w:w="810" w:type="dxa"/>
            <w:shd w:val="clear" w:color="auto" w:fill="D9D9D9"/>
          </w:tcPr>
          <w:p w14:paraId="71D72206" w14:textId="77777777" w:rsidR="00B11855" w:rsidRPr="001F42D3" w:rsidRDefault="003D003E" w:rsidP="00FA3EC5">
            <w:pPr>
              <w:pStyle w:val="TableEntryHeader"/>
            </w:pPr>
            <w:r w:rsidRPr="001F42D3">
              <w:t>DT</w:t>
            </w:r>
          </w:p>
        </w:tc>
        <w:tc>
          <w:tcPr>
            <w:tcW w:w="990" w:type="dxa"/>
            <w:shd w:val="clear" w:color="auto" w:fill="D9D9D9"/>
          </w:tcPr>
          <w:p w14:paraId="654129CA" w14:textId="77777777" w:rsidR="00B11855" w:rsidRPr="001F42D3" w:rsidRDefault="003D003E" w:rsidP="00FA3EC5">
            <w:pPr>
              <w:pStyle w:val="TableEntryHeader"/>
            </w:pPr>
            <w:r w:rsidRPr="001F42D3">
              <w:t>Usage</w:t>
            </w:r>
          </w:p>
        </w:tc>
        <w:tc>
          <w:tcPr>
            <w:tcW w:w="900" w:type="dxa"/>
            <w:shd w:val="clear" w:color="auto" w:fill="D9D9D9"/>
          </w:tcPr>
          <w:p w14:paraId="0FED184E" w14:textId="77777777" w:rsidR="00B11855" w:rsidRPr="001F42D3" w:rsidRDefault="003D003E" w:rsidP="00FA3EC5">
            <w:pPr>
              <w:pStyle w:val="TableEntryHeader"/>
            </w:pPr>
            <w:r w:rsidRPr="001F42D3">
              <w:t>Card.</w:t>
            </w:r>
          </w:p>
        </w:tc>
        <w:tc>
          <w:tcPr>
            <w:tcW w:w="1036" w:type="dxa"/>
            <w:shd w:val="clear" w:color="auto" w:fill="D9D9D9"/>
          </w:tcPr>
          <w:p w14:paraId="15CA2DB9" w14:textId="77777777" w:rsidR="00B11855" w:rsidRPr="001F42D3" w:rsidRDefault="003D003E" w:rsidP="00FA3EC5">
            <w:pPr>
              <w:pStyle w:val="TableEntryHeader"/>
            </w:pPr>
            <w:r w:rsidRPr="001F42D3">
              <w:t>TBL#</w:t>
            </w:r>
          </w:p>
        </w:tc>
        <w:tc>
          <w:tcPr>
            <w:tcW w:w="2852" w:type="dxa"/>
            <w:shd w:val="clear" w:color="auto" w:fill="D9D9D9"/>
          </w:tcPr>
          <w:p w14:paraId="0848CD54" w14:textId="77777777" w:rsidR="00B11855" w:rsidRPr="001F42D3" w:rsidRDefault="003D003E" w:rsidP="00FA3EC5">
            <w:pPr>
              <w:pStyle w:val="TableEntryHeader"/>
            </w:pPr>
            <w:r w:rsidRPr="001F42D3">
              <w:t>Element name</w:t>
            </w:r>
          </w:p>
        </w:tc>
      </w:tr>
      <w:tr w:rsidR="00C40FD5" w:rsidRPr="001F42D3" w14:paraId="6C73FBC5" w14:textId="77777777" w:rsidTr="006C0E8E">
        <w:trPr>
          <w:cantSplit/>
          <w:jc w:val="center"/>
        </w:trPr>
        <w:tc>
          <w:tcPr>
            <w:tcW w:w="810" w:type="dxa"/>
          </w:tcPr>
          <w:p w14:paraId="6989271F" w14:textId="77777777" w:rsidR="00B11855" w:rsidRPr="001F42D3" w:rsidRDefault="003D003E" w:rsidP="00FA3EC5">
            <w:pPr>
              <w:pStyle w:val="TableEntry"/>
            </w:pPr>
            <w:r w:rsidRPr="001F42D3">
              <w:t>1</w:t>
            </w:r>
          </w:p>
        </w:tc>
        <w:tc>
          <w:tcPr>
            <w:tcW w:w="810" w:type="dxa"/>
          </w:tcPr>
          <w:p w14:paraId="4DAEC4C6" w14:textId="77777777" w:rsidR="00B11855" w:rsidRPr="001F42D3" w:rsidRDefault="003D003E" w:rsidP="00FA3EC5">
            <w:pPr>
              <w:pStyle w:val="TableEntry"/>
            </w:pPr>
            <w:r w:rsidRPr="001F42D3">
              <w:t>2</w:t>
            </w:r>
          </w:p>
        </w:tc>
        <w:tc>
          <w:tcPr>
            <w:tcW w:w="810" w:type="dxa"/>
          </w:tcPr>
          <w:p w14:paraId="44BFCB14" w14:textId="77777777" w:rsidR="00B11855" w:rsidRPr="001F42D3" w:rsidRDefault="003D003E" w:rsidP="00FA3EC5">
            <w:pPr>
              <w:pStyle w:val="TableEntry"/>
            </w:pPr>
            <w:r w:rsidRPr="001F42D3">
              <w:t>ID</w:t>
            </w:r>
          </w:p>
        </w:tc>
        <w:tc>
          <w:tcPr>
            <w:tcW w:w="990" w:type="dxa"/>
          </w:tcPr>
          <w:p w14:paraId="0CDE8E5E" w14:textId="77777777" w:rsidR="00B11855" w:rsidRPr="001F42D3" w:rsidRDefault="003D003E" w:rsidP="00FA3EC5">
            <w:pPr>
              <w:pStyle w:val="TableEntry"/>
            </w:pPr>
            <w:r w:rsidRPr="001F42D3">
              <w:t>R</w:t>
            </w:r>
          </w:p>
        </w:tc>
        <w:tc>
          <w:tcPr>
            <w:tcW w:w="900" w:type="dxa"/>
          </w:tcPr>
          <w:p w14:paraId="5108664B" w14:textId="77777777" w:rsidR="00B11855" w:rsidRPr="001F42D3" w:rsidRDefault="003D003E" w:rsidP="00FA3EC5">
            <w:pPr>
              <w:pStyle w:val="TableEntry"/>
            </w:pPr>
            <w:r w:rsidRPr="001F42D3">
              <w:t>[1..1]</w:t>
            </w:r>
          </w:p>
        </w:tc>
        <w:tc>
          <w:tcPr>
            <w:tcW w:w="1036" w:type="dxa"/>
          </w:tcPr>
          <w:p w14:paraId="4A492349" w14:textId="77777777" w:rsidR="00B11855" w:rsidRPr="001F42D3" w:rsidRDefault="003D003E" w:rsidP="00FA3EC5">
            <w:pPr>
              <w:pStyle w:val="TableEntry"/>
            </w:pPr>
            <w:r w:rsidRPr="001F42D3">
              <w:t>0008</w:t>
            </w:r>
          </w:p>
        </w:tc>
        <w:tc>
          <w:tcPr>
            <w:tcW w:w="2852" w:type="dxa"/>
          </w:tcPr>
          <w:p w14:paraId="72DB91C4" w14:textId="77777777" w:rsidR="00B11855" w:rsidRPr="001F42D3" w:rsidRDefault="003D003E" w:rsidP="00FA3EC5">
            <w:pPr>
              <w:pStyle w:val="TableEntry"/>
            </w:pPr>
            <w:r w:rsidRPr="001F42D3">
              <w:t>Acknowledgement code</w:t>
            </w:r>
          </w:p>
        </w:tc>
      </w:tr>
      <w:tr w:rsidR="00C40FD5" w:rsidRPr="001F42D3" w14:paraId="1B3B77CB" w14:textId="77777777" w:rsidTr="006C0E8E">
        <w:trPr>
          <w:cantSplit/>
          <w:jc w:val="center"/>
        </w:trPr>
        <w:tc>
          <w:tcPr>
            <w:tcW w:w="810" w:type="dxa"/>
          </w:tcPr>
          <w:p w14:paraId="388EA03D" w14:textId="77777777" w:rsidR="00B11855" w:rsidRPr="001F42D3" w:rsidRDefault="003D003E" w:rsidP="00FA3EC5">
            <w:pPr>
              <w:pStyle w:val="TableEntry"/>
            </w:pPr>
            <w:r w:rsidRPr="001F42D3">
              <w:t>2</w:t>
            </w:r>
          </w:p>
        </w:tc>
        <w:tc>
          <w:tcPr>
            <w:tcW w:w="810" w:type="dxa"/>
          </w:tcPr>
          <w:p w14:paraId="52A61EBF" w14:textId="77777777" w:rsidR="00B11855" w:rsidRPr="001F42D3" w:rsidRDefault="003D003E" w:rsidP="00FA3EC5">
            <w:pPr>
              <w:pStyle w:val="TableEntry"/>
            </w:pPr>
            <w:r w:rsidRPr="001F42D3">
              <w:t>20</w:t>
            </w:r>
          </w:p>
        </w:tc>
        <w:tc>
          <w:tcPr>
            <w:tcW w:w="810" w:type="dxa"/>
          </w:tcPr>
          <w:p w14:paraId="49F67661" w14:textId="77777777" w:rsidR="00B11855" w:rsidRPr="001F42D3" w:rsidRDefault="003D003E" w:rsidP="00FA3EC5">
            <w:pPr>
              <w:pStyle w:val="TableEntry"/>
            </w:pPr>
            <w:r w:rsidRPr="001F42D3">
              <w:t>ST</w:t>
            </w:r>
          </w:p>
        </w:tc>
        <w:tc>
          <w:tcPr>
            <w:tcW w:w="990" w:type="dxa"/>
          </w:tcPr>
          <w:p w14:paraId="0F283DC9" w14:textId="77777777" w:rsidR="00B11855" w:rsidRPr="001F42D3" w:rsidRDefault="003D003E" w:rsidP="00FA3EC5">
            <w:pPr>
              <w:pStyle w:val="TableEntry"/>
            </w:pPr>
            <w:r w:rsidRPr="001F42D3">
              <w:t>R</w:t>
            </w:r>
          </w:p>
        </w:tc>
        <w:tc>
          <w:tcPr>
            <w:tcW w:w="900" w:type="dxa"/>
          </w:tcPr>
          <w:p w14:paraId="15D6F3A1" w14:textId="77777777" w:rsidR="00B11855" w:rsidRPr="001F42D3" w:rsidRDefault="003D003E" w:rsidP="00FA3EC5">
            <w:pPr>
              <w:pStyle w:val="TableEntry"/>
            </w:pPr>
            <w:r w:rsidRPr="001F42D3">
              <w:t>[1..1]</w:t>
            </w:r>
          </w:p>
        </w:tc>
        <w:tc>
          <w:tcPr>
            <w:tcW w:w="1036" w:type="dxa"/>
          </w:tcPr>
          <w:p w14:paraId="724D3663" w14:textId="77777777" w:rsidR="00B11855" w:rsidRPr="001F42D3" w:rsidRDefault="00B11855" w:rsidP="00FA3EC5">
            <w:pPr>
              <w:pStyle w:val="TableEntry"/>
            </w:pPr>
          </w:p>
        </w:tc>
        <w:tc>
          <w:tcPr>
            <w:tcW w:w="2852" w:type="dxa"/>
          </w:tcPr>
          <w:p w14:paraId="172C5812" w14:textId="77777777" w:rsidR="00B11855" w:rsidRPr="001F42D3" w:rsidRDefault="003D003E" w:rsidP="00FA3EC5">
            <w:pPr>
              <w:pStyle w:val="TableEntry"/>
            </w:pPr>
            <w:r w:rsidRPr="001F42D3">
              <w:t>Message Control Id</w:t>
            </w:r>
          </w:p>
        </w:tc>
      </w:tr>
      <w:tr w:rsidR="00C40FD5" w:rsidRPr="001F42D3" w14:paraId="0DED0F65" w14:textId="77777777" w:rsidTr="006C0E8E">
        <w:trPr>
          <w:cantSplit/>
          <w:jc w:val="center"/>
        </w:trPr>
        <w:tc>
          <w:tcPr>
            <w:tcW w:w="810" w:type="dxa"/>
          </w:tcPr>
          <w:p w14:paraId="536F64A3" w14:textId="77777777" w:rsidR="00B11855" w:rsidRPr="001F42D3" w:rsidRDefault="003D003E" w:rsidP="00FA3EC5">
            <w:pPr>
              <w:pStyle w:val="TableEntry"/>
            </w:pPr>
            <w:r w:rsidRPr="001F42D3">
              <w:t>3</w:t>
            </w:r>
          </w:p>
        </w:tc>
        <w:tc>
          <w:tcPr>
            <w:tcW w:w="810" w:type="dxa"/>
          </w:tcPr>
          <w:p w14:paraId="73749C66" w14:textId="77777777" w:rsidR="00B11855" w:rsidRPr="001F42D3" w:rsidRDefault="003D003E" w:rsidP="00FA3EC5">
            <w:pPr>
              <w:pStyle w:val="TableEntry"/>
            </w:pPr>
            <w:r w:rsidRPr="001F42D3">
              <w:t>80</w:t>
            </w:r>
          </w:p>
        </w:tc>
        <w:tc>
          <w:tcPr>
            <w:tcW w:w="810" w:type="dxa"/>
          </w:tcPr>
          <w:p w14:paraId="5BA0F76E" w14:textId="77777777" w:rsidR="00B11855" w:rsidRPr="001F42D3" w:rsidRDefault="003D003E" w:rsidP="00FA3EC5">
            <w:pPr>
              <w:pStyle w:val="TableEntry"/>
            </w:pPr>
            <w:r w:rsidRPr="001F42D3">
              <w:t>ST</w:t>
            </w:r>
          </w:p>
        </w:tc>
        <w:tc>
          <w:tcPr>
            <w:tcW w:w="990" w:type="dxa"/>
          </w:tcPr>
          <w:p w14:paraId="494112E6" w14:textId="77777777" w:rsidR="00B11855" w:rsidRPr="001F42D3" w:rsidRDefault="003D003E" w:rsidP="00FA3EC5">
            <w:pPr>
              <w:pStyle w:val="TableEntry"/>
            </w:pPr>
            <w:r w:rsidRPr="001F42D3">
              <w:t>X</w:t>
            </w:r>
          </w:p>
        </w:tc>
        <w:tc>
          <w:tcPr>
            <w:tcW w:w="900" w:type="dxa"/>
          </w:tcPr>
          <w:p w14:paraId="607ED686" w14:textId="77777777" w:rsidR="00B11855" w:rsidRPr="001F42D3" w:rsidRDefault="003D003E" w:rsidP="00FA3EC5">
            <w:pPr>
              <w:pStyle w:val="TableEntry"/>
            </w:pPr>
            <w:r w:rsidRPr="001F42D3">
              <w:t>[0..0]</w:t>
            </w:r>
          </w:p>
        </w:tc>
        <w:tc>
          <w:tcPr>
            <w:tcW w:w="1036" w:type="dxa"/>
          </w:tcPr>
          <w:p w14:paraId="7CF8ABC4" w14:textId="77777777" w:rsidR="00B11855" w:rsidRPr="001F42D3" w:rsidRDefault="00B11855" w:rsidP="00FA3EC5">
            <w:pPr>
              <w:pStyle w:val="TableEntry"/>
            </w:pPr>
          </w:p>
        </w:tc>
        <w:tc>
          <w:tcPr>
            <w:tcW w:w="2852" w:type="dxa"/>
          </w:tcPr>
          <w:p w14:paraId="6AE27D47" w14:textId="77777777" w:rsidR="00B11855" w:rsidRPr="001F42D3" w:rsidRDefault="003D003E" w:rsidP="00FA3EC5">
            <w:pPr>
              <w:pStyle w:val="TableEntry"/>
            </w:pPr>
            <w:r w:rsidRPr="001F42D3">
              <w:t>Text Message</w:t>
            </w:r>
          </w:p>
        </w:tc>
      </w:tr>
      <w:tr w:rsidR="00C40FD5" w:rsidRPr="001F42D3" w14:paraId="6F703EFD" w14:textId="77777777" w:rsidTr="006C0E8E">
        <w:trPr>
          <w:cantSplit/>
          <w:jc w:val="center"/>
        </w:trPr>
        <w:tc>
          <w:tcPr>
            <w:tcW w:w="810" w:type="dxa"/>
          </w:tcPr>
          <w:p w14:paraId="5A74603E" w14:textId="77777777" w:rsidR="00B11855" w:rsidRPr="001F42D3" w:rsidRDefault="003D003E" w:rsidP="00FA3EC5">
            <w:pPr>
              <w:pStyle w:val="TableEntry"/>
            </w:pPr>
            <w:r w:rsidRPr="001F42D3">
              <w:t>5</w:t>
            </w:r>
          </w:p>
        </w:tc>
        <w:tc>
          <w:tcPr>
            <w:tcW w:w="810" w:type="dxa"/>
          </w:tcPr>
          <w:p w14:paraId="3D9D2076" w14:textId="77777777" w:rsidR="00B11855" w:rsidRPr="001F42D3" w:rsidRDefault="003D003E" w:rsidP="00FA3EC5">
            <w:pPr>
              <w:pStyle w:val="TableEntry"/>
            </w:pPr>
            <w:r w:rsidRPr="001F42D3">
              <w:t>1</w:t>
            </w:r>
          </w:p>
        </w:tc>
        <w:tc>
          <w:tcPr>
            <w:tcW w:w="810" w:type="dxa"/>
          </w:tcPr>
          <w:p w14:paraId="4FF324F6" w14:textId="77777777" w:rsidR="00B11855" w:rsidRPr="001F42D3" w:rsidRDefault="003D003E" w:rsidP="00FA3EC5">
            <w:pPr>
              <w:pStyle w:val="TableEntry"/>
            </w:pPr>
            <w:r w:rsidRPr="001F42D3">
              <w:t>ID</w:t>
            </w:r>
          </w:p>
        </w:tc>
        <w:tc>
          <w:tcPr>
            <w:tcW w:w="990" w:type="dxa"/>
          </w:tcPr>
          <w:p w14:paraId="3DDDBFE4" w14:textId="77777777" w:rsidR="00B11855" w:rsidRPr="001F42D3" w:rsidRDefault="003D003E" w:rsidP="00FA3EC5">
            <w:pPr>
              <w:pStyle w:val="TableEntry"/>
            </w:pPr>
            <w:r w:rsidRPr="001F42D3">
              <w:t>X</w:t>
            </w:r>
          </w:p>
        </w:tc>
        <w:tc>
          <w:tcPr>
            <w:tcW w:w="900" w:type="dxa"/>
          </w:tcPr>
          <w:p w14:paraId="7F177573" w14:textId="77777777" w:rsidR="00B11855" w:rsidRPr="001F42D3" w:rsidRDefault="003D003E" w:rsidP="00FA3EC5">
            <w:pPr>
              <w:pStyle w:val="TableEntry"/>
            </w:pPr>
            <w:r w:rsidRPr="001F42D3">
              <w:t>[0..0]</w:t>
            </w:r>
          </w:p>
        </w:tc>
        <w:tc>
          <w:tcPr>
            <w:tcW w:w="1036" w:type="dxa"/>
          </w:tcPr>
          <w:p w14:paraId="4201C4FF" w14:textId="77777777" w:rsidR="00B11855" w:rsidRPr="001F42D3" w:rsidRDefault="00B11855" w:rsidP="00FA3EC5">
            <w:pPr>
              <w:pStyle w:val="TableEntry"/>
            </w:pPr>
          </w:p>
        </w:tc>
        <w:tc>
          <w:tcPr>
            <w:tcW w:w="2852" w:type="dxa"/>
          </w:tcPr>
          <w:p w14:paraId="58EF4D2B" w14:textId="77777777" w:rsidR="00B11855" w:rsidRPr="001F42D3" w:rsidRDefault="003D003E" w:rsidP="00FA3EC5">
            <w:pPr>
              <w:pStyle w:val="TableEntry"/>
            </w:pPr>
            <w:r w:rsidRPr="001F42D3">
              <w:t>Delayed Acknowledgment Type</w:t>
            </w:r>
          </w:p>
        </w:tc>
      </w:tr>
      <w:tr w:rsidR="00C40FD5" w:rsidRPr="001F42D3" w14:paraId="5D069B8C" w14:textId="77777777" w:rsidTr="006C0E8E">
        <w:trPr>
          <w:cantSplit/>
          <w:jc w:val="center"/>
        </w:trPr>
        <w:tc>
          <w:tcPr>
            <w:tcW w:w="810" w:type="dxa"/>
          </w:tcPr>
          <w:p w14:paraId="402D5DFB" w14:textId="77777777" w:rsidR="00B11855" w:rsidRPr="001F42D3" w:rsidRDefault="003D003E" w:rsidP="00FA3EC5">
            <w:pPr>
              <w:pStyle w:val="TableEntry"/>
            </w:pPr>
            <w:r w:rsidRPr="001F42D3">
              <w:t>6</w:t>
            </w:r>
          </w:p>
        </w:tc>
        <w:tc>
          <w:tcPr>
            <w:tcW w:w="810" w:type="dxa"/>
          </w:tcPr>
          <w:p w14:paraId="277B3995" w14:textId="77777777" w:rsidR="00B11855" w:rsidRPr="001F42D3" w:rsidRDefault="003D003E" w:rsidP="00FA3EC5">
            <w:pPr>
              <w:pStyle w:val="TableEntry"/>
            </w:pPr>
            <w:r w:rsidRPr="001F42D3">
              <w:t>705</w:t>
            </w:r>
          </w:p>
        </w:tc>
        <w:tc>
          <w:tcPr>
            <w:tcW w:w="810" w:type="dxa"/>
          </w:tcPr>
          <w:p w14:paraId="3D5CC2F9" w14:textId="77777777" w:rsidR="00B11855" w:rsidRPr="001F42D3" w:rsidRDefault="003D003E" w:rsidP="00FA3EC5">
            <w:pPr>
              <w:pStyle w:val="TableEntry"/>
            </w:pPr>
            <w:r w:rsidRPr="001F42D3">
              <w:t>CWE</w:t>
            </w:r>
          </w:p>
        </w:tc>
        <w:tc>
          <w:tcPr>
            <w:tcW w:w="990" w:type="dxa"/>
          </w:tcPr>
          <w:p w14:paraId="2AB0ACFD" w14:textId="77777777" w:rsidR="00B11855" w:rsidRPr="001F42D3" w:rsidRDefault="003D003E" w:rsidP="00FA3EC5">
            <w:pPr>
              <w:pStyle w:val="TableEntry"/>
            </w:pPr>
            <w:r w:rsidRPr="001F42D3">
              <w:t>X</w:t>
            </w:r>
          </w:p>
        </w:tc>
        <w:tc>
          <w:tcPr>
            <w:tcW w:w="900" w:type="dxa"/>
          </w:tcPr>
          <w:p w14:paraId="56E93A47" w14:textId="77777777" w:rsidR="00B11855" w:rsidRPr="001F42D3" w:rsidRDefault="003D003E" w:rsidP="00FA3EC5">
            <w:pPr>
              <w:pStyle w:val="TableEntry"/>
            </w:pPr>
            <w:r w:rsidRPr="001F42D3">
              <w:t>[0..0]</w:t>
            </w:r>
          </w:p>
        </w:tc>
        <w:tc>
          <w:tcPr>
            <w:tcW w:w="1036" w:type="dxa"/>
          </w:tcPr>
          <w:p w14:paraId="4C6DA3DD" w14:textId="77777777" w:rsidR="00B11855" w:rsidRPr="001F42D3" w:rsidRDefault="003D003E" w:rsidP="00FA3EC5">
            <w:pPr>
              <w:pStyle w:val="TableEntry"/>
            </w:pPr>
            <w:r w:rsidRPr="001F42D3">
              <w:t>0357</w:t>
            </w:r>
          </w:p>
        </w:tc>
        <w:tc>
          <w:tcPr>
            <w:tcW w:w="2852" w:type="dxa"/>
          </w:tcPr>
          <w:p w14:paraId="2534289B" w14:textId="77777777" w:rsidR="00B11855" w:rsidRPr="001F42D3" w:rsidRDefault="003D003E" w:rsidP="00FA3EC5">
            <w:pPr>
              <w:pStyle w:val="TableEntry"/>
            </w:pPr>
            <w:r w:rsidRPr="001F42D3">
              <w:t>Error Condition</w:t>
            </w:r>
          </w:p>
        </w:tc>
      </w:tr>
    </w:tbl>
    <w:p w14:paraId="618A3082" w14:textId="77777777" w:rsidR="009D387F" w:rsidRPr="001F42D3" w:rsidRDefault="009D387F" w:rsidP="00A92110">
      <w:pPr>
        <w:pStyle w:val="BodyText"/>
      </w:pPr>
    </w:p>
    <w:p w14:paraId="0D73E596" w14:textId="77777777" w:rsidR="00B11855" w:rsidRPr="001F42D3" w:rsidRDefault="003D003E" w:rsidP="00CF5627">
      <w:pPr>
        <w:pStyle w:val="BodyText"/>
      </w:pPr>
      <w:r w:rsidRPr="001F42D3">
        <w:rPr>
          <w:b/>
          <w:bCs/>
        </w:rPr>
        <w:t>MSA-1 Acknowledgment Code</w:t>
      </w:r>
    </w:p>
    <w:p w14:paraId="323B76B9" w14:textId="77777777" w:rsidR="00B11855" w:rsidRPr="001F42D3" w:rsidRDefault="003D003E" w:rsidP="00CF5627">
      <w:pPr>
        <w:pStyle w:val="HL7FieldIndent2"/>
        <w:ind w:left="0" w:hanging="2"/>
        <w:rPr>
          <w:noProof w:val="0"/>
        </w:rPr>
      </w:pPr>
      <w:r w:rsidRPr="001F42D3">
        <w:rPr>
          <w:noProof w:val="0"/>
        </w:rPr>
        <w:t>This field indicates the result of the processing of the message it is acknowledging.</w:t>
      </w:r>
    </w:p>
    <w:p w14:paraId="5BC854EE" w14:textId="5B79F465" w:rsidR="00B11855" w:rsidRPr="001F42D3" w:rsidRDefault="003D003E" w:rsidP="00CF5627">
      <w:pPr>
        <w:pStyle w:val="TableTitle"/>
      </w:pPr>
      <w:r w:rsidRPr="001F42D3">
        <w:t xml:space="preserve">Table B.2-2: </w:t>
      </w:r>
      <w:r w:rsidR="006D613E" w:rsidRPr="001F42D3">
        <w:t>HL7</w:t>
      </w:r>
      <w:r w:rsidR="00995105" w:rsidRPr="001F42D3">
        <w:t xml:space="preserve"> </w:t>
      </w:r>
      <w:r w:rsidRPr="001F42D3">
        <w:t>table 0008 - Acknowledgement code</w:t>
      </w:r>
    </w:p>
    <w:tbl>
      <w:tblPr>
        <w:tblW w:w="87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5"/>
        <w:gridCol w:w="3797"/>
        <w:gridCol w:w="3870"/>
      </w:tblGrid>
      <w:tr w:rsidR="003019C5" w:rsidRPr="001F42D3" w14:paraId="3052BF6E" w14:textId="77777777" w:rsidTr="001F5A5C">
        <w:trPr>
          <w:cantSplit/>
          <w:tblHeader/>
          <w:jc w:val="center"/>
        </w:trPr>
        <w:tc>
          <w:tcPr>
            <w:tcW w:w="1105" w:type="dxa"/>
            <w:shd w:val="clear" w:color="auto" w:fill="D9D9D9"/>
          </w:tcPr>
          <w:p w14:paraId="2F6F26B9" w14:textId="77777777" w:rsidR="00D748EA" w:rsidRPr="001F42D3" w:rsidRDefault="00D748EA" w:rsidP="001F5A5C">
            <w:pPr>
              <w:pStyle w:val="TableEntryHeader"/>
            </w:pPr>
            <w:r w:rsidRPr="001F42D3">
              <w:t>Value</w:t>
            </w:r>
          </w:p>
        </w:tc>
        <w:tc>
          <w:tcPr>
            <w:tcW w:w="3797" w:type="dxa"/>
            <w:shd w:val="clear" w:color="auto" w:fill="D9D9D9"/>
          </w:tcPr>
          <w:p w14:paraId="562D4F23" w14:textId="77777777" w:rsidR="00D748EA" w:rsidRPr="001F42D3" w:rsidRDefault="00D748EA" w:rsidP="001F5A5C">
            <w:pPr>
              <w:pStyle w:val="TableEntryHeader"/>
            </w:pPr>
            <w:r w:rsidRPr="001F42D3">
              <w:t>Description</w:t>
            </w:r>
          </w:p>
        </w:tc>
        <w:tc>
          <w:tcPr>
            <w:tcW w:w="3870" w:type="dxa"/>
            <w:shd w:val="clear" w:color="auto" w:fill="D9D9D9"/>
          </w:tcPr>
          <w:p w14:paraId="2341D9F1" w14:textId="77777777" w:rsidR="00D748EA" w:rsidRPr="001F42D3" w:rsidRDefault="00D748EA" w:rsidP="001F5A5C">
            <w:pPr>
              <w:pStyle w:val="TableEntryHeader"/>
            </w:pPr>
            <w:r w:rsidRPr="001F42D3">
              <w:t>Comment</w:t>
            </w:r>
          </w:p>
        </w:tc>
      </w:tr>
      <w:tr w:rsidR="00D748EA" w:rsidRPr="001F42D3" w14:paraId="07F7DD82" w14:textId="77777777" w:rsidTr="001F5A5C">
        <w:trPr>
          <w:cantSplit/>
          <w:jc w:val="center"/>
        </w:trPr>
        <w:tc>
          <w:tcPr>
            <w:tcW w:w="1105" w:type="dxa"/>
          </w:tcPr>
          <w:p w14:paraId="7186A05F" w14:textId="77777777" w:rsidR="00D748EA" w:rsidRPr="001F42D3" w:rsidRDefault="00D748EA" w:rsidP="001F5A5C">
            <w:pPr>
              <w:pStyle w:val="TableEntry"/>
            </w:pPr>
            <w:r w:rsidRPr="001F42D3">
              <w:t>CA</w:t>
            </w:r>
          </w:p>
        </w:tc>
        <w:tc>
          <w:tcPr>
            <w:tcW w:w="3797" w:type="dxa"/>
          </w:tcPr>
          <w:p w14:paraId="54C34C4E" w14:textId="77777777" w:rsidR="00D748EA" w:rsidRPr="001F42D3" w:rsidRDefault="00D748EA" w:rsidP="001F5A5C">
            <w:pPr>
              <w:pStyle w:val="TableEntry"/>
            </w:pPr>
            <w:r w:rsidRPr="001F42D3">
              <w:t>Enhanced mode: Accept acknowledgment: Commit Accept</w:t>
            </w:r>
          </w:p>
        </w:tc>
        <w:tc>
          <w:tcPr>
            <w:tcW w:w="3870" w:type="dxa"/>
          </w:tcPr>
          <w:p w14:paraId="63532679" w14:textId="77777777" w:rsidR="00D748EA" w:rsidRPr="001F42D3" w:rsidRDefault="00D748EA" w:rsidP="001F5A5C">
            <w:pPr>
              <w:pStyle w:val="TableEntry"/>
            </w:pPr>
            <w:r w:rsidRPr="001F42D3">
              <w:t>The message has been reviewed and accepted.</w:t>
            </w:r>
          </w:p>
        </w:tc>
      </w:tr>
      <w:tr w:rsidR="00D748EA" w:rsidRPr="001F42D3" w14:paraId="628E644A" w14:textId="77777777" w:rsidTr="001F5A5C">
        <w:trPr>
          <w:cantSplit/>
          <w:jc w:val="center"/>
        </w:trPr>
        <w:tc>
          <w:tcPr>
            <w:tcW w:w="1105" w:type="dxa"/>
          </w:tcPr>
          <w:p w14:paraId="4AF966C5" w14:textId="77777777" w:rsidR="00D748EA" w:rsidRPr="001F42D3" w:rsidRDefault="00D748EA" w:rsidP="001F5A5C">
            <w:pPr>
              <w:pStyle w:val="TableEntry"/>
            </w:pPr>
            <w:r w:rsidRPr="001F42D3">
              <w:t>CE</w:t>
            </w:r>
          </w:p>
        </w:tc>
        <w:tc>
          <w:tcPr>
            <w:tcW w:w="3797" w:type="dxa"/>
          </w:tcPr>
          <w:p w14:paraId="5CE8634A" w14:textId="77777777" w:rsidR="00D748EA" w:rsidRPr="001F42D3" w:rsidRDefault="00D748EA" w:rsidP="001F5A5C">
            <w:pPr>
              <w:pStyle w:val="TableEntry"/>
            </w:pPr>
            <w:r w:rsidRPr="001F42D3">
              <w:t>Enhanced mode: Accept acknowledgment: Error</w:t>
            </w:r>
          </w:p>
        </w:tc>
        <w:tc>
          <w:tcPr>
            <w:tcW w:w="3870" w:type="dxa"/>
          </w:tcPr>
          <w:p w14:paraId="5A35F1E9" w14:textId="77777777" w:rsidR="00D748EA" w:rsidRPr="001F42D3" w:rsidRDefault="00D748EA" w:rsidP="001F5A5C">
            <w:pPr>
              <w:pStyle w:val="TableEntry"/>
            </w:pPr>
            <w:r w:rsidRPr="001F42D3">
              <w:t>The message has been rejected for an error.</w:t>
            </w:r>
          </w:p>
        </w:tc>
      </w:tr>
      <w:tr w:rsidR="00D748EA" w:rsidRPr="001F42D3" w14:paraId="6680E28C" w14:textId="77777777" w:rsidTr="001F5A5C">
        <w:trPr>
          <w:cantSplit/>
          <w:jc w:val="center"/>
        </w:trPr>
        <w:tc>
          <w:tcPr>
            <w:tcW w:w="1105" w:type="dxa"/>
          </w:tcPr>
          <w:p w14:paraId="0BAA5343" w14:textId="77777777" w:rsidR="00D748EA" w:rsidRPr="001F42D3" w:rsidRDefault="00D748EA" w:rsidP="001F5A5C">
            <w:pPr>
              <w:pStyle w:val="TableEntry"/>
            </w:pPr>
            <w:r w:rsidRPr="001F42D3">
              <w:t>CR</w:t>
            </w:r>
          </w:p>
        </w:tc>
        <w:tc>
          <w:tcPr>
            <w:tcW w:w="3797" w:type="dxa"/>
          </w:tcPr>
          <w:p w14:paraId="2048E5CB" w14:textId="77777777" w:rsidR="00D748EA" w:rsidRPr="001F42D3" w:rsidRDefault="00D748EA" w:rsidP="001F5A5C">
            <w:pPr>
              <w:pStyle w:val="TableEntry"/>
            </w:pPr>
            <w:r w:rsidRPr="001F42D3">
              <w:t>Enhanced mode: Accept acknowledgment: Commit Reject</w:t>
            </w:r>
          </w:p>
        </w:tc>
        <w:tc>
          <w:tcPr>
            <w:tcW w:w="3870" w:type="dxa"/>
          </w:tcPr>
          <w:p w14:paraId="27A455EB" w14:textId="77777777" w:rsidR="00D748EA" w:rsidRPr="001F42D3" w:rsidRDefault="00D748EA" w:rsidP="001F5A5C">
            <w:pPr>
              <w:pStyle w:val="TableEntry"/>
            </w:pPr>
            <w:r w:rsidRPr="001F42D3">
              <w:t>The message has been rejected by the receiving system</w:t>
            </w:r>
          </w:p>
        </w:tc>
      </w:tr>
      <w:tr w:rsidR="00D748EA" w:rsidRPr="001F42D3" w14:paraId="397DF2AA" w14:textId="77777777" w:rsidTr="001F5A5C">
        <w:trPr>
          <w:cantSplit/>
          <w:jc w:val="center"/>
        </w:trPr>
        <w:tc>
          <w:tcPr>
            <w:tcW w:w="1105" w:type="dxa"/>
          </w:tcPr>
          <w:p w14:paraId="79800E51" w14:textId="77777777" w:rsidR="00D748EA" w:rsidRPr="001F42D3" w:rsidRDefault="00D748EA" w:rsidP="001F5A5C">
            <w:pPr>
              <w:pStyle w:val="TableEntry"/>
            </w:pPr>
            <w:r w:rsidRPr="001F42D3">
              <w:t>AA</w:t>
            </w:r>
          </w:p>
        </w:tc>
        <w:tc>
          <w:tcPr>
            <w:tcW w:w="3797" w:type="dxa"/>
          </w:tcPr>
          <w:p w14:paraId="40B22420" w14:textId="77777777" w:rsidR="00D748EA" w:rsidRPr="001F42D3" w:rsidRDefault="00D748EA" w:rsidP="001F5A5C">
            <w:pPr>
              <w:pStyle w:val="TableEntry"/>
            </w:pPr>
            <w:r w:rsidRPr="001F42D3">
              <w:t>Original mode Application Acknowledgment:Accept. Enhanced mode: Application acknowledgement: Accept</w:t>
            </w:r>
          </w:p>
        </w:tc>
        <w:tc>
          <w:tcPr>
            <w:tcW w:w="3870" w:type="dxa"/>
          </w:tcPr>
          <w:p w14:paraId="0D20AC48" w14:textId="77777777" w:rsidR="00D748EA" w:rsidRPr="001F42D3" w:rsidRDefault="00D748EA" w:rsidP="001F5A5C">
            <w:pPr>
              <w:pStyle w:val="TableEntry"/>
            </w:pPr>
            <w:r w:rsidRPr="001F42D3">
              <w:t>The receiving system accepted and integrated the message.</w:t>
            </w:r>
          </w:p>
        </w:tc>
      </w:tr>
      <w:tr w:rsidR="00D748EA" w:rsidRPr="001F42D3" w14:paraId="0C6F0CA4" w14:textId="77777777" w:rsidTr="001F5A5C">
        <w:trPr>
          <w:cantSplit/>
          <w:jc w:val="center"/>
        </w:trPr>
        <w:tc>
          <w:tcPr>
            <w:tcW w:w="1105" w:type="dxa"/>
          </w:tcPr>
          <w:p w14:paraId="2FD3398D" w14:textId="77777777" w:rsidR="00D748EA" w:rsidRPr="001F42D3" w:rsidRDefault="00D748EA" w:rsidP="001F5A5C">
            <w:pPr>
              <w:pStyle w:val="TableEntry"/>
            </w:pPr>
            <w:r w:rsidRPr="001F42D3">
              <w:t>AR</w:t>
            </w:r>
          </w:p>
        </w:tc>
        <w:tc>
          <w:tcPr>
            <w:tcW w:w="3797" w:type="dxa"/>
          </w:tcPr>
          <w:p w14:paraId="5553AF3D" w14:textId="77777777" w:rsidR="00D748EA" w:rsidRPr="001F42D3" w:rsidRDefault="00D748EA" w:rsidP="001F5A5C">
            <w:pPr>
              <w:pStyle w:val="TableEntry"/>
            </w:pPr>
            <w:r w:rsidRPr="001F42D3">
              <w:t>Original mode Application Acknowledgment:Reject. Enhanced mode: Application acknowledgement: Reject</w:t>
            </w:r>
          </w:p>
        </w:tc>
        <w:tc>
          <w:tcPr>
            <w:tcW w:w="3870" w:type="dxa"/>
          </w:tcPr>
          <w:p w14:paraId="067688E9" w14:textId="77777777" w:rsidR="00D748EA" w:rsidRPr="001F42D3" w:rsidRDefault="00D748EA" w:rsidP="001F5A5C">
            <w:pPr>
              <w:pStyle w:val="TableEntry"/>
            </w:pPr>
            <w:r w:rsidRPr="001F42D3">
              <w:t>The receiving system rejected the message</w:t>
            </w:r>
          </w:p>
        </w:tc>
      </w:tr>
      <w:tr w:rsidR="00D748EA" w:rsidRPr="001F42D3" w14:paraId="6E77F81B" w14:textId="77777777" w:rsidTr="001F5A5C">
        <w:trPr>
          <w:cantSplit/>
          <w:jc w:val="center"/>
        </w:trPr>
        <w:tc>
          <w:tcPr>
            <w:tcW w:w="1105" w:type="dxa"/>
          </w:tcPr>
          <w:p w14:paraId="1B44B9AF" w14:textId="77777777" w:rsidR="00D748EA" w:rsidRPr="001F42D3" w:rsidRDefault="00D748EA" w:rsidP="001F5A5C">
            <w:pPr>
              <w:pStyle w:val="TableEntry"/>
            </w:pPr>
            <w:r w:rsidRPr="001F42D3">
              <w:t>AE</w:t>
            </w:r>
          </w:p>
        </w:tc>
        <w:tc>
          <w:tcPr>
            <w:tcW w:w="3797" w:type="dxa"/>
          </w:tcPr>
          <w:p w14:paraId="36943AB4" w14:textId="77777777" w:rsidR="00D748EA" w:rsidRPr="001F42D3" w:rsidRDefault="00D748EA" w:rsidP="001F5A5C">
            <w:pPr>
              <w:pStyle w:val="TableEntry"/>
            </w:pPr>
            <w:r w:rsidRPr="001F42D3">
              <w:t>Original mode Application Acknowledgment: Error. Enhanced mode: Application acknowledgement: Error</w:t>
            </w:r>
          </w:p>
        </w:tc>
        <w:tc>
          <w:tcPr>
            <w:tcW w:w="3870" w:type="dxa"/>
          </w:tcPr>
          <w:p w14:paraId="6F9CD3D8" w14:textId="77777777" w:rsidR="00D748EA" w:rsidRPr="001F42D3" w:rsidRDefault="00D748EA" w:rsidP="001F5A5C">
            <w:pPr>
              <w:pStyle w:val="TableEntry"/>
            </w:pPr>
            <w:r w:rsidRPr="001F42D3">
              <w:t>The receiving system rejected the message for an error.</w:t>
            </w:r>
          </w:p>
        </w:tc>
      </w:tr>
    </w:tbl>
    <w:p w14:paraId="0B7620B8" w14:textId="77777777" w:rsidR="00D748EA" w:rsidRPr="001F42D3" w:rsidRDefault="00D748EA" w:rsidP="00FA3EC5">
      <w:pPr>
        <w:pStyle w:val="BodyText"/>
      </w:pPr>
    </w:p>
    <w:p w14:paraId="4DD1DE87" w14:textId="77777777" w:rsidR="00B11855" w:rsidRPr="001F42D3" w:rsidRDefault="003D003E" w:rsidP="001422D4">
      <w:pPr>
        <w:pStyle w:val="HL7Field"/>
        <w:ind w:hanging="2"/>
      </w:pPr>
      <w:r w:rsidRPr="001F42D3">
        <w:t>MSA-2   Message Control ID</w:t>
      </w:r>
    </w:p>
    <w:p w14:paraId="0752B6EA" w14:textId="77777777" w:rsidR="00B11855" w:rsidRPr="001F42D3" w:rsidRDefault="003D003E" w:rsidP="00DF61EC">
      <w:pPr>
        <w:pStyle w:val="HL7FieldIndent2"/>
        <w:ind w:left="0" w:hanging="2"/>
        <w:rPr>
          <w:noProof w:val="0"/>
        </w:rPr>
      </w:pPr>
      <w:r w:rsidRPr="001F42D3">
        <w:rPr>
          <w:noProof w:val="0"/>
        </w:rPr>
        <w:t>Definition: This field contains the message control ID from the MSH-10 - Message Control ID of the incoming message for which the acknowledgement is sent.</w:t>
      </w:r>
    </w:p>
    <w:p w14:paraId="0B3FE8A2" w14:textId="77777777" w:rsidR="00B11855" w:rsidRPr="001F42D3" w:rsidRDefault="003D003E" w:rsidP="001422D4">
      <w:pPr>
        <w:pStyle w:val="HL7Field"/>
        <w:ind w:hanging="2"/>
      </w:pPr>
      <w:r w:rsidRPr="001F42D3">
        <w:t xml:space="preserve">MSA-3   Text Message </w:t>
      </w:r>
    </w:p>
    <w:p w14:paraId="2DCC361E" w14:textId="77777777" w:rsidR="00B11855" w:rsidRPr="001F42D3" w:rsidRDefault="003D003E" w:rsidP="00A17802">
      <w:pPr>
        <w:pStyle w:val="HL7FieldIndent2"/>
        <w:ind w:left="0" w:hanging="2"/>
        <w:rPr>
          <w:noProof w:val="0"/>
        </w:rPr>
      </w:pPr>
      <w:r w:rsidRPr="001F42D3">
        <w:rPr>
          <w:noProof w:val="0"/>
        </w:rPr>
        <w:t>See the ERR segment.</w:t>
      </w:r>
    </w:p>
    <w:p w14:paraId="0E44D745" w14:textId="20AD1891" w:rsidR="00B11855" w:rsidRPr="001F42D3" w:rsidRDefault="00800492" w:rsidP="00B34AEB">
      <w:pPr>
        <w:pStyle w:val="Heading2"/>
        <w:numPr>
          <w:ilvl w:val="0"/>
          <w:numId w:val="0"/>
        </w:numPr>
        <w:rPr>
          <w:noProof w:val="0"/>
        </w:rPr>
      </w:pPr>
      <w:bookmarkStart w:id="1579" w:name="_Toc401769855"/>
      <w:bookmarkStart w:id="1580" w:name="_Toc214889765"/>
      <w:r w:rsidRPr="001F42D3">
        <w:rPr>
          <w:noProof w:val="0"/>
        </w:rPr>
        <w:t xml:space="preserve">B.3 </w:t>
      </w:r>
      <w:r w:rsidR="003D003E" w:rsidRPr="001F42D3">
        <w:rPr>
          <w:noProof w:val="0"/>
        </w:rPr>
        <w:t>ERR – Error Segment</w:t>
      </w:r>
      <w:bookmarkEnd w:id="1579"/>
      <w:bookmarkEnd w:id="1580"/>
    </w:p>
    <w:p w14:paraId="020338A7" w14:textId="70A1AB8B" w:rsidR="00B11855" w:rsidRPr="001F42D3" w:rsidRDefault="006D613E" w:rsidP="00FA3EC5">
      <w:pPr>
        <w:pStyle w:val="BodyText"/>
      </w:pPr>
      <w:r w:rsidRPr="001F42D3">
        <w:t>HL7</w:t>
      </w:r>
      <w:r w:rsidR="00995105" w:rsidRPr="001F42D3">
        <w:t xml:space="preserve"> </w:t>
      </w:r>
      <w:r w:rsidR="003D003E" w:rsidRPr="001F42D3">
        <w:t>v2.6, Chapter 2 (2.14.5)</w:t>
      </w:r>
    </w:p>
    <w:p w14:paraId="50A11630" w14:textId="77777777" w:rsidR="00B11855" w:rsidRPr="001F42D3" w:rsidRDefault="003D003E" w:rsidP="00FA3EC5">
      <w:pPr>
        <w:pStyle w:val="BodyText"/>
      </w:pPr>
      <w:r w:rsidRPr="001F42D3">
        <w:t>This segment is used to add error comments to acknowledgment messages.</w:t>
      </w:r>
    </w:p>
    <w:p w14:paraId="14268A07" w14:textId="77777777" w:rsidR="00B11855" w:rsidRPr="001F42D3" w:rsidRDefault="003D003E" w:rsidP="00CF5627">
      <w:pPr>
        <w:pStyle w:val="TableTitle"/>
      </w:pPr>
      <w:r w:rsidRPr="001F42D3">
        <w:lastRenderedPageBreak/>
        <w:t>Table B.3-1: ERR - Error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810"/>
        <w:gridCol w:w="990"/>
        <w:gridCol w:w="1260"/>
        <w:gridCol w:w="1080"/>
        <w:gridCol w:w="1260"/>
        <w:gridCol w:w="2682"/>
      </w:tblGrid>
      <w:tr w:rsidR="00C40FD5" w:rsidRPr="001F42D3" w14:paraId="08213548" w14:textId="77777777" w:rsidTr="00CF5627">
        <w:trPr>
          <w:cantSplit/>
          <w:tblHeader/>
          <w:jc w:val="center"/>
        </w:trPr>
        <w:tc>
          <w:tcPr>
            <w:tcW w:w="882" w:type="dxa"/>
            <w:shd w:val="clear" w:color="auto" w:fill="D9D9D9"/>
          </w:tcPr>
          <w:p w14:paraId="2589E192" w14:textId="77777777" w:rsidR="00B11855" w:rsidRPr="001F42D3" w:rsidRDefault="003D003E" w:rsidP="001711A5">
            <w:pPr>
              <w:pStyle w:val="TableEntryHeader"/>
            </w:pPr>
            <w:r w:rsidRPr="001F42D3">
              <w:t>SEQ</w:t>
            </w:r>
          </w:p>
        </w:tc>
        <w:tc>
          <w:tcPr>
            <w:tcW w:w="810" w:type="dxa"/>
            <w:shd w:val="clear" w:color="auto" w:fill="D9D9D9"/>
          </w:tcPr>
          <w:p w14:paraId="359F6C44" w14:textId="77777777" w:rsidR="00B11855" w:rsidRPr="001F42D3" w:rsidRDefault="003D003E" w:rsidP="001711A5">
            <w:pPr>
              <w:pStyle w:val="TableEntryHeader"/>
            </w:pPr>
            <w:r w:rsidRPr="001F42D3">
              <w:t>LEN</w:t>
            </w:r>
          </w:p>
        </w:tc>
        <w:tc>
          <w:tcPr>
            <w:tcW w:w="990" w:type="dxa"/>
            <w:shd w:val="clear" w:color="auto" w:fill="D9D9D9"/>
          </w:tcPr>
          <w:p w14:paraId="40093875" w14:textId="77777777" w:rsidR="00B11855" w:rsidRPr="001F42D3" w:rsidRDefault="003D003E" w:rsidP="001711A5">
            <w:pPr>
              <w:pStyle w:val="TableEntryHeader"/>
            </w:pPr>
            <w:r w:rsidRPr="001F42D3">
              <w:t>DT</w:t>
            </w:r>
          </w:p>
        </w:tc>
        <w:tc>
          <w:tcPr>
            <w:tcW w:w="1260" w:type="dxa"/>
            <w:shd w:val="clear" w:color="auto" w:fill="D9D9D9"/>
          </w:tcPr>
          <w:p w14:paraId="3CC7AC7B" w14:textId="77777777" w:rsidR="00B11855" w:rsidRPr="001F42D3" w:rsidRDefault="003D003E" w:rsidP="001711A5">
            <w:pPr>
              <w:pStyle w:val="TableEntryHeader"/>
            </w:pPr>
            <w:r w:rsidRPr="001F42D3">
              <w:t>Usage</w:t>
            </w:r>
          </w:p>
        </w:tc>
        <w:tc>
          <w:tcPr>
            <w:tcW w:w="1080" w:type="dxa"/>
            <w:shd w:val="clear" w:color="auto" w:fill="D9D9D9"/>
          </w:tcPr>
          <w:p w14:paraId="5330CB91" w14:textId="77777777" w:rsidR="00B11855" w:rsidRPr="001F42D3" w:rsidRDefault="003D003E" w:rsidP="001711A5">
            <w:pPr>
              <w:pStyle w:val="TableEntryHeader"/>
            </w:pPr>
            <w:r w:rsidRPr="001F42D3">
              <w:t>Card.</w:t>
            </w:r>
          </w:p>
        </w:tc>
        <w:tc>
          <w:tcPr>
            <w:tcW w:w="1260" w:type="dxa"/>
            <w:shd w:val="clear" w:color="auto" w:fill="D9D9D9"/>
          </w:tcPr>
          <w:p w14:paraId="11FE4E33" w14:textId="77777777" w:rsidR="00B11855" w:rsidRPr="001F42D3" w:rsidRDefault="003D003E" w:rsidP="001711A5">
            <w:pPr>
              <w:pStyle w:val="TableEntryHeader"/>
            </w:pPr>
            <w:r w:rsidRPr="001F42D3">
              <w:t>TBL#</w:t>
            </w:r>
          </w:p>
        </w:tc>
        <w:tc>
          <w:tcPr>
            <w:tcW w:w="2682" w:type="dxa"/>
            <w:shd w:val="clear" w:color="auto" w:fill="D9D9D9"/>
          </w:tcPr>
          <w:p w14:paraId="640AA9CE" w14:textId="77777777" w:rsidR="00B11855" w:rsidRPr="001F42D3" w:rsidRDefault="003D003E" w:rsidP="001711A5">
            <w:pPr>
              <w:pStyle w:val="TableEntryHeader"/>
            </w:pPr>
            <w:r w:rsidRPr="001F42D3">
              <w:t>Element name</w:t>
            </w:r>
          </w:p>
        </w:tc>
      </w:tr>
      <w:tr w:rsidR="00C40FD5" w:rsidRPr="001F42D3" w14:paraId="4467413E" w14:textId="77777777" w:rsidTr="00CF5627">
        <w:trPr>
          <w:cantSplit/>
          <w:jc w:val="center"/>
        </w:trPr>
        <w:tc>
          <w:tcPr>
            <w:tcW w:w="882" w:type="dxa"/>
          </w:tcPr>
          <w:p w14:paraId="7D05BEC7" w14:textId="77777777" w:rsidR="00B11855" w:rsidRPr="001F42D3" w:rsidRDefault="003D003E" w:rsidP="001711A5">
            <w:pPr>
              <w:pStyle w:val="TableEntry"/>
            </w:pPr>
            <w:r w:rsidRPr="001F42D3">
              <w:t>1</w:t>
            </w:r>
          </w:p>
        </w:tc>
        <w:tc>
          <w:tcPr>
            <w:tcW w:w="810" w:type="dxa"/>
          </w:tcPr>
          <w:p w14:paraId="6074DE43" w14:textId="77777777" w:rsidR="00B11855" w:rsidRPr="001F42D3" w:rsidRDefault="003D003E" w:rsidP="001711A5">
            <w:pPr>
              <w:pStyle w:val="TableEntry"/>
            </w:pPr>
            <w:r w:rsidRPr="001F42D3">
              <w:t>493</w:t>
            </w:r>
          </w:p>
        </w:tc>
        <w:tc>
          <w:tcPr>
            <w:tcW w:w="990" w:type="dxa"/>
          </w:tcPr>
          <w:p w14:paraId="7E7FA7D9" w14:textId="77777777" w:rsidR="00B11855" w:rsidRPr="001F42D3" w:rsidRDefault="003D003E" w:rsidP="001711A5">
            <w:pPr>
              <w:pStyle w:val="TableEntry"/>
            </w:pPr>
            <w:r w:rsidRPr="001F42D3">
              <w:t>ELD</w:t>
            </w:r>
          </w:p>
        </w:tc>
        <w:tc>
          <w:tcPr>
            <w:tcW w:w="1260" w:type="dxa"/>
          </w:tcPr>
          <w:p w14:paraId="0257252D" w14:textId="77777777" w:rsidR="00B11855" w:rsidRPr="001F42D3" w:rsidRDefault="003D003E" w:rsidP="001711A5">
            <w:pPr>
              <w:pStyle w:val="TableEntry"/>
            </w:pPr>
            <w:r w:rsidRPr="001F42D3">
              <w:t>B</w:t>
            </w:r>
          </w:p>
        </w:tc>
        <w:tc>
          <w:tcPr>
            <w:tcW w:w="1080" w:type="dxa"/>
          </w:tcPr>
          <w:p w14:paraId="6439CDD7" w14:textId="77777777" w:rsidR="00B11855" w:rsidRPr="001F42D3" w:rsidRDefault="003D003E" w:rsidP="001711A5">
            <w:pPr>
              <w:pStyle w:val="TableEntry"/>
            </w:pPr>
            <w:r w:rsidRPr="001F42D3">
              <w:t>[0..1]</w:t>
            </w:r>
          </w:p>
        </w:tc>
        <w:tc>
          <w:tcPr>
            <w:tcW w:w="1260" w:type="dxa"/>
          </w:tcPr>
          <w:p w14:paraId="189AAE8A" w14:textId="77777777" w:rsidR="00B11855" w:rsidRPr="001F42D3" w:rsidRDefault="00B11855" w:rsidP="001711A5">
            <w:pPr>
              <w:pStyle w:val="TableEntry"/>
            </w:pPr>
          </w:p>
        </w:tc>
        <w:tc>
          <w:tcPr>
            <w:tcW w:w="2682" w:type="dxa"/>
          </w:tcPr>
          <w:p w14:paraId="0126B12A" w14:textId="77777777" w:rsidR="00B11855" w:rsidRPr="001F42D3" w:rsidRDefault="003D003E" w:rsidP="001711A5">
            <w:pPr>
              <w:pStyle w:val="TableEntry"/>
            </w:pPr>
            <w:r w:rsidRPr="001F42D3">
              <w:t>Error Code and Location</w:t>
            </w:r>
          </w:p>
        </w:tc>
      </w:tr>
      <w:tr w:rsidR="00C40FD5" w:rsidRPr="001F42D3" w14:paraId="6FDD3198" w14:textId="77777777" w:rsidTr="00CF5627">
        <w:trPr>
          <w:cantSplit/>
          <w:jc w:val="center"/>
        </w:trPr>
        <w:tc>
          <w:tcPr>
            <w:tcW w:w="882" w:type="dxa"/>
          </w:tcPr>
          <w:p w14:paraId="483ECF13" w14:textId="77777777" w:rsidR="00B11855" w:rsidRPr="001F42D3" w:rsidRDefault="003D003E" w:rsidP="001711A5">
            <w:pPr>
              <w:pStyle w:val="TableEntry"/>
            </w:pPr>
            <w:r w:rsidRPr="001F42D3">
              <w:t>3</w:t>
            </w:r>
          </w:p>
        </w:tc>
        <w:tc>
          <w:tcPr>
            <w:tcW w:w="810" w:type="dxa"/>
          </w:tcPr>
          <w:p w14:paraId="2C9AF242" w14:textId="77777777" w:rsidR="00B11855" w:rsidRPr="001F42D3" w:rsidRDefault="003D003E" w:rsidP="001711A5">
            <w:pPr>
              <w:pStyle w:val="TableEntry"/>
            </w:pPr>
            <w:r w:rsidRPr="001F42D3">
              <w:t>705</w:t>
            </w:r>
          </w:p>
        </w:tc>
        <w:tc>
          <w:tcPr>
            <w:tcW w:w="990" w:type="dxa"/>
          </w:tcPr>
          <w:p w14:paraId="4F4C8619" w14:textId="77777777" w:rsidR="00B11855" w:rsidRPr="001F42D3" w:rsidRDefault="003D003E" w:rsidP="001711A5">
            <w:pPr>
              <w:pStyle w:val="TableEntry"/>
            </w:pPr>
            <w:r w:rsidRPr="001F42D3">
              <w:t>CWE</w:t>
            </w:r>
          </w:p>
        </w:tc>
        <w:tc>
          <w:tcPr>
            <w:tcW w:w="1260" w:type="dxa"/>
          </w:tcPr>
          <w:p w14:paraId="45C148CB" w14:textId="77777777" w:rsidR="00B11855" w:rsidRPr="001F42D3" w:rsidRDefault="003D003E" w:rsidP="001711A5">
            <w:pPr>
              <w:pStyle w:val="TableEntry"/>
            </w:pPr>
            <w:r w:rsidRPr="001F42D3">
              <w:t>R</w:t>
            </w:r>
          </w:p>
        </w:tc>
        <w:tc>
          <w:tcPr>
            <w:tcW w:w="1080" w:type="dxa"/>
          </w:tcPr>
          <w:p w14:paraId="23127A2D" w14:textId="77777777" w:rsidR="00B11855" w:rsidRPr="001F42D3" w:rsidRDefault="003D003E" w:rsidP="001711A5">
            <w:pPr>
              <w:pStyle w:val="TableEntry"/>
            </w:pPr>
            <w:r w:rsidRPr="001F42D3">
              <w:t>[1..1]</w:t>
            </w:r>
          </w:p>
        </w:tc>
        <w:tc>
          <w:tcPr>
            <w:tcW w:w="1260" w:type="dxa"/>
          </w:tcPr>
          <w:p w14:paraId="16E5CF71" w14:textId="77777777" w:rsidR="00B11855" w:rsidRPr="001F42D3" w:rsidRDefault="003D003E" w:rsidP="001711A5">
            <w:pPr>
              <w:pStyle w:val="TableEntry"/>
            </w:pPr>
            <w:r w:rsidRPr="001F42D3">
              <w:t>0357</w:t>
            </w:r>
          </w:p>
        </w:tc>
        <w:tc>
          <w:tcPr>
            <w:tcW w:w="2682" w:type="dxa"/>
          </w:tcPr>
          <w:p w14:paraId="0953D348" w14:textId="77777777" w:rsidR="00B11855" w:rsidRPr="001F42D3" w:rsidRDefault="003D003E" w:rsidP="001711A5">
            <w:pPr>
              <w:pStyle w:val="TableEntry"/>
            </w:pPr>
            <w:r w:rsidRPr="001F42D3">
              <w:t>HL7 Error Code</w:t>
            </w:r>
          </w:p>
        </w:tc>
      </w:tr>
      <w:tr w:rsidR="00C40FD5" w:rsidRPr="001F42D3" w14:paraId="15040C28" w14:textId="77777777" w:rsidTr="00CF5627">
        <w:trPr>
          <w:cantSplit/>
          <w:jc w:val="center"/>
        </w:trPr>
        <w:tc>
          <w:tcPr>
            <w:tcW w:w="882" w:type="dxa"/>
          </w:tcPr>
          <w:p w14:paraId="13C47627" w14:textId="77777777" w:rsidR="00B11855" w:rsidRPr="001F42D3" w:rsidRDefault="003D003E" w:rsidP="001711A5">
            <w:pPr>
              <w:pStyle w:val="TableEntry"/>
            </w:pPr>
            <w:r w:rsidRPr="001F42D3">
              <w:t>4</w:t>
            </w:r>
          </w:p>
        </w:tc>
        <w:tc>
          <w:tcPr>
            <w:tcW w:w="810" w:type="dxa"/>
          </w:tcPr>
          <w:p w14:paraId="72F5793A" w14:textId="77777777" w:rsidR="00B11855" w:rsidRPr="001F42D3" w:rsidRDefault="003D003E" w:rsidP="001711A5">
            <w:pPr>
              <w:pStyle w:val="TableEntry"/>
            </w:pPr>
            <w:r w:rsidRPr="001F42D3">
              <w:t>2</w:t>
            </w:r>
          </w:p>
        </w:tc>
        <w:tc>
          <w:tcPr>
            <w:tcW w:w="990" w:type="dxa"/>
          </w:tcPr>
          <w:p w14:paraId="4E3895B7" w14:textId="77777777" w:rsidR="00B11855" w:rsidRPr="001F42D3" w:rsidRDefault="003D003E" w:rsidP="001711A5">
            <w:pPr>
              <w:pStyle w:val="TableEntry"/>
            </w:pPr>
            <w:r w:rsidRPr="001F42D3">
              <w:t>ID</w:t>
            </w:r>
          </w:p>
        </w:tc>
        <w:tc>
          <w:tcPr>
            <w:tcW w:w="1260" w:type="dxa"/>
          </w:tcPr>
          <w:p w14:paraId="6BD459D4" w14:textId="77777777" w:rsidR="00B11855" w:rsidRPr="001F42D3" w:rsidRDefault="003D003E" w:rsidP="001711A5">
            <w:pPr>
              <w:pStyle w:val="TableEntry"/>
            </w:pPr>
            <w:r w:rsidRPr="001F42D3">
              <w:t>R</w:t>
            </w:r>
          </w:p>
        </w:tc>
        <w:tc>
          <w:tcPr>
            <w:tcW w:w="1080" w:type="dxa"/>
          </w:tcPr>
          <w:p w14:paraId="4C871DBD" w14:textId="77777777" w:rsidR="00B11855" w:rsidRPr="001F42D3" w:rsidRDefault="003D003E" w:rsidP="001711A5">
            <w:pPr>
              <w:pStyle w:val="TableEntry"/>
            </w:pPr>
            <w:r w:rsidRPr="001F42D3">
              <w:t>[1..1]</w:t>
            </w:r>
          </w:p>
        </w:tc>
        <w:tc>
          <w:tcPr>
            <w:tcW w:w="1260" w:type="dxa"/>
          </w:tcPr>
          <w:p w14:paraId="768CC216" w14:textId="77777777" w:rsidR="00B11855" w:rsidRPr="001F42D3" w:rsidRDefault="003D003E" w:rsidP="001711A5">
            <w:pPr>
              <w:pStyle w:val="TableEntry"/>
            </w:pPr>
            <w:r w:rsidRPr="001F42D3">
              <w:t>0516</w:t>
            </w:r>
          </w:p>
        </w:tc>
        <w:tc>
          <w:tcPr>
            <w:tcW w:w="2682" w:type="dxa"/>
          </w:tcPr>
          <w:p w14:paraId="10FEAB73" w14:textId="77777777" w:rsidR="00B11855" w:rsidRPr="001F42D3" w:rsidRDefault="003D003E" w:rsidP="001711A5">
            <w:pPr>
              <w:pStyle w:val="TableEntry"/>
            </w:pPr>
            <w:r w:rsidRPr="001F42D3">
              <w:t>Severity</w:t>
            </w:r>
          </w:p>
        </w:tc>
      </w:tr>
      <w:tr w:rsidR="00C40FD5" w:rsidRPr="001F42D3" w14:paraId="3B0E70F7" w14:textId="77777777" w:rsidTr="00CF5627">
        <w:trPr>
          <w:cantSplit/>
          <w:jc w:val="center"/>
        </w:trPr>
        <w:tc>
          <w:tcPr>
            <w:tcW w:w="882" w:type="dxa"/>
          </w:tcPr>
          <w:p w14:paraId="575328E8" w14:textId="77777777" w:rsidR="00B11855" w:rsidRPr="001F42D3" w:rsidRDefault="003D003E" w:rsidP="001711A5">
            <w:pPr>
              <w:pStyle w:val="TableEntry"/>
            </w:pPr>
            <w:r w:rsidRPr="001F42D3">
              <w:t>5</w:t>
            </w:r>
          </w:p>
        </w:tc>
        <w:tc>
          <w:tcPr>
            <w:tcW w:w="810" w:type="dxa"/>
          </w:tcPr>
          <w:p w14:paraId="2C5525F9" w14:textId="77777777" w:rsidR="00B11855" w:rsidRPr="001F42D3" w:rsidRDefault="003D003E" w:rsidP="001711A5">
            <w:pPr>
              <w:pStyle w:val="TableEntry"/>
            </w:pPr>
            <w:r w:rsidRPr="001F42D3">
              <w:t>705</w:t>
            </w:r>
          </w:p>
        </w:tc>
        <w:tc>
          <w:tcPr>
            <w:tcW w:w="990" w:type="dxa"/>
          </w:tcPr>
          <w:p w14:paraId="599E8531" w14:textId="77777777" w:rsidR="00B11855" w:rsidRPr="001F42D3" w:rsidRDefault="003D003E" w:rsidP="001711A5">
            <w:pPr>
              <w:pStyle w:val="TableEntry"/>
            </w:pPr>
            <w:r w:rsidRPr="001F42D3">
              <w:t>CWE</w:t>
            </w:r>
          </w:p>
        </w:tc>
        <w:tc>
          <w:tcPr>
            <w:tcW w:w="1260" w:type="dxa"/>
          </w:tcPr>
          <w:p w14:paraId="31688A6F" w14:textId="77777777" w:rsidR="00B11855" w:rsidRPr="001F42D3" w:rsidRDefault="003D003E" w:rsidP="001711A5">
            <w:pPr>
              <w:pStyle w:val="TableEntry"/>
            </w:pPr>
            <w:r w:rsidRPr="001F42D3">
              <w:t>RE</w:t>
            </w:r>
          </w:p>
        </w:tc>
        <w:tc>
          <w:tcPr>
            <w:tcW w:w="1080" w:type="dxa"/>
          </w:tcPr>
          <w:p w14:paraId="129391CE" w14:textId="77777777" w:rsidR="00B11855" w:rsidRPr="001F42D3" w:rsidRDefault="00E86B15" w:rsidP="001711A5">
            <w:pPr>
              <w:pStyle w:val="TableEntry"/>
            </w:pPr>
            <w:r w:rsidRPr="001F42D3">
              <w:t>[0..1]</w:t>
            </w:r>
          </w:p>
        </w:tc>
        <w:tc>
          <w:tcPr>
            <w:tcW w:w="1260" w:type="dxa"/>
          </w:tcPr>
          <w:p w14:paraId="424D3845" w14:textId="77777777" w:rsidR="00B11855" w:rsidRPr="001F42D3" w:rsidRDefault="003D003E" w:rsidP="001711A5">
            <w:pPr>
              <w:pStyle w:val="TableEntry"/>
            </w:pPr>
            <w:r w:rsidRPr="001F42D3">
              <w:t>0533</w:t>
            </w:r>
          </w:p>
        </w:tc>
        <w:tc>
          <w:tcPr>
            <w:tcW w:w="2682" w:type="dxa"/>
          </w:tcPr>
          <w:p w14:paraId="27747DE5" w14:textId="77777777" w:rsidR="00B11855" w:rsidRPr="001F42D3" w:rsidRDefault="003D003E" w:rsidP="001711A5">
            <w:pPr>
              <w:pStyle w:val="TableEntry"/>
            </w:pPr>
            <w:r w:rsidRPr="001F42D3">
              <w:t>Application Error Code</w:t>
            </w:r>
          </w:p>
        </w:tc>
      </w:tr>
      <w:tr w:rsidR="00C40FD5" w:rsidRPr="001F42D3" w14:paraId="44108412" w14:textId="77777777" w:rsidTr="00CF5627">
        <w:trPr>
          <w:cantSplit/>
          <w:jc w:val="center"/>
        </w:trPr>
        <w:tc>
          <w:tcPr>
            <w:tcW w:w="882" w:type="dxa"/>
          </w:tcPr>
          <w:p w14:paraId="3410851B" w14:textId="77777777" w:rsidR="00B11855" w:rsidRPr="001F42D3" w:rsidRDefault="003D003E" w:rsidP="001711A5">
            <w:pPr>
              <w:pStyle w:val="TableEntry"/>
            </w:pPr>
            <w:r w:rsidRPr="001F42D3">
              <w:t>6</w:t>
            </w:r>
          </w:p>
        </w:tc>
        <w:tc>
          <w:tcPr>
            <w:tcW w:w="810" w:type="dxa"/>
          </w:tcPr>
          <w:p w14:paraId="78CF1A52" w14:textId="77777777" w:rsidR="00B11855" w:rsidRPr="001F42D3" w:rsidRDefault="003D003E" w:rsidP="001711A5">
            <w:pPr>
              <w:pStyle w:val="TableEntry"/>
            </w:pPr>
            <w:r w:rsidRPr="001F42D3">
              <w:t>80</w:t>
            </w:r>
          </w:p>
        </w:tc>
        <w:tc>
          <w:tcPr>
            <w:tcW w:w="990" w:type="dxa"/>
          </w:tcPr>
          <w:p w14:paraId="3C31C0DD" w14:textId="77777777" w:rsidR="00B11855" w:rsidRPr="001F42D3" w:rsidRDefault="003D003E" w:rsidP="001711A5">
            <w:pPr>
              <w:pStyle w:val="TableEntry"/>
            </w:pPr>
            <w:r w:rsidRPr="001F42D3">
              <w:t>ST</w:t>
            </w:r>
          </w:p>
        </w:tc>
        <w:tc>
          <w:tcPr>
            <w:tcW w:w="1260" w:type="dxa"/>
          </w:tcPr>
          <w:p w14:paraId="5BC0A88A" w14:textId="77777777" w:rsidR="00B11855" w:rsidRPr="001F42D3" w:rsidRDefault="003D003E" w:rsidP="001711A5">
            <w:pPr>
              <w:pStyle w:val="TableEntry"/>
            </w:pPr>
            <w:r w:rsidRPr="001F42D3">
              <w:t>C</w:t>
            </w:r>
          </w:p>
        </w:tc>
        <w:tc>
          <w:tcPr>
            <w:tcW w:w="1080" w:type="dxa"/>
          </w:tcPr>
          <w:p w14:paraId="090E9033" w14:textId="77777777" w:rsidR="00B11855" w:rsidRPr="001F42D3" w:rsidRDefault="00E86B15" w:rsidP="001711A5">
            <w:pPr>
              <w:pStyle w:val="TableEntry"/>
            </w:pPr>
            <w:r w:rsidRPr="001F42D3">
              <w:t>0..1</w:t>
            </w:r>
          </w:p>
        </w:tc>
        <w:tc>
          <w:tcPr>
            <w:tcW w:w="1260" w:type="dxa"/>
          </w:tcPr>
          <w:p w14:paraId="0EBEB4BF" w14:textId="77777777" w:rsidR="00B11855" w:rsidRPr="001F42D3" w:rsidRDefault="00B11855" w:rsidP="001711A5">
            <w:pPr>
              <w:pStyle w:val="TableEntry"/>
            </w:pPr>
          </w:p>
        </w:tc>
        <w:tc>
          <w:tcPr>
            <w:tcW w:w="2682" w:type="dxa"/>
          </w:tcPr>
          <w:p w14:paraId="4528AA0D" w14:textId="77777777" w:rsidR="00B11855" w:rsidRPr="001F42D3" w:rsidRDefault="003D003E" w:rsidP="001711A5">
            <w:pPr>
              <w:pStyle w:val="TableEntry"/>
            </w:pPr>
            <w:r w:rsidRPr="001F42D3">
              <w:t>Application Error Parameter</w:t>
            </w:r>
          </w:p>
        </w:tc>
      </w:tr>
    </w:tbl>
    <w:p w14:paraId="48A78E17" w14:textId="053EE012" w:rsidR="00B11855" w:rsidRPr="001F42D3" w:rsidRDefault="003D003E" w:rsidP="00CB723D">
      <w:pPr>
        <w:pStyle w:val="Note"/>
        <w:ind w:left="0" w:hanging="2"/>
      </w:pPr>
      <w:r w:rsidRPr="001F42D3">
        <w:t xml:space="preserve">Notes: </w:t>
      </w:r>
      <w:r w:rsidRPr="001F42D3">
        <w:tab/>
        <w:t xml:space="preserve">ERR-1 is included in </w:t>
      </w:r>
      <w:r w:rsidR="006D613E" w:rsidRPr="001F42D3">
        <w:t>HL7</w:t>
      </w:r>
      <w:r w:rsidR="00995105" w:rsidRPr="001F42D3">
        <w:t xml:space="preserve"> </w:t>
      </w:r>
      <w:r w:rsidRPr="001F42D3">
        <w:t xml:space="preserve">v2.6 for backward compatibility only. Within the context of IHE PCD, this field shall not be used. </w:t>
      </w:r>
    </w:p>
    <w:p w14:paraId="5F02E33E" w14:textId="5826CDA8" w:rsidR="00B11855" w:rsidRPr="001F42D3" w:rsidRDefault="003D003E" w:rsidP="00CB723D">
      <w:pPr>
        <w:pStyle w:val="Note"/>
        <w:ind w:left="0" w:hanging="2"/>
      </w:pPr>
      <w:r w:rsidRPr="001F42D3">
        <w:tab/>
        <w:t xml:space="preserve">ERR-3 and ERR-4 are required by </w:t>
      </w:r>
      <w:r w:rsidR="006D613E" w:rsidRPr="001F42D3">
        <w:t>HL7</w:t>
      </w:r>
      <w:r w:rsidR="00995105" w:rsidRPr="001F42D3">
        <w:t xml:space="preserve"> </w:t>
      </w:r>
      <w:r w:rsidRPr="001F42D3">
        <w:t>v2.6</w:t>
      </w:r>
    </w:p>
    <w:p w14:paraId="76103229" w14:textId="77777777" w:rsidR="0047502B" w:rsidRPr="001F42D3" w:rsidRDefault="0047502B">
      <w:pPr>
        <w:pStyle w:val="BodyText"/>
      </w:pPr>
    </w:p>
    <w:p w14:paraId="0CD4A807" w14:textId="07DEC191" w:rsidR="00892C57" w:rsidRPr="001F42D3" w:rsidRDefault="00892C57" w:rsidP="00892C57">
      <w:pPr>
        <w:pStyle w:val="BodyText"/>
      </w:pPr>
      <w:r w:rsidRPr="001F42D3">
        <w:rPr>
          <w:b/>
        </w:rPr>
        <w:t>Use of Error Segment in the PIV Profile.</w:t>
      </w:r>
      <w:r w:rsidRPr="001F42D3">
        <w:t xml:space="preserve"> This list of error codes that can occur during the processing of a </w:t>
      </w:r>
      <w:r w:rsidR="00647994" w:rsidRPr="001F42D3">
        <w:t>PCD-03</w:t>
      </w:r>
      <w:r w:rsidRPr="001F42D3">
        <w:t xml:space="preserve"> message is consolidated from participating pump vendors</w:t>
      </w:r>
      <w:r w:rsidR="006D613E" w:rsidRPr="001F42D3">
        <w:t xml:space="preserve">. </w:t>
      </w:r>
      <w:r w:rsidRPr="001F42D3">
        <w:t>The application acknowledgment from the IOC should contain the Code and Text in ERR-5.1 and ERR-5.2 respectively</w:t>
      </w:r>
      <w:r w:rsidR="006D613E" w:rsidRPr="001F42D3">
        <w:t xml:space="preserve">. </w:t>
      </w:r>
      <w:r w:rsidRPr="001F42D3">
        <w:t xml:space="preserve">ERR-5.9 can also be used to contain additional text related to the error. </w:t>
      </w:r>
    </w:p>
    <w:p w14:paraId="553EDA9A" w14:textId="77777777" w:rsidR="00892C57" w:rsidRPr="001F42D3" w:rsidRDefault="00892C57" w:rsidP="00892C57">
      <w:pPr>
        <w:pStyle w:val="BodyText"/>
      </w:pPr>
      <w:r w:rsidRPr="001F42D3">
        <w:t>Note that there should be no expectation that each pump vendor or pump model will support all of the codes in this list.</w:t>
      </w:r>
    </w:p>
    <w:p w14:paraId="46BCDEAF" w14:textId="77777777" w:rsidR="00892C57" w:rsidRPr="001F42D3" w:rsidRDefault="00892C57" w:rsidP="0034511D">
      <w:pPr>
        <w:pStyle w:val="BodyText"/>
      </w:pPr>
    </w:p>
    <w:tbl>
      <w:tblPr>
        <w:tblW w:w="9180" w:type="dxa"/>
        <w:tblInd w:w="-150" w:type="dxa"/>
        <w:tblBorders>
          <w:top w:val="single" w:sz="6" w:space="0" w:color="auto"/>
          <w:left w:val="single" w:sz="6" w:space="0" w:color="auto"/>
          <w:bottom w:val="single" w:sz="6" w:space="0" w:color="auto"/>
          <w:right w:val="single" w:sz="6" w:space="0" w:color="auto"/>
        </w:tblBorders>
        <w:tblCellMar>
          <w:top w:w="120" w:type="dxa"/>
          <w:left w:w="120" w:type="dxa"/>
          <w:bottom w:w="120" w:type="dxa"/>
          <w:right w:w="120" w:type="dxa"/>
        </w:tblCellMar>
        <w:tblLook w:val="04A0" w:firstRow="1" w:lastRow="0" w:firstColumn="1" w:lastColumn="0" w:noHBand="0" w:noVBand="1"/>
      </w:tblPr>
      <w:tblGrid>
        <w:gridCol w:w="1350"/>
        <w:gridCol w:w="3870"/>
        <w:gridCol w:w="3960"/>
      </w:tblGrid>
      <w:tr w:rsidR="00D81844" w:rsidRPr="001F42D3" w14:paraId="242BC70B" w14:textId="77777777" w:rsidTr="005C1693">
        <w:trPr>
          <w:tblHeader/>
        </w:trPr>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56B7BDFC" w14:textId="77777777" w:rsidR="00892C57" w:rsidRPr="001F42D3" w:rsidRDefault="00892C57" w:rsidP="00F8594A">
            <w:pPr>
              <w:pStyle w:val="TableEntryHeader"/>
            </w:pPr>
            <w:r w:rsidRPr="001F42D3">
              <w:t>Code</w:t>
            </w:r>
          </w:p>
        </w:tc>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6200414A" w14:textId="77777777" w:rsidR="00892C57" w:rsidRPr="001F42D3" w:rsidRDefault="00892C57" w:rsidP="00F8594A">
            <w:pPr>
              <w:pStyle w:val="TableEntryHeader"/>
            </w:pPr>
            <w:r w:rsidRPr="001F42D3">
              <w:t>Text</w:t>
            </w:r>
          </w:p>
        </w:tc>
        <w:tc>
          <w:tcPr>
            <w:tcW w:w="0" w:type="auto"/>
            <w:tcBorders>
              <w:top w:val="outset" w:sz="6" w:space="0" w:color="auto"/>
              <w:left w:val="outset" w:sz="6" w:space="0" w:color="auto"/>
              <w:bottom w:val="outset" w:sz="6" w:space="0" w:color="auto"/>
              <w:right w:val="outset" w:sz="6" w:space="0" w:color="auto"/>
            </w:tcBorders>
            <w:shd w:val="clear" w:color="auto" w:fill="D9D9D9"/>
            <w:vAlign w:val="center"/>
            <w:hideMark/>
          </w:tcPr>
          <w:p w14:paraId="3ED59E6E" w14:textId="77777777" w:rsidR="00892C57" w:rsidRPr="001F42D3" w:rsidRDefault="00892C57" w:rsidP="00F8594A">
            <w:pPr>
              <w:pStyle w:val="TableEntryHeader"/>
            </w:pPr>
            <w:r w:rsidRPr="001F42D3">
              <w:t>Example</w:t>
            </w:r>
          </w:p>
        </w:tc>
      </w:tr>
      <w:tr w:rsidR="00D81844" w:rsidRPr="001F42D3" w14:paraId="3AF64D69"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E7FA5BF" w14:textId="77777777" w:rsidR="00892C57" w:rsidRPr="001F42D3" w:rsidRDefault="00892C57" w:rsidP="005E01AF">
            <w:pPr>
              <w:pStyle w:val="TableEntry"/>
            </w:pPr>
            <w:r w:rsidRPr="001F42D3">
              <w:t>9001</w:t>
            </w:r>
          </w:p>
        </w:tc>
        <w:tc>
          <w:tcPr>
            <w:tcW w:w="3870" w:type="dxa"/>
            <w:tcBorders>
              <w:top w:val="outset" w:sz="6" w:space="0" w:color="auto"/>
              <w:left w:val="outset" w:sz="6" w:space="0" w:color="auto"/>
              <w:bottom w:val="outset" w:sz="6" w:space="0" w:color="auto"/>
              <w:right w:val="outset" w:sz="6" w:space="0" w:color="auto"/>
            </w:tcBorders>
            <w:hideMark/>
          </w:tcPr>
          <w:p w14:paraId="4206656E" w14:textId="77777777" w:rsidR="00892C57" w:rsidRPr="001F42D3" w:rsidRDefault="00892C57" w:rsidP="005E01AF">
            <w:pPr>
              <w:pStyle w:val="TableEntry"/>
            </w:pPr>
            <w:r w:rsidRPr="001F42D3">
              <w:t>Unknown infuser or channel</w:t>
            </w:r>
          </w:p>
        </w:tc>
        <w:tc>
          <w:tcPr>
            <w:tcW w:w="3960" w:type="dxa"/>
            <w:tcBorders>
              <w:top w:val="outset" w:sz="6" w:space="0" w:color="auto"/>
              <w:left w:val="outset" w:sz="6" w:space="0" w:color="auto"/>
              <w:bottom w:val="outset" w:sz="6" w:space="0" w:color="auto"/>
              <w:right w:val="outset" w:sz="6" w:space="0" w:color="auto"/>
            </w:tcBorders>
            <w:hideMark/>
          </w:tcPr>
          <w:p w14:paraId="0A6E0D06" w14:textId="77777777" w:rsidR="00892C57" w:rsidRPr="001F42D3" w:rsidRDefault="00892C57" w:rsidP="005E01AF">
            <w:pPr>
              <w:pStyle w:val="TableEntry"/>
            </w:pPr>
            <w:r w:rsidRPr="001F42D3">
              <w:t>e.g., incorrect infuser or channel ID</w:t>
            </w:r>
          </w:p>
        </w:tc>
      </w:tr>
      <w:tr w:rsidR="00D81844" w:rsidRPr="001F42D3" w14:paraId="77B47E05"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160491C2" w14:textId="77777777" w:rsidR="00892C57" w:rsidRPr="001F42D3" w:rsidRDefault="00892C57" w:rsidP="005E01AF">
            <w:pPr>
              <w:pStyle w:val="TableEntry"/>
            </w:pPr>
            <w:r w:rsidRPr="001F42D3">
              <w:t>9002</w:t>
            </w:r>
          </w:p>
        </w:tc>
        <w:tc>
          <w:tcPr>
            <w:tcW w:w="3870" w:type="dxa"/>
            <w:tcBorders>
              <w:top w:val="outset" w:sz="6" w:space="0" w:color="auto"/>
              <w:left w:val="outset" w:sz="6" w:space="0" w:color="auto"/>
              <w:bottom w:val="outset" w:sz="6" w:space="0" w:color="auto"/>
              <w:right w:val="outset" w:sz="6" w:space="0" w:color="auto"/>
            </w:tcBorders>
            <w:hideMark/>
          </w:tcPr>
          <w:p w14:paraId="4858866F" w14:textId="77777777" w:rsidR="00892C57" w:rsidRPr="001F42D3" w:rsidRDefault="00892C57" w:rsidP="005E01AF">
            <w:pPr>
              <w:pStyle w:val="TableEntry"/>
            </w:pPr>
            <w:r w:rsidRPr="001F42D3">
              <w:t>Infuser/channel is currently infusing</w:t>
            </w:r>
          </w:p>
        </w:tc>
        <w:tc>
          <w:tcPr>
            <w:tcW w:w="3960" w:type="dxa"/>
            <w:tcBorders>
              <w:top w:val="outset" w:sz="6" w:space="0" w:color="auto"/>
              <w:left w:val="outset" w:sz="6" w:space="0" w:color="auto"/>
              <w:bottom w:val="outset" w:sz="6" w:space="0" w:color="auto"/>
              <w:right w:val="outset" w:sz="6" w:space="0" w:color="auto"/>
            </w:tcBorders>
            <w:hideMark/>
          </w:tcPr>
          <w:p w14:paraId="072A2AB1" w14:textId="77777777" w:rsidR="00892C57" w:rsidRPr="001F42D3" w:rsidRDefault="00892C57" w:rsidP="005E01AF">
            <w:pPr>
              <w:pStyle w:val="TableEntry"/>
            </w:pPr>
          </w:p>
        </w:tc>
      </w:tr>
      <w:tr w:rsidR="00D81844" w:rsidRPr="001F42D3" w14:paraId="43B3AA3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2538F15" w14:textId="77777777" w:rsidR="00892C57" w:rsidRPr="001F42D3" w:rsidRDefault="00892C57" w:rsidP="005E01AF">
            <w:pPr>
              <w:pStyle w:val="TableEntry"/>
            </w:pPr>
            <w:r w:rsidRPr="001F42D3">
              <w:t>9003</w:t>
            </w:r>
          </w:p>
        </w:tc>
        <w:tc>
          <w:tcPr>
            <w:tcW w:w="3870" w:type="dxa"/>
            <w:tcBorders>
              <w:top w:val="outset" w:sz="6" w:space="0" w:color="auto"/>
              <w:left w:val="outset" w:sz="6" w:space="0" w:color="auto"/>
              <w:bottom w:val="outset" w:sz="6" w:space="0" w:color="auto"/>
              <w:right w:val="outset" w:sz="6" w:space="0" w:color="auto"/>
            </w:tcBorders>
            <w:hideMark/>
          </w:tcPr>
          <w:p w14:paraId="3AA50FD7" w14:textId="77777777" w:rsidR="00892C57" w:rsidRPr="001F42D3" w:rsidRDefault="00892C57" w:rsidP="005E01AF">
            <w:pPr>
              <w:pStyle w:val="TableEntry"/>
            </w:pPr>
            <w:r w:rsidRPr="001F42D3">
              <w:t>Missing required program parameter(s) (ParameterName1, ParameterName2, ...)</w:t>
            </w:r>
          </w:p>
        </w:tc>
        <w:tc>
          <w:tcPr>
            <w:tcW w:w="3960" w:type="dxa"/>
            <w:tcBorders>
              <w:top w:val="outset" w:sz="6" w:space="0" w:color="auto"/>
              <w:left w:val="outset" w:sz="6" w:space="0" w:color="auto"/>
              <w:bottom w:val="outset" w:sz="6" w:space="0" w:color="auto"/>
              <w:right w:val="outset" w:sz="6" w:space="0" w:color="auto"/>
            </w:tcBorders>
            <w:hideMark/>
          </w:tcPr>
          <w:p w14:paraId="695D8491" w14:textId="77777777" w:rsidR="00892C57" w:rsidRPr="001F42D3" w:rsidRDefault="00892C57" w:rsidP="005E01AF">
            <w:pPr>
              <w:pStyle w:val="TableEntry"/>
            </w:pPr>
            <w:r w:rsidRPr="001F42D3">
              <w:t>e.g., Give Amount Minimum (RXG-5) - volume to be infused - is missing</w:t>
            </w:r>
          </w:p>
        </w:tc>
      </w:tr>
      <w:tr w:rsidR="00D81844" w:rsidRPr="001F42D3" w14:paraId="7B0E7282"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E96876D" w14:textId="77777777" w:rsidR="00892C57" w:rsidRPr="001F42D3" w:rsidRDefault="00892C57" w:rsidP="005E01AF">
            <w:pPr>
              <w:pStyle w:val="TableEntry"/>
            </w:pPr>
            <w:r w:rsidRPr="001F42D3">
              <w:t>9004</w:t>
            </w:r>
          </w:p>
        </w:tc>
        <w:tc>
          <w:tcPr>
            <w:tcW w:w="3870" w:type="dxa"/>
            <w:tcBorders>
              <w:top w:val="outset" w:sz="6" w:space="0" w:color="auto"/>
              <w:left w:val="outset" w:sz="6" w:space="0" w:color="auto"/>
              <w:bottom w:val="outset" w:sz="6" w:space="0" w:color="auto"/>
              <w:right w:val="outset" w:sz="6" w:space="0" w:color="auto"/>
            </w:tcBorders>
            <w:hideMark/>
          </w:tcPr>
          <w:p w14:paraId="4FD65350" w14:textId="77777777" w:rsidR="00892C57" w:rsidRPr="001F42D3" w:rsidRDefault="00892C57" w:rsidP="005E01AF">
            <w:pPr>
              <w:pStyle w:val="TableEntry"/>
            </w:pPr>
            <w:r w:rsidRPr="001F42D3">
              <w:t>Invalid program parameter(s) (ParameterName1, ParameterName2, ...)</w:t>
            </w:r>
          </w:p>
        </w:tc>
        <w:tc>
          <w:tcPr>
            <w:tcW w:w="3960" w:type="dxa"/>
            <w:tcBorders>
              <w:top w:val="outset" w:sz="6" w:space="0" w:color="auto"/>
              <w:left w:val="outset" w:sz="6" w:space="0" w:color="auto"/>
              <w:bottom w:val="outset" w:sz="6" w:space="0" w:color="auto"/>
              <w:right w:val="outset" w:sz="6" w:space="0" w:color="auto"/>
            </w:tcBorders>
            <w:hideMark/>
          </w:tcPr>
          <w:p w14:paraId="6C47016C" w14:textId="77777777" w:rsidR="00892C57" w:rsidRPr="001F42D3" w:rsidRDefault="00892C57" w:rsidP="005E01AF">
            <w:pPr>
              <w:pStyle w:val="TableEntry"/>
            </w:pPr>
            <w:r w:rsidRPr="001F42D3">
              <w:t>e.g., volume units are not mL</w:t>
            </w:r>
          </w:p>
        </w:tc>
      </w:tr>
      <w:tr w:rsidR="00D81844" w:rsidRPr="001F42D3" w14:paraId="33E88A6E"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44BE32E" w14:textId="77777777" w:rsidR="00892C57" w:rsidRPr="001F42D3" w:rsidRDefault="00892C57" w:rsidP="005E01AF">
            <w:pPr>
              <w:pStyle w:val="TableEntry"/>
            </w:pPr>
            <w:r w:rsidRPr="001F42D3">
              <w:t>9005</w:t>
            </w:r>
          </w:p>
        </w:tc>
        <w:tc>
          <w:tcPr>
            <w:tcW w:w="3870" w:type="dxa"/>
            <w:tcBorders>
              <w:top w:val="outset" w:sz="6" w:space="0" w:color="auto"/>
              <w:left w:val="outset" w:sz="6" w:space="0" w:color="auto"/>
              <w:bottom w:val="outset" w:sz="6" w:space="0" w:color="auto"/>
              <w:right w:val="outset" w:sz="6" w:space="0" w:color="auto"/>
            </w:tcBorders>
            <w:hideMark/>
          </w:tcPr>
          <w:p w14:paraId="1E574297" w14:textId="77777777" w:rsidR="00892C57" w:rsidRPr="001F42D3" w:rsidRDefault="00892C57" w:rsidP="005E01AF">
            <w:pPr>
              <w:pStyle w:val="TableEntry"/>
            </w:pPr>
            <w:r w:rsidRPr="001F42D3">
              <w:t>Parameter (ParameterName) outside of allowable range (MinValue to MaxValue)</w:t>
            </w:r>
          </w:p>
        </w:tc>
        <w:tc>
          <w:tcPr>
            <w:tcW w:w="3960" w:type="dxa"/>
            <w:tcBorders>
              <w:top w:val="outset" w:sz="6" w:space="0" w:color="auto"/>
              <w:left w:val="outset" w:sz="6" w:space="0" w:color="auto"/>
              <w:bottom w:val="outset" w:sz="6" w:space="0" w:color="auto"/>
              <w:right w:val="outset" w:sz="6" w:space="0" w:color="auto"/>
            </w:tcBorders>
            <w:hideMark/>
          </w:tcPr>
          <w:p w14:paraId="14A25D78" w14:textId="77777777" w:rsidR="00892C57" w:rsidRPr="001F42D3" w:rsidRDefault="00892C57" w:rsidP="005E01AF">
            <w:pPr>
              <w:pStyle w:val="TableEntry"/>
            </w:pPr>
            <w:r w:rsidRPr="001F42D3">
              <w:t>e.g., ordered rate greater than pump maximum</w:t>
            </w:r>
          </w:p>
        </w:tc>
      </w:tr>
      <w:tr w:rsidR="00D81844" w:rsidRPr="001F42D3" w14:paraId="1CA1708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B135C86" w14:textId="77777777" w:rsidR="00892C57" w:rsidRPr="001F42D3" w:rsidRDefault="00892C57" w:rsidP="005E01AF">
            <w:pPr>
              <w:pStyle w:val="TableEntry"/>
            </w:pPr>
            <w:r w:rsidRPr="001F42D3">
              <w:t>9006</w:t>
            </w:r>
          </w:p>
        </w:tc>
        <w:tc>
          <w:tcPr>
            <w:tcW w:w="3870" w:type="dxa"/>
            <w:tcBorders>
              <w:top w:val="outset" w:sz="6" w:space="0" w:color="auto"/>
              <w:left w:val="outset" w:sz="6" w:space="0" w:color="auto"/>
              <w:bottom w:val="outset" w:sz="6" w:space="0" w:color="auto"/>
              <w:right w:val="outset" w:sz="6" w:space="0" w:color="auto"/>
            </w:tcBorders>
            <w:hideMark/>
          </w:tcPr>
          <w:p w14:paraId="30D17438" w14:textId="77777777" w:rsidR="00892C57" w:rsidRPr="001F42D3" w:rsidRDefault="00892C57" w:rsidP="005E01AF">
            <w:pPr>
              <w:pStyle w:val="TableEntry"/>
            </w:pPr>
            <w:r w:rsidRPr="001F42D3">
              <w:t>Infuser is powered off</w:t>
            </w:r>
          </w:p>
        </w:tc>
        <w:tc>
          <w:tcPr>
            <w:tcW w:w="3960" w:type="dxa"/>
            <w:tcBorders>
              <w:top w:val="outset" w:sz="6" w:space="0" w:color="auto"/>
              <w:left w:val="outset" w:sz="6" w:space="0" w:color="auto"/>
              <w:bottom w:val="outset" w:sz="6" w:space="0" w:color="auto"/>
              <w:right w:val="outset" w:sz="6" w:space="0" w:color="auto"/>
            </w:tcBorders>
            <w:hideMark/>
          </w:tcPr>
          <w:p w14:paraId="6E6465C7" w14:textId="77777777" w:rsidR="00892C57" w:rsidRPr="001F42D3" w:rsidRDefault="00892C57" w:rsidP="005E01AF">
            <w:pPr>
              <w:pStyle w:val="TableEntry"/>
            </w:pPr>
          </w:p>
        </w:tc>
      </w:tr>
      <w:tr w:rsidR="00D81844" w:rsidRPr="001F42D3" w14:paraId="0D224A2D"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86731AD" w14:textId="77777777" w:rsidR="00892C57" w:rsidRPr="001F42D3" w:rsidRDefault="00892C57" w:rsidP="005E01AF">
            <w:pPr>
              <w:pStyle w:val="TableEntry"/>
            </w:pPr>
            <w:r w:rsidRPr="001F42D3">
              <w:t>9007</w:t>
            </w:r>
          </w:p>
        </w:tc>
        <w:tc>
          <w:tcPr>
            <w:tcW w:w="3870" w:type="dxa"/>
            <w:tcBorders>
              <w:top w:val="outset" w:sz="6" w:space="0" w:color="auto"/>
              <w:left w:val="outset" w:sz="6" w:space="0" w:color="auto"/>
              <w:bottom w:val="outset" w:sz="6" w:space="0" w:color="auto"/>
              <w:right w:val="outset" w:sz="6" w:space="0" w:color="auto"/>
            </w:tcBorders>
            <w:hideMark/>
          </w:tcPr>
          <w:p w14:paraId="29E9A7FE" w14:textId="77777777" w:rsidR="00892C57" w:rsidRPr="001F42D3" w:rsidRDefault="00892C57" w:rsidP="005E01AF">
            <w:pPr>
              <w:pStyle w:val="TableEntry"/>
            </w:pPr>
            <w:r w:rsidRPr="001F42D3">
              <w:t>Infuser is offline or unable to connect to infuser</w:t>
            </w:r>
          </w:p>
        </w:tc>
        <w:tc>
          <w:tcPr>
            <w:tcW w:w="3960" w:type="dxa"/>
            <w:tcBorders>
              <w:top w:val="outset" w:sz="6" w:space="0" w:color="auto"/>
              <w:left w:val="outset" w:sz="6" w:space="0" w:color="auto"/>
              <w:bottom w:val="outset" w:sz="6" w:space="0" w:color="auto"/>
              <w:right w:val="outset" w:sz="6" w:space="0" w:color="auto"/>
            </w:tcBorders>
            <w:hideMark/>
          </w:tcPr>
          <w:p w14:paraId="03DE95B7" w14:textId="77777777" w:rsidR="00892C57" w:rsidRPr="001F42D3" w:rsidRDefault="00892C57" w:rsidP="005E01AF">
            <w:pPr>
              <w:pStyle w:val="TableEntry"/>
            </w:pPr>
            <w:r w:rsidRPr="001F42D3">
              <w:t>e.g., infuser not on network or weak wireless signal</w:t>
            </w:r>
          </w:p>
        </w:tc>
      </w:tr>
      <w:tr w:rsidR="00D81844" w:rsidRPr="001F42D3" w14:paraId="61D5641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78458C4" w14:textId="77777777" w:rsidR="00892C57" w:rsidRPr="001F42D3" w:rsidRDefault="00892C57" w:rsidP="005E01AF">
            <w:pPr>
              <w:pStyle w:val="TableEntry"/>
            </w:pPr>
            <w:r w:rsidRPr="001F42D3">
              <w:t>9008</w:t>
            </w:r>
          </w:p>
        </w:tc>
        <w:tc>
          <w:tcPr>
            <w:tcW w:w="3870" w:type="dxa"/>
            <w:tcBorders>
              <w:top w:val="outset" w:sz="6" w:space="0" w:color="auto"/>
              <w:left w:val="outset" w:sz="6" w:space="0" w:color="auto"/>
              <w:bottom w:val="outset" w:sz="6" w:space="0" w:color="auto"/>
              <w:right w:val="outset" w:sz="6" w:space="0" w:color="auto"/>
            </w:tcBorders>
            <w:hideMark/>
          </w:tcPr>
          <w:p w14:paraId="2B4E4ECA" w14:textId="77777777" w:rsidR="00892C57" w:rsidRPr="001F42D3" w:rsidRDefault="00892C57" w:rsidP="005E01AF">
            <w:pPr>
              <w:pStyle w:val="TableEntry"/>
            </w:pPr>
            <w:r w:rsidRPr="001F42D3">
              <w:t>Invalid units for parameter (ParameterName)</w:t>
            </w:r>
          </w:p>
        </w:tc>
        <w:tc>
          <w:tcPr>
            <w:tcW w:w="3960" w:type="dxa"/>
            <w:tcBorders>
              <w:top w:val="outset" w:sz="6" w:space="0" w:color="auto"/>
              <w:left w:val="outset" w:sz="6" w:space="0" w:color="auto"/>
              <w:bottom w:val="outset" w:sz="6" w:space="0" w:color="auto"/>
              <w:right w:val="outset" w:sz="6" w:space="0" w:color="auto"/>
            </w:tcBorders>
            <w:hideMark/>
          </w:tcPr>
          <w:p w14:paraId="76317153" w14:textId="77777777" w:rsidR="00892C57" w:rsidRPr="001F42D3" w:rsidRDefault="00892C57" w:rsidP="005E01AF">
            <w:pPr>
              <w:pStyle w:val="TableEntry"/>
            </w:pPr>
            <w:r w:rsidRPr="001F42D3">
              <w:t>e.g., Give Strength Volume Units (RXG-24) contains a medication unit value instead of volume units</w:t>
            </w:r>
          </w:p>
        </w:tc>
      </w:tr>
      <w:tr w:rsidR="00D81844" w:rsidRPr="001F42D3" w14:paraId="12CC600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26E2976" w14:textId="77777777" w:rsidR="00892C57" w:rsidRPr="001F42D3" w:rsidRDefault="00892C57" w:rsidP="005E01AF">
            <w:pPr>
              <w:pStyle w:val="TableEntry"/>
            </w:pPr>
            <w:r w:rsidRPr="001F42D3">
              <w:lastRenderedPageBreak/>
              <w:t>9009</w:t>
            </w:r>
          </w:p>
        </w:tc>
        <w:tc>
          <w:tcPr>
            <w:tcW w:w="3870" w:type="dxa"/>
            <w:tcBorders>
              <w:top w:val="outset" w:sz="6" w:space="0" w:color="auto"/>
              <w:left w:val="outset" w:sz="6" w:space="0" w:color="auto"/>
              <w:bottom w:val="outset" w:sz="6" w:space="0" w:color="auto"/>
              <w:right w:val="outset" w:sz="6" w:space="0" w:color="auto"/>
            </w:tcBorders>
            <w:hideMark/>
          </w:tcPr>
          <w:p w14:paraId="673982E9" w14:textId="77777777" w:rsidR="00892C57" w:rsidRPr="001F42D3" w:rsidRDefault="00892C57" w:rsidP="005E01AF">
            <w:pPr>
              <w:pStyle w:val="TableEntry"/>
            </w:pPr>
            <w:r w:rsidRPr="001F42D3">
              <w:t>Dose/Rate Units do not match drug library</w:t>
            </w:r>
          </w:p>
        </w:tc>
        <w:tc>
          <w:tcPr>
            <w:tcW w:w="3960" w:type="dxa"/>
            <w:tcBorders>
              <w:top w:val="outset" w:sz="6" w:space="0" w:color="auto"/>
              <w:left w:val="outset" w:sz="6" w:space="0" w:color="auto"/>
              <w:bottom w:val="outset" w:sz="6" w:space="0" w:color="auto"/>
              <w:right w:val="outset" w:sz="6" w:space="0" w:color="auto"/>
            </w:tcBorders>
            <w:hideMark/>
          </w:tcPr>
          <w:p w14:paraId="246005D4" w14:textId="77777777" w:rsidR="00892C57" w:rsidRPr="001F42D3" w:rsidRDefault="00892C57" w:rsidP="005E01AF">
            <w:pPr>
              <w:pStyle w:val="TableEntry"/>
            </w:pPr>
            <w:r w:rsidRPr="001F42D3">
              <w:t>e.g., ordered units = mL/hr; drug library units =mcg/kg/min</w:t>
            </w:r>
          </w:p>
        </w:tc>
      </w:tr>
      <w:tr w:rsidR="00D81844" w:rsidRPr="001F42D3" w14:paraId="348B3AA2"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58D7185" w14:textId="77777777" w:rsidR="00892C57" w:rsidRPr="001F42D3" w:rsidRDefault="00892C57" w:rsidP="005E01AF">
            <w:pPr>
              <w:pStyle w:val="TableEntry"/>
            </w:pPr>
            <w:r w:rsidRPr="001F42D3">
              <w:t>9010</w:t>
            </w:r>
          </w:p>
        </w:tc>
        <w:tc>
          <w:tcPr>
            <w:tcW w:w="3870" w:type="dxa"/>
            <w:tcBorders>
              <w:top w:val="outset" w:sz="6" w:space="0" w:color="auto"/>
              <w:left w:val="outset" w:sz="6" w:space="0" w:color="auto"/>
              <w:bottom w:val="outset" w:sz="6" w:space="0" w:color="auto"/>
              <w:right w:val="outset" w:sz="6" w:space="0" w:color="auto"/>
            </w:tcBorders>
            <w:hideMark/>
          </w:tcPr>
          <w:p w14:paraId="5E48C7E4" w14:textId="77777777" w:rsidR="00892C57" w:rsidRPr="001F42D3" w:rsidRDefault="00892C57" w:rsidP="005E01AF">
            <w:pPr>
              <w:pStyle w:val="TableEntry"/>
            </w:pPr>
            <w:r w:rsidRPr="001F42D3">
              <w:t>Unable to match medication to drug library</w:t>
            </w:r>
          </w:p>
        </w:tc>
        <w:tc>
          <w:tcPr>
            <w:tcW w:w="3960" w:type="dxa"/>
            <w:tcBorders>
              <w:top w:val="outset" w:sz="6" w:space="0" w:color="auto"/>
              <w:left w:val="outset" w:sz="6" w:space="0" w:color="auto"/>
              <w:bottom w:val="outset" w:sz="6" w:space="0" w:color="auto"/>
              <w:right w:val="outset" w:sz="6" w:space="0" w:color="auto"/>
            </w:tcBorders>
            <w:hideMark/>
          </w:tcPr>
          <w:p w14:paraId="29296818" w14:textId="77777777" w:rsidR="00892C57" w:rsidRPr="001F42D3" w:rsidRDefault="00892C57" w:rsidP="005E01AF">
            <w:pPr>
              <w:pStyle w:val="TableEntry"/>
            </w:pPr>
            <w:r w:rsidRPr="001F42D3">
              <w:t>e.g., Medication does not exist in drug library</w:t>
            </w:r>
          </w:p>
        </w:tc>
      </w:tr>
      <w:tr w:rsidR="00D81844" w:rsidRPr="001F42D3" w14:paraId="128F7DD1"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5C55317E" w14:textId="77777777" w:rsidR="00892C57" w:rsidRPr="001F42D3" w:rsidRDefault="00892C57" w:rsidP="005E01AF">
            <w:pPr>
              <w:pStyle w:val="TableEntry"/>
            </w:pPr>
            <w:r w:rsidRPr="001F42D3">
              <w:t>9011</w:t>
            </w:r>
          </w:p>
        </w:tc>
        <w:tc>
          <w:tcPr>
            <w:tcW w:w="3870" w:type="dxa"/>
            <w:tcBorders>
              <w:top w:val="outset" w:sz="6" w:space="0" w:color="auto"/>
              <w:left w:val="outset" w:sz="6" w:space="0" w:color="auto"/>
              <w:bottom w:val="outset" w:sz="6" w:space="0" w:color="auto"/>
              <w:right w:val="outset" w:sz="6" w:space="0" w:color="auto"/>
            </w:tcBorders>
            <w:hideMark/>
          </w:tcPr>
          <w:p w14:paraId="4B58840B" w14:textId="77777777" w:rsidR="00892C57" w:rsidRPr="001F42D3" w:rsidRDefault="00892C57" w:rsidP="005E01AF">
            <w:pPr>
              <w:pStyle w:val="TableEntry"/>
            </w:pPr>
            <w:r w:rsidRPr="001F42D3">
              <w:t>Patient weight mismatch</w:t>
            </w:r>
          </w:p>
        </w:tc>
        <w:tc>
          <w:tcPr>
            <w:tcW w:w="3960" w:type="dxa"/>
            <w:tcBorders>
              <w:top w:val="outset" w:sz="6" w:space="0" w:color="auto"/>
              <w:left w:val="outset" w:sz="6" w:space="0" w:color="auto"/>
              <w:bottom w:val="outset" w:sz="6" w:space="0" w:color="auto"/>
              <w:right w:val="outset" w:sz="6" w:space="0" w:color="auto"/>
            </w:tcBorders>
            <w:hideMark/>
          </w:tcPr>
          <w:p w14:paraId="1DCE6899" w14:textId="07B49665" w:rsidR="00892C57" w:rsidRPr="001F42D3" w:rsidRDefault="00892C57" w:rsidP="005E01AF">
            <w:pPr>
              <w:pStyle w:val="TableEntry"/>
            </w:pPr>
            <w:r w:rsidRPr="001F42D3">
              <w:t xml:space="preserve">e.g., patient weight known by pump differs from weight sent in </w:t>
            </w:r>
            <w:r w:rsidR="00647994" w:rsidRPr="001F42D3">
              <w:t>[PCD-03]</w:t>
            </w:r>
          </w:p>
        </w:tc>
      </w:tr>
      <w:tr w:rsidR="00D81844" w:rsidRPr="001F42D3" w14:paraId="38172628"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5DA724D" w14:textId="77777777" w:rsidR="00892C57" w:rsidRPr="001F42D3" w:rsidRDefault="00892C57" w:rsidP="005E01AF">
            <w:pPr>
              <w:pStyle w:val="TableEntry"/>
            </w:pPr>
            <w:r w:rsidRPr="001F42D3">
              <w:t>9012</w:t>
            </w:r>
          </w:p>
        </w:tc>
        <w:tc>
          <w:tcPr>
            <w:tcW w:w="3870" w:type="dxa"/>
            <w:tcBorders>
              <w:top w:val="outset" w:sz="6" w:space="0" w:color="auto"/>
              <w:left w:val="outset" w:sz="6" w:space="0" w:color="auto"/>
              <w:bottom w:val="outset" w:sz="6" w:space="0" w:color="auto"/>
              <w:right w:val="outset" w:sz="6" w:space="0" w:color="auto"/>
            </w:tcBorders>
            <w:hideMark/>
          </w:tcPr>
          <w:p w14:paraId="485FB05D" w14:textId="77777777" w:rsidR="00892C57" w:rsidRPr="001F42D3" w:rsidRDefault="00892C57" w:rsidP="005E01AF">
            <w:pPr>
              <w:pStyle w:val="TableEntry"/>
            </w:pPr>
            <w:r w:rsidRPr="001F42D3">
              <w:t>Patient ID mismatch</w:t>
            </w:r>
          </w:p>
        </w:tc>
        <w:tc>
          <w:tcPr>
            <w:tcW w:w="3960" w:type="dxa"/>
            <w:tcBorders>
              <w:top w:val="outset" w:sz="6" w:space="0" w:color="auto"/>
              <w:left w:val="outset" w:sz="6" w:space="0" w:color="auto"/>
              <w:bottom w:val="outset" w:sz="6" w:space="0" w:color="auto"/>
              <w:right w:val="outset" w:sz="6" w:space="0" w:color="auto"/>
            </w:tcBorders>
            <w:hideMark/>
          </w:tcPr>
          <w:p w14:paraId="19FDC910" w14:textId="35FA5571" w:rsidR="00892C57" w:rsidRPr="001F42D3" w:rsidRDefault="00892C57" w:rsidP="005E01AF">
            <w:pPr>
              <w:pStyle w:val="TableEntry"/>
            </w:pPr>
            <w:r w:rsidRPr="001F42D3">
              <w:t xml:space="preserve">e.g., patient ID known by pump differs from ID sent in </w:t>
            </w:r>
            <w:r w:rsidR="00647994" w:rsidRPr="001F42D3">
              <w:t>[PCD-03]</w:t>
            </w:r>
          </w:p>
        </w:tc>
      </w:tr>
      <w:tr w:rsidR="00D81844" w:rsidRPr="001F42D3" w14:paraId="4EA1E499"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B1FA0F9" w14:textId="77777777" w:rsidR="00892C57" w:rsidRPr="001F42D3" w:rsidRDefault="00892C57" w:rsidP="005E01AF">
            <w:pPr>
              <w:pStyle w:val="TableEntry"/>
            </w:pPr>
            <w:r w:rsidRPr="001F42D3">
              <w:t>9013</w:t>
            </w:r>
          </w:p>
        </w:tc>
        <w:tc>
          <w:tcPr>
            <w:tcW w:w="3870" w:type="dxa"/>
            <w:tcBorders>
              <w:top w:val="outset" w:sz="6" w:space="0" w:color="auto"/>
              <w:left w:val="outset" w:sz="6" w:space="0" w:color="auto"/>
              <w:bottom w:val="outset" w:sz="6" w:space="0" w:color="auto"/>
              <w:right w:val="outset" w:sz="6" w:space="0" w:color="auto"/>
            </w:tcBorders>
            <w:hideMark/>
          </w:tcPr>
          <w:p w14:paraId="376F657F" w14:textId="77777777" w:rsidR="00892C57" w:rsidRPr="001F42D3" w:rsidRDefault="00892C57" w:rsidP="005E01AF">
            <w:pPr>
              <w:pStyle w:val="TableEntry"/>
            </w:pPr>
            <w:r w:rsidRPr="001F42D3">
              <w:t>Unable to program medication as piggyback</w:t>
            </w:r>
          </w:p>
        </w:tc>
        <w:tc>
          <w:tcPr>
            <w:tcW w:w="3960" w:type="dxa"/>
            <w:tcBorders>
              <w:top w:val="outset" w:sz="6" w:space="0" w:color="auto"/>
              <w:left w:val="outset" w:sz="6" w:space="0" w:color="auto"/>
              <w:bottom w:val="outset" w:sz="6" w:space="0" w:color="auto"/>
              <w:right w:val="outset" w:sz="6" w:space="0" w:color="auto"/>
            </w:tcBorders>
            <w:hideMark/>
          </w:tcPr>
          <w:p w14:paraId="4795887C" w14:textId="77777777" w:rsidR="00892C57" w:rsidRPr="001F42D3" w:rsidRDefault="00892C57" w:rsidP="005E01AF">
            <w:pPr>
              <w:pStyle w:val="TableEntry"/>
            </w:pPr>
            <w:r w:rsidRPr="001F42D3">
              <w:t>e.g., medication not configured for piggyback administration in drug library</w:t>
            </w:r>
          </w:p>
        </w:tc>
      </w:tr>
      <w:tr w:rsidR="00D81844" w:rsidRPr="001F42D3" w14:paraId="42C4078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3CB9C79" w14:textId="77777777" w:rsidR="00892C57" w:rsidRPr="001F42D3" w:rsidRDefault="00892C57" w:rsidP="005E01AF">
            <w:pPr>
              <w:pStyle w:val="TableEntry"/>
            </w:pPr>
            <w:r w:rsidRPr="001F42D3">
              <w:t>9014</w:t>
            </w:r>
          </w:p>
        </w:tc>
        <w:tc>
          <w:tcPr>
            <w:tcW w:w="3870" w:type="dxa"/>
            <w:tcBorders>
              <w:top w:val="outset" w:sz="6" w:space="0" w:color="auto"/>
              <w:left w:val="outset" w:sz="6" w:space="0" w:color="auto"/>
              <w:bottom w:val="outset" w:sz="6" w:space="0" w:color="auto"/>
              <w:right w:val="outset" w:sz="6" w:space="0" w:color="auto"/>
            </w:tcBorders>
            <w:hideMark/>
          </w:tcPr>
          <w:p w14:paraId="253E8E19" w14:textId="77777777" w:rsidR="00892C57" w:rsidRPr="001F42D3" w:rsidRDefault="00892C57" w:rsidP="005E01AF">
            <w:pPr>
              <w:pStyle w:val="TableEntry"/>
            </w:pPr>
            <w:r w:rsidRPr="001F42D3">
              <w:t>Dose rate or VTBI exceeds maximum</w:t>
            </w:r>
          </w:p>
        </w:tc>
        <w:tc>
          <w:tcPr>
            <w:tcW w:w="3960" w:type="dxa"/>
            <w:tcBorders>
              <w:top w:val="outset" w:sz="6" w:space="0" w:color="auto"/>
              <w:left w:val="outset" w:sz="6" w:space="0" w:color="auto"/>
              <w:bottom w:val="outset" w:sz="6" w:space="0" w:color="auto"/>
              <w:right w:val="outset" w:sz="6" w:space="0" w:color="auto"/>
            </w:tcBorders>
            <w:hideMark/>
          </w:tcPr>
          <w:p w14:paraId="6BDE1B23" w14:textId="77777777" w:rsidR="00892C57" w:rsidRPr="001F42D3" w:rsidRDefault="00892C57" w:rsidP="005E01AF">
            <w:pPr>
              <w:pStyle w:val="TableEntry"/>
            </w:pPr>
            <w:r w:rsidRPr="001F42D3">
              <w:t>e.g., greater than pump maximum</w:t>
            </w:r>
          </w:p>
        </w:tc>
      </w:tr>
      <w:tr w:rsidR="00D81844" w:rsidRPr="001F42D3" w14:paraId="12141657"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75626D2F" w14:textId="77777777" w:rsidR="00892C57" w:rsidRPr="001F42D3" w:rsidRDefault="00892C57" w:rsidP="005E01AF">
            <w:pPr>
              <w:pStyle w:val="TableEntry"/>
            </w:pPr>
            <w:r w:rsidRPr="001F42D3">
              <w:t>9015</w:t>
            </w:r>
          </w:p>
        </w:tc>
        <w:tc>
          <w:tcPr>
            <w:tcW w:w="3870" w:type="dxa"/>
            <w:tcBorders>
              <w:top w:val="outset" w:sz="6" w:space="0" w:color="auto"/>
              <w:left w:val="outset" w:sz="6" w:space="0" w:color="auto"/>
              <w:bottom w:val="outset" w:sz="6" w:space="0" w:color="auto"/>
              <w:right w:val="outset" w:sz="6" w:space="0" w:color="auto"/>
            </w:tcBorders>
            <w:hideMark/>
          </w:tcPr>
          <w:p w14:paraId="5C03906B" w14:textId="77777777" w:rsidR="00892C57" w:rsidRPr="001F42D3" w:rsidRDefault="00892C57" w:rsidP="005E01AF">
            <w:pPr>
              <w:pStyle w:val="TableEntry"/>
            </w:pPr>
            <w:r w:rsidRPr="001F42D3">
              <w:t>Request timed out</w:t>
            </w:r>
          </w:p>
        </w:tc>
        <w:tc>
          <w:tcPr>
            <w:tcW w:w="3960" w:type="dxa"/>
            <w:tcBorders>
              <w:top w:val="outset" w:sz="6" w:space="0" w:color="auto"/>
              <w:left w:val="outset" w:sz="6" w:space="0" w:color="auto"/>
              <w:bottom w:val="outset" w:sz="6" w:space="0" w:color="auto"/>
              <w:right w:val="outset" w:sz="6" w:space="0" w:color="auto"/>
            </w:tcBorders>
            <w:hideMark/>
          </w:tcPr>
          <w:p w14:paraId="0FC84BE4" w14:textId="77777777" w:rsidR="00892C57" w:rsidRPr="001F42D3" w:rsidRDefault="00892C57" w:rsidP="005E01AF">
            <w:pPr>
              <w:pStyle w:val="TableEntry"/>
            </w:pPr>
          </w:p>
        </w:tc>
      </w:tr>
      <w:tr w:rsidR="00D81844" w:rsidRPr="001F42D3" w14:paraId="32DC6010"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7A9B709" w14:textId="77777777" w:rsidR="00892C57" w:rsidRPr="001F42D3" w:rsidRDefault="00892C57" w:rsidP="005E01AF">
            <w:pPr>
              <w:pStyle w:val="TableEntry"/>
            </w:pPr>
            <w:r w:rsidRPr="001F42D3">
              <w:t>9016</w:t>
            </w:r>
          </w:p>
        </w:tc>
        <w:tc>
          <w:tcPr>
            <w:tcW w:w="3870" w:type="dxa"/>
            <w:tcBorders>
              <w:top w:val="outset" w:sz="6" w:space="0" w:color="auto"/>
              <w:left w:val="outset" w:sz="6" w:space="0" w:color="auto"/>
              <w:bottom w:val="outset" w:sz="6" w:space="0" w:color="auto"/>
              <w:right w:val="outset" w:sz="6" w:space="0" w:color="auto"/>
            </w:tcBorders>
            <w:hideMark/>
          </w:tcPr>
          <w:p w14:paraId="34DFAD49" w14:textId="77777777" w:rsidR="00892C57" w:rsidRPr="001F42D3" w:rsidRDefault="00892C57" w:rsidP="005E01AF">
            <w:pPr>
              <w:pStyle w:val="TableEntry"/>
            </w:pPr>
            <w:r w:rsidRPr="001F42D3">
              <w:t>Other error</w:t>
            </w:r>
          </w:p>
        </w:tc>
        <w:tc>
          <w:tcPr>
            <w:tcW w:w="3960" w:type="dxa"/>
            <w:tcBorders>
              <w:top w:val="outset" w:sz="6" w:space="0" w:color="auto"/>
              <w:left w:val="outset" w:sz="6" w:space="0" w:color="auto"/>
              <w:bottom w:val="outset" w:sz="6" w:space="0" w:color="auto"/>
              <w:right w:val="outset" w:sz="6" w:space="0" w:color="auto"/>
            </w:tcBorders>
            <w:hideMark/>
          </w:tcPr>
          <w:p w14:paraId="04079B45" w14:textId="77777777" w:rsidR="00892C57" w:rsidRPr="001F42D3" w:rsidRDefault="00892C57" w:rsidP="005E01AF">
            <w:pPr>
              <w:pStyle w:val="TableEntry"/>
            </w:pPr>
            <w:r w:rsidRPr="001F42D3">
              <w:t>Used when other errors are not applicable</w:t>
            </w:r>
          </w:p>
        </w:tc>
      </w:tr>
      <w:tr w:rsidR="00D81844" w:rsidRPr="001F42D3" w14:paraId="0DC9875C"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B5E0FEB" w14:textId="77777777" w:rsidR="00892C57" w:rsidRPr="001F42D3" w:rsidRDefault="00892C57" w:rsidP="005E01AF">
            <w:pPr>
              <w:pStyle w:val="TableEntry"/>
            </w:pPr>
            <w:r w:rsidRPr="001F42D3">
              <w:t>9017</w:t>
            </w:r>
          </w:p>
        </w:tc>
        <w:tc>
          <w:tcPr>
            <w:tcW w:w="3870" w:type="dxa"/>
            <w:tcBorders>
              <w:top w:val="outset" w:sz="6" w:space="0" w:color="auto"/>
              <w:left w:val="outset" w:sz="6" w:space="0" w:color="auto"/>
              <w:bottom w:val="outset" w:sz="6" w:space="0" w:color="auto"/>
              <w:right w:val="outset" w:sz="6" w:space="0" w:color="auto"/>
            </w:tcBorders>
            <w:hideMark/>
          </w:tcPr>
          <w:p w14:paraId="7295767F" w14:textId="77777777" w:rsidR="00892C57" w:rsidRPr="001F42D3" w:rsidRDefault="00892C57" w:rsidP="005E01AF">
            <w:pPr>
              <w:pStyle w:val="TableEntry"/>
            </w:pPr>
            <w:r w:rsidRPr="001F42D3">
              <w:t>Infuser cannot accept program</w:t>
            </w:r>
          </w:p>
        </w:tc>
        <w:tc>
          <w:tcPr>
            <w:tcW w:w="3960" w:type="dxa"/>
            <w:tcBorders>
              <w:top w:val="outset" w:sz="6" w:space="0" w:color="auto"/>
              <w:left w:val="outset" w:sz="6" w:space="0" w:color="auto"/>
              <w:bottom w:val="outset" w:sz="6" w:space="0" w:color="auto"/>
              <w:right w:val="outset" w:sz="6" w:space="0" w:color="auto"/>
            </w:tcBorders>
            <w:hideMark/>
          </w:tcPr>
          <w:p w14:paraId="6AEFD4F4" w14:textId="77777777" w:rsidR="00892C57" w:rsidRPr="001F42D3" w:rsidRDefault="00892C57" w:rsidP="005E01AF">
            <w:pPr>
              <w:pStyle w:val="TableEntry"/>
            </w:pPr>
            <w:r w:rsidRPr="001F42D3">
              <w:t>Infuser is in a state where it cannot accept program; e.g., alarming or in standby</w:t>
            </w:r>
          </w:p>
        </w:tc>
      </w:tr>
      <w:tr w:rsidR="00D81844" w:rsidRPr="001F42D3" w14:paraId="1DFE9CD4"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75A8B7F" w14:textId="77777777" w:rsidR="00892C57" w:rsidRPr="001F42D3" w:rsidRDefault="00892C57" w:rsidP="005E01AF">
            <w:pPr>
              <w:pStyle w:val="TableEntry"/>
            </w:pPr>
            <w:r w:rsidRPr="001F42D3">
              <w:t>9018</w:t>
            </w:r>
          </w:p>
        </w:tc>
        <w:tc>
          <w:tcPr>
            <w:tcW w:w="3870" w:type="dxa"/>
            <w:tcBorders>
              <w:top w:val="outset" w:sz="6" w:space="0" w:color="auto"/>
              <w:left w:val="outset" w:sz="6" w:space="0" w:color="auto"/>
              <w:bottom w:val="outset" w:sz="6" w:space="0" w:color="auto"/>
              <w:right w:val="outset" w:sz="6" w:space="0" w:color="auto"/>
            </w:tcBorders>
            <w:hideMark/>
          </w:tcPr>
          <w:p w14:paraId="37A64E05" w14:textId="77777777" w:rsidR="00892C57" w:rsidRPr="001F42D3" w:rsidRDefault="00892C57" w:rsidP="005E01AF">
            <w:pPr>
              <w:pStyle w:val="TableEntry"/>
            </w:pPr>
            <w:r w:rsidRPr="001F42D3">
              <w:t>Parameter (ParameterName) does not match drug library   </w:t>
            </w:r>
          </w:p>
        </w:tc>
        <w:tc>
          <w:tcPr>
            <w:tcW w:w="3960" w:type="dxa"/>
            <w:tcBorders>
              <w:top w:val="outset" w:sz="6" w:space="0" w:color="auto"/>
              <w:left w:val="outset" w:sz="6" w:space="0" w:color="auto"/>
              <w:bottom w:val="outset" w:sz="6" w:space="0" w:color="auto"/>
              <w:right w:val="outset" w:sz="6" w:space="0" w:color="auto"/>
            </w:tcBorders>
            <w:hideMark/>
          </w:tcPr>
          <w:p w14:paraId="020BE937" w14:textId="77777777" w:rsidR="00892C57" w:rsidRPr="001F42D3" w:rsidRDefault="00892C57" w:rsidP="005E01AF">
            <w:pPr>
              <w:pStyle w:val="TableEntry"/>
            </w:pPr>
            <w:r w:rsidRPr="001F42D3">
              <w:t>e.g., Give Strength Units (RXG-18) = mg, drug library = mEq</w:t>
            </w:r>
          </w:p>
        </w:tc>
      </w:tr>
      <w:tr w:rsidR="00D81844" w:rsidRPr="001F42D3" w14:paraId="7EAEB603"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BD32D2F" w14:textId="77777777" w:rsidR="00892C57" w:rsidRPr="001F42D3" w:rsidRDefault="00892C57" w:rsidP="005E01AF">
            <w:pPr>
              <w:pStyle w:val="TableEntry"/>
            </w:pPr>
            <w:r w:rsidRPr="001F42D3">
              <w:t>9019</w:t>
            </w:r>
          </w:p>
        </w:tc>
        <w:tc>
          <w:tcPr>
            <w:tcW w:w="3870" w:type="dxa"/>
            <w:tcBorders>
              <w:top w:val="outset" w:sz="6" w:space="0" w:color="auto"/>
              <w:left w:val="outset" w:sz="6" w:space="0" w:color="auto"/>
              <w:bottom w:val="outset" w:sz="6" w:space="0" w:color="auto"/>
              <w:right w:val="outset" w:sz="6" w:space="0" w:color="auto"/>
            </w:tcBorders>
            <w:hideMark/>
          </w:tcPr>
          <w:p w14:paraId="7F794F71" w14:textId="77777777" w:rsidR="00892C57" w:rsidRPr="001F42D3" w:rsidRDefault="00892C57" w:rsidP="005E01AF">
            <w:pPr>
              <w:pStyle w:val="TableEntry"/>
            </w:pPr>
            <w:r w:rsidRPr="001F42D3">
              <w:t>Patient weight missing</w:t>
            </w:r>
          </w:p>
        </w:tc>
        <w:tc>
          <w:tcPr>
            <w:tcW w:w="3960" w:type="dxa"/>
            <w:tcBorders>
              <w:top w:val="outset" w:sz="6" w:space="0" w:color="auto"/>
              <w:left w:val="outset" w:sz="6" w:space="0" w:color="auto"/>
              <w:bottom w:val="outset" w:sz="6" w:space="0" w:color="auto"/>
              <w:right w:val="outset" w:sz="6" w:space="0" w:color="auto"/>
            </w:tcBorders>
            <w:hideMark/>
          </w:tcPr>
          <w:p w14:paraId="6BE9AD6A" w14:textId="77777777" w:rsidR="00892C57" w:rsidRPr="001F42D3" w:rsidRDefault="00892C57" w:rsidP="005E01AF">
            <w:pPr>
              <w:pStyle w:val="TableEntry"/>
            </w:pPr>
            <w:r w:rsidRPr="001F42D3">
              <w:t>Drug is weight-based or BSA-based, but patient weight OBX is missing</w:t>
            </w:r>
          </w:p>
        </w:tc>
      </w:tr>
      <w:tr w:rsidR="00D81844" w:rsidRPr="001F42D3" w14:paraId="36149256"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F8990B2" w14:textId="77777777" w:rsidR="00892C57" w:rsidRPr="001F42D3" w:rsidRDefault="00892C57" w:rsidP="005E01AF">
            <w:pPr>
              <w:pStyle w:val="TableEntry"/>
            </w:pPr>
            <w:r w:rsidRPr="001F42D3">
              <w:t>9020</w:t>
            </w:r>
          </w:p>
        </w:tc>
        <w:tc>
          <w:tcPr>
            <w:tcW w:w="3870" w:type="dxa"/>
            <w:tcBorders>
              <w:top w:val="outset" w:sz="6" w:space="0" w:color="auto"/>
              <w:left w:val="outset" w:sz="6" w:space="0" w:color="auto"/>
              <w:bottom w:val="outset" w:sz="6" w:space="0" w:color="auto"/>
              <w:right w:val="outset" w:sz="6" w:space="0" w:color="auto"/>
            </w:tcBorders>
            <w:hideMark/>
          </w:tcPr>
          <w:p w14:paraId="2B80BD07" w14:textId="77777777" w:rsidR="00892C57" w:rsidRPr="001F42D3" w:rsidRDefault="00892C57" w:rsidP="005E01AF">
            <w:pPr>
              <w:pStyle w:val="TableEntry"/>
            </w:pPr>
            <w:r w:rsidRPr="001F42D3">
              <w:t>Patient height missing</w:t>
            </w:r>
          </w:p>
        </w:tc>
        <w:tc>
          <w:tcPr>
            <w:tcW w:w="3960" w:type="dxa"/>
            <w:tcBorders>
              <w:top w:val="outset" w:sz="6" w:space="0" w:color="auto"/>
              <w:left w:val="outset" w:sz="6" w:space="0" w:color="auto"/>
              <w:bottom w:val="outset" w:sz="6" w:space="0" w:color="auto"/>
              <w:right w:val="outset" w:sz="6" w:space="0" w:color="auto"/>
            </w:tcBorders>
            <w:hideMark/>
          </w:tcPr>
          <w:p w14:paraId="04E09083" w14:textId="77777777" w:rsidR="00892C57" w:rsidRPr="001F42D3" w:rsidRDefault="00892C57" w:rsidP="005E01AF">
            <w:pPr>
              <w:pStyle w:val="TableEntry"/>
            </w:pPr>
            <w:r w:rsidRPr="001F42D3">
              <w:t>Drug is BSA-based, but patient height OBX is missing </w:t>
            </w:r>
          </w:p>
        </w:tc>
      </w:tr>
      <w:tr w:rsidR="00D81844" w:rsidRPr="001F42D3" w14:paraId="5F269654"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4E3EAF2E" w14:textId="77777777" w:rsidR="00892C57" w:rsidRPr="001F42D3" w:rsidRDefault="00892C57" w:rsidP="005E01AF">
            <w:pPr>
              <w:pStyle w:val="TableEntry"/>
            </w:pPr>
            <w:r w:rsidRPr="001F42D3">
              <w:t>9021</w:t>
            </w:r>
          </w:p>
        </w:tc>
        <w:tc>
          <w:tcPr>
            <w:tcW w:w="3870" w:type="dxa"/>
            <w:tcBorders>
              <w:top w:val="outset" w:sz="6" w:space="0" w:color="auto"/>
              <w:left w:val="outset" w:sz="6" w:space="0" w:color="auto"/>
              <w:bottom w:val="outset" w:sz="6" w:space="0" w:color="auto"/>
              <w:right w:val="outset" w:sz="6" w:space="0" w:color="auto"/>
            </w:tcBorders>
            <w:hideMark/>
          </w:tcPr>
          <w:p w14:paraId="55D34B8E" w14:textId="77777777" w:rsidR="00892C57" w:rsidRPr="001F42D3" w:rsidRDefault="00892C57" w:rsidP="005E01AF">
            <w:pPr>
              <w:pStyle w:val="TableEntry"/>
            </w:pPr>
            <w:r w:rsidRPr="001F42D3">
              <w:t>Care area or profile mismatch</w:t>
            </w:r>
          </w:p>
        </w:tc>
        <w:tc>
          <w:tcPr>
            <w:tcW w:w="3960" w:type="dxa"/>
            <w:tcBorders>
              <w:top w:val="outset" w:sz="6" w:space="0" w:color="auto"/>
              <w:left w:val="outset" w:sz="6" w:space="0" w:color="auto"/>
              <w:bottom w:val="outset" w:sz="6" w:space="0" w:color="auto"/>
              <w:right w:val="outset" w:sz="6" w:space="0" w:color="auto"/>
            </w:tcBorders>
            <w:hideMark/>
          </w:tcPr>
          <w:p w14:paraId="26066A3E" w14:textId="77777777" w:rsidR="00892C57" w:rsidRPr="001F42D3" w:rsidRDefault="00892C57" w:rsidP="005E01AF">
            <w:pPr>
              <w:pStyle w:val="TableEntry"/>
            </w:pPr>
            <w:r w:rsidRPr="001F42D3">
              <w:t>Care area or profile not cleared on pump; or pump is set to a different care area</w:t>
            </w:r>
          </w:p>
        </w:tc>
      </w:tr>
      <w:tr w:rsidR="00D81844" w:rsidRPr="001F42D3" w14:paraId="037D82AA"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6661EB21" w14:textId="77777777" w:rsidR="00892C57" w:rsidRPr="001F42D3" w:rsidRDefault="00892C57" w:rsidP="005E01AF">
            <w:pPr>
              <w:pStyle w:val="TableEntry"/>
            </w:pPr>
            <w:r w:rsidRPr="001F42D3">
              <w:t>9022</w:t>
            </w:r>
          </w:p>
        </w:tc>
        <w:tc>
          <w:tcPr>
            <w:tcW w:w="3870" w:type="dxa"/>
            <w:tcBorders>
              <w:top w:val="outset" w:sz="6" w:space="0" w:color="auto"/>
              <w:left w:val="outset" w:sz="6" w:space="0" w:color="auto"/>
              <w:bottom w:val="outset" w:sz="6" w:space="0" w:color="auto"/>
              <w:right w:val="outset" w:sz="6" w:space="0" w:color="auto"/>
            </w:tcBorders>
            <w:hideMark/>
          </w:tcPr>
          <w:p w14:paraId="5586504A" w14:textId="77777777" w:rsidR="00892C57" w:rsidRPr="001F42D3" w:rsidRDefault="00892C57" w:rsidP="005E01AF">
            <w:pPr>
              <w:pStyle w:val="TableEntry"/>
            </w:pPr>
            <w:r w:rsidRPr="001F42D3">
              <w:t>Requested infusion program is stale</w:t>
            </w:r>
          </w:p>
        </w:tc>
        <w:tc>
          <w:tcPr>
            <w:tcW w:w="3960" w:type="dxa"/>
            <w:tcBorders>
              <w:top w:val="outset" w:sz="6" w:space="0" w:color="auto"/>
              <w:left w:val="outset" w:sz="6" w:space="0" w:color="auto"/>
              <w:bottom w:val="outset" w:sz="6" w:space="0" w:color="auto"/>
              <w:right w:val="outset" w:sz="6" w:space="0" w:color="auto"/>
            </w:tcBorders>
            <w:hideMark/>
          </w:tcPr>
          <w:p w14:paraId="1CC31807" w14:textId="77777777" w:rsidR="00892C57" w:rsidRPr="001F42D3" w:rsidRDefault="00892C57" w:rsidP="005E01AF">
            <w:pPr>
              <w:pStyle w:val="TableEntry"/>
            </w:pPr>
            <w:r w:rsidRPr="001F42D3">
              <w:t>The value of ORC.9 is older than what the IOC will allow to program the pump</w:t>
            </w:r>
          </w:p>
        </w:tc>
      </w:tr>
      <w:tr w:rsidR="00D81844" w:rsidRPr="001F42D3" w14:paraId="1D64CFAD"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010A5721" w14:textId="77777777" w:rsidR="00892C57" w:rsidRPr="001F42D3" w:rsidRDefault="00892C57" w:rsidP="005E01AF">
            <w:pPr>
              <w:pStyle w:val="TableEntry"/>
            </w:pPr>
            <w:r w:rsidRPr="001F42D3">
              <w:t>9023</w:t>
            </w:r>
          </w:p>
        </w:tc>
        <w:tc>
          <w:tcPr>
            <w:tcW w:w="3870" w:type="dxa"/>
            <w:tcBorders>
              <w:top w:val="outset" w:sz="6" w:space="0" w:color="auto"/>
              <w:left w:val="outset" w:sz="6" w:space="0" w:color="auto"/>
              <w:bottom w:val="outset" w:sz="6" w:space="0" w:color="auto"/>
              <w:right w:val="outset" w:sz="6" w:space="0" w:color="auto"/>
            </w:tcBorders>
            <w:hideMark/>
          </w:tcPr>
          <w:p w14:paraId="04BD3647" w14:textId="77777777" w:rsidR="00892C57" w:rsidRPr="001F42D3" w:rsidRDefault="00892C57" w:rsidP="005E01AF">
            <w:pPr>
              <w:pStyle w:val="TableEntry"/>
            </w:pPr>
            <w:r w:rsidRPr="001F42D3">
              <w:t>Program rejected by user</w:t>
            </w:r>
          </w:p>
        </w:tc>
        <w:tc>
          <w:tcPr>
            <w:tcW w:w="3960" w:type="dxa"/>
            <w:tcBorders>
              <w:top w:val="outset" w:sz="6" w:space="0" w:color="auto"/>
              <w:left w:val="outset" w:sz="6" w:space="0" w:color="auto"/>
              <w:bottom w:val="outset" w:sz="6" w:space="0" w:color="auto"/>
              <w:right w:val="outset" w:sz="6" w:space="0" w:color="auto"/>
            </w:tcBorders>
            <w:hideMark/>
          </w:tcPr>
          <w:p w14:paraId="69D7F87D" w14:textId="77777777" w:rsidR="00892C57" w:rsidRPr="001F42D3" w:rsidRDefault="00892C57" w:rsidP="005E01AF">
            <w:pPr>
              <w:pStyle w:val="TableEntry"/>
            </w:pPr>
            <w:r w:rsidRPr="001F42D3">
              <w:t>Program rejected by user prior to starting infusion</w:t>
            </w:r>
          </w:p>
        </w:tc>
      </w:tr>
      <w:tr w:rsidR="00D81844" w:rsidRPr="001F42D3" w14:paraId="278ADD9B"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F7FE887" w14:textId="77777777" w:rsidR="00892C57" w:rsidRPr="001F42D3" w:rsidRDefault="00892C57" w:rsidP="005E01AF">
            <w:pPr>
              <w:pStyle w:val="TableEntry"/>
            </w:pPr>
            <w:r w:rsidRPr="001F42D3">
              <w:t>9024</w:t>
            </w:r>
          </w:p>
        </w:tc>
        <w:tc>
          <w:tcPr>
            <w:tcW w:w="3870" w:type="dxa"/>
            <w:tcBorders>
              <w:top w:val="outset" w:sz="6" w:space="0" w:color="auto"/>
              <w:left w:val="outset" w:sz="6" w:space="0" w:color="auto"/>
              <w:bottom w:val="outset" w:sz="6" w:space="0" w:color="auto"/>
              <w:right w:val="outset" w:sz="6" w:space="0" w:color="auto"/>
            </w:tcBorders>
            <w:hideMark/>
          </w:tcPr>
          <w:p w14:paraId="2908643A" w14:textId="77777777" w:rsidR="00892C57" w:rsidRPr="001F42D3" w:rsidRDefault="00892C57" w:rsidP="005E01AF">
            <w:pPr>
              <w:pStyle w:val="TableEntry"/>
            </w:pPr>
            <w:r w:rsidRPr="001F42D3">
              <w:t>Drug library hard limit exceeded</w:t>
            </w:r>
          </w:p>
        </w:tc>
        <w:tc>
          <w:tcPr>
            <w:tcW w:w="3960" w:type="dxa"/>
            <w:tcBorders>
              <w:top w:val="outset" w:sz="6" w:space="0" w:color="auto"/>
              <w:left w:val="outset" w:sz="6" w:space="0" w:color="auto"/>
              <w:bottom w:val="outset" w:sz="6" w:space="0" w:color="auto"/>
              <w:right w:val="outset" w:sz="6" w:space="0" w:color="auto"/>
            </w:tcBorders>
            <w:hideMark/>
          </w:tcPr>
          <w:p w14:paraId="41F9CF1A" w14:textId="77777777" w:rsidR="00892C57" w:rsidRPr="001F42D3" w:rsidRDefault="00892C57" w:rsidP="005E01AF">
            <w:pPr>
              <w:pStyle w:val="TableEntry"/>
            </w:pPr>
            <w:r w:rsidRPr="001F42D3">
              <w:t>e.g., dose exceeds maximum allowable for medication</w:t>
            </w:r>
          </w:p>
        </w:tc>
      </w:tr>
      <w:tr w:rsidR="00D81844" w:rsidRPr="001F42D3" w14:paraId="70774973"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15644FE3" w14:textId="77777777" w:rsidR="00892C57" w:rsidRPr="001F42D3" w:rsidRDefault="00892C57" w:rsidP="005E01AF">
            <w:pPr>
              <w:pStyle w:val="TableEntry"/>
            </w:pPr>
            <w:r w:rsidRPr="001F42D3">
              <w:lastRenderedPageBreak/>
              <w:t>9025</w:t>
            </w:r>
          </w:p>
        </w:tc>
        <w:tc>
          <w:tcPr>
            <w:tcW w:w="3870" w:type="dxa"/>
            <w:tcBorders>
              <w:top w:val="outset" w:sz="6" w:space="0" w:color="auto"/>
              <w:left w:val="outset" w:sz="6" w:space="0" w:color="auto"/>
              <w:bottom w:val="outset" w:sz="6" w:space="0" w:color="auto"/>
              <w:right w:val="outset" w:sz="6" w:space="0" w:color="auto"/>
            </w:tcBorders>
            <w:hideMark/>
          </w:tcPr>
          <w:p w14:paraId="4459835E" w14:textId="77777777" w:rsidR="00892C57" w:rsidRPr="001F42D3" w:rsidRDefault="00892C57" w:rsidP="005E01AF">
            <w:pPr>
              <w:pStyle w:val="TableEntry"/>
            </w:pPr>
            <w:r w:rsidRPr="001F42D3">
              <w:t>Lockout interval missing</w:t>
            </w:r>
          </w:p>
        </w:tc>
        <w:tc>
          <w:tcPr>
            <w:tcW w:w="3960" w:type="dxa"/>
            <w:tcBorders>
              <w:top w:val="outset" w:sz="6" w:space="0" w:color="auto"/>
              <w:left w:val="outset" w:sz="6" w:space="0" w:color="auto"/>
              <w:bottom w:val="outset" w:sz="6" w:space="0" w:color="auto"/>
              <w:right w:val="outset" w:sz="6" w:space="0" w:color="auto"/>
            </w:tcBorders>
            <w:hideMark/>
          </w:tcPr>
          <w:p w14:paraId="39118710" w14:textId="77777777" w:rsidR="00892C57" w:rsidRPr="001F42D3" w:rsidRDefault="00892C57" w:rsidP="005E01AF">
            <w:pPr>
              <w:pStyle w:val="TableEntry"/>
            </w:pPr>
            <w:r w:rsidRPr="001F42D3">
              <w:t>Lockout Interval is required when Patient Dose is present</w:t>
            </w:r>
          </w:p>
        </w:tc>
      </w:tr>
      <w:tr w:rsidR="00D81844" w:rsidRPr="001F42D3" w14:paraId="33A0CFEB"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2B49BC69" w14:textId="77777777" w:rsidR="00892C57" w:rsidRPr="001F42D3" w:rsidRDefault="00892C57" w:rsidP="005E01AF">
            <w:pPr>
              <w:pStyle w:val="TableEntry"/>
            </w:pPr>
            <w:r w:rsidRPr="001F42D3">
              <w:t>9026</w:t>
            </w:r>
          </w:p>
        </w:tc>
        <w:tc>
          <w:tcPr>
            <w:tcW w:w="3870" w:type="dxa"/>
            <w:tcBorders>
              <w:top w:val="outset" w:sz="6" w:space="0" w:color="auto"/>
              <w:left w:val="outset" w:sz="6" w:space="0" w:color="auto"/>
              <w:bottom w:val="outset" w:sz="6" w:space="0" w:color="auto"/>
              <w:right w:val="outset" w:sz="6" w:space="0" w:color="auto"/>
            </w:tcBorders>
            <w:hideMark/>
          </w:tcPr>
          <w:p w14:paraId="46CDD6E5" w14:textId="77777777" w:rsidR="00892C57" w:rsidRPr="001F42D3" w:rsidRDefault="00892C57" w:rsidP="005E01AF">
            <w:pPr>
              <w:pStyle w:val="TableEntry"/>
            </w:pPr>
            <w:r w:rsidRPr="001F42D3">
              <w:t>Dose limit missing</w:t>
            </w:r>
          </w:p>
        </w:tc>
        <w:tc>
          <w:tcPr>
            <w:tcW w:w="3960" w:type="dxa"/>
            <w:tcBorders>
              <w:top w:val="outset" w:sz="6" w:space="0" w:color="auto"/>
              <w:left w:val="outset" w:sz="6" w:space="0" w:color="auto"/>
              <w:bottom w:val="outset" w:sz="6" w:space="0" w:color="auto"/>
              <w:right w:val="outset" w:sz="6" w:space="0" w:color="auto"/>
            </w:tcBorders>
            <w:hideMark/>
          </w:tcPr>
          <w:p w14:paraId="61B9E55B" w14:textId="77777777" w:rsidR="00892C57" w:rsidRPr="001F42D3" w:rsidRDefault="00892C57" w:rsidP="005E01AF">
            <w:pPr>
              <w:pStyle w:val="TableEntry"/>
            </w:pPr>
            <w:r w:rsidRPr="001F42D3">
              <w:t>PCA dose limit is required but missing</w:t>
            </w:r>
          </w:p>
        </w:tc>
      </w:tr>
      <w:tr w:rsidR="00D81844" w:rsidRPr="001F42D3" w14:paraId="6D77C2FE" w14:textId="77777777" w:rsidTr="00CF5627">
        <w:trPr>
          <w:cantSplit/>
        </w:trPr>
        <w:tc>
          <w:tcPr>
            <w:tcW w:w="1350" w:type="dxa"/>
            <w:tcBorders>
              <w:top w:val="outset" w:sz="6" w:space="0" w:color="auto"/>
              <w:left w:val="outset" w:sz="6" w:space="0" w:color="auto"/>
              <w:bottom w:val="outset" w:sz="6" w:space="0" w:color="auto"/>
              <w:right w:val="outset" w:sz="6" w:space="0" w:color="auto"/>
            </w:tcBorders>
            <w:hideMark/>
          </w:tcPr>
          <w:p w14:paraId="3B552783" w14:textId="77777777" w:rsidR="00892C57" w:rsidRPr="001F42D3" w:rsidRDefault="00892C57" w:rsidP="005E01AF">
            <w:pPr>
              <w:pStyle w:val="TableEntry"/>
            </w:pPr>
            <w:r w:rsidRPr="001F42D3">
              <w:t>9027</w:t>
            </w:r>
          </w:p>
        </w:tc>
        <w:tc>
          <w:tcPr>
            <w:tcW w:w="3870" w:type="dxa"/>
            <w:tcBorders>
              <w:top w:val="outset" w:sz="6" w:space="0" w:color="auto"/>
              <w:left w:val="outset" w:sz="6" w:space="0" w:color="auto"/>
              <w:bottom w:val="outset" w:sz="6" w:space="0" w:color="auto"/>
              <w:right w:val="outset" w:sz="6" w:space="0" w:color="auto"/>
            </w:tcBorders>
            <w:hideMark/>
          </w:tcPr>
          <w:p w14:paraId="4CD9AED2" w14:textId="77777777" w:rsidR="00892C57" w:rsidRPr="001F42D3" w:rsidRDefault="00892C57" w:rsidP="005E01AF">
            <w:pPr>
              <w:pStyle w:val="TableEntry"/>
            </w:pPr>
            <w:r w:rsidRPr="001F42D3">
              <w:t>Patient BSA missing</w:t>
            </w:r>
          </w:p>
        </w:tc>
        <w:tc>
          <w:tcPr>
            <w:tcW w:w="3960" w:type="dxa"/>
            <w:tcBorders>
              <w:top w:val="outset" w:sz="6" w:space="0" w:color="auto"/>
              <w:left w:val="outset" w:sz="6" w:space="0" w:color="auto"/>
              <w:bottom w:val="outset" w:sz="6" w:space="0" w:color="auto"/>
              <w:right w:val="outset" w:sz="6" w:space="0" w:color="auto"/>
            </w:tcBorders>
            <w:hideMark/>
          </w:tcPr>
          <w:p w14:paraId="56148D26" w14:textId="77777777" w:rsidR="00892C57" w:rsidRPr="001F42D3" w:rsidRDefault="00892C57" w:rsidP="005E01AF">
            <w:pPr>
              <w:pStyle w:val="TableEntry"/>
            </w:pPr>
            <w:r w:rsidRPr="001F42D3">
              <w:t>Drug is BSA-based but BSA OBX is missing</w:t>
            </w:r>
          </w:p>
        </w:tc>
      </w:tr>
      <w:tr w:rsidR="00D81844" w:rsidRPr="001F42D3" w14:paraId="37672B12"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6F2A8BE4" w14:textId="77777777" w:rsidR="000E4F8D" w:rsidRPr="001F42D3" w:rsidRDefault="000E4F8D" w:rsidP="00CF5627">
            <w:pPr>
              <w:pStyle w:val="TableEntry"/>
            </w:pPr>
            <w:r w:rsidRPr="001F42D3">
              <w:t>9028</w:t>
            </w:r>
          </w:p>
        </w:tc>
        <w:tc>
          <w:tcPr>
            <w:tcW w:w="3870" w:type="dxa"/>
            <w:tcBorders>
              <w:top w:val="single" w:sz="4" w:space="0" w:color="auto"/>
              <w:left w:val="single" w:sz="4" w:space="0" w:color="auto"/>
              <w:bottom w:val="single" w:sz="4" w:space="0" w:color="auto"/>
              <w:right w:val="single" w:sz="4" w:space="0" w:color="auto"/>
            </w:tcBorders>
            <w:hideMark/>
          </w:tcPr>
          <w:p w14:paraId="4E459580" w14:textId="77777777" w:rsidR="000E4F8D" w:rsidRPr="001F42D3" w:rsidRDefault="000E4F8D" w:rsidP="00CF5627">
            <w:pPr>
              <w:pStyle w:val="TableEntry"/>
            </w:pPr>
            <w:r w:rsidRPr="001F42D3">
              <w:t>Tubing, cassette, or syringe not installed on pump</w:t>
            </w:r>
          </w:p>
        </w:tc>
        <w:tc>
          <w:tcPr>
            <w:tcW w:w="3960" w:type="dxa"/>
            <w:tcBorders>
              <w:top w:val="single" w:sz="4" w:space="0" w:color="auto"/>
              <w:left w:val="single" w:sz="4" w:space="0" w:color="auto"/>
              <w:bottom w:val="single" w:sz="4" w:space="0" w:color="auto"/>
              <w:right w:val="single" w:sz="4" w:space="0" w:color="auto"/>
            </w:tcBorders>
            <w:hideMark/>
          </w:tcPr>
          <w:p w14:paraId="5E8535A0" w14:textId="77777777" w:rsidR="000E4F8D" w:rsidRPr="001F42D3" w:rsidRDefault="000E4F8D" w:rsidP="00CF5627">
            <w:pPr>
              <w:pStyle w:val="TableEntry"/>
            </w:pPr>
            <w:r w:rsidRPr="001F42D3">
              <w:t>Used when required by pump</w:t>
            </w:r>
          </w:p>
        </w:tc>
      </w:tr>
      <w:tr w:rsidR="00D81844" w:rsidRPr="001F42D3" w14:paraId="3AA3FB48"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BEC1341" w14:textId="77777777" w:rsidR="000E4F8D" w:rsidRPr="001F42D3" w:rsidRDefault="000E4F8D" w:rsidP="00CF5627">
            <w:pPr>
              <w:pStyle w:val="TableEntry"/>
            </w:pPr>
            <w:r w:rsidRPr="001F42D3">
              <w:t>9029</w:t>
            </w:r>
          </w:p>
        </w:tc>
        <w:tc>
          <w:tcPr>
            <w:tcW w:w="3870" w:type="dxa"/>
            <w:tcBorders>
              <w:top w:val="single" w:sz="4" w:space="0" w:color="auto"/>
              <w:left w:val="single" w:sz="4" w:space="0" w:color="auto"/>
              <w:bottom w:val="single" w:sz="4" w:space="0" w:color="auto"/>
              <w:right w:val="single" w:sz="4" w:space="0" w:color="auto"/>
            </w:tcBorders>
            <w:hideMark/>
          </w:tcPr>
          <w:p w14:paraId="7AAB638D" w14:textId="77777777" w:rsidR="000E4F8D" w:rsidRPr="001F42D3" w:rsidRDefault="000E4F8D" w:rsidP="00CF5627">
            <w:pPr>
              <w:pStyle w:val="TableEntry"/>
            </w:pPr>
            <w:r w:rsidRPr="001F42D3">
              <w:t>Care area or profile not selected</w:t>
            </w:r>
          </w:p>
        </w:tc>
        <w:tc>
          <w:tcPr>
            <w:tcW w:w="3960" w:type="dxa"/>
            <w:tcBorders>
              <w:top w:val="single" w:sz="4" w:space="0" w:color="auto"/>
              <w:left w:val="single" w:sz="4" w:space="0" w:color="auto"/>
              <w:bottom w:val="single" w:sz="4" w:space="0" w:color="auto"/>
              <w:right w:val="single" w:sz="4" w:space="0" w:color="auto"/>
            </w:tcBorders>
            <w:hideMark/>
          </w:tcPr>
          <w:p w14:paraId="1C17083E" w14:textId="77777777" w:rsidR="000E4F8D" w:rsidRPr="001F42D3" w:rsidRDefault="000E4F8D" w:rsidP="00CF5627">
            <w:pPr>
              <w:pStyle w:val="TableEntry"/>
            </w:pPr>
            <w:r w:rsidRPr="001F42D3">
              <w:t>Used when required by pump</w:t>
            </w:r>
          </w:p>
        </w:tc>
      </w:tr>
      <w:tr w:rsidR="00D81844" w:rsidRPr="001F42D3" w14:paraId="0C1C017F"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3FEBBAF2" w14:textId="77777777" w:rsidR="000E4F8D" w:rsidRPr="001F42D3" w:rsidRDefault="000E4F8D" w:rsidP="00CF5627">
            <w:pPr>
              <w:pStyle w:val="TableEntry"/>
            </w:pPr>
            <w:r w:rsidRPr="001F42D3">
              <w:t>9030</w:t>
            </w:r>
          </w:p>
        </w:tc>
        <w:tc>
          <w:tcPr>
            <w:tcW w:w="3870" w:type="dxa"/>
            <w:tcBorders>
              <w:top w:val="single" w:sz="4" w:space="0" w:color="auto"/>
              <w:left w:val="single" w:sz="4" w:space="0" w:color="auto"/>
              <w:bottom w:val="single" w:sz="4" w:space="0" w:color="auto"/>
              <w:right w:val="single" w:sz="4" w:space="0" w:color="auto"/>
            </w:tcBorders>
            <w:hideMark/>
          </w:tcPr>
          <w:p w14:paraId="516F9BD2" w14:textId="77777777" w:rsidR="000E4F8D" w:rsidRPr="001F42D3" w:rsidRDefault="000E4F8D" w:rsidP="00CF5627">
            <w:pPr>
              <w:pStyle w:val="TableEntry"/>
            </w:pPr>
            <w:r w:rsidRPr="001F42D3">
              <w:t>Current medication cannot be interrupted</w:t>
            </w:r>
          </w:p>
        </w:tc>
        <w:tc>
          <w:tcPr>
            <w:tcW w:w="3960" w:type="dxa"/>
            <w:tcBorders>
              <w:top w:val="single" w:sz="4" w:space="0" w:color="auto"/>
              <w:left w:val="single" w:sz="4" w:space="0" w:color="auto"/>
              <w:bottom w:val="single" w:sz="4" w:space="0" w:color="auto"/>
              <w:right w:val="single" w:sz="4" w:space="0" w:color="auto"/>
            </w:tcBorders>
            <w:hideMark/>
          </w:tcPr>
          <w:p w14:paraId="41B9B330" w14:textId="77777777" w:rsidR="000E4F8D" w:rsidRPr="001F42D3" w:rsidRDefault="000E4F8D" w:rsidP="00CF5627">
            <w:pPr>
              <w:pStyle w:val="TableEntry"/>
            </w:pPr>
            <w:r w:rsidRPr="001F42D3">
              <w:t>Medication on primary cannot be interrupted by a piggyback</w:t>
            </w:r>
          </w:p>
        </w:tc>
      </w:tr>
      <w:tr w:rsidR="00D81844" w:rsidRPr="001F42D3" w14:paraId="163D5903"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9721C6F" w14:textId="77777777" w:rsidR="000E4F8D" w:rsidRPr="001F42D3" w:rsidRDefault="000E4F8D" w:rsidP="00CF5627">
            <w:pPr>
              <w:pStyle w:val="TableEntry"/>
            </w:pPr>
            <w:r w:rsidRPr="001F42D3">
              <w:t>9031</w:t>
            </w:r>
          </w:p>
        </w:tc>
        <w:tc>
          <w:tcPr>
            <w:tcW w:w="3870" w:type="dxa"/>
            <w:tcBorders>
              <w:top w:val="single" w:sz="4" w:space="0" w:color="auto"/>
              <w:left w:val="single" w:sz="4" w:space="0" w:color="auto"/>
              <w:bottom w:val="single" w:sz="4" w:space="0" w:color="auto"/>
              <w:right w:val="single" w:sz="4" w:space="0" w:color="auto"/>
            </w:tcBorders>
            <w:hideMark/>
          </w:tcPr>
          <w:p w14:paraId="19B9AA1D" w14:textId="77777777" w:rsidR="000E4F8D" w:rsidRPr="001F42D3" w:rsidRDefault="000E4F8D" w:rsidP="00CF5627">
            <w:pPr>
              <w:pStyle w:val="TableEntry"/>
            </w:pPr>
            <w:r w:rsidRPr="001F42D3">
              <w:t>Patient ID missing or invalid</w:t>
            </w:r>
          </w:p>
        </w:tc>
        <w:tc>
          <w:tcPr>
            <w:tcW w:w="3960" w:type="dxa"/>
            <w:tcBorders>
              <w:top w:val="single" w:sz="4" w:space="0" w:color="auto"/>
              <w:left w:val="single" w:sz="4" w:space="0" w:color="auto"/>
              <w:bottom w:val="single" w:sz="4" w:space="0" w:color="auto"/>
              <w:right w:val="single" w:sz="4" w:space="0" w:color="auto"/>
            </w:tcBorders>
          </w:tcPr>
          <w:p w14:paraId="02BFE192" w14:textId="77777777" w:rsidR="000E4F8D" w:rsidRPr="001F42D3" w:rsidRDefault="000E4F8D" w:rsidP="00CF5627">
            <w:pPr>
              <w:pStyle w:val="TableEntry"/>
            </w:pPr>
          </w:p>
        </w:tc>
      </w:tr>
      <w:tr w:rsidR="00D81844" w:rsidRPr="001F42D3" w14:paraId="1BF514CD"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A8C79B2" w14:textId="77777777" w:rsidR="000E4F8D" w:rsidRPr="001F42D3" w:rsidRDefault="000E4F8D" w:rsidP="00CF5627">
            <w:pPr>
              <w:pStyle w:val="TableEntry"/>
            </w:pPr>
            <w:r w:rsidRPr="001F42D3">
              <w:t>9032</w:t>
            </w:r>
          </w:p>
        </w:tc>
        <w:tc>
          <w:tcPr>
            <w:tcW w:w="3870" w:type="dxa"/>
            <w:tcBorders>
              <w:top w:val="single" w:sz="4" w:space="0" w:color="auto"/>
              <w:left w:val="single" w:sz="4" w:space="0" w:color="auto"/>
              <w:bottom w:val="single" w:sz="4" w:space="0" w:color="auto"/>
              <w:right w:val="single" w:sz="4" w:space="0" w:color="auto"/>
            </w:tcBorders>
            <w:hideMark/>
          </w:tcPr>
          <w:p w14:paraId="0A257596" w14:textId="77777777" w:rsidR="000E4F8D" w:rsidRPr="001F42D3" w:rsidRDefault="000E4F8D" w:rsidP="00CF5627">
            <w:pPr>
              <w:pStyle w:val="TableEntry"/>
            </w:pPr>
            <w:r w:rsidRPr="001F42D3">
              <w:t>Pump is in delayed start</w:t>
            </w:r>
          </w:p>
        </w:tc>
        <w:tc>
          <w:tcPr>
            <w:tcW w:w="3960" w:type="dxa"/>
            <w:tcBorders>
              <w:top w:val="single" w:sz="4" w:space="0" w:color="auto"/>
              <w:left w:val="single" w:sz="4" w:space="0" w:color="auto"/>
              <w:bottom w:val="single" w:sz="4" w:space="0" w:color="auto"/>
              <w:right w:val="single" w:sz="4" w:space="0" w:color="auto"/>
            </w:tcBorders>
          </w:tcPr>
          <w:p w14:paraId="5A1CBFC0" w14:textId="77777777" w:rsidR="000E4F8D" w:rsidRPr="001F42D3" w:rsidRDefault="000E4F8D" w:rsidP="00CF5627">
            <w:pPr>
              <w:pStyle w:val="TableEntry"/>
            </w:pPr>
          </w:p>
        </w:tc>
      </w:tr>
      <w:tr w:rsidR="00D81844" w:rsidRPr="001F42D3" w14:paraId="18729BA5" w14:textId="77777777" w:rsidTr="00CF56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42BAD1A" w14:textId="77777777" w:rsidR="000E4F8D" w:rsidRPr="001F42D3" w:rsidRDefault="000E4F8D" w:rsidP="00CF5627">
            <w:pPr>
              <w:pStyle w:val="TableEntry"/>
            </w:pPr>
            <w:r w:rsidRPr="001F42D3">
              <w:t>9033</w:t>
            </w:r>
          </w:p>
        </w:tc>
        <w:tc>
          <w:tcPr>
            <w:tcW w:w="3870" w:type="dxa"/>
            <w:tcBorders>
              <w:top w:val="single" w:sz="4" w:space="0" w:color="auto"/>
              <w:left w:val="single" w:sz="4" w:space="0" w:color="auto"/>
              <w:bottom w:val="single" w:sz="4" w:space="0" w:color="auto"/>
              <w:right w:val="single" w:sz="4" w:space="0" w:color="auto"/>
            </w:tcBorders>
            <w:hideMark/>
          </w:tcPr>
          <w:p w14:paraId="3A9C93DD" w14:textId="77777777" w:rsidR="000E4F8D" w:rsidRPr="001F42D3" w:rsidRDefault="000E4F8D" w:rsidP="00CF5627">
            <w:pPr>
              <w:pStyle w:val="TableEntry"/>
            </w:pPr>
            <w:r w:rsidRPr="001F42D3">
              <w:t>Pump is alarming</w:t>
            </w:r>
          </w:p>
        </w:tc>
        <w:tc>
          <w:tcPr>
            <w:tcW w:w="3960" w:type="dxa"/>
            <w:tcBorders>
              <w:top w:val="single" w:sz="4" w:space="0" w:color="auto"/>
              <w:left w:val="single" w:sz="4" w:space="0" w:color="auto"/>
              <w:bottom w:val="single" w:sz="4" w:space="0" w:color="auto"/>
              <w:right w:val="single" w:sz="4" w:space="0" w:color="auto"/>
            </w:tcBorders>
          </w:tcPr>
          <w:p w14:paraId="23E161D3" w14:textId="77777777" w:rsidR="000E4F8D" w:rsidRPr="001F42D3" w:rsidRDefault="000E4F8D" w:rsidP="00CF5627">
            <w:pPr>
              <w:pStyle w:val="TableEntry"/>
            </w:pPr>
          </w:p>
        </w:tc>
      </w:tr>
      <w:tr w:rsidR="000F7B11" w:rsidRPr="001F42D3" w14:paraId="2BBF1B3E"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3D167F2A" w14:textId="77777777" w:rsidR="000F7B11" w:rsidRPr="001F42D3" w:rsidRDefault="000F7B11" w:rsidP="000F7B11">
            <w:pPr>
              <w:pStyle w:val="TableEntry"/>
            </w:pPr>
            <w:r w:rsidRPr="001F42D3">
              <w:t>9034</w:t>
            </w:r>
          </w:p>
        </w:tc>
        <w:tc>
          <w:tcPr>
            <w:tcW w:w="3870" w:type="dxa"/>
            <w:tcBorders>
              <w:top w:val="single" w:sz="4" w:space="0" w:color="auto"/>
              <w:left w:val="single" w:sz="4" w:space="0" w:color="auto"/>
              <w:bottom w:val="single" w:sz="4" w:space="0" w:color="auto"/>
              <w:right w:val="single" w:sz="4" w:space="0" w:color="auto"/>
            </w:tcBorders>
            <w:hideMark/>
          </w:tcPr>
          <w:p w14:paraId="231933B8" w14:textId="77777777" w:rsidR="000F7B11" w:rsidRPr="001F42D3" w:rsidRDefault="000F7B11" w:rsidP="000F7B11">
            <w:pPr>
              <w:pStyle w:val="TableEntry"/>
            </w:pPr>
            <w:r w:rsidRPr="001F42D3">
              <w:t>Not enough fluid or medication in container to deliver bolus</w:t>
            </w:r>
          </w:p>
        </w:tc>
        <w:tc>
          <w:tcPr>
            <w:tcW w:w="3960" w:type="dxa"/>
            <w:tcBorders>
              <w:top w:val="single" w:sz="4" w:space="0" w:color="auto"/>
              <w:left w:val="single" w:sz="4" w:space="0" w:color="auto"/>
              <w:bottom w:val="single" w:sz="4" w:space="0" w:color="auto"/>
              <w:right w:val="single" w:sz="4" w:space="0" w:color="auto"/>
            </w:tcBorders>
          </w:tcPr>
          <w:p w14:paraId="18E1DBEF" w14:textId="77777777" w:rsidR="000F7B11" w:rsidRPr="001F42D3" w:rsidRDefault="000F7B11" w:rsidP="000F7B11">
            <w:pPr>
              <w:pStyle w:val="TableEntry"/>
            </w:pPr>
            <w:r w:rsidRPr="001F42D3">
              <w:t>Applies to bolus from existing infusion only</w:t>
            </w:r>
          </w:p>
        </w:tc>
      </w:tr>
      <w:tr w:rsidR="000F7B11" w:rsidRPr="001F42D3" w14:paraId="3ED038AD"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5D84F4EF" w14:textId="77777777" w:rsidR="000F7B11" w:rsidRPr="001F42D3" w:rsidRDefault="000F7B11" w:rsidP="000F7B11">
            <w:pPr>
              <w:pStyle w:val="TableEntry"/>
            </w:pPr>
            <w:r w:rsidRPr="001F42D3">
              <w:t>9035</w:t>
            </w:r>
          </w:p>
        </w:tc>
        <w:tc>
          <w:tcPr>
            <w:tcW w:w="3870" w:type="dxa"/>
            <w:tcBorders>
              <w:top w:val="single" w:sz="4" w:space="0" w:color="auto"/>
              <w:left w:val="single" w:sz="4" w:space="0" w:color="auto"/>
              <w:bottom w:val="single" w:sz="4" w:space="0" w:color="auto"/>
              <w:right w:val="single" w:sz="4" w:space="0" w:color="auto"/>
            </w:tcBorders>
            <w:hideMark/>
          </w:tcPr>
          <w:p w14:paraId="50B565BE" w14:textId="77777777" w:rsidR="000F7B11" w:rsidRPr="001F42D3" w:rsidRDefault="000F7B11" w:rsidP="000F7B11">
            <w:pPr>
              <w:pStyle w:val="TableEntry"/>
            </w:pPr>
            <w:r w:rsidRPr="001F42D3">
              <w:t>Parent order ID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5A0CF999" w14:textId="77777777" w:rsidR="000F7B11" w:rsidRPr="001F42D3" w:rsidRDefault="000F7B11" w:rsidP="000F7B11">
            <w:pPr>
              <w:pStyle w:val="TableEntry"/>
            </w:pPr>
            <w:r w:rsidRPr="001F42D3">
              <w:t>Applies to bolus from existing infusion only</w:t>
            </w:r>
          </w:p>
        </w:tc>
      </w:tr>
      <w:tr w:rsidR="000F7B11" w:rsidRPr="001F42D3" w14:paraId="48BB066B"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551B135F" w14:textId="77777777" w:rsidR="000F7B11" w:rsidRPr="001F42D3" w:rsidRDefault="000F7B11" w:rsidP="000F7B11">
            <w:pPr>
              <w:pStyle w:val="TableEntry"/>
            </w:pPr>
            <w:r w:rsidRPr="001F42D3">
              <w:t>9036</w:t>
            </w:r>
          </w:p>
        </w:tc>
        <w:tc>
          <w:tcPr>
            <w:tcW w:w="3870" w:type="dxa"/>
            <w:tcBorders>
              <w:top w:val="single" w:sz="4" w:space="0" w:color="auto"/>
              <w:left w:val="single" w:sz="4" w:space="0" w:color="auto"/>
              <w:bottom w:val="single" w:sz="4" w:space="0" w:color="auto"/>
              <w:right w:val="single" w:sz="4" w:space="0" w:color="auto"/>
            </w:tcBorders>
            <w:hideMark/>
          </w:tcPr>
          <w:p w14:paraId="0AC30B24" w14:textId="77777777" w:rsidR="000F7B11" w:rsidRPr="001F42D3" w:rsidRDefault="000F7B11" w:rsidP="000F7B11">
            <w:pPr>
              <w:pStyle w:val="TableEntry"/>
            </w:pPr>
            <w:r w:rsidRPr="001F42D3">
              <w:t>Medication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778F1F91" w14:textId="77777777" w:rsidR="000F7B11" w:rsidRPr="001F42D3" w:rsidRDefault="000F7B11" w:rsidP="000F7B11">
            <w:pPr>
              <w:pStyle w:val="TableEntry"/>
            </w:pPr>
            <w:r w:rsidRPr="001F42D3">
              <w:t>Applies to bolus from existing infusion only</w:t>
            </w:r>
          </w:p>
        </w:tc>
      </w:tr>
      <w:tr w:rsidR="000F7B11" w:rsidRPr="001F42D3" w14:paraId="78AF52A8"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9F223BE" w14:textId="77777777" w:rsidR="000F7B11" w:rsidRPr="001F42D3" w:rsidRDefault="000F7B11" w:rsidP="000F7B11">
            <w:pPr>
              <w:pStyle w:val="TableEntry"/>
            </w:pPr>
            <w:r w:rsidRPr="001F42D3">
              <w:t>9037</w:t>
            </w:r>
          </w:p>
        </w:tc>
        <w:tc>
          <w:tcPr>
            <w:tcW w:w="3870" w:type="dxa"/>
            <w:tcBorders>
              <w:top w:val="single" w:sz="4" w:space="0" w:color="auto"/>
              <w:left w:val="single" w:sz="4" w:space="0" w:color="auto"/>
              <w:bottom w:val="single" w:sz="4" w:space="0" w:color="auto"/>
              <w:right w:val="single" w:sz="4" w:space="0" w:color="auto"/>
            </w:tcBorders>
            <w:hideMark/>
          </w:tcPr>
          <w:p w14:paraId="695206F0" w14:textId="77777777" w:rsidR="000F7B11" w:rsidRPr="001F42D3" w:rsidRDefault="000F7B11" w:rsidP="000F7B11">
            <w:pPr>
              <w:pStyle w:val="TableEntry"/>
            </w:pPr>
            <w:r w:rsidRPr="001F42D3">
              <w:t>Medication concentration does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0AE11A01" w14:textId="77777777" w:rsidR="000F7B11" w:rsidRPr="001F42D3" w:rsidRDefault="000F7B11" w:rsidP="000F7B11">
            <w:pPr>
              <w:pStyle w:val="TableEntry"/>
            </w:pPr>
            <w:r w:rsidRPr="001F42D3">
              <w:t>Applies to bolus from existing infusion only</w:t>
            </w:r>
          </w:p>
        </w:tc>
      </w:tr>
      <w:tr w:rsidR="000F7B11" w:rsidRPr="001F42D3" w14:paraId="06CA92A5"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7902DD01" w14:textId="77777777" w:rsidR="000F7B11" w:rsidRPr="001F42D3" w:rsidRDefault="000F7B11" w:rsidP="000F7B11">
            <w:pPr>
              <w:pStyle w:val="TableEntry"/>
            </w:pPr>
            <w:r w:rsidRPr="001F42D3">
              <w:t>9038</w:t>
            </w:r>
          </w:p>
        </w:tc>
        <w:tc>
          <w:tcPr>
            <w:tcW w:w="3870" w:type="dxa"/>
            <w:tcBorders>
              <w:top w:val="single" w:sz="4" w:space="0" w:color="auto"/>
              <w:left w:val="single" w:sz="4" w:space="0" w:color="auto"/>
              <w:bottom w:val="single" w:sz="4" w:space="0" w:color="auto"/>
              <w:right w:val="single" w:sz="4" w:space="0" w:color="auto"/>
            </w:tcBorders>
            <w:hideMark/>
          </w:tcPr>
          <w:p w14:paraId="7DE577CE" w14:textId="77777777" w:rsidR="000F7B11" w:rsidRPr="001F42D3" w:rsidRDefault="000F7B11" w:rsidP="000F7B11">
            <w:pPr>
              <w:pStyle w:val="TableEntry"/>
            </w:pPr>
            <w:r w:rsidRPr="001F42D3">
              <w:t>Bolus order type is not supported</w:t>
            </w:r>
          </w:p>
        </w:tc>
        <w:tc>
          <w:tcPr>
            <w:tcW w:w="3960" w:type="dxa"/>
            <w:tcBorders>
              <w:top w:val="single" w:sz="4" w:space="0" w:color="auto"/>
              <w:left w:val="single" w:sz="4" w:space="0" w:color="auto"/>
              <w:bottom w:val="single" w:sz="4" w:space="0" w:color="auto"/>
              <w:right w:val="single" w:sz="4" w:space="0" w:color="auto"/>
            </w:tcBorders>
          </w:tcPr>
          <w:p w14:paraId="67321132" w14:textId="77777777" w:rsidR="000F7B11" w:rsidRPr="001F42D3" w:rsidRDefault="000F7B11" w:rsidP="000F7B11">
            <w:pPr>
              <w:pStyle w:val="TableEntry"/>
            </w:pPr>
            <w:r w:rsidRPr="001F42D3">
              <w:t>ORC-1 = “CH” not supported by pump</w:t>
            </w:r>
          </w:p>
        </w:tc>
      </w:tr>
      <w:tr w:rsidR="000F7B11" w:rsidRPr="001F42D3" w14:paraId="162768AD"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24687180" w14:textId="77777777" w:rsidR="000F7B11" w:rsidRPr="001F42D3" w:rsidRDefault="000F7B11" w:rsidP="000F7B11">
            <w:pPr>
              <w:pStyle w:val="TableEntry"/>
            </w:pPr>
            <w:r w:rsidRPr="001F42D3">
              <w:t>9039</w:t>
            </w:r>
          </w:p>
        </w:tc>
        <w:tc>
          <w:tcPr>
            <w:tcW w:w="3870" w:type="dxa"/>
            <w:tcBorders>
              <w:top w:val="single" w:sz="4" w:space="0" w:color="auto"/>
              <w:left w:val="single" w:sz="4" w:space="0" w:color="auto"/>
              <w:bottom w:val="single" w:sz="4" w:space="0" w:color="auto"/>
              <w:right w:val="single" w:sz="4" w:space="0" w:color="auto"/>
            </w:tcBorders>
            <w:hideMark/>
          </w:tcPr>
          <w:p w14:paraId="55D6FFC2" w14:textId="77777777" w:rsidR="000F7B11" w:rsidRPr="001F42D3" w:rsidRDefault="000F7B11" w:rsidP="000F7B11">
            <w:pPr>
              <w:pStyle w:val="TableEntry"/>
            </w:pPr>
            <w:r w:rsidRPr="001F42D3">
              <w:t>Medication does not support bolus</w:t>
            </w:r>
          </w:p>
        </w:tc>
        <w:tc>
          <w:tcPr>
            <w:tcW w:w="3960" w:type="dxa"/>
            <w:tcBorders>
              <w:top w:val="single" w:sz="4" w:space="0" w:color="auto"/>
              <w:left w:val="single" w:sz="4" w:space="0" w:color="auto"/>
              <w:bottom w:val="single" w:sz="4" w:space="0" w:color="auto"/>
              <w:right w:val="single" w:sz="4" w:space="0" w:color="auto"/>
            </w:tcBorders>
          </w:tcPr>
          <w:p w14:paraId="341EA186" w14:textId="77777777" w:rsidR="000F7B11" w:rsidRPr="001F42D3" w:rsidRDefault="000F7B11" w:rsidP="000F7B11">
            <w:pPr>
              <w:pStyle w:val="TableEntry"/>
            </w:pPr>
            <w:r w:rsidRPr="001F42D3">
              <w:t>Medication in drug library not configured for bolus</w:t>
            </w:r>
          </w:p>
        </w:tc>
      </w:tr>
      <w:tr w:rsidR="000F7B11" w:rsidRPr="001F42D3" w14:paraId="4205ACB9" w14:textId="77777777" w:rsidTr="000F7B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0E763E8" w14:textId="77777777" w:rsidR="000F7B11" w:rsidRPr="001F42D3" w:rsidRDefault="000F7B11" w:rsidP="000F7B11">
            <w:pPr>
              <w:pStyle w:val="TableEntry"/>
            </w:pPr>
            <w:r w:rsidRPr="001F42D3">
              <w:t>9040</w:t>
            </w:r>
          </w:p>
        </w:tc>
        <w:tc>
          <w:tcPr>
            <w:tcW w:w="3870" w:type="dxa"/>
            <w:tcBorders>
              <w:top w:val="single" w:sz="4" w:space="0" w:color="auto"/>
              <w:left w:val="single" w:sz="4" w:space="0" w:color="auto"/>
              <w:bottom w:val="single" w:sz="4" w:space="0" w:color="auto"/>
              <w:right w:val="single" w:sz="4" w:space="0" w:color="auto"/>
            </w:tcBorders>
            <w:hideMark/>
          </w:tcPr>
          <w:p w14:paraId="47F07174" w14:textId="77777777" w:rsidR="000F7B11" w:rsidRPr="001F42D3" w:rsidRDefault="000F7B11" w:rsidP="000F7B11">
            <w:pPr>
              <w:pStyle w:val="TableEntry"/>
            </w:pPr>
            <w:r w:rsidRPr="001F42D3">
              <w:t>Bolus dose units do not match the currently programmed order</w:t>
            </w:r>
          </w:p>
        </w:tc>
        <w:tc>
          <w:tcPr>
            <w:tcW w:w="3960" w:type="dxa"/>
            <w:tcBorders>
              <w:top w:val="single" w:sz="4" w:space="0" w:color="auto"/>
              <w:left w:val="single" w:sz="4" w:space="0" w:color="auto"/>
              <w:bottom w:val="single" w:sz="4" w:space="0" w:color="auto"/>
              <w:right w:val="single" w:sz="4" w:space="0" w:color="auto"/>
            </w:tcBorders>
          </w:tcPr>
          <w:p w14:paraId="6E3D557E" w14:textId="2289982B" w:rsidR="000F7B11" w:rsidRPr="001F42D3" w:rsidRDefault="005B0C7C" w:rsidP="000F7B11">
            <w:pPr>
              <w:pStyle w:val="TableEntry"/>
            </w:pPr>
            <w:r w:rsidRPr="001F42D3">
              <w:t xml:space="preserve">e.g., </w:t>
            </w:r>
            <w:r w:rsidR="000F7B11" w:rsidRPr="001F42D3">
              <w:t>“mg” instead of “mL”</w:t>
            </w:r>
          </w:p>
        </w:tc>
      </w:tr>
      <w:tr w:rsidR="004D3918" w:rsidRPr="001F42D3" w14:paraId="26D150FD"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01F466AD" w14:textId="77777777" w:rsidR="004D3918" w:rsidRPr="001F42D3" w:rsidRDefault="004D3918" w:rsidP="004D3918">
            <w:pPr>
              <w:pStyle w:val="TableEntry"/>
            </w:pPr>
            <w:r w:rsidRPr="001F42D3">
              <w:t>9041</w:t>
            </w:r>
          </w:p>
        </w:tc>
        <w:tc>
          <w:tcPr>
            <w:tcW w:w="3870" w:type="dxa"/>
            <w:tcBorders>
              <w:top w:val="single" w:sz="4" w:space="0" w:color="auto"/>
              <w:left w:val="single" w:sz="4" w:space="0" w:color="auto"/>
              <w:bottom w:val="single" w:sz="4" w:space="0" w:color="auto"/>
              <w:right w:val="single" w:sz="4" w:space="0" w:color="auto"/>
            </w:tcBorders>
            <w:hideMark/>
          </w:tcPr>
          <w:p w14:paraId="1813BA04" w14:textId="77777777" w:rsidR="004D3918" w:rsidRPr="001F42D3" w:rsidRDefault="004D3918" w:rsidP="004D3918">
            <w:pPr>
              <w:pStyle w:val="TableEntry"/>
            </w:pPr>
            <w:r w:rsidRPr="001F42D3">
              <w:t>Unable to parse multistep program</w:t>
            </w:r>
          </w:p>
        </w:tc>
        <w:tc>
          <w:tcPr>
            <w:tcW w:w="3960" w:type="dxa"/>
            <w:tcBorders>
              <w:top w:val="single" w:sz="4" w:space="0" w:color="auto"/>
              <w:left w:val="single" w:sz="4" w:space="0" w:color="auto"/>
              <w:bottom w:val="single" w:sz="4" w:space="0" w:color="auto"/>
              <w:right w:val="single" w:sz="4" w:space="0" w:color="auto"/>
            </w:tcBorders>
          </w:tcPr>
          <w:p w14:paraId="47D3E3A7" w14:textId="77777777" w:rsidR="004D3918" w:rsidRPr="001F42D3" w:rsidRDefault="004D3918" w:rsidP="004D3918">
            <w:pPr>
              <w:pStyle w:val="TableEntry"/>
            </w:pPr>
            <w:r w:rsidRPr="001F42D3">
              <w:t>Applies to multistep infusion only</w:t>
            </w:r>
          </w:p>
        </w:tc>
      </w:tr>
      <w:tr w:rsidR="004D3918" w:rsidRPr="001F42D3" w14:paraId="2C08DCBB"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471CD326" w14:textId="77777777" w:rsidR="004D3918" w:rsidRPr="001F42D3" w:rsidRDefault="004D3918" w:rsidP="004D3918">
            <w:pPr>
              <w:pStyle w:val="TableEntry"/>
            </w:pPr>
            <w:r w:rsidRPr="001F42D3">
              <w:lastRenderedPageBreak/>
              <w:t>9042</w:t>
            </w:r>
          </w:p>
        </w:tc>
        <w:tc>
          <w:tcPr>
            <w:tcW w:w="3870" w:type="dxa"/>
            <w:tcBorders>
              <w:top w:val="single" w:sz="4" w:space="0" w:color="auto"/>
              <w:left w:val="single" w:sz="4" w:space="0" w:color="auto"/>
              <w:bottom w:val="single" w:sz="4" w:space="0" w:color="auto"/>
              <w:right w:val="single" w:sz="4" w:space="0" w:color="auto"/>
            </w:tcBorders>
            <w:hideMark/>
          </w:tcPr>
          <w:p w14:paraId="37DD3F75" w14:textId="77777777" w:rsidR="004D3918" w:rsidRPr="001F42D3" w:rsidRDefault="004D3918" w:rsidP="004D3918">
            <w:pPr>
              <w:pStyle w:val="TableEntry"/>
            </w:pPr>
            <w:r w:rsidRPr="001F42D3">
              <w:t>Medication is not configured for loading dose</w:t>
            </w:r>
          </w:p>
        </w:tc>
        <w:tc>
          <w:tcPr>
            <w:tcW w:w="3960" w:type="dxa"/>
            <w:tcBorders>
              <w:top w:val="single" w:sz="4" w:space="0" w:color="auto"/>
              <w:left w:val="single" w:sz="4" w:space="0" w:color="auto"/>
              <w:bottom w:val="single" w:sz="4" w:space="0" w:color="auto"/>
              <w:right w:val="single" w:sz="4" w:space="0" w:color="auto"/>
            </w:tcBorders>
          </w:tcPr>
          <w:p w14:paraId="3DD83F80" w14:textId="77777777" w:rsidR="004D3918" w:rsidRPr="001F42D3" w:rsidRDefault="004D3918" w:rsidP="004D3918">
            <w:pPr>
              <w:pStyle w:val="TableEntry"/>
            </w:pPr>
            <w:r w:rsidRPr="001F42D3">
              <w:t>Applies to multistep infusion only</w:t>
            </w:r>
          </w:p>
        </w:tc>
      </w:tr>
      <w:tr w:rsidR="004D3918" w:rsidRPr="001F42D3" w14:paraId="5C2E2483"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6B08B37E" w14:textId="77777777" w:rsidR="004D3918" w:rsidRPr="001F42D3" w:rsidRDefault="004D3918" w:rsidP="004D3918">
            <w:pPr>
              <w:pStyle w:val="TableEntry"/>
            </w:pPr>
            <w:r w:rsidRPr="001F42D3">
              <w:t>9043</w:t>
            </w:r>
          </w:p>
        </w:tc>
        <w:tc>
          <w:tcPr>
            <w:tcW w:w="3870" w:type="dxa"/>
            <w:tcBorders>
              <w:top w:val="single" w:sz="4" w:space="0" w:color="auto"/>
              <w:left w:val="single" w:sz="4" w:space="0" w:color="auto"/>
              <w:bottom w:val="single" w:sz="4" w:space="0" w:color="auto"/>
              <w:right w:val="single" w:sz="4" w:space="0" w:color="auto"/>
            </w:tcBorders>
            <w:hideMark/>
          </w:tcPr>
          <w:p w14:paraId="47DAE681" w14:textId="77777777" w:rsidR="004D3918" w:rsidRPr="001F42D3" w:rsidRDefault="004D3918" w:rsidP="004D3918">
            <w:pPr>
              <w:pStyle w:val="TableEntry"/>
            </w:pPr>
            <w:r w:rsidRPr="001F42D3">
              <w:t>Medication does not support multistep</w:t>
            </w:r>
          </w:p>
        </w:tc>
        <w:tc>
          <w:tcPr>
            <w:tcW w:w="3960" w:type="dxa"/>
            <w:tcBorders>
              <w:top w:val="single" w:sz="4" w:space="0" w:color="auto"/>
              <w:left w:val="single" w:sz="4" w:space="0" w:color="auto"/>
              <w:bottom w:val="single" w:sz="4" w:space="0" w:color="auto"/>
              <w:right w:val="single" w:sz="4" w:space="0" w:color="auto"/>
            </w:tcBorders>
          </w:tcPr>
          <w:p w14:paraId="33C9B4E9" w14:textId="77777777" w:rsidR="004D3918" w:rsidRPr="001F42D3" w:rsidRDefault="004D3918" w:rsidP="004D3918">
            <w:pPr>
              <w:pStyle w:val="TableEntry"/>
            </w:pPr>
            <w:r w:rsidRPr="001F42D3">
              <w:t>Applies to multistep infusion only</w:t>
            </w:r>
          </w:p>
        </w:tc>
      </w:tr>
      <w:tr w:rsidR="004D3918" w:rsidRPr="001F42D3" w14:paraId="0280A961" w14:textId="77777777" w:rsidTr="00B34AE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350" w:type="dxa"/>
            <w:tcBorders>
              <w:top w:val="single" w:sz="4" w:space="0" w:color="auto"/>
              <w:left w:val="single" w:sz="4" w:space="0" w:color="auto"/>
              <w:bottom w:val="single" w:sz="4" w:space="0" w:color="auto"/>
              <w:right w:val="single" w:sz="4" w:space="0" w:color="auto"/>
            </w:tcBorders>
            <w:hideMark/>
          </w:tcPr>
          <w:p w14:paraId="713B9592" w14:textId="77777777" w:rsidR="004D3918" w:rsidRPr="001F42D3" w:rsidRDefault="004D3918" w:rsidP="004D3918">
            <w:pPr>
              <w:pStyle w:val="TableEntry"/>
            </w:pPr>
            <w:r w:rsidRPr="001F42D3">
              <w:t>9044</w:t>
            </w:r>
          </w:p>
        </w:tc>
        <w:tc>
          <w:tcPr>
            <w:tcW w:w="3870" w:type="dxa"/>
            <w:tcBorders>
              <w:top w:val="single" w:sz="4" w:space="0" w:color="auto"/>
              <w:left w:val="single" w:sz="4" w:space="0" w:color="auto"/>
              <w:bottom w:val="single" w:sz="4" w:space="0" w:color="auto"/>
              <w:right w:val="single" w:sz="4" w:space="0" w:color="auto"/>
            </w:tcBorders>
            <w:hideMark/>
          </w:tcPr>
          <w:p w14:paraId="15E5F608" w14:textId="77777777" w:rsidR="004D3918" w:rsidRPr="001F42D3" w:rsidRDefault="004D3918" w:rsidP="004D3918">
            <w:pPr>
              <w:pStyle w:val="TableEntry"/>
            </w:pPr>
            <w:r w:rsidRPr="001F42D3">
              <w:t>Multistep order type is not supported</w:t>
            </w:r>
          </w:p>
        </w:tc>
        <w:tc>
          <w:tcPr>
            <w:tcW w:w="3960" w:type="dxa"/>
            <w:tcBorders>
              <w:top w:val="single" w:sz="4" w:space="0" w:color="auto"/>
              <w:left w:val="single" w:sz="4" w:space="0" w:color="auto"/>
              <w:bottom w:val="single" w:sz="4" w:space="0" w:color="auto"/>
              <w:right w:val="single" w:sz="4" w:space="0" w:color="auto"/>
            </w:tcBorders>
          </w:tcPr>
          <w:p w14:paraId="321C4B47" w14:textId="77777777" w:rsidR="004D3918" w:rsidRPr="001F42D3" w:rsidRDefault="004D3918" w:rsidP="004D3918">
            <w:pPr>
              <w:pStyle w:val="TableEntry"/>
            </w:pPr>
            <w:r w:rsidRPr="001F42D3">
              <w:t>Applies to multistep infusion only</w:t>
            </w:r>
          </w:p>
        </w:tc>
      </w:tr>
    </w:tbl>
    <w:p w14:paraId="2B19A9D5" w14:textId="77777777" w:rsidR="001A4392" w:rsidRPr="001F42D3" w:rsidRDefault="001A4392">
      <w:pPr>
        <w:pStyle w:val="BodyText"/>
      </w:pPr>
    </w:p>
    <w:p w14:paraId="1295165D" w14:textId="77777777" w:rsidR="00B11855" w:rsidRPr="001F42D3" w:rsidRDefault="003D003E" w:rsidP="001422D4">
      <w:pPr>
        <w:pStyle w:val="HL7Field"/>
        <w:ind w:hanging="2"/>
      </w:pPr>
      <w:r w:rsidRPr="001F42D3">
        <w:t>ERR-5   Application Error Code</w:t>
      </w:r>
    </w:p>
    <w:p w14:paraId="7C87BA49" w14:textId="5FACA518" w:rsidR="00B11855" w:rsidRPr="001F42D3" w:rsidRDefault="003D003E" w:rsidP="00DF61EC">
      <w:pPr>
        <w:pStyle w:val="HL7FieldIndent2"/>
        <w:ind w:left="0" w:hanging="2"/>
        <w:rPr>
          <w:noProof w:val="0"/>
        </w:rPr>
      </w:pPr>
      <w:r w:rsidRPr="001F42D3">
        <w:rPr>
          <w:noProof w:val="0"/>
        </w:rPr>
        <w:t xml:space="preserve">Application specific codes for infusion-related errors resulting from a </w:t>
      </w:r>
      <w:r w:rsidR="00647994" w:rsidRPr="001F42D3">
        <w:rPr>
          <w:noProof w:val="0"/>
        </w:rPr>
        <w:t>[PCD-03]</w:t>
      </w:r>
      <w:r w:rsidRPr="001F42D3">
        <w:rPr>
          <w:noProof w:val="0"/>
        </w:rPr>
        <w:t xml:space="preserve"> transaction, identifying the specific error that occurred, are given in the IHE PCD Application Error Table</w:t>
      </w:r>
      <w:r w:rsidR="00CB6BE2" w:rsidRPr="001F42D3">
        <w:rPr>
          <w:noProof w:val="0"/>
        </w:rPr>
        <w:t xml:space="preserve">. New codes may be added from time to time </w:t>
      </w:r>
      <w:r w:rsidR="009C3179" w:rsidRPr="001F42D3">
        <w:rPr>
          <w:noProof w:val="0"/>
        </w:rPr>
        <w:t>through</w:t>
      </w:r>
      <w:r w:rsidR="00CB6BE2" w:rsidRPr="001F42D3">
        <w:rPr>
          <w:noProof w:val="0"/>
        </w:rPr>
        <w:t xml:space="preserve"> the IHE Change Proposal Process</w:t>
      </w:r>
      <w:r w:rsidR="002E782A" w:rsidRPr="001F42D3">
        <w:rPr>
          <w:noProof w:val="0"/>
        </w:rPr>
        <w:t xml:space="preserve">. </w:t>
      </w:r>
      <w:r w:rsidR="00CB6BE2" w:rsidRPr="001F42D3">
        <w:rPr>
          <w:noProof w:val="0"/>
        </w:rPr>
        <w:t>T</w:t>
      </w:r>
      <w:r w:rsidRPr="001F42D3">
        <w:rPr>
          <w:noProof w:val="0"/>
        </w:rPr>
        <w:t>he IHE PCD website should be consulted for the latest approved table (</w:t>
      </w:r>
      <w:hyperlink r:id="rId65" w:history="1">
        <w:r w:rsidRPr="001F42D3">
          <w:rPr>
            <w:noProof w:val="0"/>
            <w:color w:val="0000FF"/>
            <w:u w:val="single" w:color="0000FF"/>
          </w:rPr>
          <w:t>http://wiki.ihe.net/index.php?title=PumpErrorCodes</w:t>
        </w:r>
      </w:hyperlink>
      <w:r w:rsidRPr="001F42D3">
        <w:rPr>
          <w:noProof w:val="0"/>
        </w:rPr>
        <w:t>).</w:t>
      </w:r>
    </w:p>
    <w:p w14:paraId="7E026DD0" w14:textId="77777777" w:rsidR="00B11855" w:rsidRPr="001F42D3" w:rsidRDefault="003D003E" w:rsidP="001422D4">
      <w:pPr>
        <w:pStyle w:val="HL7Field"/>
        <w:ind w:hanging="2"/>
      </w:pPr>
      <w:r w:rsidRPr="001F42D3">
        <w:t>ERR-6   Application Error Parameter</w:t>
      </w:r>
    </w:p>
    <w:p w14:paraId="3E3BC8F6" w14:textId="77777777" w:rsidR="00B11855" w:rsidRPr="001F42D3" w:rsidRDefault="003D003E" w:rsidP="00DF61EC">
      <w:pPr>
        <w:pStyle w:val="HL7FieldIndent2"/>
        <w:ind w:left="0" w:hanging="2"/>
        <w:rPr>
          <w:noProof w:val="0"/>
        </w:rPr>
      </w:pPr>
      <w:r w:rsidRPr="001F42D3">
        <w:rPr>
          <w:noProof w:val="0"/>
        </w:rPr>
        <w:t>Additional information to be used with application specific codes calling for the input of Parameter names or values as called for in the IHE PCD Application Error Table.</w:t>
      </w:r>
    </w:p>
    <w:p w14:paraId="16995DB6" w14:textId="4B93CB5E" w:rsidR="00B11855" w:rsidRPr="001F42D3" w:rsidRDefault="00800492" w:rsidP="00B34AEB">
      <w:pPr>
        <w:pStyle w:val="Heading2"/>
        <w:numPr>
          <w:ilvl w:val="0"/>
          <w:numId w:val="0"/>
        </w:numPr>
        <w:rPr>
          <w:noProof w:val="0"/>
        </w:rPr>
      </w:pPr>
      <w:bookmarkStart w:id="1581" w:name="_Toc401769856"/>
      <w:bookmarkStart w:id="1582" w:name="_Toc214889766"/>
      <w:r w:rsidRPr="001F42D3">
        <w:rPr>
          <w:noProof w:val="0"/>
        </w:rPr>
        <w:t xml:space="preserve">B.4 </w:t>
      </w:r>
      <w:r w:rsidR="003D003E" w:rsidRPr="001F42D3">
        <w:rPr>
          <w:noProof w:val="0"/>
        </w:rPr>
        <w:t>NTE - Notes and Comment Segment</w:t>
      </w:r>
      <w:bookmarkEnd w:id="1581"/>
      <w:bookmarkEnd w:id="1582"/>
    </w:p>
    <w:p w14:paraId="14ACC884" w14:textId="63AC8BEF" w:rsidR="00B11855" w:rsidRPr="001F42D3" w:rsidRDefault="006D613E" w:rsidP="00CB723D">
      <w:pPr>
        <w:pStyle w:val="BodyText"/>
      </w:pPr>
      <w:r w:rsidRPr="001F42D3">
        <w:t>HL7</w:t>
      </w:r>
      <w:r w:rsidR="00995105" w:rsidRPr="001F42D3">
        <w:t xml:space="preserve"> </w:t>
      </w:r>
      <w:r w:rsidR="003D003E" w:rsidRPr="001F42D3">
        <w:t>v2.6 : chapter 2 (2.4.10)</w:t>
      </w:r>
    </w:p>
    <w:p w14:paraId="439528AD" w14:textId="77777777" w:rsidR="00B11855" w:rsidRPr="001F42D3" w:rsidRDefault="003D003E" w:rsidP="00CB723D">
      <w:pPr>
        <w:pStyle w:val="BodyText"/>
      </w:pPr>
      <w:r w:rsidRPr="001F42D3">
        <w:t>This segment is used for sending notes and comments.</w:t>
      </w:r>
    </w:p>
    <w:p w14:paraId="4C463B94" w14:textId="7872C2C4" w:rsidR="00B11855" w:rsidRPr="001F42D3" w:rsidRDefault="003D003E" w:rsidP="00CB723D">
      <w:pPr>
        <w:pStyle w:val="BodyText"/>
      </w:pPr>
      <w:r w:rsidRPr="001F42D3">
        <w:t xml:space="preserve">The </w:t>
      </w:r>
      <w:r w:rsidR="006E73C1" w:rsidRPr="001F42D3">
        <w:t>IHE Devices Technical Framework</w:t>
      </w:r>
      <w:r w:rsidRPr="001F42D3">
        <w:t xml:space="preserve"> limits the use of this segment to only one purpose: to comment the observations and the orders. Therefore, in the messages of this Integration Profile, NTE segments appear only following either OBR or OBX segments.</w:t>
      </w:r>
    </w:p>
    <w:p w14:paraId="3D688897" w14:textId="77777777" w:rsidR="00B11855" w:rsidRPr="001F42D3" w:rsidRDefault="003D003E" w:rsidP="00CB723D">
      <w:pPr>
        <w:pStyle w:val="BodyText"/>
      </w:pPr>
      <w:r w:rsidRPr="001F42D3">
        <w:t xml:space="preserve">Information that can be coded in OBX segments or OBR segments shall not be sent in a NTE segment. </w:t>
      </w:r>
    </w:p>
    <w:p w14:paraId="6E4CCAF1" w14:textId="77777777" w:rsidR="00B11855" w:rsidRPr="001F42D3" w:rsidRDefault="003D003E" w:rsidP="00CB723D">
      <w:pPr>
        <w:pStyle w:val="BodyText"/>
      </w:pPr>
      <w:r w:rsidRPr="001F42D3">
        <w:t>Detail of the fields used by the NTE segment in the PCD Observation Message is given below.</w:t>
      </w:r>
    </w:p>
    <w:p w14:paraId="432CD55E" w14:textId="77777777" w:rsidR="00B11855" w:rsidRPr="001F42D3" w:rsidRDefault="003D003E" w:rsidP="00CF5627">
      <w:pPr>
        <w:pStyle w:val="TableTitle"/>
      </w:pPr>
      <w:r w:rsidRPr="001F42D3">
        <w:t>Table B.4-1: NTE - Notes and Comment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72"/>
        <w:gridCol w:w="990"/>
        <w:gridCol w:w="810"/>
        <w:gridCol w:w="967"/>
        <w:gridCol w:w="1119"/>
        <w:gridCol w:w="1000"/>
        <w:gridCol w:w="3366"/>
      </w:tblGrid>
      <w:tr w:rsidR="00C40FD5" w:rsidRPr="001F42D3" w14:paraId="7AD2EAB1" w14:textId="77777777" w:rsidTr="0034511D">
        <w:trPr>
          <w:cantSplit/>
          <w:tblHeader/>
          <w:jc w:val="center"/>
        </w:trPr>
        <w:tc>
          <w:tcPr>
            <w:tcW w:w="872" w:type="dxa"/>
            <w:shd w:val="clear" w:color="auto" w:fill="D9D9D9"/>
          </w:tcPr>
          <w:p w14:paraId="2A0248AC" w14:textId="77777777" w:rsidR="00B11855" w:rsidRPr="001F42D3" w:rsidRDefault="003D003E" w:rsidP="00FA3EC5">
            <w:pPr>
              <w:pStyle w:val="TableEntryHeader"/>
            </w:pPr>
            <w:r w:rsidRPr="001F42D3">
              <w:t>SEQ</w:t>
            </w:r>
          </w:p>
        </w:tc>
        <w:tc>
          <w:tcPr>
            <w:tcW w:w="990" w:type="dxa"/>
            <w:shd w:val="clear" w:color="auto" w:fill="D9D9D9"/>
          </w:tcPr>
          <w:p w14:paraId="34AAB9F0" w14:textId="77777777" w:rsidR="00B11855" w:rsidRPr="001F42D3" w:rsidRDefault="003D003E" w:rsidP="00FA3EC5">
            <w:pPr>
              <w:pStyle w:val="TableEntryHeader"/>
            </w:pPr>
            <w:r w:rsidRPr="001F42D3">
              <w:t>LEN</w:t>
            </w:r>
          </w:p>
        </w:tc>
        <w:tc>
          <w:tcPr>
            <w:tcW w:w="810" w:type="dxa"/>
            <w:shd w:val="clear" w:color="auto" w:fill="D9D9D9"/>
          </w:tcPr>
          <w:p w14:paraId="14AC02A8" w14:textId="77777777" w:rsidR="00B11855" w:rsidRPr="001F42D3" w:rsidRDefault="003D003E" w:rsidP="00FA3EC5">
            <w:pPr>
              <w:pStyle w:val="TableEntryHeader"/>
            </w:pPr>
            <w:r w:rsidRPr="001F42D3">
              <w:t>DT</w:t>
            </w:r>
          </w:p>
        </w:tc>
        <w:tc>
          <w:tcPr>
            <w:tcW w:w="967" w:type="dxa"/>
            <w:shd w:val="clear" w:color="auto" w:fill="D9D9D9"/>
          </w:tcPr>
          <w:p w14:paraId="25EEB209" w14:textId="77777777" w:rsidR="00B11855" w:rsidRPr="001F42D3" w:rsidRDefault="003D003E" w:rsidP="00FA3EC5">
            <w:pPr>
              <w:pStyle w:val="TableEntryHeader"/>
            </w:pPr>
            <w:r w:rsidRPr="001F42D3">
              <w:t>Usage</w:t>
            </w:r>
          </w:p>
        </w:tc>
        <w:tc>
          <w:tcPr>
            <w:tcW w:w="1119" w:type="dxa"/>
            <w:shd w:val="clear" w:color="auto" w:fill="D9D9D9"/>
          </w:tcPr>
          <w:p w14:paraId="5130D64A" w14:textId="77777777" w:rsidR="00B11855" w:rsidRPr="001F42D3" w:rsidRDefault="003D003E" w:rsidP="00FA3EC5">
            <w:pPr>
              <w:pStyle w:val="TableEntryHeader"/>
            </w:pPr>
            <w:r w:rsidRPr="001F42D3">
              <w:t>Card.</w:t>
            </w:r>
          </w:p>
        </w:tc>
        <w:tc>
          <w:tcPr>
            <w:tcW w:w="1000" w:type="dxa"/>
            <w:shd w:val="clear" w:color="auto" w:fill="D9D9D9"/>
          </w:tcPr>
          <w:p w14:paraId="5999B89C" w14:textId="77777777" w:rsidR="00B11855" w:rsidRPr="001F42D3" w:rsidRDefault="003D003E" w:rsidP="00FA3EC5">
            <w:pPr>
              <w:pStyle w:val="TableEntryHeader"/>
            </w:pPr>
            <w:r w:rsidRPr="001F42D3">
              <w:t>TBL#</w:t>
            </w:r>
          </w:p>
        </w:tc>
        <w:tc>
          <w:tcPr>
            <w:tcW w:w="3366" w:type="dxa"/>
            <w:shd w:val="clear" w:color="auto" w:fill="D9D9D9"/>
          </w:tcPr>
          <w:p w14:paraId="794C2FCE" w14:textId="77777777" w:rsidR="00B11855" w:rsidRPr="001F42D3" w:rsidRDefault="003D003E" w:rsidP="00FA3EC5">
            <w:pPr>
              <w:pStyle w:val="TableEntryHeader"/>
            </w:pPr>
            <w:r w:rsidRPr="001F42D3">
              <w:t>Element name</w:t>
            </w:r>
          </w:p>
        </w:tc>
      </w:tr>
      <w:tr w:rsidR="00C40FD5" w:rsidRPr="001F42D3" w14:paraId="76FBE19A" w14:textId="77777777" w:rsidTr="00EB7483">
        <w:trPr>
          <w:cantSplit/>
          <w:jc w:val="center"/>
        </w:trPr>
        <w:tc>
          <w:tcPr>
            <w:tcW w:w="872" w:type="dxa"/>
          </w:tcPr>
          <w:p w14:paraId="0882880F" w14:textId="77777777" w:rsidR="00B11855" w:rsidRPr="001F42D3" w:rsidRDefault="003D003E" w:rsidP="00FA3EC5">
            <w:pPr>
              <w:pStyle w:val="TableEntry"/>
            </w:pPr>
            <w:r w:rsidRPr="001F42D3">
              <w:t>1</w:t>
            </w:r>
          </w:p>
        </w:tc>
        <w:tc>
          <w:tcPr>
            <w:tcW w:w="990" w:type="dxa"/>
          </w:tcPr>
          <w:p w14:paraId="12AA4F64" w14:textId="77777777" w:rsidR="00B11855" w:rsidRPr="001F42D3" w:rsidRDefault="003D003E" w:rsidP="00FA3EC5">
            <w:pPr>
              <w:pStyle w:val="TableEntry"/>
            </w:pPr>
            <w:r w:rsidRPr="001F42D3">
              <w:t>4</w:t>
            </w:r>
          </w:p>
        </w:tc>
        <w:tc>
          <w:tcPr>
            <w:tcW w:w="810" w:type="dxa"/>
          </w:tcPr>
          <w:p w14:paraId="2AB45BB0" w14:textId="77777777" w:rsidR="00B11855" w:rsidRPr="001F42D3" w:rsidRDefault="003D003E" w:rsidP="00FA3EC5">
            <w:pPr>
              <w:pStyle w:val="TableEntry"/>
            </w:pPr>
            <w:r w:rsidRPr="001F42D3">
              <w:t>SI</w:t>
            </w:r>
          </w:p>
        </w:tc>
        <w:tc>
          <w:tcPr>
            <w:tcW w:w="967" w:type="dxa"/>
          </w:tcPr>
          <w:p w14:paraId="642E36CB" w14:textId="77777777" w:rsidR="00B11855" w:rsidRPr="001F42D3" w:rsidRDefault="003D003E" w:rsidP="00FA3EC5">
            <w:pPr>
              <w:pStyle w:val="TableEntry"/>
            </w:pPr>
            <w:r w:rsidRPr="001F42D3">
              <w:t>R</w:t>
            </w:r>
          </w:p>
        </w:tc>
        <w:tc>
          <w:tcPr>
            <w:tcW w:w="1119" w:type="dxa"/>
          </w:tcPr>
          <w:p w14:paraId="5BF8EB00" w14:textId="77777777" w:rsidR="00B11855" w:rsidRPr="001F42D3" w:rsidRDefault="003D003E" w:rsidP="00FA3EC5">
            <w:pPr>
              <w:pStyle w:val="TableEntry"/>
            </w:pPr>
            <w:r w:rsidRPr="001F42D3">
              <w:t>[1..1]</w:t>
            </w:r>
          </w:p>
        </w:tc>
        <w:tc>
          <w:tcPr>
            <w:tcW w:w="1000" w:type="dxa"/>
          </w:tcPr>
          <w:p w14:paraId="775C565C" w14:textId="77777777" w:rsidR="00B11855" w:rsidRPr="001F42D3" w:rsidRDefault="00B11855" w:rsidP="00FA3EC5">
            <w:pPr>
              <w:pStyle w:val="TableEntry"/>
            </w:pPr>
          </w:p>
        </w:tc>
        <w:tc>
          <w:tcPr>
            <w:tcW w:w="3366" w:type="dxa"/>
          </w:tcPr>
          <w:p w14:paraId="2C69EED3" w14:textId="77777777" w:rsidR="00B11855" w:rsidRPr="001F42D3" w:rsidRDefault="003D003E" w:rsidP="00FA3EC5">
            <w:pPr>
              <w:pStyle w:val="TableEntry"/>
            </w:pPr>
            <w:r w:rsidRPr="001F42D3">
              <w:t>Set ID – NTE</w:t>
            </w:r>
          </w:p>
        </w:tc>
      </w:tr>
      <w:tr w:rsidR="00C40FD5" w:rsidRPr="001F42D3" w14:paraId="17433841" w14:textId="77777777" w:rsidTr="00EB7483">
        <w:trPr>
          <w:cantSplit/>
          <w:jc w:val="center"/>
        </w:trPr>
        <w:tc>
          <w:tcPr>
            <w:tcW w:w="872" w:type="dxa"/>
          </w:tcPr>
          <w:p w14:paraId="380ABFB1" w14:textId="77777777" w:rsidR="00B11855" w:rsidRPr="001F42D3" w:rsidRDefault="003D003E" w:rsidP="00FA3EC5">
            <w:pPr>
              <w:pStyle w:val="TableEntry"/>
            </w:pPr>
            <w:r w:rsidRPr="001F42D3">
              <w:t>2</w:t>
            </w:r>
          </w:p>
        </w:tc>
        <w:tc>
          <w:tcPr>
            <w:tcW w:w="990" w:type="dxa"/>
          </w:tcPr>
          <w:p w14:paraId="0F68AEC3" w14:textId="77777777" w:rsidR="00B11855" w:rsidRPr="001F42D3" w:rsidRDefault="003D003E" w:rsidP="00FA3EC5">
            <w:pPr>
              <w:pStyle w:val="TableEntry"/>
            </w:pPr>
            <w:r w:rsidRPr="001F42D3">
              <w:t>8</w:t>
            </w:r>
          </w:p>
        </w:tc>
        <w:tc>
          <w:tcPr>
            <w:tcW w:w="810" w:type="dxa"/>
          </w:tcPr>
          <w:p w14:paraId="3E0530ED" w14:textId="77777777" w:rsidR="00B11855" w:rsidRPr="001F42D3" w:rsidRDefault="003D003E" w:rsidP="00FA3EC5">
            <w:pPr>
              <w:pStyle w:val="TableEntry"/>
            </w:pPr>
            <w:r w:rsidRPr="001F42D3">
              <w:t>ID</w:t>
            </w:r>
          </w:p>
        </w:tc>
        <w:tc>
          <w:tcPr>
            <w:tcW w:w="967" w:type="dxa"/>
          </w:tcPr>
          <w:p w14:paraId="6832D5E0" w14:textId="77777777" w:rsidR="00B11855" w:rsidRPr="001F42D3" w:rsidRDefault="003D003E" w:rsidP="00FA3EC5">
            <w:pPr>
              <w:pStyle w:val="TableEntry"/>
            </w:pPr>
            <w:r w:rsidRPr="001F42D3">
              <w:t>X</w:t>
            </w:r>
          </w:p>
        </w:tc>
        <w:tc>
          <w:tcPr>
            <w:tcW w:w="1119" w:type="dxa"/>
          </w:tcPr>
          <w:p w14:paraId="0143F428" w14:textId="77777777" w:rsidR="00B11855" w:rsidRPr="001F42D3" w:rsidRDefault="003D003E" w:rsidP="00FA3EC5">
            <w:pPr>
              <w:pStyle w:val="TableEntry"/>
            </w:pPr>
            <w:r w:rsidRPr="001F42D3">
              <w:t>[0..0]</w:t>
            </w:r>
          </w:p>
        </w:tc>
        <w:tc>
          <w:tcPr>
            <w:tcW w:w="1000" w:type="dxa"/>
          </w:tcPr>
          <w:p w14:paraId="26FA46B9" w14:textId="77777777" w:rsidR="00B11855" w:rsidRPr="001F42D3" w:rsidRDefault="00B11855" w:rsidP="00FA3EC5">
            <w:pPr>
              <w:pStyle w:val="TableEntry"/>
            </w:pPr>
          </w:p>
        </w:tc>
        <w:tc>
          <w:tcPr>
            <w:tcW w:w="3366" w:type="dxa"/>
          </w:tcPr>
          <w:p w14:paraId="6A77F6C8" w14:textId="77777777" w:rsidR="00B11855" w:rsidRPr="001F42D3" w:rsidRDefault="003D003E" w:rsidP="00FA3EC5">
            <w:pPr>
              <w:pStyle w:val="TableEntry"/>
            </w:pPr>
            <w:r w:rsidRPr="001F42D3">
              <w:t>Source of Comment</w:t>
            </w:r>
          </w:p>
        </w:tc>
      </w:tr>
      <w:tr w:rsidR="00C40FD5" w:rsidRPr="001F42D3" w14:paraId="31CC22D8" w14:textId="77777777" w:rsidTr="00EB7483">
        <w:trPr>
          <w:cantSplit/>
          <w:jc w:val="center"/>
        </w:trPr>
        <w:tc>
          <w:tcPr>
            <w:tcW w:w="872" w:type="dxa"/>
          </w:tcPr>
          <w:p w14:paraId="08D1CC77" w14:textId="77777777" w:rsidR="00B11855" w:rsidRPr="001F42D3" w:rsidRDefault="003D003E" w:rsidP="00FA3EC5">
            <w:pPr>
              <w:pStyle w:val="TableEntry"/>
            </w:pPr>
            <w:r w:rsidRPr="001F42D3">
              <w:t>3</w:t>
            </w:r>
          </w:p>
        </w:tc>
        <w:tc>
          <w:tcPr>
            <w:tcW w:w="990" w:type="dxa"/>
          </w:tcPr>
          <w:p w14:paraId="739DA334" w14:textId="77777777" w:rsidR="00B11855" w:rsidRPr="001F42D3" w:rsidRDefault="003D003E" w:rsidP="00FA3EC5">
            <w:pPr>
              <w:pStyle w:val="TableEntry"/>
            </w:pPr>
            <w:r w:rsidRPr="001F42D3">
              <w:t>65536</w:t>
            </w:r>
          </w:p>
        </w:tc>
        <w:tc>
          <w:tcPr>
            <w:tcW w:w="810" w:type="dxa"/>
          </w:tcPr>
          <w:p w14:paraId="018B0804" w14:textId="77777777" w:rsidR="00B11855" w:rsidRPr="001F42D3" w:rsidRDefault="003D003E" w:rsidP="00FA3EC5">
            <w:pPr>
              <w:pStyle w:val="TableEntry"/>
            </w:pPr>
            <w:r w:rsidRPr="001F42D3">
              <w:t>FT</w:t>
            </w:r>
          </w:p>
        </w:tc>
        <w:tc>
          <w:tcPr>
            <w:tcW w:w="967" w:type="dxa"/>
          </w:tcPr>
          <w:p w14:paraId="4DBF3A53" w14:textId="77777777" w:rsidR="00B11855" w:rsidRPr="001F42D3" w:rsidRDefault="003D003E" w:rsidP="00FA3EC5">
            <w:pPr>
              <w:pStyle w:val="TableEntry"/>
            </w:pPr>
            <w:r w:rsidRPr="001F42D3">
              <w:t>RE</w:t>
            </w:r>
          </w:p>
        </w:tc>
        <w:tc>
          <w:tcPr>
            <w:tcW w:w="1119" w:type="dxa"/>
          </w:tcPr>
          <w:p w14:paraId="3C2D56D3" w14:textId="77777777" w:rsidR="00B11855" w:rsidRPr="001F42D3" w:rsidRDefault="003D003E" w:rsidP="00FA3EC5">
            <w:pPr>
              <w:pStyle w:val="TableEntry"/>
            </w:pPr>
            <w:r w:rsidRPr="001F42D3">
              <w:t xml:space="preserve">[0..1] </w:t>
            </w:r>
          </w:p>
        </w:tc>
        <w:tc>
          <w:tcPr>
            <w:tcW w:w="1000" w:type="dxa"/>
          </w:tcPr>
          <w:p w14:paraId="3268A555" w14:textId="77777777" w:rsidR="00B11855" w:rsidRPr="001F42D3" w:rsidRDefault="00B11855" w:rsidP="00FA3EC5">
            <w:pPr>
              <w:pStyle w:val="TableEntry"/>
            </w:pPr>
          </w:p>
        </w:tc>
        <w:tc>
          <w:tcPr>
            <w:tcW w:w="3366" w:type="dxa"/>
          </w:tcPr>
          <w:p w14:paraId="739B8F0F" w14:textId="77777777" w:rsidR="00B11855" w:rsidRPr="001F42D3" w:rsidRDefault="003D003E" w:rsidP="00FA3EC5">
            <w:pPr>
              <w:pStyle w:val="TableEntry"/>
            </w:pPr>
            <w:r w:rsidRPr="001F42D3">
              <w:t>Comment</w:t>
            </w:r>
          </w:p>
        </w:tc>
      </w:tr>
      <w:tr w:rsidR="00C40FD5" w:rsidRPr="001F42D3" w14:paraId="5B7DA5FF" w14:textId="77777777" w:rsidTr="00EB7483">
        <w:trPr>
          <w:cantSplit/>
          <w:jc w:val="center"/>
        </w:trPr>
        <w:tc>
          <w:tcPr>
            <w:tcW w:w="872" w:type="dxa"/>
          </w:tcPr>
          <w:p w14:paraId="7F617DA0" w14:textId="77777777" w:rsidR="00B11855" w:rsidRPr="001F42D3" w:rsidRDefault="003D003E" w:rsidP="00FA3EC5">
            <w:pPr>
              <w:pStyle w:val="TableEntry"/>
            </w:pPr>
            <w:r w:rsidRPr="001F42D3">
              <w:t>4</w:t>
            </w:r>
          </w:p>
        </w:tc>
        <w:tc>
          <w:tcPr>
            <w:tcW w:w="990" w:type="dxa"/>
          </w:tcPr>
          <w:p w14:paraId="5A1D5610" w14:textId="77777777" w:rsidR="00B11855" w:rsidRPr="001F42D3" w:rsidRDefault="003D003E" w:rsidP="00FA3EC5">
            <w:pPr>
              <w:pStyle w:val="TableEntry"/>
            </w:pPr>
            <w:r w:rsidRPr="001F42D3">
              <w:t>705</w:t>
            </w:r>
          </w:p>
        </w:tc>
        <w:tc>
          <w:tcPr>
            <w:tcW w:w="810" w:type="dxa"/>
          </w:tcPr>
          <w:p w14:paraId="327B963B" w14:textId="77777777" w:rsidR="00B11855" w:rsidRPr="001F42D3" w:rsidRDefault="003D003E" w:rsidP="00FA3EC5">
            <w:pPr>
              <w:pStyle w:val="TableEntry"/>
            </w:pPr>
            <w:r w:rsidRPr="001F42D3">
              <w:t>CWE</w:t>
            </w:r>
          </w:p>
        </w:tc>
        <w:tc>
          <w:tcPr>
            <w:tcW w:w="967" w:type="dxa"/>
          </w:tcPr>
          <w:p w14:paraId="4A3F16EC" w14:textId="77777777" w:rsidR="00B11855" w:rsidRPr="001F42D3" w:rsidRDefault="003D003E" w:rsidP="00FA3EC5">
            <w:pPr>
              <w:pStyle w:val="TableEntry"/>
            </w:pPr>
            <w:r w:rsidRPr="001F42D3">
              <w:t>X</w:t>
            </w:r>
          </w:p>
        </w:tc>
        <w:tc>
          <w:tcPr>
            <w:tcW w:w="1119" w:type="dxa"/>
          </w:tcPr>
          <w:p w14:paraId="715F2C21" w14:textId="77777777" w:rsidR="00B11855" w:rsidRPr="001F42D3" w:rsidRDefault="003D003E" w:rsidP="00FA3EC5">
            <w:pPr>
              <w:pStyle w:val="TableEntry"/>
            </w:pPr>
            <w:r w:rsidRPr="001F42D3">
              <w:t>[0..0]</w:t>
            </w:r>
          </w:p>
        </w:tc>
        <w:tc>
          <w:tcPr>
            <w:tcW w:w="1000" w:type="dxa"/>
          </w:tcPr>
          <w:p w14:paraId="6B2CEA5E" w14:textId="77777777" w:rsidR="00B11855" w:rsidRPr="001F42D3" w:rsidRDefault="00B11855" w:rsidP="00FA3EC5">
            <w:pPr>
              <w:pStyle w:val="TableEntry"/>
            </w:pPr>
          </w:p>
        </w:tc>
        <w:tc>
          <w:tcPr>
            <w:tcW w:w="3366" w:type="dxa"/>
          </w:tcPr>
          <w:p w14:paraId="35280612" w14:textId="77777777" w:rsidR="00B11855" w:rsidRPr="001F42D3" w:rsidRDefault="003D003E" w:rsidP="00FA3EC5">
            <w:pPr>
              <w:pStyle w:val="TableEntry"/>
            </w:pPr>
            <w:r w:rsidRPr="001F42D3">
              <w:t>Comment Type</w:t>
            </w:r>
          </w:p>
        </w:tc>
      </w:tr>
      <w:tr w:rsidR="00C40FD5" w:rsidRPr="001F42D3" w14:paraId="3C3AE9C2" w14:textId="77777777" w:rsidTr="00EB7483">
        <w:trPr>
          <w:cantSplit/>
          <w:jc w:val="center"/>
        </w:trPr>
        <w:tc>
          <w:tcPr>
            <w:tcW w:w="872" w:type="dxa"/>
          </w:tcPr>
          <w:p w14:paraId="7E561015" w14:textId="77777777" w:rsidR="00B11855" w:rsidRPr="001F42D3" w:rsidRDefault="003D003E" w:rsidP="00FA3EC5">
            <w:pPr>
              <w:pStyle w:val="TableEntry"/>
            </w:pPr>
            <w:r w:rsidRPr="001F42D3">
              <w:t>5</w:t>
            </w:r>
          </w:p>
        </w:tc>
        <w:tc>
          <w:tcPr>
            <w:tcW w:w="990" w:type="dxa"/>
          </w:tcPr>
          <w:p w14:paraId="46B3FDC6" w14:textId="77777777" w:rsidR="00B11855" w:rsidRPr="001F42D3" w:rsidRDefault="003D003E" w:rsidP="00FA3EC5">
            <w:pPr>
              <w:pStyle w:val="TableEntry"/>
            </w:pPr>
            <w:r w:rsidRPr="001F42D3">
              <w:t>3220</w:t>
            </w:r>
          </w:p>
        </w:tc>
        <w:tc>
          <w:tcPr>
            <w:tcW w:w="810" w:type="dxa"/>
          </w:tcPr>
          <w:p w14:paraId="021B706C" w14:textId="77777777" w:rsidR="00B11855" w:rsidRPr="001F42D3" w:rsidRDefault="003D003E" w:rsidP="00FA3EC5">
            <w:pPr>
              <w:pStyle w:val="TableEntry"/>
            </w:pPr>
            <w:r w:rsidRPr="001F42D3">
              <w:t>XCN</w:t>
            </w:r>
          </w:p>
        </w:tc>
        <w:tc>
          <w:tcPr>
            <w:tcW w:w="967" w:type="dxa"/>
          </w:tcPr>
          <w:p w14:paraId="71B48A64" w14:textId="77777777" w:rsidR="00B11855" w:rsidRPr="001F42D3" w:rsidRDefault="003D003E" w:rsidP="00FA3EC5">
            <w:pPr>
              <w:pStyle w:val="TableEntry"/>
            </w:pPr>
            <w:r w:rsidRPr="001F42D3">
              <w:t>X</w:t>
            </w:r>
          </w:p>
        </w:tc>
        <w:tc>
          <w:tcPr>
            <w:tcW w:w="1119" w:type="dxa"/>
          </w:tcPr>
          <w:p w14:paraId="362E1026" w14:textId="77777777" w:rsidR="00B11855" w:rsidRPr="001F42D3" w:rsidRDefault="003D003E" w:rsidP="00FA3EC5">
            <w:pPr>
              <w:pStyle w:val="TableEntry"/>
            </w:pPr>
            <w:r w:rsidRPr="001F42D3">
              <w:t>[0..0]</w:t>
            </w:r>
          </w:p>
        </w:tc>
        <w:tc>
          <w:tcPr>
            <w:tcW w:w="1000" w:type="dxa"/>
          </w:tcPr>
          <w:p w14:paraId="202E48EA" w14:textId="77777777" w:rsidR="00B11855" w:rsidRPr="001F42D3" w:rsidRDefault="00B11855" w:rsidP="00FA3EC5">
            <w:pPr>
              <w:pStyle w:val="TableEntry"/>
            </w:pPr>
          </w:p>
        </w:tc>
        <w:tc>
          <w:tcPr>
            <w:tcW w:w="3366" w:type="dxa"/>
          </w:tcPr>
          <w:p w14:paraId="2AAFFAF2" w14:textId="77777777" w:rsidR="00B11855" w:rsidRPr="001F42D3" w:rsidRDefault="003D003E" w:rsidP="00FA3EC5">
            <w:pPr>
              <w:pStyle w:val="TableEntry"/>
            </w:pPr>
            <w:r w:rsidRPr="001F42D3">
              <w:t>Entered by</w:t>
            </w:r>
          </w:p>
        </w:tc>
      </w:tr>
      <w:tr w:rsidR="00C40FD5" w:rsidRPr="001F42D3" w14:paraId="257794FB" w14:textId="77777777" w:rsidTr="00EB7483">
        <w:trPr>
          <w:cantSplit/>
          <w:jc w:val="center"/>
        </w:trPr>
        <w:tc>
          <w:tcPr>
            <w:tcW w:w="872" w:type="dxa"/>
          </w:tcPr>
          <w:p w14:paraId="3B269B22" w14:textId="77777777" w:rsidR="00B11855" w:rsidRPr="001F42D3" w:rsidRDefault="003D003E" w:rsidP="00FA3EC5">
            <w:pPr>
              <w:pStyle w:val="TableEntry"/>
            </w:pPr>
            <w:r w:rsidRPr="001F42D3">
              <w:t>6</w:t>
            </w:r>
          </w:p>
        </w:tc>
        <w:tc>
          <w:tcPr>
            <w:tcW w:w="990" w:type="dxa"/>
          </w:tcPr>
          <w:p w14:paraId="531A3128" w14:textId="77777777" w:rsidR="00B11855" w:rsidRPr="001F42D3" w:rsidRDefault="003D003E" w:rsidP="00FA3EC5">
            <w:pPr>
              <w:pStyle w:val="TableEntry"/>
            </w:pPr>
            <w:r w:rsidRPr="001F42D3">
              <w:t>24</w:t>
            </w:r>
          </w:p>
        </w:tc>
        <w:tc>
          <w:tcPr>
            <w:tcW w:w="810" w:type="dxa"/>
          </w:tcPr>
          <w:p w14:paraId="2EDCA226" w14:textId="77777777" w:rsidR="00B11855" w:rsidRPr="001F42D3" w:rsidRDefault="003D003E" w:rsidP="00FA3EC5">
            <w:pPr>
              <w:pStyle w:val="TableEntry"/>
            </w:pPr>
            <w:r w:rsidRPr="001F42D3">
              <w:t>DTM</w:t>
            </w:r>
          </w:p>
        </w:tc>
        <w:tc>
          <w:tcPr>
            <w:tcW w:w="967" w:type="dxa"/>
          </w:tcPr>
          <w:p w14:paraId="614564BE" w14:textId="77777777" w:rsidR="00B11855" w:rsidRPr="001F42D3" w:rsidRDefault="003D003E" w:rsidP="00FA3EC5">
            <w:pPr>
              <w:pStyle w:val="TableEntry"/>
            </w:pPr>
            <w:r w:rsidRPr="001F42D3">
              <w:t>X</w:t>
            </w:r>
          </w:p>
        </w:tc>
        <w:tc>
          <w:tcPr>
            <w:tcW w:w="1119" w:type="dxa"/>
          </w:tcPr>
          <w:p w14:paraId="3E36BE2A" w14:textId="77777777" w:rsidR="00B11855" w:rsidRPr="001F42D3" w:rsidRDefault="003D003E" w:rsidP="00FA3EC5">
            <w:pPr>
              <w:pStyle w:val="TableEntry"/>
            </w:pPr>
            <w:r w:rsidRPr="001F42D3">
              <w:t>[0..0]</w:t>
            </w:r>
          </w:p>
        </w:tc>
        <w:tc>
          <w:tcPr>
            <w:tcW w:w="1000" w:type="dxa"/>
          </w:tcPr>
          <w:p w14:paraId="552A35BC" w14:textId="77777777" w:rsidR="00B11855" w:rsidRPr="001F42D3" w:rsidRDefault="00B11855" w:rsidP="00FA3EC5">
            <w:pPr>
              <w:pStyle w:val="TableEntry"/>
            </w:pPr>
          </w:p>
        </w:tc>
        <w:tc>
          <w:tcPr>
            <w:tcW w:w="3366" w:type="dxa"/>
          </w:tcPr>
          <w:p w14:paraId="4F5C5D64" w14:textId="77777777" w:rsidR="00B11855" w:rsidRPr="001F42D3" w:rsidRDefault="003D003E" w:rsidP="00FA3EC5">
            <w:pPr>
              <w:pStyle w:val="TableEntry"/>
            </w:pPr>
            <w:r w:rsidRPr="001F42D3">
              <w:t>Entered Date/Time</w:t>
            </w:r>
          </w:p>
        </w:tc>
      </w:tr>
      <w:tr w:rsidR="00C40FD5" w:rsidRPr="001F42D3" w14:paraId="4E97149C" w14:textId="77777777" w:rsidTr="00EB7483">
        <w:trPr>
          <w:cantSplit/>
          <w:jc w:val="center"/>
        </w:trPr>
        <w:tc>
          <w:tcPr>
            <w:tcW w:w="872" w:type="dxa"/>
          </w:tcPr>
          <w:p w14:paraId="779B17E1" w14:textId="77777777" w:rsidR="00B11855" w:rsidRPr="001F42D3" w:rsidRDefault="003D003E" w:rsidP="00FA3EC5">
            <w:pPr>
              <w:pStyle w:val="TableEntry"/>
            </w:pPr>
            <w:r w:rsidRPr="001F42D3">
              <w:lastRenderedPageBreak/>
              <w:t>7</w:t>
            </w:r>
          </w:p>
        </w:tc>
        <w:tc>
          <w:tcPr>
            <w:tcW w:w="990" w:type="dxa"/>
          </w:tcPr>
          <w:p w14:paraId="13F00382" w14:textId="77777777" w:rsidR="00B11855" w:rsidRPr="001F42D3" w:rsidRDefault="003D003E" w:rsidP="00FA3EC5">
            <w:pPr>
              <w:pStyle w:val="TableEntry"/>
            </w:pPr>
            <w:r w:rsidRPr="001F42D3">
              <w:t>24</w:t>
            </w:r>
          </w:p>
        </w:tc>
        <w:tc>
          <w:tcPr>
            <w:tcW w:w="810" w:type="dxa"/>
          </w:tcPr>
          <w:p w14:paraId="79C353EF" w14:textId="77777777" w:rsidR="00B11855" w:rsidRPr="001F42D3" w:rsidRDefault="003D003E" w:rsidP="00FA3EC5">
            <w:pPr>
              <w:pStyle w:val="TableEntry"/>
            </w:pPr>
            <w:r w:rsidRPr="001F42D3">
              <w:t>DTM</w:t>
            </w:r>
          </w:p>
        </w:tc>
        <w:tc>
          <w:tcPr>
            <w:tcW w:w="967" w:type="dxa"/>
          </w:tcPr>
          <w:p w14:paraId="5578037D" w14:textId="77777777" w:rsidR="00B11855" w:rsidRPr="001F42D3" w:rsidRDefault="003D003E" w:rsidP="00FA3EC5">
            <w:pPr>
              <w:pStyle w:val="TableEntry"/>
            </w:pPr>
            <w:r w:rsidRPr="001F42D3">
              <w:t>X</w:t>
            </w:r>
          </w:p>
        </w:tc>
        <w:tc>
          <w:tcPr>
            <w:tcW w:w="1119" w:type="dxa"/>
          </w:tcPr>
          <w:p w14:paraId="782AC26D" w14:textId="77777777" w:rsidR="00B11855" w:rsidRPr="001F42D3" w:rsidRDefault="003D003E" w:rsidP="00FA3EC5">
            <w:pPr>
              <w:pStyle w:val="TableEntry"/>
            </w:pPr>
            <w:r w:rsidRPr="001F42D3">
              <w:t>[0..0]</w:t>
            </w:r>
          </w:p>
        </w:tc>
        <w:tc>
          <w:tcPr>
            <w:tcW w:w="1000" w:type="dxa"/>
          </w:tcPr>
          <w:p w14:paraId="1B71BEA5" w14:textId="77777777" w:rsidR="00B11855" w:rsidRPr="001F42D3" w:rsidRDefault="00B11855" w:rsidP="00FA3EC5">
            <w:pPr>
              <w:pStyle w:val="TableEntry"/>
            </w:pPr>
          </w:p>
        </w:tc>
        <w:tc>
          <w:tcPr>
            <w:tcW w:w="3366" w:type="dxa"/>
          </w:tcPr>
          <w:p w14:paraId="75AB7AE8" w14:textId="77777777" w:rsidR="00B11855" w:rsidRPr="001F42D3" w:rsidRDefault="003D003E" w:rsidP="00FA3EC5">
            <w:pPr>
              <w:pStyle w:val="TableEntry"/>
            </w:pPr>
            <w:r w:rsidRPr="001F42D3">
              <w:t>Expiration Date</w:t>
            </w:r>
          </w:p>
        </w:tc>
      </w:tr>
    </w:tbl>
    <w:p w14:paraId="03B828B6" w14:textId="77777777" w:rsidR="00B11855" w:rsidRPr="001F42D3" w:rsidRDefault="003D003E" w:rsidP="001422D4">
      <w:pPr>
        <w:pStyle w:val="HL7Field"/>
        <w:ind w:hanging="2"/>
      </w:pPr>
      <w:r w:rsidRPr="001F42D3">
        <w:t>NTE-1   Set ID</w:t>
      </w:r>
    </w:p>
    <w:p w14:paraId="4AFE8ABC" w14:textId="77777777" w:rsidR="00B11855" w:rsidRPr="001F42D3" w:rsidRDefault="003D003E" w:rsidP="00DF61EC">
      <w:pPr>
        <w:pStyle w:val="HL7FieldIndent2"/>
        <w:ind w:left="0" w:hanging="2"/>
        <w:rPr>
          <w:noProof w:val="0"/>
        </w:rPr>
      </w:pPr>
      <w:r w:rsidRPr="001F42D3">
        <w:rPr>
          <w:noProof w:val="0"/>
        </w:rPr>
        <w:t>This field may be used where multiple NTE segments are used in a message. Their numbering must be described in the application message definition.</w:t>
      </w:r>
    </w:p>
    <w:p w14:paraId="221D261D" w14:textId="77777777" w:rsidR="00B11855" w:rsidRPr="001F42D3" w:rsidRDefault="003D003E" w:rsidP="001422D4">
      <w:pPr>
        <w:pStyle w:val="HL7Field"/>
        <w:ind w:hanging="2"/>
      </w:pPr>
      <w:r w:rsidRPr="001F42D3">
        <w:t xml:space="preserve">NTE-3   Comment </w:t>
      </w:r>
    </w:p>
    <w:p w14:paraId="534BFBE1" w14:textId="77777777" w:rsidR="00B11855" w:rsidRPr="001F42D3" w:rsidRDefault="003D003E" w:rsidP="00DF61EC">
      <w:pPr>
        <w:pStyle w:val="HL7FieldIndent2"/>
        <w:ind w:left="0" w:hanging="2"/>
        <w:rPr>
          <w:noProof w:val="0"/>
        </w:rPr>
      </w:pPr>
      <w:r w:rsidRPr="001F42D3">
        <w:rPr>
          <w:noProof w:val="0"/>
        </w:rPr>
        <w:t>This field contains the text of the comment. This text may be formatted. In order to delete an existing comment, the field shall contain empty quotation marks: "“.</w:t>
      </w:r>
    </w:p>
    <w:p w14:paraId="250ABC4F" w14:textId="77777777" w:rsidR="00B11855" w:rsidRPr="001F42D3" w:rsidRDefault="003D003E" w:rsidP="00DF61EC">
      <w:pPr>
        <w:pStyle w:val="HL7FieldIndent2"/>
        <w:ind w:left="0" w:hanging="2"/>
        <w:rPr>
          <w:noProof w:val="0"/>
        </w:rPr>
      </w:pPr>
      <w:r w:rsidRPr="001F42D3">
        <w:rPr>
          <w:noProof w:val="0"/>
        </w:rPr>
        <w:t>Comment text of identical type and source shall be included in the same occurrence of an NTE segment, and not be split over multiple segments.</w:t>
      </w:r>
    </w:p>
    <w:p w14:paraId="27E6E6D0" w14:textId="77777777" w:rsidR="00B11855" w:rsidRPr="001F42D3" w:rsidRDefault="003D003E" w:rsidP="00CF5627">
      <w:pPr>
        <w:pStyle w:val="BodyText"/>
      </w:pPr>
      <w:r w:rsidRPr="001F42D3">
        <w:rPr>
          <w:b/>
          <w:bCs/>
        </w:rPr>
        <w:t>NTE Notes and Comment Segment in PCD-04 Message</w:t>
      </w:r>
    </w:p>
    <w:p w14:paraId="6031714F" w14:textId="3F650253" w:rsidR="007978F7" w:rsidRPr="001F42D3" w:rsidRDefault="007978F7" w:rsidP="00DF61EC">
      <w:pPr>
        <w:pStyle w:val="HL7FieldIndent2"/>
        <w:ind w:left="0" w:hanging="2"/>
        <w:rPr>
          <w:noProof w:val="0"/>
        </w:rPr>
      </w:pPr>
      <w:r w:rsidRPr="001F42D3">
        <w:rPr>
          <w:noProof w:val="0"/>
        </w:rPr>
        <w:t xml:space="preserve">By site-specific agreement between implementers of the </w:t>
      </w:r>
      <w:r w:rsidR="009E2B46" w:rsidRPr="001F42D3">
        <w:rPr>
          <w:noProof w:val="0"/>
        </w:rPr>
        <w:t>Alert Reporter</w:t>
      </w:r>
      <w:r w:rsidRPr="001F42D3">
        <w:rPr>
          <w:noProof w:val="0"/>
        </w:rPr>
        <w:t xml:space="preserve"> and </w:t>
      </w:r>
      <w:r w:rsidR="009E2B46" w:rsidRPr="001F42D3">
        <w:rPr>
          <w:noProof w:val="0"/>
        </w:rPr>
        <w:t>Alert Manager</w:t>
      </w:r>
      <w:r w:rsidRPr="001F42D3">
        <w:rPr>
          <w:noProof w:val="0"/>
        </w:rPr>
        <w:t xml:space="preserve"> </w:t>
      </w:r>
      <w:r w:rsidR="00B054A1" w:rsidRPr="001F42D3">
        <w:rPr>
          <w:noProof w:val="0"/>
        </w:rPr>
        <w:t>A</w:t>
      </w:r>
      <w:r w:rsidRPr="001F42D3">
        <w:rPr>
          <w:noProof w:val="0"/>
        </w:rPr>
        <w:t xml:space="preserve">ctors, additional information not provided for in other segments may be included in the NTE Notes and Comment segments. Site or system specific indications are optionally passed in this manner to the </w:t>
      </w:r>
      <w:r w:rsidR="009E2B46" w:rsidRPr="001F42D3">
        <w:rPr>
          <w:noProof w:val="0"/>
        </w:rPr>
        <w:t>Alert Manager</w:t>
      </w:r>
      <w:r w:rsidRPr="001F42D3">
        <w:rPr>
          <w:noProof w:val="0"/>
        </w:rPr>
        <w:t xml:space="preserve"> for us by its message dispatching logic, or to pass additional information through the </w:t>
      </w:r>
      <w:r w:rsidR="009E2B46" w:rsidRPr="001F42D3">
        <w:rPr>
          <w:noProof w:val="0"/>
        </w:rPr>
        <w:t>Alert Manager</w:t>
      </w:r>
      <w:r w:rsidRPr="001F42D3">
        <w:rPr>
          <w:noProof w:val="0"/>
        </w:rPr>
        <w:t xml:space="preserve"> to the </w:t>
      </w:r>
      <w:r w:rsidR="00916BBE" w:rsidRPr="001F42D3">
        <w:rPr>
          <w:noProof w:val="0"/>
        </w:rPr>
        <w:t>Alert Communicator</w:t>
      </w:r>
      <w:r w:rsidRPr="001F42D3">
        <w:rPr>
          <w:noProof w:val="0"/>
        </w:rPr>
        <w:t xml:space="preserve"> to communications endpoints.</w:t>
      </w:r>
    </w:p>
    <w:p w14:paraId="63D4C2EE" w14:textId="7D4669C6" w:rsidR="00B11855" w:rsidRPr="001F42D3" w:rsidRDefault="003D003E" w:rsidP="00DF61EC">
      <w:pPr>
        <w:pStyle w:val="HL7FieldIndent2"/>
        <w:ind w:left="0" w:hanging="2"/>
        <w:rPr>
          <w:noProof w:val="0"/>
        </w:rPr>
      </w:pPr>
      <w:r w:rsidRPr="001F42D3">
        <w:rPr>
          <w:noProof w:val="0"/>
        </w:rPr>
        <w:t xml:space="preserve">Optional ad-hoc annotation text to be included in the alert notification text message sent from the ACM </w:t>
      </w:r>
      <w:r w:rsidR="009E2B46" w:rsidRPr="001F42D3">
        <w:rPr>
          <w:noProof w:val="0"/>
        </w:rPr>
        <w:t>Alert Manager</w:t>
      </w:r>
      <w:r w:rsidRPr="001F42D3">
        <w:rPr>
          <w:noProof w:val="0"/>
        </w:rPr>
        <w:t xml:space="preserve"> to the ACM </w:t>
      </w:r>
      <w:r w:rsidR="00916BBE" w:rsidRPr="001F42D3">
        <w:rPr>
          <w:noProof w:val="0"/>
        </w:rPr>
        <w:t>Alert Communicator</w:t>
      </w:r>
      <w:r w:rsidRPr="001F42D3">
        <w:rPr>
          <w:noProof w:val="0"/>
        </w:rPr>
        <w:t xml:space="preserve"> is to be included in an occurrence of an NTE segment in association with the OBX segment which identifies the alert indication</w:t>
      </w:r>
      <w:r w:rsidR="00CA3A2C" w:rsidRPr="001F42D3">
        <w:rPr>
          <w:noProof w:val="0"/>
        </w:rPr>
        <w:t xml:space="preserve">. </w:t>
      </w:r>
      <w:r w:rsidRPr="001F42D3">
        <w:rPr>
          <w:noProof w:val="0"/>
        </w:rPr>
        <w:t>This text doesn’t replace any alert notification text synthesized by the ACM AM</w:t>
      </w:r>
      <w:r w:rsidR="00E20D3D" w:rsidRPr="001F42D3">
        <w:rPr>
          <w:noProof w:val="0"/>
        </w:rPr>
        <w:t xml:space="preserve"> </w:t>
      </w:r>
      <w:r w:rsidRPr="001F42D3">
        <w:rPr>
          <w:noProof w:val="0"/>
        </w:rPr>
        <w:t xml:space="preserve">from alert data provided to the ACM </w:t>
      </w:r>
      <w:r w:rsidR="009E2B46" w:rsidRPr="001F42D3">
        <w:rPr>
          <w:noProof w:val="0"/>
        </w:rPr>
        <w:t>Alert Manager</w:t>
      </w:r>
      <w:r w:rsidRPr="001F42D3">
        <w:rPr>
          <w:noProof w:val="0"/>
        </w:rPr>
        <w:t xml:space="preserve"> by the </w:t>
      </w:r>
      <w:r w:rsidR="00647994" w:rsidRPr="001F42D3">
        <w:rPr>
          <w:noProof w:val="0"/>
        </w:rPr>
        <w:t>Report Alert PCD-04</w:t>
      </w:r>
      <w:r w:rsidRPr="001F42D3">
        <w:rPr>
          <w:noProof w:val="0"/>
        </w:rPr>
        <w:t xml:space="preserve"> message.</w:t>
      </w:r>
    </w:p>
    <w:p w14:paraId="6790085A" w14:textId="62C0F426" w:rsidR="00B11855" w:rsidRPr="001F42D3" w:rsidRDefault="003D003E" w:rsidP="00CF5627">
      <w:pPr>
        <w:pStyle w:val="TableTitle"/>
      </w:pPr>
      <w:r w:rsidRPr="001F42D3">
        <w:t xml:space="preserve">Table </w:t>
      </w:r>
      <w:r w:rsidR="00E86B15" w:rsidRPr="001F42D3">
        <w:t>B.4-2</w:t>
      </w:r>
      <w:r w:rsidRPr="001F42D3">
        <w:t xml:space="preserve">: </w:t>
      </w:r>
      <w:r w:rsidR="006D613E" w:rsidRPr="001F42D3">
        <w:t>HL7</w:t>
      </w:r>
      <w:r w:rsidR="00995105" w:rsidRPr="001F42D3">
        <w:t xml:space="preserve"> </w:t>
      </w:r>
      <w:r w:rsidRPr="001F42D3">
        <w:t>Attribute Table – NTE – Notes and Comment</w:t>
      </w: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884"/>
        <w:gridCol w:w="696"/>
        <w:gridCol w:w="827"/>
        <w:gridCol w:w="840"/>
        <w:gridCol w:w="934"/>
        <w:gridCol w:w="3650"/>
      </w:tblGrid>
      <w:tr w:rsidR="00C40FD5" w:rsidRPr="001F42D3" w14:paraId="46E0932C" w14:textId="77777777" w:rsidTr="0034511D">
        <w:trPr>
          <w:cantSplit/>
          <w:jc w:val="center"/>
        </w:trPr>
        <w:tc>
          <w:tcPr>
            <w:tcW w:w="814" w:type="dxa"/>
            <w:shd w:val="clear" w:color="auto" w:fill="D9D9D9"/>
          </w:tcPr>
          <w:p w14:paraId="1B9D4DF9" w14:textId="77777777" w:rsidR="00B11855" w:rsidRPr="001F42D3" w:rsidRDefault="003D003E" w:rsidP="00FA3EC5">
            <w:pPr>
              <w:pStyle w:val="TableEntryHeader"/>
            </w:pPr>
            <w:r w:rsidRPr="001F42D3">
              <w:t>SEQ</w:t>
            </w:r>
          </w:p>
        </w:tc>
        <w:tc>
          <w:tcPr>
            <w:tcW w:w="884" w:type="dxa"/>
            <w:shd w:val="clear" w:color="auto" w:fill="D9D9D9"/>
          </w:tcPr>
          <w:p w14:paraId="7CC504CC" w14:textId="77777777" w:rsidR="00B11855" w:rsidRPr="001F42D3" w:rsidRDefault="003D003E" w:rsidP="00FA3EC5">
            <w:pPr>
              <w:pStyle w:val="TableEntryHeader"/>
            </w:pPr>
            <w:r w:rsidRPr="001F42D3">
              <w:t>LEN</w:t>
            </w:r>
          </w:p>
        </w:tc>
        <w:tc>
          <w:tcPr>
            <w:tcW w:w="696" w:type="dxa"/>
            <w:shd w:val="clear" w:color="auto" w:fill="D9D9D9"/>
          </w:tcPr>
          <w:p w14:paraId="2D5600EB" w14:textId="77777777" w:rsidR="00B11855" w:rsidRPr="001F42D3" w:rsidRDefault="003D003E" w:rsidP="00FA3EC5">
            <w:pPr>
              <w:pStyle w:val="TableEntryHeader"/>
            </w:pPr>
            <w:r w:rsidRPr="001F42D3">
              <w:t>DT</w:t>
            </w:r>
          </w:p>
        </w:tc>
        <w:tc>
          <w:tcPr>
            <w:tcW w:w="827" w:type="dxa"/>
            <w:shd w:val="clear" w:color="auto" w:fill="D9D9D9"/>
          </w:tcPr>
          <w:p w14:paraId="576E061F" w14:textId="77777777" w:rsidR="00B11855" w:rsidRPr="001F42D3" w:rsidRDefault="003D003E" w:rsidP="00FA3EC5">
            <w:pPr>
              <w:pStyle w:val="TableEntryHeader"/>
            </w:pPr>
            <w:r w:rsidRPr="001F42D3">
              <w:t>OPT</w:t>
            </w:r>
          </w:p>
        </w:tc>
        <w:tc>
          <w:tcPr>
            <w:tcW w:w="840" w:type="dxa"/>
            <w:shd w:val="clear" w:color="auto" w:fill="D9D9D9"/>
          </w:tcPr>
          <w:p w14:paraId="32EDA96E" w14:textId="77777777" w:rsidR="00B11855" w:rsidRPr="001F42D3" w:rsidRDefault="003D003E" w:rsidP="00FA3EC5">
            <w:pPr>
              <w:pStyle w:val="TableEntryHeader"/>
            </w:pPr>
            <w:r w:rsidRPr="001F42D3">
              <w:t>RP/#</w:t>
            </w:r>
          </w:p>
        </w:tc>
        <w:tc>
          <w:tcPr>
            <w:tcW w:w="934" w:type="dxa"/>
            <w:shd w:val="clear" w:color="auto" w:fill="D9D9D9"/>
          </w:tcPr>
          <w:p w14:paraId="6289B674" w14:textId="77777777" w:rsidR="00B11855" w:rsidRPr="001F42D3" w:rsidRDefault="003D003E" w:rsidP="00FA3EC5">
            <w:pPr>
              <w:pStyle w:val="TableEntryHeader"/>
            </w:pPr>
            <w:r w:rsidRPr="001F42D3">
              <w:t>TBL#</w:t>
            </w:r>
          </w:p>
        </w:tc>
        <w:tc>
          <w:tcPr>
            <w:tcW w:w="3650" w:type="dxa"/>
            <w:shd w:val="clear" w:color="auto" w:fill="D9D9D9"/>
          </w:tcPr>
          <w:p w14:paraId="582963A5" w14:textId="77777777" w:rsidR="00B11855" w:rsidRPr="001F42D3" w:rsidRDefault="003D003E" w:rsidP="00FA3EC5">
            <w:pPr>
              <w:pStyle w:val="TableEntryHeader"/>
            </w:pPr>
            <w:r w:rsidRPr="001F42D3">
              <w:t>ELEMENT NAME</w:t>
            </w:r>
          </w:p>
        </w:tc>
      </w:tr>
      <w:tr w:rsidR="00C40FD5" w:rsidRPr="001F42D3" w14:paraId="16875591" w14:textId="77777777" w:rsidTr="0034511D">
        <w:trPr>
          <w:cantSplit/>
          <w:jc w:val="center"/>
        </w:trPr>
        <w:tc>
          <w:tcPr>
            <w:tcW w:w="814" w:type="dxa"/>
          </w:tcPr>
          <w:p w14:paraId="307ADDD8" w14:textId="77777777" w:rsidR="00B11855" w:rsidRPr="001F42D3" w:rsidRDefault="003D003E" w:rsidP="00FA3EC5">
            <w:pPr>
              <w:pStyle w:val="TableEntry"/>
            </w:pPr>
            <w:r w:rsidRPr="001F42D3">
              <w:t>3</w:t>
            </w:r>
          </w:p>
        </w:tc>
        <w:tc>
          <w:tcPr>
            <w:tcW w:w="884" w:type="dxa"/>
          </w:tcPr>
          <w:p w14:paraId="749D7FA8" w14:textId="77777777" w:rsidR="00B11855" w:rsidRPr="001F42D3" w:rsidRDefault="003D003E" w:rsidP="00FA3EC5">
            <w:pPr>
              <w:pStyle w:val="TableEntry"/>
            </w:pPr>
            <w:r w:rsidRPr="001F42D3">
              <w:t>65536</w:t>
            </w:r>
          </w:p>
        </w:tc>
        <w:tc>
          <w:tcPr>
            <w:tcW w:w="696" w:type="dxa"/>
          </w:tcPr>
          <w:p w14:paraId="59374837" w14:textId="77777777" w:rsidR="00B11855" w:rsidRPr="001F42D3" w:rsidRDefault="003D003E" w:rsidP="00FA3EC5">
            <w:pPr>
              <w:pStyle w:val="TableEntry"/>
            </w:pPr>
            <w:r w:rsidRPr="001F42D3">
              <w:t>FT</w:t>
            </w:r>
          </w:p>
        </w:tc>
        <w:tc>
          <w:tcPr>
            <w:tcW w:w="827" w:type="dxa"/>
          </w:tcPr>
          <w:p w14:paraId="38DA4D4F" w14:textId="77777777" w:rsidR="00B11855" w:rsidRPr="001F42D3" w:rsidRDefault="003D003E" w:rsidP="00FA3EC5">
            <w:pPr>
              <w:pStyle w:val="TableEntry"/>
            </w:pPr>
            <w:r w:rsidRPr="001F42D3">
              <w:t>O</w:t>
            </w:r>
          </w:p>
        </w:tc>
        <w:tc>
          <w:tcPr>
            <w:tcW w:w="840" w:type="dxa"/>
          </w:tcPr>
          <w:p w14:paraId="29D495AF" w14:textId="77777777" w:rsidR="00B11855" w:rsidRPr="001F42D3" w:rsidRDefault="003D003E" w:rsidP="00FA3EC5">
            <w:pPr>
              <w:pStyle w:val="TableEntry"/>
            </w:pPr>
            <w:r w:rsidRPr="001F42D3">
              <w:t>Y</w:t>
            </w:r>
          </w:p>
        </w:tc>
        <w:tc>
          <w:tcPr>
            <w:tcW w:w="934" w:type="dxa"/>
          </w:tcPr>
          <w:p w14:paraId="5B7F2713" w14:textId="77777777" w:rsidR="00B11855" w:rsidRPr="001F42D3" w:rsidRDefault="00B11855" w:rsidP="00FA3EC5">
            <w:pPr>
              <w:pStyle w:val="TableEntry"/>
            </w:pPr>
          </w:p>
        </w:tc>
        <w:tc>
          <w:tcPr>
            <w:tcW w:w="3650" w:type="dxa"/>
          </w:tcPr>
          <w:p w14:paraId="380AEF33" w14:textId="77777777" w:rsidR="00B11855" w:rsidRPr="001F42D3" w:rsidRDefault="003D003E" w:rsidP="00FA3EC5">
            <w:pPr>
              <w:pStyle w:val="TableEntry"/>
            </w:pPr>
            <w:r w:rsidRPr="001F42D3">
              <w:t>Comment</w:t>
            </w:r>
          </w:p>
        </w:tc>
      </w:tr>
    </w:tbl>
    <w:p w14:paraId="60EA4D94" w14:textId="77777777" w:rsidR="009D387F" w:rsidRPr="001F42D3" w:rsidRDefault="009D387F" w:rsidP="00A17802">
      <w:pPr>
        <w:pStyle w:val="BodyText"/>
      </w:pPr>
    </w:p>
    <w:p w14:paraId="17AEFF8F" w14:textId="77777777" w:rsidR="00B11855" w:rsidRPr="001F42D3" w:rsidRDefault="003D003E" w:rsidP="00CF5627">
      <w:pPr>
        <w:pStyle w:val="BodyText"/>
      </w:pPr>
      <w:r w:rsidRPr="001F42D3">
        <w:rPr>
          <w:b/>
          <w:bCs/>
        </w:rPr>
        <w:t xml:space="preserve">NTE-3 Comment (FT) </w:t>
      </w:r>
    </w:p>
    <w:p w14:paraId="2F8ECDCB" w14:textId="77777777" w:rsidR="00B11855" w:rsidRPr="001F42D3" w:rsidRDefault="003D003E" w:rsidP="00DF61EC">
      <w:pPr>
        <w:pStyle w:val="HL7FieldIndent2"/>
        <w:ind w:left="0" w:hanging="2"/>
        <w:rPr>
          <w:noProof w:val="0"/>
        </w:rPr>
      </w:pPr>
      <w:r w:rsidRPr="001F42D3">
        <w:rPr>
          <w:noProof w:val="0"/>
        </w:rPr>
        <w:t xml:space="preserve">This field contains the comment </w:t>
      </w:r>
      <w:r w:rsidR="00CB723D" w:rsidRPr="001F42D3">
        <w:rPr>
          <w:noProof w:val="0"/>
        </w:rPr>
        <w:t>conveyed by</w:t>
      </w:r>
      <w:r w:rsidRPr="001F42D3">
        <w:rPr>
          <w:noProof w:val="0"/>
        </w:rPr>
        <w:t xml:space="preserve"> the segment.</w:t>
      </w:r>
    </w:p>
    <w:p w14:paraId="1479AB1B" w14:textId="6B20F3C6" w:rsidR="00B11855" w:rsidRPr="001F42D3" w:rsidRDefault="00800492" w:rsidP="00B34AEB">
      <w:pPr>
        <w:pStyle w:val="Heading2"/>
        <w:numPr>
          <w:ilvl w:val="0"/>
          <w:numId w:val="0"/>
        </w:numPr>
        <w:rPr>
          <w:noProof w:val="0"/>
        </w:rPr>
      </w:pPr>
      <w:bookmarkStart w:id="1583" w:name="_Toc401769857"/>
      <w:bookmarkStart w:id="1584" w:name="_Toc214889767"/>
      <w:r w:rsidRPr="001F42D3">
        <w:rPr>
          <w:noProof w:val="0"/>
        </w:rPr>
        <w:t xml:space="preserve">B.5 </w:t>
      </w:r>
      <w:r w:rsidR="003D003E" w:rsidRPr="001F42D3">
        <w:rPr>
          <w:noProof w:val="0"/>
        </w:rPr>
        <w:t>PID - Patient Identification segment</w:t>
      </w:r>
      <w:bookmarkEnd w:id="1583"/>
      <w:bookmarkEnd w:id="1584"/>
    </w:p>
    <w:p w14:paraId="1AA5F3CB" w14:textId="1F6343F4" w:rsidR="00B11855" w:rsidRPr="001F42D3" w:rsidRDefault="006D613E" w:rsidP="005032ED">
      <w:pPr>
        <w:pStyle w:val="BodyText"/>
      </w:pPr>
      <w:r w:rsidRPr="001F42D3">
        <w:t>HL7</w:t>
      </w:r>
      <w:r w:rsidR="00995105" w:rsidRPr="001F42D3">
        <w:t xml:space="preserve"> </w:t>
      </w:r>
      <w:r w:rsidR="003D003E" w:rsidRPr="001F42D3">
        <w:t>v2.6: chapter 3 (3.4.2)</w:t>
      </w:r>
    </w:p>
    <w:p w14:paraId="6B866313" w14:textId="77777777" w:rsidR="00B11855" w:rsidRPr="001F42D3" w:rsidRDefault="003D003E" w:rsidP="005032ED">
      <w:pPr>
        <w:pStyle w:val="BodyText"/>
      </w:pPr>
      <w:r w:rsidRPr="001F42D3">
        <w:t>The PID segment is used by all applications as the primary means of communicating patient identification information. This segment contains permanent patient identifying and demographic information that, for the most part, is not likely to change frequently.</w:t>
      </w:r>
    </w:p>
    <w:p w14:paraId="1D93AFD0" w14:textId="6E2FDECA" w:rsidR="00B11855" w:rsidRPr="001F42D3" w:rsidRDefault="003D003E" w:rsidP="005032ED">
      <w:pPr>
        <w:pStyle w:val="BodyText"/>
      </w:pPr>
      <w:r w:rsidRPr="001F42D3">
        <w:t xml:space="preserve">Patient Care Devices or gateway systems providing PCD observation reports are not ordinarily primary interfaces for detailed patient demographic information. Another information system </w:t>
      </w:r>
      <w:r w:rsidRPr="001F42D3">
        <w:lastRenderedPageBreak/>
        <w:t xml:space="preserve">such as a master patient index will generally be the source of authoritative information sent in the PID segment. Getting this data is out of scope for this </w:t>
      </w:r>
      <w:r w:rsidR="006E73C1" w:rsidRPr="001F42D3">
        <w:t>IHE Devices Technical Framework</w:t>
      </w:r>
      <w:r w:rsidRPr="001F42D3">
        <w:t>: IHE Information Technology Infrastructure Technical Framework should be consulted for standards-based means for tracing a feed of ADT events (Patient Identify Feed) or querying this information based on information available at the point of care such as a bar-code scan of a patient identity wristband (Patient Data Query). In the context of the IHE Patient Care domain, this general problem is referred to as Patient Identity Binding and has been the subject of a Technical Framework Supplement in the past. At present, this data requirement is delegated to IHE Information Technology Infrastructure profiles.</w:t>
      </w:r>
    </w:p>
    <w:p w14:paraId="521F9A32" w14:textId="52A45467" w:rsidR="00B11855" w:rsidRPr="001F42D3" w:rsidRDefault="003D003E" w:rsidP="005032ED">
      <w:pPr>
        <w:pStyle w:val="BodyText"/>
      </w:pPr>
      <w:r w:rsidRPr="001F42D3">
        <w:t xml:space="preserve">Reliable patient identity information is essential for correctly associating Patient Care Device data with the patient, which is obviously critical for safe and effective treatment. Consequently, unique identifiers and additional confirmatory factors such as patient name are listed as required by this profile. </w:t>
      </w:r>
    </w:p>
    <w:p w14:paraId="216B5CBD" w14:textId="77777777" w:rsidR="00B11855" w:rsidRPr="001F42D3" w:rsidRDefault="003D003E" w:rsidP="00CF5627">
      <w:pPr>
        <w:pStyle w:val="TableTitle"/>
      </w:pPr>
      <w:r w:rsidRPr="001F42D3">
        <w:t>Table B.5-1: PID - Patient Identification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764"/>
        <w:gridCol w:w="760"/>
        <w:gridCol w:w="961"/>
        <w:gridCol w:w="1316"/>
        <w:gridCol w:w="861"/>
        <w:gridCol w:w="2834"/>
      </w:tblGrid>
      <w:tr w:rsidR="00C40FD5" w:rsidRPr="001F42D3" w14:paraId="1D069083" w14:textId="77777777" w:rsidTr="00A92110">
        <w:trPr>
          <w:cantSplit/>
          <w:tblHeader/>
          <w:jc w:val="center"/>
        </w:trPr>
        <w:tc>
          <w:tcPr>
            <w:tcW w:w="784" w:type="dxa"/>
            <w:shd w:val="clear" w:color="auto" w:fill="D9D9D9"/>
          </w:tcPr>
          <w:p w14:paraId="2ED179B4" w14:textId="77777777" w:rsidR="00B11855" w:rsidRPr="001F42D3" w:rsidRDefault="003D003E" w:rsidP="001F5A5C">
            <w:pPr>
              <w:pStyle w:val="TableEntryHeader"/>
            </w:pPr>
            <w:r w:rsidRPr="001F42D3">
              <w:t>SEQ</w:t>
            </w:r>
          </w:p>
        </w:tc>
        <w:tc>
          <w:tcPr>
            <w:tcW w:w="764" w:type="dxa"/>
            <w:shd w:val="clear" w:color="auto" w:fill="D9D9D9"/>
          </w:tcPr>
          <w:p w14:paraId="3536CD53" w14:textId="77777777" w:rsidR="00B11855" w:rsidRPr="001F42D3" w:rsidRDefault="003D003E" w:rsidP="001F5A5C">
            <w:pPr>
              <w:pStyle w:val="TableEntryHeader"/>
            </w:pPr>
            <w:r w:rsidRPr="001F42D3">
              <w:t>LEN</w:t>
            </w:r>
          </w:p>
        </w:tc>
        <w:tc>
          <w:tcPr>
            <w:tcW w:w="760" w:type="dxa"/>
            <w:shd w:val="clear" w:color="auto" w:fill="D9D9D9"/>
          </w:tcPr>
          <w:p w14:paraId="126FC850" w14:textId="77777777" w:rsidR="00B11855" w:rsidRPr="001F42D3" w:rsidRDefault="003D003E" w:rsidP="001F5A5C">
            <w:pPr>
              <w:pStyle w:val="TableEntryHeader"/>
            </w:pPr>
            <w:r w:rsidRPr="001F42D3">
              <w:t>DT</w:t>
            </w:r>
          </w:p>
        </w:tc>
        <w:tc>
          <w:tcPr>
            <w:tcW w:w="961" w:type="dxa"/>
            <w:shd w:val="clear" w:color="auto" w:fill="D9D9D9"/>
          </w:tcPr>
          <w:p w14:paraId="656472C3" w14:textId="77777777" w:rsidR="00B11855" w:rsidRPr="001F42D3" w:rsidRDefault="003D003E" w:rsidP="001F5A5C">
            <w:pPr>
              <w:pStyle w:val="TableEntryHeader"/>
            </w:pPr>
            <w:r w:rsidRPr="001F42D3">
              <w:t>Usage</w:t>
            </w:r>
          </w:p>
        </w:tc>
        <w:tc>
          <w:tcPr>
            <w:tcW w:w="1316" w:type="dxa"/>
            <w:shd w:val="clear" w:color="auto" w:fill="D9D9D9"/>
          </w:tcPr>
          <w:p w14:paraId="59938A8A" w14:textId="77777777" w:rsidR="00B11855" w:rsidRPr="001F42D3" w:rsidRDefault="003D003E" w:rsidP="001F5A5C">
            <w:pPr>
              <w:pStyle w:val="TableEntryHeader"/>
            </w:pPr>
            <w:r w:rsidRPr="001F42D3">
              <w:t>Card.</w:t>
            </w:r>
          </w:p>
        </w:tc>
        <w:tc>
          <w:tcPr>
            <w:tcW w:w="861" w:type="dxa"/>
            <w:shd w:val="clear" w:color="auto" w:fill="D9D9D9"/>
          </w:tcPr>
          <w:p w14:paraId="0C36B8F6" w14:textId="77777777" w:rsidR="00B11855" w:rsidRPr="001F42D3" w:rsidRDefault="003D003E" w:rsidP="001F5A5C">
            <w:pPr>
              <w:pStyle w:val="TableEntryHeader"/>
            </w:pPr>
            <w:r w:rsidRPr="001F42D3">
              <w:t>TBL#</w:t>
            </w:r>
          </w:p>
        </w:tc>
        <w:tc>
          <w:tcPr>
            <w:tcW w:w="2834" w:type="dxa"/>
            <w:shd w:val="clear" w:color="auto" w:fill="D9D9D9"/>
          </w:tcPr>
          <w:p w14:paraId="2A626D44" w14:textId="77777777" w:rsidR="00B11855" w:rsidRPr="001F42D3" w:rsidRDefault="003D003E" w:rsidP="001F5A5C">
            <w:pPr>
              <w:pStyle w:val="TableEntryHeader"/>
            </w:pPr>
            <w:r w:rsidRPr="001F42D3">
              <w:t>Element name</w:t>
            </w:r>
          </w:p>
        </w:tc>
      </w:tr>
      <w:tr w:rsidR="00C40FD5" w:rsidRPr="001F42D3" w14:paraId="4D5BE632" w14:textId="77777777" w:rsidTr="006C0E8E">
        <w:trPr>
          <w:cantSplit/>
          <w:jc w:val="center"/>
        </w:trPr>
        <w:tc>
          <w:tcPr>
            <w:tcW w:w="784" w:type="dxa"/>
          </w:tcPr>
          <w:p w14:paraId="1FE2BE05" w14:textId="77777777" w:rsidR="00B11855" w:rsidRPr="001F42D3" w:rsidRDefault="003D003E" w:rsidP="006C0E8E">
            <w:pPr>
              <w:pStyle w:val="TableEntry"/>
              <w:keepNext/>
            </w:pPr>
            <w:r w:rsidRPr="001F42D3">
              <w:t>1</w:t>
            </w:r>
          </w:p>
        </w:tc>
        <w:tc>
          <w:tcPr>
            <w:tcW w:w="764" w:type="dxa"/>
          </w:tcPr>
          <w:p w14:paraId="58A083C8" w14:textId="77777777" w:rsidR="00B11855" w:rsidRPr="001F42D3" w:rsidRDefault="003D003E" w:rsidP="006C0E8E">
            <w:pPr>
              <w:pStyle w:val="TableEntry"/>
              <w:keepNext/>
            </w:pPr>
            <w:r w:rsidRPr="001F42D3">
              <w:t>4</w:t>
            </w:r>
          </w:p>
        </w:tc>
        <w:tc>
          <w:tcPr>
            <w:tcW w:w="760" w:type="dxa"/>
          </w:tcPr>
          <w:p w14:paraId="20EC71D1" w14:textId="77777777" w:rsidR="00B11855" w:rsidRPr="001F42D3" w:rsidRDefault="003D003E" w:rsidP="006C0E8E">
            <w:pPr>
              <w:pStyle w:val="TableEntry"/>
              <w:keepNext/>
            </w:pPr>
            <w:r w:rsidRPr="001F42D3">
              <w:t>SI</w:t>
            </w:r>
          </w:p>
        </w:tc>
        <w:tc>
          <w:tcPr>
            <w:tcW w:w="961" w:type="dxa"/>
          </w:tcPr>
          <w:p w14:paraId="29D71074" w14:textId="77777777" w:rsidR="00B11855" w:rsidRPr="001F42D3" w:rsidRDefault="003D003E" w:rsidP="006C0E8E">
            <w:pPr>
              <w:pStyle w:val="TableEntry"/>
              <w:keepNext/>
            </w:pPr>
            <w:r w:rsidRPr="001F42D3">
              <w:t>X</w:t>
            </w:r>
          </w:p>
        </w:tc>
        <w:tc>
          <w:tcPr>
            <w:tcW w:w="1316" w:type="dxa"/>
          </w:tcPr>
          <w:p w14:paraId="3A9F0E74" w14:textId="77777777" w:rsidR="00B11855" w:rsidRPr="001F42D3" w:rsidRDefault="003D003E" w:rsidP="006C0E8E">
            <w:pPr>
              <w:pStyle w:val="TableEntry"/>
              <w:keepNext/>
            </w:pPr>
            <w:r w:rsidRPr="001F42D3">
              <w:t>[0..0]</w:t>
            </w:r>
          </w:p>
        </w:tc>
        <w:tc>
          <w:tcPr>
            <w:tcW w:w="861" w:type="dxa"/>
          </w:tcPr>
          <w:p w14:paraId="02FA4997" w14:textId="77777777" w:rsidR="00B11855" w:rsidRPr="001F42D3" w:rsidRDefault="00B11855" w:rsidP="006C0E8E">
            <w:pPr>
              <w:pStyle w:val="TableEntry"/>
              <w:keepNext/>
            </w:pPr>
          </w:p>
        </w:tc>
        <w:tc>
          <w:tcPr>
            <w:tcW w:w="2834" w:type="dxa"/>
          </w:tcPr>
          <w:p w14:paraId="56E5EA57" w14:textId="77777777" w:rsidR="00B11855" w:rsidRPr="001F42D3" w:rsidRDefault="003D003E" w:rsidP="006C0E8E">
            <w:pPr>
              <w:pStyle w:val="TableEntry"/>
              <w:keepNext/>
            </w:pPr>
            <w:r w:rsidRPr="001F42D3">
              <w:t>Set ID - PID</w:t>
            </w:r>
          </w:p>
        </w:tc>
      </w:tr>
      <w:tr w:rsidR="00C40FD5" w:rsidRPr="001F42D3" w14:paraId="287D9A7E" w14:textId="77777777" w:rsidTr="006C0E8E">
        <w:trPr>
          <w:cantSplit/>
          <w:jc w:val="center"/>
        </w:trPr>
        <w:tc>
          <w:tcPr>
            <w:tcW w:w="784" w:type="dxa"/>
          </w:tcPr>
          <w:p w14:paraId="599AEDCB" w14:textId="77777777" w:rsidR="00B11855" w:rsidRPr="001F42D3" w:rsidRDefault="003D003E" w:rsidP="006C0E8E">
            <w:pPr>
              <w:pStyle w:val="TableEntry"/>
              <w:keepNext/>
            </w:pPr>
            <w:r w:rsidRPr="001F42D3">
              <w:t>2</w:t>
            </w:r>
          </w:p>
        </w:tc>
        <w:tc>
          <w:tcPr>
            <w:tcW w:w="764" w:type="dxa"/>
          </w:tcPr>
          <w:p w14:paraId="27A17896" w14:textId="77777777" w:rsidR="00B11855" w:rsidRPr="001F42D3" w:rsidRDefault="003D003E" w:rsidP="006C0E8E">
            <w:pPr>
              <w:pStyle w:val="TableEntry"/>
              <w:keepNext/>
            </w:pPr>
            <w:r w:rsidRPr="001F42D3">
              <w:t>20</w:t>
            </w:r>
          </w:p>
        </w:tc>
        <w:tc>
          <w:tcPr>
            <w:tcW w:w="760" w:type="dxa"/>
          </w:tcPr>
          <w:p w14:paraId="789BE549" w14:textId="77777777" w:rsidR="00B11855" w:rsidRPr="001F42D3" w:rsidRDefault="003D003E" w:rsidP="006C0E8E">
            <w:pPr>
              <w:pStyle w:val="TableEntry"/>
              <w:keepNext/>
            </w:pPr>
            <w:r w:rsidRPr="001F42D3">
              <w:t>CX</w:t>
            </w:r>
          </w:p>
        </w:tc>
        <w:tc>
          <w:tcPr>
            <w:tcW w:w="961" w:type="dxa"/>
          </w:tcPr>
          <w:p w14:paraId="0FB816B6" w14:textId="77777777" w:rsidR="00B11855" w:rsidRPr="001F42D3" w:rsidRDefault="003D003E" w:rsidP="006C0E8E">
            <w:pPr>
              <w:pStyle w:val="TableEntry"/>
              <w:keepNext/>
            </w:pPr>
            <w:r w:rsidRPr="001F42D3">
              <w:t>X</w:t>
            </w:r>
          </w:p>
        </w:tc>
        <w:tc>
          <w:tcPr>
            <w:tcW w:w="1316" w:type="dxa"/>
          </w:tcPr>
          <w:p w14:paraId="244BFAE4" w14:textId="77777777" w:rsidR="00B11855" w:rsidRPr="001F42D3" w:rsidRDefault="003D003E" w:rsidP="006C0E8E">
            <w:pPr>
              <w:pStyle w:val="TableEntry"/>
              <w:keepNext/>
            </w:pPr>
            <w:r w:rsidRPr="001F42D3">
              <w:t>[0..0]</w:t>
            </w:r>
          </w:p>
        </w:tc>
        <w:tc>
          <w:tcPr>
            <w:tcW w:w="861" w:type="dxa"/>
          </w:tcPr>
          <w:p w14:paraId="11E4CE34" w14:textId="77777777" w:rsidR="00B11855" w:rsidRPr="001F42D3" w:rsidRDefault="00B11855" w:rsidP="006C0E8E">
            <w:pPr>
              <w:pStyle w:val="TableEntry"/>
              <w:keepNext/>
            </w:pPr>
          </w:p>
        </w:tc>
        <w:tc>
          <w:tcPr>
            <w:tcW w:w="2834" w:type="dxa"/>
          </w:tcPr>
          <w:p w14:paraId="11C75E69" w14:textId="77777777" w:rsidR="00B11855" w:rsidRPr="001F42D3" w:rsidRDefault="003D003E" w:rsidP="006C0E8E">
            <w:pPr>
              <w:pStyle w:val="TableEntry"/>
              <w:keepNext/>
            </w:pPr>
            <w:r w:rsidRPr="001F42D3">
              <w:t>Patient ID</w:t>
            </w:r>
          </w:p>
        </w:tc>
      </w:tr>
      <w:tr w:rsidR="00C40FD5" w:rsidRPr="001F42D3" w14:paraId="60EDE417" w14:textId="77777777" w:rsidTr="006C0E8E">
        <w:trPr>
          <w:cantSplit/>
          <w:jc w:val="center"/>
        </w:trPr>
        <w:tc>
          <w:tcPr>
            <w:tcW w:w="784" w:type="dxa"/>
          </w:tcPr>
          <w:p w14:paraId="759C9E06" w14:textId="77777777" w:rsidR="00B11855" w:rsidRPr="001F42D3" w:rsidRDefault="003D003E" w:rsidP="00CF7336">
            <w:pPr>
              <w:pStyle w:val="TableEntry"/>
            </w:pPr>
            <w:r w:rsidRPr="001F42D3">
              <w:t>3</w:t>
            </w:r>
          </w:p>
        </w:tc>
        <w:tc>
          <w:tcPr>
            <w:tcW w:w="764" w:type="dxa"/>
          </w:tcPr>
          <w:p w14:paraId="14674C9C" w14:textId="77777777" w:rsidR="00B11855" w:rsidRPr="001F42D3" w:rsidRDefault="003D003E" w:rsidP="00CF7336">
            <w:pPr>
              <w:pStyle w:val="TableEntry"/>
            </w:pPr>
            <w:r w:rsidRPr="001F42D3">
              <w:t>250</w:t>
            </w:r>
          </w:p>
        </w:tc>
        <w:tc>
          <w:tcPr>
            <w:tcW w:w="760" w:type="dxa"/>
          </w:tcPr>
          <w:p w14:paraId="59F2BD09" w14:textId="77777777" w:rsidR="00B11855" w:rsidRPr="001F42D3" w:rsidRDefault="003D003E" w:rsidP="00CF7336">
            <w:pPr>
              <w:pStyle w:val="TableEntry"/>
            </w:pPr>
            <w:r w:rsidRPr="001F42D3">
              <w:t>CX</w:t>
            </w:r>
          </w:p>
        </w:tc>
        <w:tc>
          <w:tcPr>
            <w:tcW w:w="961" w:type="dxa"/>
          </w:tcPr>
          <w:p w14:paraId="504ADD3B" w14:textId="77777777" w:rsidR="00B11855" w:rsidRPr="001F42D3" w:rsidRDefault="002F3FF7" w:rsidP="00CF7336">
            <w:pPr>
              <w:pStyle w:val="TableEntry"/>
            </w:pPr>
            <w:r w:rsidRPr="001F42D3">
              <w:t>C</w:t>
            </w:r>
          </w:p>
        </w:tc>
        <w:tc>
          <w:tcPr>
            <w:tcW w:w="1316" w:type="dxa"/>
          </w:tcPr>
          <w:p w14:paraId="63160DE7" w14:textId="77777777" w:rsidR="00B11855" w:rsidRPr="001F42D3" w:rsidRDefault="003D003E" w:rsidP="00CF7336">
            <w:pPr>
              <w:pStyle w:val="TableEntry"/>
            </w:pPr>
            <w:r w:rsidRPr="001F42D3">
              <w:t>[</w:t>
            </w:r>
            <w:r w:rsidR="00E86B15" w:rsidRPr="001F42D3">
              <w:t>0</w:t>
            </w:r>
            <w:r w:rsidRPr="001F42D3">
              <w:t>..6]</w:t>
            </w:r>
          </w:p>
        </w:tc>
        <w:tc>
          <w:tcPr>
            <w:tcW w:w="861" w:type="dxa"/>
          </w:tcPr>
          <w:p w14:paraId="60203F37" w14:textId="77777777" w:rsidR="00B11855" w:rsidRPr="001F42D3" w:rsidRDefault="00B11855" w:rsidP="00CF7336">
            <w:pPr>
              <w:pStyle w:val="TableEntry"/>
            </w:pPr>
          </w:p>
        </w:tc>
        <w:tc>
          <w:tcPr>
            <w:tcW w:w="2834" w:type="dxa"/>
          </w:tcPr>
          <w:p w14:paraId="50261B30" w14:textId="77777777" w:rsidR="00B11855" w:rsidRPr="001F42D3" w:rsidRDefault="003D003E" w:rsidP="00CF7336">
            <w:pPr>
              <w:pStyle w:val="TableEntry"/>
            </w:pPr>
            <w:r w:rsidRPr="001F42D3">
              <w:t>Patient Identifier List</w:t>
            </w:r>
          </w:p>
        </w:tc>
      </w:tr>
      <w:tr w:rsidR="00C40FD5" w:rsidRPr="001F42D3" w14:paraId="7BE494E3" w14:textId="77777777" w:rsidTr="006C0E8E">
        <w:trPr>
          <w:cantSplit/>
          <w:jc w:val="center"/>
        </w:trPr>
        <w:tc>
          <w:tcPr>
            <w:tcW w:w="784" w:type="dxa"/>
          </w:tcPr>
          <w:p w14:paraId="21543686" w14:textId="77777777" w:rsidR="00B11855" w:rsidRPr="001F42D3" w:rsidRDefault="003D003E" w:rsidP="00CF7336">
            <w:pPr>
              <w:pStyle w:val="TableEntry"/>
            </w:pPr>
            <w:r w:rsidRPr="001F42D3">
              <w:t>4</w:t>
            </w:r>
          </w:p>
        </w:tc>
        <w:tc>
          <w:tcPr>
            <w:tcW w:w="764" w:type="dxa"/>
          </w:tcPr>
          <w:p w14:paraId="36BC894C" w14:textId="77777777" w:rsidR="00B11855" w:rsidRPr="001F42D3" w:rsidRDefault="003D003E" w:rsidP="00CF7336">
            <w:pPr>
              <w:pStyle w:val="TableEntry"/>
            </w:pPr>
            <w:r w:rsidRPr="001F42D3">
              <w:t>20</w:t>
            </w:r>
          </w:p>
        </w:tc>
        <w:tc>
          <w:tcPr>
            <w:tcW w:w="760" w:type="dxa"/>
          </w:tcPr>
          <w:p w14:paraId="79EC018C" w14:textId="77777777" w:rsidR="00B11855" w:rsidRPr="001F42D3" w:rsidRDefault="003D003E" w:rsidP="00CF7336">
            <w:pPr>
              <w:pStyle w:val="TableEntry"/>
            </w:pPr>
            <w:r w:rsidRPr="001F42D3">
              <w:t>CX</w:t>
            </w:r>
          </w:p>
        </w:tc>
        <w:tc>
          <w:tcPr>
            <w:tcW w:w="961" w:type="dxa"/>
          </w:tcPr>
          <w:p w14:paraId="6E044900" w14:textId="77777777" w:rsidR="00B11855" w:rsidRPr="001F42D3" w:rsidRDefault="003D003E" w:rsidP="00CF7336">
            <w:pPr>
              <w:pStyle w:val="TableEntry"/>
            </w:pPr>
            <w:r w:rsidRPr="001F42D3">
              <w:t>X</w:t>
            </w:r>
          </w:p>
        </w:tc>
        <w:tc>
          <w:tcPr>
            <w:tcW w:w="1316" w:type="dxa"/>
          </w:tcPr>
          <w:p w14:paraId="357169A1" w14:textId="77777777" w:rsidR="00B11855" w:rsidRPr="001F42D3" w:rsidRDefault="003D003E" w:rsidP="00CF7336">
            <w:pPr>
              <w:pStyle w:val="TableEntry"/>
            </w:pPr>
            <w:r w:rsidRPr="001F42D3">
              <w:t>[0..0]</w:t>
            </w:r>
          </w:p>
        </w:tc>
        <w:tc>
          <w:tcPr>
            <w:tcW w:w="861" w:type="dxa"/>
          </w:tcPr>
          <w:p w14:paraId="5AEE1D3A" w14:textId="77777777" w:rsidR="00B11855" w:rsidRPr="001F42D3" w:rsidRDefault="00B11855" w:rsidP="00CF7336">
            <w:pPr>
              <w:pStyle w:val="TableEntry"/>
            </w:pPr>
          </w:p>
        </w:tc>
        <w:tc>
          <w:tcPr>
            <w:tcW w:w="2834" w:type="dxa"/>
          </w:tcPr>
          <w:p w14:paraId="7BE42ECE" w14:textId="77777777" w:rsidR="00B11855" w:rsidRPr="001F42D3" w:rsidRDefault="003D003E" w:rsidP="00CF7336">
            <w:pPr>
              <w:pStyle w:val="TableEntry"/>
            </w:pPr>
            <w:r w:rsidRPr="001F42D3">
              <w:t>Alternate Patient ID - PID</w:t>
            </w:r>
          </w:p>
        </w:tc>
      </w:tr>
      <w:tr w:rsidR="00C40FD5" w:rsidRPr="001F42D3" w14:paraId="52719132" w14:textId="77777777" w:rsidTr="006C0E8E">
        <w:trPr>
          <w:cantSplit/>
          <w:jc w:val="center"/>
        </w:trPr>
        <w:tc>
          <w:tcPr>
            <w:tcW w:w="784" w:type="dxa"/>
          </w:tcPr>
          <w:p w14:paraId="0B30B2A4" w14:textId="77777777" w:rsidR="00B11855" w:rsidRPr="001F42D3" w:rsidRDefault="003D003E" w:rsidP="00CF7336">
            <w:pPr>
              <w:pStyle w:val="TableEntry"/>
            </w:pPr>
            <w:r w:rsidRPr="001F42D3">
              <w:t>5</w:t>
            </w:r>
          </w:p>
        </w:tc>
        <w:tc>
          <w:tcPr>
            <w:tcW w:w="764" w:type="dxa"/>
          </w:tcPr>
          <w:p w14:paraId="6641FFE3" w14:textId="77777777" w:rsidR="00B11855" w:rsidRPr="001F42D3" w:rsidRDefault="003D003E" w:rsidP="00CF7336">
            <w:pPr>
              <w:pStyle w:val="TableEntry"/>
            </w:pPr>
            <w:r w:rsidRPr="001F42D3">
              <w:t>250</w:t>
            </w:r>
          </w:p>
        </w:tc>
        <w:tc>
          <w:tcPr>
            <w:tcW w:w="760" w:type="dxa"/>
          </w:tcPr>
          <w:p w14:paraId="0D029E28" w14:textId="77777777" w:rsidR="00B11855" w:rsidRPr="001F42D3" w:rsidRDefault="003D003E" w:rsidP="00CF7336">
            <w:pPr>
              <w:pStyle w:val="TableEntry"/>
            </w:pPr>
            <w:r w:rsidRPr="001F42D3">
              <w:t>XPN</w:t>
            </w:r>
          </w:p>
        </w:tc>
        <w:tc>
          <w:tcPr>
            <w:tcW w:w="961" w:type="dxa"/>
          </w:tcPr>
          <w:p w14:paraId="387A0D38" w14:textId="77777777" w:rsidR="00B11855" w:rsidRPr="001F42D3" w:rsidRDefault="002F3FF7" w:rsidP="00CF7336">
            <w:pPr>
              <w:pStyle w:val="TableEntry"/>
            </w:pPr>
            <w:r w:rsidRPr="001F42D3">
              <w:t>C</w:t>
            </w:r>
          </w:p>
        </w:tc>
        <w:tc>
          <w:tcPr>
            <w:tcW w:w="1316" w:type="dxa"/>
          </w:tcPr>
          <w:p w14:paraId="3D59E906" w14:textId="77777777" w:rsidR="00B11855" w:rsidRPr="001F42D3" w:rsidRDefault="003D003E" w:rsidP="00E86B15">
            <w:pPr>
              <w:pStyle w:val="TableEntry"/>
            </w:pPr>
            <w:r w:rsidRPr="001F42D3">
              <w:t>[</w:t>
            </w:r>
            <w:r w:rsidR="00E86B15" w:rsidRPr="001F42D3">
              <w:t>0</w:t>
            </w:r>
            <w:r w:rsidRPr="001F42D3">
              <w:t>..6]</w:t>
            </w:r>
          </w:p>
        </w:tc>
        <w:tc>
          <w:tcPr>
            <w:tcW w:w="861" w:type="dxa"/>
          </w:tcPr>
          <w:p w14:paraId="3D4D5030" w14:textId="77777777" w:rsidR="00B11855" w:rsidRPr="001F42D3" w:rsidRDefault="00B11855" w:rsidP="00CF7336">
            <w:pPr>
              <w:pStyle w:val="TableEntry"/>
            </w:pPr>
          </w:p>
        </w:tc>
        <w:tc>
          <w:tcPr>
            <w:tcW w:w="2834" w:type="dxa"/>
          </w:tcPr>
          <w:p w14:paraId="5A0A2671" w14:textId="77777777" w:rsidR="00B11855" w:rsidRPr="001F42D3" w:rsidRDefault="003D003E" w:rsidP="00CF7336">
            <w:pPr>
              <w:pStyle w:val="TableEntry"/>
            </w:pPr>
            <w:r w:rsidRPr="001F42D3">
              <w:t>Patient Name</w:t>
            </w:r>
          </w:p>
        </w:tc>
      </w:tr>
      <w:tr w:rsidR="00C40FD5" w:rsidRPr="001F42D3" w14:paraId="747AD12D" w14:textId="77777777" w:rsidTr="006C0E8E">
        <w:trPr>
          <w:cantSplit/>
          <w:jc w:val="center"/>
        </w:trPr>
        <w:tc>
          <w:tcPr>
            <w:tcW w:w="784" w:type="dxa"/>
          </w:tcPr>
          <w:p w14:paraId="69DC0454" w14:textId="77777777" w:rsidR="00B11855" w:rsidRPr="001F42D3" w:rsidRDefault="003D003E" w:rsidP="00CF7336">
            <w:pPr>
              <w:pStyle w:val="TableEntry"/>
            </w:pPr>
            <w:r w:rsidRPr="001F42D3">
              <w:t>6</w:t>
            </w:r>
          </w:p>
        </w:tc>
        <w:tc>
          <w:tcPr>
            <w:tcW w:w="764" w:type="dxa"/>
          </w:tcPr>
          <w:p w14:paraId="389EEA33" w14:textId="77777777" w:rsidR="00B11855" w:rsidRPr="001F42D3" w:rsidRDefault="003D003E" w:rsidP="00CF7336">
            <w:pPr>
              <w:pStyle w:val="TableEntry"/>
            </w:pPr>
            <w:r w:rsidRPr="001F42D3">
              <w:t>250</w:t>
            </w:r>
          </w:p>
        </w:tc>
        <w:tc>
          <w:tcPr>
            <w:tcW w:w="760" w:type="dxa"/>
          </w:tcPr>
          <w:p w14:paraId="438B7EA5" w14:textId="77777777" w:rsidR="00B11855" w:rsidRPr="001F42D3" w:rsidRDefault="003D003E" w:rsidP="00CF7336">
            <w:pPr>
              <w:pStyle w:val="TableEntry"/>
            </w:pPr>
            <w:r w:rsidRPr="001F42D3">
              <w:t>XPN</w:t>
            </w:r>
          </w:p>
        </w:tc>
        <w:tc>
          <w:tcPr>
            <w:tcW w:w="961" w:type="dxa"/>
          </w:tcPr>
          <w:p w14:paraId="59864ACB" w14:textId="77777777" w:rsidR="00B11855" w:rsidRPr="001F42D3" w:rsidRDefault="003D003E" w:rsidP="00CF7336">
            <w:pPr>
              <w:pStyle w:val="TableEntry"/>
            </w:pPr>
            <w:r w:rsidRPr="001F42D3">
              <w:t>RE</w:t>
            </w:r>
          </w:p>
        </w:tc>
        <w:tc>
          <w:tcPr>
            <w:tcW w:w="1316" w:type="dxa"/>
          </w:tcPr>
          <w:p w14:paraId="0FF03932" w14:textId="77777777" w:rsidR="00B11855" w:rsidRPr="001F42D3" w:rsidRDefault="003D003E" w:rsidP="00CF7336">
            <w:pPr>
              <w:pStyle w:val="TableEntry"/>
            </w:pPr>
            <w:r w:rsidRPr="001F42D3">
              <w:t>[0..1]</w:t>
            </w:r>
          </w:p>
        </w:tc>
        <w:tc>
          <w:tcPr>
            <w:tcW w:w="861" w:type="dxa"/>
          </w:tcPr>
          <w:p w14:paraId="0DCEF8C7" w14:textId="77777777" w:rsidR="00B11855" w:rsidRPr="001F42D3" w:rsidRDefault="00B11855" w:rsidP="00CF7336">
            <w:pPr>
              <w:pStyle w:val="TableEntry"/>
            </w:pPr>
          </w:p>
        </w:tc>
        <w:tc>
          <w:tcPr>
            <w:tcW w:w="2834" w:type="dxa"/>
          </w:tcPr>
          <w:p w14:paraId="582A93F4" w14:textId="77777777" w:rsidR="00B11855" w:rsidRPr="001F42D3" w:rsidRDefault="003D003E" w:rsidP="00CF7336">
            <w:pPr>
              <w:pStyle w:val="TableEntry"/>
            </w:pPr>
            <w:r w:rsidRPr="001F42D3">
              <w:t>Mother’s Maiden Name</w:t>
            </w:r>
          </w:p>
        </w:tc>
      </w:tr>
      <w:tr w:rsidR="00C40FD5" w:rsidRPr="001F42D3" w14:paraId="2E0F32D7" w14:textId="77777777" w:rsidTr="006C0E8E">
        <w:trPr>
          <w:cantSplit/>
          <w:jc w:val="center"/>
        </w:trPr>
        <w:tc>
          <w:tcPr>
            <w:tcW w:w="784" w:type="dxa"/>
          </w:tcPr>
          <w:p w14:paraId="26B7ADE0" w14:textId="77777777" w:rsidR="00B11855" w:rsidRPr="001F42D3" w:rsidRDefault="003D003E" w:rsidP="00CF7336">
            <w:pPr>
              <w:pStyle w:val="TableEntry"/>
            </w:pPr>
            <w:r w:rsidRPr="001F42D3">
              <w:t>7</w:t>
            </w:r>
          </w:p>
        </w:tc>
        <w:tc>
          <w:tcPr>
            <w:tcW w:w="764" w:type="dxa"/>
          </w:tcPr>
          <w:p w14:paraId="6F962E08" w14:textId="77777777" w:rsidR="00B11855" w:rsidRPr="001F42D3" w:rsidRDefault="003D003E" w:rsidP="00CF7336">
            <w:pPr>
              <w:pStyle w:val="TableEntry"/>
            </w:pPr>
            <w:r w:rsidRPr="001F42D3">
              <w:t>24</w:t>
            </w:r>
          </w:p>
        </w:tc>
        <w:tc>
          <w:tcPr>
            <w:tcW w:w="760" w:type="dxa"/>
          </w:tcPr>
          <w:p w14:paraId="6F70E9EE" w14:textId="77777777" w:rsidR="00B11855" w:rsidRPr="001F42D3" w:rsidRDefault="003D003E" w:rsidP="00CF7336">
            <w:pPr>
              <w:pStyle w:val="TableEntry"/>
            </w:pPr>
            <w:r w:rsidRPr="001F42D3">
              <w:t>DTM</w:t>
            </w:r>
          </w:p>
        </w:tc>
        <w:tc>
          <w:tcPr>
            <w:tcW w:w="961" w:type="dxa"/>
          </w:tcPr>
          <w:p w14:paraId="59CB4792" w14:textId="77777777" w:rsidR="00B11855" w:rsidRPr="001F42D3" w:rsidRDefault="003D003E" w:rsidP="00CF7336">
            <w:pPr>
              <w:pStyle w:val="TableEntry"/>
            </w:pPr>
            <w:r w:rsidRPr="001F42D3">
              <w:t>RE</w:t>
            </w:r>
          </w:p>
        </w:tc>
        <w:tc>
          <w:tcPr>
            <w:tcW w:w="1316" w:type="dxa"/>
          </w:tcPr>
          <w:p w14:paraId="66858C78" w14:textId="77777777" w:rsidR="00B11855" w:rsidRPr="001F42D3" w:rsidRDefault="003D003E" w:rsidP="00CF7336">
            <w:pPr>
              <w:pStyle w:val="TableEntry"/>
            </w:pPr>
            <w:r w:rsidRPr="001F42D3">
              <w:t>[0..1]</w:t>
            </w:r>
          </w:p>
        </w:tc>
        <w:tc>
          <w:tcPr>
            <w:tcW w:w="861" w:type="dxa"/>
          </w:tcPr>
          <w:p w14:paraId="2C6ACF08" w14:textId="77777777" w:rsidR="00B11855" w:rsidRPr="001F42D3" w:rsidRDefault="00B11855" w:rsidP="00CF7336">
            <w:pPr>
              <w:pStyle w:val="TableEntry"/>
            </w:pPr>
          </w:p>
        </w:tc>
        <w:tc>
          <w:tcPr>
            <w:tcW w:w="2834" w:type="dxa"/>
          </w:tcPr>
          <w:p w14:paraId="18952DEA" w14:textId="77777777" w:rsidR="00B11855" w:rsidRPr="001F42D3" w:rsidRDefault="003D003E" w:rsidP="00CF7336">
            <w:pPr>
              <w:pStyle w:val="TableEntry"/>
            </w:pPr>
            <w:r w:rsidRPr="001F42D3">
              <w:t>Date/Time of Birth</w:t>
            </w:r>
          </w:p>
        </w:tc>
      </w:tr>
      <w:tr w:rsidR="00C40FD5" w:rsidRPr="001F42D3" w14:paraId="09F4C3CB" w14:textId="77777777" w:rsidTr="006C0E8E">
        <w:trPr>
          <w:cantSplit/>
          <w:jc w:val="center"/>
        </w:trPr>
        <w:tc>
          <w:tcPr>
            <w:tcW w:w="784" w:type="dxa"/>
          </w:tcPr>
          <w:p w14:paraId="181E2ADD" w14:textId="77777777" w:rsidR="00B11855" w:rsidRPr="001F42D3" w:rsidRDefault="003D003E" w:rsidP="00CF7336">
            <w:pPr>
              <w:pStyle w:val="TableEntry"/>
            </w:pPr>
            <w:r w:rsidRPr="001F42D3">
              <w:t>8</w:t>
            </w:r>
          </w:p>
        </w:tc>
        <w:tc>
          <w:tcPr>
            <w:tcW w:w="764" w:type="dxa"/>
          </w:tcPr>
          <w:p w14:paraId="585F2212" w14:textId="77777777" w:rsidR="00B11855" w:rsidRPr="001F42D3" w:rsidRDefault="003D003E" w:rsidP="00CF7336">
            <w:pPr>
              <w:pStyle w:val="TableEntry"/>
            </w:pPr>
            <w:r w:rsidRPr="001F42D3">
              <w:t>1</w:t>
            </w:r>
          </w:p>
        </w:tc>
        <w:tc>
          <w:tcPr>
            <w:tcW w:w="760" w:type="dxa"/>
          </w:tcPr>
          <w:p w14:paraId="54AAF8CF" w14:textId="77777777" w:rsidR="00B11855" w:rsidRPr="001F42D3" w:rsidRDefault="003D003E" w:rsidP="00CF7336">
            <w:pPr>
              <w:pStyle w:val="TableEntry"/>
            </w:pPr>
            <w:r w:rsidRPr="001F42D3">
              <w:t>IS</w:t>
            </w:r>
          </w:p>
        </w:tc>
        <w:tc>
          <w:tcPr>
            <w:tcW w:w="961" w:type="dxa"/>
          </w:tcPr>
          <w:p w14:paraId="3E180919" w14:textId="77777777" w:rsidR="00B11855" w:rsidRPr="001F42D3" w:rsidRDefault="003D003E" w:rsidP="00CF7336">
            <w:pPr>
              <w:pStyle w:val="TableEntry"/>
            </w:pPr>
            <w:r w:rsidRPr="001F42D3">
              <w:t>RE</w:t>
            </w:r>
          </w:p>
        </w:tc>
        <w:tc>
          <w:tcPr>
            <w:tcW w:w="1316" w:type="dxa"/>
          </w:tcPr>
          <w:p w14:paraId="3B21CD23" w14:textId="77777777" w:rsidR="00B11855" w:rsidRPr="001F42D3" w:rsidRDefault="003D003E" w:rsidP="00CF7336">
            <w:pPr>
              <w:pStyle w:val="TableEntry"/>
            </w:pPr>
            <w:r w:rsidRPr="001F42D3">
              <w:t>[0..1]</w:t>
            </w:r>
          </w:p>
        </w:tc>
        <w:tc>
          <w:tcPr>
            <w:tcW w:w="861" w:type="dxa"/>
          </w:tcPr>
          <w:p w14:paraId="1AC79561" w14:textId="77777777" w:rsidR="00B11855" w:rsidRPr="001F42D3" w:rsidRDefault="003D003E" w:rsidP="00CF7336">
            <w:pPr>
              <w:pStyle w:val="TableEntry"/>
            </w:pPr>
            <w:r w:rsidRPr="001F42D3">
              <w:t>0001</w:t>
            </w:r>
          </w:p>
        </w:tc>
        <w:tc>
          <w:tcPr>
            <w:tcW w:w="2834" w:type="dxa"/>
          </w:tcPr>
          <w:p w14:paraId="75BA5FA9" w14:textId="77777777" w:rsidR="00B11855" w:rsidRPr="001F42D3" w:rsidRDefault="003D003E" w:rsidP="00CF7336">
            <w:pPr>
              <w:pStyle w:val="TableEntry"/>
            </w:pPr>
            <w:r w:rsidRPr="001F42D3">
              <w:t>Administrative Sex</w:t>
            </w:r>
          </w:p>
        </w:tc>
      </w:tr>
      <w:tr w:rsidR="00C40FD5" w:rsidRPr="001F42D3" w14:paraId="05328365" w14:textId="77777777" w:rsidTr="006C0E8E">
        <w:trPr>
          <w:cantSplit/>
          <w:jc w:val="center"/>
        </w:trPr>
        <w:tc>
          <w:tcPr>
            <w:tcW w:w="784" w:type="dxa"/>
          </w:tcPr>
          <w:p w14:paraId="0E07FDB8" w14:textId="77777777" w:rsidR="00B11855" w:rsidRPr="001F42D3" w:rsidRDefault="003D003E" w:rsidP="00CF7336">
            <w:pPr>
              <w:pStyle w:val="TableEntry"/>
            </w:pPr>
            <w:r w:rsidRPr="001F42D3">
              <w:t>9</w:t>
            </w:r>
          </w:p>
        </w:tc>
        <w:tc>
          <w:tcPr>
            <w:tcW w:w="764" w:type="dxa"/>
          </w:tcPr>
          <w:p w14:paraId="639D2D72" w14:textId="77777777" w:rsidR="00B11855" w:rsidRPr="001F42D3" w:rsidRDefault="003D003E" w:rsidP="00CF7336">
            <w:pPr>
              <w:pStyle w:val="TableEntry"/>
            </w:pPr>
            <w:r w:rsidRPr="001F42D3">
              <w:t>250</w:t>
            </w:r>
          </w:p>
        </w:tc>
        <w:tc>
          <w:tcPr>
            <w:tcW w:w="760" w:type="dxa"/>
          </w:tcPr>
          <w:p w14:paraId="1FE551B2" w14:textId="77777777" w:rsidR="00B11855" w:rsidRPr="001F42D3" w:rsidRDefault="003D003E" w:rsidP="00CF7336">
            <w:pPr>
              <w:pStyle w:val="TableEntry"/>
            </w:pPr>
            <w:r w:rsidRPr="001F42D3">
              <w:t>XPN</w:t>
            </w:r>
          </w:p>
        </w:tc>
        <w:tc>
          <w:tcPr>
            <w:tcW w:w="961" w:type="dxa"/>
          </w:tcPr>
          <w:p w14:paraId="3B7BE6FE" w14:textId="77777777" w:rsidR="00B11855" w:rsidRPr="001F42D3" w:rsidRDefault="003D003E" w:rsidP="00CF7336">
            <w:pPr>
              <w:pStyle w:val="TableEntry"/>
            </w:pPr>
            <w:r w:rsidRPr="001F42D3">
              <w:t>X</w:t>
            </w:r>
          </w:p>
        </w:tc>
        <w:tc>
          <w:tcPr>
            <w:tcW w:w="1316" w:type="dxa"/>
          </w:tcPr>
          <w:p w14:paraId="1B596323" w14:textId="77777777" w:rsidR="00B11855" w:rsidRPr="001F42D3" w:rsidRDefault="003D003E" w:rsidP="00CF7336">
            <w:pPr>
              <w:pStyle w:val="TableEntry"/>
            </w:pPr>
            <w:r w:rsidRPr="001F42D3">
              <w:t>[0..0]</w:t>
            </w:r>
          </w:p>
        </w:tc>
        <w:tc>
          <w:tcPr>
            <w:tcW w:w="861" w:type="dxa"/>
          </w:tcPr>
          <w:p w14:paraId="4F3CE66B" w14:textId="77777777" w:rsidR="00B11855" w:rsidRPr="001F42D3" w:rsidRDefault="00B11855" w:rsidP="00CF7336">
            <w:pPr>
              <w:pStyle w:val="TableEntry"/>
            </w:pPr>
          </w:p>
        </w:tc>
        <w:tc>
          <w:tcPr>
            <w:tcW w:w="2834" w:type="dxa"/>
          </w:tcPr>
          <w:p w14:paraId="6E607341" w14:textId="77777777" w:rsidR="00B11855" w:rsidRPr="001F42D3" w:rsidRDefault="003D003E" w:rsidP="00CF7336">
            <w:pPr>
              <w:pStyle w:val="TableEntry"/>
            </w:pPr>
            <w:r w:rsidRPr="001F42D3">
              <w:t>Patient Alias</w:t>
            </w:r>
          </w:p>
        </w:tc>
      </w:tr>
      <w:tr w:rsidR="00C40FD5" w:rsidRPr="001F42D3" w14:paraId="1709BBEE" w14:textId="77777777" w:rsidTr="006C0E8E">
        <w:trPr>
          <w:cantSplit/>
          <w:jc w:val="center"/>
        </w:trPr>
        <w:tc>
          <w:tcPr>
            <w:tcW w:w="784" w:type="dxa"/>
          </w:tcPr>
          <w:p w14:paraId="7DE77A0D" w14:textId="77777777" w:rsidR="00B11855" w:rsidRPr="001F42D3" w:rsidRDefault="003D003E" w:rsidP="00CF7336">
            <w:pPr>
              <w:pStyle w:val="TableEntry"/>
            </w:pPr>
            <w:r w:rsidRPr="001F42D3">
              <w:t>10</w:t>
            </w:r>
          </w:p>
        </w:tc>
        <w:tc>
          <w:tcPr>
            <w:tcW w:w="764" w:type="dxa"/>
          </w:tcPr>
          <w:p w14:paraId="3442460D" w14:textId="77777777" w:rsidR="00B11855" w:rsidRPr="001F42D3" w:rsidRDefault="003D003E" w:rsidP="00CF7336">
            <w:pPr>
              <w:pStyle w:val="TableEntry"/>
            </w:pPr>
            <w:r w:rsidRPr="001F42D3">
              <w:t>705</w:t>
            </w:r>
          </w:p>
        </w:tc>
        <w:tc>
          <w:tcPr>
            <w:tcW w:w="760" w:type="dxa"/>
          </w:tcPr>
          <w:p w14:paraId="6D8627FA" w14:textId="77777777" w:rsidR="00B11855" w:rsidRPr="001F42D3" w:rsidRDefault="003D003E" w:rsidP="00CF7336">
            <w:pPr>
              <w:pStyle w:val="TableEntry"/>
            </w:pPr>
            <w:r w:rsidRPr="001F42D3">
              <w:t>CWE</w:t>
            </w:r>
          </w:p>
        </w:tc>
        <w:tc>
          <w:tcPr>
            <w:tcW w:w="961" w:type="dxa"/>
          </w:tcPr>
          <w:p w14:paraId="4EB8980E" w14:textId="77777777" w:rsidR="00B11855" w:rsidRPr="001F42D3" w:rsidRDefault="003D003E" w:rsidP="00CF7336">
            <w:pPr>
              <w:pStyle w:val="TableEntry"/>
            </w:pPr>
            <w:r w:rsidRPr="001F42D3">
              <w:t>RE</w:t>
            </w:r>
          </w:p>
        </w:tc>
        <w:tc>
          <w:tcPr>
            <w:tcW w:w="1316" w:type="dxa"/>
          </w:tcPr>
          <w:p w14:paraId="1AAE4334" w14:textId="77777777" w:rsidR="00B11855" w:rsidRPr="001F42D3" w:rsidRDefault="003D003E" w:rsidP="00CF7336">
            <w:pPr>
              <w:pStyle w:val="TableEntry"/>
            </w:pPr>
            <w:r w:rsidRPr="001F42D3">
              <w:t>[0..1]</w:t>
            </w:r>
          </w:p>
        </w:tc>
        <w:tc>
          <w:tcPr>
            <w:tcW w:w="861" w:type="dxa"/>
          </w:tcPr>
          <w:p w14:paraId="2A54EDDF" w14:textId="77777777" w:rsidR="00B11855" w:rsidRPr="001F42D3" w:rsidRDefault="003D003E" w:rsidP="00CF7336">
            <w:pPr>
              <w:pStyle w:val="TableEntry"/>
            </w:pPr>
            <w:r w:rsidRPr="001F42D3">
              <w:t>0005</w:t>
            </w:r>
          </w:p>
        </w:tc>
        <w:tc>
          <w:tcPr>
            <w:tcW w:w="2834" w:type="dxa"/>
          </w:tcPr>
          <w:p w14:paraId="17363E89" w14:textId="77777777" w:rsidR="00B11855" w:rsidRPr="001F42D3" w:rsidRDefault="003D003E" w:rsidP="00CF7336">
            <w:pPr>
              <w:pStyle w:val="TableEntry"/>
            </w:pPr>
            <w:r w:rsidRPr="001F42D3">
              <w:t>Race</w:t>
            </w:r>
          </w:p>
        </w:tc>
      </w:tr>
      <w:tr w:rsidR="00C40FD5" w:rsidRPr="001F42D3" w14:paraId="4BCDF674" w14:textId="77777777" w:rsidTr="006C0E8E">
        <w:trPr>
          <w:cantSplit/>
          <w:jc w:val="center"/>
        </w:trPr>
        <w:tc>
          <w:tcPr>
            <w:tcW w:w="784" w:type="dxa"/>
          </w:tcPr>
          <w:p w14:paraId="6B7B48BD" w14:textId="77777777" w:rsidR="00B11855" w:rsidRPr="001F42D3" w:rsidRDefault="003D003E" w:rsidP="00CF7336">
            <w:pPr>
              <w:pStyle w:val="TableEntry"/>
            </w:pPr>
            <w:r w:rsidRPr="001F42D3">
              <w:t>11</w:t>
            </w:r>
          </w:p>
        </w:tc>
        <w:tc>
          <w:tcPr>
            <w:tcW w:w="764" w:type="dxa"/>
          </w:tcPr>
          <w:p w14:paraId="73A26C19" w14:textId="77777777" w:rsidR="00B11855" w:rsidRPr="001F42D3" w:rsidRDefault="003D003E" w:rsidP="00CF7336">
            <w:pPr>
              <w:pStyle w:val="TableEntry"/>
            </w:pPr>
            <w:r w:rsidRPr="001F42D3">
              <w:t>250</w:t>
            </w:r>
          </w:p>
        </w:tc>
        <w:tc>
          <w:tcPr>
            <w:tcW w:w="760" w:type="dxa"/>
          </w:tcPr>
          <w:p w14:paraId="3919FB96" w14:textId="77777777" w:rsidR="00B11855" w:rsidRPr="001F42D3" w:rsidRDefault="003D003E" w:rsidP="00CF7336">
            <w:pPr>
              <w:pStyle w:val="TableEntry"/>
            </w:pPr>
            <w:r w:rsidRPr="001F42D3">
              <w:t>XAD</w:t>
            </w:r>
          </w:p>
        </w:tc>
        <w:tc>
          <w:tcPr>
            <w:tcW w:w="961" w:type="dxa"/>
          </w:tcPr>
          <w:p w14:paraId="34D570C0" w14:textId="77777777" w:rsidR="00B11855" w:rsidRPr="001F42D3" w:rsidRDefault="003D003E" w:rsidP="00CF7336">
            <w:pPr>
              <w:pStyle w:val="TableEntry"/>
            </w:pPr>
            <w:r w:rsidRPr="001F42D3">
              <w:t>RE</w:t>
            </w:r>
          </w:p>
        </w:tc>
        <w:tc>
          <w:tcPr>
            <w:tcW w:w="1316" w:type="dxa"/>
          </w:tcPr>
          <w:p w14:paraId="7B53459F" w14:textId="77777777" w:rsidR="00B11855" w:rsidRPr="001F42D3" w:rsidRDefault="003D003E" w:rsidP="00CF7336">
            <w:pPr>
              <w:pStyle w:val="TableEntry"/>
            </w:pPr>
            <w:r w:rsidRPr="001F42D3">
              <w:t>[0..1]</w:t>
            </w:r>
          </w:p>
        </w:tc>
        <w:tc>
          <w:tcPr>
            <w:tcW w:w="861" w:type="dxa"/>
          </w:tcPr>
          <w:p w14:paraId="44A2D6BA" w14:textId="77777777" w:rsidR="00B11855" w:rsidRPr="001F42D3" w:rsidRDefault="00B11855" w:rsidP="00CF7336">
            <w:pPr>
              <w:pStyle w:val="TableEntry"/>
            </w:pPr>
          </w:p>
        </w:tc>
        <w:tc>
          <w:tcPr>
            <w:tcW w:w="2834" w:type="dxa"/>
          </w:tcPr>
          <w:p w14:paraId="3614820D" w14:textId="77777777" w:rsidR="00B11855" w:rsidRPr="001F42D3" w:rsidRDefault="003D003E" w:rsidP="00CF7336">
            <w:pPr>
              <w:pStyle w:val="TableEntry"/>
            </w:pPr>
            <w:r w:rsidRPr="001F42D3">
              <w:t>Patient Address</w:t>
            </w:r>
          </w:p>
        </w:tc>
      </w:tr>
      <w:tr w:rsidR="00C40FD5" w:rsidRPr="001F42D3" w14:paraId="2077D059" w14:textId="77777777" w:rsidTr="006C0E8E">
        <w:trPr>
          <w:cantSplit/>
          <w:jc w:val="center"/>
        </w:trPr>
        <w:tc>
          <w:tcPr>
            <w:tcW w:w="784" w:type="dxa"/>
          </w:tcPr>
          <w:p w14:paraId="37748FCA" w14:textId="77777777" w:rsidR="00B11855" w:rsidRPr="001F42D3" w:rsidRDefault="003D003E" w:rsidP="00CF7336">
            <w:pPr>
              <w:pStyle w:val="TableEntry"/>
            </w:pPr>
            <w:r w:rsidRPr="001F42D3">
              <w:t>12</w:t>
            </w:r>
          </w:p>
        </w:tc>
        <w:tc>
          <w:tcPr>
            <w:tcW w:w="764" w:type="dxa"/>
          </w:tcPr>
          <w:p w14:paraId="0DBD1572" w14:textId="77777777" w:rsidR="00B11855" w:rsidRPr="001F42D3" w:rsidRDefault="003D003E" w:rsidP="00CF7336">
            <w:pPr>
              <w:pStyle w:val="TableEntry"/>
            </w:pPr>
            <w:r w:rsidRPr="001F42D3">
              <w:t>4</w:t>
            </w:r>
          </w:p>
        </w:tc>
        <w:tc>
          <w:tcPr>
            <w:tcW w:w="760" w:type="dxa"/>
          </w:tcPr>
          <w:p w14:paraId="29EC80D2" w14:textId="77777777" w:rsidR="00B11855" w:rsidRPr="001F42D3" w:rsidRDefault="003D003E" w:rsidP="00CF7336">
            <w:pPr>
              <w:pStyle w:val="TableEntry"/>
            </w:pPr>
            <w:r w:rsidRPr="001F42D3">
              <w:t>IS</w:t>
            </w:r>
          </w:p>
        </w:tc>
        <w:tc>
          <w:tcPr>
            <w:tcW w:w="961" w:type="dxa"/>
          </w:tcPr>
          <w:p w14:paraId="7116B9EC" w14:textId="77777777" w:rsidR="00B11855" w:rsidRPr="001F42D3" w:rsidRDefault="003D003E" w:rsidP="00CF7336">
            <w:pPr>
              <w:pStyle w:val="TableEntry"/>
            </w:pPr>
            <w:r w:rsidRPr="001F42D3">
              <w:t>RE</w:t>
            </w:r>
          </w:p>
        </w:tc>
        <w:tc>
          <w:tcPr>
            <w:tcW w:w="1316" w:type="dxa"/>
          </w:tcPr>
          <w:p w14:paraId="0FE79770" w14:textId="77777777" w:rsidR="00B11855" w:rsidRPr="001F42D3" w:rsidRDefault="003D003E" w:rsidP="00CF7336">
            <w:pPr>
              <w:pStyle w:val="TableEntry"/>
            </w:pPr>
            <w:r w:rsidRPr="001F42D3">
              <w:t>[0..1]</w:t>
            </w:r>
          </w:p>
        </w:tc>
        <w:tc>
          <w:tcPr>
            <w:tcW w:w="861" w:type="dxa"/>
          </w:tcPr>
          <w:p w14:paraId="42A94B2D" w14:textId="77777777" w:rsidR="00B11855" w:rsidRPr="001F42D3" w:rsidRDefault="003D003E" w:rsidP="00CF7336">
            <w:pPr>
              <w:pStyle w:val="TableEntry"/>
            </w:pPr>
            <w:r w:rsidRPr="001F42D3">
              <w:t>0289</w:t>
            </w:r>
          </w:p>
        </w:tc>
        <w:tc>
          <w:tcPr>
            <w:tcW w:w="2834" w:type="dxa"/>
          </w:tcPr>
          <w:p w14:paraId="73B5CC9E" w14:textId="77777777" w:rsidR="00B11855" w:rsidRPr="001F42D3" w:rsidRDefault="003D003E" w:rsidP="00CF7336">
            <w:pPr>
              <w:pStyle w:val="TableEntry"/>
            </w:pPr>
            <w:r w:rsidRPr="001F42D3">
              <w:t>County Code</w:t>
            </w:r>
          </w:p>
        </w:tc>
      </w:tr>
      <w:tr w:rsidR="00C40FD5" w:rsidRPr="001F42D3" w14:paraId="0A60AC3F" w14:textId="77777777" w:rsidTr="006C0E8E">
        <w:trPr>
          <w:cantSplit/>
          <w:jc w:val="center"/>
        </w:trPr>
        <w:tc>
          <w:tcPr>
            <w:tcW w:w="784" w:type="dxa"/>
          </w:tcPr>
          <w:p w14:paraId="2F809F0E" w14:textId="77777777" w:rsidR="00B11855" w:rsidRPr="001F42D3" w:rsidRDefault="003D003E" w:rsidP="00CF7336">
            <w:pPr>
              <w:pStyle w:val="TableEntry"/>
            </w:pPr>
            <w:r w:rsidRPr="001F42D3">
              <w:t>13</w:t>
            </w:r>
          </w:p>
        </w:tc>
        <w:tc>
          <w:tcPr>
            <w:tcW w:w="764" w:type="dxa"/>
          </w:tcPr>
          <w:p w14:paraId="7462A2D1" w14:textId="77777777" w:rsidR="00B11855" w:rsidRPr="001F42D3" w:rsidRDefault="003D003E" w:rsidP="00CF7336">
            <w:pPr>
              <w:pStyle w:val="TableEntry"/>
            </w:pPr>
            <w:r w:rsidRPr="001F42D3">
              <w:t>250</w:t>
            </w:r>
          </w:p>
        </w:tc>
        <w:tc>
          <w:tcPr>
            <w:tcW w:w="760" w:type="dxa"/>
          </w:tcPr>
          <w:p w14:paraId="070D17C0" w14:textId="77777777" w:rsidR="00B11855" w:rsidRPr="001F42D3" w:rsidRDefault="003D003E" w:rsidP="00CF7336">
            <w:pPr>
              <w:pStyle w:val="TableEntry"/>
            </w:pPr>
            <w:r w:rsidRPr="001F42D3">
              <w:t>XTN</w:t>
            </w:r>
          </w:p>
        </w:tc>
        <w:tc>
          <w:tcPr>
            <w:tcW w:w="961" w:type="dxa"/>
          </w:tcPr>
          <w:p w14:paraId="1C54E2EA" w14:textId="77777777" w:rsidR="00B11855" w:rsidRPr="001F42D3" w:rsidRDefault="003D003E" w:rsidP="00CF7336">
            <w:pPr>
              <w:pStyle w:val="TableEntry"/>
            </w:pPr>
            <w:r w:rsidRPr="001F42D3">
              <w:t>RE</w:t>
            </w:r>
          </w:p>
        </w:tc>
        <w:tc>
          <w:tcPr>
            <w:tcW w:w="1316" w:type="dxa"/>
          </w:tcPr>
          <w:p w14:paraId="7F91ED64" w14:textId="77777777" w:rsidR="00B11855" w:rsidRPr="001F42D3" w:rsidRDefault="003D003E" w:rsidP="00CF7336">
            <w:pPr>
              <w:pStyle w:val="TableEntry"/>
            </w:pPr>
            <w:r w:rsidRPr="001F42D3">
              <w:t>[0..2]</w:t>
            </w:r>
          </w:p>
        </w:tc>
        <w:tc>
          <w:tcPr>
            <w:tcW w:w="861" w:type="dxa"/>
          </w:tcPr>
          <w:p w14:paraId="1C4D12FC" w14:textId="77777777" w:rsidR="00B11855" w:rsidRPr="001F42D3" w:rsidRDefault="00B11855" w:rsidP="00CF7336">
            <w:pPr>
              <w:pStyle w:val="TableEntry"/>
            </w:pPr>
          </w:p>
        </w:tc>
        <w:tc>
          <w:tcPr>
            <w:tcW w:w="2834" w:type="dxa"/>
          </w:tcPr>
          <w:p w14:paraId="53DE188D" w14:textId="77777777" w:rsidR="00B11855" w:rsidRPr="001F42D3" w:rsidRDefault="003D003E" w:rsidP="00CF7336">
            <w:pPr>
              <w:pStyle w:val="TableEntry"/>
            </w:pPr>
            <w:r w:rsidRPr="001F42D3">
              <w:t>Phone Number - Home</w:t>
            </w:r>
          </w:p>
        </w:tc>
      </w:tr>
      <w:tr w:rsidR="00C40FD5" w:rsidRPr="001F42D3" w14:paraId="137B31E3" w14:textId="77777777" w:rsidTr="006C0E8E">
        <w:trPr>
          <w:cantSplit/>
          <w:jc w:val="center"/>
        </w:trPr>
        <w:tc>
          <w:tcPr>
            <w:tcW w:w="784" w:type="dxa"/>
          </w:tcPr>
          <w:p w14:paraId="39BCAA41" w14:textId="77777777" w:rsidR="00B11855" w:rsidRPr="001F42D3" w:rsidRDefault="003D003E" w:rsidP="00CF7336">
            <w:pPr>
              <w:pStyle w:val="TableEntry"/>
            </w:pPr>
            <w:r w:rsidRPr="001F42D3">
              <w:t>14</w:t>
            </w:r>
          </w:p>
        </w:tc>
        <w:tc>
          <w:tcPr>
            <w:tcW w:w="764" w:type="dxa"/>
          </w:tcPr>
          <w:p w14:paraId="15DC5064" w14:textId="77777777" w:rsidR="00B11855" w:rsidRPr="001F42D3" w:rsidRDefault="003D003E" w:rsidP="00CF7336">
            <w:pPr>
              <w:pStyle w:val="TableEntry"/>
            </w:pPr>
            <w:r w:rsidRPr="001F42D3">
              <w:t>250</w:t>
            </w:r>
          </w:p>
        </w:tc>
        <w:tc>
          <w:tcPr>
            <w:tcW w:w="760" w:type="dxa"/>
          </w:tcPr>
          <w:p w14:paraId="4004B876" w14:textId="77777777" w:rsidR="00B11855" w:rsidRPr="001F42D3" w:rsidRDefault="003D003E" w:rsidP="00CF7336">
            <w:pPr>
              <w:pStyle w:val="TableEntry"/>
            </w:pPr>
            <w:r w:rsidRPr="001F42D3">
              <w:t>XTN</w:t>
            </w:r>
          </w:p>
        </w:tc>
        <w:tc>
          <w:tcPr>
            <w:tcW w:w="961" w:type="dxa"/>
          </w:tcPr>
          <w:p w14:paraId="1025602F" w14:textId="77777777" w:rsidR="00B11855" w:rsidRPr="001F42D3" w:rsidRDefault="003D003E" w:rsidP="00CF7336">
            <w:pPr>
              <w:pStyle w:val="TableEntry"/>
            </w:pPr>
            <w:r w:rsidRPr="001F42D3">
              <w:t>X</w:t>
            </w:r>
          </w:p>
        </w:tc>
        <w:tc>
          <w:tcPr>
            <w:tcW w:w="1316" w:type="dxa"/>
          </w:tcPr>
          <w:p w14:paraId="04E7B256" w14:textId="77777777" w:rsidR="00B11855" w:rsidRPr="001F42D3" w:rsidRDefault="003D003E" w:rsidP="00CF7336">
            <w:pPr>
              <w:pStyle w:val="TableEntry"/>
            </w:pPr>
            <w:r w:rsidRPr="001F42D3">
              <w:t>[0..1]</w:t>
            </w:r>
          </w:p>
        </w:tc>
        <w:tc>
          <w:tcPr>
            <w:tcW w:w="861" w:type="dxa"/>
          </w:tcPr>
          <w:p w14:paraId="47B136C1" w14:textId="77777777" w:rsidR="00B11855" w:rsidRPr="001F42D3" w:rsidRDefault="00B11855" w:rsidP="00CF7336">
            <w:pPr>
              <w:pStyle w:val="TableEntry"/>
            </w:pPr>
          </w:p>
        </w:tc>
        <w:tc>
          <w:tcPr>
            <w:tcW w:w="2834" w:type="dxa"/>
          </w:tcPr>
          <w:p w14:paraId="748E55B7" w14:textId="77777777" w:rsidR="00B11855" w:rsidRPr="001F42D3" w:rsidRDefault="003D003E" w:rsidP="00CF7336">
            <w:pPr>
              <w:pStyle w:val="TableEntry"/>
            </w:pPr>
            <w:r w:rsidRPr="001F42D3">
              <w:t>Phone Number - Business</w:t>
            </w:r>
          </w:p>
        </w:tc>
      </w:tr>
      <w:tr w:rsidR="00C40FD5" w:rsidRPr="001F42D3" w14:paraId="2203D09A" w14:textId="77777777" w:rsidTr="006C0E8E">
        <w:trPr>
          <w:cantSplit/>
          <w:jc w:val="center"/>
        </w:trPr>
        <w:tc>
          <w:tcPr>
            <w:tcW w:w="784" w:type="dxa"/>
          </w:tcPr>
          <w:p w14:paraId="78359439" w14:textId="77777777" w:rsidR="00B11855" w:rsidRPr="001F42D3" w:rsidRDefault="003D003E" w:rsidP="00CF7336">
            <w:pPr>
              <w:pStyle w:val="TableEntry"/>
            </w:pPr>
            <w:r w:rsidRPr="001F42D3">
              <w:t>15</w:t>
            </w:r>
          </w:p>
        </w:tc>
        <w:tc>
          <w:tcPr>
            <w:tcW w:w="764" w:type="dxa"/>
          </w:tcPr>
          <w:p w14:paraId="3A8448D7" w14:textId="77777777" w:rsidR="00B11855" w:rsidRPr="001F42D3" w:rsidRDefault="003D003E" w:rsidP="00CF7336">
            <w:pPr>
              <w:pStyle w:val="TableEntry"/>
            </w:pPr>
            <w:r w:rsidRPr="001F42D3">
              <w:t>705</w:t>
            </w:r>
          </w:p>
        </w:tc>
        <w:tc>
          <w:tcPr>
            <w:tcW w:w="760" w:type="dxa"/>
          </w:tcPr>
          <w:p w14:paraId="7FEB3CF0" w14:textId="77777777" w:rsidR="00B11855" w:rsidRPr="001F42D3" w:rsidRDefault="003D003E" w:rsidP="00CF7336">
            <w:pPr>
              <w:pStyle w:val="TableEntry"/>
            </w:pPr>
            <w:r w:rsidRPr="001F42D3">
              <w:t>CWE</w:t>
            </w:r>
          </w:p>
        </w:tc>
        <w:tc>
          <w:tcPr>
            <w:tcW w:w="961" w:type="dxa"/>
          </w:tcPr>
          <w:p w14:paraId="7E8DC569" w14:textId="77777777" w:rsidR="00B11855" w:rsidRPr="001F42D3" w:rsidRDefault="003D003E" w:rsidP="00CF7336">
            <w:pPr>
              <w:pStyle w:val="TableEntry"/>
            </w:pPr>
            <w:r w:rsidRPr="001F42D3">
              <w:t>RE</w:t>
            </w:r>
          </w:p>
        </w:tc>
        <w:tc>
          <w:tcPr>
            <w:tcW w:w="1316" w:type="dxa"/>
          </w:tcPr>
          <w:p w14:paraId="1FDB41A9" w14:textId="77777777" w:rsidR="00B11855" w:rsidRPr="001F42D3" w:rsidRDefault="003D003E" w:rsidP="00CF7336">
            <w:pPr>
              <w:pStyle w:val="TableEntry"/>
            </w:pPr>
            <w:r w:rsidRPr="001F42D3">
              <w:t>[0..1]</w:t>
            </w:r>
          </w:p>
        </w:tc>
        <w:tc>
          <w:tcPr>
            <w:tcW w:w="861" w:type="dxa"/>
          </w:tcPr>
          <w:p w14:paraId="3972B541" w14:textId="77777777" w:rsidR="00B11855" w:rsidRPr="001F42D3" w:rsidRDefault="003D003E" w:rsidP="00CF7336">
            <w:pPr>
              <w:pStyle w:val="TableEntry"/>
            </w:pPr>
            <w:r w:rsidRPr="001F42D3">
              <w:t>0296</w:t>
            </w:r>
          </w:p>
        </w:tc>
        <w:tc>
          <w:tcPr>
            <w:tcW w:w="2834" w:type="dxa"/>
          </w:tcPr>
          <w:p w14:paraId="00A055AF" w14:textId="77777777" w:rsidR="00B11855" w:rsidRPr="001F42D3" w:rsidRDefault="003D003E" w:rsidP="00CF7336">
            <w:pPr>
              <w:pStyle w:val="TableEntry"/>
            </w:pPr>
            <w:r w:rsidRPr="001F42D3">
              <w:t>Primary Language</w:t>
            </w:r>
          </w:p>
        </w:tc>
      </w:tr>
      <w:tr w:rsidR="00C40FD5" w:rsidRPr="001F42D3" w14:paraId="26F44EE7" w14:textId="77777777" w:rsidTr="006C0E8E">
        <w:trPr>
          <w:cantSplit/>
          <w:jc w:val="center"/>
        </w:trPr>
        <w:tc>
          <w:tcPr>
            <w:tcW w:w="784" w:type="dxa"/>
          </w:tcPr>
          <w:p w14:paraId="07665601" w14:textId="77777777" w:rsidR="00B11855" w:rsidRPr="001F42D3" w:rsidRDefault="003D003E" w:rsidP="00CF7336">
            <w:pPr>
              <w:pStyle w:val="TableEntry"/>
            </w:pPr>
            <w:r w:rsidRPr="001F42D3">
              <w:t>16</w:t>
            </w:r>
          </w:p>
        </w:tc>
        <w:tc>
          <w:tcPr>
            <w:tcW w:w="764" w:type="dxa"/>
          </w:tcPr>
          <w:p w14:paraId="7BFE09DD" w14:textId="77777777" w:rsidR="00B11855" w:rsidRPr="001F42D3" w:rsidRDefault="003D003E" w:rsidP="00CF7336">
            <w:pPr>
              <w:pStyle w:val="TableEntry"/>
            </w:pPr>
            <w:r w:rsidRPr="001F42D3">
              <w:t>705</w:t>
            </w:r>
          </w:p>
        </w:tc>
        <w:tc>
          <w:tcPr>
            <w:tcW w:w="760" w:type="dxa"/>
          </w:tcPr>
          <w:p w14:paraId="5BCD4CE5" w14:textId="77777777" w:rsidR="00B11855" w:rsidRPr="001F42D3" w:rsidRDefault="003D003E" w:rsidP="00CF7336">
            <w:pPr>
              <w:pStyle w:val="TableEntry"/>
            </w:pPr>
            <w:r w:rsidRPr="001F42D3">
              <w:t>CWE</w:t>
            </w:r>
          </w:p>
        </w:tc>
        <w:tc>
          <w:tcPr>
            <w:tcW w:w="961" w:type="dxa"/>
          </w:tcPr>
          <w:p w14:paraId="6E0BDB1C" w14:textId="77777777" w:rsidR="00B11855" w:rsidRPr="001F42D3" w:rsidRDefault="003D003E" w:rsidP="00CF7336">
            <w:pPr>
              <w:pStyle w:val="TableEntry"/>
            </w:pPr>
            <w:r w:rsidRPr="001F42D3">
              <w:t>RE</w:t>
            </w:r>
          </w:p>
        </w:tc>
        <w:tc>
          <w:tcPr>
            <w:tcW w:w="1316" w:type="dxa"/>
          </w:tcPr>
          <w:p w14:paraId="57E1ACEB" w14:textId="77777777" w:rsidR="00B11855" w:rsidRPr="001F42D3" w:rsidRDefault="003D003E" w:rsidP="00CF7336">
            <w:pPr>
              <w:pStyle w:val="TableEntry"/>
            </w:pPr>
            <w:r w:rsidRPr="001F42D3">
              <w:t>[0..1]</w:t>
            </w:r>
          </w:p>
        </w:tc>
        <w:tc>
          <w:tcPr>
            <w:tcW w:w="861" w:type="dxa"/>
          </w:tcPr>
          <w:p w14:paraId="07B39502" w14:textId="77777777" w:rsidR="00B11855" w:rsidRPr="001F42D3" w:rsidRDefault="003D003E" w:rsidP="00CF7336">
            <w:pPr>
              <w:pStyle w:val="TableEntry"/>
            </w:pPr>
            <w:r w:rsidRPr="001F42D3">
              <w:t>0002</w:t>
            </w:r>
          </w:p>
        </w:tc>
        <w:tc>
          <w:tcPr>
            <w:tcW w:w="2834" w:type="dxa"/>
          </w:tcPr>
          <w:p w14:paraId="0F6814D8" w14:textId="77777777" w:rsidR="00B11855" w:rsidRPr="001F42D3" w:rsidRDefault="003D003E" w:rsidP="00CF7336">
            <w:pPr>
              <w:pStyle w:val="TableEntry"/>
            </w:pPr>
            <w:r w:rsidRPr="001F42D3">
              <w:t>Marital Status</w:t>
            </w:r>
          </w:p>
        </w:tc>
      </w:tr>
      <w:tr w:rsidR="00C40FD5" w:rsidRPr="001F42D3" w14:paraId="568AF0D3" w14:textId="77777777" w:rsidTr="006C0E8E">
        <w:trPr>
          <w:cantSplit/>
          <w:jc w:val="center"/>
        </w:trPr>
        <w:tc>
          <w:tcPr>
            <w:tcW w:w="784" w:type="dxa"/>
          </w:tcPr>
          <w:p w14:paraId="0583C2BF" w14:textId="77777777" w:rsidR="00B11855" w:rsidRPr="001F42D3" w:rsidRDefault="003D003E" w:rsidP="00CF7336">
            <w:pPr>
              <w:pStyle w:val="TableEntry"/>
            </w:pPr>
            <w:r w:rsidRPr="001F42D3">
              <w:t>17</w:t>
            </w:r>
          </w:p>
        </w:tc>
        <w:tc>
          <w:tcPr>
            <w:tcW w:w="764" w:type="dxa"/>
          </w:tcPr>
          <w:p w14:paraId="2AD2D029" w14:textId="77777777" w:rsidR="00B11855" w:rsidRPr="001F42D3" w:rsidRDefault="003D003E" w:rsidP="00CF7336">
            <w:pPr>
              <w:pStyle w:val="TableEntry"/>
            </w:pPr>
            <w:r w:rsidRPr="001F42D3">
              <w:t>705</w:t>
            </w:r>
          </w:p>
        </w:tc>
        <w:tc>
          <w:tcPr>
            <w:tcW w:w="760" w:type="dxa"/>
          </w:tcPr>
          <w:p w14:paraId="74888644" w14:textId="77777777" w:rsidR="00B11855" w:rsidRPr="001F42D3" w:rsidRDefault="003D003E" w:rsidP="00CF7336">
            <w:pPr>
              <w:pStyle w:val="TableEntry"/>
            </w:pPr>
            <w:r w:rsidRPr="001F42D3">
              <w:t>CWE</w:t>
            </w:r>
          </w:p>
        </w:tc>
        <w:tc>
          <w:tcPr>
            <w:tcW w:w="961" w:type="dxa"/>
          </w:tcPr>
          <w:p w14:paraId="3493C295" w14:textId="77777777" w:rsidR="00B11855" w:rsidRPr="001F42D3" w:rsidRDefault="003D003E" w:rsidP="00CF7336">
            <w:pPr>
              <w:pStyle w:val="TableEntry"/>
            </w:pPr>
            <w:r w:rsidRPr="001F42D3">
              <w:t>RE</w:t>
            </w:r>
          </w:p>
        </w:tc>
        <w:tc>
          <w:tcPr>
            <w:tcW w:w="1316" w:type="dxa"/>
          </w:tcPr>
          <w:p w14:paraId="239CACEA" w14:textId="77777777" w:rsidR="00B11855" w:rsidRPr="001F42D3" w:rsidRDefault="003D003E" w:rsidP="00CF7336">
            <w:pPr>
              <w:pStyle w:val="TableEntry"/>
            </w:pPr>
            <w:r w:rsidRPr="001F42D3">
              <w:t>[0..</w:t>
            </w:r>
            <w:r w:rsidR="00E86B15" w:rsidRPr="001F42D3">
              <w:t>1</w:t>
            </w:r>
            <w:r w:rsidRPr="001F42D3">
              <w:t>]</w:t>
            </w:r>
          </w:p>
        </w:tc>
        <w:tc>
          <w:tcPr>
            <w:tcW w:w="861" w:type="dxa"/>
          </w:tcPr>
          <w:p w14:paraId="4CA25E3B" w14:textId="77777777" w:rsidR="00B11855" w:rsidRPr="001F42D3" w:rsidRDefault="003D003E" w:rsidP="00CF7336">
            <w:pPr>
              <w:pStyle w:val="TableEntry"/>
            </w:pPr>
            <w:r w:rsidRPr="001F42D3">
              <w:t>0006</w:t>
            </w:r>
          </w:p>
        </w:tc>
        <w:tc>
          <w:tcPr>
            <w:tcW w:w="2834" w:type="dxa"/>
          </w:tcPr>
          <w:p w14:paraId="0C05D361" w14:textId="77777777" w:rsidR="00B11855" w:rsidRPr="001F42D3" w:rsidRDefault="003D003E" w:rsidP="00CF7336">
            <w:pPr>
              <w:pStyle w:val="TableEntry"/>
            </w:pPr>
            <w:r w:rsidRPr="001F42D3">
              <w:t>Religion</w:t>
            </w:r>
          </w:p>
        </w:tc>
      </w:tr>
      <w:tr w:rsidR="00C40FD5" w:rsidRPr="001F42D3" w14:paraId="06A67923" w14:textId="77777777" w:rsidTr="006C0E8E">
        <w:trPr>
          <w:cantSplit/>
          <w:jc w:val="center"/>
        </w:trPr>
        <w:tc>
          <w:tcPr>
            <w:tcW w:w="784" w:type="dxa"/>
          </w:tcPr>
          <w:p w14:paraId="2B45BE86" w14:textId="77777777" w:rsidR="00B11855" w:rsidRPr="001F42D3" w:rsidRDefault="003D003E" w:rsidP="00CF7336">
            <w:pPr>
              <w:pStyle w:val="TableEntry"/>
            </w:pPr>
            <w:r w:rsidRPr="001F42D3">
              <w:t>18</w:t>
            </w:r>
          </w:p>
        </w:tc>
        <w:tc>
          <w:tcPr>
            <w:tcW w:w="764" w:type="dxa"/>
          </w:tcPr>
          <w:p w14:paraId="2DAAD56D" w14:textId="77777777" w:rsidR="00B11855" w:rsidRPr="001F42D3" w:rsidRDefault="003D003E" w:rsidP="00CF7336">
            <w:pPr>
              <w:pStyle w:val="TableEntry"/>
            </w:pPr>
            <w:r w:rsidRPr="001F42D3">
              <w:t>705</w:t>
            </w:r>
          </w:p>
        </w:tc>
        <w:tc>
          <w:tcPr>
            <w:tcW w:w="760" w:type="dxa"/>
          </w:tcPr>
          <w:p w14:paraId="0DCA79A9" w14:textId="77777777" w:rsidR="00B11855" w:rsidRPr="001F42D3" w:rsidRDefault="003D003E" w:rsidP="00CF7336">
            <w:pPr>
              <w:pStyle w:val="TableEntry"/>
            </w:pPr>
            <w:r w:rsidRPr="001F42D3">
              <w:t>CX</w:t>
            </w:r>
          </w:p>
        </w:tc>
        <w:tc>
          <w:tcPr>
            <w:tcW w:w="961" w:type="dxa"/>
          </w:tcPr>
          <w:p w14:paraId="2BAA11AD" w14:textId="77777777" w:rsidR="00B11855" w:rsidRPr="001F42D3" w:rsidRDefault="003D003E" w:rsidP="00CF7336">
            <w:pPr>
              <w:pStyle w:val="TableEntry"/>
            </w:pPr>
            <w:r w:rsidRPr="001F42D3">
              <w:t>RE</w:t>
            </w:r>
          </w:p>
        </w:tc>
        <w:tc>
          <w:tcPr>
            <w:tcW w:w="1316" w:type="dxa"/>
          </w:tcPr>
          <w:p w14:paraId="3674E60D" w14:textId="77777777" w:rsidR="00B11855" w:rsidRPr="001F42D3" w:rsidRDefault="003D003E" w:rsidP="00CF7336">
            <w:pPr>
              <w:pStyle w:val="TableEntry"/>
            </w:pPr>
            <w:r w:rsidRPr="001F42D3">
              <w:t>[0..1]</w:t>
            </w:r>
          </w:p>
        </w:tc>
        <w:tc>
          <w:tcPr>
            <w:tcW w:w="861" w:type="dxa"/>
          </w:tcPr>
          <w:p w14:paraId="3DAA5026" w14:textId="77777777" w:rsidR="00B11855" w:rsidRPr="001F42D3" w:rsidRDefault="00B11855" w:rsidP="00CF7336">
            <w:pPr>
              <w:pStyle w:val="TableEntry"/>
            </w:pPr>
          </w:p>
        </w:tc>
        <w:tc>
          <w:tcPr>
            <w:tcW w:w="2834" w:type="dxa"/>
          </w:tcPr>
          <w:p w14:paraId="49D189F6" w14:textId="77777777" w:rsidR="00B11855" w:rsidRPr="001F42D3" w:rsidRDefault="003D003E" w:rsidP="00CF7336">
            <w:pPr>
              <w:pStyle w:val="TableEntry"/>
            </w:pPr>
            <w:r w:rsidRPr="001F42D3">
              <w:t>Patient Account Number</w:t>
            </w:r>
          </w:p>
        </w:tc>
      </w:tr>
      <w:tr w:rsidR="00C40FD5" w:rsidRPr="001F42D3" w14:paraId="4817CC0C" w14:textId="77777777" w:rsidTr="006C0E8E">
        <w:trPr>
          <w:cantSplit/>
          <w:jc w:val="center"/>
        </w:trPr>
        <w:tc>
          <w:tcPr>
            <w:tcW w:w="784" w:type="dxa"/>
          </w:tcPr>
          <w:p w14:paraId="3B81F43B" w14:textId="77777777" w:rsidR="00B11855" w:rsidRPr="001F42D3" w:rsidRDefault="003D003E" w:rsidP="00CF7336">
            <w:pPr>
              <w:pStyle w:val="TableEntry"/>
            </w:pPr>
            <w:r w:rsidRPr="001F42D3">
              <w:t>19</w:t>
            </w:r>
          </w:p>
        </w:tc>
        <w:tc>
          <w:tcPr>
            <w:tcW w:w="764" w:type="dxa"/>
          </w:tcPr>
          <w:p w14:paraId="03833DF9" w14:textId="77777777" w:rsidR="00B11855" w:rsidRPr="001F42D3" w:rsidRDefault="003D003E" w:rsidP="00CF7336">
            <w:pPr>
              <w:pStyle w:val="TableEntry"/>
            </w:pPr>
            <w:r w:rsidRPr="001F42D3">
              <w:t>16</w:t>
            </w:r>
          </w:p>
        </w:tc>
        <w:tc>
          <w:tcPr>
            <w:tcW w:w="760" w:type="dxa"/>
          </w:tcPr>
          <w:p w14:paraId="5CED3852" w14:textId="77777777" w:rsidR="00B11855" w:rsidRPr="001F42D3" w:rsidRDefault="003D003E" w:rsidP="00CF7336">
            <w:pPr>
              <w:pStyle w:val="TableEntry"/>
            </w:pPr>
            <w:r w:rsidRPr="001F42D3">
              <w:t>ST</w:t>
            </w:r>
          </w:p>
        </w:tc>
        <w:tc>
          <w:tcPr>
            <w:tcW w:w="961" w:type="dxa"/>
          </w:tcPr>
          <w:p w14:paraId="13968AD7" w14:textId="77777777" w:rsidR="00B11855" w:rsidRPr="001F42D3" w:rsidRDefault="003D003E" w:rsidP="00CF7336">
            <w:pPr>
              <w:pStyle w:val="TableEntry"/>
            </w:pPr>
            <w:r w:rsidRPr="001F42D3">
              <w:t>X</w:t>
            </w:r>
          </w:p>
        </w:tc>
        <w:tc>
          <w:tcPr>
            <w:tcW w:w="1316" w:type="dxa"/>
          </w:tcPr>
          <w:p w14:paraId="115926E9" w14:textId="77777777" w:rsidR="00B11855" w:rsidRPr="001F42D3" w:rsidRDefault="003D003E" w:rsidP="00DA4C12">
            <w:pPr>
              <w:pStyle w:val="TableEntry"/>
            </w:pPr>
            <w:r w:rsidRPr="001F42D3">
              <w:t>[0..</w:t>
            </w:r>
            <w:r w:rsidR="00DA4C12" w:rsidRPr="001F42D3">
              <w:t>0</w:t>
            </w:r>
            <w:r w:rsidRPr="001F42D3">
              <w:t>]</w:t>
            </w:r>
          </w:p>
        </w:tc>
        <w:tc>
          <w:tcPr>
            <w:tcW w:w="861" w:type="dxa"/>
          </w:tcPr>
          <w:p w14:paraId="24367317" w14:textId="77777777" w:rsidR="00B11855" w:rsidRPr="001F42D3" w:rsidRDefault="00B11855" w:rsidP="00CF7336">
            <w:pPr>
              <w:pStyle w:val="TableEntry"/>
            </w:pPr>
          </w:p>
        </w:tc>
        <w:tc>
          <w:tcPr>
            <w:tcW w:w="2834" w:type="dxa"/>
          </w:tcPr>
          <w:p w14:paraId="57EA06E8" w14:textId="77777777" w:rsidR="00B11855" w:rsidRPr="001F42D3" w:rsidRDefault="003D003E" w:rsidP="00CF7336">
            <w:pPr>
              <w:pStyle w:val="TableEntry"/>
            </w:pPr>
            <w:r w:rsidRPr="001F42D3">
              <w:t>SSN Number - Patient</w:t>
            </w:r>
          </w:p>
        </w:tc>
      </w:tr>
      <w:tr w:rsidR="00C40FD5" w:rsidRPr="001F42D3" w14:paraId="7F473D7D" w14:textId="77777777" w:rsidTr="006C0E8E">
        <w:trPr>
          <w:cantSplit/>
          <w:jc w:val="center"/>
        </w:trPr>
        <w:tc>
          <w:tcPr>
            <w:tcW w:w="784" w:type="dxa"/>
          </w:tcPr>
          <w:p w14:paraId="53FBB310" w14:textId="77777777" w:rsidR="00B11855" w:rsidRPr="001F42D3" w:rsidRDefault="003D003E" w:rsidP="00CF7336">
            <w:pPr>
              <w:pStyle w:val="TableEntry"/>
            </w:pPr>
            <w:r w:rsidRPr="001F42D3">
              <w:t>20</w:t>
            </w:r>
          </w:p>
        </w:tc>
        <w:tc>
          <w:tcPr>
            <w:tcW w:w="764" w:type="dxa"/>
          </w:tcPr>
          <w:p w14:paraId="7A114A52" w14:textId="77777777" w:rsidR="00B11855" w:rsidRPr="001F42D3" w:rsidRDefault="003D003E" w:rsidP="00CF7336">
            <w:pPr>
              <w:pStyle w:val="TableEntry"/>
            </w:pPr>
            <w:r w:rsidRPr="001F42D3">
              <w:t>25</w:t>
            </w:r>
          </w:p>
        </w:tc>
        <w:tc>
          <w:tcPr>
            <w:tcW w:w="760" w:type="dxa"/>
          </w:tcPr>
          <w:p w14:paraId="045D2002" w14:textId="77777777" w:rsidR="00B11855" w:rsidRPr="001F42D3" w:rsidRDefault="003D003E" w:rsidP="00CF7336">
            <w:pPr>
              <w:pStyle w:val="TableEntry"/>
            </w:pPr>
            <w:r w:rsidRPr="001F42D3">
              <w:t>DLN</w:t>
            </w:r>
          </w:p>
        </w:tc>
        <w:tc>
          <w:tcPr>
            <w:tcW w:w="961" w:type="dxa"/>
          </w:tcPr>
          <w:p w14:paraId="03A195B7" w14:textId="77777777" w:rsidR="00B11855" w:rsidRPr="001F42D3" w:rsidRDefault="003D003E" w:rsidP="00CF7336">
            <w:pPr>
              <w:pStyle w:val="TableEntry"/>
            </w:pPr>
            <w:r w:rsidRPr="001F42D3">
              <w:t>RE</w:t>
            </w:r>
          </w:p>
        </w:tc>
        <w:tc>
          <w:tcPr>
            <w:tcW w:w="1316" w:type="dxa"/>
          </w:tcPr>
          <w:p w14:paraId="68F94EAA" w14:textId="77777777" w:rsidR="00B11855" w:rsidRPr="001F42D3" w:rsidRDefault="003D003E" w:rsidP="00CF7336">
            <w:pPr>
              <w:pStyle w:val="TableEntry"/>
            </w:pPr>
            <w:r w:rsidRPr="001F42D3">
              <w:t>[0..1]</w:t>
            </w:r>
          </w:p>
        </w:tc>
        <w:tc>
          <w:tcPr>
            <w:tcW w:w="861" w:type="dxa"/>
          </w:tcPr>
          <w:p w14:paraId="3F4BD102" w14:textId="77777777" w:rsidR="00B11855" w:rsidRPr="001F42D3" w:rsidRDefault="00B11855" w:rsidP="00CF7336">
            <w:pPr>
              <w:pStyle w:val="TableEntry"/>
            </w:pPr>
          </w:p>
        </w:tc>
        <w:tc>
          <w:tcPr>
            <w:tcW w:w="2834" w:type="dxa"/>
          </w:tcPr>
          <w:p w14:paraId="5A9E203A" w14:textId="77777777" w:rsidR="00B11855" w:rsidRPr="001F42D3" w:rsidRDefault="003D003E" w:rsidP="00CF7336">
            <w:pPr>
              <w:pStyle w:val="TableEntry"/>
            </w:pPr>
            <w:r w:rsidRPr="001F42D3">
              <w:t>Driver's License Number - Patient</w:t>
            </w:r>
          </w:p>
        </w:tc>
      </w:tr>
      <w:tr w:rsidR="00C40FD5" w:rsidRPr="001F42D3" w14:paraId="0090BA0A" w14:textId="77777777" w:rsidTr="006C0E8E">
        <w:trPr>
          <w:cantSplit/>
          <w:jc w:val="center"/>
        </w:trPr>
        <w:tc>
          <w:tcPr>
            <w:tcW w:w="784" w:type="dxa"/>
          </w:tcPr>
          <w:p w14:paraId="6B0EDE3E" w14:textId="77777777" w:rsidR="00B11855" w:rsidRPr="001F42D3" w:rsidRDefault="003D003E" w:rsidP="00CF7336">
            <w:pPr>
              <w:pStyle w:val="TableEntry"/>
            </w:pPr>
            <w:r w:rsidRPr="001F42D3">
              <w:t>21</w:t>
            </w:r>
          </w:p>
        </w:tc>
        <w:tc>
          <w:tcPr>
            <w:tcW w:w="764" w:type="dxa"/>
          </w:tcPr>
          <w:p w14:paraId="3470D7DA" w14:textId="77777777" w:rsidR="00B11855" w:rsidRPr="001F42D3" w:rsidRDefault="003D003E" w:rsidP="00CF7336">
            <w:pPr>
              <w:pStyle w:val="TableEntry"/>
            </w:pPr>
            <w:r w:rsidRPr="001F42D3">
              <w:t>705</w:t>
            </w:r>
          </w:p>
        </w:tc>
        <w:tc>
          <w:tcPr>
            <w:tcW w:w="760" w:type="dxa"/>
          </w:tcPr>
          <w:p w14:paraId="68158C40" w14:textId="77777777" w:rsidR="00B11855" w:rsidRPr="001F42D3" w:rsidRDefault="003D003E" w:rsidP="00CF7336">
            <w:pPr>
              <w:pStyle w:val="TableEntry"/>
            </w:pPr>
            <w:r w:rsidRPr="001F42D3">
              <w:t>CX</w:t>
            </w:r>
          </w:p>
        </w:tc>
        <w:tc>
          <w:tcPr>
            <w:tcW w:w="961" w:type="dxa"/>
          </w:tcPr>
          <w:p w14:paraId="1DB26D16" w14:textId="77777777" w:rsidR="00B11855" w:rsidRPr="001F42D3" w:rsidRDefault="003D003E" w:rsidP="00CF7336">
            <w:pPr>
              <w:pStyle w:val="TableEntry"/>
            </w:pPr>
            <w:r w:rsidRPr="001F42D3">
              <w:t>RE</w:t>
            </w:r>
          </w:p>
        </w:tc>
        <w:tc>
          <w:tcPr>
            <w:tcW w:w="1316" w:type="dxa"/>
          </w:tcPr>
          <w:p w14:paraId="610FA5CE" w14:textId="77777777" w:rsidR="00B11855" w:rsidRPr="001F42D3" w:rsidRDefault="003D003E" w:rsidP="00CF7336">
            <w:pPr>
              <w:pStyle w:val="TableEntry"/>
            </w:pPr>
            <w:r w:rsidRPr="001F42D3">
              <w:t>[0..1]</w:t>
            </w:r>
          </w:p>
        </w:tc>
        <w:tc>
          <w:tcPr>
            <w:tcW w:w="861" w:type="dxa"/>
          </w:tcPr>
          <w:p w14:paraId="3058AE3F" w14:textId="77777777" w:rsidR="00B11855" w:rsidRPr="001F42D3" w:rsidRDefault="00B11855" w:rsidP="00CF7336">
            <w:pPr>
              <w:pStyle w:val="TableEntry"/>
            </w:pPr>
          </w:p>
        </w:tc>
        <w:tc>
          <w:tcPr>
            <w:tcW w:w="2834" w:type="dxa"/>
          </w:tcPr>
          <w:p w14:paraId="55217BA1" w14:textId="77777777" w:rsidR="00B11855" w:rsidRPr="001F42D3" w:rsidRDefault="003D003E" w:rsidP="00CF7336">
            <w:pPr>
              <w:pStyle w:val="TableEntry"/>
            </w:pPr>
            <w:r w:rsidRPr="001F42D3">
              <w:t>Mother's Identifier</w:t>
            </w:r>
          </w:p>
        </w:tc>
      </w:tr>
      <w:tr w:rsidR="00C40FD5" w:rsidRPr="001F42D3" w14:paraId="60224BDA" w14:textId="77777777" w:rsidTr="006C0E8E">
        <w:trPr>
          <w:cantSplit/>
          <w:jc w:val="center"/>
        </w:trPr>
        <w:tc>
          <w:tcPr>
            <w:tcW w:w="784" w:type="dxa"/>
          </w:tcPr>
          <w:p w14:paraId="4B3DD059" w14:textId="77777777" w:rsidR="00B11855" w:rsidRPr="001F42D3" w:rsidRDefault="003D003E" w:rsidP="00CF7336">
            <w:pPr>
              <w:pStyle w:val="TableEntry"/>
            </w:pPr>
            <w:r w:rsidRPr="001F42D3">
              <w:t>22</w:t>
            </w:r>
          </w:p>
        </w:tc>
        <w:tc>
          <w:tcPr>
            <w:tcW w:w="764" w:type="dxa"/>
          </w:tcPr>
          <w:p w14:paraId="1D6EC173" w14:textId="77777777" w:rsidR="00B11855" w:rsidRPr="001F42D3" w:rsidRDefault="003D003E" w:rsidP="00CF7336">
            <w:pPr>
              <w:pStyle w:val="TableEntry"/>
            </w:pPr>
            <w:r w:rsidRPr="001F42D3">
              <w:t>705</w:t>
            </w:r>
          </w:p>
        </w:tc>
        <w:tc>
          <w:tcPr>
            <w:tcW w:w="760" w:type="dxa"/>
          </w:tcPr>
          <w:p w14:paraId="3D0012EC" w14:textId="77777777" w:rsidR="00B11855" w:rsidRPr="001F42D3" w:rsidRDefault="003D003E" w:rsidP="00CF7336">
            <w:pPr>
              <w:pStyle w:val="TableEntry"/>
            </w:pPr>
            <w:r w:rsidRPr="001F42D3">
              <w:t>CWE</w:t>
            </w:r>
          </w:p>
        </w:tc>
        <w:tc>
          <w:tcPr>
            <w:tcW w:w="961" w:type="dxa"/>
          </w:tcPr>
          <w:p w14:paraId="46E2BFC6" w14:textId="77777777" w:rsidR="00B11855" w:rsidRPr="001F42D3" w:rsidRDefault="003D003E" w:rsidP="00CF7336">
            <w:pPr>
              <w:pStyle w:val="TableEntry"/>
            </w:pPr>
            <w:r w:rsidRPr="001F42D3">
              <w:t>RE</w:t>
            </w:r>
          </w:p>
        </w:tc>
        <w:tc>
          <w:tcPr>
            <w:tcW w:w="1316" w:type="dxa"/>
          </w:tcPr>
          <w:p w14:paraId="03E3F92F" w14:textId="77777777" w:rsidR="00B11855" w:rsidRPr="001F42D3" w:rsidRDefault="003D003E" w:rsidP="00CF7336">
            <w:pPr>
              <w:pStyle w:val="TableEntry"/>
            </w:pPr>
            <w:r w:rsidRPr="001F42D3">
              <w:t>[0..1]</w:t>
            </w:r>
          </w:p>
        </w:tc>
        <w:tc>
          <w:tcPr>
            <w:tcW w:w="861" w:type="dxa"/>
          </w:tcPr>
          <w:p w14:paraId="5BDB22EA" w14:textId="77777777" w:rsidR="00B11855" w:rsidRPr="001F42D3" w:rsidRDefault="003D003E" w:rsidP="00CF7336">
            <w:pPr>
              <w:pStyle w:val="TableEntry"/>
            </w:pPr>
            <w:r w:rsidRPr="001F42D3">
              <w:t>0189</w:t>
            </w:r>
          </w:p>
        </w:tc>
        <w:tc>
          <w:tcPr>
            <w:tcW w:w="2834" w:type="dxa"/>
          </w:tcPr>
          <w:p w14:paraId="00D7569C" w14:textId="77777777" w:rsidR="00B11855" w:rsidRPr="001F42D3" w:rsidRDefault="003D003E" w:rsidP="00CF7336">
            <w:pPr>
              <w:pStyle w:val="TableEntry"/>
            </w:pPr>
            <w:r w:rsidRPr="001F42D3">
              <w:t>Ethnic Group</w:t>
            </w:r>
          </w:p>
        </w:tc>
      </w:tr>
      <w:tr w:rsidR="00C40FD5" w:rsidRPr="001F42D3" w14:paraId="0EFA2E3E" w14:textId="77777777" w:rsidTr="006C0E8E">
        <w:trPr>
          <w:cantSplit/>
          <w:jc w:val="center"/>
        </w:trPr>
        <w:tc>
          <w:tcPr>
            <w:tcW w:w="784" w:type="dxa"/>
          </w:tcPr>
          <w:p w14:paraId="1EC4D858" w14:textId="77777777" w:rsidR="00B11855" w:rsidRPr="001F42D3" w:rsidRDefault="003D003E" w:rsidP="00CF7336">
            <w:pPr>
              <w:pStyle w:val="TableEntry"/>
            </w:pPr>
            <w:r w:rsidRPr="001F42D3">
              <w:t>23</w:t>
            </w:r>
          </w:p>
        </w:tc>
        <w:tc>
          <w:tcPr>
            <w:tcW w:w="764" w:type="dxa"/>
          </w:tcPr>
          <w:p w14:paraId="00AC675D" w14:textId="77777777" w:rsidR="00B11855" w:rsidRPr="001F42D3" w:rsidRDefault="003D003E" w:rsidP="00CF7336">
            <w:pPr>
              <w:pStyle w:val="TableEntry"/>
            </w:pPr>
            <w:r w:rsidRPr="001F42D3">
              <w:t>705</w:t>
            </w:r>
          </w:p>
        </w:tc>
        <w:tc>
          <w:tcPr>
            <w:tcW w:w="760" w:type="dxa"/>
          </w:tcPr>
          <w:p w14:paraId="71060185" w14:textId="77777777" w:rsidR="00B11855" w:rsidRPr="001F42D3" w:rsidRDefault="003D003E" w:rsidP="00CF7336">
            <w:pPr>
              <w:pStyle w:val="TableEntry"/>
            </w:pPr>
            <w:r w:rsidRPr="001F42D3">
              <w:t>ST</w:t>
            </w:r>
          </w:p>
        </w:tc>
        <w:tc>
          <w:tcPr>
            <w:tcW w:w="961" w:type="dxa"/>
          </w:tcPr>
          <w:p w14:paraId="0E754800" w14:textId="77777777" w:rsidR="00B11855" w:rsidRPr="001F42D3" w:rsidRDefault="003D003E" w:rsidP="00CF7336">
            <w:pPr>
              <w:pStyle w:val="TableEntry"/>
            </w:pPr>
            <w:r w:rsidRPr="001F42D3">
              <w:t>RE</w:t>
            </w:r>
          </w:p>
        </w:tc>
        <w:tc>
          <w:tcPr>
            <w:tcW w:w="1316" w:type="dxa"/>
          </w:tcPr>
          <w:p w14:paraId="4457F09B" w14:textId="77777777" w:rsidR="00B11855" w:rsidRPr="001F42D3" w:rsidRDefault="003D003E" w:rsidP="00CF7336">
            <w:pPr>
              <w:pStyle w:val="TableEntry"/>
            </w:pPr>
            <w:r w:rsidRPr="001F42D3">
              <w:t>[0..1]</w:t>
            </w:r>
          </w:p>
        </w:tc>
        <w:tc>
          <w:tcPr>
            <w:tcW w:w="861" w:type="dxa"/>
          </w:tcPr>
          <w:p w14:paraId="7CB64485" w14:textId="77777777" w:rsidR="00B11855" w:rsidRPr="001F42D3" w:rsidRDefault="00B11855" w:rsidP="00CF7336">
            <w:pPr>
              <w:pStyle w:val="TableEntry"/>
            </w:pPr>
          </w:p>
        </w:tc>
        <w:tc>
          <w:tcPr>
            <w:tcW w:w="2834" w:type="dxa"/>
          </w:tcPr>
          <w:p w14:paraId="776F96D4" w14:textId="77777777" w:rsidR="00B11855" w:rsidRPr="001F42D3" w:rsidRDefault="003D003E" w:rsidP="00CF7336">
            <w:pPr>
              <w:pStyle w:val="TableEntry"/>
            </w:pPr>
            <w:r w:rsidRPr="001F42D3">
              <w:t>Birth Place</w:t>
            </w:r>
          </w:p>
        </w:tc>
      </w:tr>
      <w:tr w:rsidR="00C40FD5" w:rsidRPr="001F42D3" w14:paraId="57FFC7BF" w14:textId="77777777" w:rsidTr="006C0E8E">
        <w:trPr>
          <w:cantSplit/>
          <w:jc w:val="center"/>
        </w:trPr>
        <w:tc>
          <w:tcPr>
            <w:tcW w:w="784" w:type="dxa"/>
          </w:tcPr>
          <w:p w14:paraId="2ECCB14E" w14:textId="77777777" w:rsidR="00B11855" w:rsidRPr="001F42D3" w:rsidRDefault="003D003E" w:rsidP="00CF7336">
            <w:pPr>
              <w:pStyle w:val="TableEntry"/>
            </w:pPr>
            <w:r w:rsidRPr="001F42D3">
              <w:t>24</w:t>
            </w:r>
          </w:p>
        </w:tc>
        <w:tc>
          <w:tcPr>
            <w:tcW w:w="764" w:type="dxa"/>
          </w:tcPr>
          <w:p w14:paraId="7DBABA53" w14:textId="77777777" w:rsidR="00B11855" w:rsidRPr="001F42D3" w:rsidRDefault="003D003E" w:rsidP="00CF7336">
            <w:pPr>
              <w:pStyle w:val="TableEntry"/>
            </w:pPr>
            <w:r w:rsidRPr="001F42D3">
              <w:t>1</w:t>
            </w:r>
          </w:p>
        </w:tc>
        <w:tc>
          <w:tcPr>
            <w:tcW w:w="760" w:type="dxa"/>
          </w:tcPr>
          <w:p w14:paraId="7F8AFCCE" w14:textId="77777777" w:rsidR="00B11855" w:rsidRPr="001F42D3" w:rsidRDefault="003D003E" w:rsidP="00CF7336">
            <w:pPr>
              <w:pStyle w:val="TableEntry"/>
            </w:pPr>
            <w:r w:rsidRPr="001F42D3">
              <w:t>ID</w:t>
            </w:r>
          </w:p>
        </w:tc>
        <w:tc>
          <w:tcPr>
            <w:tcW w:w="961" w:type="dxa"/>
          </w:tcPr>
          <w:p w14:paraId="12117861" w14:textId="77777777" w:rsidR="00B11855" w:rsidRPr="001F42D3" w:rsidRDefault="003D003E" w:rsidP="00CF7336">
            <w:pPr>
              <w:pStyle w:val="TableEntry"/>
            </w:pPr>
            <w:r w:rsidRPr="001F42D3">
              <w:t>RE</w:t>
            </w:r>
          </w:p>
        </w:tc>
        <w:tc>
          <w:tcPr>
            <w:tcW w:w="1316" w:type="dxa"/>
          </w:tcPr>
          <w:p w14:paraId="4343D95C" w14:textId="77777777" w:rsidR="00B11855" w:rsidRPr="001F42D3" w:rsidRDefault="003D003E" w:rsidP="00CF7336">
            <w:pPr>
              <w:pStyle w:val="TableEntry"/>
            </w:pPr>
            <w:r w:rsidRPr="001F42D3">
              <w:t>[0..1]</w:t>
            </w:r>
          </w:p>
        </w:tc>
        <w:tc>
          <w:tcPr>
            <w:tcW w:w="861" w:type="dxa"/>
          </w:tcPr>
          <w:p w14:paraId="1CF67A23" w14:textId="77777777" w:rsidR="00B11855" w:rsidRPr="001F42D3" w:rsidRDefault="003D003E" w:rsidP="00CF7336">
            <w:pPr>
              <w:pStyle w:val="TableEntry"/>
            </w:pPr>
            <w:r w:rsidRPr="001F42D3">
              <w:t>0136</w:t>
            </w:r>
          </w:p>
        </w:tc>
        <w:tc>
          <w:tcPr>
            <w:tcW w:w="2834" w:type="dxa"/>
          </w:tcPr>
          <w:p w14:paraId="36B850C8" w14:textId="77777777" w:rsidR="00B11855" w:rsidRPr="001F42D3" w:rsidRDefault="003D003E" w:rsidP="00CF7336">
            <w:pPr>
              <w:pStyle w:val="TableEntry"/>
            </w:pPr>
            <w:r w:rsidRPr="001F42D3">
              <w:t>Multiple Birth Indicator</w:t>
            </w:r>
          </w:p>
        </w:tc>
      </w:tr>
      <w:tr w:rsidR="00C40FD5" w:rsidRPr="001F42D3" w14:paraId="077D537B" w14:textId="77777777" w:rsidTr="006C0E8E">
        <w:trPr>
          <w:cantSplit/>
          <w:jc w:val="center"/>
        </w:trPr>
        <w:tc>
          <w:tcPr>
            <w:tcW w:w="784" w:type="dxa"/>
          </w:tcPr>
          <w:p w14:paraId="0A9EC1FB" w14:textId="77777777" w:rsidR="00B11855" w:rsidRPr="001F42D3" w:rsidRDefault="003D003E" w:rsidP="00CF7336">
            <w:pPr>
              <w:pStyle w:val="TableEntry"/>
            </w:pPr>
            <w:r w:rsidRPr="001F42D3">
              <w:lastRenderedPageBreak/>
              <w:t>25</w:t>
            </w:r>
          </w:p>
        </w:tc>
        <w:tc>
          <w:tcPr>
            <w:tcW w:w="764" w:type="dxa"/>
          </w:tcPr>
          <w:p w14:paraId="07847AA0" w14:textId="77777777" w:rsidR="00B11855" w:rsidRPr="001F42D3" w:rsidRDefault="003D003E" w:rsidP="00CF7336">
            <w:pPr>
              <w:pStyle w:val="TableEntry"/>
            </w:pPr>
            <w:r w:rsidRPr="001F42D3">
              <w:t>2</w:t>
            </w:r>
          </w:p>
        </w:tc>
        <w:tc>
          <w:tcPr>
            <w:tcW w:w="760" w:type="dxa"/>
          </w:tcPr>
          <w:p w14:paraId="006107B2" w14:textId="77777777" w:rsidR="00B11855" w:rsidRPr="001F42D3" w:rsidRDefault="003D003E" w:rsidP="00CF7336">
            <w:pPr>
              <w:pStyle w:val="TableEntry"/>
            </w:pPr>
            <w:r w:rsidRPr="001F42D3">
              <w:t>NM</w:t>
            </w:r>
          </w:p>
        </w:tc>
        <w:tc>
          <w:tcPr>
            <w:tcW w:w="961" w:type="dxa"/>
          </w:tcPr>
          <w:p w14:paraId="2570FAA7" w14:textId="77777777" w:rsidR="00B11855" w:rsidRPr="001F42D3" w:rsidRDefault="003D003E" w:rsidP="00CF7336">
            <w:pPr>
              <w:pStyle w:val="TableEntry"/>
            </w:pPr>
            <w:r w:rsidRPr="001F42D3">
              <w:t>RE</w:t>
            </w:r>
          </w:p>
        </w:tc>
        <w:tc>
          <w:tcPr>
            <w:tcW w:w="1316" w:type="dxa"/>
          </w:tcPr>
          <w:p w14:paraId="7A4C9AFA" w14:textId="77777777" w:rsidR="00B11855" w:rsidRPr="001F42D3" w:rsidRDefault="003D003E" w:rsidP="00CF7336">
            <w:pPr>
              <w:pStyle w:val="TableEntry"/>
            </w:pPr>
            <w:r w:rsidRPr="001F42D3">
              <w:t>[0..1]</w:t>
            </w:r>
          </w:p>
        </w:tc>
        <w:tc>
          <w:tcPr>
            <w:tcW w:w="861" w:type="dxa"/>
          </w:tcPr>
          <w:p w14:paraId="67E26DE4" w14:textId="77777777" w:rsidR="00B11855" w:rsidRPr="001F42D3" w:rsidRDefault="00B11855" w:rsidP="00CF7336">
            <w:pPr>
              <w:pStyle w:val="TableEntry"/>
            </w:pPr>
          </w:p>
        </w:tc>
        <w:tc>
          <w:tcPr>
            <w:tcW w:w="2834" w:type="dxa"/>
          </w:tcPr>
          <w:p w14:paraId="749EB471" w14:textId="77777777" w:rsidR="00B11855" w:rsidRPr="001F42D3" w:rsidRDefault="003D003E" w:rsidP="00CF7336">
            <w:pPr>
              <w:pStyle w:val="TableEntry"/>
            </w:pPr>
            <w:r w:rsidRPr="001F42D3">
              <w:t>Birth Order</w:t>
            </w:r>
          </w:p>
        </w:tc>
      </w:tr>
      <w:tr w:rsidR="00C40FD5" w:rsidRPr="001F42D3" w14:paraId="2CA3B0EE" w14:textId="77777777" w:rsidTr="006C0E8E">
        <w:trPr>
          <w:cantSplit/>
          <w:jc w:val="center"/>
        </w:trPr>
        <w:tc>
          <w:tcPr>
            <w:tcW w:w="784" w:type="dxa"/>
          </w:tcPr>
          <w:p w14:paraId="6DF8560B" w14:textId="77777777" w:rsidR="00B11855" w:rsidRPr="001F42D3" w:rsidRDefault="003D003E" w:rsidP="00CF7336">
            <w:pPr>
              <w:pStyle w:val="TableEntry"/>
            </w:pPr>
            <w:r w:rsidRPr="001F42D3">
              <w:t>26</w:t>
            </w:r>
          </w:p>
        </w:tc>
        <w:tc>
          <w:tcPr>
            <w:tcW w:w="764" w:type="dxa"/>
          </w:tcPr>
          <w:p w14:paraId="6B09E552" w14:textId="77777777" w:rsidR="00B11855" w:rsidRPr="001F42D3" w:rsidRDefault="003D003E" w:rsidP="00CF7336">
            <w:pPr>
              <w:pStyle w:val="TableEntry"/>
            </w:pPr>
            <w:r w:rsidRPr="001F42D3">
              <w:t>705</w:t>
            </w:r>
          </w:p>
        </w:tc>
        <w:tc>
          <w:tcPr>
            <w:tcW w:w="760" w:type="dxa"/>
          </w:tcPr>
          <w:p w14:paraId="75AF6868" w14:textId="77777777" w:rsidR="00B11855" w:rsidRPr="001F42D3" w:rsidRDefault="003D003E" w:rsidP="00CF7336">
            <w:pPr>
              <w:pStyle w:val="TableEntry"/>
            </w:pPr>
            <w:r w:rsidRPr="001F42D3">
              <w:t>CWE</w:t>
            </w:r>
          </w:p>
        </w:tc>
        <w:tc>
          <w:tcPr>
            <w:tcW w:w="961" w:type="dxa"/>
          </w:tcPr>
          <w:p w14:paraId="65455417" w14:textId="77777777" w:rsidR="00B11855" w:rsidRPr="001F42D3" w:rsidRDefault="003D003E" w:rsidP="00CF7336">
            <w:pPr>
              <w:pStyle w:val="TableEntry"/>
            </w:pPr>
            <w:r w:rsidRPr="001F42D3">
              <w:t>RE</w:t>
            </w:r>
          </w:p>
        </w:tc>
        <w:tc>
          <w:tcPr>
            <w:tcW w:w="1316" w:type="dxa"/>
          </w:tcPr>
          <w:p w14:paraId="2FB7EF5E" w14:textId="77777777" w:rsidR="00B11855" w:rsidRPr="001F42D3" w:rsidRDefault="003D003E" w:rsidP="00CF7336">
            <w:pPr>
              <w:pStyle w:val="TableEntry"/>
            </w:pPr>
            <w:r w:rsidRPr="001F42D3">
              <w:t>[0..1]</w:t>
            </w:r>
          </w:p>
        </w:tc>
        <w:tc>
          <w:tcPr>
            <w:tcW w:w="861" w:type="dxa"/>
          </w:tcPr>
          <w:p w14:paraId="3E66AA09" w14:textId="77777777" w:rsidR="00B11855" w:rsidRPr="001F42D3" w:rsidRDefault="003D003E" w:rsidP="00CF7336">
            <w:pPr>
              <w:pStyle w:val="TableEntry"/>
            </w:pPr>
            <w:r w:rsidRPr="001F42D3">
              <w:t>0171</w:t>
            </w:r>
          </w:p>
        </w:tc>
        <w:tc>
          <w:tcPr>
            <w:tcW w:w="2834" w:type="dxa"/>
          </w:tcPr>
          <w:p w14:paraId="039600A7" w14:textId="77777777" w:rsidR="00B11855" w:rsidRPr="001F42D3" w:rsidRDefault="003D003E" w:rsidP="00CF7336">
            <w:pPr>
              <w:pStyle w:val="TableEntry"/>
            </w:pPr>
            <w:r w:rsidRPr="001F42D3">
              <w:t>Citizenship</w:t>
            </w:r>
          </w:p>
        </w:tc>
      </w:tr>
      <w:tr w:rsidR="00C40FD5" w:rsidRPr="001F42D3" w14:paraId="234CA490" w14:textId="77777777" w:rsidTr="006C0E8E">
        <w:trPr>
          <w:cantSplit/>
          <w:jc w:val="center"/>
        </w:trPr>
        <w:tc>
          <w:tcPr>
            <w:tcW w:w="784" w:type="dxa"/>
          </w:tcPr>
          <w:p w14:paraId="1EC75F06" w14:textId="77777777" w:rsidR="00B11855" w:rsidRPr="001F42D3" w:rsidRDefault="003D003E" w:rsidP="00CF7336">
            <w:pPr>
              <w:pStyle w:val="TableEntry"/>
            </w:pPr>
            <w:r w:rsidRPr="001F42D3">
              <w:t>27</w:t>
            </w:r>
          </w:p>
        </w:tc>
        <w:tc>
          <w:tcPr>
            <w:tcW w:w="764" w:type="dxa"/>
          </w:tcPr>
          <w:p w14:paraId="6195245F" w14:textId="77777777" w:rsidR="00B11855" w:rsidRPr="001F42D3" w:rsidRDefault="003D003E" w:rsidP="00CF7336">
            <w:pPr>
              <w:pStyle w:val="TableEntry"/>
            </w:pPr>
            <w:r w:rsidRPr="001F42D3">
              <w:t>705</w:t>
            </w:r>
          </w:p>
        </w:tc>
        <w:tc>
          <w:tcPr>
            <w:tcW w:w="760" w:type="dxa"/>
          </w:tcPr>
          <w:p w14:paraId="31A13D62" w14:textId="77777777" w:rsidR="00B11855" w:rsidRPr="001F42D3" w:rsidRDefault="003D003E" w:rsidP="00CF7336">
            <w:pPr>
              <w:pStyle w:val="TableEntry"/>
            </w:pPr>
            <w:r w:rsidRPr="001F42D3">
              <w:t>CWE</w:t>
            </w:r>
          </w:p>
        </w:tc>
        <w:tc>
          <w:tcPr>
            <w:tcW w:w="961" w:type="dxa"/>
          </w:tcPr>
          <w:p w14:paraId="11BCAF86" w14:textId="77777777" w:rsidR="00B11855" w:rsidRPr="001F42D3" w:rsidRDefault="003D003E" w:rsidP="00CF7336">
            <w:pPr>
              <w:pStyle w:val="TableEntry"/>
            </w:pPr>
            <w:r w:rsidRPr="001F42D3">
              <w:t>RE</w:t>
            </w:r>
          </w:p>
        </w:tc>
        <w:tc>
          <w:tcPr>
            <w:tcW w:w="1316" w:type="dxa"/>
          </w:tcPr>
          <w:p w14:paraId="0EA64FC5" w14:textId="77777777" w:rsidR="00B11855" w:rsidRPr="001F42D3" w:rsidRDefault="003D003E" w:rsidP="00CF7336">
            <w:pPr>
              <w:pStyle w:val="TableEntry"/>
            </w:pPr>
            <w:r w:rsidRPr="001F42D3">
              <w:t>[0..1]</w:t>
            </w:r>
          </w:p>
        </w:tc>
        <w:tc>
          <w:tcPr>
            <w:tcW w:w="861" w:type="dxa"/>
          </w:tcPr>
          <w:p w14:paraId="1D4EF2DD" w14:textId="77777777" w:rsidR="00B11855" w:rsidRPr="001F42D3" w:rsidRDefault="003D003E" w:rsidP="00CF7336">
            <w:pPr>
              <w:pStyle w:val="TableEntry"/>
            </w:pPr>
            <w:r w:rsidRPr="001F42D3">
              <w:t>0172</w:t>
            </w:r>
          </w:p>
        </w:tc>
        <w:tc>
          <w:tcPr>
            <w:tcW w:w="2834" w:type="dxa"/>
          </w:tcPr>
          <w:p w14:paraId="78C7C7E5" w14:textId="77777777" w:rsidR="00B11855" w:rsidRPr="001F42D3" w:rsidRDefault="003D003E" w:rsidP="00CF7336">
            <w:pPr>
              <w:pStyle w:val="TableEntry"/>
            </w:pPr>
            <w:r w:rsidRPr="001F42D3">
              <w:t>Veterans Military Status</w:t>
            </w:r>
          </w:p>
        </w:tc>
      </w:tr>
      <w:tr w:rsidR="00C40FD5" w:rsidRPr="001F42D3" w14:paraId="3ED92FE9" w14:textId="77777777" w:rsidTr="006C0E8E">
        <w:trPr>
          <w:cantSplit/>
          <w:jc w:val="center"/>
        </w:trPr>
        <w:tc>
          <w:tcPr>
            <w:tcW w:w="784" w:type="dxa"/>
          </w:tcPr>
          <w:p w14:paraId="4E51F244" w14:textId="77777777" w:rsidR="00B11855" w:rsidRPr="001F42D3" w:rsidRDefault="003D003E" w:rsidP="00CF7336">
            <w:pPr>
              <w:pStyle w:val="TableEntry"/>
            </w:pPr>
            <w:r w:rsidRPr="001F42D3">
              <w:t>28</w:t>
            </w:r>
          </w:p>
        </w:tc>
        <w:tc>
          <w:tcPr>
            <w:tcW w:w="764" w:type="dxa"/>
          </w:tcPr>
          <w:p w14:paraId="38C7FF42" w14:textId="77777777" w:rsidR="00B11855" w:rsidRPr="001F42D3" w:rsidRDefault="003D003E" w:rsidP="00CF7336">
            <w:pPr>
              <w:pStyle w:val="TableEntry"/>
            </w:pPr>
            <w:r w:rsidRPr="001F42D3">
              <w:t>705</w:t>
            </w:r>
          </w:p>
        </w:tc>
        <w:tc>
          <w:tcPr>
            <w:tcW w:w="760" w:type="dxa"/>
          </w:tcPr>
          <w:p w14:paraId="6B9857AC" w14:textId="77777777" w:rsidR="00B11855" w:rsidRPr="001F42D3" w:rsidRDefault="003D003E" w:rsidP="00CF7336">
            <w:pPr>
              <w:pStyle w:val="TableEntry"/>
            </w:pPr>
            <w:r w:rsidRPr="001F42D3">
              <w:t>CWE</w:t>
            </w:r>
          </w:p>
        </w:tc>
        <w:tc>
          <w:tcPr>
            <w:tcW w:w="961" w:type="dxa"/>
          </w:tcPr>
          <w:p w14:paraId="4E685360" w14:textId="77777777" w:rsidR="00B11855" w:rsidRPr="001F42D3" w:rsidRDefault="003D003E" w:rsidP="00CF7336">
            <w:pPr>
              <w:pStyle w:val="TableEntry"/>
            </w:pPr>
            <w:r w:rsidRPr="001F42D3">
              <w:t>RE</w:t>
            </w:r>
          </w:p>
        </w:tc>
        <w:tc>
          <w:tcPr>
            <w:tcW w:w="1316" w:type="dxa"/>
          </w:tcPr>
          <w:p w14:paraId="13536750" w14:textId="77777777" w:rsidR="00B11855" w:rsidRPr="001F42D3" w:rsidRDefault="003D003E" w:rsidP="00CF7336">
            <w:pPr>
              <w:pStyle w:val="TableEntry"/>
            </w:pPr>
            <w:r w:rsidRPr="001F42D3">
              <w:t>[0..1]</w:t>
            </w:r>
          </w:p>
        </w:tc>
        <w:tc>
          <w:tcPr>
            <w:tcW w:w="861" w:type="dxa"/>
          </w:tcPr>
          <w:p w14:paraId="01AF2EF3" w14:textId="77777777" w:rsidR="00B11855" w:rsidRPr="001F42D3" w:rsidRDefault="003D003E" w:rsidP="00CF7336">
            <w:pPr>
              <w:pStyle w:val="TableEntry"/>
            </w:pPr>
            <w:r w:rsidRPr="001F42D3">
              <w:t>0212</w:t>
            </w:r>
          </w:p>
        </w:tc>
        <w:tc>
          <w:tcPr>
            <w:tcW w:w="2834" w:type="dxa"/>
          </w:tcPr>
          <w:p w14:paraId="38A8CD4F" w14:textId="77777777" w:rsidR="00B11855" w:rsidRPr="001F42D3" w:rsidRDefault="003D003E" w:rsidP="00CF7336">
            <w:pPr>
              <w:pStyle w:val="TableEntry"/>
            </w:pPr>
            <w:r w:rsidRPr="001F42D3">
              <w:t xml:space="preserve">Nationality </w:t>
            </w:r>
          </w:p>
        </w:tc>
      </w:tr>
      <w:tr w:rsidR="00C40FD5" w:rsidRPr="001F42D3" w14:paraId="7149006B" w14:textId="77777777" w:rsidTr="006C0E8E">
        <w:trPr>
          <w:cantSplit/>
          <w:jc w:val="center"/>
        </w:trPr>
        <w:tc>
          <w:tcPr>
            <w:tcW w:w="784" w:type="dxa"/>
          </w:tcPr>
          <w:p w14:paraId="2D0FD0D1" w14:textId="77777777" w:rsidR="00B11855" w:rsidRPr="001F42D3" w:rsidRDefault="003D003E" w:rsidP="00CF7336">
            <w:pPr>
              <w:pStyle w:val="TableEntry"/>
            </w:pPr>
            <w:r w:rsidRPr="001F42D3">
              <w:t>29</w:t>
            </w:r>
          </w:p>
        </w:tc>
        <w:tc>
          <w:tcPr>
            <w:tcW w:w="764" w:type="dxa"/>
          </w:tcPr>
          <w:p w14:paraId="52CAAD3A" w14:textId="77777777" w:rsidR="00B11855" w:rsidRPr="001F42D3" w:rsidRDefault="003D003E" w:rsidP="00CF7336">
            <w:pPr>
              <w:pStyle w:val="TableEntry"/>
            </w:pPr>
            <w:r w:rsidRPr="001F42D3">
              <w:t>24</w:t>
            </w:r>
          </w:p>
        </w:tc>
        <w:tc>
          <w:tcPr>
            <w:tcW w:w="760" w:type="dxa"/>
          </w:tcPr>
          <w:p w14:paraId="446478F7" w14:textId="77777777" w:rsidR="00B11855" w:rsidRPr="001F42D3" w:rsidRDefault="003D003E" w:rsidP="00CF7336">
            <w:pPr>
              <w:pStyle w:val="TableEntry"/>
            </w:pPr>
            <w:r w:rsidRPr="001F42D3">
              <w:t>DTM</w:t>
            </w:r>
          </w:p>
        </w:tc>
        <w:tc>
          <w:tcPr>
            <w:tcW w:w="961" w:type="dxa"/>
          </w:tcPr>
          <w:p w14:paraId="5D816EF9" w14:textId="77777777" w:rsidR="00B11855" w:rsidRPr="001F42D3" w:rsidRDefault="003D003E" w:rsidP="00CF7336">
            <w:pPr>
              <w:pStyle w:val="TableEntry"/>
            </w:pPr>
            <w:r w:rsidRPr="001F42D3">
              <w:t>RE</w:t>
            </w:r>
          </w:p>
        </w:tc>
        <w:tc>
          <w:tcPr>
            <w:tcW w:w="1316" w:type="dxa"/>
          </w:tcPr>
          <w:p w14:paraId="498B3F17" w14:textId="77777777" w:rsidR="00B11855" w:rsidRPr="001F42D3" w:rsidRDefault="003D003E" w:rsidP="00CF7336">
            <w:pPr>
              <w:pStyle w:val="TableEntry"/>
            </w:pPr>
            <w:r w:rsidRPr="001F42D3">
              <w:t>[0..1]</w:t>
            </w:r>
          </w:p>
        </w:tc>
        <w:tc>
          <w:tcPr>
            <w:tcW w:w="861" w:type="dxa"/>
          </w:tcPr>
          <w:p w14:paraId="7E004020" w14:textId="77777777" w:rsidR="00B11855" w:rsidRPr="001F42D3" w:rsidRDefault="00B11855" w:rsidP="00CF7336">
            <w:pPr>
              <w:pStyle w:val="TableEntry"/>
            </w:pPr>
          </w:p>
        </w:tc>
        <w:tc>
          <w:tcPr>
            <w:tcW w:w="2834" w:type="dxa"/>
          </w:tcPr>
          <w:p w14:paraId="6AA9059B" w14:textId="77777777" w:rsidR="00B11855" w:rsidRPr="001F42D3" w:rsidRDefault="003D003E" w:rsidP="00CF7336">
            <w:pPr>
              <w:pStyle w:val="TableEntry"/>
            </w:pPr>
            <w:r w:rsidRPr="001F42D3">
              <w:t>Patient Death Date and Time</w:t>
            </w:r>
          </w:p>
        </w:tc>
      </w:tr>
      <w:tr w:rsidR="00C40FD5" w:rsidRPr="001F42D3" w14:paraId="1023A857" w14:textId="77777777" w:rsidTr="006C0E8E">
        <w:trPr>
          <w:cantSplit/>
          <w:jc w:val="center"/>
        </w:trPr>
        <w:tc>
          <w:tcPr>
            <w:tcW w:w="784" w:type="dxa"/>
          </w:tcPr>
          <w:p w14:paraId="18A20568" w14:textId="77777777" w:rsidR="00B11855" w:rsidRPr="001F42D3" w:rsidRDefault="003D003E" w:rsidP="00CF7336">
            <w:pPr>
              <w:pStyle w:val="TableEntry"/>
            </w:pPr>
            <w:r w:rsidRPr="001F42D3">
              <w:t>30</w:t>
            </w:r>
          </w:p>
        </w:tc>
        <w:tc>
          <w:tcPr>
            <w:tcW w:w="764" w:type="dxa"/>
          </w:tcPr>
          <w:p w14:paraId="1AB61610" w14:textId="77777777" w:rsidR="00B11855" w:rsidRPr="001F42D3" w:rsidRDefault="003D003E" w:rsidP="00CF7336">
            <w:pPr>
              <w:pStyle w:val="TableEntry"/>
            </w:pPr>
            <w:r w:rsidRPr="001F42D3">
              <w:t>1</w:t>
            </w:r>
          </w:p>
        </w:tc>
        <w:tc>
          <w:tcPr>
            <w:tcW w:w="760" w:type="dxa"/>
          </w:tcPr>
          <w:p w14:paraId="56792EE4" w14:textId="77777777" w:rsidR="00B11855" w:rsidRPr="001F42D3" w:rsidRDefault="003D003E" w:rsidP="00CF7336">
            <w:pPr>
              <w:pStyle w:val="TableEntry"/>
            </w:pPr>
            <w:r w:rsidRPr="001F42D3">
              <w:t>ID</w:t>
            </w:r>
          </w:p>
        </w:tc>
        <w:tc>
          <w:tcPr>
            <w:tcW w:w="961" w:type="dxa"/>
          </w:tcPr>
          <w:p w14:paraId="0208BAD2" w14:textId="77777777" w:rsidR="00B11855" w:rsidRPr="001F42D3" w:rsidRDefault="003D003E" w:rsidP="00CF7336">
            <w:pPr>
              <w:pStyle w:val="TableEntry"/>
            </w:pPr>
            <w:r w:rsidRPr="001F42D3">
              <w:t>RE</w:t>
            </w:r>
          </w:p>
        </w:tc>
        <w:tc>
          <w:tcPr>
            <w:tcW w:w="1316" w:type="dxa"/>
          </w:tcPr>
          <w:p w14:paraId="23F3C389" w14:textId="77777777" w:rsidR="00B11855" w:rsidRPr="001F42D3" w:rsidRDefault="003D003E" w:rsidP="00CF7336">
            <w:pPr>
              <w:pStyle w:val="TableEntry"/>
            </w:pPr>
            <w:r w:rsidRPr="001F42D3">
              <w:t>[0..1]</w:t>
            </w:r>
          </w:p>
        </w:tc>
        <w:tc>
          <w:tcPr>
            <w:tcW w:w="861" w:type="dxa"/>
          </w:tcPr>
          <w:p w14:paraId="59A12FEB" w14:textId="77777777" w:rsidR="00B11855" w:rsidRPr="001F42D3" w:rsidRDefault="003D003E" w:rsidP="00CF7336">
            <w:pPr>
              <w:pStyle w:val="TableEntry"/>
            </w:pPr>
            <w:r w:rsidRPr="001F42D3">
              <w:t>0136</w:t>
            </w:r>
          </w:p>
        </w:tc>
        <w:tc>
          <w:tcPr>
            <w:tcW w:w="2834" w:type="dxa"/>
          </w:tcPr>
          <w:p w14:paraId="17B8305A" w14:textId="77777777" w:rsidR="00B11855" w:rsidRPr="001F42D3" w:rsidRDefault="003D003E" w:rsidP="00CF7336">
            <w:pPr>
              <w:pStyle w:val="TableEntry"/>
            </w:pPr>
            <w:r w:rsidRPr="001F42D3">
              <w:t>Patient Death Indicator</w:t>
            </w:r>
          </w:p>
        </w:tc>
      </w:tr>
      <w:tr w:rsidR="00C40FD5" w:rsidRPr="001F42D3" w14:paraId="06717810" w14:textId="77777777" w:rsidTr="006C0E8E">
        <w:trPr>
          <w:cantSplit/>
          <w:jc w:val="center"/>
        </w:trPr>
        <w:tc>
          <w:tcPr>
            <w:tcW w:w="784" w:type="dxa"/>
          </w:tcPr>
          <w:p w14:paraId="42FDDB8F" w14:textId="77777777" w:rsidR="00B11855" w:rsidRPr="001F42D3" w:rsidRDefault="003D003E" w:rsidP="00CF7336">
            <w:pPr>
              <w:pStyle w:val="TableEntry"/>
            </w:pPr>
            <w:r w:rsidRPr="001F42D3">
              <w:t>31</w:t>
            </w:r>
          </w:p>
        </w:tc>
        <w:tc>
          <w:tcPr>
            <w:tcW w:w="764" w:type="dxa"/>
          </w:tcPr>
          <w:p w14:paraId="1FDCE181" w14:textId="77777777" w:rsidR="00B11855" w:rsidRPr="001F42D3" w:rsidRDefault="003D003E" w:rsidP="00CF7336">
            <w:pPr>
              <w:pStyle w:val="TableEntry"/>
            </w:pPr>
            <w:r w:rsidRPr="001F42D3">
              <w:t>1</w:t>
            </w:r>
          </w:p>
        </w:tc>
        <w:tc>
          <w:tcPr>
            <w:tcW w:w="760" w:type="dxa"/>
          </w:tcPr>
          <w:p w14:paraId="77C3E28F" w14:textId="77777777" w:rsidR="00B11855" w:rsidRPr="001F42D3" w:rsidRDefault="003D003E" w:rsidP="00CF7336">
            <w:pPr>
              <w:pStyle w:val="TableEntry"/>
            </w:pPr>
            <w:r w:rsidRPr="001F42D3">
              <w:t>ID</w:t>
            </w:r>
          </w:p>
        </w:tc>
        <w:tc>
          <w:tcPr>
            <w:tcW w:w="961" w:type="dxa"/>
          </w:tcPr>
          <w:p w14:paraId="30D779D7" w14:textId="77777777" w:rsidR="00B11855" w:rsidRPr="001F42D3" w:rsidRDefault="003D003E" w:rsidP="00CF7336">
            <w:pPr>
              <w:pStyle w:val="TableEntry"/>
            </w:pPr>
            <w:r w:rsidRPr="001F42D3">
              <w:t>RE</w:t>
            </w:r>
          </w:p>
        </w:tc>
        <w:tc>
          <w:tcPr>
            <w:tcW w:w="1316" w:type="dxa"/>
          </w:tcPr>
          <w:p w14:paraId="556A0A8A" w14:textId="77777777" w:rsidR="00B11855" w:rsidRPr="001F42D3" w:rsidRDefault="003D003E" w:rsidP="00CF7336">
            <w:pPr>
              <w:pStyle w:val="TableEntry"/>
            </w:pPr>
            <w:r w:rsidRPr="001F42D3">
              <w:t>[0..1]</w:t>
            </w:r>
          </w:p>
        </w:tc>
        <w:tc>
          <w:tcPr>
            <w:tcW w:w="861" w:type="dxa"/>
          </w:tcPr>
          <w:p w14:paraId="60233D60" w14:textId="77777777" w:rsidR="00B11855" w:rsidRPr="001F42D3" w:rsidRDefault="003D003E" w:rsidP="00CF7336">
            <w:pPr>
              <w:pStyle w:val="TableEntry"/>
            </w:pPr>
            <w:r w:rsidRPr="001F42D3">
              <w:t>0136</w:t>
            </w:r>
          </w:p>
        </w:tc>
        <w:tc>
          <w:tcPr>
            <w:tcW w:w="2834" w:type="dxa"/>
          </w:tcPr>
          <w:p w14:paraId="42F685A2" w14:textId="77777777" w:rsidR="00B11855" w:rsidRPr="001F42D3" w:rsidRDefault="003D003E" w:rsidP="00CF7336">
            <w:pPr>
              <w:pStyle w:val="TableEntry"/>
            </w:pPr>
            <w:r w:rsidRPr="001F42D3">
              <w:t>Identity Unknown Indicator</w:t>
            </w:r>
          </w:p>
        </w:tc>
      </w:tr>
      <w:tr w:rsidR="00C40FD5" w:rsidRPr="001F42D3" w14:paraId="3FB1E9A2" w14:textId="77777777" w:rsidTr="006C0E8E">
        <w:trPr>
          <w:cantSplit/>
          <w:jc w:val="center"/>
        </w:trPr>
        <w:tc>
          <w:tcPr>
            <w:tcW w:w="784" w:type="dxa"/>
          </w:tcPr>
          <w:p w14:paraId="4A17B9FB" w14:textId="77777777" w:rsidR="00B11855" w:rsidRPr="001F42D3" w:rsidRDefault="003D003E" w:rsidP="00CF7336">
            <w:pPr>
              <w:pStyle w:val="TableEntry"/>
            </w:pPr>
            <w:r w:rsidRPr="001F42D3">
              <w:t>32</w:t>
            </w:r>
          </w:p>
        </w:tc>
        <w:tc>
          <w:tcPr>
            <w:tcW w:w="764" w:type="dxa"/>
          </w:tcPr>
          <w:p w14:paraId="0B46A68E" w14:textId="77777777" w:rsidR="00B11855" w:rsidRPr="001F42D3" w:rsidRDefault="003D003E" w:rsidP="00CF7336">
            <w:pPr>
              <w:pStyle w:val="TableEntry"/>
            </w:pPr>
            <w:r w:rsidRPr="001F42D3">
              <w:t>20</w:t>
            </w:r>
          </w:p>
        </w:tc>
        <w:tc>
          <w:tcPr>
            <w:tcW w:w="760" w:type="dxa"/>
          </w:tcPr>
          <w:p w14:paraId="30705D4B" w14:textId="77777777" w:rsidR="00B11855" w:rsidRPr="001F42D3" w:rsidRDefault="003D003E" w:rsidP="00CF7336">
            <w:pPr>
              <w:pStyle w:val="TableEntry"/>
            </w:pPr>
            <w:r w:rsidRPr="001F42D3">
              <w:t>IS</w:t>
            </w:r>
          </w:p>
        </w:tc>
        <w:tc>
          <w:tcPr>
            <w:tcW w:w="961" w:type="dxa"/>
          </w:tcPr>
          <w:p w14:paraId="61B7D991" w14:textId="77777777" w:rsidR="00B11855" w:rsidRPr="001F42D3" w:rsidRDefault="003D003E" w:rsidP="00CF7336">
            <w:pPr>
              <w:pStyle w:val="TableEntry"/>
            </w:pPr>
            <w:r w:rsidRPr="001F42D3">
              <w:t>RE</w:t>
            </w:r>
          </w:p>
        </w:tc>
        <w:tc>
          <w:tcPr>
            <w:tcW w:w="1316" w:type="dxa"/>
          </w:tcPr>
          <w:p w14:paraId="652268EA" w14:textId="77777777" w:rsidR="00B11855" w:rsidRPr="001F42D3" w:rsidRDefault="003D003E" w:rsidP="00CF7336">
            <w:pPr>
              <w:pStyle w:val="TableEntry"/>
            </w:pPr>
            <w:r w:rsidRPr="001F42D3">
              <w:t>[0..1]</w:t>
            </w:r>
          </w:p>
        </w:tc>
        <w:tc>
          <w:tcPr>
            <w:tcW w:w="861" w:type="dxa"/>
          </w:tcPr>
          <w:p w14:paraId="741FBFA8" w14:textId="77777777" w:rsidR="00B11855" w:rsidRPr="001F42D3" w:rsidRDefault="003D003E" w:rsidP="00CF7336">
            <w:pPr>
              <w:pStyle w:val="TableEntry"/>
            </w:pPr>
            <w:r w:rsidRPr="001F42D3">
              <w:t>0445</w:t>
            </w:r>
          </w:p>
        </w:tc>
        <w:tc>
          <w:tcPr>
            <w:tcW w:w="2834" w:type="dxa"/>
          </w:tcPr>
          <w:p w14:paraId="01088A65" w14:textId="77777777" w:rsidR="00B11855" w:rsidRPr="001F42D3" w:rsidRDefault="003D003E" w:rsidP="00CF7336">
            <w:pPr>
              <w:pStyle w:val="TableEntry"/>
            </w:pPr>
            <w:r w:rsidRPr="001F42D3">
              <w:t>Identity Reliability Code</w:t>
            </w:r>
          </w:p>
        </w:tc>
      </w:tr>
      <w:tr w:rsidR="00C40FD5" w:rsidRPr="001F42D3" w14:paraId="3B4FD252" w14:textId="77777777" w:rsidTr="006C0E8E">
        <w:trPr>
          <w:cantSplit/>
          <w:jc w:val="center"/>
        </w:trPr>
        <w:tc>
          <w:tcPr>
            <w:tcW w:w="784" w:type="dxa"/>
          </w:tcPr>
          <w:p w14:paraId="275CB463" w14:textId="77777777" w:rsidR="00B11855" w:rsidRPr="001F42D3" w:rsidRDefault="003D003E" w:rsidP="00CF7336">
            <w:pPr>
              <w:pStyle w:val="TableEntry"/>
            </w:pPr>
            <w:r w:rsidRPr="001F42D3">
              <w:t>33</w:t>
            </w:r>
          </w:p>
        </w:tc>
        <w:tc>
          <w:tcPr>
            <w:tcW w:w="764" w:type="dxa"/>
          </w:tcPr>
          <w:p w14:paraId="2A80F250" w14:textId="77777777" w:rsidR="00B11855" w:rsidRPr="001F42D3" w:rsidRDefault="003D003E" w:rsidP="00CF7336">
            <w:pPr>
              <w:pStyle w:val="TableEntry"/>
            </w:pPr>
            <w:r w:rsidRPr="001F42D3">
              <w:t>24</w:t>
            </w:r>
          </w:p>
        </w:tc>
        <w:tc>
          <w:tcPr>
            <w:tcW w:w="760" w:type="dxa"/>
          </w:tcPr>
          <w:p w14:paraId="2FDCB151" w14:textId="77777777" w:rsidR="00B11855" w:rsidRPr="001F42D3" w:rsidRDefault="003D003E" w:rsidP="00CF7336">
            <w:pPr>
              <w:pStyle w:val="TableEntry"/>
            </w:pPr>
            <w:r w:rsidRPr="001F42D3">
              <w:t>DTM</w:t>
            </w:r>
          </w:p>
        </w:tc>
        <w:tc>
          <w:tcPr>
            <w:tcW w:w="961" w:type="dxa"/>
          </w:tcPr>
          <w:p w14:paraId="408B4A7D" w14:textId="77777777" w:rsidR="00B11855" w:rsidRPr="001F42D3" w:rsidRDefault="003D003E" w:rsidP="00CF7336">
            <w:pPr>
              <w:pStyle w:val="TableEntry"/>
            </w:pPr>
            <w:r w:rsidRPr="001F42D3">
              <w:t>RE</w:t>
            </w:r>
          </w:p>
        </w:tc>
        <w:tc>
          <w:tcPr>
            <w:tcW w:w="1316" w:type="dxa"/>
          </w:tcPr>
          <w:p w14:paraId="3AB583FD" w14:textId="77777777" w:rsidR="00B11855" w:rsidRPr="001F42D3" w:rsidRDefault="003D003E" w:rsidP="00CF7336">
            <w:pPr>
              <w:pStyle w:val="TableEntry"/>
            </w:pPr>
            <w:r w:rsidRPr="001F42D3">
              <w:t>[0..1]</w:t>
            </w:r>
          </w:p>
        </w:tc>
        <w:tc>
          <w:tcPr>
            <w:tcW w:w="861" w:type="dxa"/>
          </w:tcPr>
          <w:p w14:paraId="60954DEF" w14:textId="77777777" w:rsidR="00B11855" w:rsidRPr="001F42D3" w:rsidRDefault="00B11855" w:rsidP="00CF7336">
            <w:pPr>
              <w:pStyle w:val="TableEntry"/>
            </w:pPr>
          </w:p>
        </w:tc>
        <w:tc>
          <w:tcPr>
            <w:tcW w:w="2834" w:type="dxa"/>
          </w:tcPr>
          <w:p w14:paraId="5ADBBF89" w14:textId="77777777" w:rsidR="00B11855" w:rsidRPr="001F42D3" w:rsidRDefault="003D003E" w:rsidP="00CF7336">
            <w:pPr>
              <w:pStyle w:val="TableEntry"/>
            </w:pPr>
            <w:r w:rsidRPr="001F42D3">
              <w:t>Last Update Date/Time</w:t>
            </w:r>
          </w:p>
        </w:tc>
      </w:tr>
      <w:tr w:rsidR="00C40FD5" w:rsidRPr="001F42D3" w14:paraId="2A5ED676" w14:textId="77777777" w:rsidTr="006C0E8E">
        <w:trPr>
          <w:cantSplit/>
          <w:jc w:val="center"/>
        </w:trPr>
        <w:tc>
          <w:tcPr>
            <w:tcW w:w="784" w:type="dxa"/>
          </w:tcPr>
          <w:p w14:paraId="00446EAE" w14:textId="77777777" w:rsidR="00B11855" w:rsidRPr="001F42D3" w:rsidRDefault="003D003E" w:rsidP="00CF7336">
            <w:pPr>
              <w:pStyle w:val="TableEntry"/>
            </w:pPr>
            <w:r w:rsidRPr="001F42D3">
              <w:t>34</w:t>
            </w:r>
          </w:p>
        </w:tc>
        <w:tc>
          <w:tcPr>
            <w:tcW w:w="764" w:type="dxa"/>
          </w:tcPr>
          <w:p w14:paraId="5C56C959" w14:textId="77777777" w:rsidR="00B11855" w:rsidRPr="001F42D3" w:rsidRDefault="003D003E" w:rsidP="00CF7336">
            <w:pPr>
              <w:pStyle w:val="TableEntry"/>
            </w:pPr>
            <w:r w:rsidRPr="001F42D3">
              <w:t>241</w:t>
            </w:r>
          </w:p>
        </w:tc>
        <w:tc>
          <w:tcPr>
            <w:tcW w:w="760" w:type="dxa"/>
          </w:tcPr>
          <w:p w14:paraId="087747C2" w14:textId="77777777" w:rsidR="00B11855" w:rsidRPr="001F42D3" w:rsidRDefault="003D003E" w:rsidP="00CF7336">
            <w:pPr>
              <w:pStyle w:val="TableEntry"/>
            </w:pPr>
            <w:r w:rsidRPr="001F42D3">
              <w:t>HD</w:t>
            </w:r>
          </w:p>
        </w:tc>
        <w:tc>
          <w:tcPr>
            <w:tcW w:w="961" w:type="dxa"/>
          </w:tcPr>
          <w:p w14:paraId="630898F8" w14:textId="77777777" w:rsidR="00B11855" w:rsidRPr="001F42D3" w:rsidRDefault="003D003E" w:rsidP="00CF7336">
            <w:pPr>
              <w:pStyle w:val="TableEntry"/>
            </w:pPr>
            <w:r w:rsidRPr="001F42D3">
              <w:t>RE</w:t>
            </w:r>
          </w:p>
        </w:tc>
        <w:tc>
          <w:tcPr>
            <w:tcW w:w="1316" w:type="dxa"/>
          </w:tcPr>
          <w:p w14:paraId="5BE14479" w14:textId="77777777" w:rsidR="00B11855" w:rsidRPr="001F42D3" w:rsidRDefault="003D003E" w:rsidP="00CF7336">
            <w:pPr>
              <w:pStyle w:val="TableEntry"/>
            </w:pPr>
            <w:r w:rsidRPr="001F42D3">
              <w:t>[0..1]</w:t>
            </w:r>
          </w:p>
        </w:tc>
        <w:tc>
          <w:tcPr>
            <w:tcW w:w="861" w:type="dxa"/>
          </w:tcPr>
          <w:p w14:paraId="6C0CC2C0" w14:textId="77777777" w:rsidR="00B11855" w:rsidRPr="001F42D3" w:rsidRDefault="00B11855" w:rsidP="00CF7336">
            <w:pPr>
              <w:pStyle w:val="TableEntry"/>
            </w:pPr>
          </w:p>
        </w:tc>
        <w:tc>
          <w:tcPr>
            <w:tcW w:w="2834" w:type="dxa"/>
          </w:tcPr>
          <w:p w14:paraId="40983610" w14:textId="77777777" w:rsidR="00B11855" w:rsidRPr="001F42D3" w:rsidRDefault="003D003E" w:rsidP="00CF7336">
            <w:pPr>
              <w:pStyle w:val="TableEntry"/>
            </w:pPr>
            <w:r w:rsidRPr="001F42D3">
              <w:t>Last Update Facility</w:t>
            </w:r>
          </w:p>
        </w:tc>
      </w:tr>
      <w:tr w:rsidR="00C40FD5" w:rsidRPr="001F42D3" w14:paraId="43F1E5DC" w14:textId="77777777" w:rsidTr="006C0E8E">
        <w:trPr>
          <w:cantSplit/>
          <w:jc w:val="center"/>
        </w:trPr>
        <w:tc>
          <w:tcPr>
            <w:tcW w:w="784" w:type="dxa"/>
          </w:tcPr>
          <w:p w14:paraId="13562DC2" w14:textId="77777777" w:rsidR="00B11855" w:rsidRPr="001F42D3" w:rsidRDefault="003D003E" w:rsidP="00CF7336">
            <w:pPr>
              <w:pStyle w:val="TableEntry"/>
            </w:pPr>
            <w:r w:rsidRPr="001F42D3">
              <w:t>35</w:t>
            </w:r>
          </w:p>
        </w:tc>
        <w:tc>
          <w:tcPr>
            <w:tcW w:w="764" w:type="dxa"/>
          </w:tcPr>
          <w:p w14:paraId="6C262A7D" w14:textId="77777777" w:rsidR="00B11855" w:rsidRPr="001F42D3" w:rsidRDefault="003D003E" w:rsidP="00CF7336">
            <w:pPr>
              <w:pStyle w:val="TableEntry"/>
            </w:pPr>
            <w:r w:rsidRPr="001F42D3">
              <w:t>705</w:t>
            </w:r>
          </w:p>
        </w:tc>
        <w:tc>
          <w:tcPr>
            <w:tcW w:w="760" w:type="dxa"/>
          </w:tcPr>
          <w:p w14:paraId="0F38F466" w14:textId="77777777" w:rsidR="00B11855" w:rsidRPr="001F42D3" w:rsidRDefault="003D003E" w:rsidP="00CF7336">
            <w:pPr>
              <w:pStyle w:val="TableEntry"/>
            </w:pPr>
            <w:r w:rsidRPr="001F42D3">
              <w:t>CWE</w:t>
            </w:r>
          </w:p>
        </w:tc>
        <w:tc>
          <w:tcPr>
            <w:tcW w:w="961" w:type="dxa"/>
          </w:tcPr>
          <w:p w14:paraId="1704B19E" w14:textId="77777777" w:rsidR="00B11855" w:rsidRPr="001F42D3" w:rsidRDefault="003D003E" w:rsidP="00CF7336">
            <w:pPr>
              <w:pStyle w:val="TableEntry"/>
            </w:pPr>
            <w:r w:rsidRPr="001F42D3">
              <w:t>RE</w:t>
            </w:r>
          </w:p>
        </w:tc>
        <w:tc>
          <w:tcPr>
            <w:tcW w:w="1316" w:type="dxa"/>
          </w:tcPr>
          <w:p w14:paraId="2A1EB598" w14:textId="77777777" w:rsidR="00B11855" w:rsidRPr="001F42D3" w:rsidRDefault="003D003E" w:rsidP="00CF7336">
            <w:pPr>
              <w:pStyle w:val="TableEntry"/>
            </w:pPr>
            <w:r w:rsidRPr="001F42D3">
              <w:t>[0..1]</w:t>
            </w:r>
          </w:p>
        </w:tc>
        <w:tc>
          <w:tcPr>
            <w:tcW w:w="861" w:type="dxa"/>
          </w:tcPr>
          <w:p w14:paraId="77294EB9" w14:textId="77777777" w:rsidR="00B11855" w:rsidRPr="001F42D3" w:rsidRDefault="00660950" w:rsidP="00CF7336">
            <w:pPr>
              <w:pStyle w:val="TableEntry"/>
            </w:pPr>
            <w:r w:rsidRPr="001F42D3">
              <w:t>0446</w:t>
            </w:r>
          </w:p>
        </w:tc>
        <w:tc>
          <w:tcPr>
            <w:tcW w:w="2834" w:type="dxa"/>
          </w:tcPr>
          <w:p w14:paraId="06BE0C7E" w14:textId="77777777" w:rsidR="00B11855" w:rsidRPr="001F42D3" w:rsidRDefault="003D003E" w:rsidP="00CF7336">
            <w:pPr>
              <w:pStyle w:val="TableEntry"/>
            </w:pPr>
            <w:r w:rsidRPr="001F42D3">
              <w:t>Species Code</w:t>
            </w:r>
          </w:p>
        </w:tc>
      </w:tr>
      <w:tr w:rsidR="00C40FD5" w:rsidRPr="001F42D3" w14:paraId="74D90C67" w14:textId="77777777" w:rsidTr="006C0E8E">
        <w:trPr>
          <w:cantSplit/>
          <w:jc w:val="center"/>
        </w:trPr>
        <w:tc>
          <w:tcPr>
            <w:tcW w:w="784" w:type="dxa"/>
          </w:tcPr>
          <w:p w14:paraId="320C0995" w14:textId="77777777" w:rsidR="00B11855" w:rsidRPr="001F42D3" w:rsidRDefault="003D003E" w:rsidP="00CF7336">
            <w:pPr>
              <w:pStyle w:val="TableEntry"/>
            </w:pPr>
            <w:r w:rsidRPr="001F42D3">
              <w:t>36</w:t>
            </w:r>
          </w:p>
        </w:tc>
        <w:tc>
          <w:tcPr>
            <w:tcW w:w="764" w:type="dxa"/>
          </w:tcPr>
          <w:p w14:paraId="12D858BF" w14:textId="77777777" w:rsidR="00B11855" w:rsidRPr="001F42D3" w:rsidRDefault="003D003E" w:rsidP="00CF7336">
            <w:pPr>
              <w:pStyle w:val="TableEntry"/>
            </w:pPr>
            <w:r w:rsidRPr="001F42D3">
              <w:t>250</w:t>
            </w:r>
          </w:p>
        </w:tc>
        <w:tc>
          <w:tcPr>
            <w:tcW w:w="760" w:type="dxa"/>
          </w:tcPr>
          <w:p w14:paraId="10D15308" w14:textId="77777777" w:rsidR="00B11855" w:rsidRPr="001F42D3" w:rsidRDefault="003D003E" w:rsidP="00CF7336">
            <w:pPr>
              <w:pStyle w:val="TableEntry"/>
            </w:pPr>
            <w:r w:rsidRPr="001F42D3">
              <w:t>CWE</w:t>
            </w:r>
          </w:p>
        </w:tc>
        <w:tc>
          <w:tcPr>
            <w:tcW w:w="961" w:type="dxa"/>
          </w:tcPr>
          <w:p w14:paraId="496B23DC" w14:textId="77777777" w:rsidR="00B11855" w:rsidRPr="001F42D3" w:rsidRDefault="003D003E" w:rsidP="00CF7336">
            <w:pPr>
              <w:pStyle w:val="TableEntry"/>
            </w:pPr>
            <w:r w:rsidRPr="001F42D3">
              <w:t>C</w:t>
            </w:r>
          </w:p>
        </w:tc>
        <w:tc>
          <w:tcPr>
            <w:tcW w:w="1316" w:type="dxa"/>
          </w:tcPr>
          <w:p w14:paraId="2E4B937A" w14:textId="77777777" w:rsidR="00B11855" w:rsidRPr="001F42D3" w:rsidRDefault="003D003E" w:rsidP="00A4475D">
            <w:pPr>
              <w:pStyle w:val="TableEntry"/>
            </w:pPr>
            <w:r w:rsidRPr="001F42D3">
              <w:t>[0..</w:t>
            </w:r>
            <w:r w:rsidR="00A4475D" w:rsidRPr="001F42D3">
              <w:t>1</w:t>
            </w:r>
            <w:r w:rsidRPr="001F42D3">
              <w:t>]</w:t>
            </w:r>
          </w:p>
        </w:tc>
        <w:tc>
          <w:tcPr>
            <w:tcW w:w="861" w:type="dxa"/>
          </w:tcPr>
          <w:p w14:paraId="24658005" w14:textId="77777777" w:rsidR="00B11855" w:rsidRPr="001F42D3" w:rsidRDefault="00660950" w:rsidP="00863A9A">
            <w:pPr>
              <w:pStyle w:val="TableEntry"/>
            </w:pPr>
            <w:r w:rsidRPr="001F42D3">
              <w:t>0447</w:t>
            </w:r>
          </w:p>
        </w:tc>
        <w:tc>
          <w:tcPr>
            <w:tcW w:w="2834" w:type="dxa"/>
          </w:tcPr>
          <w:p w14:paraId="64ED0B58" w14:textId="77777777" w:rsidR="00B11855" w:rsidRPr="001F42D3" w:rsidRDefault="003D003E" w:rsidP="00863A9A">
            <w:pPr>
              <w:pStyle w:val="TableEntry"/>
            </w:pPr>
            <w:r w:rsidRPr="001F42D3">
              <w:t>Breed Code</w:t>
            </w:r>
          </w:p>
        </w:tc>
      </w:tr>
      <w:tr w:rsidR="00C40FD5" w:rsidRPr="001F42D3" w14:paraId="32838D37" w14:textId="77777777" w:rsidTr="006C0E8E">
        <w:trPr>
          <w:cantSplit/>
          <w:jc w:val="center"/>
        </w:trPr>
        <w:tc>
          <w:tcPr>
            <w:tcW w:w="784" w:type="dxa"/>
          </w:tcPr>
          <w:p w14:paraId="45BDB8AA" w14:textId="77777777" w:rsidR="00B11855" w:rsidRPr="001F42D3" w:rsidRDefault="003D003E" w:rsidP="00CF7336">
            <w:pPr>
              <w:pStyle w:val="TableEntry"/>
            </w:pPr>
            <w:r w:rsidRPr="001F42D3">
              <w:t>37</w:t>
            </w:r>
          </w:p>
        </w:tc>
        <w:tc>
          <w:tcPr>
            <w:tcW w:w="764" w:type="dxa"/>
          </w:tcPr>
          <w:p w14:paraId="1A62254E" w14:textId="77777777" w:rsidR="00B11855" w:rsidRPr="001F42D3" w:rsidRDefault="003D003E" w:rsidP="00CF7336">
            <w:pPr>
              <w:pStyle w:val="TableEntry"/>
            </w:pPr>
            <w:r w:rsidRPr="001F42D3">
              <w:t>80</w:t>
            </w:r>
          </w:p>
        </w:tc>
        <w:tc>
          <w:tcPr>
            <w:tcW w:w="760" w:type="dxa"/>
          </w:tcPr>
          <w:p w14:paraId="423DE91E" w14:textId="77777777" w:rsidR="00B11855" w:rsidRPr="001F42D3" w:rsidRDefault="003D003E" w:rsidP="00CF7336">
            <w:pPr>
              <w:pStyle w:val="TableEntry"/>
            </w:pPr>
            <w:r w:rsidRPr="001F42D3">
              <w:t>ST</w:t>
            </w:r>
          </w:p>
        </w:tc>
        <w:tc>
          <w:tcPr>
            <w:tcW w:w="961" w:type="dxa"/>
          </w:tcPr>
          <w:p w14:paraId="5C24FE30" w14:textId="77777777" w:rsidR="00B11855" w:rsidRPr="001F42D3" w:rsidRDefault="003D003E" w:rsidP="00CF7336">
            <w:pPr>
              <w:pStyle w:val="TableEntry"/>
            </w:pPr>
            <w:r w:rsidRPr="001F42D3">
              <w:t>C</w:t>
            </w:r>
          </w:p>
        </w:tc>
        <w:tc>
          <w:tcPr>
            <w:tcW w:w="1316" w:type="dxa"/>
          </w:tcPr>
          <w:p w14:paraId="12384C8F" w14:textId="77777777" w:rsidR="00B11855" w:rsidRPr="001F42D3" w:rsidRDefault="003D003E" w:rsidP="00CF7336">
            <w:pPr>
              <w:pStyle w:val="TableEntry"/>
            </w:pPr>
            <w:r w:rsidRPr="001F42D3">
              <w:t>[0..1]</w:t>
            </w:r>
          </w:p>
        </w:tc>
        <w:tc>
          <w:tcPr>
            <w:tcW w:w="861" w:type="dxa"/>
          </w:tcPr>
          <w:p w14:paraId="14DDCA9E" w14:textId="77777777" w:rsidR="00B11855" w:rsidRPr="001F42D3" w:rsidRDefault="00B11855" w:rsidP="00CF7336">
            <w:pPr>
              <w:pStyle w:val="TableEntry"/>
            </w:pPr>
          </w:p>
        </w:tc>
        <w:tc>
          <w:tcPr>
            <w:tcW w:w="2834" w:type="dxa"/>
          </w:tcPr>
          <w:p w14:paraId="1BB2B983" w14:textId="77777777" w:rsidR="00B11855" w:rsidRPr="001F42D3" w:rsidRDefault="003D003E" w:rsidP="00CF7336">
            <w:pPr>
              <w:pStyle w:val="TableEntry"/>
            </w:pPr>
            <w:r w:rsidRPr="001F42D3">
              <w:t>Strain</w:t>
            </w:r>
          </w:p>
        </w:tc>
      </w:tr>
      <w:tr w:rsidR="00C40FD5" w:rsidRPr="001F42D3" w14:paraId="05CFE79C" w14:textId="77777777" w:rsidTr="006C0E8E">
        <w:trPr>
          <w:cantSplit/>
          <w:jc w:val="center"/>
        </w:trPr>
        <w:tc>
          <w:tcPr>
            <w:tcW w:w="784" w:type="dxa"/>
          </w:tcPr>
          <w:p w14:paraId="7BCD3A6A" w14:textId="77777777" w:rsidR="00B11855" w:rsidRPr="001F42D3" w:rsidRDefault="003D003E" w:rsidP="00CF7336">
            <w:pPr>
              <w:pStyle w:val="TableEntry"/>
            </w:pPr>
            <w:r w:rsidRPr="001F42D3">
              <w:t>38</w:t>
            </w:r>
          </w:p>
        </w:tc>
        <w:tc>
          <w:tcPr>
            <w:tcW w:w="764" w:type="dxa"/>
          </w:tcPr>
          <w:p w14:paraId="0B46E0A2" w14:textId="77777777" w:rsidR="00B11855" w:rsidRPr="001F42D3" w:rsidRDefault="003D003E" w:rsidP="00CF7336">
            <w:pPr>
              <w:pStyle w:val="TableEntry"/>
            </w:pPr>
            <w:r w:rsidRPr="001F42D3">
              <w:t>705</w:t>
            </w:r>
          </w:p>
        </w:tc>
        <w:tc>
          <w:tcPr>
            <w:tcW w:w="760" w:type="dxa"/>
          </w:tcPr>
          <w:p w14:paraId="39245E86" w14:textId="77777777" w:rsidR="00B11855" w:rsidRPr="001F42D3" w:rsidRDefault="003D003E" w:rsidP="00CF7336">
            <w:pPr>
              <w:pStyle w:val="TableEntry"/>
            </w:pPr>
            <w:r w:rsidRPr="001F42D3">
              <w:t>CWE</w:t>
            </w:r>
          </w:p>
        </w:tc>
        <w:tc>
          <w:tcPr>
            <w:tcW w:w="961" w:type="dxa"/>
          </w:tcPr>
          <w:p w14:paraId="434B12F2" w14:textId="77777777" w:rsidR="00B11855" w:rsidRPr="001F42D3" w:rsidRDefault="003D003E" w:rsidP="00CF7336">
            <w:pPr>
              <w:pStyle w:val="TableEntry"/>
            </w:pPr>
            <w:r w:rsidRPr="001F42D3">
              <w:t>RE</w:t>
            </w:r>
          </w:p>
        </w:tc>
        <w:tc>
          <w:tcPr>
            <w:tcW w:w="1316" w:type="dxa"/>
          </w:tcPr>
          <w:p w14:paraId="3222A6B5" w14:textId="77777777" w:rsidR="00B11855" w:rsidRPr="001F42D3" w:rsidRDefault="003D003E" w:rsidP="00CF7336">
            <w:pPr>
              <w:pStyle w:val="TableEntry"/>
            </w:pPr>
            <w:r w:rsidRPr="001F42D3">
              <w:t>[0..2]</w:t>
            </w:r>
          </w:p>
        </w:tc>
        <w:tc>
          <w:tcPr>
            <w:tcW w:w="861" w:type="dxa"/>
          </w:tcPr>
          <w:p w14:paraId="76622A98" w14:textId="77777777" w:rsidR="00B11855" w:rsidRPr="001F42D3" w:rsidRDefault="003D003E" w:rsidP="00CF7336">
            <w:pPr>
              <w:pStyle w:val="TableEntry"/>
            </w:pPr>
            <w:r w:rsidRPr="001F42D3">
              <w:t>0429</w:t>
            </w:r>
          </w:p>
        </w:tc>
        <w:tc>
          <w:tcPr>
            <w:tcW w:w="2834" w:type="dxa"/>
          </w:tcPr>
          <w:p w14:paraId="2F08F5F1" w14:textId="77777777" w:rsidR="00B11855" w:rsidRPr="001F42D3" w:rsidRDefault="003D003E" w:rsidP="00CF7336">
            <w:pPr>
              <w:pStyle w:val="TableEntry"/>
            </w:pPr>
            <w:r w:rsidRPr="001F42D3">
              <w:t>Production Class Code</w:t>
            </w:r>
          </w:p>
        </w:tc>
      </w:tr>
      <w:tr w:rsidR="00C40FD5" w:rsidRPr="001F42D3" w14:paraId="383198CE" w14:textId="77777777" w:rsidTr="006C0E8E">
        <w:trPr>
          <w:cantSplit/>
          <w:jc w:val="center"/>
        </w:trPr>
        <w:tc>
          <w:tcPr>
            <w:tcW w:w="784" w:type="dxa"/>
          </w:tcPr>
          <w:p w14:paraId="13F502F9" w14:textId="77777777" w:rsidR="00B11855" w:rsidRPr="001F42D3" w:rsidRDefault="003D003E" w:rsidP="00CF7336">
            <w:pPr>
              <w:pStyle w:val="TableEntry"/>
            </w:pPr>
            <w:r w:rsidRPr="001F42D3">
              <w:t>39</w:t>
            </w:r>
          </w:p>
        </w:tc>
        <w:tc>
          <w:tcPr>
            <w:tcW w:w="764" w:type="dxa"/>
          </w:tcPr>
          <w:p w14:paraId="397FBFE2" w14:textId="77777777" w:rsidR="00B11855" w:rsidRPr="001F42D3" w:rsidRDefault="003D003E" w:rsidP="00CF7336">
            <w:pPr>
              <w:pStyle w:val="TableEntry"/>
            </w:pPr>
            <w:r w:rsidRPr="001F42D3">
              <w:t>705</w:t>
            </w:r>
          </w:p>
        </w:tc>
        <w:tc>
          <w:tcPr>
            <w:tcW w:w="760" w:type="dxa"/>
          </w:tcPr>
          <w:p w14:paraId="74F10821" w14:textId="77777777" w:rsidR="00B11855" w:rsidRPr="001F42D3" w:rsidRDefault="003D003E" w:rsidP="00CF7336">
            <w:pPr>
              <w:pStyle w:val="TableEntry"/>
            </w:pPr>
            <w:r w:rsidRPr="001F42D3">
              <w:t>CWE</w:t>
            </w:r>
          </w:p>
        </w:tc>
        <w:tc>
          <w:tcPr>
            <w:tcW w:w="961" w:type="dxa"/>
          </w:tcPr>
          <w:p w14:paraId="5DD1E1AF" w14:textId="77777777" w:rsidR="00B11855" w:rsidRPr="001F42D3" w:rsidRDefault="003D003E" w:rsidP="00CF7336">
            <w:pPr>
              <w:pStyle w:val="TableEntry"/>
            </w:pPr>
            <w:r w:rsidRPr="001F42D3">
              <w:t>RE</w:t>
            </w:r>
          </w:p>
        </w:tc>
        <w:tc>
          <w:tcPr>
            <w:tcW w:w="1316" w:type="dxa"/>
          </w:tcPr>
          <w:p w14:paraId="57CBCE9D" w14:textId="77777777" w:rsidR="00B11855" w:rsidRPr="001F42D3" w:rsidRDefault="003D003E" w:rsidP="00CF7336">
            <w:pPr>
              <w:pStyle w:val="TableEntry"/>
            </w:pPr>
            <w:r w:rsidRPr="001F42D3">
              <w:t>[0..1]</w:t>
            </w:r>
          </w:p>
        </w:tc>
        <w:tc>
          <w:tcPr>
            <w:tcW w:w="861" w:type="dxa"/>
          </w:tcPr>
          <w:p w14:paraId="40C24749" w14:textId="77777777" w:rsidR="00B11855" w:rsidRPr="001F42D3" w:rsidRDefault="003D003E" w:rsidP="00CF7336">
            <w:pPr>
              <w:pStyle w:val="TableEntry"/>
            </w:pPr>
            <w:r w:rsidRPr="001F42D3">
              <w:t>0171</w:t>
            </w:r>
          </w:p>
        </w:tc>
        <w:tc>
          <w:tcPr>
            <w:tcW w:w="2834" w:type="dxa"/>
          </w:tcPr>
          <w:p w14:paraId="783584B9" w14:textId="77777777" w:rsidR="00B11855" w:rsidRPr="001F42D3" w:rsidRDefault="003D003E" w:rsidP="00CF7336">
            <w:pPr>
              <w:pStyle w:val="TableEntry"/>
            </w:pPr>
            <w:r w:rsidRPr="001F42D3">
              <w:t>Tribal Citizenship</w:t>
            </w:r>
          </w:p>
        </w:tc>
      </w:tr>
    </w:tbl>
    <w:p w14:paraId="61BFEA61" w14:textId="77777777" w:rsidR="009D387F" w:rsidRPr="001F42D3" w:rsidRDefault="009D387F" w:rsidP="00DF7BAC">
      <w:pPr>
        <w:pStyle w:val="BodyText"/>
      </w:pPr>
    </w:p>
    <w:p w14:paraId="1A8F7963" w14:textId="3E329B91" w:rsidR="00B11855" w:rsidRPr="001F42D3" w:rsidRDefault="003D003E" w:rsidP="00DF7BAC">
      <w:pPr>
        <w:pStyle w:val="BodyText"/>
      </w:pPr>
      <w:r w:rsidRPr="001F42D3">
        <w:t xml:space="preserve">The following describes the IHE PCD usage of those fields which have a usage other than X in the above table and have IHE PCD usage notes added to the general definitions in the </w:t>
      </w:r>
      <w:r w:rsidR="006D613E" w:rsidRPr="001F42D3">
        <w:t>HL7</w:t>
      </w:r>
      <w:r w:rsidR="00995105" w:rsidRPr="001F42D3">
        <w:t xml:space="preserve"> </w:t>
      </w:r>
      <w:r w:rsidRPr="001F42D3">
        <w:t>2.6 standard.</w:t>
      </w:r>
    </w:p>
    <w:p w14:paraId="0D307EE5" w14:textId="77777777" w:rsidR="00B11855" w:rsidRPr="001F42D3" w:rsidRDefault="003D003E" w:rsidP="001422D4">
      <w:pPr>
        <w:pStyle w:val="HL7Field"/>
        <w:ind w:hanging="2"/>
      </w:pPr>
      <w:r w:rsidRPr="001F42D3">
        <w:t>PID-3   Patient Identifier List</w:t>
      </w:r>
    </w:p>
    <w:p w14:paraId="1880C5F3" w14:textId="77777777" w:rsidR="00B11855" w:rsidRPr="001F42D3" w:rsidRDefault="003D003E" w:rsidP="00DF7BAC">
      <w:pPr>
        <w:pStyle w:val="HL7FieldIndent2"/>
        <w:ind w:left="0" w:hanging="2"/>
        <w:rPr>
          <w:noProof w:val="0"/>
        </w:rPr>
      </w:pPr>
      <w:r w:rsidRPr="001F42D3">
        <w:rPr>
          <w:noProof w:val="0"/>
        </w:rPr>
        <w:t>Definition: This field contains the list of identifiers (one or more) used by the healthcare facility to uniquely identify a patient (e.g., medical record number, billing number, birth registry, national unique individual identifier, etc.). In Canada, the Canadian Provincial Healthcare Number is used in this field.</w:t>
      </w:r>
    </w:p>
    <w:p w14:paraId="1F36BBF1" w14:textId="77777777" w:rsidR="00B11855" w:rsidRPr="001F42D3" w:rsidRDefault="003D003E" w:rsidP="00DF7BAC">
      <w:pPr>
        <w:pStyle w:val="HL7FieldIndent2"/>
        <w:ind w:left="0" w:hanging="2"/>
        <w:rPr>
          <w:noProof w:val="0"/>
        </w:rPr>
      </w:pPr>
      <w:r w:rsidRPr="001F42D3">
        <w:rPr>
          <w:noProof w:val="0"/>
        </w:rPr>
        <w:t>Component PID-3.1 (in terms of the CX data type, CX-1) "ID number", is required</w:t>
      </w:r>
      <w:r w:rsidR="002F3FF7" w:rsidRPr="001F42D3">
        <w:rPr>
          <w:noProof w:val="0"/>
        </w:rPr>
        <w:t xml:space="preserve"> except where noted under particular transactions</w:t>
      </w:r>
      <w:r w:rsidRPr="001F42D3">
        <w:rPr>
          <w:noProof w:val="0"/>
        </w:rPr>
        <w:t>. PID-3.4 (CX-4) "Assigning authority", and PID-3.5 (CX-5) "Identifier Type Code" are required for each identifier if they are known (for example if they are ordinarily included in ADT messages at the institution), but may be empty if they are not known. See Appendix CX Data Type. Note that PID-3.4 is an Entity Identifier data type, so it may have subcomponents.</w:t>
      </w:r>
    </w:p>
    <w:p w14:paraId="11D4DD07" w14:textId="77777777" w:rsidR="00B11855" w:rsidRPr="001F42D3" w:rsidRDefault="003D003E" w:rsidP="00DF7BAC">
      <w:pPr>
        <w:pStyle w:val="HL7FieldIndent2"/>
        <w:ind w:left="0" w:hanging="2"/>
        <w:rPr>
          <w:noProof w:val="0"/>
        </w:rPr>
      </w:pPr>
      <w:r w:rsidRPr="001F42D3">
        <w:rPr>
          <w:noProof w:val="0"/>
        </w:rPr>
        <w:t xml:space="preserve">The workflow and mechanism by which patient identification is bound to the data from a particular PCD device is outside of the scope of the IHE PCD Framework. Common implementations employ either automated or manual entry based on information provided by an authoritative source of patient identity. </w:t>
      </w:r>
    </w:p>
    <w:p w14:paraId="2E300C2B" w14:textId="77777777" w:rsidR="00B11855" w:rsidRPr="001F42D3" w:rsidRDefault="003D003E" w:rsidP="00DF7BAC">
      <w:pPr>
        <w:pStyle w:val="HL7FieldIndent2"/>
        <w:ind w:left="0" w:hanging="2"/>
        <w:rPr>
          <w:noProof w:val="0"/>
        </w:rPr>
      </w:pPr>
      <w:r w:rsidRPr="001F42D3">
        <w:rPr>
          <w:noProof w:val="0"/>
        </w:rPr>
        <w:t xml:space="preserve">The IHE PCD recognizes that it is critical for data to be associated with the correct patient, thus the general rule that at least PID-3 and PID-5 be available for at least two-factor patient identification, but that there are also situations like emergency admissions where it may be </w:t>
      </w:r>
      <w:r w:rsidRPr="001F42D3">
        <w:rPr>
          <w:noProof w:val="0"/>
        </w:rPr>
        <w:lastRenderedPageBreak/>
        <w:t>desirable to collect data before an authoritative patient identification is available, for later association with the patient’s other data. Only after appropriate study, risk analysis, and defined risk mitigation measures determined by the provider institution in consultation with the manufacturers of the systems involved, a defined method for deferred association of patient data could be designed. In such a case, these fields, instead of being populated with authoritative patient identity information, could be populated with agreed-on special values (like an automatically generated “stat admit” patient identifier and a well-known special value in PID-5 indicating the temporary situation) pending the later human-validated merging of the data.</w:t>
      </w:r>
    </w:p>
    <w:p w14:paraId="044F910F" w14:textId="77777777" w:rsidR="00B11855" w:rsidRPr="001F42D3" w:rsidRDefault="003D003E" w:rsidP="00DF7BAC">
      <w:pPr>
        <w:pStyle w:val="HL7FieldIndent2"/>
        <w:ind w:left="0" w:hanging="2"/>
        <w:rPr>
          <w:noProof w:val="0"/>
        </w:rPr>
      </w:pPr>
      <w:r w:rsidRPr="001F42D3">
        <w:rPr>
          <w:noProof w:val="0"/>
        </w:rPr>
        <w:t>The IHE PCD recognizes that for some use cases, such as medication administration, additional identification information or other patient demographic information is required in addition to an organizationally assigned unique identifier. Patient name, date of birth, gender, and other information are commonly used to provide the additional patient identification context for these use cases. Additional patient demographic information is provided by the fields of the PID segment and the patient location, which is often a key element in PCD communications, is provided in the PV1-3 element.</w:t>
      </w:r>
    </w:p>
    <w:p w14:paraId="7B7CB234" w14:textId="77777777" w:rsidR="00B11855" w:rsidRPr="001F42D3" w:rsidRDefault="003D003E" w:rsidP="001422D4">
      <w:pPr>
        <w:pStyle w:val="HL7Field"/>
        <w:ind w:hanging="2"/>
      </w:pPr>
      <w:r w:rsidRPr="001F42D3">
        <w:t>PID-5   Patient Name</w:t>
      </w:r>
    </w:p>
    <w:p w14:paraId="79CD7936" w14:textId="3686DECC" w:rsidR="00B11855" w:rsidRPr="001F42D3" w:rsidRDefault="003D003E" w:rsidP="00DF7BAC">
      <w:pPr>
        <w:pStyle w:val="HL7FieldIndent2"/>
        <w:ind w:left="0" w:hanging="2"/>
        <w:rPr>
          <w:noProof w:val="0"/>
        </w:rPr>
      </w:pPr>
      <w:r w:rsidRPr="001F42D3">
        <w:rPr>
          <w:noProof w:val="0"/>
        </w:rPr>
        <w:t xml:space="preserve">Definition: This field contains the names of the patient; the primary or legal name of the patient is reported first. Therefore, the name type code in this field should be "L - Legal" if such a name is available. If no name is available, the name type code should be "U – unspecified", and the other components should be empty. All other codes in </w:t>
      </w:r>
      <w:r w:rsidR="006D613E" w:rsidRPr="001F42D3">
        <w:rPr>
          <w:noProof w:val="0"/>
        </w:rPr>
        <w:t>HL7</w:t>
      </w:r>
      <w:r w:rsidR="00995105" w:rsidRPr="001F42D3">
        <w:rPr>
          <w:noProof w:val="0"/>
        </w:rPr>
        <w:t xml:space="preserve"> </w:t>
      </w:r>
      <w:r w:rsidRPr="001F42D3">
        <w:rPr>
          <w:noProof w:val="0"/>
        </w:rPr>
        <w:t>Table 0200 – Name Type are also acceptable. Note that "last name prefix" is synonymous to "own family name prefix" of previous versions of HL7, as is "second and further given names or initials thereof" to "middle initial or name". Multiple given names and/or initials are separated by spaces.</w:t>
      </w:r>
    </w:p>
    <w:p w14:paraId="5AB0046D" w14:textId="77777777" w:rsidR="00B11855" w:rsidRPr="001F42D3" w:rsidRDefault="003D003E" w:rsidP="00DF7BAC">
      <w:pPr>
        <w:pStyle w:val="HL7FieldIndent2"/>
        <w:ind w:left="0" w:hanging="2"/>
        <w:rPr>
          <w:noProof w:val="0"/>
        </w:rPr>
      </w:pPr>
      <w:r w:rsidRPr="001F42D3">
        <w:rPr>
          <w:noProof w:val="0"/>
        </w:rPr>
        <w:t xml:space="preserve">The workflow and mechanism by which patient name is bound to the data from a particular PCD device is outside of the scope of this version of the IHE PCD Framework. Common implementations employ either automated or manual entry based on information provided by an authoritative source of patient identity. The workflow and transactions to bind patient name are included on the IHE PCD Roadmap for consideration in future versions of the IHE PCD Framework. </w:t>
      </w:r>
    </w:p>
    <w:p w14:paraId="2DA6B486" w14:textId="77777777" w:rsidR="00B11855" w:rsidRPr="001F42D3" w:rsidRDefault="003D003E" w:rsidP="00DF7BAC">
      <w:pPr>
        <w:pStyle w:val="HL7FieldIndent2"/>
        <w:ind w:left="0" w:hanging="2"/>
        <w:rPr>
          <w:noProof w:val="0"/>
        </w:rPr>
      </w:pPr>
      <w:r w:rsidRPr="001F42D3">
        <w:rPr>
          <w:noProof w:val="0"/>
        </w:rPr>
        <w:t>See Appendix C.8 XPN Type for further information.</w:t>
      </w:r>
    </w:p>
    <w:p w14:paraId="6F6833DF" w14:textId="77777777" w:rsidR="00B11855" w:rsidRPr="001F42D3" w:rsidRDefault="003D003E" w:rsidP="001422D4">
      <w:pPr>
        <w:pStyle w:val="HL7Field"/>
        <w:ind w:hanging="2"/>
      </w:pPr>
      <w:r w:rsidRPr="001F42D3">
        <w:t>PID-6   Mother’s Maiden Name</w:t>
      </w:r>
    </w:p>
    <w:p w14:paraId="0B9ADEE3" w14:textId="77777777" w:rsidR="00B11855" w:rsidRPr="001F42D3" w:rsidRDefault="003D003E" w:rsidP="00DF7BAC">
      <w:pPr>
        <w:pStyle w:val="HL7FieldIndent2"/>
        <w:ind w:left="0" w:hanging="2"/>
        <w:rPr>
          <w:noProof w:val="0"/>
        </w:rPr>
      </w:pPr>
      <w:r w:rsidRPr="001F42D3">
        <w:rPr>
          <w:noProof w:val="0"/>
        </w:rPr>
        <w:t xml:space="preserve">Definition: This field contains the family name under which the mother was born (i.e., before marriage). It is used to distinguish between patients with the same last name. </w:t>
      </w:r>
    </w:p>
    <w:p w14:paraId="4F655B18" w14:textId="77777777" w:rsidR="00B11855" w:rsidRPr="001F42D3" w:rsidRDefault="003D003E" w:rsidP="00DF7BAC">
      <w:pPr>
        <w:pStyle w:val="HL7FieldIndent2"/>
        <w:ind w:left="0" w:hanging="2"/>
        <w:rPr>
          <w:noProof w:val="0"/>
        </w:rPr>
      </w:pPr>
      <w:r w:rsidRPr="001F42D3">
        <w:rPr>
          <w:noProof w:val="0"/>
        </w:rPr>
        <w:t xml:space="preserve">See Appendix </w:t>
      </w:r>
      <w:r w:rsidR="00DF61EC" w:rsidRPr="001F42D3">
        <w:rPr>
          <w:noProof w:val="0"/>
        </w:rPr>
        <w:t>C.8 XPN</w:t>
      </w:r>
      <w:r w:rsidRPr="001F42D3">
        <w:rPr>
          <w:noProof w:val="0"/>
        </w:rPr>
        <w:t xml:space="preserve"> Type for further information.</w:t>
      </w:r>
    </w:p>
    <w:p w14:paraId="7E647D22" w14:textId="77777777" w:rsidR="00B11855" w:rsidRPr="001F42D3" w:rsidRDefault="003D003E" w:rsidP="00CF5627">
      <w:pPr>
        <w:pStyle w:val="HL7Field"/>
        <w:keepNext w:val="0"/>
        <w:ind w:hanging="2"/>
      </w:pPr>
      <w:r w:rsidRPr="001F42D3">
        <w:t>PID-7   Date/Time of Birth</w:t>
      </w:r>
    </w:p>
    <w:p w14:paraId="0DA4DF61" w14:textId="01BA207F" w:rsidR="00B11855" w:rsidRPr="001F42D3" w:rsidRDefault="003D003E" w:rsidP="00DF7BAC">
      <w:pPr>
        <w:pStyle w:val="HL7FieldIndent2"/>
        <w:ind w:left="0" w:hanging="2"/>
        <w:rPr>
          <w:noProof w:val="0"/>
        </w:rPr>
      </w:pPr>
      <w:r w:rsidRPr="001F42D3">
        <w:rPr>
          <w:noProof w:val="0"/>
        </w:rPr>
        <w:t xml:space="preserve">See Appendix C.4, DTM – date/time </w:t>
      </w:r>
      <w:r w:rsidR="009753FB" w:rsidRPr="001F42D3">
        <w:rPr>
          <w:noProof w:val="0"/>
        </w:rPr>
        <w:t xml:space="preserve">for </w:t>
      </w:r>
      <w:r w:rsidRPr="001F42D3">
        <w:rPr>
          <w:noProof w:val="0"/>
        </w:rPr>
        <w:t>further information</w:t>
      </w:r>
      <w:r w:rsidR="009753FB" w:rsidRPr="001F42D3">
        <w:rPr>
          <w:noProof w:val="0"/>
        </w:rPr>
        <w:t xml:space="preserve"> on how the specification of times in IHE PCD differs from the HL7 v. 2.6 representation</w:t>
      </w:r>
    </w:p>
    <w:p w14:paraId="091A4470" w14:textId="77777777" w:rsidR="00B11855" w:rsidRPr="001F42D3" w:rsidRDefault="003D003E" w:rsidP="001422D4">
      <w:pPr>
        <w:pStyle w:val="HL7Field"/>
        <w:ind w:hanging="2"/>
      </w:pPr>
      <w:r w:rsidRPr="001F42D3">
        <w:lastRenderedPageBreak/>
        <w:t>PID-8   Administrative Sex</w:t>
      </w:r>
    </w:p>
    <w:p w14:paraId="1C57BDAC" w14:textId="0546D13B" w:rsidR="00C156EC" w:rsidRPr="001F42D3" w:rsidRDefault="003D003E" w:rsidP="00CF5627">
      <w:pPr>
        <w:pStyle w:val="HL7FieldIndent2"/>
        <w:ind w:left="0" w:hanging="2"/>
        <w:rPr>
          <w:noProof w:val="0"/>
        </w:rPr>
      </w:pPr>
      <w:r w:rsidRPr="001F42D3">
        <w:rPr>
          <w:noProof w:val="0"/>
        </w:rPr>
        <w:t xml:space="preserve">Definition: This field contains the patient’s sex. Refer to </w:t>
      </w:r>
      <w:r w:rsidR="006D613E" w:rsidRPr="001F42D3">
        <w:rPr>
          <w:noProof w:val="0"/>
        </w:rPr>
        <w:t>HL7</w:t>
      </w:r>
      <w:r w:rsidR="00995105" w:rsidRPr="001F42D3">
        <w:rPr>
          <w:noProof w:val="0"/>
        </w:rPr>
        <w:t xml:space="preserve"> </w:t>
      </w:r>
      <w:r w:rsidRPr="001F42D3">
        <w:rPr>
          <w:noProof w:val="0"/>
        </w:rPr>
        <w:t>User-defined Table 0001 - Administrative Sex for suggested values.</w:t>
      </w:r>
    </w:p>
    <w:p w14:paraId="6D142EF2" w14:textId="6BDD9466" w:rsidR="00B11855" w:rsidRPr="001F42D3" w:rsidRDefault="003D003E" w:rsidP="00CF5627">
      <w:pPr>
        <w:pStyle w:val="TableTitle"/>
      </w:pPr>
      <w:r w:rsidRPr="001F42D3">
        <w:t xml:space="preserve">Table B.5-2: </w:t>
      </w:r>
      <w:r w:rsidR="006D613E" w:rsidRPr="001F42D3">
        <w:t>HL7</w:t>
      </w:r>
      <w:r w:rsidR="00995105" w:rsidRPr="001F42D3">
        <w:t xml:space="preserve"> </w:t>
      </w:r>
      <w:r w:rsidRPr="001F42D3">
        <w:t>User-defined Table 0001 - Administrative Sex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4"/>
        <w:gridCol w:w="1461"/>
        <w:gridCol w:w="1321"/>
      </w:tblGrid>
      <w:tr w:rsidR="00C40FD5" w:rsidRPr="001F42D3" w14:paraId="32A9425B" w14:textId="77777777" w:rsidTr="001F5A5C">
        <w:trPr>
          <w:cantSplit/>
          <w:jc w:val="center"/>
        </w:trPr>
        <w:tc>
          <w:tcPr>
            <w:tcW w:w="1274" w:type="dxa"/>
            <w:shd w:val="clear" w:color="auto" w:fill="D9D9D9"/>
          </w:tcPr>
          <w:p w14:paraId="3A59F459" w14:textId="77777777" w:rsidR="00B11855" w:rsidRPr="001F42D3" w:rsidRDefault="003D003E" w:rsidP="003D7138">
            <w:pPr>
              <w:pStyle w:val="TableEntryHeader"/>
            </w:pPr>
            <w:r w:rsidRPr="001F42D3">
              <w:t>Value</w:t>
            </w:r>
          </w:p>
        </w:tc>
        <w:tc>
          <w:tcPr>
            <w:tcW w:w="1415" w:type="dxa"/>
            <w:shd w:val="clear" w:color="auto" w:fill="D9D9D9"/>
          </w:tcPr>
          <w:p w14:paraId="27FFCCAE" w14:textId="77777777" w:rsidR="00B11855" w:rsidRPr="001F42D3" w:rsidRDefault="003D003E" w:rsidP="003D7138">
            <w:pPr>
              <w:pStyle w:val="TableEntryHeader"/>
            </w:pPr>
            <w:r w:rsidRPr="001F42D3">
              <w:t>Description</w:t>
            </w:r>
          </w:p>
        </w:tc>
        <w:tc>
          <w:tcPr>
            <w:tcW w:w="1321" w:type="dxa"/>
            <w:shd w:val="clear" w:color="auto" w:fill="D9D9D9"/>
          </w:tcPr>
          <w:p w14:paraId="1B5BFA97" w14:textId="77777777" w:rsidR="00B11855" w:rsidRPr="001F42D3" w:rsidRDefault="003D003E" w:rsidP="003D7138">
            <w:pPr>
              <w:pStyle w:val="TableEntryHeader"/>
            </w:pPr>
            <w:r w:rsidRPr="001F42D3">
              <w:t>Comment</w:t>
            </w:r>
          </w:p>
        </w:tc>
      </w:tr>
      <w:tr w:rsidR="00B11855" w:rsidRPr="001F42D3" w14:paraId="26F37119" w14:textId="77777777" w:rsidTr="006C0E8E">
        <w:trPr>
          <w:cantSplit/>
          <w:jc w:val="center"/>
        </w:trPr>
        <w:tc>
          <w:tcPr>
            <w:tcW w:w="0" w:type="auto"/>
          </w:tcPr>
          <w:p w14:paraId="22636C2F" w14:textId="77777777" w:rsidR="00B11855" w:rsidRPr="001F42D3" w:rsidRDefault="003D003E" w:rsidP="003D7138">
            <w:pPr>
              <w:pStyle w:val="TableEntry"/>
            </w:pPr>
            <w:r w:rsidRPr="001F42D3">
              <w:t>F</w:t>
            </w:r>
          </w:p>
        </w:tc>
        <w:tc>
          <w:tcPr>
            <w:tcW w:w="0" w:type="auto"/>
          </w:tcPr>
          <w:p w14:paraId="5B3A19B8" w14:textId="77777777" w:rsidR="00B11855" w:rsidRPr="001F42D3" w:rsidRDefault="003D003E" w:rsidP="003D7138">
            <w:pPr>
              <w:pStyle w:val="TableEntry"/>
            </w:pPr>
            <w:r w:rsidRPr="001F42D3">
              <w:t>Female</w:t>
            </w:r>
          </w:p>
        </w:tc>
        <w:tc>
          <w:tcPr>
            <w:tcW w:w="1321" w:type="dxa"/>
          </w:tcPr>
          <w:p w14:paraId="5EF98F18" w14:textId="77777777" w:rsidR="00B11855" w:rsidRPr="001F42D3" w:rsidRDefault="00B11855" w:rsidP="003D7138">
            <w:pPr>
              <w:pStyle w:val="TableEntry"/>
            </w:pPr>
          </w:p>
        </w:tc>
      </w:tr>
      <w:tr w:rsidR="00B11855" w:rsidRPr="001F42D3" w14:paraId="39085045" w14:textId="77777777" w:rsidTr="006C0E8E">
        <w:trPr>
          <w:cantSplit/>
          <w:jc w:val="center"/>
        </w:trPr>
        <w:tc>
          <w:tcPr>
            <w:tcW w:w="0" w:type="auto"/>
          </w:tcPr>
          <w:p w14:paraId="64469CB4" w14:textId="77777777" w:rsidR="00B11855" w:rsidRPr="001F42D3" w:rsidRDefault="003D003E" w:rsidP="003D7138">
            <w:pPr>
              <w:pStyle w:val="TableEntry"/>
            </w:pPr>
            <w:r w:rsidRPr="001F42D3">
              <w:t>M</w:t>
            </w:r>
          </w:p>
        </w:tc>
        <w:tc>
          <w:tcPr>
            <w:tcW w:w="0" w:type="auto"/>
          </w:tcPr>
          <w:p w14:paraId="03F69051" w14:textId="77777777" w:rsidR="00B11855" w:rsidRPr="001F42D3" w:rsidRDefault="003D003E" w:rsidP="003D7138">
            <w:pPr>
              <w:pStyle w:val="TableEntry"/>
            </w:pPr>
            <w:r w:rsidRPr="001F42D3">
              <w:t>Male</w:t>
            </w:r>
          </w:p>
        </w:tc>
        <w:tc>
          <w:tcPr>
            <w:tcW w:w="1321" w:type="dxa"/>
          </w:tcPr>
          <w:p w14:paraId="250B2E9F" w14:textId="77777777" w:rsidR="00B11855" w:rsidRPr="001F42D3" w:rsidRDefault="00B11855" w:rsidP="003D7138">
            <w:pPr>
              <w:pStyle w:val="TableEntry"/>
            </w:pPr>
          </w:p>
        </w:tc>
      </w:tr>
      <w:tr w:rsidR="00B11855" w:rsidRPr="001F42D3" w14:paraId="12678860" w14:textId="77777777" w:rsidTr="006C0E8E">
        <w:trPr>
          <w:cantSplit/>
          <w:jc w:val="center"/>
        </w:trPr>
        <w:tc>
          <w:tcPr>
            <w:tcW w:w="0" w:type="auto"/>
          </w:tcPr>
          <w:p w14:paraId="0EFC3DFD" w14:textId="77777777" w:rsidR="00B11855" w:rsidRPr="001F42D3" w:rsidRDefault="003D003E" w:rsidP="003D7138">
            <w:pPr>
              <w:pStyle w:val="TableEntry"/>
            </w:pPr>
            <w:r w:rsidRPr="001F42D3">
              <w:t>O</w:t>
            </w:r>
          </w:p>
        </w:tc>
        <w:tc>
          <w:tcPr>
            <w:tcW w:w="0" w:type="auto"/>
          </w:tcPr>
          <w:p w14:paraId="7DE2BAFE" w14:textId="77777777" w:rsidR="00B11855" w:rsidRPr="001F42D3" w:rsidRDefault="003D003E" w:rsidP="003D7138">
            <w:pPr>
              <w:pStyle w:val="TableEntry"/>
            </w:pPr>
            <w:r w:rsidRPr="001F42D3">
              <w:t>Other</w:t>
            </w:r>
          </w:p>
        </w:tc>
        <w:tc>
          <w:tcPr>
            <w:tcW w:w="1321" w:type="dxa"/>
          </w:tcPr>
          <w:p w14:paraId="7E2CA94A" w14:textId="77777777" w:rsidR="00B11855" w:rsidRPr="001F42D3" w:rsidRDefault="00B11855" w:rsidP="003D7138">
            <w:pPr>
              <w:pStyle w:val="TableEntry"/>
            </w:pPr>
          </w:p>
        </w:tc>
      </w:tr>
      <w:tr w:rsidR="00B11855" w:rsidRPr="001F42D3" w14:paraId="29D3BF61" w14:textId="77777777" w:rsidTr="006C0E8E">
        <w:trPr>
          <w:cantSplit/>
          <w:jc w:val="center"/>
        </w:trPr>
        <w:tc>
          <w:tcPr>
            <w:tcW w:w="0" w:type="auto"/>
          </w:tcPr>
          <w:p w14:paraId="28E79488" w14:textId="77777777" w:rsidR="00B11855" w:rsidRPr="001F42D3" w:rsidRDefault="003D003E" w:rsidP="003D7138">
            <w:pPr>
              <w:pStyle w:val="TableEntry"/>
            </w:pPr>
            <w:r w:rsidRPr="001F42D3">
              <w:t>A</w:t>
            </w:r>
          </w:p>
        </w:tc>
        <w:tc>
          <w:tcPr>
            <w:tcW w:w="0" w:type="auto"/>
          </w:tcPr>
          <w:p w14:paraId="5739EE16" w14:textId="77777777" w:rsidR="00B11855" w:rsidRPr="001F42D3" w:rsidRDefault="003D003E" w:rsidP="003D7138">
            <w:pPr>
              <w:pStyle w:val="TableEntry"/>
            </w:pPr>
            <w:r w:rsidRPr="001F42D3">
              <w:t>Ambiguous</w:t>
            </w:r>
          </w:p>
        </w:tc>
        <w:tc>
          <w:tcPr>
            <w:tcW w:w="1321" w:type="dxa"/>
          </w:tcPr>
          <w:p w14:paraId="646FA32C" w14:textId="77777777" w:rsidR="00B11855" w:rsidRPr="001F42D3" w:rsidRDefault="00B11855" w:rsidP="003D7138">
            <w:pPr>
              <w:pStyle w:val="TableEntry"/>
            </w:pPr>
          </w:p>
        </w:tc>
      </w:tr>
      <w:tr w:rsidR="00B11855" w:rsidRPr="001F42D3" w14:paraId="060B4208" w14:textId="77777777" w:rsidTr="006C0E8E">
        <w:trPr>
          <w:cantSplit/>
          <w:jc w:val="center"/>
        </w:trPr>
        <w:tc>
          <w:tcPr>
            <w:tcW w:w="0" w:type="auto"/>
          </w:tcPr>
          <w:p w14:paraId="3B61B166" w14:textId="77777777" w:rsidR="00B11855" w:rsidRPr="001F42D3" w:rsidRDefault="003D003E" w:rsidP="003D7138">
            <w:pPr>
              <w:pStyle w:val="TableEntry"/>
            </w:pPr>
            <w:r w:rsidRPr="001F42D3">
              <w:t>N</w:t>
            </w:r>
          </w:p>
        </w:tc>
        <w:tc>
          <w:tcPr>
            <w:tcW w:w="0" w:type="auto"/>
          </w:tcPr>
          <w:p w14:paraId="2DDF62A2" w14:textId="77777777" w:rsidR="00B11855" w:rsidRPr="001F42D3" w:rsidRDefault="003D003E" w:rsidP="003D7138">
            <w:pPr>
              <w:pStyle w:val="TableEntry"/>
            </w:pPr>
            <w:r w:rsidRPr="001F42D3">
              <w:t>Not applicable</w:t>
            </w:r>
          </w:p>
        </w:tc>
        <w:tc>
          <w:tcPr>
            <w:tcW w:w="1321" w:type="dxa"/>
          </w:tcPr>
          <w:p w14:paraId="6DD7ACC0" w14:textId="77777777" w:rsidR="00B11855" w:rsidRPr="001F42D3" w:rsidRDefault="00B11855" w:rsidP="003D7138">
            <w:pPr>
              <w:pStyle w:val="TableEntry"/>
            </w:pPr>
          </w:p>
        </w:tc>
      </w:tr>
    </w:tbl>
    <w:p w14:paraId="78F0DF2E" w14:textId="77777777" w:rsidR="00B11855" w:rsidRPr="001F42D3" w:rsidRDefault="00B11855" w:rsidP="001F5A5C">
      <w:pPr>
        <w:pStyle w:val="BodyText"/>
      </w:pPr>
    </w:p>
    <w:p w14:paraId="4BAEE358" w14:textId="77777777" w:rsidR="00B11855" w:rsidRPr="001F42D3" w:rsidRDefault="003D003E" w:rsidP="001422D4">
      <w:pPr>
        <w:pStyle w:val="HL7Field"/>
        <w:ind w:hanging="2"/>
      </w:pPr>
      <w:r w:rsidRPr="001F42D3">
        <w:t>PID-10   Race (CWE)</w:t>
      </w:r>
    </w:p>
    <w:p w14:paraId="1A25B8C3" w14:textId="08D587CC" w:rsidR="00FE1495" w:rsidRPr="001F42D3" w:rsidRDefault="003D003E" w:rsidP="00CF5627">
      <w:pPr>
        <w:pStyle w:val="HL7FieldIndent2"/>
        <w:ind w:left="0" w:hanging="2"/>
        <w:rPr>
          <w:noProof w:val="0"/>
        </w:rPr>
      </w:pPr>
      <w:r w:rsidRPr="001F42D3">
        <w:rPr>
          <w:noProof w:val="0"/>
        </w:rPr>
        <w:t>Definition: This field refers to the patient’s race. Refer to User-defined Table 0005 - Race for suggested values. The second triplet of the CWE data type for race (alternate identifier, alternate text, and name of alternate coding system) is reserved for governmentally assigned codes.</w:t>
      </w:r>
    </w:p>
    <w:p w14:paraId="27024A96" w14:textId="2E93108E" w:rsidR="00B11855" w:rsidRPr="001F42D3" w:rsidRDefault="003D003E" w:rsidP="00CF5627">
      <w:pPr>
        <w:pStyle w:val="TableTitle"/>
      </w:pPr>
      <w:r w:rsidRPr="001F42D3">
        <w:t xml:space="preserve">Table B.5-3: </w:t>
      </w:r>
      <w:r w:rsidR="006D613E" w:rsidRPr="001F42D3">
        <w:t>HL7</w:t>
      </w:r>
      <w:r w:rsidR="00995105" w:rsidRPr="001F42D3">
        <w:t xml:space="preserve"> </w:t>
      </w:r>
      <w:r w:rsidRPr="001F42D3">
        <w:t>User-defined Table 0005 - Race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3394"/>
        <w:gridCol w:w="1283"/>
      </w:tblGrid>
      <w:tr w:rsidR="00C40FD5" w:rsidRPr="001F42D3" w14:paraId="0B47B59B" w14:textId="77777777" w:rsidTr="001F5A5C">
        <w:trPr>
          <w:cantSplit/>
          <w:jc w:val="center"/>
        </w:trPr>
        <w:tc>
          <w:tcPr>
            <w:tcW w:w="0" w:type="auto"/>
            <w:shd w:val="clear" w:color="auto" w:fill="D9D9D9"/>
          </w:tcPr>
          <w:p w14:paraId="1DF419A3" w14:textId="77777777" w:rsidR="00B11855" w:rsidRPr="001F42D3" w:rsidRDefault="003D003E" w:rsidP="003D7138">
            <w:pPr>
              <w:pStyle w:val="TableEntryHeader"/>
            </w:pPr>
            <w:r w:rsidRPr="001F42D3">
              <w:t>Value</w:t>
            </w:r>
          </w:p>
        </w:tc>
        <w:tc>
          <w:tcPr>
            <w:tcW w:w="0" w:type="auto"/>
            <w:shd w:val="clear" w:color="auto" w:fill="D9D9D9"/>
          </w:tcPr>
          <w:p w14:paraId="38883E15" w14:textId="77777777" w:rsidR="00B11855" w:rsidRPr="001F42D3" w:rsidRDefault="003D003E" w:rsidP="003D7138">
            <w:pPr>
              <w:pStyle w:val="TableEntryHeader"/>
            </w:pPr>
            <w:r w:rsidRPr="001F42D3">
              <w:t>Description</w:t>
            </w:r>
          </w:p>
        </w:tc>
        <w:tc>
          <w:tcPr>
            <w:tcW w:w="0" w:type="auto"/>
            <w:shd w:val="clear" w:color="auto" w:fill="D9D9D9"/>
          </w:tcPr>
          <w:p w14:paraId="5DC28A7D" w14:textId="77777777" w:rsidR="00B11855" w:rsidRPr="001F42D3" w:rsidRDefault="003D003E" w:rsidP="003D7138">
            <w:pPr>
              <w:pStyle w:val="TableEntryHeader"/>
            </w:pPr>
            <w:r w:rsidRPr="001F42D3">
              <w:t>Comment</w:t>
            </w:r>
          </w:p>
        </w:tc>
      </w:tr>
      <w:tr w:rsidR="00B11855" w:rsidRPr="001F42D3" w14:paraId="26C927D5" w14:textId="77777777" w:rsidTr="006C0E8E">
        <w:trPr>
          <w:cantSplit/>
          <w:jc w:val="center"/>
        </w:trPr>
        <w:tc>
          <w:tcPr>
            <w:tcW w:w="0" w:type="auto"/>
          </w:tcPr>
          <w:p w14:paraId="590EA6C4" w14:textId="77777777" w:rsidR="00B11855" w:rsidRPr="001F42D3" w:rsidRDefault="003D003E" w:rsidP="003D7138">
            <w:pPr>
              <w:pStyle w:val="TableEntry"/>
            </w:pPr>
            <w:r w:rsidRPr="001F42D3">
              <w:t>1002-5</w:t>
            </w:r>
          </w:p>
        </w:tc>
        <w:tc>
          <w:tcPr>
            <w:tcW w:w="0" w:type="auto"/>
          </w:tcPr>
          <w:p w14:paraId="22209488" w14:textId="77777777" w:rsidR="00B11855" w:rsidRPr="001F42D3" w:rsidRDefault="003D003E" w:rsidP="003D7138">
            <w:pPr>
              <w:pStyle w:val="TableEntry"/>
            </w:pPr>
            <w:r w:rsidRPr="001F42D3">
              <w:t>American Indian of Alaska Native</w:t>
            </w:r>
          </w:p>
        </w:tc>
        <w:tc>
          <w:tcPr>
            <w:tcW w:w="0" w:type="auto"/>
          </w:tcPr>
          <w:p w14:paraId="56EEEB63" w14:textId="77777777" w:rsidR="00B11855" w:rsidRPr="001F42D3" w:rsidRDefault="00B11855" w:rsidP="003D7138">
            <w:pPr>
              <w:pStyle w:val="TableEntry"/>
            </w:pPr>
          </w:p>
        </w:tc>
      </w:tr>
      <w:tr w:rsidR="00B11855" w:rsidRPr="001F42D3" w14:paraId="6607441F" w14:textId="77777777" w:rsidTr="006C0E8E">
        <w:trPr>
          <w:cantSplit/>
          <w:jc w:val="center"/>
        </w:trPr>
        <w:tc>
          <w:tcPr>
            <w:tcW w:w="0" w:type="auto"/>
          </w:tcPr>
          <w:p w14:paraId="0E09DB51" w14:textId="77777777" w:rsidR="00B11855" w:rsidRPr="001F42D3" w:rsidRDefault="003D003E" w:rsidP="003D7138">
            <w:pPr>
              <w:pStyle w:val="TableEntry"/>
            </w:pPr>
            <w:r w:rsidRPr="001F42D3">
              <w:t>2028-9</w:t>
            </w:r>
          </w:p>
        </w:tc>
        <w:tc>
          <w:tcPr>
            <w:tcW w:w="0" w:type="auto"/>
          </w:tcPr>
          <w:p w14:paraId="2B2F6A19" w14:textId="77777777" w:rsidR="00B11855" w:rsidRPr="001F42D3" w:rsidRDefault="003D003E" w:rsidP="003D7138">
            <w:pPr>
              <w:pStyle w:val="TableEntry"/>
            </w:pPr>
            <w:r w:rsidRPr="001F42D3">
              <w:t>Asian</w:t>
            </w:r>
          </w:p>
        </w:tc>
        <w:tc>
          <w:tcPr>
            <w:tcW w:w="0" w:type="auto"/>
          </w:tcPr>
          <w:p w14:paraId="55061959" w14:textId="77777777" w:rsidR="00B11855" w:rsidRPr="001F42D3" w:rsidRDefault="00B11855" w:rsidP="003D7138">
            <w:pPr>
              <w:pStyle w:val="TableEntry"/>
            </w:pPr>
          </w:p>
        </w:tc>
      </w:tr>
      <w:tr w:rsidR="00B11855" w:rsidRPr="001F42D3" w14:paraId="57CCB474" w14:textId="77777777" w:rsidTr="006C0E8E">
        <w:trPr>
          <w:cantSplit/>
          <w:jc w:val="center"/>
        </w:trPr>
        <w:tc>
          <w:tcPr>
            <w:tcW w:w="0" w:type="auto"/>
          </w:tcPr>
          <w:p w14:paraId="3FCD3C78" w14:textId="77777777" w:rsidR="00B11855" w:rsidRPr="001F42D3" w:rsidRDefault="003D003E" w:rsidP="003D7138">
            <w:pPr>
              <w:pStyle w:val="TableEntry"/>
            </w:pPr>
            <w:r w:rsidRPr="001F42D3">
              <w:t>2054-5</w:t>
            </w:r>
          </w:p>
        </w:tc>
        <w:tc>
          <w:tcPr>
            <w:tcW w:w="0" w:type="auto"/>
          </w:tcPr>
          <w:p w14:paraId="3F958DF4" w14:textId="77777777" w:rsidR="00B11855" w:rsidRPr="001F42D3" w:rsidRDefault="003D003E" w:rsidP="003D7138">
            <w:pPr>
              <w:pStyle w:val="TableEntry"/>
            </w:pPr>
            <w:r w:rsidRPr="001F42D3">
              <w:t>Black or African American</w:t>
            </w:r>
          </w:p>
        </w:tc>
        <w:tc>
          <w:tcPr>
            <w:tcW w:w="0" w:type="auto"/>
          </w:tcPr>
          <w:p w14:paraId="6773929E" w14:textId="77777777" w:rsidR="00B11855" w:rsidRPr="001F42D3" w:rsidRDefault="00B11855" w:rsidP="003D7138">
            <w:pPr>
              <w:pStyle w:val="TableEntry"/>
            </w:pPr>
          </w:p>
        </w:tc>
      </w:tr>
      <w:tr w:rsidR="00B11855" w:rsidRPr="001F42D3" w14:paraId="4631D3ED" w14:textId="77777777" w:rsidTr="006C0E8E">
        <w:trPr>
          <w:cantSplit/>
          <w:jc w:val="center"/>
        </w:trPr>
        <w:tc>
          <w:tcPr>
            <w:tcW w:w="0" w:type="auto"/>
          </w:tcPr>
          <w:p w14:paraId="6333A60C" w14:textId="77777777" w:rsidR="00B11855" w:rsidRPr="001F42D3" w:rsidRDefault="003D003E" w:rsidP="003D7138">
            <w:pPr>
              <w:pStyle w:val="TableEntry"/>
            </w:pPr>
            <w:r w:rsidRPr="001F42D3">
              <w:t>2076-8</w:t>
            </w:r>
          </w:p>
        </w:tc>
        <w:tc>
          <w:tcPr>
            <w:tcW w:w="0" w:type="auto"/>
          </w:tcPr>
          <w:p w14:paraId="4F760761" w14:textId="77777777" w:rsidR="00B11855" w:rsidRPr="001F42D3" w:rsidRDefault="003D003E" w:rsidP="003D7138">
            <w:pPr>
              <w:pStyle w:val="TableEntry"/>
            </w:pPr>
            <w:r w:rsidRPr="001F42D3">
              <w:t>Native Hawaiian of Other Pacific Islander</w:t>
            </w:r>
          </w:p>
        </w:tc>
        <w:tc>
          <w:tcPr>
            <w:tcW w:w="0" w:type="auto"/>
          </w:tcPr>
          <w:p w14:paraId="7E05F917" w14:textId="77777777" w:rsidR="00B11855" w:rsidRPr="001F42D3" w:rsidRDefault="00B11855" w:rsidP="003D7138">
            <w:pPr>
              <w:pStyle w:val="TableEntry"/>
            </w:pPr>
          </w:p>
        </w:tc>
      </w:tr>
      <w:tr w:rsidR="00B11855" w:rsidRPr="001F42D3" w14:paraId="5F4CD495" w14:textId="77777777" w:rsidTr="006C0E8E">
        <w:trPr>
          <w:cantSplit/>
          <w:jc w:val="center"/>
        </w:trPr>
        <w:tc>
          <w:tcPr>
            <w:tcW w:w="0" w:type="auto"/>
          </w:tcPr>
          <w:p w14:paraId="009C0C95" w14:textId="77777777" w:rsidR="00B11855" w:rsidRPr="001F42D3" w:rsidRDefault="003D003E" w:rsidP="003D7138">
            <w:pPr>
              <w:pStyle w:val="TableEntry"/>
            </w:pPr>
            <w:r w:rsidRPr="001F42D3">
              <w:t>2106-3</w:t>
            </w:r>
          </w:p>
        </w:tc>
        <w:tc>
          <w:tcPr>
            <w:tcW w:w="0" w:type="auto"/>
          </w:tcPr>
          <w:p w14:paraId="7D9B6FAA" w14:textId="77777777" w:rsidR="00B11855" w:rsidRPr="001F42D3" w:rsidRDefault="003D003E" w:rsidP="003D7138">
            <w:pPr>
              <w:pStyle w:val="TableEntry"/>
            </w:pPr>
            <w:r w:rsidRPr="001F42D3">
              <w:t>White</w:t>
            </w:r>
          </w:p>
        </w:tc>
        <w:tc>
          <w:tcPr>
            <w:tcW w:w="0" w:type="auto"/>
          </w:tcPr>
          <w:p w14:paraId="4F17CE29" w14:textId="77777777" w:rsidR="00B11855" w:rsidRPr="001F42D3" w:rsidRDefault="00B11855" w:rsidP="003D7138">
            <w:pPr>
              <w:pStyle w:val="TableEntry"/>
            </w:pPr>
          </w:p>
        </w:tc>
      </w:tr>
      <w:tr w:rsidR="00B11855" w:rsidRPr="001F42D3" w14:paraId="5FE3F171" w14:textId="77777777" w:rsidTr="006C0E8E">
        <w:trPr>
          <w:cantSplit/>
          <w:jc w:val="center"/>
        </w:trPr>
        <w:tc>
          <w:tcPr>
            <w:tcW w:w="0" w:type="auto"/>
          </w:tcPr>
          <w:p w14:paraId="2184423B" w14:textId="77777777" w:rsidR="00B11855" w:rsidRPr="001F42D3" w:rsidRDefault="003D003E" w:rsidP="003D7138">
            <w:pPr>
              <w:pStyle w:val="TableEntry"/>
            </w:pPr>
            <w:r w:rsidRPr="001F42D3">
              <w:t>2131-1</w:t>
            </w:r>
          </w:p>
        </w:tc>
        <w:tc>
          <w:tcPr>
            <w:tcW w:w="0" w:type="auto"/>
          </w:tcPr>
          <w:p w14:paraId="69ED8CB3" w14:textId="77777777" w:rsidR="00B11855" w:rsidRPr="001F42D3" w:rsidRDefault="003D003E" w:rsidP="003D7138">
            <w:pPr>
              <w:pStyle w:val="TableEntry"/>
            </w:pPr>
            <w:r w:rsidRPr="001F42D3">
              <w:t>Other Race</w:t>
            </w:r>
          </w:p>
        </w:tc>
        <w:tc>
          <w:tcPr>
            <w:tcW w:w="0" w:type="auto"/>
          </w:tcPr>
          <w:p w14:paraId="593BA2DE" w14:textId="77777777" w:rsidR="00B11855" w:rsidRPr="001F42D3" w:rsidRDefault="00B11855" w:rsidP="003D7138">
            <w:pPr>
              <w:pStyle w:val="TableEntry"/>
            </w:pPr>
          </w:p>
        </w:tc>
      </w:tr>
    </w:tbl>
    <w:p w14:paraId="46B2713D" w14:textId="77777777" w:rsidR="00C156EC" w:rsidRPr="001F42D3" w:rsidRDefault="00C156EC" w:rsidP="00A92110">
      <w:pPr>
        <w:pStyle w:val="BodyText"/>
      </w:pPr>
    </w:p>
    <w:p w14:paraId="46AF0E4C" w14:textId="77777777" w:rsidR="00B11855" w:rsidRPr="001F42D3" w:rsidRDefault="003D003E" w:rsidP="001422D4">
      <w:pPr>
        <w:pStyle w:val="HL7Field"/>
        <w:ind w:hanging="2"/>
      </w:pPr>
      <w:r w:rsidRPr="001F42D3">
        <w:t xml:space="preserve">PID-11   Patient Address </w:t>
      </w:r>
    </w:p>
    <w:p w14:paraId="44C44AFB" w14:textId="77777777" w:rsidR="00B11855" w:rsidRPr="001F42D3" w:rsidRDefault="003D003E" w:rsidP="0077204B">
      <w:pPr>
        <w:pStyle w:val="Components"/>
        <w:ind w:left="0" w:hanging="2"/>
      </w:pPr>
      <w:r w:rsidRPr="001F42D3">
        <w:t>Components: &lt;Street Address (SAD)&gt; ^ &lt;Other Designation (ST)&gt; ^ &lt;City (ST)&gt; ^ &lt;State or Province (ST)&gt; ^ &lt;Zip or Postal Code (ST)&gt; ^ &lt;Country (ID)&gt; ^ &lt;Address Type (ID)&gt; ^ &lt;Other Geographic Designation (ST)&gt; ^ &lt;County/Parish Code (IS)&gt; ^ &lt;Census Tract (IS)&gt; ^ &lt;Address Representation Code (ID)&gt; ^ &lt;Address Validity Range (DR)&gt; ^ &lt;Effective Date (DTM)&gt; ^ &lt;Expiration Date (DTM)&gt;</w:t>
      </w:r>
    </w:p>
    <w:p w14:paraId="397D6310" w14:textId="77777777" w:rsidR="00B11855" w:rsidRPr="001F42D3" w:rsidRDefault="003D003E" w:rsidP="0077204B">
      <w:pPr>
        <w:pStyle w:val="Components"/>
        <w:ind w:left="0" w:hanging="2"/>
      </w:pPr>
      <w:r w:rsidRPr="001F42D3">
        <w:t>Subcomponents for Street Address (SAD): &lt;Street or Mailing Address (ST)&gt; &amp; &lt;Street Name (ST)&gt; &amp; &lt;Dwelling Number (ST)&gt;</w:t>
      </w:r>
    </w:p>
    <w:p w14:paraId="1A4E3B86" w14:textId="77777777" w:rsidR="00B11855" w:rsidRPr="001F42D3" w:rsidRDefault="003D003E" w:rsidP="0077204B">
      <w:pPr>
        <w:pStyle w:val="Components"/>
        <w:ind w:left="0" w:hanging="2"/>
      </w:pPr>
      <w:r w:rsidRPr="001F42D3">
        <w:t>Subcomponents for Address Validity Range (DR): &lt;Range Start Date/Time (DTM)&gt; &amp; &lt;Range End Date/Time (DTM)&gt;</w:t>
      </w:r>
    </w:p>
    <w:p w14:paraId="464E4DEF" w14:textId="77777777" w:rsidR="00B11855" w:rsidRPr="001F42D3" w:rsidRDefault="003D003E" w:rsidP="0077204B">
      <w:pPr>
        <w:pStyle w:val="Components"/>
        <w:ind w:left="0" w:hanging="2"/>
      </w:pPr>
      <w:r w:rsidRPr="001F42D3">
        <w:t>Subcomponents for Range Start Date/Time (DTM): &lt;Time (DTM)&gt; &amp; &lt;Degree of Precision (ID)&gt;</w:t>
      </w:r>
    </w:p>
    <w:p w14:paraId="4510A3E3" w14:textId="77777777" w:rsidR="00B11855" w:rsidRPr="001F42D3" w:rsidRDefault="003D003E" w:rsidP="0077204B">
      <w:pPr>
        <w:pStyle w:val="Components"/>
        <w:ind w:left="0" w:hanging="2"/>
      </w:pPr>
      <w:r w:rsidRPr="001F42D3">
        <w:t>Subcomponents for Range End Date/Time (DTM): &lt;Time (DTM)&gt; &amp; &lt;Degree of Precision (ID)&gt;</w:t>
      </w:r>
    </w:p>
    <w:p w14:paraId="2A6C220B" w14:textId="77777777" w:rsidR="00B11855" w:rsidRPr="001F42D3" w:rsidRDefault="003D003E" w:rsidP="0077204B">
      <w:pPr>
        <w:pStyle w:val="Components"/>
        <w:ind w:left="0" w:hanging="2"/>
      </w:pPr>
      <w:r w:rsidRPr="001F42D3">
        <w:t>Subcomponents for Effective Date (DTM): &lt;Time (DTM)&gt; &amp; &lt;Degree of Precision (ID)&gt;</w:t>
      </w:r>
    </w:p>
    <w:p w14:paraId="1162CD07" w14:textId="77777777" w:rsidR="00B11855" w:rsidRPr="001F42D3" w:rsidRDefault="003D003E" w:rsidP="0077204B">
      <w:pPr>
        <w:pStyle w:val="Components"/>
        <w:ind w:left="0" w:hanging="2"/>
      </w:pPr>
      <w:r w:rsidRPr="001F42D3">
        <w:t>Subcomponents for Expiration Date (DTM): &lt;Time (DTM)&gt; &amp; &lt;Degree of Precision (ID)&gt;</w:t>
      </w:r>
    </w:p>
    <w:p w14:paraId="16602E88" w14:textId="5AEEE908" w:rsidR="00B11855" w:rsidRPr="001F42D3" w:rsidRDefault="003D003E" w:rsidP="0077204B">
      <w:pPr>
        <w:pStyle w:val="HL7FieldIndent2"/>
        <w:ind w:left="0" w:hanging="2"/>
        <w:rPr>
          <w:noProof w:val="0"/>
        </w:rPr>
      </w:pPr>
      <w:r w:rsidRPr="001F42D3">
        <w:rPr>
          <w:noProof w:val="0"/>
        </w:rPr>
        <w:lastRenderedPageBreak/>
        <w:t xml:space="preserve">Definition: This field contains the mailing address of the patient. Address type codes are defined by </w:t>
      </w:r>
      <w:r w:rsidR="006D613E" w:rsidRPr="001F42D3">
        <w:rPr>
          <w:noProof w:val="0"/>
        </w:rPr>
        <w:t>HL7</w:t>
      </w:r>
      <w:r w:rsidR="00995105" w:rsidRPr="001F42D3">
        <w:rPr>
          <w:noProof w:val="0"/>
        </w:rPr>
        <w:t xml:space="preserve"> </w:t>
      </w:r>
      <w:r w:rsidRPr="001F42D3">
        <w:rPr>
          <w:noProof w:val="0"/>
        </w:rPr>
        <w:t>Table 0190 - Address Type. The PCD only requires the first, third, fourth, and fifth components to be valued with the mailing address and the Address Type to be valued as M.</w:t>
      </w:r>
    </w:p>
    <w:p w14:paraId="02E5D899" w14:textId="77777777" w:rsidR="00B11855" w:rsidRPr="001F42D3" w:rsidRDefault="003D003E" w:rsidP="001422D4">
      <w:pPr>
        <w:pStyle w:val="HL7Field"/>
        <w:ind w:hanging="2"/>
      </w:pPr>
      <w:r w:rsidRPr="001F42D3">
        <w:t>PID-13   Phone Number – Home</w:t>
      </w:r>
    </w:p>
    <w:p w14:paraId="46B31A1B" w14:textId="77777777" w:rsidR="00B11855" w:rsidRPr="001F42D3" w:rsidRDefault="003D003E" w:rsidP="0077204B">
      <w:pPr>
        <w:pStyle w:val="HL7FieldIndent2"/>
        <w:ind w:left="0" w:hanging="2"/>
        <w:rPr>
          <w:noProof w:val="0"/>
        </w:rPr>
      </w:pPr>
      <w:r w:rsidRPr="001F42D3">
        <w:rPr>
          <w:noProof w:val="0"/>
        </w:rPr>
        <w:t>Definition: This field contains the patient’s personal phone numbers. This data type is usually in a repeatable field, to allow a list of numbers. The PCD requires the sequence to be the primary number (for backward compatibility). The PCD constrains this field to 2 repetitions to allow for a phone number and an email address.</w:t>
      </w:r>
    </w:p>
    <w:p w14:paraId="5FFD6450" w14:textId="2B9A64AA" w:rsidR="00B11855" w:rsidRPr="001F42D3" w:rsidRDefault="003D003E" w:rsidP="0077204B">
      <w:pPr>
        <w:pStyle w:val="HL7FieldIndent2"/>
        <w:ind w:left="0" w:hanging="2"/>
        <w:rPr>
          <w:noProof w:val="0"/>
        </w:rPr>
      </w:pPr>
      <w:r w:rsidRPr="001F42D3">
        <w:rPr>
          <w:noProof w:val="0"/>
        </w:rPr>
        <w:t>See Appendix</w:t>
      </w:r>
      <w:r w:rsidR="00A478C1" w:rsidRPr="001F42D3">
        <w:rPr>
          <w:noProof w:val="0"/>
        </w:rPr>
        <w:t xml:space="preserve"> C.9</w:t>
      </w:r>
      <w:r w:rsidRPr="001F42D3">
        <w:rPr>
          <w:noProof w:val="0"/>
        </w:rPr>
        <w:t xml:space="preserve"> XTN Data Type for further information.</w:t>
      </w:r>
    </w:p>
    <w:p w14:paraId="16FE2E20" w14:textId="77777777" w:rsidR="00B11855" w:rsidRPr="001F42D3" w:rsidRDefault="003D003E" w:rsidP="00CF5627">
      <w:pPr>
        <w:pStyle w:val="HL7Field"/>
        <w:keepNext w:val="0"/>
        <w:ind w:hanging="2"/>
      </w:pPr>
      <w:r w:rsidRPr="001F42D3">
        <w:t>PID-15   Primary Language</w:t>
      </w:r>
    </w:p>
    <w:p w14:paraId="303C4C08" w14:textId="2CC60B94"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3.4.2.15 for details. The </w:t>
      </w:r>
      <w:r w:rsidR="007E67D4" w:rsidRPr="001F42D3">
        <w:rPr>
          <w:noProof w:val="0"/>
        </w:rPr>
        <w:t>DEV TF</w:t>
      </w:r>
      <w:r w:rsidRPr="001F42D3">
        <w:rPr>
          <w:noProof w:val="0"/>
        </w:rPr>
        <w:t xml:space="preserve"> requires the use of ISO639 for the codes.</w:t>
      </w:r>
    </w:p>
    <w:p w14:paraId="143D908C" w14:textId="77777777" w:rsidR="00B11855" w:rsidRPr="001F42D3" w:rsidRDefault="003D003E" w:rsidP="001422D4">
      <w:pPr>
        <w:pStyle w:val="HL7Field"/>
        <w:ind w:hanging="2"/>
      </w:pPr>
      <w:r w:rsidRPr="001F42D3">
        <w:t>PID-16   Marital Status</w:t>
      </w:r>
    </w:p>
    <w:p w14:paraId="18DF02D5" w14:textId="4285DF2B"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3.4.2.16 for details. The </w:t>
      </w:r>
      <w:r w:rsidR="007E67D4" w:rsidRPr="001F42D3">
        <w:rPr>
          <w:noProof w:val="0"/>
        </w:rPr>
        <w:t>DEV TF</w:t>
      </w:r>
      <w:r w:rsidRPr="001F42D3">
        <w:rPr>
          <w:noProof w:val="0"/>
        </w:rPr>
        <w:t xml:space="preserve"> does not further constrain this field.</w:t>
      </w:r>
    </w:p>
    <w:p w14:paraId="3E7C7328" w14:textId="77777777" w:rsidR="00B11855" w:rsidRPr="001F42D3" w:rsidRDefault="003D003E" w:rsidP="001422D4">
      <w:pPr>
        <w:pStyle w:val="HL7Field"/>
        <w:ind w:hanging="2"/>
      </w:pPr>
      <w:r w:rsidRPr="001F42D3">
        <w:t>PID-17   Religion</w:t>
      </w:r>
    </w:p>
    <w:p w14:paraId="475A8DD6" w14:textId="3FA60E8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3.4.2.17 for details. The </w:t>
      </w:r>
      <w:r w:rsidR="007E67D4" w:rsidRPr="001F42D3">
        <w:rPr>
          <w:noProof w:val="0"/>
        </w:rPr>
        <w:t>DEV TF</w:t>
      </w:r>
      <w:r w:rsidRPr="001F42D3">
        <w:rPr>
          <w:noProof w:val="0"/>
        </w:rPr>
        <w:t xml:space="preserve"> does not further constrain this field.</w:t>
      </w:r>
    </w:p>
    <w:p w14:paraId="78002F71" w14:textId="77777777" w:rsidR="00B11855" w:rsidRPr="001F42D3" w:rsidRDefault="003D003E" w:rsidP="001422D4">
      <w:pPr>
        <w:pStyle w:val="HL7Field"/>
        <w:ind w:hanging="2"/>
      </w:pPr>
      <w:r w:rsidRPr="001F42D3">
        <w:t>PID-18   Patient Account Number</w:t>
      </w:r>
    </w:p>
    <w:p w14:paraId="3A29070D" w14:textId="1EFACC3D"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3.4.2.18 for details. The </w:t>
      </w:r>
      <w:r w:rsidR="007E67D4" w:rsidRPr="001F42D3">
        <w:rPr>
          <w:noProof w:val="0"/>
        </w:rPr>
        <w:t>DEV TF</w:t>
      </w:r>
      <w:r w:rsidRPr="001F42D3">
        <w:rPr>
          <w:noProof w:val="0"/>
        </w:rPr>
        <w:t xml:space="preserve"> does not further constrain this field. Additional requirements may be documented in Regional or National appendices to the </w:t>
      </w:r>
      <w:r w:rsidR="006E73C1" w:rsidRPr="001F42D3">
        <w:rPr>
          <w:noProof w:val="0"/>
        </w:rPr>
        <w:t>IHE Devices Technical Framework</w:t>
      </w:r>
      <w:r w:rsidRPr="001F42D3">
        <w:rPr>
          <w:noProof w:val="0"/>
        </w:rPr>
        <w:t>.</w:t>
      </w:r>
    </w:p>
    <w:p w14:paraId="53004115" w14:textId="77777777" w:rsidR="00B11855" w:rsidRPr="001F42D3" w:rsidRDefault="003D003E" w:rsidP="00CF5627">
      <w:pPr>
        <w:pStyle w:val="HL7Field"/>
        <w:keepNext w:val="0"/>
        <w:ind w:hanging="2"/>
      </w:pPr>
      <w:r w:rsidRPr="001F42D3">
        <w:t>PID-20   Driver’s License Number – Patient</w:t>
      </w:r>
    </w:p>
    <w:p w14:paraId="4BCDA7C8" w14:textId="2BB809A6"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3.4.2.20 for details. The </w:t>
      </w:r>
      <w:r w:rsidR="007E67D4" w:rsidRPr="001F42D3">
        <w:rPr>
          <w:noProof w:val="0"/>
        </w:rPr>
        <w:t>DEV TF</w:t>
      </w:r>
      <w:r w:rsidRPr="001F42D3">
        <w:rPr>
          <w:noProof w:val="0"/>
        </w:rPr>
        <w:t xml:space="preserve"> does not further constrain this field.</w:t>
      </w:r>
    </w:p>
    <w:p w14:paraId="2BAA85BD" w14:textId="77777777" w:rsidR="00B11855" w:rsidRPr="001F42D3" w:rsidRDefault="003D003E" w:rsidP="00CF5627">
      <w:pPr>
        <w:pStyle w:val="HL7Field"/>
        <w:keepNext w:val="0"/>
        <w:ind w:hanging="2"/>
      </w:pPr>
      <w:r w:rsidRPr="001F42D3">
        <w:t>PID-21   Mother’s Identifier</w:t>
      </w:r>
    </w:p>
    <w:p w14:paraId="47D97495" w14:textId="52E86B4F"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3.4.2.21 for details. The </w:t>
      </w:r>
      <w:r w:rsidR="007E67D4" w:rsidRPr="001F42D3">
        <w:rPr>
          <w:noProof w:val="0"/>
        </w:rPr>
        <w:t>DEV TF</w:t>
      </w:r>
      <w:r w:rsidRPr="001F42D3">
        <w:rPr>
          <w:noProof w:val="0"/>
        </w:rPr>
        <w:t xml:space="preserve"> does not further constrain this field.</w:t>
      </w:r>
    </w:p>
    <w:p w14:paraId="7C5A588F" w14:textId="77777777" w:rsidR="00B11855" w:rsidRPr="001F42D3" w:rsidRDefault="003D003E" w:rsidP="001422D4">
      <w:pPr>
        <w:pStyle w:val="HL7Field"/>
        <w:ind w:hanging="2"/>
      </w:pPr>
      <w:r w:rsidRPr="001F42D3">
        <w:t>PID-22   Ethnic Group:</w:t>
      </w:r>
    </w:p>
    <w:p w14:paraId="31045D63" w14:textId="4B9F981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3.4.2.22 for details. The </w:t>
      </w:r>
      <w:r w:rsidR="007E67D4" w:rsidRPr="001F42D3">
        <w:rPr>
          <w:noProof w:val="0"/>
        </w:rPr>
        <w:t>DEV TF</w:t>
      </w:r>
      <w:r w:rsidRPr="001F42D3">
        <w:rPr>
          <w:noProof w:val="0"/>
        </w:rPr>
        <w:t xml:space="preserve"> does not further constrain this field.</w:t>
      </w:r>
    </w:p>
    <w:p w14:paraId="0F7F6720" w14:textId="77777777" w:rsidR="00B11855" w:rsidRPr="001F42D3" w:rsidRDefault="003D003E" w:rsidP="001422D4">
      <w:pPr>
        <w:pStyle w:val="HL7Field"/>
        <w:ind w:hanging="2"/>
      </w:pPr>
      <w:r w:rsidRPr="001F42D3">
        <w:t>PID-23   Birth Place</w:t>
      </w:r>
    </w:p>
    <w:p w14:paraId="25A3E708" w14:textId="56553626"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3.4.2.23 for details. The </w:t>
      </w:r>
      <w:r w:rsidR="007E67D4" w:rsidRPr="001F42D3">
        <w:rPr>
          <w:noProof w:val="0"/>
        </w:rPr>
        <w:t>DEV TF</w:t>
      </w:r>
      <w:r w:rsidRPr="001F42D3">
        <w:rPr>
          <w:noProof w:val="0"/>
        </w:rPr>
        <w:t xml:space="preserve"> does not further constrain this field.</w:t>
      </w:r>
    </w:p>
    <w:p w14:paraId="1BE2DE6C" w14:textId="77777777" w:rsidR="00B11855" w:rsidRPr="001F42D3" w:rsidRDefault="003D003E" w:rsidP="001422D4">
      <w:pPr>
        <w:pStyle w:val="HL7Field"/>
        <w:ind w:hanging="2"/>
      </w:pPr>
      <w:r w:rsidRPr="001F42D3">
        <w:t>PID-24   Multiple Birth Indicator</w:t>
      </w:r>
    </w:p>
    <w:p w14:paraId="697B97C5" w14:textId="1386C64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3.4.2.24 for details. The </w:t>
      </w:r>
      <w:r w:rsidR="007E67D4" w:rsidRPr="001F42D3">
        <w:rPr>
          <w:noProof w:val="0"/>
        </w:rPr>
        <w:t>DEV TF</w:t>
      </w:r>
      <w:r w:rsidRPr="001F42D3">
        <w:rPr>
          <w:noProof w:val="0"/>
        </w:rPr>
        <w:t xml:space="preserve"> does not further constrain this field.</w:t>
      </w:r>
    </w:p>
    <w:p w14:paraId="457A45CB" w14:textId="77777777" w:rsidR="00B11855" w:rsidRPr="001F42D3" w:rsidRDefault="003D003E" w:rsidP="001422D4">
      <w:pPr>
        <w:pStyle w:val="HL7Field"/>
        <w:ind w:hanging="2"/>
      </w:pPr>
      <w:r w:rsidRPr="001F42D3">
        <w:t>PID-25   Birth Order</w:t>
      </w:r>
    </w:p>
    <w:p w14:paraId="7ED465CB" w14:textId="38162225"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3.4.2.25 for details. The </w:t>
      </w:r>
      <w:r w:rsidR="007E67D4" w:rsidRPr="001F42D3">
        <w:rPr>
          <w:noProof w:val="0"/>
        </w:rPr>
        <w:t>DEV TF</w:t>
      </w:r>
      <w:r w:rsidRPr="001F42D3">
        <w:rPr>
          <w:noProof w:val="0"/>
        </w:rPr>
        <w:t xml:space="preserve"> does not further constrain this field.</w:t>
      </w:r>
    </w:p>
    <w:p w14:paraId="35520FE9" w14:textId="77777777" w:rsidR="00B11855" w:rsidRPr="001F42D3" w:rsidRDefault="003D003E" w:rsidP="001422D4">
      <w:pPr>
        <w:pStyle w:val="HL7Field"/>
        <w:ind w:hanging="2"/>
      </w:pPr>
      <w:r w:rsidRPr="001F42D3">
        <w:lastRenderedPageBreak/>
        <w:t>PID-26   Citizenship</w:t>
      </w:r>
    </w:p>
    <w:p w14:paraId="28393E87" w14:textId="09A2F934"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3.4.2.26 for details. The </w:t>
      </w:r>
      <w:r w:rsidR="007E67D4" w:rsidRPr="001F42D3">
        <w:rPr>
          <w:noProof w:val="0"/>
        </w:rPr>
        <w:t>DEV TF</w:t>
      </w:r>
      <w:r w:rsidRPr="001F42D3">
        <w:rPr>
          <w:noProof w:val="0"/>
        </w:rPr>
        <w:t xml:space="preserve"> does not further constrain this field.</w:t>
      </w:r>
    </w:p>
    <w:p w14:paraId="37209590" w14:textId="77777777" w:rsidR="00B11855" w:rsidRPr="001F42D3" w:rsidRDefault="003D003E" w:rsidP="00CF5627">
      <w:pPr>
        <w:pStyle w:val="HL7Field"/>
        <w:keepNext w:val="0"/>
        <w:ind w:hanging="2"/>
      </w:pPr>
      <w:r w:rsidRPr="001F42D3">
        <w:t>PID-27   Veterans Military Status</w:t>
      </w:r>
    </w:p>
    <w:p w14:paraId="78168AF4" w14:textId="7BEAC431"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3.4.2.27 for details. The </w:t>
      </w:r>
      <w:r w:rsidR="007E67D4" w:rsidRPr="001F42D3">
        <w:rPr>
          <w:noProof w:val="0"/>
        </w:rPr>
        <w:t>DEV TF</w:t>
      </w:r>
      <w:r w:rsidRPr="001F42D3">
        <w:rPr>
          <w:noProof w:val="0"/>
        </w:rPr>
        <w:t xml:space="preserve"> does not further constrain this field.</w:t>
      </w:r>
    </w:p>
    <w:p w14:paraId="13DDA416" w14:textId="77777777" w:rsidR="00B11855" w:rsidRPr="001F42D3" w:rsidRDefault="003D003E" w:rsidP="001422D4">
      <w:pPr>
        <w:pStyle w:val="HL7Field"/>
        <w:ind w:hanging="2"/>
      </w:pPr>
      <w:r w:rsidRPr="001F42D3">
        <w:t xml:space="preserve">PID-28   Nationality </w:t>
      </w:r>
    </w:p>
    <w:p w14:paraId="38EC93C5" w14:textId="5412258C"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3.4.2.28 for details. The </w:t>
      </w:r>
      <w:r w:rsidR="007E67D4" w:rsidRPr="001F42D3">
        <w:rPr>
          <w:noProof w:val="0"/>
        </w:rPr>
        <w:t>DEV TF</w:t>
      </w:r>
      <w:r w:rsidRPr="001F42D3">
        <w:rPr>
          <w:noProof w:val="0"/>
        </w:rPr>
        <w:t xml:space="preserve"> does not further constrain this field.</w:t>
      </w:r>
    </w:p>
    <w:p w14:paraId="66EDB3BF" w14:textId="77777777" w:rsidR="00B11855" w:rsidRPr="001F42D3" w:rsidRDefault="003D003E" w:rsidP="00CF5627">
      <w:pPr>
        <w:pStyle w:val="HL7Field"/>
        <w:keepNext w:val="0"/>
        <w:ind w:hanging="2"/>
      </w:pPr>
      <w:r w:rsidRPr="001F42D3">
        <w:t>PID-29   Patient Death Date and Time</w:t>
      </w:r>
    </w:p>
    <w:p w14:paraId="481595A8" w14:textId="77777777" w:rsidR="00B11855" w:rsidRPr="001F42D3" w:rsidRDefault="003D003E" w:rsidP="0077204B">
      <w:pPr>
        <w:pStyle w:val="HL7FieldIndent2"/>
        <w:ind w:left="0" w:hanging="2"/>
        <w:rPr>
          <w:noProof w:val="0"/>
        </w:rPr>
      </w:pPr>
      <w:r w:rsidRPr="001F42D3">
        <w:rPr>
          <w:noProof w:val="0"/>
        </w:rPr>
        <w:t>Definition: This field contains the date and time at which the patient death occurred.</w:t>
      </w:r>
    </w:p>
    <w:p w14:paraId="7F1B1DC0" w14:textId="4CF20EC0" w:rsidR="00B11855" w:rsidRPr="001F42D3" w:rsidRDefault="003D003E" w:rsidP="0077204B">
      <w:pPr>
        <w:pStyle w:val="HL7FieldIndent2"/>
        <w:ind w:left="0" w:hanging="2"/>
        <w:rPr>
          <w:noProof w:val="0"/>
        </w:rPr>
      </w:pPr>
      <w:r w:rsidRPr="001F42D3">
        <w:rPr>
          <w:noProof w:val="0"/>
        </w:rPr>
        <w:t xml:space="preserve">See Appendix </w:t>
      </w:r>
      <w:r w:rsidR="00A478C1" w:rsidRPr="001F42D3">
        <w:rPr>
          <w:noProof w:val="0"/>
        </w:rPr>
        <w:t xml:space="preserve">C.4 </w:t>
      </w:r>
      <w:r w:rsidRPr="001F42D3">
        <w:rPr>
          <w:noProof w:val="0"/>
        </w:rPr>
        <w:t>DTM – date/time for PCD constraints.</w:t>
      </w:r>
    </w:p>
    <w:p w14:paraId="4E515924" w14:textId="77777777" w:rsidR="00B11855" w:rsidRPr="001F42D3" w:rsidRDefault="003D003E" w:rsidP="001422D4">
      <w:pPr>
        <w:pStyle w:val="HL7Field"/>
        <w:ind w:hanging="2"/>
      </w:pPr>
      <w:r w:rsidRPr="001F42D3">
        <w:t>PID-30   Patient Death Indicator</w:t>
      </w:r>
    </w:p>
    <w:p w14:paraId="21D5A6CD" w14:textId="681D145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3.4.2.30 for details. The </w:t>
      </w:r>
      <w:r w:rsidR="007E67D4" w:rsidRPr="001F42D3">
        <w:rPr>
          <w:noProof w:val="0"/>
        </w:rPr>
        <w:t>DEV TF</w:t>
      </w:r>
      <w:r w:rsidRPr="001F42D3">
        <w:rPr>
          <w:noProof w:val="0"/>
        </w:rPr>
        <w:t xml:space="preserve"> does not further constrain this field.</w:t>
      </w:r>
    </w:p>
    <w:p w14:paraId="1C6CCF75" w14:textId="77777777" w:rsidR="00B11855" w:rsidRPr="001F42D3" w:rsidRDefault="003D003E" w:rsidP="001422D4">
      <w:pPr>
        <w:pStyle w:val="HL7Field"/>
        <w:ind w:hanging="2"/>
      </w:pPr>
      <w:r w:rsidRPr="001F42D3">
        <w:t>PID-31   Identity Unknown Indicator</w:t>
      </w:r>
    </w:p>
    <w:p w14:paraId="155F6BD6" w14:textId="552C12B3" w:rsidR="00B11855" w:rsidRPr="001F42D3" w:rsidRDefault="003D003E" w:rsidP="0077204B">
      <w:pPr>
        <w:pStyle w:val="HL7FieldIndent2"/>
        <w:ind w:left="0" w:hanging="2"/>
        <w:rPr>
          <w:noProof w:val="0"/>
        </w:rPr>
      </w:pPr>
      <w:r w:rsidRPr="001F42D3">
        <w:rPr>
          <w:noProof w:val="0"/>
        </w:rPr>
        <w:t xml:space="preserve">Definition: This field indicates whether or not the patient's/person's identity is known. Refer to </w:t>
      </w:r>
      <w:r w:rsidR="006D613E" w:rsidRPr="001F42D3">
        <w:rPr>
          <w:noProof w:val="0"/>
        </w:rPr>
        <w:t>HL7</w:t>
      </w:r>
      <w:r w:rsidR="00995105" w:rsidRPr="001F42D3">
        <w:rPr>
          <w:noProof w:val="0"/>
        </w:rPr>
        <w:t xml:space="preserve"> </w:t>
      </w:r>
      <w:r w:rsidRPr="001F42D3">
        <w:rPr>
          <w:noProof w:val="0"/>
        </w:rPr>
        <w:t>Table 0136 - Yes/No Indicator for valid values.</w:t>
      </w:r>
    </w:p>
    <w:p w14:paraId="08B8AA4A" w14:textId="29F5F683" w:rsidR="00B11855" w:rsidRPr="001F42D3" w:rsidRDefault="003D003E" w:rsidP="005C1693">
      <w:pPr>
        <w:pStyle w:val="ListBullet2"/>
      </w:pPr>
      <w:r w:rsidRPr="001F42D3">
        <w:t>Y the patient's/person's identity is unknown</w:t>
      </w:r>
    </w:p>
    <w:p w14:paraId="2F699F8B" w14:textId="5BFECF2A" w:rsidR="00B11855" w:rsidRPr="001F42D3" w:rsidRDefault="003D003E" w:rsidP="005C1693">
      <w:pPr>
        <w:pStyle w:val="ListBullet2"/>
      </w:pPr>
      <w:r w:rsidRPr="001F42D3">
        <w:t>N the patient's/person's identity is known</w:t>
      </w:r>
    </w:p>
    <w:p w14:paraId="021A55FE" w14:textId="5DE8D769"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3.4.2.31 for details. The </w:t>
      </w:r>
      <w:r w:rsidR="007E67D4" w:rsidRPr="001F42D3">
        <w:rPr>
          <w:noProof w:val="0"/>
        </w:rPr>
        <w:t>DEV TF</w:t>
      </w:r>
      <w:r w:rsidRPr="001F42D3">
        <w:rPr>
          <w:noProof w:val="0"/>
        </w:rPr>
        <w:t xml:space="preserve"> does not further constrain this field.</w:t>
      </w:r>
    </w:p>
    <w:p w14:paraId="4761911E" w14:textId="77777777" w:rsidR="00B11855" w:rsidRPr="001F42D3" w:rsidRDefault="003D003E" w:rsidP="001422D4">
      <w:pPr>
        <w:pStyle w:val="HL7Field"/>
        <w:ind w:hanging="2"/>
      </w:pPr>
      <w:r w:rsidRPr="001F42D3">
        <w:t>PID-32   Identity Reliability Code</w:t>
      </w:r>
    </w:p>
    <w:p w14:paraId="05090D50" w14:textId="4FA62B32"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3.4.2.32 for details. The </w:t>
      </w:r>
      <w:r w:rsidR="007E67D4" w:rsidRPr="001F42D3">
        <w:rPr>
          <w:noProof w:val="0"/>
        </w:rPr>
        <w:t>DEV TF</w:t>
      </w:r>
      <w:r w:rsidRPr="001F42D3">
        <w:rPr>
          <w:noProof w:val="0"/>
        </w:rPr>
        <w:t xml:space="preserve"> does not further constrain this field.</w:t>
      </w:r>
    </w:p>
    <w:p w14:paraId="47505F46" w14:textId="77777777" w:rsidR="00B11855" w:rsidRPr="001F42D3" w:rsidRDefault="003D003E" w:rsidP="001422D4">
      <w:pPr>
        <w:pStyle w:val="HL7Field"/>
        <w:ind w:hanging="2"/>
      </w:pPr>
      <w:r w:rsidRPr="001F42D3">
        <w:t>PID-33   Last Update Date/Time</w:t>
      </w:r>
    </w:p>
    <w:p w14:paraId="7163D685" w14:textId="77777777" w:rsidR="00B11855" w:rsidRPr="001F42D3" w:rsidRDefault="003D003E" w:rsidP="0077204B">
      <w:pPr>
        <w:pStyle w:val="HL7FieldIndent2"/>
        <w:ind w:left="0" w:hanging="2"/>
        <w:rPr>
          <w:noProof w:val="0"/>
        </w:rPr>
      </w:pPr>
      <w:r w:rsidRPr="001F42D3">
        <w:rPr>
          <w:noProof w:val="0"/>
        </w:rPr>
        <w:t>Definition: This field contains the last update date and time for the patient’s/person’s identifying and demographic data, as defined in the PID segment. Receiving systems will use this field to determine how to apply the transaction to their systems. If the receiving system (such as an enterprise master patient index) already has a record for the person with a later last update date/time, then the EMPI receiving system could decide not to apply the patient’s/person’s demographic and identifying data from this transaction.</w:t>
      </w:r>
    </w:p>
    <w:p w14:paraId="1E29A135" w14:textId="72B5906D" w:rsidR="00B11855" w:rsidRPr="001F42D3" w:rsidRDefault="003D003E" w:rsidP="0077204B">
      <w:pPr>
        <w:pStyle w:val="HL7FieldIndent2"/>
        <w:ind w:left="0" w:hanging="2"/>
        <w:rPr>
          <w:noProof w:val="0"/>
        </w:rPr>
      </w:pPr>
      <w:r w:rsidRPr="001F42D3">
        <w:rPr>
          <w:noProof w:val="0"/>
        </w:rPr>
        <w:t xml:space="preserve">See Appendix </w:t>
      </w:r>
      <w:r w:rsidR="00A478C1" w:rsidRPr="001F42D3">
        <w:rPr>
          <w:noProof w:val="0"/>
        </w:rPr>
        <w:t>C.4</w:t>
      </w:r>
      <w:r w:rsidRPr="001F42D3">
        <w:rPr>
          <w:noProof w:val="0"/>
        </w:rPr>
        <w:t xml:space="preserve"> DTM – date/time for PCD constraints.</w:t>
      </w:r>
    </w:p>
    <w:p w14:paraId="3E1A2F84" w14:textId="77777777" w:rsidR="00B11855" w:rsidRPr="001F42D3" w:rsidRDefault="003D003E" w:rsidP="001422D4">
      <w:pPr>
        <w:pStyle w:val="HL7Field"/>
        <w:ind w:hanging="2"/>
      </w:pPr>
      <w:r w:rsidRPr="001F42D3">
        <w:t>PID-34   Last Update Facility</w:t>
      </w:r>
    </w:p>
    <w:p w14:paraId="0D9DBCD0" w14:textId="1DADF139"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3.4.2.34 for details. The </w:t>
      </w:r>
      <w:r w:rsidR="007E67D4" w:rsidRPr="001F42D3">
        <w:rPr>
          <w:noProof w:val="0"/>
        </w:rPr>
        <w:t>DEV TF</w:t>
      </w:r>
      <w:r w:rsidRPr="001F42D3">
        <w:rPr>
          <w:noProof w:val="0"/>
        </w:rPr>
        <w:t xml:space="preserve"> does not further constrain this field.</w:t>
      </w:r>
    </w:p>
    <w:p w14:paraId="77613394" w14:textId="77777777" w:rsidR="00B11855" w:rsidRPr="001F42D3" w:rsidRDefault="003D003E" w:rsidP="00CF5627">
      <w:pPr>
        <w:pStyle w:val="HL7Field"/>
        <w:keepNext w:val="0"/>
        <w:ind w:hanging="2"/>
      </w:pPr>
      <w:r w:rsidRPr="001F42D3">
        <w:t>PID-35   Species Code</w:t>
      </w:r>
    </w:p>
    <w:p w14:paraId="6704A18F" w14:textId="71D20418"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3.4.2.35 for details. The </w:t>
      </w:r>
      <w:r w:rsidR="007E67D4" w:rsidRPr="001F42D3">
        <w:rPr>
          <w:noProof w:val="0"/>
        </w:rPr>
        <w:t>DEV TF</w:t>
      </w:r>
      <w:r w:rsidRPr="001F42D3">
        <w:rPr>
          <w:noProof w:val="0"/>
        </w:rPr>
        <w:t xml:space="preserve"> does not further constrain this field.</w:t>
      </w:r>
    </w:p>
    <w:p w14:paraId="37B6E143" w14:textId="77777777" w:rsidR="00B11855" w:rsidRPr="001F42D3" w:rsidRDefault="003D003E" w:rsidP="001422D4">
      <w:pPr>
        <w:pStyle w:val="HL7Field"/>
        <w:ind w:hanging="2"/>
      </w:pPr>
      <w:r w:rsidRPr="001F42D3">
        <w:lastRenderedPageBreak/>
        <w:t>PID-36   Breed Code</w:t>
      </w:r>
    </w:p>
    <w:p w14:paraId="7DEC99E8" w14:textId="4667EE31"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3.4.2.36 for details. The </w:t>
      </w:r>
      <w:r w:rsidR="007E67D4" w:rsidRPr="001F42D3">
        <w:rPr>
          <w:noProof w:val="0"/>
        </w:rPr>
        <w:t>DEV TF</w:t>
      </w:r>
      <w:r w:rsidRPr="001F42D3">
        <w:rPr>
          <w:noProof w:val="0"/>
        </w:rPr>
        <w:t xml:space="preserve"> does not further constrain this field.</w:t>
      </w:r>
    </w:p>
    <w:p w14:paraId="78D95FED" w14:textId="77777777" w:rsidR="00B11855" w:rsidRPr="001F42D3" w:rsidRDefault="003D003E" w:rsidP="001422D4">
      <w:pPr>
        <w:pStyle w:val="HL7Field"/>
        <w:ind w:hanging="2"/>
      </w:pPr>
      <w:r w:rsidRPr="001F42D3">
        <w:t>PID-37   Strain</w:t>
      </w:r>
    </w:p>
    <w:p w14:paraId="4641F0AC" w14:textId="7AAA123F"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3.4.2.37 for details. The </w:t>
      </w:r>
      <w:r w:rsidR="007E67D4" w:rsidRPr="001F42D3">
        <w:rPr>
          <w:noProof w:val="0"/>
        </w:rPr>
        <w:t>DEV TF</w:t>
      </w:r>
      <w:r w:rsidRPr="001F42D3">
        <w:rPr>
          <w:noProof w:val="0"/>
        </w:rPr>
        <w:t xml:space="preserve"> does not further constrain this field.</w:t>
      </w:r>
    </w:p>
    <w:p w14:paraId="6ABACDC6" w14:textId="77777777" w:rsidR="00B11855" w:rsidRPr="001F42D3" w:rsidRDefault="003D003E" w:rsidP="001422D4">
      <w:pPr>
        <w:pStyle w:val="HL7Field"/>
        <w:ind w:hanging="2"/>
      </w:pPr>
      <w:r w:rsidRPr="001F42D3">
        <w:t>PID-38   Production Class Code</w:t>
      </w:r>
    </w:p>
    <w:p w14:paraId="1B751639" w14:textId="0344D8BC"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3.4.2.38 for details. The </w:t>
      </w:r>
      <w:r w:rsidR="007E67D4" w:rsidRPr="001F42D3">
        <w:rPr>
          <w:noProof w:val="0"/>
        </w:rPr>
        <w:t>DEV TF</w:t>
      </w:r>
      <w:r w:rsidRPr="001F42D3">
        <w:rPr>
          <w:noProof w:val="0"/>
        </w:rPr>
        <w:t xml:space="preserve"> does not further constrain this field.</w:t>
      </w:r>
    </w:p>
    <w:p w14:paraId="75E254C2" w14:textId="77777777" w:rsidR="00B11855" w:rsidRPr="001F42D3" w:rsidRDefault="003D003E" w:rsidP="001422D4">
      <w:pPr>
        <w:pStyle w:val="HL7Field"/>
        <w:ind w:hanging="2"/>
      </w:pPr>
      <w:r w:rsidRPr="001F42D3">
        <w:t>PID-39   Tribal Citizenship (CWE)</w:t>
      </w:r>
    </w:p>
    <w:p w14:paraId="06DA7E55" w14:textId="0610F977" w:rsidR="00B11855" w:rsidRPr="001F42D3" w:rsidRDefault="003D003E" w:rsidP="0077204B">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3.4.2.39 for details. The </w:t>
      </w:r>
      <w:r w:rsidR="007E67D4" w:rsidRPr="001F42D3">
        <w:rPr>
          <w:noProof w:val="0"/>
        </w:rPr>
        <w:t>DEV TF</w:t>
      </w:r>
      <w:r w:rsidRPr="001F42D3">
        <w:rPr>
          <w:noProof w:val="0"/>
        </w:rPr>
        <w:t xml:space="preserve"> does not further constrain this field.</w:t>
      </w:r>
    </w:p>
    <w:p w14:paraId="072D2D11" w14:textId="079D0C78" w:rsidR="00B11855" w:rsidRPr="001F42D3" w:rsidRDefault="00800492" w:rsidP="00B34AEB">
      <w:pPr>
        <w:pStyle w:val="Heading3"/>
        <w:numPr>
          <w:ilvl w:val="0"/>
          <w:numId w:val="0"/>
        </w:numPr>
        <w:rPr>
          <w:noProof w:val="0"/>
        </w:rPr>
      </w:pPr>
      <w:bookmarkStart w:id="1585" w:name="_Toc428883222"/>
      <w:bookmarkStart w:id="1586" w:name="_Toc428883425"/>
      <w:bookmarkStart w:id="1587" w:name="_Toc428884939"/>
      <w:bookmarkStart w:id="1588" w:name="_Toc428889174"/>
      <w:bookmarkStart w:id="1589" w:name="_Toc429498849"/>
      <w:bookmarkStart w:id="1590" w:name="_Toc429499740"/>
      <w:bookmarkStart w:id="1591" w:name="_Toc429499971"/>
      <w:bookmarkStart w:id="1592" w:name="_Toc429730287"/>
      <w:bookmarkStart w:id="1593" w:name="_Toc428883223"/>
      <w:bookmarkStart w:id="1594" w:name="_Toc428883426"/>
      <w:bookmarkStart w:id="1595" w:name="_Toc428884940"/>
      <w:bookmarkStart w:id="1596" w:name="_Toc428889175"/>
      <w:bookmarkStart w:id="1597" w:name="_Toc429498850"/>
      <w:bookmarkStart w:id="1598" w:name="_Toc429499741"/>
      <w:bookmarkStart w:id="1599" w:name="_Toc429499972"/>
      <w:bookmarkStart w:id="1600" w:name="_Toc429730288"/>
      <w:bookmarkStart w:id="1601" w:name="_Toc428883224"/>
      <w:bookmarkStart w:id="1602" w:name="_Toc428883427"/>
      <w:bookmarkStart w:id="1603" w:name="_Toc428884941"/>
      <w:bookmarkStart w:id="1604" w:name="_Toc428889176"/>
      <w:bookmarkStart w:id="1605" w:name="_Toc429498851"/>
      <w:bookmarkStart w:id="1606" w:name="_Toc429499742"/>
      <w:bookmarkStart w:id="1607" w:name="_Toc429499973"/>
      <w:bookmarkStart w:id="1608" w:name="_Toc429730289"/>
      <w:bookmarkStart w:id="1609" w:name="_Toc428883225"/>
      <w:bookmarkStart w:id="1610" w:name="_Toc428883428"/>
      <w:bookmarkStart w:id="1611" w:name="_Toc428884942"/>
      <w:bookmarkStart w:id="1612" w:name="_Toc428889177"/>
      <w:bookmarkStart w:id="1613" w:name="_Toc429498852"/>
      <w:bookmarkStart w:id="1614" w:name="_Toc429499743"/>
      <w:bookmarkStart w:id="1615" w:name="_Toc429499974"/>
      <w:bookmarkStart w:id="1616" w:name="_Toc429730290"/>
      <w:bookmarkStart w:id="1617" w:name="_Toc428883226"/>
      <w:bookmarkStart w:id="1618" w:name="_Toc428883429"/>
      <w:bookmarkStart w:id="1619" w:name="_Toc428884943"/>
      <w:bookmarkStart w:id="1620" w:name="_Toc428889178"/>
      <w:bookmarkStart w:id="1621" w:name="_Toc429498853"/>
      <w:bookmarkStart w:id="1622" w:name="_Toc429499744"/>
      <w:bookmarkStart w:id="1623" w:name="_Toc429499975"/>
      <w:bookmarkStart w:id="1624" w:name="_Toc429730291"/>
      <w:bookmarkStart w:id="1625" w:name="_Toc428883227"/>
      <w:bookmarkStart w:id="1626" w:name="_Toc428883430"/>
      <w:bookmarkStart w:id="1627" w:name="_Toc428884944"/>
      <w:bookmarkStart w:id="1628" w:name="_Toc428889179"/>
      <w:bookmarkStart w:id="1629" w:name="_Toc429498854"/>
      <w:bookmarkStart w:id="1630" w:name="_Toc429499745"/>
      <w:bookmarkStart w:id="1631" w:name="_Toc429499976"/>
      <w:bookmarkStart w:id="1632" w:name="_Toc429730292"/>
      <w:bookmarkStart w:id="1633" w:name="_Toc401769858"/>
      <w:bookmarkStart w:id="1634" w:name="_Toc214889768"/>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r w:rsidRPr="001F42D3">
        <w:rPr>
          <w:noProof w:val="0"/>
        </w:rPr>
        <w:t xml:space="preserve">B.5.1 </w:t>
      </w:r>
      <w:r w:rsidR="003D003E" w:rsidRPr="001F42D3">
        <w:rPr>
          <w:noProof w:val="0"/>
        </w:rPr>
        <w:t xml:space="preserve">PID Segment requirements for ACM Transaction </w:t>
      </w:r>
      <w:bookmarkEnd w:id="1633"/>
      <w:r w:rsidR="00647994" w:rsidRPr="001F42D3">
        <w:rPr>
          <w:noProof w:val="0"/>
        </w:rPr>
        <w:t>PCD-04</w:t>
      </w:r>
      <w:bookmarkEnd w:id="1634"/>
    </w:p>
    <w:p w14:paraId="6B26A2C4" w14:textId="77777777" w:rsidR="00C156EC" w:rsidRPr="001F42D3" w:rsidRDefault="003D003E" w:rsidP="0077204B">
      <w:pPr>
        <w:pStyle w:val="BodyText"/>
      </w:pPr>
      <w:r w:rsidRPr="001F42D3">
        <w:t>This segment is required to be present and is populated with data used to identify the patient associated with the alert in the case where the identity is available from the Alert Source system. If the patient identification is not available from the Alert Source system, the alert may be location source based per ACM use case A1 in which case the PV1 segment identifies the location associated with the alert. Additional information may be present to more unambiguously identify the patient.</w:t>
      </w:r>
    </w:p>
    <w:p w14:paraId="44908A4F" w14:textId="3BD3ACFC" w:rsidR="00B11855" w:rsidRPr="001F42D3" w:rsidRDefault="003D003E" w:rsidP="00CF5627">
      <w:pPr>
        <w:pStyle w:val="TableTitle"/>
      </w:pPr>
      <w:r w:rsidRPr="001F42D3">
        <w:t xml:space="preserve">Table B.5.1-1: </w:t>
      </w:r>
      <w:r w:rsidR="006D613E" w:rsidRPr="001F42D3">
        <w:t>HL7</w:t>
      </w:r>
      <w:r w:rsidR="00995105" w:rsidRPr="001F42D3">
        <w:t xml:space="preserve"> </w:t>
      </w:r>
      <w:r w:rsidRPr="001F42D3">
        <w:t>Attribute Table – PID – Patient Identification</w:t>
      </w:r>
    </w:p>
    <w:tbl>
      <w:tblPr>
        <w:tblW w:w="8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2"/>
        <w:gridCol w:w="924"/>
        <w:gridCol w:w="805"/>
        <w:gridCol w:w="924"/>
        <w:gridCol w:w="940"/>
        <w:gridCol w:w="1044"/>
        <w:gridCol w:w="2733"/>
      </w:tblGrid>
      <w:tr w:rsidR="00C40FD5" w:rsidRPr="001F42D3" w14:paraId="035D84DF" w14:textId="77777777" w:rsidTr="001F5A5C">
        <w:trPr>
          <w:cantSplit/>
          <w:jc w:val="center"/>
        </w:trPr>
        <w:tc>
          <w:tcPr>
            <w:tcW w:w="912" w:type="dxa"/>
            <w:shd w:val="clear" w:color="auto" w:fill="D9D9D9"/>
          </w:tcPr>
          <w:p w14:paraId="7816DA1A" w14:textId="77777777" w:rsidR="00B11855" w:rsidRPr="001F42D3" w:rsidRDefault="003D003E" w:rsidP="003D7138">
            <w:pPr>
              <w:pStyle w:val="TableEntryHeader"/>
            </w:pPr>
            <w:r w:rsidRPr="001F42D3">
              <w:t>SEQ</w:t>
            </w:r>
          </w:p>
        </w:tc>
        <w:tc>
          <w:tcPr>
            <w:tcW w:w="924" w:type="dxa"/>
            <w:shd w:val="clear" w:color="auto" w:fill="D9D9D9"/>
          </w:tcPr>
          <w:p w14:paraId="1FBA1CBF" w14:textId="77777777" w:rsidR="00B11855" w:rsidRPr="001F42D3" w:rsidRDefault="003D003E" w:rsidP="003D7138">
            <w:pPr>
              <w:pStyle w:val="TableEntryHeader"/>
            </w:pPr>
            <w:r w:rsidRPr="001F42D3">
              <w:t>LEN</w:t>
            </w:r>
          </w:p>
        </w:tc>
        <w:tc>
          <w:tcPr>
            <w:tcW w:w="805" w:type="dxa"/>
            <w:shd w:val="clear" w:color="auto" w:fill="D9D9D9"/>
          </w:tcPr>
          <w:p w14:paraId="41ED8442" w14:textId="77777777" w:rsidR="00B11855" w:rsidRPr="001F42D3" w:rsidRDefault="003D003E" w:rsidP="003D7138">
            <w:pPr>
              <w:pStyle w:val="TableEntryHeader"/>
            </w:pPr>
            <w:r w:rsidRPr="001F42D3">
              <w:t>DT</w:t>
            </w:r>
          </w:p>
        </w:tc>
        <w:tc>
          <w:tcPr>
            <w:tcW w:w="924" w:type="dxa"/>
            <w:shd w:val="clear" w:color="auto" w:fill="D9D9D9"/>
          </w:tcPr>
          <w:p w14:paraId="4FF7ACA5" w14:textId="77777777" w:rsidR="00B11855" w:rsidRPr="001F42D3" w:rsidRDefault="003D003E" w:rsidP="003D7138">
            <w:pPr>
              <w:pStyle w:val="TableEntryHeader"/>
            </w:pPr>
            <w:r w:rsidRPr="001F42D3">
              <w:t>OPT</w:t>
            </w:r>
          </w:p>
        </w:tc>
        <w:tc>
          <w:tcPr>
            <w:tcW w:w="940" w:type="dxa"/>
            <w:shd w:val="clear" w:color="auto" w:fill="D9D9D9"/>
          </w:tcPr>
          <w:p w14:paraId="6BA71985" w14:textId="77777777" w:rsidR="00B11855" w:rsidRPr="001F42D3" w:rsidRDefault="003D003E" w:rsidP="003D7138">
            <w:pPr>
              <w:pStyle w:val="TableEntryHeader"/>
            </w:pPr>
            <w:r w:rsidRPr="001F42D3">
              <w:t>RP/#</w:t>
            </w:r>
          </w:p>
        </w:tc>
        <w:tc>
          <w:tcPr>
            <w:tcW w:w="1044" w:type="dxa"/>
            <w:shd w:val="clear" w:color="auto" w:fill="D9D9D9"/>
          </w:tcPr>
          <w:p w14:paraId="048AEC85" w14:textId="77777777" w:rsidR="00B11855" w:rsidRPr="001F42D3" w:rsidRDefault="003D003E" w:rsidP="003D7138">
            <w:pPr>
              <w:pStyle w:val="TableEntryHeader"/>
            </w:pPr>
            <w:r w:rsidRPr="001F42D3">
              <w:t>TBL#</w:t>
            </w:r>
          </w:p>
        </w:tc>
        <w:tc>
          <w:tcPr>
            <w:tcW w:w="2733" w:type="dxa"/>
            <w:shd w:val="clear" w:color="auto" w:fill="D9D9D9"/>
          </w:tcPr>
          <w:p w14:paraId="60A05EB1" w14:textId="77777777" w:rsidR="00B11855" w:rsidRPr="001F42D3" w:rsidRDefault="003D003E" w:rsidP="003D7138">
            <w:pPr>
              <w:pStyle w:val="TableEntryHeader"/>
            </w:pPr>
            <w:r w:rsidRPr="001F42D3">
              <w:t>ELEMENT NAME</w:t>
            </w:r>
          </w:p>
        </w:tc>
      </w:tr>
      <w:tr w:rsidR="00C40FD5" w:rsidRPr="001F42D3" w14:paraId="5F506612" w14:textId="77777777" w:rsidTr="006C0E8E">
        <w:trPr>
          <w:cantSplit/>
          <w:jc w:val="center"/>
        </w:trPr>
        <w:tc>
          <w:tcPr>
            <w:tcW w:w="912" w:type="dxa"/>
          </w:tcPr>
          <w:p w14:paraId="35BF06F3" w14:textId="77777777" w:rsidR="00B11855" w:rsidRPr="001F42D3" w:rsidRDefault="003D003E" w:rsidP="003D7138">
            <w:pPr>
              <w:pStyle w:val="TableEntry"/>
            </w:pPr>
            <w:r w:rsidRPr="001F42D3">
              <w:t>3</w:t>
            </w:r>
          </w:p>
        </w:tc>
        <w:tc>
          <w:tcPr>
            <w:tcW w:w="924" w:type="dxa"/>
          </w:tcPr>
          <w:p w14:paraId="7C7A6AFF" w14:textId="77777777" w:rsidR="00B11855" w:rsidRPr="001F42D3" w:rsidRDefault="003D003E" w:rsidP="003D7138">
            <w:pPr>
              <w:pStyle w:val="TableEntry"/>
            </w:pPr>
            <w:r w:rsidRPr="001F42D3">
              <w:t>250</w:t>
            </w:r>
          </w:p>
        </w:tc>
        <w:tc>
          <w:tcPr>
            <w:tcW w:w="805" w:type="dxa"/>
          </w:tcPr>
          <w:p w14:paraId="7F67A6DA" w14:textId="77777777" w:rsidR="00B11855" w:rsidRPr="001F42D3" w:rsidRDefault="003D003E" w:rsidP="003D7138">
            <w:pPr>
              <w:pStyle w:val="TableEntry"/>
            </w:pPr>
            <w:r w:rsidRPr="001F42D3">
              <w:t>CX</w:t>
            </w:r>
          </w:p>
        </w:tc>
        <w:tc>
          <w:tcPr>
            <w:tcW w:w="924" w:type="dxa"/>
          </w:tcPr>
          <w:p w14:paraId="467900E4" w14:textId="77777777" w:rsidR="00B11855" w:rsidRPr="001F42D3" w:rsidRDefault="003D003E" w:rsidP="003D7138">
            <w:pPr>
              <w:pStyle w:val="TableEntry"/>
            </w:pPr>
            <w:r w:rsidRPr="001F42D3">
              <w:t>O</w:t>
            </w:r>
          </w:p>
        </w:tc>
        <w:tc>
          <w:tcPr>
            <w:tcW w:w="940" w:type="dxa"/>
          </w:tcPr>
          <w:p w14:paraId="2B2402DF" w14:textId="77777777" w:rsidR="00B11855" w:rsidRPr="001F42D3" w:rsidRDefault="003D003E" w:rsidP="003D7138">
            <w:pPr>
              <w:pStyle w:val="TableEntry"/>
            </w:pPr>
            <w:r w:rsidRPr="001F42D3">
              <w:t>Y</w:t>
            </w:r>
          </w:p>
        </w:tc>
        <w:tc>
          <w:tcPr>
            <w:tcW w:w="1044" w:type="dxa"/>
          </w:tcPr>
          <w:p w14:paraId="1F8EE8E6" w14:textId="77777777" w:rsidR="00B11855" w:rsidRPr="001F42D3" w:rsidRDefault="00B11855" w:rsidP="003D7138">
            <w:pPr>
              <w:pStyle w:val="TableEntry"/>
            </w:pPr>
          </w:p>
        </w:tc>
        <w:tc>
          <w:tcPr>
            <w:tcW w:w="2733" w:type="dxa"/>
          </w:tcPr>
          <w:p w14:paraId="488988C2" w14:textId="77777777" w:rsidR="00B11855" w:rsidRPr="001F42D3" w:rsidRDefault="003D003E" w:rsidP="003D7138">
            <w:pPr>
              <w:pStyle w:val="TableEntry"/>
            </w:pPr>
            <w:r w:rsidRPr="001F42D3">
              <w:t>Patient Identifier List</w:t>
            </w:r>
          </w:p>
        </w:tc>
      </w:tr>
      <w:tr w:rsidR="00C40FD5" w:rsidRPr="001F42D3" w14:paraId="53E3A131" w14:textId="77777777" w:rsidTr="006C0E8E">
        <w:trPr>
          <w:cantSplit/>
          <w:jc w:val="center"/>
        </w:trPr>
        <w:tc>
          <w:tcPr>
            <w:tcW w:w="912" w:type="dxa"/>
          </w:tcPr>
          <w:p w14:paraId="2A68BA73" w14:textId="77777777" w:rsidR="00B11855" w:rsidRPr="001F42D3" w:rsidRDefault="003D003E" w:rsidP="003D7138">
            <w:pPr>
              <w:pStyle w:val="TableEntry"/>
            </w:pPr>
            <w:r w:rsidRPr="001F42D3">
              <w:t>5</w:t>
            </w:r>
          </w:p>
        </w:tc>
        <w:tc>
          <w:tcPr>
            <w:tcW w:w="924" w:type="dxa"/>
          </w:tcPr>
          <w:p w14:paraId="0EC59590" w14:textId="77777777" w:rsidR="00B11855" w:rsidRPr="001F42D3" w:rsidRDefault="003D003E" w:rsidP="003D7138">
            <w:pPr>
              <w:pStyle w:val="TableEntry"/>
            </w:pPr>
            <w:r w:rsidRPr="001F42D3">
              <w:t>250</w:t>
            </w:r>
          </w:p>
        </w:tc>
        <w:tc>
          <w:tcPr>
            <w:tcW w:w="805" w:type="dxa"/>
          </w:tcPr>
          <w:p w14:paraId="4D07693D" w14:textId="77777777" w:rsidR="00B11855" w:rsidRPr="001F42D3" w:rsidRDefault="003D003E" w:rsidP="003D7138">
            <w:pPr>
              <w:pStyle w:val="TableEntry"/>
            </w:pPr>
            <w:r w:rsidRPr="001F42D3">
              <w:t>XPN</w:t>
            </w:r>
          </w:p>
        </w:tc>
        <w:tc>
          <w:tcPr>
            <w:tcW w:w="924" w:type="dxa"/>
          </w:tcPr>
          <w:p w14:paraId="305D1E48" w14:textId="77777777" w:rsidR="00B11855" w:rsidRPr="001F42D3" w:rsidRDefault="003D003E" w:rsidP="003D7138">
            <w:pPr>
              <w:pStyle w:val="TableEntry"/>
            </w:pPr>
            <w:r w:rsidRPr="001F42D3">
              <w:t>O</w:t>
            </w:r>
          </w:p>
        </w:tc>
        <w:tc>
          <w:tcPr>
            <w:tcW w:w="940" w:type="dxa"/>
          </w:tcPr>
          <w:p w14:paraId="7F5F70D1" w14:textId="77777777" w:rsidR="00B11855" w:rsidRPr="001F42D3" w:rsidRDefault="003D003E" w:rsidP="003D7138">
            <w:pPr>
              <w:pStyle w:val="TableEntry"/>
            </w:pPr>
            <w:r w:rsidRPr="001F42D3">
              <w:t>Y</w:t>
            </w:r>
          </w:p>
        </w:tc>
        <w:tc>
          <w:tcPr>
            <w:tcW w:w="1044" w:type="dxa"/>
          </w:tcPr>
          <w:p w14:paraId="0B77F8C4" w14:textId="77777777" w:rsidR="00B11855" w:rsidRPr="001F42D3" w:rsidRDefault="00B11855" w:rsidP="003D7138">
            <w:pPr>
              <w:pStyle w:val="TableEntry"/>
            </w:pPr>
          </w:p>
        </w:tc>
        <w:tc>
          <w:tcPr>
            <w:tcW w:w="2733" w:type="dxa"/>
          </w:tcPr>
          <w:p w14:paraId="148F2DFB" w14:textId="77777777" w:rsidR="00B11855" w:rsidRPr="001F42D3" w:rsidRDefault="003D003E" w:rsidP="003D7138">
            <w:pPr>
              <w:pStyle w:val="TableEntry"/>
            </w:pPr>
            <w:r w:rsidRPr="001F42D3">
              <w:t>Patient name</w:t>
            </w:r>
          </w:p>
        </w:tc>
      </w:tr>
      <w:tr w:rsidR="00C40FD5" w:rsidRPr="001F42D3" w14:paraId="7FC257CA" w14:textId="77777777" w:rsidTr="006C0E8E">
        <w:trPr>
          <w:cantSplit/>
          <w:jc w:val="center"/>
        </w:trPr>
        <w:tc>
          <w:tcPr>
            <w:tcW w:w="912" w:type="dxa"/>
          </w:tcPr>
          <w:p w14:paraId="5EABB8AE" w14:textId="77777777" w:rsidR="00B11855" w:rsidRPr="001F42D3" w:rsidRDefault="003D003E" w:rsidP="003D7138">
            <w:pPr>
              <w:pStyle w:val="TableEntry"/>
            </w:pPr>
            <w:r w:rsidRPr="001F42D3">
              <w:t>7</w:t>
            </w:r>
          </w:p>
        </w:tc>
        <w:tc>
          <w:tcPr>
            <w:tcW w:w="924" w:type="dxa"/>
          </w:tcPr>
          <w:p w14:paraId="7CD8C9EB" w14:textId="77777777" w:rsidR="00B11855" w:rsidRPr="001F42D3" w:rsidRDefault="003D003E" w:rsidP="003D7138">
            <w:pPr>
              <w:pStyle w:val="TableEntry"/>
            </w:pPr>
            <w:r w:rsidRPr="001F42D3">
              <w:t>26</w:t>
            </w:r>
          </w:p>
        </w:tc>
        <w:tc>
          <w:tcPr>
            <w:tcW w:w="805" w:type="dxa"/>
          </w:tcPr>
          <w:p w14:paraId="23C72CFE" w14:textId="77777777" w:rsidR="00B11855" w:rsidRPr="001F42D3" w:rsidRDefault="003D003E" w:rsidP="003D7138">
            <w:pPr>
              <w:pStyle w:val="TableEntry"/>
            </w:pPr>
            <w:r w:rsidRPr="001F42D3">
              <w:t>TSO</w:t>
            </w:r>
          </w:p>
        </w:tc>
        <w:tc>
          <w:tcPr>
            <w:tcW w:w="924" w:type="dxa"/>
          </w:tcPr>
          <w:p w14:paraId="2B15C00D" w14:textId="77777777" w:rsidR="00B11855" w:rsidRPr="001F42D3" w:rsidRDefault="003D003E" w:rsidP="003D7138">
            <w:pPr>
              <w:pStyle w:val="TableEntry"/>
            </w:pPr>
            <w:r w:rsidRPr="001F42D3">
              <w:t>O</w:t>
            </w:r>
          </w:p>
        </w:tc>
        <w:tc>
          <w:tcPr>
            <w:tcW w:w="940" w:type="dxa"/>
          </w:tcPr>
          <w:p w14:paraId="7C7579E7" w14:textId="77777777" w:rsidR="00B11855" w:rsidRPr="001F42D3" w:rsidRDefault="00B11855" w:rsidP="003D7138">
            <w:pPr>
              <w:pStyle w:val="TableEntry"/>
            </w:pPr>
          </w:p>
        </w:tc>
        <w:tc>
          <w:tcPr>
            <w:tcW w:w="1044" w:type="dxa"/>
          </w:tcPr>
          <w:p w14:paraId="41D28230" w14:textId="77777777" w:rsidR="00B11855" w:rsidRPr="001F42D3" w:rsidRDefault="00B11855" w:rsidP="003D7138">
            <w:pPr>
              <w:pStyle w:val="TableEntry"/>
            </w:pPr>
          </w:p>
        </w:tc>
        <w:tc>
          <w:tcPr>
            <w:tcW w:w="2733" w:type="dxa"/>
          </w:tcPr>
          <w:p w14:paraId="43D93B3C" w14:textId="77777777" w:rsidR="00B11855" w:rsidRPr="001F42D3" w:rsidRDefault="003D003E" w:rsidP="003D7138">
            <w:pPr>
              <w:pStyle w:val="TableEntry"/>
            </w:pPr>
            <w:r w:rsidRPr="001F42D3">
              <w:t>Date/Time of Birth</w:t>
            </w:r>
          </w:p>
        </w:tc>
      </w:tr>
      <w:tr w:rsidR="00C40FD5" w:rsidRPr="001F42D3" w14:paraId="47F858FF" w14:textId="77777777" w:rsidTr="006C0E8E">
        <w:trPr>
          <w:cantSplit/>
          <w:jc w:val="center"/>
        </w:trPr>
        <w:tc>
          <w:tcPr>
            <w:tcW w:w="912" w:type="dxa"/>
          </w:tcPr>
          <w:p w14:paraId="5DAEEF45" w14:textId="77777777" w:rsidR="00B11855" w:rsidRPr="001F42D3" w:rsidRDefault="003D003E" w:rsidP="003D7138">
            <w:pPr>
              <w:pStyle w:val="TableEntry"/>
            </w:pPr>
            <w:r w:rsidRPr="001F42D3">
              <w:t>8</w:t>
            </w:r>
          </w:p>
        </w:tc>
        <w:tc>
          <w:tcPr>
            <w:tcW w:w="924" w:type="dxa"/>
          </w:tcPr>
          <w:p w14:paraId="1B1E12E5" w14:textId="77777777" w:rsidR="00B11855" w:rsidRPr="001F42D3" w:rsidRDefault="003D003E" w:rsidP="003D7138">
            <w:pPr>
              <w:pStyle w:val="TableEntry"/>
            </w:pPr>
            <w:r w:rsidRPr="001F42D3">
              <w:t>1</w:t>
            </w:r>
          </w:p>
        </w:tc>
        <w:tc>
          <w:tcPr>
            <w:tcW w:w="805" w:type="dxa"/>
          </w:tcPr>
          <w:p w14:paraId="6BC79316" w14:textId="77777777" w:rsidR="00B11855" w:rsidRPr="001F42D3" w:rsidRDefault="003D003E" w:rsidP="003D7138">
            <w:pPr>
              <w:pStyle w:val="TableEntry"/>
            </w:pPr>
            <w:r w:rsidRPr="001F42D3">
              <w:t>IS</w:t>
            </w:r>
          </w:p>
        </w:tc>
        <w:tc>
          <w:tcPr>
            <w:tcW w:w="924" w:type="dxa"/>
          </w:tcPr>
          <w:p w14:paraId="6262A029" w14:textId="77777777" w:rsidR="00B11855" w:rsidRPr="001F42D3" w:rsidRDefault="003D003E" w:rsidP="003D7138">
            <w:pPr>
              <w:pStyle w:val="TableEntry"/>
            </w:pPr>
            <w:r w:rsidRPr="001F42D3">
              <w:t>O</w:t>
            </w:r>
          </w:p>
        </w:tc>
        <w:tc>
          <w:tcPr>
            <w:tcW w:w="940" w:type="dxa"/>
          </w:tcPr>
          <w:p w14:paraId="7CA737C2" w14:textId="77777777" w:rsidR="00B11855" w:rsidRPr="001F42D3" w:rsidRDefault="00B11855" w:rsidP="003D7138">
            <w:pPr>
              <w:pStyle w:val="TableEntry"/>
            </w:pPr>
          </w:p>
        </w:tc>
        <w:tc>
          <w:tcPr>
            <w:tcW w:w="1044" w:type="dxa"/>
          </w:tcPr>
          <w:p w14:paraId="3612F8C6" w14:textId="77777777" w:rsidR="00B11855" w:rsidRPr="001F42D3" w:rsidRDefault="00B11855" w:rsidP="003D7138">
            <w:pPr>
              <w:pStyle w:val="TableEntry"/>
            </w:pPr>
          </w:p>
        </w:tc>
        <w:tc>
          <w:tcPr>
            <w:tcW w:w="2733" w:type="dxa"/>
          </w:tcPr>
          <w:p w14:paraId="10DEA1F8" w14:textId="77777777" w:rsidR="00B11855" w:rsidRPr="001F42D3" w:rsidRDefault="003D003E" w:rsidP="003D7138">
            <w:pPr>
              <w:pStyle w:val="TableEntry"/>
            </w:pPr>
            <w:r w:rsidRPr="001F42D3">
              <w:t>Administrative Sex</w:t>
            </w:r>
          </w:p>
        </w:tc>
      </w:tr>
    </w:tbl>
    <w:p w14:paraId="13D8C3CE" w14:textId="77777777" w:rsidR="00B11855" w:rsidRPr="001F42D3" w:rsidRDefault="003D003E" w:rsidP="00CF5627">
      <w:pPr>
        <w:pStyle w:val="BodyText"/>
      </w:pPr>
      <w:r w:rsidRPr="001F42D3">
        <w:rPr>
          <w:b/>
          <w:bCs/>
        </w:rPr>
        <w:t xml:space="preserve">PID-3 Patient Identifier List (CX) </w:t>
      </w:r>
    </w:p>
    <w:p w14:paraId="7DDC7C31" w14:textId="14F785C0" w:rsidR="00B11855" w:rsidRPr="001F42D3" w:rsidRDefault="003D003E" w:rsidP="003D7138">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0E955326" w14:textId="77777777" w:rsidR="00B11855" w:rsidRPr="001F42D3" w:rsidRDefault="003D003E" w:rsidP="00CF5627">
      <w:pPr>
        <w:pStyle w:val="BodyText"/>
      </w:pPr>
      <w:r w:rsidRPr="001F42D3">
        <w:rPr>
          <w:b/>
          <w:bCs/>
        </w:rPr>
        <w:t>PID-5 Patient Name (XPN)</w:t>
      </w:r>
    </w:p>
    <w:p w14:paraId="11A38949" w14:textId="0F7F866D" w:rsidR="00B11855" w:rsidRPr="001F42D3" w:rsidRDefault="003D003E" w:rsidP="0077204B">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 Refer to PID-31 Identity Unknown Indicator for the means to identify that while a PID segment is provided the identity of the patient is unknown.</w:t>
      </w:r>
    </w:p>
    <w:p w14:paraId="49D67D00" w14:textId="77777777" w:rsidR="00B11855" w:rsidRPr="001F42D3" w:rsidRDefault="003D003E" w:rsidP="00CF5627">
      <w:pPr>
        <w:pStyle w:val="BodyText"/>
      </w:pPr>
      <w:r w:rsidRPr="001F42D3">
        <w:rPr>
          <w:b/>
          <w:bCs/>
        </w:rPr>
        <w:t xml:space="preserve">PID-7 Date/Time of Birth (TSO) </w:t>
      </w:r>
    </w:p>
    <w:p w14:paraId="44864DC7" w14:textId="11394BF9" w:rsidR="00B11855" w:rsidRPr="001F42D3" w:rsidRDefault="003D003E" w:rsidP="0077204B">
      <w:pPr>
        <w:pStyle w:val="HL7FieldIndent2"/>
        <w:ind w:left="0" w:hanging="2"/>
        <w:rPr>
          <w:noProof w:val="0"/>
        </w:rPr>
      </w:pPr>
      <w:r w:rsidRPr="001F42D3">
        <w:rPr>
          <w:noProof w:val="0"/>
        </w:rPr>
        <w:lastRenderedPageBreak/>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6F62B0E5" w14:textId="77777777" w:rsidR="00B11855" w:rsidRPr="001F42D3" w:rsidRDefault="003D003E" w:rsidP="00CF5627">
      <w:pPr>
        <w:pStyle w:val="BodyText"/>
      </w:pPr>
      <w:r w:rsidRPr="001F42D3">
        <w:rPr>
          <w:b/>
          <w:bCs/>
        </w:rPr>
        <w:t>PID-8 Administrative Sex (IS)</w:t>
      </w:r>
    </w:p>
    <w:p w14:paraId="382926B8" w14:textId="2E8AAF1F" w:rsidR="00B11855" w:rsidRPr="001F42D3" w:rsidRDefault="003D003E" w:rsidP="0077204B">
      <w:pPr>
        <w:pStyle w:val="HL7FieldIndent2"/>
        <w:ind w:left="0" w:hanging="2"/>
        <w:rPr>
          <w:noProof w:val="0"/>
        </w:rPr>
      </w:pPr>
      <w:r w:rsidRPr="001F42D3">
        <w:rPr>
          <w:noProof w:val="0"/>
        </w:rPr>
        <w:t xml:space="preserve">This information may be used by the </w:t>
      </w:r>
      <w:r w:rsidR="009E2B46" w:rsidRPr="001F42D3">
        <w:rPr>
          <w:noProof w:val="0"/>
        </w:rPr>
        <w:t>Alert Manager</w:t>
      </w:r>
      <w:r w:rsidRPr="001F42D3">
        <w:rPr>
          <w:noProof w:val="0"/>
        </w:rPr>
        <w:t xml:space="preserve"> in the message sent to the </w:t>
      </w:r>
      <w:r w:rsidR="00916BBE" w:rsidRPr="001F42D3">
        <w:rPr>
          <w:noProof w:val="0"/>
        </w:rPr>
        <w:t>Alert Communicator</w:t>
      </w:r>
      <w:r w:rsidRPr="001F42D3">
        <w:rPr>
          <w:noProof w:val="0"/>
        </w:rPr>
        <w:t xml:space="preserve"> to identify the patient associated with the alert within site specific HIPAA and electronic patient healthcare information policies.</w:t>
      </w:r>
    </w:p>
    <w:p w14:paraId="1DBF3F7B" w14:textId="77777777" w:rsidR="00B11855" w:rsidRPr="001F42D3" w:rsidRDefault="003D003E" w:rsidP="00CF5627">
      <w:pPr>
        <w:pStyle w:val="BodyText"/>
      </w:pPr>
      <w:r w:rsidRPr="001F42D3">
        <w:rPr>
          <w:b/>
          <w:bCs/>
        </w:rPr>
        <w:t xml:space="preserve">PID-31 Identity Unknown Indicator (ID) </w:t>
      </w:r>
    </w:p>
    <w:p w14:paraId="4CF314F8" w14:textId="196CFD46" w:rsidR="00B11855" w:rsidRPr="001F42D3" w:rsidRDefault="003D003E" w:rsidP="0077204B">
      <w:pPr>
        <w:pStyle w:val="HL7FieldIndent2"/>
        <w:ind w:left="0" w:hanging="2"/>
        <w:rPr>
          <w:noProof w:val="0"/>
        </w:rPr>
      </w:pPr>
      <w:r w:rsidRPr="001F42D3">
        <w:rPr>
          <w:noProof w:val="0"/>
        </w:rPr>
        <w:t xml:space="preserve">Definition: This field indicates whether or not the patient's/person's identity is known. Refer to </w:t>
      </w:r>
      <w:r w:rsidR="006D613E" w:rsidRPr="001F42D3">
        <w:rPr>
          <w:noProof w:val="0"/>
        </w:rPr>
        <w:t>HL7</w:t>
      </w:r>
      <w:r w:rsidR="00995105" w:rsidRPr="001F42D3">
        <w:rPr>
          <w:noProof w:val="0"/>
        </w:rPr>
        <w:t xml:space="preserve"> </w:t>
      </w:r>
      <w:r w:rsidRPr="001F42D3">
        <w:rPr>
          <w:noProof w:val="0"/>
        </w:rPr>
        <w:t>Table 0136 - Yes/No Indicator for valid values.</w:t>
      </w:r>
    </w:p>
    <w:p w14:paraId="24784C48" w14:textId="77777777" w:rsidR="00B11855" w:rsidRPr="001F42D3" w:rsidRDefault="003D003E" w:rsidP="005C1693">
      <w:pPr>
        <w:pStyle w:val="ListBullet2"/>
      </w:pPr>
      <w:r w:rsidRPr="001F42D3">
        <w:t>Y the patient's/person's identity is unknown</w:t>
      </w:r>
    </w:p>
    <w:p w14:paraId="361325FF" w14:textId="77777777" w:rsidR="00B11855" w:rsidRPr="001F42D3" w:rsidRDefault="003D003E" w:rsidP="005C1693">
      <w:pPr>
        <w:pStyle w:val="ListBullet2"/>
      </w:pPr>
      <w:r w:rsidRPr="001F42D3">
        <w:t>N the patient's/person's identity is known</w:t>
      </w:r>
    </w:p>
    <w:p w14:paraId="17A57830" w14:textId="552CB530" w:rsidR="00B11855" w:rsidRPr="001F42D3" w:rsidRDefault="00800492" w:rsidP="00B34AEB">
      <w:pPr>
        <w:pStyle w:val="Heading2"/>
        <w:numPr>
          <w:ilvl w:val="0"/>
          <w:numId w:val="0"/>
        </w:numPr>
        <w:rPr>
          <w:noProof w:val="0"/>
        </w:rPr>
      </w:pPr>
      <w:bookmarkStart w:id="1635" w:name="_Toc401769859"/>
      <w:bookmarkStart w:id="1636" w:name="_Toc214889769"/>
      <w:r w:rsidRPr="001F42D3">
        <w:rPr>
          <w:noProof w:val="0"/>
        </w:rPr>
        <w:t xml:space="preserve">B.6 </w:t>
      </w:r>
      <w:r w:rsidR="003D003E" w:rsidRPr="001F42D3">
        <w:rPr>
          <w:noProof w:val="0"/>
        </w:rPr>
        <w:t>PV1 - Patient Visit Segment</w:t>
      </w:r>
      <w:bookmarkEnd w:id="1635"/>
      <w:bookmarkEnd w:id="1636"/>
    </w:p>
    <w:p w14:paraId="42008707" w14:textId="053D2513" w:rsidR="00B11855" w:rsidRPr="001F42D3" w:rsidRDefault="003D003E" w:rsidP="0077204B">
      <w:pPr>
        <w:pStyle w:val="BodyText"/>
      </w:pPr>
      <w:r w:rsidRPr="001F42D3">
        <w:t xml:space="preserve">See </w:t>
      </w:r>
      <w:r w:rsidR="006D613E" w:rsidRPr="001F42D3">
        <w:t>HL7</w:t>
      </w:r>
      <w:r w:rsidR="00995105" w:rsidRPr="001F42D3">
        <w:t xml:space="preserve"> </w:t>
      </w:r>
      <w:r w:rsidRPr="001F42D3">
        <w:t>V2.6 Section 3.4.3 for details.</w:t>
      </w:r>
    </w:p>
    <w:p w14:paraId="2948FD39" w14:textId="77777777" w:rsidR="00B11855" w:rsidRPr="001F42D3" w:rsidRDefault="003D003E" w:rsidP="0077204B">
      <w:pPr>
        <w:pStyle w:val="BodyText"/>
      </w:pPr>
      <w:r w:rsidRPr="001F42D3">
        <w:t>The PV1 segment is used by Registration/Patient Administration applications to communicate information on an account or visit-specific basis. The default is to send account level data. To use this segment for visit level data PV1-51 - Visit Indicator must be valued to ‘V’. The value of PV-51 affects the level of data being sent on the PV1, PV2, and any other segments that are part of the associated PV1 hierarchy (e.g., ROL, DG1, or OBX).</w:t>
      </w:r>
    </w:p>
    <w:p w14:paraId="702739D6" w14:textId="1A01CDBE" w:rsidR="00B11855" w:rsidRPr="001F42D3" w:rsidRDefault="003D003E" w:rsidP="0077204B">
      <w:pPr>
        <w:pStyle w:val="BodyText"/>
      </w:pPr>
      <w:r w:rsidRPr="001F42D3">
        <w:t xml:space="preserve">The facility ID, the optional fourth component of each patient location field, is a HD data type that is uniquely associated with the healthcare facility containing the location. A given institution, or group of intercommunicating institutions, should establish a list of facilities that may be potential assignors of patient locations. The list will be one of the institution’s master dictionary lists. Since third parties other than the assignors of patient locations may send or receive </w:t>
      </w:r>
      <w:r w:rsidR="006D613E" w:rsidRPr="001F42D3">
        <w:t>HL7</w:t>
      </w:r>
      <w:r w:rsidR="00995105" w:rsidRPr="001F42D3">
        <w:t xml:space="preserve"> </w:t>
      </w:r>
      <w:r w:rsidRPr="001F42D3">
        <w:t xml:space="preserve">messages containing patient locations, the facility ID in the patient location may not be the same as that implied by the sending and receiving systems identified in the MSH. The facility ID must be unique across facilities at a given site. This field is required for </w:t>
      </w:r>
      <w:r w:rsidR="006D613E" w:rsidRPr="001F42D3">
        <w:t>HL7</w:t>
      </w:r>
      <w:r w:rsidR="00995105" w:rsidRPr="001F42D3">
        <w:t xml:space="preserve"> </w:t>
      </w:r>
      <w:r w:rsidRPr="001F42D3">
        <w:t>implementations that have more than a single healthcare facility with bed locations, since the same &lt;point of care&gt; ^ &lt;room&gt; ^ &lt;bed&gt; combination may exist at more than one facility.</w:t>
      </w:r>
    </w:p>
    <w:p w14:paraId="360E02A1" w14:textId="5F617822" w:rsidR="00B37DF5" w:rsidRPr="001F42D3" w:rsidRDefault="003D003E" w:rsidP="0077204B">
      <w:pPr>
        <w:pStyle w:val="BodyText"/>
      </w:pPr>
      <w:r w:rsidRPr="001F42D3">
        <w:t xml:space="preserve">Details of the PV1 segment as used in the </w:t>
      </w:r>
      <w:r w:rsidR="006E73C1" w:rsidRPr="001F42D3">
        <w:t>IHE Devices Technical Framework</w:t>
      </w:r>
      <w:r w:rsidRPr="001F42D3">
        <w:t xml:space="preserve"> are given in Table B.6-1: </w:t>
      </w:r>
      <w:r w:rsidR="006D613E" w:rsidRPr="001F42D3">
        <w:t>HL7</w:t>
      </w:r>
      <w:r w:rsidR="00995105" w:rsidRPr="001F42D3">
        <w:t xml:space="preserve"> </w:t>
      </w:r>
      <w:r w:rsidRPr="001F42D3">
        <w:t>Attribute Table - PV1 - Patient Visit.</w:t>
      </w:r>
    </w:p>
    <w:p w14:paraId="528799E0" w14:textId="49402716" w:rsidR="00B11855" w:rsidRPr="001F42D3" w:rsidRDefault="003D003E" w:rsidP="00CF5627">
      <w:pPr>
        <w:pStyle w:val="TableTitle"/>
      </w:pPr>
      <w:r w:rsidRPr="001F42D3">
        <w:t xml:space="preserve">Table B.6-1: </w:t>
      </w:r>
      <w:r w:rsidR="006D613E" w:rsidRPr="001F42D3">
        <w:t>HL7</w:t>
      </w:r>
      <w:r w:rsidR="00995105" w:rsidRPr="001F42D3">
        <w:t xml:space="preserve"> </w:t>
      </w:r>
      <w:r w:rsidRPr="001F42D3">
        <w:t>Attribute Table - PV1 - Patient Visit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4"/>
        <w:gridCol w:w="764"/>
        <w:gridCol w:w="760"/>
        <w:gridCol w:w="961"/>
        <w:gridCol w:w="919"/>
        <w:gridCol w:w="1258"/>
        <w:gridCol w:w="2834"/>
      </w:tblGrid>
      <w:tr w:rsidR="00C40FD5" w:rsidRPr="001F42D3" w14:paraId="249815EF" w14:textId="77777777" w:rsidTr="00A92110">
        <w:trPr>
          <w:cantSplit/>
          <w:tblHeader/>
          <w:jc w:val="center"/>
        </w:trPr>
        <w:tc>
          <w:tcPr>
            <w:tcW w:w="784" w:type="dxa"/>
            <w:shd w:val="clear" w:color="auto" w:fill="D9D9D9"/>
          </w:tcPr>
          <w:p w14:paraId="372719D7" w14:textId="77777777" w:rsidR="00B11855" w:rsidRPr="001F42D3" w:rsidRDefault="003D003E" w:rsidP="006B1888">
            <w:pPr>
              <w:pStyle w:val="TableEntryHeader"/>
            </w:pPr>
            <w:r w:rsidRPr="001F42D3">
              <w:t>SEQ</w:t>
            </w:r>
          </w:p>
        </w:tc>
        <w:tc>
          <w:tcPr>
            <w:tcW w:w="764" w:type="dxa"/>
            <w:shd w:val="clear" w:color="auto" w:fill="D9D9D9"/>
          </w:tcPr>
          <w:p w14:paraId="7217236C" w14:textId="77777777" w:rsidR="00B11855" w:rsidRPr="001F42D3" w:rsidRDefault="003D003E" w:rsidP="006B1888">
            <w:pPr>
              <w:pStyle w:val="TableEntryHeader"/>
            </w:pPr>
            <w:r w:rsidRPr="001F42D3">
              <w:t>LEN</w:t>
            </w:r>
          </w:p>
        </w:tc>
        <w:tc>
          <w:tcPr>
            <w:tcW w:w="760" w:type="dxa"/>
            <w:shd w:val="clear" w:color="auto" w:fill="D9D9D9"/>
          </w:tcPr>
          <w:p w14:paraId="7CB6C9A9" w14:textId="77777777" w:rsidR="00B11855" w:rsidRPr="001F42D3" w:rsidRDefault="003D003E" w:rsidP="006B1888">
            <w:pPr>
              <w:pStyle w:val="TableEntryHeader"/>
            </w:pPr>
            <w:r w:rsidRPr="001F42D3">
              <w:t>DT</w:t>
            </w:r>
          </w:p>
        </w:tc>
        <w:tc>
          <w:tcPr>
            <w:tcW w:w="961" w:type="dxa"/>
            <w:shd w:val="clear" w:color="auto" w:fill="D9D9D9"/>
          </w:tcPr>
          <w:p w14:paraId="0B635A19" w14:textId="77777777" w:rsidR="00B11855" w:rsidRPr="001F42D3" w:rsidRDefault="003D003E" w:rsidP="006B1888">
            <w:pPr>
              <w:pStyle w:val="TableEntryHeader"/>
            </w:pPr>
            <w:r w:rsidRPr="001F42D3">
              <w:t>Usage</w:t>
            </w:r>
          </w:p>
        </w:tc>
        <w:tc>
          <w:tcPr>
            <w:tcW w:w="919" w:type="dxa"/>
            <w:shd w:val="clear" w:color="auto" w:fill="D9D9D9"/>
          </w:tcPr>
          <w:p w14:paraId="7D8434BD" w14:textId="77777777" w:rsidR="00B11855" w:rsidRPr="001F42D3" w:rsidRDefault="003D003E" w:rsidP="006B1888">
            <w:pPr>
              <w:pStyle w:val="TableEntryHeader"/>
            </w:pPr>
            <w:r w:rsidRPr="001F42D3">
              <w:t>Card.</w:t>
            </w:r>
          </w:p>
        </w:tc>
        <w:tc>
          <w:tcPr>
            <w:tcW w:w="1258" w:type="dxa"/>
            <w:shd w:val="clear" w:color="auto" w:fill="D9D9D9"/>
          </w:tcPr>
          <w:p w14:paraId="53E837B0" w14:textId="77777777" w:rsidR="00B11855" w:rsidRPr="001F42D3" w:rsidRDefault="003D003E" w:rsidP="006B1888">
            <w:pPr>
              <w:pStyle w:val="TableEntryHeader"/>
            </w:pPr>
            <w:r w:rsidRPr="001F42D3">
              <w:t>TBL#</w:t>
            </w:r>
          </w:p>
        </w:tc>
        <w:tc>
          <w:tcPr>
            <w:tcW w:w="2834" w:type="dxa"/>
            <w:shd w:val="clear" w:color="auto" w:fill="D9D9D9"/>
          </w:tcPr>
          <w:p w14:paraId="0EAD2CB0" w14:textId="77777777" w:rsidR="00B11855" w:rsidRPr="001F42D3" w:rsidRDefault="003D003E" w:rsidP="006B1888">
            <w:pPr>
              <w:pStyle w:val="TableEntryHeader"/>
            </w:pPr>
            <w:r w:rsidRPr="001F42D3">
              <w:t>Element name</w:t>
            </w:r>
          </w:p>
        </w:tc>
      </w:tr>
      <w:tr w:rsidR="00C40FD5" w:rsidRPr="001F42D3" w14:paraId="39D1CAB7" w14:textId="77777777" w:rsidTr="006C0E8E">
        <w:trPr>
          <w:cantSplit/>
          <w:jc w:val="center"/>
        </w:trPr>
        <w:tc>
          <w:tcPr>
            <w:tcW w:w="784" w:type="dxa"/>
          </w:tcPr>
          <w:p w14:paraId="798E3BED" w14:textId="77777777" w:rsidR="00B11855" w:rsidRPr="001F42D3" w:rsidRDefault="003D003E" w:rsidP="006B1888">
            <w:pPr>
              <w:pStyle w:val="TableEntry"/>
            </w:pPr>
            <w:r w:rsidRPr="001F42D3">
              <w:t>1</w:t>
            </w:r>
          </w:p>
        </w:tc>
        <w:tc>
          <w:tcPr>
            <w:tcW w:w="764" w:type="dxa"/>
          </w:tcPr>
          <w:p w14:paraId="609DE596" w14:textId="77777777" w:rsidR="00B11855" w:rsidRPr="001F42D3" w:rsidRDefault="003D003E" w:rsidP="006B1888">
            <w:pPr>
              <w:pStyle w:val="TableEntry"/>
            </w:pPr>
            <w:r w:rsidRPr="001F42D3">
              <w:t>4</w:t>
            </w:r>
          </w:p>
        </w:tc>
        <w:tc>
          <w:tcPr>
            <w:tcW w:w="760" w:type="dxa"/>
          </w:tcPr>
          <w:p w14:paraId="247D9A50" w14:textId="77777777" w:rsidR="00B11855" w:rsidRPr="001F42D3" w:rsidRDefault="003D003E" w:rsidP="006B1888">
            <w:pPr>
              <w:pStyle w:val="TableEntry"/>
            </w:pPr>
            <w:r w:rsidRPr="001F42D3">
              <w:t>SI</w:t>
            </w:r>
          </w:p>
        </w:tc>
        <w:tc>
          <w:tcPr>
            <w:tcW w:w="961" w:type="dxa"/>
          </w:tcPr>
          <w:p w14:paraId="0195BB58" w14:textId="77777777" w:rsidR="00B11855" w:rsidRPr="001F42D3" w:rsidRDefault="003D003E" w:rsidP="006B1888">
            <w:pPr>
              <w:pStyle w:val="TableEntry"/>
            </w:pPr>
            <w:r w:rsidRPr="001F42D3">
              <w:t>X</w:t>
            </w:r>
          </w:p>
        </w:tc>
        <w:tc>
          <w:tcPr>
            <w:tcW w:w="919" w:type="dxa"/>
          </w:tcPr>
          <w:p w14:paraId="6840CEFF" w14:textId="77777777" w:rsidR="00B11855" w:rsidRPr="001F42D3" w:rsidRDefault="003D003E" w:rsidP="006B1888">
            <w:pPr>
              <w:pStyle w:val="TableEntry"/>
            </w:pPr>
            <w:r w:rsidRPr="001F42D3">
              <w:t>[0..0]</w:t>
            </w:r>
          </w:p>
        </w:tc>
        <w:tc>
          <w:tcPr>
            <w:tcW w:w="1258" w:type="dxa"/>
          </w:tcPr>
          <w:p w14:paraId="1951F70A" w14:textId="77777777" w:rsidR="00B11855" w:rsidRPr="001F42D3" w:rsidRDefault="00B11855" w:rsidP="006B1888">
            <w:pPr>
              <w:pStyle w:val="TableEntry"/>
            </w:pPr>
          </w:p>
        </w:tc>
        <w:tc>
          <w:tcPr>
            <w:tcW w:w="2834" w:type="dxa"/>
          </w:tcPr>
          <w:p w14:paraId="787EF6DF" w14:textId="77777777" w:rsidR="00B11855" w:rsidRPr="001F42D3" w:rsidRDefault="003D003E" w:rsidP="006B1888">
            <w:pPr>
              <w:pStyle w:val="TableEntry"/>
            </w:pPr>
            <w:r w:rsidRPr="001F42D3">
              <w:t>Set ID - PV1</w:t>
            </w:r>
          </w:p>
        </w:tc>
      </w:tr>
      <w:tr w:rsidR="00C40FD5" w:rsidRPr="001F42D3" w14:paraId="261E808B" w14:textId="77777777" w:rsidTr="006C0E8E">
        <w:trPr>
          <w:cantSplit/>
          <w:jc w:val="center"/>
        </w:trPr>
        <w:tc>
          <w:tcPr>
            <w:tcW w:w="784" w:type="dxa"/>
          </w:tcPr>
          <w:p w14:paraId="405A9224" w14:textId="77777777" w:rsidR="00B11855" w:rsidRPr="001F42D3" w:rsidRDefault="003D003E" w:rsidP="006B1888">
            <w:pPr>
              <w:pStyle w:val="TableEntry"/>
            </w:pPr>
            <w:r w:rsidRPr="001F42D3">
              <w:t>2</w:t>
            </w:r>
          </w:p>
        </w:tc>
        <w:tc>
          <w:tcPr>
            <w:tcW w:w="764" w:type="dxa"/>
          </w:tcPr>
          <w:p w14:paraId="6DA549BD" w14:textId="77777777" w:rsidR="00B11855" w:rsidRPr="001F42D3" w:rsidRDefault="003D003E" w:rsidP="006B1888">
            <w:pPr>
              <w:pStyle w:val="TableEntry"/>
            </w:pPr>
            <w:r w:rsidRPr="001F42D3">
              <w:t>1</w:t>
            </w:r>
          </w:p>
        </w:tc>
        <w:tc>
          <w:tcPr>
            <w:tcW w:w="760" w:type="dxa"/>
          </w:tcPr>
          <w:p w14:paraId="790ACF9E" w14:textId="77777777" w:rsidR="00B11855" w:rsidRPr="001F42D3" w:rsidRDefault="003D003E" w:rsidP="006B1888">
            <w:pPr>
              <w:pStyle w:val="TableEntry"/>
            </w:pPr>
            <w:r w:rsidRPr="001F42D3">
              <w:t>IS</w:t>
            </w:r>
          </w:p>
        </w:tc>
        <w:tc>
          <w:tcPr>
            <w:tcW w:w="961" w:type="dxa"/>
          </w:tcPr>
          <w:p w14:paraId="2ECBD942" w14:textId="77777777" w:rsidR="00B11855" w:rsidRPr="001F42D3" w:rsidRDefault="003D003E" w:rsidP="006B1888">
            <w:pPr>
              <w:pStyle w:val="TableEntry"/>
            </w:pPr>
            <w:r w:rsidRPr="001F42D3">
              <w:t>R</w:t>
            </w:r>
          </w:p>
        </w:tc>
        <w:tc>
          <w:tcPr>
            <w:tcW w:w="919" w:type="dxa"/>
          </w:tcPr>
          <w:p w14:paraId="5D5A925D" w14:textId="77777777" w:rsidR="00B11855" w:rsidRPr="001F42D3" w:rsidRDefault="003D003E" w:rsidP="006B1888">
            <w:pPr>
              <w:pStyle w:val="TableEntry"/>
            </w:pPr>
            <w:r w:rsidRPr="001F42D3">
              <w:t>[1..1]</w:t>
            </w:r>
          </w:p>
        </w:tc>
        <w:tc>
          <w:tcPr>
            <w:tcW w:w="1258" w:type="dxa"/>
          </w:tcPr>
          <w:p w14:paraId="76ADEE5F" w14:textId="77777777" w:rsidR="00B11855" w:rsidRPr="001F42D3" w:rsidRDefault="00660950" w:rsidP="00660950">
            <w:pPr>
              <w:pStyle w:val="TableEntry"/>
            </w:pPr>
            <w:r w:rsidRPr="001F42D3">
              <w:t>0004</w:t>
            </w:r>
          </w:p>
        </w:tc>
        <w:tc>
          <w:tcPr>
            <w:tcW w:w="2834" w:type="dxa"/>
          </w:tcPr>
          <w:p w14:paraId="099EA4A2" w14:textId="77777777" w:rsidR="00B11855" w:rsidRPr="001F42D3" w:rsidRDefault="003D003E" w:rsidP="006B1888">
            <w:pPr>
              <w:pStyle w:val="TableEntry"/>
            </w:pPr>
            <w:r w:rsidRPr="001F42D3">
              <w:t>Patient Class</w:t>
            </w:r>
          </w:p>
        </w:tc>
      </w:tr>
      <w:tr w:rsidR="00C40FD5" w:rsidRPr="001F42D3" w14:paraId="1C2E3F5C" w14:textId="77777777" w:rsidTr="006C0E8E">
        <w:trPr>
          <w:cantSplit/>
          <w:jc w:val="center"/>
        </w:trPr>
        <w:tc>
          <w:tcPr>
            <w:tcW w:w="784" w:type="dxa"/>
          </w:tcPr>
          <w:p w14:paraId="7B3615FB" w14:textId="77777777" w:rsidR="00B11855" w:rsidRPr="001F42D3" w:rsidRDefault="003D003E" w:rsidP="006B1888">
            <w:pPr>
              <w:pStyle w:val="TableEntry"/>
            </w:pPr>
            <w:r w:rsidRPr="001F42D3">
              <w:lastRenderedPageBreak/>
              <w:t>3</w:t>
            </w:r>
          </w:p>
        </w:tc>
        <w:tc>
          <w:tcPr>
            <w:tcW w:w="764" w:type="dxa"/>
          </w:tcPr>
          <w:p w14:paraId="64F634F1" w14:textId="77777777" w:rsidR="00B11855" w:rsidRPr="001F42D3" w:rsidRDefault="003D003E" w:rsidP="006B1888">
            <w:pPr>
              <w:pStyle w:val="TableEntry"/>
            </w:pPr>
            <w:r w:rsidRPr="001F42D3">
              <w:t>80</w:t>
            </w:r>
          </w:p>
        </w:tc>
        <w:tc>
          <w:tcPr>
            <w:tcW w:w="760" w:type="dxa"/>
          </w:tcPr>
          <w:p w14:paraId="5459FE01" w14:textId="77777777" w:rsidR="00B11855" w:rsidRPr="001F42D3" w:rsidRDefault="003D003E" w:rsidP="006B1888">
            <w:pPr>
              <w:pStyle w:val="TableEntry"/>
            </w:pPr>
            <w:r w:rsidRPr="001F42D3">
              <w:t>PL</w:t>
            </w:r>
          </w:p>
        </w:tc>
        <w:tc>
          <w:tcPr>
            <w:tcW w:w="961" w:type="dxa"/>
          </w:tcPr>
          <w:p w14:paraId="1B726141" w14:textId="77777777" w:rsidR="00B11855" w:rsidRPr="001F42D3" w:rsidRDefault="003D003E" w:rsidP="006B1888">
            <w:pPr>
              <w:pStyle w:val="TableEntry"/>
            </w:pPr>
            <w:r w:rsidRPr="001F42D3">
              <w:t>RE</w:t>
            </w:r>
          </w:p>
        </w:tc>
        <w:tc>
          <w:tcPr>
            <w:tcW w:w="919" w:type="dxa"/>
          </w:tcPr>
          <w:p w14:paraId="0E09BBE1" w14:textId="77777777" w:rsidR="00B11855" w:rsidRPr="001F42D3" w:rsidRDefault="003D003E" w:rsidP="006B1888">
            <w:pPr>
              <w:pStyle w:val="TableEntry"/>
            </w:pPr>
            <w:r w:rsidRPr="001F42D3">
              <w:t>[0..1]</w:t>
            </w:r>
          </w:p>
        </w:tc>
        <w:tc>
          <w:tcPr>
            <w:tcW w:w="1258" w:type="dxa"/>
          </w:tcPr>
          <w:p w14:paraId="2679623C" w14:textId="77777777" w:rsidR="00B11855" w:rsidRPr="001F42D3" w:rsidRDefault="00B11855" w:rsidP="006B1888">
            <w:pPr>
              <w:pStyle w:val="TableEntry"/>
            </w:pPr>
          </w:p>
        </w:tc>
        <w:tc>
          <w:tcPr>
            <w:tcW w:w="2834" w:type="dxa"/>
          </w:tcPr>
          <w:p w14:paraId="19BA53D1" w14:textId="77777777" w:rsidR="00B11855" w:rsidRPr="001F42D3" w:rsidRDefault="003D003E" w:rsidP="006B1888">
            <w:pPr>
              <w:pStyle w:val="TableEntry"/>
            </w:pPr>
            <w:r w:rsidRPr="001F42D3">
              <w:t>Assigned Patient Location</w:t>
            </w:r>
          </w:p>
        </w:tc>
      </w:tr>
      <w:tr w:rsidR="00C40FD5" w:rsidRPr="001F42D3" w14:paraId="1929B40E" w14:textId="77777777" w:rsidTr="006C0E8E">
        <w:trPr>
          <w:cantSplit/>
          <w:jc w:val="center"/>
        </w:trPr>
        <w:tc>
          <w:tcPr>
            <w:tcW w:w="784" w:type="dxa"/>
          </w:tcPr>
          <w:p w14:paraId="35417C5F" w14:textId="77777777" w:rsidR="00B11855" w:rsidRPr="001F42D3" w:rsidRDefault="003D003E" w:rsidP="006B1888">
            <w:pPr>
              <w:pStyle w:val="TableEntry"/>
            </w:pPr>
            <w:r w:rsidRPr="001F42D3">
              <w:t>4</w:t>
            </w:r>
          </w:p>
        </w:tc>
        <w:tc>
          <w:tcPr>
            <w:tcW w:w="764" w:type="dxa"/>
          </w:tcPr>
          <w:p w14:paraId="2C4D1B16" w14:textId="77777777" w:rsidR="00B11855" w:rsidRPr="001F42D3" w:rsidRDefault="003D003E" w:rsidP="006B1888">
            <w:pPr>
              <w:pStyle w:val="TableEntry"/>
            </w:pPr>
            <w:r w:rsidRPr="001F42D3">
              <w:t>2</w:t>
            </w:r>
          </w:p>
        </w:tc>
        <w:tc>
          <w:tcPr>
            <w:tcW w:w="760" w:type="dxa"/>
          </w:tcPr>
          <w:p w14:paraId="2514D4EA" w14:textId="77777777" w:rsidR="00B11855" w:rsidRPr="001F42D3" w:rsidRDefault="003D003E" w:rsidP="006B1888">
            <w:pPr>
              <w:pStyle w:val="TableEntry"/>
            </w:pPr>
            <w:r w:rsidRPr="001F42D3">
              <w:t>IS</w:t>
            </w:r>
          </w:p>
        </w:tc>
        <w:tc>
          <w:tcPr>
            <w:tcW w:w="961" w:type="dxa"/>
          </w:tcPr>
          <w:p w14:paraId="2B38D825" w14:textId="77777777" w:rsidR="00B11855" w:rsidRPr="001F42D3" w:rsidRDefault="003D003E" w:rsidP="006B1888">
            <w:pPr>
              <w:pStyle w:val="TableEntry"/>
            </w:pPr>
            <w:r w:rsidRPr="001F42D3">
              <w:t>X</w:t>
            </w:r>
          </w:p>
        </w:tc>
        <w:tc>
          <w:tcPr>
            <w:tcW w:w="919" w:type="dxa"/>
          </w:tcPr>
          <w:p w14:paraId="3EC8D3B1" w14:textId="77777777" w:rsidR="00B11855" w:rsidRPr="001F42D3" w:rsidRDefault="003D003E" w:rsidP="006B1888">
            <w:pPr>
              <w:pStyle w:val="TableEntry"/>
            </w:pPr>
            <w:r w:rsidRPr="001F42D3">
              <w:t>[0..0]</w:t>
            </w:r>
          </w:p>
        </w:tc>
        <w:tc>
          <w:tcPr>
            <w:tcW w:w="1258" w:type="dxa"/>
          </w:tcPr>
          <w:p w14:paraId="396DF562" w14:textId="77777777" w:rsidR="00B11855" w:rsidRPr="001F42D3" w:rsidRDefault="00660950" w:rsidP="00A83C87">
            <w:pPr>
              <w:pStyle w:val="TableEntry"/>
            </w:pPr>
            <w:r w:rsidRPr="001F42D3">
              <w:t>0007</w:t>
            </w:r>
          </w:p>
        </w:tc>
        <w:tc>
          <w:tcPr>
            <w:tcW w:w="2834" w:type="dxa"/>
          </w:tcPr>
          <w:p w14:paraId="4A6B8066" w14:textId="77777777" w:rsidR="00B11855" w:rsidRPr="001F42D3" w:rsidRDefault="003D003E" w:rsidP="006B1888">
            <w:pPr>
              <w:pStyle w:val="TableEntry"/>
            </w:pPr>
            <w:r w:rsidRPr="001F42D3">
              <w:t>Admission Type</w:t>
            </w:r>
          </w:p>
        </w:tc>
      </w:tr>
      <w:tr w:rsidR="00C40FD5" w:rsidRPr="001F42D3" w14:paraId="21CF5B55" w14:textId="77777777" w:rsidTr="006C0E8E">
        <w:trPr>
          <w:cantSplit/>
          <w:jc w:val="center"/>
        </w:trPr>
        <w:tc>
          <w:tcPr>
            <w:tcW w:w="784" w:type="dxa"/>
          </w:tcPr>
          <w:p w14:paraId="6FED3F3F" w14:textId="77777777" w:rsidR="00B11855" w:rsidRPr="001F42D3" w:rsidRDefault="003D003E" w:rsidP="006B1888">
            <w:pPr>
              <w:pStyle w:val="TableEntry"/>
            </w:pPr>
            <w:r w:rsidRPr="001F42D3">
              <w:t>5</w:t>
            </w:r>
          </w:p>
        </w:tc>
        <w:tc>
          <w:tcPr>
            <w:tcW w:w="764" w:type="dxa"/>
          </w:tcPr>
          <w:p w14:paraId="7BA03CA2" w14:textId="77777777" w:rsidR="00B11855" w:rsidRPr="001F42D3" w:rsidRDefault="003D003E" w:rsidP="006B1888">
            <w:pPr>
              <w:pStyle w:val="TableEntry"/>
            </w:pPr>
            <w:r w:rsidRPr="001F42D3">
              <w:t>250</w:t>
            </w:r>
          </w:p>
        </w:tc>
        <w:tc>
          <w:tcPr>
            <w:tcW w:w="760" w:type="dxa"/>
          </w:tcPr>
          <w:p w14:paraId="4D4310A8" w14:textId="77777777" w:rsidR="00B11855" w:rsidRPr="001F42D3" w:rsidRDefault="003D003E" w:rsidP="006B1888">
            <w:pPr>
              <w:pStyle w:val="TableEntry"/>
            </w:pPr>
            <w:r w:rsidRPr="001F42D3">
              <w:t>CX</w:t>
            </w:r>
          </w:p>
        </w:tc>
        <w:tc>
          <w:tcPr>
            <w:tcW w:w="961" w:type="dxa"/>
          </w:tcPr>
          <w:p w14:paraId="20E2D5F9" w14:textId="77777777" w:rsidR="00B11855" w:rsidRPr="001F42D3" w:rsidRDefault="003D003E" w:rsidP="006B1888">
            <w:pPr>
              <w:pStyle w:val="TableEntry"/>
            </w:pPr>
            <w:r w:rsidRPr="001F42D3">
              <w:t>X</w:t>
            </w:r>
          </w:p>
        </w:tc>
        <w:tc>
          <w:tcPr>
            <w:tcW w:w="919" w:type="dxa"/>
          </w:tcPr>
          <w:p w14:paraId="39377C3C" w14:textId="77777777" w:rsidR="00B11855" w:rsidRPr="001F42D3" w:rsidRDefault="003D003E" w:rsidP="006B1888">
            <w:pPr>
              <w:pStyle w:val="TableEntry"/>
            </w:pPr>
            <w:r w:rsidRPr="001F42D3">
              <w:t>[0..0]</w:t>
            </w:r>
          </w:p>
        </w:tc>
        <w:tc>
          <w:tcPr>
            <w:tcW w:w="1258" w:type="dxa"/>
          </w:tcPr>
          <w:p w14:paraId="20A5EE47" w14:textId="77777777" w:rsidR="00B11855" w:rsidRPr="001F42D3" w:rsidRDefault="00B11855" w:rsidP="006B1888">
            <w:pPr>
              <w:pStyle w:val="TableEntry"/>
            </w:pPr>
          </w:p>
        </w:tc>
        <w:tc>
          <w:tcPr>
            <w:tcW w:w="2834" w:type="dxa"/>
          </w:tcPr>
          <w:p w14:paraId="18B2E386" w14:textId="77777777" w:rsidR="00B11855" w:rsidRPr="001F42D3" w:rsidRDefault="003D003E" w:rsidP="006B1888">
            <w:pPr>
              <w:pStyle w:val="TableEntry"/>
            </w:pPr>
            <w:r w:rsidRPr="001F42D3">
              <w:t>Preadmit Number</w:t>
            </w:r>
          </w:p>
        </w:tc>
      </w:tr>
      <w:tr w:rsidR="00C40FD5" w:rsidRPr="001F42D3" w14:paraId="2404C091" w14:textId="77777777" w:rsidTr="006C0E8E">
        <w:trPr>
          <w:cantSplit/>
          <w:jc w:val="center"/>
        </w:trPr>
        <w:tc>
          <w:tcPr>
            <w:tcW w:w="784" w:type="dxa"/>
          </w:tcPr>
          <w:p w14:paraId="2AEF8294" w14:textId="77777777" w:rsidR="00B11855" w:rsidRPr="001F42D3" w:rsidRDefault="003D003E" w:rsidP="006B1888">
            <w:pPr>
              <w:pStyle w:val="TableEntry"/>
            </w:pPr>
            <w:r w:rsidRPr="001F42D3">
              <w:t>6</w:t>
            </w:r>
          </w:p>
        </w:tc>
        <w:tc>
          <w:tcPr>
            <w:tcW w:w="764" w:type="dxa"/>
          </w:tcPr>
          <w:p w14:paraId="4171322B" w14:textId="77777777" w:rsidR="00B11855" w:rsidRPr="001F42D3" w:rsidRDefault="003D003E" w:rsidP="006B1888">
            <w:pPr>
              <w:pStyle w:val="TableEntry"/>
            </w:pPr>
            <w:r w:rsidRPr="001F42D3">
              <w:t>80</w:t>
            </w:r>
          </w:p>
        </w:tc>
        <w:tc>
          <w:tcPr>
            <w:tcW w:w="760" w:type="dxa"/>
          </w:tcPr>
          <w:p w14:paraId="2E9E839F" w14:textId="77777777" w:rsidR="00B11855" w:rsidRPr="001F42D3" w:rsidRDefault="003D003E" w:rsidP="006B1888">
            <w:pPr>
              <w:pStyle w:val="TableEntry"/>
            </w:pPr>
            <w:r w:rsidRPr="001F42D3">
              <w:t>PL</w:t>
            </w:r>
          </w:p>
        </w:tc>
        <w:tc>
          <w:tcPr>
            <w:tcW w:w="961" w:type="dxa"/>
          </w:tcPr>
          <w:p w14:paraId="122C4919" w14:textId="77777777" w:rsidR="00B11855" w:rsidRPr="001F42D3" w:rsidRDefault="003D003E" w:rsidP="006B1888">
            <w:pPr>
              <w:pStyle w:val="TableEntry"/>
            </w:pPr>
            <w:r w:rsidRPr="001F42D3">
              <w:t>X</w:t>
            </w:r>
          </w:p>
        </w:tc>
        <w:tc>
          <w:tcPr>
            <w:tcW w:w="919" w:type="dxa"/>
          </w:tcPr>
          <w:p w14:paraId="47FD11DC" w14:textId="77777777" w:rsidR="00B11855" w:rsidRPr="001F42D3" w:rsidRDefault="003D003E" w:rsidP="006B1888">
            <w:pPr>
              <w:pStyle w:val="TableEntry"/>
            </w:pPr>
            <w:r w:rsidRPr="001F42D3">
              <w:t>[0..0]</w:t>
            </w:r>
          </w:p>
        </w:tc>
        <w:tc>
          <w:tcPr>
            <w:tcW w:w="1258" w:type="dxa"/>
          </w:tcPr>
          <w:p w14:paraId="52A2ED3A" w14:textId="77777777" w:rsidR="00B11855" w:rsidRPr="001F42D3" w:rsidRDefault="00B11855" w:rsidP="006B1888">
            <w:pPr>
              <w:pStyle w:val="TableEntry"/>
            </w:pPr>
          </w:p>
        </w:tc>
        <w:tc>
          <w:tcPr>
            <w:tcW w:w="2834" w:type="dxa"/>
          </w:tcPr>
          <w:p w14:paraId="4F73AEC6" w14:textId="77777777" w:rsidR="00B11855" w:rsidRPr="001F42D3" w:rsidRDefault="003D003E" w:rsidP="006B1888">
            <w:pPr>
              <w:pStyle w:val="TableEntry"/>
            </w:pPr>
            <w:r w:rsidRPr="001F42D3">
              <w:t>Prior Patient Location</w:t>
            </w:r>
          </w:p>
        </w:tc>
      </w:tr>
      <w:tr w:rsidR="00C40FD5" w:rsidRPr="001F42D3" w14:paraId="29B93A09" w14:textId="77777777" w:rsidTr="006C0E8E">
        <w:trPr>
          <w:cantSplit/>
          <w:jc w:val="center"/>
        </w:trPr>
        <w:tc>
          <w:tcPr>
            <w:tcW w:w="784" w:type="dxa"/>
          </w:tcPr>
          <w:p w14:paraId="655C3DF6" w14:textId="77777777" w:rsidR="00B11855" w:rsidRPr="001F42D3" w:rsidRDefault="003D003E" w:rsidP="006B1888">
            <w:pPr>
              <w:pStyle w:val="TableEntry"/>
            </w:pPr>
            <w:r w:rsidRPr="001F42D3">
              <w:t>7</w:t>
            </w:r>
          </w:p>
        </w:tc>
        <w:tc>
          <w:tcPr>
            <w:tcW w:w="764" w:type="dxa"/>
          </w:tcPr>
          <w:p w14:paraId="1EC1E48E" w14:textId="77777777" w:rsidR="00B11855" w:rsidRPr="001F42D3" w:rsidRDefault="003D003E" w:rsidP="006B1888">
            <w:pPr>
              <w:pStyle w:val="TableEntry"/>
            </w:pPr>
            <w:r w:rsidRPr="001F42D3">
              <w:t>250</w:t>
            </w:r>
          </w:p>
        </w:tc>
        <w:tc>
          <w:tcPr>
            <w:tcW w:w="760" w:type="dxa"/>
          </w:tcPr>
          <w:p w14:paraId="0F69DB6E" w14:textId="77777777" w:rsidR="00B11855" w:rsidRPr="001F42D3" w:rsidRDefault="003D003E" w:rsidP="006B1888">
            <w:pPr>
              <w:pStyle w:val="TableEntry"/>
            </w:pPr>
            <w:r w:rsidRPr="001F42D3">
              <w:t>XCN</w:t>
            </w:r>
          </w:p>
        </w:tc>
        <w:tc>
          <w:tcPr>
            <w:tcW w:w="961" w:type="dxa"/>
          </w:tcPr>
          <w:p w14:paraId="6B13B525" w14:textId="77777777" w:rsidR="00B11855" w:rsidRPr="001F42D3" w:rsidRDefault="003D003E" w:rsidP="006B1888">
            <w:pPr>
              <w:pStyle w:val="TableEntry"/>
            </w:pPr>
            <w:r w:rsidRPr="001F42D3">
              <w:t>X</w:t>
            </w:r>
          </w:p>
        </w:tc>
        <w:tc>
          <w:tcPr>
            <w:tcW w:w="919" w:type="dxa"/>
          </w:tcPr>
          <w:p w14:paraId="6E193065" w14:textId="77777777" w:rsidR="00B11855" w:rsidRPr="001F42D3" w:rsidRDefault="003D003E" w:rsidP="006B1888">
            <w:pPr>
              <w:pStyle w:val="TableEntry"/>
            </w:pPr>
            <w:r w:rsidRPr="001F42D3">
              <w:t>[0..0]</w:t>
            </w:r>
          </w:p>
        </w:tc>
        <w:tc>
          <w:tcPr>
            <w:tcW w:w="1258" w:type="dxa"/>
          </w:tcPr>
          <w:p w14:paraId="57627885" w14:textId="77777777" w:rsidR="00B11855" w:rsidRPr="001F42D3" w:rsidRDefault="003D003E" w:rsidP="006B1888">
            <w:pPr>
              <w:pStyle w:val="TableEntry"/>
            </w:pPr>
            <w:r w:rsidRPr="001F42D3">
              <w:t>0010</w:t>
            </w:r>
          </w:p>
        </w:tc>
        <w:tc>
          <w:tcPr>
            <w:tcW w:w="2834" w:type="dxa"/>
          </w:tcPr>
          <w:p w14:paraId="77B65A75" w14:textId="77777777" w:rsidR="00B11855" w:rsidRPr="001F42D3" w:rsidRDefault="003D003E" w:rsidP="006B1888">
            <w:pPr>
              <w:pStyle w:val="TableEntry"/>
            </w:pPr>
            <w:r w:rsidRPr="001F42D3">
              <w:t>Attending Doctor</w:t>
            </w:r>
          </w:p>
        </w:tc>
      </w:tr>
      <w:tr w:rsidR="00C40FD5" w:rsidRPr="001F42D3" w14:paraId="03D9ADED" w14:textId="77777777" w:rsidTr="006C0E8E">
        <w:trPr>
          <w:cantSplit/>
          <w:jc w:val="center"/>
        </w:trPr>
        <w:tc>
          <w:tcPr>
            <w:tcW w:w="784" w:type="dxa"/>
          </w:tcPr>
          <w:p w14:paraId="41F424BD" w14:textId="77777777" w:rsidR="00B11855" w:rsidRPr="001F42D3" w:rsidRDefault="003D003E" w:rsidP="006B1888">
            <w:pPr>
              <w:pStyle w:val="TableEntry"/>
            </w:pPr>
            <w:r w:rsidRPr="001F42D3">
              <w:t>8</w:t>
            </w:r>
          </w:p>
        </w:tc>
        <w:tc>
          <w:tcPr>
            <w:tcW w:w="764" w:type="dxa"/>
          </w:tcPr>
          <w:p w14:paraId="4E324CB6" w14:textId="77777777" w:rsidR="00B11855" w:rsidRPr="001F42D3" w:rsidRDefault="003D003E" w:rsidP="006B1888">
            <w:pPr>
              <w:pStyle w:val="TableEntry"/>
            </w:pPr>
            <w:r w:rsidRPr="001F42D3">
              <w:t>250</w:t>
            </w:r>
          </w:p>
        </w:tc>
        <w:tc>
          <w:tcPr>
            <w:tcW w:w="760" w:type="dxa"/>
          </w:tcPr>
          <w:p w14:paraId="7AB5CB17" w14:textId="77777777" w:rsidR="00B11855" w:rsidRPr="001F42D3" w:rsidRDefault="003D003E" w:rsidP="006B1888">
            <w:pPr>
              <w:pStyle w:val="TableEntry"/>
            </w:pPr>
            <w:r w:rsidRPr="001F42D3">
              <w:t>XCN</w:t>
            </w:r>
          </w:p>
        </w:tc>
        <w:tc>
          <w:tcPr>
            <w:tcW w:w="961" w:type="dxa"/>
          </w:tcPr>
          <w:p w14:paraId="2B3D1D8E" w14:textId="77777777" w:rsidR="00B11855" w:rsidRPr="001F42D3" w:rsidRDefault="003D003E" w:rsidP="006B1888">
            <w:pPr>
              <w:pStyle w:val="TableEntry"/>
            </w:pPr>
            <w:r w:rsidRPr="001F42D3">
              <w:t>X</w:t>
            </w:r>
          </w:p>
        </w:tc>
        <w:tc>
          <w:tcPr>
            <w:tcW w:w="919" w:type="dxa"/>
          </w:tcPr>
          <w:p w14:paraId="62A38F26" w14:textId="77777777" w:rsidR="00B11855" w:rsidRPr="001F42D3" w:rsidRDefault="003D003E" w:rsidP="006B1888">
            <w:pPr>
              <w:pStyle w:val="TableEntry"/>
            </w:pPr>
            <w:r w:rsidRPr="001F42D3">
              <w:t>[0..0]</w:t>
            </w:r>
          </w:p>
        </w:tc>
        <w:tc>
          <w:tcPr>
            <w:tcW w:w="1258" w:type="dxa"/>
          </w:tcPr>
          <w:p w14:paraId="37B79858" w14:textId="77777777" w:rsidR="00B11855" w:rsidRPr="001F42D3" w:rsidRDefault="003D003E" w:rsidP="006B1888">
            <w:pPr>
              <w:pStyle w:val="TableEntry"/>
            </w:pPr>
            <w:r w:rsidRPr="001F42D3">
              <w:t>0010</w:t>
            </w:r>
          </w:p>
        </w:tc>
        <w:tc>
          <w:tcPr>
            <w:tcW w:w="2834" w:type="dxa"/>
          </w:tcPr>
          <w:p w14:paraId="195C4542" w14:textId="77777777" w:rsidR="00B11855" w:rsidRPr="001F42D3" w:rsidRDefault="003D003E" w:rsidP="006B1888">
            <w:pPr>
              <w:pStyle w:val="TableEntry"/>
            </w:pPr>
            <w:r w:rsidRPr="001F42D3">
              <w:t>Referring Doctor</w:t>
            </w:r>
          </w:p>
        </w:tc>
      </w:tr>
      <w:tr w:rsidR="00C40FD5" w:rsidRPr="001F42D3" w14:paraId="1581F3FE" w14:textId="77777777" w:rsidTr="006C0E8E">
        <w:trPr>
          <w:cantSplit/>
          <w:jc w:val="center"/>
        </w:trPr>
        <w:tc>
          <w:tcPr>
            <w:tcW w:w="784" w:type="dxa"/>
          </w:tcPr>
          <w:p w14:paraId="50F2125F" w14:textId="77777777" w:rsidR="00B11855" w:rsidRPr="001F42D3" w:rsidRDefault="003D003E" w:rsidP="006B1888">
            <w:pPr>
              <w:pStyle w:val="TableEntry"/>
            </w:pPr>
            <w:r w:rsidRPr="001F42D3">
              <w:t>9</w:t>
            </w:r>
          </w:p>
        </w:tc>
        <w:tc>
          <w:tcPr>
            <w:tcW w:w="764" w:type="dxa"/>
          </w:tcPr>
          <w:p w14:paraId="71B7A5F8" w14:textId="77777777" w:rsidR="00B11855" w:rsidRPr="001F42D3" w:rsidRDefault="003D003E" w:rsidP="006B1888">
            <w:pPr>
              <w:pStyle w:val="TableEntry"/>
            </w:pPr>
            <w:r w:rsidRPr="001F42D3">
              <w:t>250</w:t>
            </w:r>
          </w:p>
        </w:tc>
        <w:tc>
          <w:tcPr>
            <w:tcW w:w="760" w:type="dxa"/>
          </w:tcPr>
          <w:p w14:paraId="2D6704AB" w14:textId="77777777" w:rsidR="00B11855" w:rsidRPr="001F42D3" w:rsidRDefault="003D003E" w:rsidP="006B1888">
            <w:pPr>
              <w:pStyle w:val="TableEntry"/>
            </w:pPr>
            <w:r w:rsidRPr="001F42D3">
              <w:t>XCN</w:t>
            </w:r>
          </w:p>
        </w:tc>
        <w:tc>
          <w:tcPr>
            <w:tcW w:w="961" w:type="dxa"/>
          </w:tcPr>
          <w:p w14:paraId="642AEB69" w14:textId="77777777" w:rsidR="00B11855" w:rsidRPr="001F42D3" w:rsidRDefault="003D003E" w:rsidP="006B1888">
            <w:pPr>
              <w:pStyle w:val="TableEntry"/>
            </w:pPr>
            <w:r w:rsidRPr="001F42D3">
              <w:t>X</w:t>
            </w:r>
          </w:p>
        </w:tc>
        <w:tc>
          <w:tcPr>
            <w:tcW w:w="919" w:type="dxa"/>
          </w:tcPr>
          <w:p w14:paraId="5D960C6F" w14:textId="77777777" w:rsidR="00B11855" w:rsidRPr="001F42D3" w:rsidRDefault="003D003E" w:rsidP="006B1888">
            <w:pPr>
              <w:pStyle w:val="TableEntry"/>
            </w:pPr>
            <w:r w:rsidRPr="001F42D3">
              <w:t>[0..0]</w:t>
            </w:r>
          </w:p>
        </w:tc>
        <w:tc>
          <w:tcPr>
            <w:tcW w:w="1258" w:type="dxa"/>
          </w:tcPr>
          <w:p w14:paraId="6067F0BD" w14:textId="77777777" w:rsidR="00B11855" w:rsidRPr="001F42D3" w:rsidRDefault="003D003E" w:rsidP="006B1888">
            <w:pPr>
              <w:pStyle w:val="TableEntry"/>
            </w:pPr>
            <w:r w:rsidRPr="001F42D3">
              <w:t>0010</w:t>
            </w:r>
          </w:p>
        </w:tc>
        <w:tc>
          <w:tcPr>
            <w:tcW w:w="2834" w:type="dxa"/>
          </w:tcPr>
          <w:p w14:paraId="0E8B6A84" w14:textId="77777777" w:rsidR="00B11855" w:rsidRPr="001F42D3" w:rsidRDefault="003D003E" w:rsidP="006B1888">
            <w:pPr>
              <w:pStyle w:val="TableEntry"/>
            </w:pPr>
            <w:r w:rsidRPr="001F42D3">
              <w:t>Consulting Doctor</w:t>
            </w:r>
          </w:p>
        </w:tc>
      </w:tr>
      <w:tr w:rsidR="00C40FD5" w:rsidRPr="001F42D3" w14:paraId="1224DC15" w14:textId="77777777" w:rsidTr="006C0E8E">
        <w:trPr>
          <w:cantSplit/>
          <w:jc w:val="center"/>
        </w:trPr>
        <w:tc>
          <w:tcPr>
            <w:tcW w:w="784" w:type="dxa"/>
          </w:tcPr>
          <w:p w14:paraId="357A06EE" w14:textId="77777777" w:rsidR="00B11855" w:rsidRPr="001F42D3" w:rsidRDefault="003D003E" w:rsidP="006B1888">
            <w:pPr>
              <w:pStyle w:val="TableEntry"/>
            </w:pPr>
            <w:r w:rsidRPr="001F42D3">
              <w:t>10</w:t>
            </w:r>
          </w:p>
        </w:tc>
        <w:tc>
          <w:tcPr>
            <w:tcW w:w="764" w:type="dxa"/>
          </w:tcPr>
          <w:p w14:paraId="2568A005" w14:textId="77777777" w:rsidR="00B11855" w:rsidRPr="001F42D3" w:rsidRDefault="003D003E" w:rsidP="006B1888">
            <w:pPr>
              <w:pStyle w:val="TableEntry"/>
            </w:pPr>
            <w:r w:rsidRPr="001F42D3">
              <w:t>3</w:t>
            </w:r>
          </w:p>
        </w:tc>
        <w:tc>
          <w:tcPr>
            <w:tcW w:w="760" w:type="dxa"/>
          </w:tcPr>
          <w:p w14:paraId="39CFA533" w14:textId="77777777" w:rsidR="00B11855" w:rsidRPr="001F42D3" w:rsidRDefault="003D003E" w:rsidP="006B1888">
            <w:pPr>
              <w:pStyle w:val="TableEntry"/>
            </w:pPr>
            <w:r w:rsidRPr="001F42D3">
              <w:t>IS</w:t>
            </w:r>
          </w:p>
        </w:tc>
        <w:tc>
          <w:tcPr>
            <w:tcW w:w="961" w:type="dxa"/>
          </w:tcPr>
          <w:p w14:paraId="6E017702" w14:textId="77777777" w:rsidR="00B11855" w:rsidRPr="001F42D3" w:rsidRDefault="003D003E" w:rsidP="006B1888">
            <w:pPr>
              <w:pStyle w:val="TableEntry"/>
            </w:pPr>
            <w:r w:rsidRPr="001F42D3">
              <w:t>X</w:t>
            </w:r>
          </w:p>
        </w:tc>
        <w:tc>
          <w:tcPr>
            <w:tcW w:w="919" w:type="dxa"/>
          </w:tcPr>
          <w:p w14:paraId="493F6DA1" w14:textId="77777777" w:rsidR="00B11855" w:rsidRPr="001F42D3" w:rsidRDefault="003D003E" w:rsidP="006B1888">
            <w:pPr>
              <w:pStyle w:val="TableEntry"/>
            </w:pPr>
            <w:r w:rsidRPr="001F42D3">
              <w:t>[0..0]</w:t>
            </w:r>
          </w:p>
        </w:tc>
        <w:tc>
          <w:tcPr>
            <w:tcW w:w="1258" w:type="dxa"/>
          </w:tcPr>
          <w:p w14:paraId="215D9487" w14:textId="77777777" w:rsidR="00B11855" w:rsidRPr="001F42D3" w:rsidRDefault="003D003E" w:rsidP="006B1888">
            <w:pPr>
              <w:pStyle w:val="TableEntry"/>
            </w:pPr>
            <w:r w:rsidRPr="001F42D3">
              <w:t>0069</w:t>
            </w:r>
          </w:p>
        </w:tc>
        <w:tc>
          <w:tcPr>
            <w:tcW w:w="2834" w:type="dxa"/>
          </w:tcPr>
          <w:p w14:paraId="1E17CD1F" w14:textId="77777777" w:rsidR="00B11855" w:rsidRPr="001F42D3" w:rsidRDefault="003D003E" w:rsidP="006B1888">
            <w:pPr>
              <w:pStyle w:val="TableEntry"/>
            </w:pPr>
            <w:r w:rsidRPr="001F42D3">
              <w:t>Hospital Service</w:t>
            </w:r>
          </w:p>
        </w:tc>
      </w:tr>
      <w:tr w:rsidR="00C40FD5" w:rsidRPr="001F42D3" w14:paraId="5B3F5497" w14:textId="77777777" w:rsidTr="006C0E8E">
        <w:trPr>
          <w:cantSplit/>
          <w:jc w:val="center"/>
        </w:trPr>
        <w:tc>
          <w:tcPr>
            <w:tcW w:w="784" w:type="dxa"/>
          </w:tcPr>
          <w:p w14:paraId="2B1BBF7D" w14:textId="77777777" w:rsidR="00B11855" w:rsidRPr="001F42D3" w:rsidRDefault="003D003E" w:rsidP="006B1888">
            <w:pPr>
              <w:pStyle w:val="TableEntry"/>
            </w:pPr>
            <w:r w:rsidRPr="001F42D3">
              <w:t>11</w:t>
            </w:r>
          </w:p>
        </w:tc>
        <w:tc>
          <w:tcPr>
            <w:tcW w:w="764" w:type="dxa"/>
          </w:tcPr>
          <w:p w14:paraId="628DD82E" w14:textId="77777777" w:rsidR="00B11855" w:rsidRPr="001F42D3" w:rsidRDefault="003D003E" w:rsidP="006B1888">
            <w:pPr>
              <w:pStyle w:val="TableEntry"/>
            </w:pPr>
            <w:r w:rsidRPr="001F42D3">
              <w:t>80</w:t>
            </w:r>
          </w:p>
        </w:tc>
        <w:tc>
          <w:tcPr>
            <w:tcW w:w="760" w:type="dxa"/>
          </w:tcPr>
          <w:p w14:paraId="76AB3845" w14:textId="77777777" w:rsidR="00B11855" w:rsidRPr="001F42D3" w:rsidRDefault="003D003E" w:rsidP="006B1888">
            <w:pPr>
              <w:pStyle w:val="TableEntry"/>
            </w:pPr>
            <w:r w:rsidRPr="001F42D3">
              <w:t>PL</w:t>
            </w:r>
          </w:p>
        </w:tc>
        <w:tc>
          <w:tcPr>
            <w:tcW w:w="961" w:type="dxa"/>
          </w:tcPr>
          <w:p w14:paraId="219AADEC" w14:textId="77777777" w:rsidR="00B11855" w:rsidRPr="001F42D3" w:rsidRDefault="003D003E" w:rsidP="006B1888">
            <w:pPr>
              <w:pStyle w:val="TableEntry"/>
            </w:pPr>
            <w:r w:rsidRPr="001F42D3">
              <w:t>X</w:t>
            </w:r>
          </w:p>
        </w:tc>
        <w:tc>
          <w:tcPr>
            <w:tcW w:w="919" w:type="dxa"/>
          </w:tcPr>
          <w:p w14:paraId="460EFE24" w14:textId="77777777" w:rsidR="00B11855" w:rsidRPr="001F42D3" w:rsidRDefault="003D003E" w:rsidP="006B1888">
            <w:pPr>
              <w:pStyle w:val="TableEntry"/>
            </w:pPr>
            <w:r w:rsidRPr="001F42D3">
              <w:t>[0..0]</w:t>
            </w:r>
          </w:p>
        </w:tc>
        <w:tc>
          <w:tcPr>
            <w:tcW w:w="1258" w:type="dxa"/>
          </w:tcPr>
          <w:p w14:paraId="483888E3" w14:textId="77777777" w:rsidR="00B11855" w:rsidRPr="001F42D3" w:rsidRDefault="00B11855" w:rsidP="006B1888">
            <w:pPr>
              <w:pStyle w:val="TableEntry"/>
            </w:pPr>
          </w:p>
        </w:tc>
        <w:tc>
          <w:tcPr>
            <w:tcW w:w="2834" w:type="dxa"/>
          </w:tcPr>
          <w:p w14:paraId="3BE85630" w14:textId="77777777" w:rsidR="00B11855" w:rsidRPr="001F42D3" w:rsidRDefault="003D003E" w:rsidP="006B1888">
            <w:pPr>
              <w:pStyle w:val="TableEntry"/>
            </w:pPr>
            <w:r w:rsidRPr="001F42D3">
              <w:t>Temporary Location</w:t>
            </w:r>
          </w:p>
        </w:tc>
      </w:tr>
      <w:tr w:rsidR="00C40FD5" w:rsidRPr="001F42D3" w14:paraId="166CB771" w14:textId="77777777" w:rsidTr="006C0E8E">
        <w:trPr>
          <w:cantSplit/>
          <w:jc w:val="center"/>
        </w:trPr>
        <w:tc>
          <w:tcPr>
            <w:tcW w:w="784" w:type="dxa"/>
          </w:tcPr>
          <w:p w14:paraId="279D06F0" w14:textId="77777777" w:rsidR="00B11855" w:rsidRPr="001F42D3" w:rsidRDefault="003D003E" w:rsidP="006B1888">
            <w:pPr>
              <w:pStyle w:val="TableEntry"/>
            </w:pPr>
            <w:r w:rsidRPr="001F42D3">
              <w:t>12</w:t>
            </w:r>
          </w:p>
        </w:tc>
        <w:tc>
          <w:tcPr>
            <w:tcW w:w="764" w:type="dxa"/>
          </w:tcPr>
          <w:p w14:paraId="4E1FF61C" w14:textId="77777777" w:rsidR="00B11855" w:rsidRPr="001F42D3" w:rsidRDefault="003D003E" w:rsidP="006B1888">
            <w:pPr>
              <w:pStyle w:val="TableEntry"/>
            </w:pPr>
            <w:r w:rsidRPr="001F42D3">
              <w:t>2</w:t>
            </w:r>
          </w:p>
        </w:tc>
        <w:tc>
          <w:tcPr>
            <w:tcW w:w="760" w:type="dxa"/>
          </w:tcPr>
          <w:p w14:paraId="3B31709B" w14:textId="77777777" w:rsidR="00B11855" w:rsidRPr="001F42D3" w:rsidRDefault="003D003E" w:rsidP="006B1888">
            <w:pPr>
              <w:pStyle w:val="TableEntry"/>
            </w:pPr>
            <w:r w:rsidRPr="001F42D3">
              <w:t>IS</w:t>
            </w:r>
          </w:p>
        </w:tc>
        <w:tc>
          <w:tcPr>
            <w:tcW w:w="961" w:type="dxa"/>
          </w:tcPr>
          <w:p w14:paraId="72B9BB61" w14:textId="77777777" w:rsidR="00B11855" w:rsidRPr="001F42D3" w:rsidRDefault="003D003E" w:rsidP="006B1888">
            <w:pPr>
              <w:pStyle w:val="TableEntry"/>
            </w:pPr>
            <w:r w:rsidRPr="001F42D3">
              <w:t>X</w:t>
            </w:r>
          </w:p>
        </w:tc>
        <w:tc>
          <w:tcPr>
            <w:tcW w:w="919" w:type="dxa"/>
          </w:tcPr>
          <w:p w14:paraId="5A56669B" w14:textId="77777777" w:rsidR="00B11855" w:rsidRPr="001F42D3" w:rsidRDefault="003D003E" w:rsidP="006B1888">
            <w:pPr>
              <w:pStyle w:val="TableEntry"/>
            </w:pPr>
            <w:r w:rsidRPr="001F42D3">
              <w:t>[0..0]</w:t>
            </w:r>
          </w:p>
        </w:tc>
        <w:tc>
          <w:tcPr>
            <w:tcW w:w="1258" w:type="dxa"/>
          </w:tcPr>
          <w:p w14:paraId="3FAB3794" w14:textId="77777777" w:rsidR="00B11855" w:rsidRPr="001F42D3" w:rsidRDefault="003D003E" w:rsidP="006B1888">
            <w:pPr>
              <w:pStyle w:val="TableEntry"/>
            </w:pPr>
            <w:r w:rsidRPr="001F42D3">
              <w:t>0087</w:t>
            </w:r>
          </w:p>
        </w:tc>
        <w:tc>
          <w:tcPr>
            <w:tcW w:w="2834" w:type="dxa"/>
          </w:tcPr>
          <w:p w14:paraId="267FF87E" w14:textId="77777777" w:rsidR="00B11855" w:rsidRPr="001F42D3" w:rsidRDefault="003D003E" w:rsidP="006B1888">
            <w:pPr>
              <w:pStyle w:val="TableEntry"/>
            </w:pPr>
            <w:r w:rsidRPr="001F42D3">
              <w:t>Preadmit Test Indicator</w:t>
            </w:r>
          </w:p>
        </w:tc>
      </w:tr>
      <w:tr w:rsidR="00C40FD5" w:rsidRPr="001F42D3" w14:paraId="03B8A1F7" w14:textId="77777777" w:rsidTr="006C0E8E">
        <w:trPr>
          <w:cantSplit/>
          <w:jc w:val="center"/>
        </w:trPr>
        <w:tc>
          <w:tcPr>
            <w:tcW w:w="784" w:type="dxa"/>
          </w:tcPr>
          <w:p w14:paraId="63C63055" w14:textId="77777777" w:rsidR="00B11855" w:rsidRPr="001F42D3" w:rsidRDefault="003D003E" w:rsidP="006B1888">
            <w:pPr>
              <w:pStyle w:val="TableEntry"/>
            </w:pPr>
            <w:r w:rsidRPr="001F42D3">
              <w:t>13</w:t>
            </w:r>
          </w:p>
        </w:tc>
        <w:tc>
          <w:tcPr>
            <w:tcW w:w="764" w:type="dxa"/>
          </w:tcPr>
          <w:p w14:paraId="45391541" w14:textId="77777777" w:rsidR="00B11855" w:rsidRPr="001F42D3" w:rsidRDefault="003D003E" w:rsidP="006B1888">
            <w:pPr>
              <w:pStyle w:val="TableEntry"/>
            </w:pPr>
            <w:r w:rsidRPr="001F42D3">
              <w:t>2</w:t>
            </w:r>
          </w:p>
        </w:tc>
        <w:tc>
          <w:tcPr>
            <w:tcW w:w="760" w:type="dxa"/>
          </w:tcPr>
          <w:p w14:paraId="39F1396D" w14:textId="77777777" w:rsidR="00B11855" w:rsidRPr="001F42D3" w:rsidRDefault="003D003E" w:rsidP="006B1888">
            <w:pPr>
              <w:pStyle w:val="TableEntry"/>
            </w:pPr>
            <w:r w:rsidRPr="001F42D3">
              <w:t>IS</w:t>
            </w:r>
          </w:p>
        </w:tc>
        <w:tc>
          <w:tcPr>
            <w:tcW w:w="961" w:type="dxa"/>
          </w:tcPr>
          <w:p w14:paraId="7634EA21" w14:textId="77777777" w:rsidR="00B11855" w:rsidRPr="001F42D3" w:rsidRDefault="003D003E" w:rsidP="006B1888">
            <w:pPr>
              <w:pStyle w:val="TableEntry"/>
            </w:pPr>
            <w:r w:rsidRPr="001F42D3">
              <w:t>X</w:t>
            </w:r>
          </w:p>
        </w:tc>
        <w:tc>
          <w:tcPr>
            <w:tcW w:w="919" w:type="dxa"/>
          </w:tcPr>
          <w:p w14:paraId="6706E487" w14:textId="77777777" w:rsidR="00B11855" w:rsidRPr="001F42D3" w:rsidRDefault="003D003E" w:rsidP="006B1888">
            <w:pPr>
              <w:pStyle w:val="TableEntry"/>
            </w:pPr>
            <w:r w:rsidRPr="001F42D3">
              <w:t>[0..0]</w:t>
            </w:r>
          </w:p>
        </w:tc>
        <w:tc>
          <w:tcPr>
            <w:tcW w:w="1258" w:type="dxa"/>
          </w:tcPr>
          <w:p w14:paraId="0E7A08A8" w14:textId="77777777" w:rsidR="00B11855" w:rsidRPr="001F42D3" w:rsidRDefault="003D003E" w:rsidP="006B1888">
            <w:pPr>
              <w:pStyle w:val="TableEntry"/>
            </w:pPr>
            <w:r w:rsidRPr="001F42D3">
              <w:t>0092</w:t>
            </w:r>
          </w:p>
        </w:tc>
        <w:tc>
          <w:tcPr>
            <w:tcW w:w="2834" w:type="dxa"/>
          </w:tcPr>
          <w:p w14:paraId="7AAAC0F0" w14:textId="77777777" w:rsidR="00B11855" w:rsidRPr="001F42D3" w:rsidRDefault="003D003E" w:rsidP="006B1888">
            <w:pPr>
              <w:pStyle w:val="TableEntry"/>
            </w:pPr>
            <w:r w:rsidRPr="001F42D3">
              <w:t>Re-admission Indicator</w:t>
            </w:r>
          </w:p>
        </w:tc>
      </w:tr>
      <w:tr w:rsidR="00C40FD5" w:rsidRPr="001F42D3" w14:paraId="10FD6D10" w14:textId="77777777" w:rsidTr="006C0E8E">
        <w:trPr>
          <w:cantSplit/>
          <w:jc w:val="center"/>
        </w:trPr>
        <w:tc>
          <w:tcPr>
            <w:tcW w:w="784" w:type="dxa"/>
          </w:tcPr>
          <w:p w14:paraId="5D2A2E10" w14:textId="77777777" w:rsidR="00B11855" w:rsidRPr="001F42D3" w:rsidRDefault="003D003E" w:rsidP="006B1888">
            <w:pPr>
              <w:pStyle w:val="TableEntry"/>
            </w:pPr>
            <w:r w:rsidRPr="001F42D3">
              <w:t>14</w:t>
            </w:r>
          </w:p>
        </w:tc>
        <w:tc>
          <w:tcPr>
            <w:tcW w:w="764" w:type="dxa"/>
          </w:tcPr>
          <w:p w14:paraId="3635F188" w14:textId="77777777" w:rsidR="00B11855" w:rsidRPr="001F42D3" w:rsidRDefault="003D003E" w:rsidP="006B1888">
            <w:pPr>
              <w:pStyle w:val="TableEntry"/>
            </w:pPr>
            <w:r w:rsidRPr="001F42D3">
              <w:t>6</w:t>
            </w:r>
          </w:p>
        </w:tc>
        <w:tc>
          <w:tcPr>
            <w:tcW w:w="760" w:type="dxa"/>
          </w:tcPr>
          <w:p w14:paraId="4E7FC074" w14:textId="77777777" w:rsidR="00B11855" w:rsidRPr="001F42D3" w:rsidRDefault="003D003E" w:rsidP="006B1888">
            <w:pPr>
              <w:pStyle w:val="TableEntry"/>
            </w:pPr>
            <w:r w:rsidRPr="001F42D3">
              <w:t>IS</w:t>
            </w:r>
          </w:p>
        </w:tc>
        <w:tc>
          <w:tcPr>
            <w:tcW w:w="961" w:type="dxa"/>
          </w:tcPr>
          <w:p w14:paraId="1606F803" w14:textId="77777777" w:rsidR="00B11855" w:rsidRPr="001F42D3" w:rsidRDefault="003D003E" w:rsidP="006B1888">
            <w:pPr>
              <w:pStyle w:val="TableEntry"/>
            </w:pPr>
            <w:r w:rsidRPr="001F42D3">
              <w:t>X</w:t>
            </w:r>
          </w:p>
        </w:tc>
        <w:tc>
          <w:tcPr>
            <w:tcW w:w="919" w:type="dxa"/>
          </w:tcPr>
          <w:p w14:paraId="246544B6" w14:textId="77777777" w:rsidR="00B11855" w:rsidRPr="001F42D3" w:rsidRDefault="003D003E" w:rsidP="006B1888">
            <w:pPr>
              <w:pStyle w:val="TableEntry"/>
            </w:pPr>
            <w:r w:rsidRPr="001F42D3">
              <w:t>[0..0]</w:t>
            </w:r>
          </w:p>
        </w:tc>
        <w:tc>
          <w:tcPr>
            <w:tcW w:w="1258" w:type="dxa"/>
          </w:tcPr>
          <w:p w14:paraId="5C09C7BE" w14:textId="77777777" w:rsidR="00B11855" w:rsidRPr="001F42D3" w:rsidRDefault="00660950" w:rsidP="006B1888">
            <w:pPr>
              <w:pStyle w:val="TableEntry"/>
            </w:pPr>
            <w:r w:rsidRPr="001F42D3">
              <w:t>0007</w:t>
            </w:r>
          </w:p>
        </w:tc>
        <w:tc>
          <w:tcPr>
            <w:tcW w:w="2834" w:type="dxa"/>
          </w:tcPr>
          <w:p w14:paraId="7E40A4C1" w14:textId="77777777" w:rsidR="00B11855" w:rsidRPr="001F42D3" w:rsidRDefault="003D003E" w:rsidP="006B1888">
            <w:pPr>
              <w:pStyle w:val="TableEntry"/>
            </w:pPr>
            <w:r w:rsidRPr="001F42D3">
              <w:t>Admit Source</w:t>
            </w:r>
          </w:p>
        </w:tc>
      </w:tr>
      <w:tr w:rsidR="00C40FD5" w:rsidRPr="001F42D3" w14:paraId="14634EB1" w14:textId="77777777" w:rsidTr="006C0E8E">
        <w:trPr>
          <w:cantSplit/>
          <w:jc w:val="center"/>
        </w:trPr>
        <w:tc>
          <w:tcPr>
            <w:tcW w:w="784" w:type="dxa"/>
          </w:tcPr>
          <w:p w14:paraId="654DB67B" w14:textId="77777777" w:rsidR="00B11855" w:rsidRPr="001F42D3" w:rsidRDefault="003D003E" w:rsidP="006B1888">
            <w:pPr>
              <w:pStyle w:val="TableEntry"/>
            </w:pPr>
            <w:r w:rsidRPr="001F42D3">
              <w:t>15</w:t>
            </w:r>
          </w:p>
        </w:tc>
        <w:tc>
          <w:tcPr>
            <w:tcW w:w="764" w:type="dxa"/>
          </w:tcPr>
          <w:p w14:paraId="715E8B4F" w14:textId="77777777" w:rsidR="00B11855" w:rsidRPr="001F42D3" w:rsidRDefault="003D003E" w:rsidP="006B1888">
            <w:pPr>
              <w:pStyle w:val="TableEntry"/>
            </w:pPr>
            <w:r w:rsidRPr="001F42D3">
              <w:t>2</w:t>
            </w:r>
          </w:p>
        </w:tc>
        <w:tc>
          <w:tcPr>
            <w:tcW w:w="760" w:type="dxa"/>
          </w:tcPr>
          <w:p w14:paraId="531354DA" w14:textId="77777777" w:rsidR="00B11855" w:rsidRPr="001F42D3" w:rsidRDefault="003D003E" w:rsidP="006B1888">
            <w:pPr>
              <w:pStyle w:val="TableEntry"/>
            </w:pPr>
            <w:r w:rsidRPr="001F42D3">
              <w:t>IS</w:t>
            </w:r>
          </w:p>
        </w:tc>
        <w:tc>
          <w:tcPr>
            <w:tcW w:w="961" w:type="dxa"/>
          </w:tcPr>
          <w:p w14:paraId="27AB127A" w14:textId="77777777" w:rsidR="00B11855" w:rsidRPr="001F42D3" w:rsidRDefault="003D003E" w:rsidP="006B1888">
            <w:pPr>
              <w:pStyle w:val="TableEntry"/>
            </w:pPr>
            <w:r w:rsidRPr="001F42D3">
              <w:t>X</w:t>
            </w:r>
          </w:p>
        </w:tc>
        <w:tc>
          <w:tcPr>
            <w:tcW w:w="919" w:type="dxa"/>
          </w:tcPr>
          <w:p w14:paraId="68F09FA5" w14:textId="77777777" w:rsidR="00B11855" w:rsidRPr="001F42D3" w:rsidRDefault="003D003E" w:rsidP="006B1888">
            <w:pPr>
              <w:pStyle w:val="TableEntry"/>
            </w:pPr>
            <w:r w:rsidRPr="001F42D3">
              <w:t>[0..0]</w:t>
            </w:r>
          </w:p>
        </w:tc>
        <w:tc>
          <w:tcPr>
            <w:tcW w:w="1258" w:type="dxa"/>
          </w:tcPr>
          <w:p w14:paraId="72296829" w14:textId="77777777" w:rsidR="00B11855" w:rsidRPr="001F42D3" w:rsidRDefault="00872BF9" w:rsidP="006B1888">
            <w:pPr>
              <w:pStyle w:val="TableEntry"/>
            </w:pPr>
            <w:r w:rsidRPr="001F42D3">
              <w:t>0009</w:t>
            </w:r>
          </w:p>
        </w:tc>
        <w:tc>
          <w:tcPr>
            <w:tcW w:w="2834" w:type="dxa"/>
          </w:tcPr>
          <w:p w14:paraId="398DEA53" w14:textId="77777777" w:rsidR="00B11855" w:rsidRPr="001F42D3" w:rsidRDefault="003D003E" w:rsidP="006B1888">
            <w:pPr>
              <w:pStyle w:val="TableEntry"/>
            </w:pPr>
            <w:r w:rsidRPr="001F42D3">
              <w:t>Ambulatory Status</w:t>
            </w:r>
          </w:p>
        </w:tc>
      </w:tr>
      <w:tr w:rsidR="00C40FD5" w:rsidRPr="001F42D3" w14:paraId="7F89E389" w14:textId="77777777" w:rsidTr="006C0E8E">
        <w:trPr>
          <w:cantSplit/>
          <w:jc w:val="center"/>
        </w:trPr>
        <w:tc>
          <w:tcPr>
            <w:tcW w:w="784" w:type="dxa"/>
          </w:tcPr>
          <w:p w14:paraId="40CE9C4A" w14:textId="77777777" w:rsidR="00B11855" w:rsidRPr="001F42D3" w:rsidRDefault="003D003E" w:rsidP="006B1888">
            <w:pPr>
              <w:pStyle w:val="TableEntry"/>
            </w:pPr>
            <w:r w:rsidRPr="001F42D3">
              <w:t>16</w:t>
            </w:r>
          </w:p>
        </w:tc>
        <w:tc>
          <w:tcPr>
            <w:tcW w:w="764" w:type="dxa"/>
          </w:tcPr>
          <w:p w14:paraId="514EA15E" w14:textId="77777777" w:rsidR="00B11855" w:rsidRPr="001F42D3" w:rsidRDefault="003D003E" w:rsidP="006B1888">
            <w:pPr>
              <w:pStyle w:val="TableEntry"/>
            </w:pPr>
            <w:r w:rsidRPr="001F42D3">
              <w:t>2</w:t>
            </w:r>
          </w:p>
        </w:tc>
        <w:tc>
          <w:tcPr>
            <w:tcW w:w="760" w:type="dxa"/>
          </w:tcPr>
          <w:p w14:paraId="50916EDC" w14:textId="77777777" w:rsidR="00B11855" w:rsidRPr="001F42D3" w:rsidRDefault="003D003E" w:rsidP="006B1888">
            <w:pPr>
              <w:pStyle w:val="TableEntry"/>
            </w:pPr>
            <w:r w:rsidRPr="001F42D3">
              <w:t>IS</w:t>
            </w:r>
          </w:p>
        </w:tc>
        <w:tc>
          <w:tcPr>
            <w:tcW w:w="961" w:type="dxa"/>
          </w:tcPr>
          <w:p w14:paraId="7656D459" w14:textId="77777777" w:rsidR="00B11855" w:rsidRPr="001F42D3" w:rsidRDefault="003D003E" w:rsidP="006B1888">
            <w:pPr>
              <w:pStyle w:val="TableEntry"/>
            </w:pPr>
            <w:r w:rsidRPr="001F42D3">
              <w:t>X</w:t>
            </w:r>
          </w:p>
        </w:tc>
        <w:tc>
          <w:tcPr>
            <w:tcW w:w="919" w:type="dxa"/>
          </w:tcPr>
          <w:p w14:paraId="7C1D3FC8" w14:textId="77777777" w:rsidR="00B11855" w:rsidRPr="001F42D3" w:rsidRDefault="003D003E" w:rsidP="006B1888">
            <w:pPr>
              <w:pStyle w:val="TableEntry"/>
            </w:pPr>
            <w:r w:rsidRPr="001F42D3">
              <w:t>[0..0]</w:t>
            </w:r>
          </w:p>
        </w:tc>
        <w:tc>
          <w:tcPr>
            <w:tcW w:w="1258" w:type="dxa"/>
          </w:tcPr>
          <w:p w14:paraId="0924D9C4" w14:textId="77777777" w:rsidR="00B11855" w:rsidRPr="001F42D3" w:rsidRDefault="003D003E" w:rsidP="006B1888">
            <w:pPr>
              <w:pStyle w:val="TableEntry"/>
            </w:pPr>
            <w:r w:rsidRPr="001F42D3">
              <w:t>0099</w:t>
            </w:r>
          </w:p>
        </w:tc>
        <w:tc>
          <w:tcPr>
            <w:tcW w:w="2834" w:type="dxa"/>
          </w:tcPr>
          <w:p w14:paraId="65C2DC4A" w14:textId="77777777" w:rsidR="00B11855" w:rsidRPr="001F42D3" w:rsidRDefault="003D003E" w:rsidP="006B1888">
            <w:pPr>
              <w:pStyle w:val="TableEntry"/>
            </w:pPr>
            <w:r w:rsidRPr="001F42D3">
              <w:t>VIP Indicator</w:t>
            </w:r>
          </w:p>
        </w:tc>
      </w:tr>
      <w:tr w:rsidR="00C40FD5" w:rsidRPr="001F42D3" w14:paraId="3D68FC67" w14:textId="77777777" w:rsidTr="006C0E8E">
        <w:trPr>
          <w:cantSplit/>
          <w:jc w:val="center"/>
        </w:trPr>
        <w:tc>
          <w:tcPr>
            <w:tcW w:w="784" w:type="dxa"/>
          </w:tcPr>
          <w:p w14:paraId="67EB0B1C" w14:textId="77777777" w:rsidR="00B11855" w:rsidRPr="001F42D3" w:rsidRDefault="003D003E" w:rsidP="006B1888">
            <w:pPr>
              <w:pStyle w:val="TableEntry"/>
            </w:pPr>
            <w:r w:rsidRPr="001F42D3">
              <w:t>17</w:t>
            </w:r>
          </w:p>
        </w:tc>
        <w:tc>
          <w:tcPr>
            <w:tcW w:w="764" w:type="dxa"/>
          </w:tcPr>
          <w:p w14:paraId="3F161341" w14:textId="77777777" w:rsidR="00B11855" w:rsidRPr="001F42D3" w:rsidRDefault="003D003E" w:rsidP="006B1888">
            <w:pPr>
              <w:pStyle w:val="TableEntry"/>
            </w:pPr>
            <w:r w:rsidRPr="001F42D3">
              <w:t>250</w:t>
            </w:r>
          </w:p>
        </w:tc>
        <w:tc>
          <w:tcPr>
            <w:tcW w:w="760" w:type="dxa"/>
          </w:tcPr>
          <w:p w14:paraId="4CED7589" w14:textId="77777777" w:rsidR="00B11855" w:rsidRPr="001F42D3" w:rsidRDefault="003D003E" w:rsidP="006B1888">
            <w:pPr>
              <w:pStyle w:val="TableEntry"/>
            </w:pPr>
            <w:r w:rsidRPr="001F42D3">
              <w:t>XCN</w:t>
            </w:r>
          </w:p>
        </w:tc>
        <w:tc>
          <w:tcPr>
            <w:tcW w:w="961" w:type="dxa"/>
          </w:tcPr>
          <w:p w14:paraId="4CC2E934" w14:textId="77777777" w:rsidR="00B11855" w:rsidRPr="001F42D3" w:rsidRDefault="003D003E" w:rsidP="006B1888">
            <w:pPr>
              <w:pStyle w:val="TableEntry"/>
            </w:pPr>
            <w:r w:rsidRPr="001F42D3">
              <w:t>X</w:t>
            </w:r>
          </w:p>
        </w:tc>
        <w:tc>
          <w:tcPr>
            <w:tcW w:w="919" w:type="dxa"/>
          </w:tcPr>
          <w:p w14:paraId="6C7940F6" w14:textId="77777777" w:rsidR="00B11855" w:rsidRPr="001F42D3" w:rsidRDefault="003D003E" w:rsidP="006B1888">
            <w:pPr>
              <w:pStyle w:val="TableEntry"/>
            </w:pPr>
            <w:r w:rsidRPr="001F42D3">
              <w:t>[0..0]</w:t>
            </w:r>
          </w:p>
        </w:tc>
        <w:tc>
          <w:tcPr>
            <w:tcW w:w="1258" w:type="dxa"/>
          </w:tcPr>
          <w:p w14:paraId="02BE0BBE" w14:textId="77777777" w:rsidR="00B11855" w:rsidRPr="001F42D3" w:rsidRDefault="003D003E" w:rsidP="006B1888">
            <w:pPr>
              <w:pStyle w:val="TableEntry"/>
            </w:pPr>
            <w:r w:rsidRPr="001F42D3">
              <w:t>0010</w:t>
            </w:r>
          </w:p>
        </w:tc>
        <w:tc>
          <w:tcPr>
            <w:tcW w:w="2834" w:type="dxa"/>
          </w:tcPr>
          <w:p w14:paraId="4FD51A91" w14:textId="77777777" w:rsidR="00B11855" w:rsidRPr="001F42D3" w:rsidRDefault="003D003E" w:rsidP="006B1888">
            <w:pPr>
              <w:pStyle w:val="TableEntry"/>
            </w:pPr>
            <w:r w:rsidRPr="001F42D3">
              <w:t>Admitting Doctor</w:t>
            </w:r>
          </w:p>
        </w:tc>
      </w:tr>
      <w:tr w:rsidR="00C40FD5" w:rsidRPr="001F42D3" w14:paraId="4BF9FACB" w14:textId="77777777" w:rsidTr="006C0E8E">
        <w:trPr>
          <w:cantSplit/>
          <w:jc w:val="center"/>
        </w:trPr>
        <w:tc>
          <w:tcPr>
            <w:tcW w:w="784" w:type="dxa"/>
          </w:tcPr>
          <w:p w14:paraId="7FA7D015" w14:textId="77777777" w:rsidR="00B11855" w:rsidRPr="001F42D3" w:rsidRDefault="003D003E" w:rsidP="006B1888">
            <w:pPr>
              <w:pStyle w:val="TableEntry"/>
            </w:pPr>
            <w:r w:rsidRPr="001F42D3">
              <w:t>18</w:t>
            </w:r>
          </w:p>
        </w:tc>
        <w:tc>
          <w:tcPr>
            <w:tcW w:w="764" w:type="dxa"/>
          </w:tcPr>
          <w:p w14:paraId="63E6BF92" w14:textId="77777777" w:rsidR="00B11855" w:rsidRPr="001F42D3" w:rsidRDefault="003D003E" w:rsidP="006B1888">
            <w:pPr>
              <w:pStyle w:val="TableEntry"/>
            </w:pPr>
            <w:r w:rsidRPr="001F42D3">
              <w:t>2</w:t>
            </w:r>
          </w:p>
        </w:tc>
        <w:tc>
          <w:tcPr>
            <w:tcW w:w="760" w:type="dxa"/>
          </w:tcPr>
          <w:p w14:paraId="26502D51" w14:textId="77777777" w:rsidR="00B11855" w:rsidRPr="001F42D3" w:rsidRDefault="003D003E" w:rsidP="006B1888">
            <w:pPr>
              <w:pStyle w:val="TableEntry"/>
            </w:pPr>
            <w:r w:rsidRPr="001F42D3">
              <w:t>IS</w:t>
            </w:r>
          </w:p>
        </w:tc>
        <w:tc>
          <w:tcPr>
            <w:tcW w:w="961" w:type="dxa"/>
          </w:tcPr>
          <w:p w14:paraId="6CE737C4" w14:textId="77777777" w:rsidR="00B11855" w:rsidRPr="001F42D3" w:rsidRDefault="003D003E" w:rsidP="006B1888">
            <w:pPr>
              <w:pStyle w:val="TableEntry"/>
            </w:pPr>
            <w:r w:rsidRPr="001F42D3">
              <w:t>X</w:t>
            </w:r>
          </w:p>
        </w:tc>
        <w:tc>
          <w:tcPr>
            <w:tcW w:w="919" w:type="dxa"/>
          </w:tcPr>
          <w:p w14:paraId="7D535502" w14:textId="77777777" w:rsidR="00B11855" w:rsidRPr="001F42D3" w:rsidRDefault="003D003E" w:rsidP="006B1888">
            <w:pPr>
              <w:pStyle w:val="TableEntry"/>
            </w:pPr>
            <w:r w:rsidRPr="001F42D3">
              <w:t>[0..0]</w:t>
            </w:r>
          </w:p>
        </w:tc>
        <w:tc>
          <w:tcPr>
            <w:tcW w:w="1258" w:type="dxa"/>
          </w:tcPr>
          <w:p w14:paraId="00F122D8" w14:textId="77777777" w:rsidR="00B11855" w:rsidRPr="001F42D3" w:rsidRDefault="003D003E" w:rsidP="006B1888">
            <w:pPr>
              <w:pStyle w:val="TableEntry"/>
            </w:pPr>
            <w:r w:rsidRPr="001F42D3">
              <w:t>0018</w:t>
            </w:r>
          </w:p>
        </w:tc>
        <w:tc>
          <w:tcPr>
            <w:tcW w:w="2834" w:type="dxa"/>
          </w:tcPr>
          <w:p w14:paraId="3DD26859" w14:textId="77777777" w:rsidR="00B11855" w:rsidRPr="001F42D3" w:rsidRDefault="003D003E" w:rsidP="006B1888">
            <w:pPr>
              <w:pStyle w:val="TableEntry"/>
            </w:pPr>
            <w:r w:rsidRPr="001F42D3">
              <w:t>Patient Type</w:t>
            </w:r>
          </w:p>
        </w:tc>
      </w:tr>
      <w:tr w:rsidR="00C40FD5" w:rsidRPr="001F42D3" w14:paraId="6C059C20" w14:textId="77777777" w:rsidTr="006C0E8E">
        <w:trPr>
          <w:cantSplit/>
          <w:jc w:val="center"/>
        </w:trPr>
        <w:tc>
          <w:tcPr>
            <w:tcW w:w="784" w:type="dxa"/>
          </w:tcPr>
          <w:p w14:paraId="50172898" w14:textId="77777777" w:rsidR="00B11855" w:rsidRPr="001F42D3" w:rsidRDefault="003D003E" w:rsidP="006B1888">
            <w:pPr>
              <w:pStyle w:val="TableEntry"/>
            </w:pPr>
            <w:r w:rsidRPr="001F42D3">
              <w:t>19</w:t>
            </w:r>
          </w:p>
        </w:tc>
        <w:tc>
          <w:tcPr>
            <w:tcW w:w="764" w:type="dxa"/>
          </w:tcPr>
          <w:p w14:paraId="237D29CF" w14:textId="77777777" w:rsidR="00B11855" w:rsidRPr="001F42D3" w:rsidRDefault="003D003E" w:rsidP="006B1888">
            <w:pPr>
              <w:pStyle w:val="TableEntry"/>
            </w:pPr>
            <w:r w:rsidRPr="001F42D3">
              <w:t>250</w:t>
            </w:r>
          </w:p>
        </w:tc>
        <w:tc>
          <w:tcPr>
            <w:tcW w:w="760" w:type="dxa"/>
          </w:tcPr>
          <w:p w14:paraId="13B9B4D5" w14:textId="77777777" w:rsidR="00B11855" w:rsidRPr="001F42D3" w:rsidRDefault="003D003E" w:rsidP="006B1888">
            <w:pPr>
              <w:pStyle w:val="TableEntry"/>
            </w:pPr>
            <w:r w:rsidRPr="001F42D3">
              <w:t>CX</w:t>
            </w:r>
          </w:p>
        </w:tc>
        <w:tc>
          <w:tcPr>
            <w:tcW w:w="961" w:type="dxa"/>
          </w:tcPr>
          <w:p w14:paraId="565AFF8F" w14:textId="77777777" w:rsidR="00B11855" w:rsidRPr="001F42D3" w:rsidRDefault="003D003E" w:rsidP="006B1888">
            <w:pPr>
              <w:pStyle w:val="TableEntry"/>
            </w:pPr>
            <w:r w:rsidRPr="001F42D3">
              <w:t>RE</w:t>
            </w:r>
          </w:p>
        </w:tc>
        <w:tc>
          <w:tcPr>
            <w:tcW w:w="919" w:type="dxa"/>
          </w:tcPr>
          <w:p w14:paraId="7C0AE2EB" w14:textId="77777777" w:rsidR="00B11855" w:rsidRPr="001F42D3" w:rsidRDefault="003D003E" w:rsidP="006B1888">
            <w:pPr>
              <w:pStyle w:val="TableEntry"/>
            </w:pPr>
            <w:r w:rsidRPr="001F42D3">
              <w:t>[0..1]</w:t>
            </w:r>
          </w:p>
        </w:tc>
        <w:tc>
          <w:tcPr>
            <w:tcW w:w="1258" w:type="dxa"/>
          </w:tcPr>
          <w:p w14:paraId="48B046A2" w14:textId="77777777" w:rsidR="00B11855" w:rsidRPr="001F42D3" w:rsidRDefault="00B11855" w:rsidP="006B1888">
            <w:pPr>
              <w:pStyle w:val="TableEntry"/>
            </w:pPr>
          </w:p>
        </w:tc>
        <w:tc>
          <w:tcPr>
            <w:tcW w:w="2834" w:type="dxa"/>
          </w:tcPr>
          <w:p w14:paraId="2D929908" w14:textId="77777777" w:rsidR="00B11855" w:rsidRPr="001F42D3" w:rsidRDefault="003D003E" w:rsidP="006B1888">
            <w:pPr>
              <w:pStyle w:val="TableEntry"/>
            </w:pPr>
            <w:r w:rsidRPr="001F42D3">
              <w:t>Visit Number</w:t>
            </w:r>
          </w:p>
        </w:tc>
      </w:tr>
      <w:tr w:rsidR="00C40FD5" w:rsidRPr="001F42D3" w14:paraId="52531303" w14:textId="77777777" w:rsidTr="006C0E8E">
        <w:trPr>
          <w:cantSplit/>
          <w:jc w:val="center"/>
        </w:trPr>
        <w:tc>
          <w:tcPr>
            <w:tcW w:w="784" w:type="dxa"/>
          </w:tcPr>
          <w:p w14:paraId="2E4357C2" w14:textId="77777777" w:rsidR="00B11855" w:rsidRPr="001F42D3" w:rsidRDefault="003D003E" w:rsidP="006B1888">
            <w:pPr>
              <w:pStyle w:val="TableEntry"/>
            </w:pPr>
            <w:r w:rsidRPr="001F42D3">
              <w:t>20</w:t>
            </w:r>
          </w:p>
        </w:tc>
        <w:tc>
          <w:tcPr>
            <w:tcW w:w="764" w:type="dxa"/>
          </w:tcPr>
          <w:p w14:paraId="688A891D" w14:textId="77777777" w:rsidR="00B11855" w:rsidRPr="001F42D3" w:rsidRDefault="003D003E" w:rsidP="006B1888">
            <w:pPr>
              <w:pStyle w:val="TableEntry"/>
            </w:pPr>
            <w:r w:rsidRPr="001F42D3">
              <w:t>50</w:t>
            </w:r>
          </w:p>
        </w:tc>
        <w:tc>
          <w:tcPr>
            <w:tcW w:w="760" w:type="dxa"/>
          </w:tcPr>
          <w:p w14:paraId="25BAFCFF" w14:textId="77777777" w:rsidR="00B11855" w:rsidRPr="001F42D3" w:rsidRDefault="003D003E" w:rsidP="006B1888">
            <w:pPr>
              <w:pStyle w:val="TableEntry"/>
            </w:pPr>
            <w:r w:rsidRPr="001F42D3">
              <w:t>FC</w:t>
            </w:r>
          </w:p>
        </w:tc>
        <w:tc>
          <w:tcPr>
            <w:tcW w:w="961" w:type="dxa"/>
          </w:tcPr>
          <w:p w14:paraId="118885DA" w14:textId="77777777" w:rsidR="00B11855" w:rsidRPr="001F42D3" w:rsidRDefault="003D003E" w:rsidP="006B1888">
            <w:pPr>
              <w:pStyle w:val="TableEntry"/>
            </w:pPr>
            <w:r w:rsidRPr="001F42D3">
              <w:t>X</w:t>
            </w:r>
          </w:p>
        </w:tc>
        <w:tc>
          <w:tcPr>
            <w:tcW w:w="919" w:type="dxa"/>
          </w:tcPr>
          <w:p w14:paraId="3D83AD0D" w14:textId="77777777" w:rsidR="00B11855" w:rsidRPr="001F42D3" w:rsidRDefault="003D003E" w:rsidP="006B1888">
            <w:pPr>
              <w:pStyle w:val="TableEntry"/>
            </w:pPr>
            <w:r w:rsidRPr="001F42D3">
              <w:t>[0..0]</w:t>
            </w:r>
          </w:p>
        </w:tc>
        <w:tc>
          <w:tcPr>
            <w:tcW w:w="1258" w:type="dxa"/>
          </w:tcPr>
          <w:p w14:paraId="7F928FAE" w14:textId="77777777" w:rsidR="00B11855" w:rsidRPr="001F42D3" w:rsidRDefault="003D003E" w:rsidP="006B1888">
            <w:pPr>
              <w:pStyle w:val="TableEntry"/>
            </w:pPr>
            <w:r w:rsidRPr="001F42D3">
              <w:t>0064</w:t>
            </w:r>
          </w:p>
        </w:tc>
        <w:tc>
          <w:tcPr>
            <w:tcW w:w="2834" w:type="dxa"/>
          </w:tcPr>
          <w:p w14:paraId="349EFCC0" w14:textId="77777777" w:rsidR="00B11855" w:rsidRPr="001F42D3" w:rsidRDefault="003D003E" w:rsidP="006B1888">
            <w:pPr>
              <w:pStyle w:val="TableEntry"/>
            </w:pPr>
            <w:r w:rsidRPr="001F42D3">
              <w:t>Financial Class</w:t>
            </w:r>
          </w:p>
        </w:tc>
      </w:tr>
      <w:tr w:rsidR="00C40FD5" w:rsidRPr="001F42D3" w14:paraId="1A9928B4" w14:textId="77777777" w:rsidTr="006C0E8E">
        <w:trPr>
          <w:cantSplit/>
          <w:jc w:val="center"/>
        </w:trPr>
        <w:tc>
          <w:tcPr>
            <w:tcW w:w="784" w:type="dxa"/>
          </w:tcPr>
          <w:p w14:paraId="580D3BF2" w14:textId="77777777" w:rsidR="00B11855" w:rsidRPr="001F42D3" w:rsidRDefault="003D003E" w:rsidP="006B1888">
            <w:pPr>
              <w:pStyle w:val="TableEntry"/>
            </w:pPr>
            <w:r w:rsidRPr="001F42D3">
              <w:t>21</w:t>
            </w:r>
          </w:p>
        </w:tc>
        <w:tc>
          <w:tcPr>
            <w:tcW w:w="764" w:type="dxa"/>
          </w:tcPr>
          <w:p w14:paraId="0EC1954C" w14:textId="77777777" w:rsidR="00B11855" w:rsidRPr="001F42D3" w:rsidRDefault="003D003E" w:rsidP="006B1888">
            <w:pPr>
              <w:pStyle w:val="TableEntry"/>
            </w:pPr>
            <w:r w:rsidRPr="001F42D3">
              <w:t>2</w:t>
            </w:r>
          </w:p>
        </w:tc>
        <w:tc>
          <w:tcPr>
            <w:tcW w:w="760" w:type="dxa"/>
          </w:tcPr>
          <w:p w14:paraId="33894B0B" w14:textId="77777777" w:rsidR="00B11855" w:rsidRPr="001F42D3" w:rsidRDefault="003D003E" w:rsidP="006B1888">
            <w:pPr>
              <w:pStyle w:val="TableEntry"/>
            </w:pPr>
            <w:r w:rsidRPr="001F42D3">
              <w:t>IS</w:t>
            </w:r>
          </w:p>
        </w:tc>
        <w:tc>
          <w:tcPr>
            <w:tcW w:w="961" w:type="dxa"/>
          </w:tcPr>
          <w:p w14:paraId="3510B4F2" w14:textId="77777777" w:rsidR="00B11855" w:rsidRPr="001F42D3" w:rsidRDefault="003D003E" w:rsidP="006B1888">
            <w:pPr>
              <w:pStyle w:val="TableEntry"/>
            </w:pPr>
            <w:r w:rsidRPr="001F42D3">
              <w:t>X</w:t>
            </w:r>
          </w:p>
        </w:tc>
        <w:tc>
          <w:tcPr>
            <w:tcW w:w="919" w:type="dxa"/>
          </w:tcPr>
          <w:p w14:paraId="5CFA7A7C" w14:textId="77777777" w:rsidR="00B11855" w:rsidRPr="001F42D3" w:rsidRDefault="003D003E" w:rsidP="006B1888">
            <w:pPr>
              <w:pStyle w:val="TableEntry"/>
            </w:pPr>
            <w:r w:rsidRPr="001F42D3">
              <w:t>[0..0]</w:t>
            </w:r>
          </w:p>
        </w:tc>
        <w:tc>
          <w:tcPr>
            <w:tcW w:w="1258" w:type="dxa"/>
          </w:tcPr>
          <w:p w14:paraId="1039C755" w14:textId="77777777" w:rsidR="00B11855" w:rsidRPr="001F42D3" w:rsidRDefault="003D003E" w:rsidP="006B1888">
            <w:pPr>
              <w:pStyle w:val="TableEntry"/>
            </w:pPr>
            <w:r w:rsidRPr="001F42D3">
              <w:t>0032</w:t>
            </w:r>
          </w:p>
        </w:tc>
        <w:tc>
          <w:tcPr>
            <w:tcW w:w="2834" w:type="dxa"/>
          </w:tcPr>
          <w:p w14:paraId="13A0CB05" w14:textId="77777777" w:rsidR="00B11855" w:rsidRPr="001F42D3" w:rsidRDefault="003D003E" w:rsidP="006B1888">
            <w:pPr>
              <w:pStyle w:val="TableEntry"/>
            </w:pPr>
            <w:r w:rsidRPr="001F42D3">
              <w:t>Charge Price Indicator</w:t>
            </w:r>
          </w:p>
        </w:tc>
      </w:tr>
      <w:tr w:rsidR="00C40FD5" w:rsidRPr="001F42D3" w14:paraId="088A12B7" w14:textId="77777777" w:rsidTr="006C0E8E">
        <w:trPr>
          <w:cantSplit/>
          <w:jc w:val="center"/>
        </w:trPr>
        <w:tc>
          <w:tcPr>
            <w:tcW w:w="784" w:type="dxa"/>
          </w:tcPr>
          <w:p w14:paraId="00BB497A" w14:textId="77777777" w:rsidR="00B11855" w:rsidRPr="001F42D3" w:rsidRDefault="003D003E" w:rsidP="006B1888">
            <w:pPr>
              <w:pStyle w:val="TableEntry"/>
            </w:pPr>
            <w:r w:rsidRPr="001F42D3">
              <w:t>22</w:t>
            </w:r>
          </w:p>
        </w:tc>
        <w:tc>
          <w:tcPr>
            <w:tcW w:w="764" w:type="dxa"/>
          </w:tcPr>
          <w:p w14:paraId="2BFE76C2" w14:textId="77777777" w:rsidR="00B11855" w:rsidRPr="001F42D3" w:rsidRDefault="003D003E" w:rsidP="006B1888">
            <w:pPr>
              <w:pStyle w:val="TableEntry"/>
            </w:pPr>
            <w:r w:rsidRPr="001F42D3">
              <w:t>2</w:t>
            </w:r>
          </w:p>
        </w:tc>
        <w:tc>
          <w:tcPr>
            <w:tcW w:w="760" w:type="dxa"/>
          </w:tcPr>
          <w:p w14:paraId="5C1EB51C" w14:textId="77777777" w:rsidR="00B11855" w:rsidRPr="001F42D3" w:rsidRDefault="003D003E" w:rsidP="006B1888">
            <w:pPr>
              <w:pStyle w:val="TableEntry"/>
            </w:pPr>
            <w:r w:rsidRPr="001F42D3">
              <w:t>IS</w:t>
            </w:r>
          </w:p>
        </w:tc>
        <w:tc>
          <w:tcPr>
            <w:tcW w:w="961" w:type="dxa"/>
          </w:tcPr>
          <w:p w14:paraId="2116E733" w14:textId="77777777" w:rsidR="00B11855" w:rsidRPr="001F42D3" w:rsidRDefault="003D003E" w:rsidP="006B1888">
            <w:pPr>
              <w:pStyle w:val="TableEntry"/>
            </w:pPr>
            <w:r w:rsidRPr="001F42D3">
              <w:t>X</w:t>
            </w:r>
          </w:p>
        </w:tc>
        <w:tc>
          <w:tcPr>
            <w:tcW w:w="919" w:type="dxa"/>
          </w:tcPr>
          <w:p w14:paraId="06B0609B" w14:textId="77777777" w:rsidR="00B11855" w:rsidRPr="001F42D3" w:rsidRDefault="003D003E" w:rsidP="006B1888">
            <w:pPr>
              <w:pStyle w:val="TableEntry"/>
            </w:pPr>
            <w:r w:rsidRPr="001F42D3">
              <w:t>[0..0]</w:t>
            </w:r>
          </w:p>
        </w:tc>
        <w:tc>
          <w:tcPr>
            <w:tcW w:w="1258" w:type="dxa"/>
          </w:tcPr>
          <w:p w14:paraId="3776BBF4" w14:textId="77777777" w:rsidR="00B11855" w:rsidRPr="001F42D3" w:rsidRDefault="003D003E" w:rsidP="006B1888">
            <w:pPr>
              <w:pStyle w:val="TableEntry"/>
            </w:pPr>
            <w:r w:rsidRPr="001F42D3">
              <w:t>0045</w:t>
            </w:r>
          </w:p>
        </w:tc>
        <w:tc>
          <w:tcPr>
            <w:tcW w:w="2834" w:type="dxa"/>
          </w:tcPr>
          <w:p w14:paraId="61154878" w14:textId="77777777" w:rsidR="00B11855" w:rsidRPr="001F42D3" w:rsidRDefault="003D003E" w:rsidP="006B1888">
            <w:pPr>
              <w:pStyle w:val="TableEntry"/>
            </w:pPr>
            <w:r w:rsidRPr="001F42D3">
              <w:t>Courtesy Code</w:t>
            </w:r>
          </w:p>
        </w:tc>
      </w:tr>
      <w:tr w:rsidR="00C40FD5" w:rsidRPr="001F42D3" w14:paraId="516D9FFF" w14:textId="77777777" w:rsidTr="006C0E8E">
        <w:trPr>
          <w:cantSplit/>
          <w:jc w:val="center"/>
        </w:trPr>
        <w:tc>
          <w:tcPr>
            <w:tcW w:w="784" w:type="dxa"/>
          </w:tcPr>
          <w:p w14:paraId="33FCB845" w14:textId="77777777" w:rsidR="00B11855" w:rsidRPr="001F42D3" w:rsidRDefault="003D003E" w:rsidP="006B1888">
            <w:pPr>
              <w:pStyle w:val="TableEntry"/>
            </w:pPr>
            <w:r w:rsidRPr="001F42D3">
              <w:t>23</w:t>
            </w:r>
          </w:p>
        </w:tc>
        <w:tc>
          <w:tcPr>
            <w:tcW w:w="764" w:type="dxa"/>
          </w:tcPr>
          <w:p w14:paraId="0135F4FB" w14:textId="77777777" w:rsidR="00B11855" w:rsidRPr="001F42D3" w:rsidRDefault="003D003E" w:rsidP="006B1888">
            <w:pPr>
              <w:pStyle w:val="TableEntry"/>
            </w:pPr>
            <w:r w:rsidRPr="001F42D3">
              <w:t>2</w:t>
            </w:r>
          </w:p>
        </w:tc>
        <w:tc>
          <w:tcPr>
            <w:tcW w:w="760" w:type="dxa"/>
          </w:tcPr>
          <w:p w14:paraId="0E03E05B" w14:textId="77777777" w:rsidR="00B11855" w:rsidRPr="001F42D3" w:rsidRDefault="003D003E" w:rsidP="006B1888">
            <w:pPr>
              <w:pStyle w:val="TableEntry"/>
            </w:pPr>
            <w:r w:rsidRPr="001F42D3">
              <w:t>IS</w:t>
            </w:r>
          </w:p>
        </w:tc>
        <w:tc>
          <w:tcPr>
            <w:tcW w:w="961" w:type="dxa"/>
          </w:tcPr>
          <w:p w14:paraId="45C2CC1D" w14:textId="77777777" w:rsidR="00B11855" w:rsidRPr="001F42D3" w:rsidRDefault="003D003E" w:rsidP="006B1888">
            <w:pPr>
              <w:pStyle w:val="TableEntry"/>
            </w:pPr>
            <w:r w:rsidRPr="001F42D3">
              <w:t>X</w:t>
            </w:r>
          </w:p>
        </w:tc>
        <w:tc>
          <w:tcPr>
            <w:tcW w:w="919" w:type="dxa"/>
          </w:tcPr>
          <w:p w14:paraId="5D1D5DB2" w14:textId="77777777" w:rsidR="00B11855" w:rsidRPr="001F42D3" w:rsidRDefault="003D003E" w:rsidP="006B1888">
            <w:pPr>
              <w:pStyle w:val="TableEntry"/>
            </w:pPr>
            <w:r w:rsidRPr="001F42D3">
              <w:t>[0..0]</w:t>
            </w:r>
          </w:p>
        </w:tc>
        <w:tc>
          <w:tcPr>
            <w:tcW w:w="1258" w:type="dxa"/>
          </w:tcPr>
          <w:p w14:paraId="4AA06010" w14:textId="77777777" w:rsidR="00B11855" w:rsidRPr="001F42D3" w:rsidRDefault="003D003E" w:rsidP="006B1888">
            <w:pPr>
              <w:pStyle w:val="TableEntry"/>
            </w:pPr>
            <w:r w:rsidRPr="001F42D3">
              <w:t>0046</w:t>
            </w:r>
          </w:p>
        </w:tc>
        <w:tc>
          <w:tcPr>
            <w:tcW w:w="2834" w:type="dxa"/>
          </w:tcPr>
          <w:p w14:paraId="05921CF5" w14:textId="77777777" w:rsidR="00B11855" w:rsidRPr="001F42D3" w:rsidRDefault="003D003E" w:rsidP="006B1888">
            <w:pPr>
              <w:pStyle w:val="TableEntry"/>
            </w:pPr>
            <w:r w:rsidRPr="001F42D3">
              <w:t>Credit Rating</w:t>
            </w:r>
          </w:p>
        </w:tc>
      </w:tr>
      <w:tr w:rsidR="00C40FD5" w:rsidRPr="001F42D3" w14:paraId="6D5FD095" w14:textId="77777777" w:rsidTr="006C0E8E">
        <w:trPr>
          <w:cantSplit/>
          <w:jc w:val="center"/>
        </w:trPr>
        <w:tc>
          <w:tcPr>
            <w:tcW w:w="784" w:type="dxa"/>
          </w:tcPr>
          <w:p w14:paraId="759FCDEE" w14:textId="77777777" w:rsidR="00B11855" w:rsidRPr="001F42D3" w:rsidRDefault="003D003E" w:rsidP="006B1888">
            <w:pPr>
              <w:pStyle w:val="TableEntry"/>
            </w:pPr>
            <w:r w:rsidRPr="001F42D3">
              <w:t>24</w:t>
            </w:r>
          </w:p>
        </w:tc>
        <w:tc>
          <w:tcPr>
            <w:tcW w:w="764" w:type="dxa"/>
          </w:tcPr>
          <w:p w14:paraId="0EAC0A91" w14:textId="77777777" w:rsidR="00B11855" w:rsidRPr="001F42D3" w:rsidRDefault="003D003E" w:rsidP="006B1888">
            <w:pPr>
              <w:pStyle w:val="TableEntry"/>
            </w:pPr>
            <w:r w:rsidRPr="001F42D3">
              <w:t>2</w:t>
            </w:r>
          </w:p>
        </w:tc>
        <w:tc>
          <w:tcPr>
            <w:tcW w:w="760" w:type="dxa"/>
          </w:tcPr>
          <w:p w14:paraId="791E0DC0" w14:textId="77777777" w:rsidR="00B11855" w:rsidRPr="001F42D3" w:rsidRDefault="003D003E" w:rsidP="006B1888">
            <w:pPr>
              <w:pStyle w:val="TableEntry"/>
            </w:pPr>
            <w:r w:rsidRPr="001F42D3">
              <w:t>IS</w:t>
            </w:r>
          </w:p>
        </w:tc>
        <w:tc>
          <w:tcPr>
            <w:tcW w:w="961" w:type="dxa"/>
          </w:tcPr>
          <w:p w14:paraId="11027DFB" w14:textId="77777777" w:rsidR="00B11855" w:rsidRPr="001F42D3" w:rsidRDefault="003D003E" w:rsidP="006B1888">
            <w:pPr>
              <w:pStyle w:val="TableEntry"/>
            </w:pPr>
            <w:r w:rsidRPr="001F42D3">
              <w:t>X</w:t>
            </w:r>
          </w:p>
        </w:tc>
        <w:tc>
          <w:tcPr>
            <w:tcW w:w="919" w:type="dxa"/>
          </w:tcPr>
          <w:p w14:paraId="27A7CA25" w14:textId="77777777" w:rsidR="00B11855" w:rsidRPr="001F42D3" w:rsidRDefault="003D003E" w:rsidP="006B1888">
            <w:pPr>
              <w:pStyle w:val="TableEntry"/>
            </w:pPr>
            <w:r w:rsidRPr="001F42D3">
              <w:t>[0..0]</w:t>
            </w:r>
          </w:p>
        </w:tc>
        <w:tc>
          <w:tcPr>
            <w:tcW w:w="1258" w:type="dxa"/>
          </w:tcPr>
          <w:p w14:paraId="6B02BD9D" w14:textId="77777777" w:rsidR="00B11855" w:rsidRPr="001F42D3" w:rsidRDefault="003D003E" w:rsidP="006B1888">
            <w:pPr>
              <w:pStyle w:val="TableEntry"/>
            </w:pPr>
            <w:r w:rsidRPr="001F42D3">
              <w:t>0044</w:t>
            </w:r>
          </w:p>
        </w:tc>
        <w:tc>
          <w:tcPr>
            <w:tcW w:w="2834" w:type="dxa"/>
          </w:tcPr>
          <w:p w14:paraId="63311782" w14:textId="77777777" w:rsidR="00B11855" w:rsidRPr="001F42D3" w:rsidRDefault="003D003E" w:rsidP="006B1888">
            <w:pPr>
              <w:pStyle w:val="TableEntry"/>
            </w:pPr>
            <w:r w:rsidRPr="001F42D3">
              <w:t>Contract Code</w:t>
            </w:r>
          </w:p>
        </w:tc>
      </w:tr>
      <w:tr w:rsidR="00C40FD5" w:rsidRPr="001F42D3" w14:paraId="650710AE" w14:textId="77777777" w:rsidTr="006C0E8E">
        <w:trPr>
          <w:cantSplit/>
          <w:jc w:val="center"/>
        </w:trPr>
        <w:tc>
          <w:tcPr>
            <w:tcW w:w="784" w:type="dxa"/>
          </w:tcPr>
          <w:p w14:paraId="0FD1D5B9" w14:textId="77777777" w:rsidR="00B11855" w:rsidRPr="001F42D3" w:rsidRDefault="003D003E" w:rsidP="006B1888">
            <w:pPr>
              <w:pStyle w:val="TableEntry"/>
            </w:pPr>
            <w:r w:rsidRPr="001F42D3">
              <w:t>25</w:t>
            </w:r>
          </w:p>
        </w:tc>
        <w:tc>
          <w:tcPr>
            <w:tcW w:w="764" w:type="dxa"/>
          </w:tcPr>
          <w:p w14:paraId="0000DBC6" w14:textId="77777777" w:rsidR="00B11855" w:rsidRPr="001F42D3" w:rsidRDefault="003D003E" w:rsidP="006B1888">
            <w:pPr>
              <w:pStyle w:val="TableEntry"/>
            </w:pPr>
            <w:r w:rsidRPr="001F42D3">
              <w:t>8</w:t>
            </w:r>
          </w:p>
        </w:tc>
        <w:tc>
          <w:tcPr>
            <w:tcW w:w="760" w:type="dxa"/>
          </w:tcPr>
          <w:p w14:paraId="3BFBEBEF" w14:textId="77777777" w:rsidR="00B11855" w:rsidRPr="001F42D3" w:rsidRDefault="003D003E" w:rsidP="006B1888">
            <w:pPr>
              <w:pStyle w:val="TableEntry"/>
            </w:pPr>
            <w:r w:rsidRPr="001F42D3">
              <w:t>DT</w:t>
            </w:r>
          </w:p>
        </w:tc>
        <w:tc>
          <w:tcPr>
            <w:tcW w:w="961" w:type="dxa"/>
          </w:tcPr>
          <w:p w14:paraId="4A9701B9" w14:textId="77777777" w:rsidR="00B11855" w:rsidRPr="001F42D3" w:rsidRDefault="003D003E" w:rsidP="006B1888">
            <w:pPr>
              <w:pStyle w:val="TableEntry"/>
            </w:pPr>
            <w:r w:rsidRPr="001F42D3">
              <w:t>X</w:t>
            </w:r>
          </w:p>
        </w:tc>
        <w:tc>
          <w:tcPr>
            <w:tcW w:w="919" w:type="dxa"/>
          </w:tcPr>
          <w:p w14:paraId="1E29EBED" w14:textId="77777777" w:rsidR="00B11855" w:rsidRPr="001F42D3" w:rsidRDefault="003D003E" w:rsidP="006B1888">
            <w:pPr>
              <w:pStyle w:val="TableEntry"/>
            </w:pPr>
            <w:r w:rsidRPr="001F42D3">
              <w:t>[0..0]</w:t>
            </w:r>
          </w:p>
        </w:tc>
        <w:tc>
          <w:tcPr>
            <w:tcW w:w="1258" w:type="dxa"/>
          </w:tcPr>
          <w:p w14:paraId="494CB525" w14:textId="77777777" w:rsidR="00B11855" w:rsidRPr="001F42D3" w:rsidRDefault="00B11855" w:rsidP="006B1888">
            <w:pPr>
              <w:pStyle w:val="TableEntry"/>
            </w:pPr>
          </w:p>
        </w:tc>
        <w:tc>
          <w:tcPr>
            <w:tcW w:w="2834" w:type="dxa"/>
          </w:tcPr>
          <w:p w14:paraId="1ECE2250" w14:textId="77777777" w:rsidR="00B11855" w:rsidRPr="001F42D3" w:rsidRDefault="003D003E" w:rsidP="006B1888">
            <w:pPr>
              <w:pStyle w:val="TableEntry"/>
            </w:pPr>
            <w:r w:rsidRPr="001F42D3">
              <w:t>Contract Effective Date</w:t>
            </w:r>
          </w:p>
        </w:tc>
      </w:tr>
      <w:tr w:rsidR="00C40FD5" w:rsidRPr="001F42D3" w14:paraId="161B5082" w14:textId="77777777" w:rsidTr="006C0E8E">
        <w:trPr>
          <w:cantSplit/>
          <w:jc w:val="center"/>
        </w:trPr>
        <w:tc>
          <w:tcPr>
            <w:tcW w:w="784" w:type="dxa"/>
          </w:tcPr>
          <w:p w14:paraId="5B17D733" w14:textId="77777777" w:rsidR="00B11855" w:rsidRPr="001F42D3" w:rsidRDefault="003D003E" w:rsidP="006B1888">
            <w:pPr>
              <w:pStyle w:val="TableEntry"/>
            </w:pPr>
            <w:r w:rsidRPr="001F42D3">
              <w:t>26</w:t>
            </w:r>
          </w:p>
        </w:tc>
        <w:tc>
          <w:tcPr>
            <w:tcW w:w="764" w:type="dxa"/>
          </w:tcPr>
          <w:p w14:paraId="3CA7A043" w14:textId="77777777" w:rsidR="00B11855" w:rsidRPr="001F42D3" w:rsidRDefault="003D003E" w:rsidP="006B1888">
            <w:pPr>
              <w:pStyle w:val="TableEntry"/>
            </w:pPr>
            <w:r w:rsidRPr="001F42D3">
              <w:t>12</w:t>
            </w:r>
          </w:p>
        </w:tc>
        <w:tc>
          <w:tcPr>
            <w:tcW w:w="760" w:type="dxa"/>
          </w:tcPr>
          <w:p w14:paraId="05BBF0ED" w14:textId="77777777" w:rsidR="00B11855" w:rsidRPr="001F42D3" w:rsidRDefault="003D003E" w:rsidP="006B1888">
            <w:pPr>
              <w:pStyle w:val="TableEntry"/>
            </w:pPr>
            <w:r w:rsidRPr="001F42D3">
              <w:t>NM</w:t>
            </w:r>
          </w:p>
        </w:tc>
        <w:tc>
          <w:tcPr>
            <w:tcW w:w="961" w:type="dxa"/>
          </w:tcPr>
          <w:p w14:paraId="16166B9F" w14:textId="77777777" w:rsidR="00B11855" w:rsidRPr="001F42D3" w:rsidRDefault="003D003E" w:rsidP="006B1888">
            <w:pPr>
              <w:pStyle w:val="TableEntry"/>
            </w:pPr>
            <w:r w:rsidRPr="001F42D3">
              <w:t>X</w:t>
            </w:r>
          </w:p>
        </w:tc>
        <w:tc>
          <w:tcPr>
            <w:tcW w:w="919" w:type="dxa"/>
          </w:tcPr>
          <w:p w14:paraId="752B7D16" w14:textId="77777777" w:rsidR="00B11855" w:rsidRPr="001F42D3" w:rsidRDefault="003D003E" w:rsidP="006B1888">
            <w:pPr>
              <w:pStyle w:val="TableEntry"/>
            </w:pPr>
            <w:r w:rsidRPr="001F42D3">
              <w:t>[0..0]</w:t>
            </w:r>
          </w:p>
        </w:tc>
        <w:tc>
          <w:tcPr>
            <w:tcW w:w="1258" w:type="dxa"/>
          </w:tcPr>
          <w:p w14:paraId="206ABC64" w14:textId="77777777" w:rsidR="00B11855" w:rsidRPr="001F42D3" w:rsidRDefault="00B11855" w:rsidP="006B1888">
            <w:pPr>
              <w:pStyle w:val="TableEntry"/>
            </w:pPr>
          </w:p>
        </w:tc>
        <w:tc>
          <w:tcPr>
            <w:tcW w:w="2834" w:type="dxa"/>
          </w:tcPr>
          <w:p w14:paraId="39CA047F" w14:textId="77777777" w:rsidR="00B11855" w:rsidRPr="001F42D3" w:rsidRDefault="003D003E" w:rsidP="006B1888">
            <w:pPr>
              <w:pStyle w:val="TableEntry"/>
            </w:pPr>
            <w:r w:rsidRPr="001F42D3">
              <w:t>Contract Amount</w:t>
            </w:r>
          </w:p>
        </w:tc>
      </w:tr>
      <w:tr w:rsidR="00C40FD5" w:rsidRPr="001F42D3" w14:paraId="0060EA90" w14:textId="77777777" w:rsidTr="006C0E8E">
        <w:trPr>
          <w:cantSplit/>
          <w:jc w:val="center"/>
        </w:trPr>
        <w:tc>
          <w:tcPr>
            <w:tcW w:w="784" w:type="dxa"/>
          </w:tcPr>
          <w:p w14:paraId="30EC52EF" w14:textId="77777777" w:rsidR="00B11855" w:rsidRPr="001F42D3" w:rsidRDefault="003D003E" w:rsidP="006B1888">
            <w:pPr>
              <w:pStyle w:val="TableEntry"/>
            </w:pPr>
            <w:r w:rsidRPr="001F42D3">
              <w:t>27</w:t>
            </w:r>
          </w:p>
        </w:tc>
        <w:tc>
          <w:tcPr>
            <w:tcW w:w="764" w:type="dxa"/>
          </w:tcPr>
          <w:p w14:paraId="75366E24" w14:textId="77777777" w:rsidR="00B11855" w:rsidRPr="001F42D3" w:rsidRDefault="003D003E" w:rsidP="006B1888">
            <w:pPr>
              <w:pStyle w:val="TableEntry"/>
            </w:pPr>
            <w:r w:rsidRPr="001F42D3">
              <w:t>3</w:t>
            </w:r>
          </w:p>
        </w:tc>
        <w:tc>
          <w:tcPr>
            <w:tcW w:w="760" w:type="dxa"/>
          </w:tcPr>
          <w:p w14:paraId="442C5AAE" w14:textId="77777777" w:rsidR="00B11855" w:rsidRPr="001F42D3" w:rsidRDefault="003D003E" w:rsidP="006B1888">
            <w:pPr>
              <w:pStyle w:val="TableEntry"/>
            </w:pPr>
            <w:r w:rsidRPr="001F42D3">
              <w:t>NM</w:t>
            </w:r>
          </w:p>
        </w:tc>
        <w:tc>
          <w:tcPr>
            <w:tcW w:w="961" w:type="dxa"/>
          </w:tcPr>
          <w:p w14:paraId="749FABEF" w14:textId="77777777" w:rsidR="00B11855" w:rsidRPr="001F42D3" w:rsidRDefault="003D003E" w:rsidP="006B1888">
            <w:pPr>
              <w:pStyle w:val="TableEntry"/>
            </w:pPr>
            <w:r w:rsidRPr="001F42D3">
              <w:t>X</w:t>
            </w:r>
          </w:p>
        </w:tc>
        <w:tc>
          <w:tcPr>
            <w:tcW w:w="919" w:type="dxa"/>
          </w:tcPr>
          <w:p w14:paraId="2C93F127" w14:textId="77777777" w:rsidR="00B11855" w:rsidRPr="001F42D3" w:rsidRDefault="003D003E" w:rsidP="006B1888">
            <w:pPr>
              <w:pStyle w:val="TableEntry"/>
            </w:pPr>
            <w:r w:rsidRPr="001F42D3">
              <w:t>[0..0]</w:t>
            </w:r>
          </w:p>
        </w:tc>
        <w:tc>
          <w:tcPr>
            <w:tcW w:w="1258" w:type="dxa"/>
          </w:tcPr>
          <w:p w14:paraId="42972C6D" w14:textId="77777777" w:rsidR="00B11855" w:rsidRPr="001F42D3" w:rsidRDefault="00B11855" w:rsidP="006B1888">
            <w:pPr>
              <w:pStyle w:val="TableEntry"/>
            </w:pPr>
          </w:p>
        </w:tc>
        <w:tc>
          <w:tcPr>
            <w:tcW w:w="2834" w:type="dxa"/>
          </w:tcPr>
          <w:p w14:paraId="3C902179" w14:textId="77777777" w:rsidR="00B11855" w:rsidRPr="001F42D3" w:rsidRDefault="003D003E" w:rsidP="006B1888">
            <w:pPr>
              <w:pStyle w:val="TableEntry"/>
            </w:pPr>
            <w:r w:rsidRPr="001F42D3">
              <w:t>Contract Period</w:t>
            </w:r>
          </w:p>
        </w:tc>
      </w:tr>
      <w:tr w:rsidR="00C40FD5" w:rsidRPr="001F42D3" w14:paraId="74E0ABE8" w14:textId="77777777" w:rsidTr="006C0E8E">
        <w:trPr>
          <w:cantSplit/>
          <w:jc w:val="center"/>
        </w:trPr>
        <w:tc>
          <w:tcPr>
            <w:tcW w:w="784" w:type="dxa"/>
          </w:tcPr>
          <w:p w14:paraId="2113545B" w14:textId="77777777" w:rsidR="00B11855" w:rsidRPr="001F42D3" w:rsidRDefault="003D003E" w:rsidP="006B1888">
            <w:pPr>
              <w:pStyle w:val="TableEntry"/>
            </w:pPr>
            <w:r w:rsidRPr="001F42D3">
              <w:t>28</w:t>
            </w:r>
          </w:p>
        </w:tc>
        <w:tc>
          <w:tcPr>
            <w:tcW w:w="764" w:type="dxa"/>
          </w:tcPr>
          <w:p w14:paraId="7D97E9D1" w14:textId="77777777" w:rsidR="00B11855" w:rsidRPr="001F42D3" w:rsidRDefault="003D003E" w:rsidP="006B1888">
            <w:pPr>
              <w:pStyle w:val="TableEntry"/>
            </w:pPr>
            <w:r w:rsidRPr="001F42D3">
              <w:t>2</w:t>
            </w:r>
          </w:p>
        </w:tc>
        <w:tc>
          <w:tcPr>
            <w:tcW w:w="760" w:type="dxa"/>
          </w:tcPr>
          <w:p w14:paraId="47F1FF72" w14:textId="77777777" w:rsidR="00B11855" w:rsidRPr="001F42D3" w:rsidRDefault="003D003E" w:rsidP="006B1888">
            <w:pPr>
              <w:pStyle w:val="TableEntry"/>
            </w:pPr>
            <w:r w:rsidRPr="001F42D3">
              <w:t>IS</w:t>
            </w:r>
          </w:p>
        </w:tc>
        <w:tc>
          <w:tcPr>
            <w:tcW w:w="961" w:type="dxa"/>
          </w:tcPr>
          <w:p w14:paraId="29E19075" w14:textId="77777777" w:rsidR="00B11855" w:rsidRPr="001F42D3" w:rsidRDefault="003D003E" w:rsidP="006B1888">
            <w:pPr>
              <w:pStyle w:val="TableEntry"/>
            </w:pPr>
            <w:r w:rsidRPr="001F42D3">
              <w:t>X</w:t>
            </w:r>
          </w:p>
        </w:tc>
        <w:tc>
          <w:tcPr>
            <w:tcW w:w="919" w:type="dxa"/>
          </w:tcPr>
          <w:p w14:paraId="4D6F9C63" w14:textId="77777777" w:rsidR="00B11855" w:rsidRPr="001F42D3" w:rsidRDefault="003D003E" w:rsidP="006B1888">
            <w:pPr>
              <w:pStyle w:val="TableEntry"/>
            </w:pPr>
            <w:r w:rsidRPr="001F42D3">
              <w:t>[0..0]</w:t>
            </w:r>
          </w:p>
        </w:tc>
        <w:tc>
          <w:tcPr>
            <w:tcW w:w="1258" w:type="dxa"/>
          </w:tcPr>
          <w:p w14:paraId="4DCF7188" w14:textId="77777777" w:rsidR="00B11855" w:rsidRPr="001F42D3" w:rsidRDefault="003D003E" w:rsidP="006B1888">
            <w:pPr>
              <w:pStyle w:val="TableEntry"/>
            </w:pPr>
            <w:r w:rsidRPr="001F42D3">
              <w:t>0073</w:t>
            </w:r>
          </w:p>
        </w:tc>
        <w:tc>
          <w:tcPr>
            <w:tcW w:w="2834" w:type="dxa"/>
          </w:tcPr>
          <w:p w14:paraId="2A435A01" w14:textId="77777777" w:rsidR="00B11855" w:rsidRPr="001F42D3" w:rsidRDefault="003D003E" w:rsidP="006B1888">
            <w:pPr>
              <w:pStyle w:val="TableEntry"/>
            </w:pPr>
            <w:r w:rsidRPr="001F42D3">
              <w:t>Interest Code</w:t>
            </w:r>
          </w:p>
        </w:tc>
      </w:tr>
      <w:tr w:rsidR="00C40FD5" w:rsidRPr="001F42D3" w14:paraId="3D78D06B" w14:textId="77777777" w:rsidTr="006C0E8E">
        <w:trPr>
          <w:cantSplit/>
          <w:jc w:val="center"/>
        </w:trPr>
        <w:tc>
          <w:tcPr>
            <w:tcW w:w="784" w:type="dxa"/>
          </w:tcPr>
          <w:p w14:paraId="6A2FD16C" w14:textId="77777777" w:rsidR="00B11855" w:rsidRPr="001F42D3" w:rsidRDefault="003D003E" w:rsidP="006B1888">
            <w:pPr>
              <w:pStyle w:val="TableEntry"/>
            </w:pPr>
            <w:r w:rsidRPr="001F42D3">
              <w:t>29</w:t>
            </w:r>
          </w:p>
        </w:tc>
        <w:tc>
          <w:tcPr>
            <w:tcW w:w="764" w:type="dxa"/>
          </w:tcPr>
          <w:p w14:paraId="47821D09" w14:textId="77777777" w:rsidR="00B11855" w:rsidRPr="001F42D3" w:rsidRDefault="003D003E" w:rsidP="006B1888">
            <w:pPr>
              <w:pStyle w:val="TableEntry"/>
            </w:pPr>
            <w:r w:rsidRPr="001F42D3">
              <w:t>4</w:t>
            </w:r>
          </w:p>
        </w:tc>
        <w:tc>
          <w:tcPr>
            <w:tcW w:w="760" w:type="dxa"/>
          </w:tcPr>
          <w:p w14:paraId="65A0C553" w14:textId="77777777" w:rsidR="00B11855" w:rsidRPr="001F42D3" w:rsidRDefault="003D003E" w:rsidP="006B1888">
            <w:pPr>
              <w:pStyle w:val="TableEntry"/>
            </w:pPr>
            <w:r w:rsidRPr="001F42D3">
              <w:t>IS</w:t>
            </w:r>
          </w:p>
        </w:tc>
        <w:tc>
          <w:tcPr>
            <w:tcW w:w="961" w:type="dxa"/>
          </w:tcPr>
          <w:p w14:paraId="63BEDFEF" w14:textId="77777777" w:rsidR="00B11855" w:rsidRPr="001F42D3" w:rsidRDefault="003D003E" w:rsidP="006B1888">
            <w:pPr>
              <w:pStyle w:val="TableEntry"/>
            </w:pPr>
            <w:r w:rsidRPr="001F42D3">
              <w:t>X</w:t>
            </w:r>
          </w:p>
        </w:tc>
        <w:tc>
          <w:tcPr>
            <w:tcW w:w="919" w:type="dxa"/>
          </w:tcPr>
          <w:p w14:paraId="2CA1CB69" w14:textId="77777777" w:rsidR="00B11855" w:rsidRPr="001F42D3" w:rsidRDefault="003D003E" w:rsidP="006B1888">
            <w:pPr>
              <w:pStyle w:val="TableEntry"/>
            </w:pPr>
            <w:r w:rsidRPr="001F42D3">
              <w:t>[0..0]</w:t>
            </w:r>
          </w:p>
        </w:tc>
        <w:tc>
          <w:tcPr>
            <w:tcW w:w="1258" w:type="dxa"/>
          </w:tcPr>
          <w:p w14:paraId="56055116" w14:textId="77777777" w:rsidR="00B11855" w:rsidRPr="001F42D3" w:rsidRDefault="003D003E" w:rsidP="006B1888">
            <w:pPr>
              <w:pStyle w:val="TableEntry"/>
            </w:pPr>
            <w:r w:rsidRPr="001F42D3">
              <w:t>0110</w:t>
            </w:r>
          </w:p>
        </w:tc>
        <w:tc>
          <w:tcPr>
            <w:tcW w:w="2834" w:type="dxa"/>
          </w:tcPr>
          <w:p w14:paraId="25049FF2" w14:textId="77777777" w:rsidR="00B11855" w:rsidRPr="001F42D3" w:rsidRDefault="003D003E" w:rsidP="006B1888">
            <w:pPr>
              <w:pStyle w:val="TableEntry"/>
            </w:pPr>
            <w:r w:rsidRPr="001F42D3">
              <w:t>Transfer to Bad Debt Code</w:t>
            </w:r>
          </w:p>
        </w:tc>
      </w:tr>
      <w:tr w:rsidR="00C40FD5" w:rsidRPr="001F42D3" w14:paraId="5AFC9614" w14:textId="77777777" w:rsidTr="006C0E8E">
        <w:trPr>
          <w:cantSplit/>
          <w:jc w:val="center"/>
        </w:trPr>
        <w:tc>
          <w:tcPr>
            <w:tcW w:w="784" w:type="dxa"/>
          </w:tcPr>
          <w:p w14:paraId="5EE079FA" w14:textId="77777777" w:rsidR="00B11855" w:rsidRPr="001F42D3" w:rsidRDefault="003D003E" w:rsidP="006B1888">
            <w:pPr>
              <w:pStyle w:val="TableEntry"/>
            </w:pPr>
            <w:r w:rsidRPr="001F42D3">
              <w:t>30</w:t>
            </w:r>
          </w:p>
        </w:tc>
        <w:tc>
          <w:tcPr>
            <w:tcW w:w="764" w:type="dxa"/>
          </w:tcPr>
          <w:p w14:paraId="64B4553E" w14:textId="77777777" w:rsidR="00B11855" w:rsidRPr="001F42D3" w:rsidRDefault="003D003E" w:rsidP="006B1888">
            <w:pPr>
              <w:pStyle w:val="TableEntry"/>
            </w:pPr>
            <w:r w:rsidRPr="001F42D3">
              <w:t>8</w:t>
            </w:r>
          </w:p>
        </w:tc>
        <w:tc>
          <w:tcPr>
            <w:tcW w:w="760" w:type="dxa"/>
          </w:tcPr>
          <w:p w14:paraId="75371B2A" w14:textId="77777777" w:rsidR="00B11855" w:rsidRPr="001F42D3" w:rsidRDefault="003D003E" w:rsidP="006B1888">
            <w:pPr>
              <w:pStyle w:val="TableEntry"/>
            </w:pPr>
            <w:r w:rsidRPr="001F42D3">
              <w:t>DT</w:t>
            </w:r>
          </w:p>
        </w:tc>
        <w:tc>
          <w:tcPr>
            <w:tcW w:w="961" w:type="dxa"/>
          </w:tcPr>
          <w:p w14:paraId="5E1A0CD2" w14:textId="77777777" w:rsidR="00B11855" w:rsidRPr="001F42D3" w:rsidRDefault="003D003E" w:rsidP="006B1888">
            <w:pPr>
              <w:pStyle w:val="TableEntry"/>
            </w:pPr>
            <w:r w:rsidRPr="001F42D3">
              <w:t>X</w:t>
            </w:r>
          </w:p>
        </w:tc>
        <w:tc>
          <w:tcPr>
            <w:tcW w:w="919" w:type="dxa"/>
          </w:tcPr>
          <w:p w14:paraId="286ACA27" w14:textId="77777777" w:rsidR="00B11855" w:rsidRPr="001F42D3" w:rsidRDefault="003D003E" w:rsidP="006B1888">
            <w:pPr>
              <w:pStyle w:val="TableEntry"/>
            </w:pPr>
            <w:r w:rsidRPr="001F42D3">
              <w:t>[0..0]</w:t>
            </w:r>
          </w:p>
        </w:tc>
        <w:tc>
          <w:tcPr>
            <w:tcW w:w="1258" w:type="dxa"/>
          </w:tcPr>
          <w:p w14:paraId="23DA094B" w14:textId="77777777" w:rsidR="00B11855" w:rsidRPr="001F42D3" w:rsidRDefault="00B11855" w:rsidP="006B1888">
            <w:pPr>
              <w:pStyle w:val="TableEntry"/>
            </w:pPr>
          </w:p>
        </w:tc>
        <w:tc>
          <w:tcPr>
            <w:tcW w:w="2834" w:type="dxa"/>
          </w:tcPr>
          <w:p w14:paraId="7EA354E3" w14:textId="77777777" w:rsidR="00B11855" w:rsidRPr="001F42D3" w:rsidRDefault="003D003E" w:rsidP="006B1888">
            <w:pPr>
              <w:pStyle w:val="TableEntry"/>
            </w:pPr>
            <w:r w:rsidRPr="001F42D3">
              <w:t>Transfer to Bad Debt Date</w:t>
            </w:r>
          </w:p>
        </w:tc>
      </w:tr>
      <w:tr w:rsidR="00C40FD5" w:rsidRPr="001F42D3" w14:paraId="11B407A1" w14:textId="77777777" w:rsidTr="006C0E8E">
        <w:trPr>
          <w:cantSplit/>
          <w:jc w:val="center"/>
        </w:trPr>
        <w:tc>
          <w:tcPr>
            <w:tcW w:w="784" w:type="dxa"/>
          </w:tcPr>
          <w:p w14:paraId="271662CC" w14:textId="77777777" w:rsidR="00B11855" w:rsidRPr="001F42D3" w:rsidRDefault="003D003E" w:rsidP="006B1888">
            <w:pPr>
              <w:pStyle w:val="TableEntry"/>
            </w:pPr>
            <w:r w:rsidRPr="001F42D3">
              <w:t>31</w:t>
            </w:r>
          </w:p>
        </w:tc>
        <w:tc>
          <w:tcPr>
            <w:tcW w:w="764" w:type="dxa"/>
          </w:tcPr>
          <w:p w14:paraId="20D8E44F" w14:textId="77777777" w:rsidR="00B11855" w:rsidRPr="001F42D3" w:rsidRDefault="003D003E" w:rsidP="006B1888">
            <w:pPr>
              <w:pStyle w:val="TableEntry"/>
            </w:pPr>
            <w:r w:rsidRPr="001F42D3">
              <w:t>10</w:t>
            </w:r>
          </w:p>
        </w:tc>
        <w:tc>
          <w:tcPr>
            <w:tcW w:w="760" w:type="dxa"/>
          </w:tcPr>
          <w:p w14:paraId="3BBB6704" w14:textId="77777777" w:rsidR="00B11855" w:rsidRPr="001F42D3" w:rsidRDefault="003D003E" w:rsidP="006B1888">
            <w:pPr>
              <w:pStyle w:val="TableEntry"/>
            </w:pPr>
            <w:r w:rsidRPr="001F42D3">
              <w:t>IS</w:t>
            </w:r>
          </w:p>
        </w:tc>
        <w:tc>
          <w:tcPr>
            <w:tcW w:w="961" w:type="dxa"/>
          </w:tcPr>
          <w:p w14:paraId="1F6BE6C3" w14:textId="77777777" w:rsidR="00B11855" w:rsidRPr="001F42D3" w:rsidRDefault="003D003E" w:rsidP="006B1888">
            <w:pPr>
              <w:pStyle w:val="TableEntry"/>
            </w:pPr>
            <w:r w:rsidRPr="001F42D3">
              <w:t>X</w:t>
            </w:r>
          </w:p>
        </w:tc>
        <w:tc>
          <w:tcPr>
            <w:tcW w:w="919" w:type="dxa"/>
          </w:tcPr>
          <w:p w14:paraId="0980864F" w14:textId="77777777" w:rsidR="00B11855" w:rsidRPr="001F42D3" w:rsidRDefault="003D003E" w:rsidP="006B1888">
            <w:pPr>
              <w:pStyle w:val="TableEntry"/>
            </w:pPr>
            <w:r w:rsidRPr="001F42D3">
              <w:t>[0..0]</w:t>
            </w:r>
          </w:p>
        </w:tc>
        <w:tc>
          <w:tcPr>
            <w:tcW w:w="1258" w:type="dxa"/>
          </w:tcPr>
          <w:p w14:paraId="22AD3268" w14:textId="77777777" w:rsidR="00B11855" w:rsidRPr="001F42D3" w:rsidRDefault="003D003E" w:rsidP="006B1888">
            <w:pPr>
              <w:pStyle w:val="TableEntry"/>
            </w:pPr>
            <w:r w:rsidRPr="001F42D3">
              <w:t>0021</w:t>
            </w:r>
          </w:p>
        </w:tc>
        <w:tc>
          <w:tcPr>
            <w:tcW w:w="2834" w:type="dxa"/>
          </w:tcPr>
          <w:p w14:paraId="697391FA" w14:textId="77777777" w:rsidR="00B11855" w:rsidRPr="001F42D3" w:rsidRDefault="003D003E" w:rsidP="006B1888">
            <w:pPr>
              <w:pStyle w:val="TableEntry"/>
            </w:pPr>
            <w:r w:rsidRPr="001F42D3">
              <w:t>Bad Debt Agency Code</w:t>
            </w:r>
          </w:p>
        </w:tc>
      </w:tr>
      <w:tr w:rsidR="00C40FD5" w:rsidRPr="001F42D3" w14:paraId="025A1AB4" w14:textId="77777777" w:rsidTr="006C0E8E">
        <w:trPr>
          <w:cantSplit/>
          <w:jc w:val="center"/>
        </w:trPr>
        <w:tc>
          <w:tcPr>
            <w:tcW w:w="784" w:type="dxa"/>
          </w:tcPr>
          <w:p w14:paraId="42955CDE" w14:textId="77777777" w:rsidR="00B11855" w:rsidRPr="001F42D3" w:rsidRDefault="003D003E" w:rsidP="006B1888">
            <w:pPr>
              <w:pStyle w:val="TableEntry"/>
            </w:pPr>
            <w:r w:rsidRPr="001F42D3">
              <w:t>32</w:t>
            </w:r>
          </w:p>
        </w:tc>
        <w:tc>
          <w:tcPr>
            <w:tcW w:w="764" w:type="dxa"/>
          </w:tcPr>
          <w:p w14:paraId="77187F05" w14:textId="77777777" w:rsidR="00B11855" w:rsidRPr="001F42D3" w:rsidRDefault="003D003E" w:rsidP="006B1888">
            <w:pPr>
              <w:pStyle w:val="TableEntry"/>
            </w:pPr>
            <w:r w:rsidRPr="001F42D3">
              <w:t>12</w:t>
            </w:r>
          </w:p>
        </w:tc>
        <w:tc>
          <w:tcPr>
            <w:tcW w:w="760" w:type="dxa"/>
          </w:tcPr>
          <w:p w14:paraId="01CDE2DF" w14:textId="77777777" w:rsidR="00B11855" w:rsidRPr="001F42D3" w:rsidRDefault="003D003E" w:rsidP="006B1888">
            <w:pPr>
              <w:pStyle w:val="TableEntry"/>
            </w:pPr>
            <w:r w:rsidRPr="001F42D3">
              <w:t>NM</w:t>
            </w:r>
          </w:p>
        </w:tc>
        <w:tc>
          <w:tcPr>
            <w:tcW w:w="961" w:type="dxa"/>
          </w:tcPr>
          <w:p w14:paraId="528548D2" w14:textId="77777777" w:rsidR="00B11855" w:rsidRPr="001F42D3" w:rsidRDefault="003D003E" w:rsidP="006B1888">
            <w:pPr>
              <w:pStyle w:val="TableEntry"/>
            </w:pPr>
            <w:r w:rsidRPr="001F42D3">
              <w:t>X</w:t>
            </w:r>
          </w:p>
        </w:tc>
        <w:tc>
          <w:tcPr>
            <w:tcW w:w="919" w:type="dxa"/>
          </w:tcPr>
          <w:p w14:paraId="5E4788E4" w14:textId="77777777" w:rsidR="00B11855" w:rsidRPr="001F42D3" w:rsidRDefault="003D003E" w:rsidP="006B1888">
            <w:pPr>
              <w:pStyle w:val="TableEntry"/>
            </w:pPr>
            <w:r w:rsidRPr="001F42D3">
              <w:t>[0..0]</w:t>
            </w:r>
          </w:p>
        </w:tc>
        <w:tc>
          <w:tcPr>
            <w:tcW w:w="1258" w:type="dxa"/>
          </w:tcPr>
          <w:p w14:paraId="795B732F" w14:textId="77777777" w:rsidR="00B11855" w:rsidRPr="001F42D3" w:rsidRDefault="00B11855" w:rsidP="006B1888">
            <w:pPr>
              <w:pStyle w:val="TableEntry"/>
            </w:pPr>
          </w:p>
        </w:tc>
        <w:tc>
          <w:tcPr>
            <w:tcW w:w="2834" w:type="dxa"/>
          </w:tcPr>
          <w:p w14:paraId="445EC28B" w14:textId="77777777" w:rsidR="00B11855" w:rsidRPr="001F42D3" w:rsidRDefault="003D003E" w:rsidP="006B1888">
            <w:pPr>
              <w:pStyle w:val="TableEntry"/>
            </w:pPr>
            <w:r w:rsidRPr="001F42D3">
              <w:t>Bad Debt Transfer Amount</w:t>
            </w:r>
          </w:p>
        </w:tc>
      </w:tr>
      <w:tr w:rsidR="00C40FD5" w:rsidRPr="001F42D3" w14:paraId="6B438F95" w14:textId="77777777" w:rsidTr="006C0E8E">
        <w:trPr>
          <w:cantSplit/>
          <w:jc w:val="center"/>
        </w:trPr>
        <w:tc>
          <w:tcPr>
            <w:tcW w:w="784" w:type="dxa"/>
          </w:tcPr>
          <w:p w14:paraId="55BF1473" w14:textId="77777777" w:rsidR="00B11855" w:rsidRPr="001F42D3" w:rsidRDefault="003D003E" w:rsidP="006B1888">
            <w:pPr>
              <w:pStyle w:val="TableEntry"/>
            </w:pPr>
            <w:r w:rsidRPr="001F42D3">
              <w:t>33</w:t>
            </w:r>
          </w:p>
        </w:tc>
        <w:tc>
          <w:tcPr>
            <w:tcW w:w="764" w:type="dxa"/>
          </w:tcPr>
          <w:p w14:paraId="1E806E4D" w14:textId="77777777" w:rsidR="00B11855" w:rsidRPr="001F42D3" w:rsidRDefault="003D003E" w:rsidP="006B1888">
            <w:pPr>
              <w:pStyle w:val="TableEntry"/>
            </w:pPr>
            <w:r w:rsidRPr="001F42D3">
              <w:t>12</w:t>
            </w:r>
          </w:p>
        </w:tc>
        <w:tc>
          <w:tcPr>
            <w:tcW w:w="760" w:type="dxa"/>
          </w:tcPr>
          <w:p w14:paraId="40144761" w14:textId="77777777" w:rsidR="00B11855" w:rsidRPr="001F42D3" w:rsidRDefault="003D003E" w:rsidP="006B1888">
            <w:pPr>
              <w:pStyle w:val="TableEntry"/>
            </w:pPr>
            <w:r w:rsidRPr="001F42D3">
              <w:t>NM</w:t>
            </w:r>
          </w:p>
        </w:tc>
        <w:tc>
          <w:tcPr>
            <w:tcW w:w="961" w:type="dxa"/>
          </w:tcPr>
          <w:p w14:paraId="6503320C" w14:textId="77777777" w:rsidR="00B11855" w:rsidRPr="001F42D3" w:rsidRDefault="003D003E" w:rsidP="006B1888">
            <w:pPr>
              <w:pStyle w:val="TableEntry"/>
            </w:pPr>
            <w:r w:rsidRPr="001F42D3">
              <w:t>X</w:t>
            </w:r>
          </w:p>
        </w:tc>
        <w:tc>
          <w:tcPr>
            <w:tcW w:w="919" w:type="dxa"/>
          </w:tcPr>
          <w:p w14:paraId="46A3E015" w14:textId="77777777" w:rsidR="00B11855" w:rsidRPr="001F42D3" w:rsidRDefault="003D003E" w:rsidP="006B1888">
            <w:pPr>
              <w:pStyle w:val="TableEntry"/>
            </w:pPr>
            <w:r w:rsidRPr="001F42D3">
              <w:t>[0..0]</w:t>
            </w:r>
          </w:p>
        </w:tc>
        <w:tc>
          <w:tcPr>
            <w:tcW w:w="1258" w:type="dxa"/>
          </w:tcPr>
          <w:p w14:paraId="17D86AC9" w14:textId="77777777" w:rsidR="00B11855" w:rsidRPr="001F42D3" w:rsidRDefault="00B11855" w:rsidP="006B1888">
            <w:pPr>
              <w:pStyle w:val="TableEntry"/>
            </w:pPr>
          </w:p>
        </w:tc>
        <w:tc>
          <w:tcPr>
            <w:tcW w:w="2834" w:type="dxa"/>
          </w:tcPr>
          <w:p w14:paraId="64855CBC" w14:textId="77777777" w:rsidR="00B11855" w:rsidRPr="001F42D3" w:rsidRDefault="003D003E" w:rsidP="006B1888">
            <w:pPr>
              <w:pStyle w:val="TableEntry"/>
            </w:pPr>
            <w:r w:rsidRPr="001F42D3">
              <w:t>Bad Debt Recovery Amount</w:t>
            </w:r>
          </w:p>
        </w:tc>
      </w:tr>
      <w:tr w:rsidR="00C40FD5" w:rsidRPr="001F42D3" w14:paraId="25E149E1" w14:textId="77777777" w:rsidTr="006C0E8E">
        <w:trPr>
          <w:cantSplit/>
          <w:jc w:val="center"/>
        </w:trPr>
        <w:tc>
          <w:tcPr>
            <w:tcW w:w="784" w:type="dxa"/>
          </w:tcPr>
          <w:p w14:paraId="19E82790" w14:textId="77777777" w:rsidR="00B11855" w:rsidRPr="001F42D3" w:rsidRDefault="003D003E" w:rsidP="006B1888">
            <w:pPr>
              <w:pStyle w:val="TableEntry"/>
            </w:pPr>
            <w:r w:rsidRPr="001F42D3">
              <w:t>34</w:t>
            </w:r>
          </w:p>
        </w:tc>
        <w:tc>
          <w:tcPr>
            <w:tcW w:w="764" w:type="dxa"/>
          </w:tcPr>
          <w:p w14:paraId="7A429075" w14:textId="77777777" w:rsidR="00B11855" w:rsidRPr="001F42D3" w:rsidRDefault="003D003E" w:rsidP="006B1888">
            <w:pPr>
              <w:pStyle w:val="TableEntry"/>
            </w:pPr>
            <w:r w:rsidRPr="001F42D3">
              <w:t>1</w:t>
            </w:r>
          </w:p>
        </w:tc>
        <w:tc>
          <w:tcPr>
            <w:tcW w:w="760" w:type="dxa"/>
          </w:tcPr>
          <w:p w14:paraId="66ACCDD7" w14:textId="77777777" w:rsidR="00B11855" w:rsidRPr="001F42D3" w:rsidRDefault="003D003E" w:rsidP="006B1888">
            <w:pPr>
              <w:pStyle w:val="TableEntry"/>
            </w:pPr>
            <w:r w:rsidRPr="001F42D3">
              <w:t>IS</w:t>
            </w:r>
          </w:p>
        </w:tc>
        <w:tc>
          <w:tcPr>
            <w:tcW w:w="961" w:type="dxa"/>
          </w:tcPr>
          <w:p w14:paraId="0E619C55" w14:textId="77777777" w:rsidR="00B11855" w:rsidRPr="001F42D3" w:rsidRDefault="003D003E" w:rsidP="006B1888">
            <w:pPr>
              <w:pStyle w:val="TableEntry"/>
            </w:pPr>
            <w:r w:rsidRPr="001F42D3">
              <w:t>X</w:t>
            </w:r>
          </w:p>
        </w:tc>
        <w:tc>
          <w:tcPr>
            <w:tcW w:w="919" w:type="dxa"/>
          </w:tcPr>
          <w:p w14:paraId="51B71995" w14:textId="77777777" w:rsidR="00B11855" w:rsidRPr="001F42D3" w:rsidRDefault="003D003E" w:rsidP="006B1888">
            <w:pPr>
              <w:pStyle w:val="TableEntry"/>
            </w:pPr>
            <w:r w:rsidRPr="001F42D3">
              <w:t>[0..0]</w:t>
            </w:r>
          </w:p>
        </w:tc>
        <w:tc>
          <w:tcPr>
            <w:tcW w:w="1258" w:type="dxa"/>
          </w:tcPr>
          <w:p w14:paraId="785D4583" w14:textId="77777777" w:rsidR="00B11855" w:rsidRPr="001F42D3" w:rsidRDefault="003D003E" w:rsidP="006B1888">
            <w:pPr>
              <w:pStyle w:val="TableEntry"/>
            </w:pPr>
            <w:r w:rsidRPr="001F42D3">
              <w:t>0111</w:t>
            </w:r>
          </w:p>
        </w:tc>
        <w:tc>
          <w:tcPr>
            <w:tcW w:w="2834" w:type="dxa"/>
          </w:tcPr>
          <w:p w14:paraId="2D40B15F" w14:textId="77777777" w:rsidR="00B11855" w:rsidRPr="001F42D3" w:rsidRDefault="003D003E" w:rsidP="006B1888">
            <w:pPr>
              <w:pStyle w:val="TableEntry"/>
            </w:pPr>
            <w:r w:rsidRPr="001F42D3">
              <w:t>Delete Account Indicator</w:t>
            </w:r>
          </w:p>
        </w:tc>
      </w:tr>
      <w:tr w:rsidR="00C40FD5" w:rsidRPr="001F42D3" w14:paraId="5E13D08B" w14:textId="77777777" w:rsidTr="006C0E8E">
        <w:trPr>
          <w:cantSplit/>
          <w:jc w:val="center"/>
        </w:trPr>
        <w:tc>
          <w:tcPr>
            <w:tcW w:w="784" w:type="dxa"/>
          </w:tcPr>
          <w:p w14:paraId="4EDBF156" w14:textId="77777777" w:rsidR="00B11855" w:rsidRPr="001F42D3" w:rsidRDefault="003D003E" w:rsidP="006B1888">
            <w:pPr>
              <w:pStyle w:val="TableEntry"/>
            </w:pPr>
            <w:r w:rsidRPr="001F42D3">
              <w:t>35</w:t>
            </w:r>
          </w:p>
        </w:tc>
        <w:tc>
          <w:tcPr>
            <w:tcW w:w="764" w:type="dxa"/>
          </w:tcPr>
          <w:p w14:paraId="66C65DB6" w14:textId="77777777" w:rsidR="00B11855" w:rsidRPr="001F42D3" w:rsidRDefault="003D003E" w:rsidP="006B1888">
            <w:pPr>
              <w:pStyle w:val="TableEntry"/>
            </w:pPr>
            <w:r w:rsidRPr="001F42D3">
              <w:t>8</w:t>
            </w:r>
          </w:p>
        </w:tc>
        <w:tc>
          <w:tcPr>
            <w:tcW w:w="760" w:type="dxa"/>
          </w:tcPr>
          <w:p w14:paraId="6305F76A" w14:textId="77777777" w:rsidR="00B11855" w:rsidRPr="001F42D3" w:rsidRDefault="003D003E" w:rsidP="006B1888">
            <w:pPr>
              <w:pStyle w:val="TableEntry"/>
            </w:pPr>
            <w:r w:rsidRPr="001F42D3">
              <w:t>DT</w:t>
            </w:r>
          </w:p>
        </w:tc>
        <w:tc>
          <w:tcPr>
            <w:tcW w:w="961" w:type="dxa"/>
          </w:tcPr>
          <w:p w14:paraId="76F197B6" w14:textId="77777777" w:rsidR="00B11855" w:rsidRPr="001F42D3" w:rsidRDefault="003D003E" w:rsidP="006B1888">
            <w:pPr>
              <w:pStyle w:val="TableEntry"/>
            </w:pPr>
            <w:r w:rsidRPr="001F42D3">
              <w:t>X</w:t>
            </w:r>
          </w:p>
        </w:tc>
        <w:tc>
          <w:tcPr>
            <w:tcW w:w="919" w:type="dxa"/>
          </w:tcPr>
          <w:p w14:paraId="2D562B23" w14:textId="77777777" w:rsidR="00B11855" w:rsidRPr="001F42D3" w:rsidRDefault="003D003E" w:rsidP="006B1888">
            <w:pPr>
              <w:pStyle w:val="TableEntry"/>
            </w:pPr>
            <w:r w:rsidRPr="001F42D3">
              <w:t>[0..0]</w:t>
            </w:r>
          </w:p>
        </w:tc>
        <w:tc>
          <w:tcPr>
            <w:tcW w:w="1258" w:type="dxa"/>
          </w:tcPr>
          <w:p w14:paraId="5DC1A7AB" w14:textId="77777777" w:rsidR="00B11855" w:rsidRPr="001F42D3" w:rsidRDefault="00B11855" w:rsidP="006B1888">
            <w:pPr>
              <w:pStyle w:val="TableEntry"/>
            </w:pPr>
          </w:p>
        </w:tc>
        <w:tc>
          <w:tcPr>
            <w:tcW w:w="2834" w:type="dxa"/>
          </w:tcPr>
          <w:p w14:paraId="694A2FAC" w14:textId="77777777" w:rsidR="00B11855" w:rsidRPr="001F42D3" w:rsidRDefault="003D003E" w:rsidP="006B1888">
            <w:pPr>
              <w:pStyle w:val="TableEntry"/>
            </w:pPr>
            <w:r w:rsidRPr="001F42D3">
              <w:t>Delete Account Date</w:t>
            </w:r>
          </w:p>
        </w:tc>
      </w:tr>
      <w:tr w:rsidR="00C40FD5" w:rsidRPr="001F42D3" w14:paraId="3A1DA8C7" w14:textId="77777777" w:rsidTr="006C0E8E">
        <w:trPr>
          <w:cantSplit/>
          <w:jc w:val="center"/>
        </w:trPr>
        <w:tc>
          <w:tcPr>
            <w:tcW w:w="784" w:type="dxa"/>
          </w:tcPr>
          <w:p w14:paraId="39345663" w14:textId="77777777" w:rsidR="00B11855" w:rsidRPr="001F42D3" w:rsidRDefault="003D003E" w:rsidP="006B1888">
            <w:pPr>
              <w:pStyle w:val="TableEntry"/>
            </w:pPr>
            <w:r w:rsidRPr="001F42D3">
              <w:t>36</w:t>
            </w:r>
          </w:p>
        </w:tc>
        <w:tc>
          <w:tcPr>
            <w:tcW w:w="764" w:type="dxa"/>
          </w:tcPr>
          <w:p w14:paraId="27E2F167" w14:textId="77777777" w:rsidR="00B11855" w:rsidRPr="001F42D3" w:rsidRDefault="003D003E" w:rsidP="006B1888">
            <w:pPr>
              <w:pStyle w:val="TableEntry"/>
            </w:pPr>
            <w:r w:rsidRPr="001F42D3">
              <w:t>3</w:t>
            </w:r>
          </w:p>
        </w:tc>
        <w:tc>
          <w:tcPr>
            <w:tcW w:w="760" w:type="dxa"/>
          </w:tcPr>
          <w:p w14:paraId="4853C34D" w14:textId="77777777" w:rsidR="00B11855" w:rsidRPr="001F42D3" w:rsidRDefault="003D003E" w:rsidP="006B1888">
            <w:pPr>
              <w:pStyle w:val="TableEntry"/>
            </w:pPr>
            <w:r w:rsidRPr="001F42D3">
              <w:t>IS</w:t>
            </w:r>
          </w:p>
        </w:tc>
        <w:tc>
          <w:tcPr>
            <w:tcW w:w="961" w:type="dxa"/>
          </w:tcPr>
          <w:p w14:paraId="5078345E" w14:textId="77777777" w:rsidR="00B11855" w:rsidRPr="001F42D3" w:rsidRDefault="003D003E" w:rsidP="006B1888">
            <w:pPr>
              <w:pStyle w:val="TableEntry"/>
            </w:pPr>
            <w:r w:rsidRPr="001F42D3">
              <w:t>X</w:t>
            </w:r>
          </w:p>
        </w:tc>
        <w:tc>
          <w:tcPr>
            <w:tcW w:w="919" w:type="dxa"/>
          </w:tcPr>
          <w:p w14:paraId="2E7DDA5C" w14:textId="77777777" w:rsidR="00B11855" w:rsidRPr="001F42D3" w:rsidRDefault="003D003E" w:rsidP="006B1888">
            <w:pPr>
              <w:pStyle w:val="TableEntry"/>
            </w:pPr>
            <w:r w:rsidRPr="001F42D3">
              <w:t>[0..0]</w:t>
            </w:r>
          </w:p>
        </w:tc>
        <w:tc>
          <w:tcPr>
            <w:tcW w:w="1258" w:type="dxa"/>
          </w:tcPr>
          <w:p w14:paraId="2D2EB797" w14:textId="77777777" w:rsidR="00B11855" w:rsidRPr="001F42D3" w:rsidRDefault="00B11855" w:rsidP="006B1888">
            <w:pPr>
              <w:pStyle w:val="TableEntry"/>
            </w:pPr>
          </w:p>
        </w:tc>
        <w:tc>
          <w:tcPr>
            <w:tcW w:w="2834" w:type="dxa"/>
          </w:tcPr>
          <w:p w14:paraId="7445F039" w14:textId="77777777" w:rsidR="00B11855" w:rsidRPr="001F42D3" w:rsidRDefault="003D003E" w:rsidP="006B1888">
            <w:pPr>
              <w:pStyle w:val="TableEntry"/>
            </w:pPr>
            <w:r w:rsidRPr="001F42D3">
              <w:t>Discharge Disposition</w:t>
            </w:r>
          </w:p>
        </w:tc>
      </w:tr>
      <w:tr w:rsidR="00C40FD5" w:rsidRPr="001F42D3" w14:paraId="7A90651A" w14:textId="77777777" w:rsidTr="006C0E8E">
        <w:trPr>
          <w:cantSplit/>
          <w:jc w:val="center"/>
        </w:trPr>
        <w:tc>
          <w:tcPr>
            <w:tcW w:w="784" w:type="dxa"/>
          </w:tcPr>
          <w:p w14:paraId="1EE0ADB1" w14:textId="77777777" w:rsidR="00B11855" w:rsidRPr="001F42D3" w:rsidRDefault="003D003E" w:rsidP="006B1888">
            <w:pPr>
              <w:pStyle w:val="TableEntry"/>
            </w:pPr>
            <w:r w:rsidRPr="001F42D3">
              <w:t>37</w:t>
            </w:r>
          </w:p>
        </w:tc>
        <w:tc>
          <w:tcPr>
            <w:tcW w:w="764" w:type="dxa"/>
          </w:tcPr>
          <w:p w14:paraId="2C741926" w14:textId="77777777" w:rsidR="00B11855" w:rsidRPr="001F42D3" w:rsidRDefault="003D003E" w:rsidP="006B1888">
            <w:pPr>
              <w:pStyle w:val="TableEntry"/>
            </w:pPr>
            <w:r w:rsidRPr="001F42D3">
              <w:t>47</w:t>
            </w:r>
          </w:p>
        </w:tc>
        <w:tc>
          <w:tcPr>
            <w:tcW w:w="760" w:type="dxa"/>
          </w:tcPr>
          <w:p w14:paraId="7CF582F8" w14:textId="77777777" w:rsidR="00B11855" w:rsidRPr="001F42D3" w:rsidRDefault="003D003E" w:rsidP="006B1888">
            <w:pPr>
              <w:pStyle w:val="TableEntry"/>
            </w:pPr>
            <w:r w:rsidRPr="001F42D3">
              <w:t>DLD</w:t>
            </w:r>
          </w:p>
        </w:tc>
        <w:tc>
          <w:tcPr>
            <w:tcW w:w="961" w:type="dxa"/>
          </w:tcPr>
          <w:p w14:paraId="71AE5ED3" w14:textId="77777777" w:rsidR="00B11855" w:rsidRPr="001F42D3" w:rsidRDefault="003D003E" w:rsidP="006B1888">
            <w:pPr>
              <w:pStyle w:val="TableEntry"/>
            </w:pPr>
            <w:r w:rsidRPr="001F42D3">
              <w:t>X</w:t>
            </w:r>
          </w:p>
        </w:tc>
        <w:tc>
          <w:tcPr>
            <w:tcW w:w="919" w:type="dxa"/>
          </w:tcPr>
          <w:p w14:paraId="4978B2DF" w14:textId="77777777" w:rsidR="00B11855" w:rsidRPr="001F42D3" w:rsidRDefault="003D003E" w:rsidP="006B1888">
            <w:pPr>
              <w:pStyle w:val="TableEntry"/>
            </w:pPr>
            <w:r w:rsidRPr="001F42D3">
              <w:t>[0..0]</w:t>
            </w:r>
          </w:p>
        </w:tc>
        <w:tc>
          <w:tcPr>
            <w:tcW w:w="1258" w:type="dxa"/>
          </w:tcPr>
          <w:p w14:paraId="3672F658" w14:textId="77777777" w:rsidR="00B11855" w:rsidRPr="001F42D3" w:rsidRDefault="003D003E" w:rsidP="006B1888">
            <w:pPr>
              <w:pStyle w:val="TableEntry"/>
            </w:pPr>
            <w:r w:rsidRPr="001F42D3">
              <w:t>0113</w:t>
            </w:r>
          </w:p>
        </w:tc>
        <w:tc>
          <w:tcPr>
            <w:tcW w:w="2834" w:type="dxa"/>
          </w:tcPr>
          <w:p w14:paraId="736165EF" w14:textId="77777777" w:rsidR="00B11855" w:rsidRPr="001F42D3" w:rsidRDefault="003D003E" w:rsidP="006B1888">
            <w:pPr>
              <w:pStyle w:val="TableEntry"/>
            </w:pPr>
            <w:r w:rsidRPr="001F42D3">
              <w:t>Discharged to Location</w:t>
            </w:r>
          </w:p>
        </w:tc>
      </w:tr>
      <w:tr w:rsidR="00C40FD5" w:rsidRPr="001F42D3" w14:paraId="082641D1" w14:textId="77777777" w:rsidTr="006C0E8E">
        <w:trPr>
          <w:cantSplit/>
          <w:jc w:val="center"/>
        </w:trPr>
        <w:tc>
          <w:tcPr>
            <w:tcW w:w="784" w:type="dxa"/>
          </w:tcPr>
          <w:p w14:paraId="10838A36" w14:textId="77777777" w:rsidR="00B11855" w:rsidRPr="001F42D3" w:rsidRDefault="003D003E" w:rsidP="006B1888">
            <w:pPr>
              <w:pStyle w:val="TableEntry"/>
            </w:pPr>
            <w:r w:rsidRPr="001F42D3">
              <w:t>38</w:t>
            </w:r>
          </w:p>
        </w:tc>
        <w:tc>
          <w:tcPr>
            <w:tcW w:w="764" w:type="dxa"/>
          </w:tcPr>
          <w:p w14:paraId="215A0586" w14:textId="77777777" w:rsidR="00B11855" w:rsidRPr="001F42D3" w:rsidRDefault="003D003E" w:rsidP="006B1888">
            <w:pPr>
              <w:pStyle w:val="TableEntry"/>
            </w:pPr>
            <w:r w:rsidRPr="001F42D3">
              <w:t>705</w:t>
            </w:r>
          </w:p>
        </w:tc>
        <w:tc>
          <w:tcPr>
            <w:tcW w:w="760" w:type="dxa"/>
          </w:tcPr>
          <w:p w14:paraId="1592993C" w14:textId="77777777" w:rsidR="00B11855" w:rsidRPr="001F42D3" w:rsidRDefault="00E86B15" w:rsidP="00E86B15">
            <w:pPr>
              <w:pStyle w:val="TableEntry"/>
            </w:pPr>
            <w:r w:rsidRPr="001F42D3">
              <w:t>CWE</w:t>
            </w:r>
          </w:p>
        </w:tc>
        <w:tc>
          <w:tcPr>
            <w:tcW w:w="961" w:type="dxa"/>
          </w:tcPr>
          <w:p w14:paraId="340D4513" w14:textId="77777777" w:rsidR="00B11855" w:rsidRPr="001F42D3" w:rsidRDefault="003D003E" w:rsidP="006B1888">
            <w:pPr>
              <w:pStyle w:val="TableEntry"/>
            </w:pPr>
            <w:r w:rsidRPr="001F42D3">
              <w:t>X</w:t>
            </w:r>
          </w:p>
        </w:tc>
        <w:tc>
          <w:tcPr>
            <w:tcW w:w="919" w:type="dxa"/>
          </w:tcPr>
          <w:p w14:paraId="7C1FBF2B" w14:textId="77777777" w:rsidR="00B11855" w:rsidRPr="001F42D3" w:rsidRDefault="003D003E" w:rsidP="006B1888">
            <w:pPr>
              <w:pStyle w:val="TableEntry"/>
            </w:pPr>
            <w:r w:rsidRPr="001F42D3">
              <w:t>[0..0]</w:t>
            </w:r>
          </w:p>
        </w:tc>
        <w:tc>
          <w:tcPr>
            <w:tcW w:w="1258" w:type="dxa"/>
          </w:tcPr>
          <w:p w14:paraId="68F5C995" w14:textId="77777777" w:rsidR="00B11855" w:rsidRPr="001F42D3" w:rsidRDefault="003D003E" w:rsidP="006B1888">
            <w:pPr>
              <w:pStyle w:val="TableEntry"/>
            </w:pPr>
            <w:r w:rsidRPr="001F42D3">
              <w:t>0114</w:t>
            </w:r>
          </w:p>
        </w:tc>
        <w:tc>
          <w:tcPr>
            <w:tcW w:w="2834" w:type="dxa"/>
          </w:tcPr>
          <w:p w14:paraId="384347CC" w14:textId="77777777" w:rsidR="00B11855" w:rsidRPr="001F42D3" w:rsidRDefault="003D003E" w:rsidP="006B1888">
            <w:pPr>
              <w:pStyle w:val="TableEntry"/>
            </w:pPr>
            <w:r w:rsidRPr="001F42D3">
              <w:t>Diet Type</w:t>
            </w:r>
          </w:p>
        </w:tc>
      </w:tr>
      <w:tr w:rsidR="00C40FD5" w:rsidRPr="001F42D3" w14:paraId="20898403" w14:textId="77777777" w:rsidTr="006C0E8E">
        <w:trPr>
          <w:cantSplit/>
          <w:jc w:val="center"/>
        </w:trPr>
        <w:tc>
          <w:tcPr>
            <w:tcW w:w="784" w:type="dxa"/>
          </w:tcPr>
          <w:p w14:paraId="3EB7A733" w14:textId="77777777" w:rsidR="00B11855" w:rsidRPr="001F42D3" w:rsidRDefault="003D003E" w:rsidP="006B1888">
            <w:pPr>
              <w:pStyle w:val="TableEntry"/>
            </w:pPr>
            <w:r w:rsidRPr="001F42D3">
              <w:t>39</w:t>
            </w:r>
          </w:p>
        </w:tc>
        <w:tc>
          <w:tcPr>
            <w:tcW w:w="764" w:type="dxa"/>
          </w:tcPr>
          <w:p w14:paraId="269612D1" w14:textId="77777777" w:rsidR="00B11855" w:rsidRPr="001F42D3" w:rsidRDefault="003D003E" w:rsidP="006B1888">
            <w:pPr>
              <w:pStyle w:val="TableEntry"/>
            </w:pPr>
            <w:r w:rsidRPr="001F42D3">
              <w:t>2</w:t>
            </w:r>
          </w:p>
        </w:tc>
        <w:tc>
          <w:tcPr>
            <w:tcW w:w="760" w:type="dxa"/>
          </w:tcPr>
          <w:p w14:paraId="665C93BF" w14:textId="77777777" w:rsidR="00B11855" w:rsidRPr="001F42D3" w:rsidRDefault="003D003E" w:rsidP="006B1888">
            <w:pPr>
              <w:pStyle w:val="TableEntry"/>
            </w:pPr>
            <w:r w:rsidRPr="001F42D3">
              <w:t>IS</w:t>
            </w:r>
          </w:p>
        </w:tc>
        <w:tc>
          <w:tcPr>
            <w:tcW w:w="961" w:type="dxa"/>
          </w:tcPr>
          <w:p w14:paraId="089CEC98" w14:textId="77777777" w:rsidR="00B11855" w:rsidRPr="001F42D3" w:rsidRDefault="003D003E" w:rsidP="006B1888">
            <w:pPr>
              <w:pStyle w:val="TableEntry"/>
            </w:pPr>
            <w:r w:rsidRPr="001F42D3">
              <w:t>X</w:t>
            </w:r>
          </w:p>
        </w:tc>
        <w:tc>
          <w:tcPr>
            <w:tcW w:w="919" w:type="dxa"/>
          </w:tcPr>
          <w:p w14:paraId="072D2D68" w14:textId="77777777" w:rsidR="00B11855" w:rsidRPr="001F42D3" w:rsidRDefault="003D003E" w:rsidP="006B1888">
            <w:pPr>
              <w:pStyle w:val="TableEntry"/>
            </w:pPr>
            <w:r w:rsidRPr="001F42D3">
              <w:t>[0..0]</w:t>
            </w:r>
          </w:p>
        </w:tc>
        <w:tc>
          <w:tcPr>
            <w:tcW w:w="1258" w:type="dxa"/>
          </w:tcPr>
          <w:p w14:paraId="6B33AC5F" w14:textId="77777777" w:rsidR="00B11855" w:rsidRPr="001F42D3" w:rsidRDefault="003D003E" w:rsidP="006B1888">
            <w:pPr>
              <w:pStyle w:val="TableEntry"/>
            </w:pPr>
            <w:r w:rsidRPr="001F42D3">
              <w:t>0115</w:t>
            </w:r>
          </w:p>
        </w:tc>
        <w:tc>
          <w:tcPr>
            <w:tcW w:w="2834" w:type="dxa"/>
          </w:tcPr>
          <w:p w14:paraId="38689E31" w14:textId="77777777" w:rsidR="00B11855" w:rsidRPr="001F42D3" w:rsidRDefault="003D003E" w:rsidP="006B1888">
            <w:pPr>
              <w:pStyle w:val="TableEntry"/>
            </w:pPr>
            <w:r w:rsidRPr="001F42D3">
              <w:t>Servicing Facility</w:t>
            </w:r>
          </w:p>
        </w:tc>
      </w:tr>
      <w:tr w:rsidR="00C40FD5" w:rsidRPr="001F42D3" w14:paraId="2EB80247" w14:textId="77777777" w:rsidTr="006C0E8E">
        <w:trPr>
          <w:cantSplit/>
          <w:jc w:val="center"/>
        </w:trPr>
        <w:tc>
          <w:tcPr>
            <w:tcW w:w="784" w:type="dxa"/>
          </w:tcPr>
          <w:p w14:paraId="569A2222" w14:textId="77777777" w:rsidR="00B11855" w:rsidRPr="001F42D3" w:rsidRDefault="003D003E" w:rsidP="006B1888">
            <w:pPr>
              <w:pStyle w:val="TableEntry"/>
            </w:pPr>
            <w:r w:rsidRPr="001F42D3">
              <w:t>40</w:t>
            </w:r>
          </w:p>
        </w:tc>
        <w:tc>
          <w:tcPr>
            <w:tcW w:w="764" w:type="dxa"/>
          </w:tcPr>
          <w:p w14:paraId="721C5148" w14:textId="77777777" w:rsidR="00B11855" w:rsidRPr="001F42D3" w:rsidRDefault="003D003E" w:rsidP="006B1888">
            <w:pPr>
              <w:pStyle w:val="TableEntry"/>
            </w:pPr>
            <w:r w:rsidRPr="001F42D3">
              <w:t>1</w:t>
            </w:r>
          </w:p>
        </w:tc>
        <w:tc>
          <w:tcPr>
            <w:tcW w:w="760" w:type="dxa"/>
          </w:tcPr>
          <w:p w14:paraId="43673CAE" w14:textId="77777777" w:rsidR="00B11855" w:rsidRPr="001F42D3" w:rsidRDefault="003D003E" w:rsidP="006B1888">
            <w:pPr>
              <w:pStyle w:val="TableEntry"/>
            </w:pPr>
            <w:r w:rsidRPr="001F42D3">
              <w:t>IS</w:t>
            </w:r>
          </w:p>
        </w:tc>
        <w:tc>
          <w:tcPr>
            <w:tcW w:w="961" w:type="dxa"/>
          </w:tcPr>
          <w:p w14:paraId="6A8FAD0F" w14:textId="77777777" w:rsidR="00B11855" w:rsidRPr="001F42D3" w:rsidRDefault="003D003E" w:rsidP="006B1888">
            <w:pPr>
              <w:pStyle w:val="TableEntry"/>
            </w:pPr>
            <w:r w:rsidRPr="001F42D3">
              <w:t>X</w:t>
            </w:r>
          </w:p>
        </w:tc>
        <w:tc>
          <w:tcPr>
            <w:tcW w:w="919" w:type="dxa"/>
          </w:tcPr>
          <w:p w14:paraId="24EF0E17" w14:textId="77777777" w:rsidR="00B11855" w:rsidRPr="001F42D3" w:rsidRDefault="003D003E" w:rsidP="006B1888">
            <w:pPr>
              <w:pStyle w:val="TableEntry"/>
            </w:pPr>
            <w:r w:rsidRPr="001F42D3">
              <w:t>[0..0]</w:t>
            </w:r>
          </w:p>
        </w:tc>
        <w:tc>
          <w:tcPr>
            <w:tcW w:w="1258" w:type="dxa"/>
          </w:tcPr>
          <w:p w14:paraId="01FC4294" w14:textId="77777777" w:rsidR="00B11855" w:rsidRPr="001F42D3" w:rsidRDefault="00A4475D" w:rsidP="00863A9A">
            <w:pPr>
              <w:pStyle w:val="TableEntry"/>
            </w:pPr>
            <w:r w:rsidRPr="001F42D3">
              <w:t>0116</w:t>
            </w:r>
          </w:p>
        </w:tc>
        <w:tc>
          <w:tcPr>
            <w:tcW w:w="2834" w:type="dxa"/>
          </w:tcPr>
          <w:p w14:paraId="4592E069" w14:textId="77777777" w:rsidR="00B11855" w:rsidRPr="001F42D3" w:rsidRDefault="003D003E" w:rsidP="006B1888">
            <w:pPr>
              <w:pStyle w:val="TableEntry"/>
            </w:pPr>
            <w:r w:rsidRPr="001F42D3">
              <w:t>Bed Status</w:t>
            </w:r>
          </w:p>
        </w:tc>
      </w:tr>
      <w:tr w:rsidR="00C40FD5" w:rsidRPr="001F42D3" w14:paraId="35D58584" w14:textId="77777777" w:rsidTr="006C0E8E">
        <w:trPr>
          <w:cantSplit/>
          <w:jc w:val="center"/>
        </w:trPr>
        <w:tc>
          <w:tcPr>
            <w:tcW w:w="784" w:type="dxa"/>
          </w:tcPr>
          <w:p w14:paraId="643C1803" w14:textId="77777777" w:rsidR="00B11855" w:rsidRPr="001F42D3" w:rsidRDefault="003D003E" w:rsidP="006B1888">
            <w:pPr>
              <w:pStyle w:val="TableEntry"/>
            </w:pPr>
            <w:r w:rsidRPr="001F42D3">
              <w:lastRenderedPageBreak/>
              <w:t>41</w:t>
            </w:r>
          </w:p>
        </w:tc>
        <w:tc>
          <w:tcPr>
            <w:tcW w:w="764" w:type="dxa"/>
          </w:tcPr>
          <w:p w14:paraId="70720A19" w14:textId="77777777" w:rsidR="00B11855" w:rsidRPr="001F42D3" w:rsidRDefault="003D003E" w:rsidP="006B1888">
            <w:pPr>
              <w:pStyle w:val="TableEntry"/>
            </w:pPr>
            <w:r w:rsidRPr="001F42D3">
              <w:t>2</w:t>
            </w:r>
          </w:p>
        </w:tc>
        <w:tc>
          <w:tcPr>
            <w:tcW w:w="760" w:type="dxa"/>
          </w:tcPr>
          <w:p w14:paraId="61FA4735" w14:textId="77777777" w:rsidR="00B11855" w:rsidRPr="001F42D3" w:rsidRDefault="003D003E" w:rsidP="006B1888">
            <w:pPr>
              <w:pStyle w:val="TableEntry"/>
            </w:pPr>
            <w:r w:rsidRPr="001F42D3">
              <w:t>IS</w:t>
            </w:r>
          </w:p>
        </w:tc>
        <w:tc>
          <w:tcPr>
            <w:tcW w:w="961" w:type="dxa"/>
          </w:tcPr>
          <w:p w14:paraId="598AAC45" w14:textId="77777777" w:rsidR="00B11855" w:rsidRPr="001F42D3" w:rsidRDefault="003D003E" w:rsidP="006B1888">
            <w:pPr>
              <w:pStyle w:val="TableEntry"/>
            </w:pPr>
            <w:r w:rsidRPr="001F42D3">
              <w:t>X</w:t>
            </w:r>
          </w:p>
        </w:tc>
        <w:tc>
          <w:tcPr>
            <w:tcW w:w="919" w:type="dxa"/>
          </w:tcPr>
          <w:p w14:paraId="37FFC21C" w14:textId="77777777" w:rsidR="00B11855" w:rsidRPr="001F42D3" w:rsidRDefault="003D003E" w:rsidP="006B1888">
            <w:pPr>
              <w:pStyle w:val="TableEntry"/>
            </w:pPr>
            <w:r w:rsidRPr="001F42D3">
              <w:t>[0..0]</w:t>
            </w:r>
          </w:p>
        </w:tc>
        <w:tc>
          <w:tcPr>
            <w:tcW w:w="1258" w:type="dxa"/>
          </w:tcPr>
          <w:p w14:paraId="69C68D5A" w14:textId="77777777" w:rsidR="00B11855" w:rsidRPr="001F42D3" w:rsidRDefault="003D003E" w:rsidP="006B1888">
            <w:pPr>
              <w:pStyle w:val="TableEntry"/>
            </w:pPr>
            <w:r w:rsidRPr="001F42D3">
              <w:t>0117</w:t>
            </w:r>
          </w:p>
        </w:tc>
        <w:tc>
          <w:tcPr>
            <w:tcW w:w="2834" w:type="dxa"/>
          </w:tcPr>
          <w:p w14:paraId="0129A618" w14:textId="77777777" w:rsidR="00B11855" w:rsidRPr="001F42D3" w:rsidRDefault="003D003E" w:rsidP="006B1888">
            <w:pPr>
              <w:pStyle w:val="TableEntry"/>
            </w:pPr>
            <w:r w:rsidRPr="001F42D3">
              <w:t>Account Status</w:t>
            </w:r>
          </w:p>
        </w:tc>
      </w:tr>
      <w:tr w:rsidR="00C40FD5" w:rsidRPr="001F42D3" w14:paraId="7EBFBC89" w14:textId="77777777" w:rsidTr="006C0E8E">
        <w:trPr>
          <w:cantSplit/>
          <w:jc w:val="center"/>
        </w:trPr>
        <w:tc>
          <w:tcPr>
            <w:tcW w:w="784" w:type="dxa"/>
          </w:tcPr>
          <w:p w14:paraId="5B6FE588" w14:textId="77777777" w:rsidR="00B11855" w:rsidRPr="001F42D3" w:rsidRDefault="003D003E" w:rsidP="006B1888">
            <w:pPr>
              <w:pStyle w:val="TableEntry"/>
            </w:pPr>
            <w:r w:rsidRPr="001F42D3">
              <w:t>42</w:t>
            </w:r>
          </w:p>
        </w:tc>
        <w:tc>
          <w:tcPr>
            <w:tcW w:w="764" w:type="dxa"/>
          </w:tcPr>
          <w:p w14:paraId="6EC569C5" w14:textId="77777777" w:rsidR="00B11855" w:rsidRPr="001F42D3" w:rsidRDefault="003D003E" w:rsidP="006B1888">
            <w:pPr>
              <w:pStyle w:val="TableEntry"/>
            </w:pPr>
            <w:r w:rsidRPr="001F42D3">
              <w:t>80</w:t>
            </w:r>
          </w:p>
        </w:tc>
        <w:tc>
          <w:tcPr>
            <w:tcW w:w="760" w:type="dxa"/>
          </w:tcPr>
          <w:p w14:paraId="2677A2D4" w14:textId="77777777" w:rsidR="00B11855" w:rsidRPr="001F42D3" w:rsidRDefault="003D003E" w:rsidP="006B1888">
            <w:pPr>
              <w:pStyle w:val="TableEntry"/>
            </w:pPr>
            <w:r w:rsidRPr="001F42D3">
              <w:t>PL</w:t>
            </w:r>
          </w:p>
        </w:tc>
        <w:tc>
          <w:tcPr>
            <w:tcW w:w="961" w:type="dxa"/>
          </w:tcPr>
          <w:p w14:paraId="56AE6705" w14:textId="77777777" w:rsidR="00B11855" w:rsidRPr="001F42D3" w:rsidRDefault="003D003E" w:rsidP="006B1888">
            <w:pPr>
              <w:pStyle w:val="TableEntry"/>
            </w:pPr>
            <w:r w:rsidRPr="001F42D3">
              <w:t>X</w:t>
            </w:r>
          </w:p>
        </w:tc>
        <w:tc>
          <w:tcPr>
            <w:tcW w:w="919" w:type="dxa"/>
          </w:tcPr>
          <w:p w14:paraId="7BB31A02" w14:textId="77777777" w:rsidR="00B11855" w:rsidRPr="001F42D3" w:rsidRDefault="003D003E" w:rsidP="006B1888">
            <w:pPr>
              <w:pStyle w:val="TableEntry"/>
            </w:pPr>
            <w:r w:rsidRPr="001F42D3">
              <w:t>[0..0]</w:t>
            </w:r>
          </w:p>
        </w:tc>
        <w:tc>
          <w:tcPr>
            <w:tcW w:w="1258" w:type="dxa"/>
          </w:tcPr>
          <w:p w14:paraId="20F9ADD9" w14:textId="77777777" w:rsidR="00B11855" w:rsidRPr="001F42D3" w:rsidRDefault="00B11855" w:rsidP="006B1888">
            <w:pPr>
              <w:pStyle w:val="TableEntry"/>
            </w:pPr>
          </w:p>
        </w:tc>
        <w:tc>
          <w:tcPr>
            <w:tcW w:w="2834" w:type="dxa"/>
          </w:tcPr>
          <w:p w14:paraId="258F1FB2" w14:textId="77777777" w:rsidR="00B11855" w:rsidRPr="001F42D3" w:rsidRDefault="003D003E" w:rsidP="006B1888">
            <w:pPr>
              <w:pStyle w:val="TableEntry"/>
            </w:pPr>
            <w:r w:rsidRPr="001F42D3">
              <w:t>Pending Location</w:t>
            </w:r>
          </w:p>
        </w:tc>
      </w:tr>
      <w:tr w:rsidR="00C40FD5" w:rsidRPr="001F42D3" w14:paraId="27D3CBAF" w14:textId="77777777" w:rsidTr="006C0E8E">
        <w:trPr>
          <w:cantSplit/>
          <w:jc w:val="center"/>
        </w:trPr>
        <w:tc>
          <w:tcPr>
            <w:tcW w:w="784" w:type="dxa"/>
          </w:tcPr>
          <w:p w14:paraId="1CB0E1E9" w14:textId="77777777" w:rsidR="00B11855" w:rsidRPr="001F42D3" w:rsidRDefault="003D003E" w:rsidP="006B1888">
            <w:pPr>
              <w:pStyle w:val="TableEntry"/>
            </w:pPr>
            <w:r w:rsidRPr="001F42D3">
              <w:t>43</w:t>
            </w:r>
          </w:p>
        </w:tc>
        <w:tc>
          <w:tcPr>
            <w:tcW w:w="764" w:type="dxa"/>
          </w:tcPr>
          <w:p w14:paraId="48D77126" w14:textId="77777777" w:rsidR="00B11855" w:rsidRPr="001F42D3" w:rsidRDefault="003D003E" w:rsidP="006B1888">
            <w:pPr>
              <w:pStyle w:val="TableEntry"/>
            </w:pPr>
            <w:r w:rsidRPr="001F42D3">
              <w:t>80</w:t>
            </w:r>
          </w:p>
        </w:tc>
        <w:tc>
          <w:tcPr>
            <w:tcW w:w="760" w:type="dxa"/>
          </w:tcPr>
          <w:p w14:paraId="0C1C9FEA" w14:textId="77777777" w:rsidR="00B11855" w:rsidRPr="001F42D3" w:rsidRDefault="003D003E" w:rsidP="006B1888">
            <w:pPr>
              <w:pStyle w:val="TableEntry"/>
            </w:pPr>
            <w:r w:rsidRPr="001F42D3">
              <w:t>PL</w:t>
            </w:r>
          </w:p>
        </w:tc>
        <w:tc>
          <w:tcPr>
            <w:tcW w:w="961" w:type="dxa"/>
          </w:tcPr>
          <w:p w14:paraId="412F9712" w14:textId="77777777" w:rsidR="00B11855" w:rsidRPr="001F42D3" w:rsidRDefault="003D003E" w:rsidP="006B1888">
            <w:pPr>
              <w:pStyle w:val="TableEntry"/>
            </w:pPr>
            <w:r w:rsidRPr="001F42D3">
              <w:t>X</w:t>
            </w:r>
          </w:p>
        </w:tc>
        <w:tc>
          <w:tcPr>
            <w:tcW w:w="919" w:type="dxa"/>
          </w:tcPr>
          <w:p w14:paraId="59C356D1" w14:textId="77777777" w:rsidR="00B11855" w:rsidRPr="001F42D3" w:rsidRDefault="003D003E" w:rsidP="006B1888">
            <w:pPr>
              <w:pStyle w:val="TableEntry"/>
            </w:pPr>
            <w:r w:rsidRPr="001F42D3">
              <w:t>[0..0]</w:t>
            </w:r>
          </w:p>
        </w:tc>
        <w:tc>
          <w:tcPr>
            <w:tcW w:w="1258" w:type="dxa"/>
          </w:tcPr>
          <w:p w14:paraId="35E6827E" w14:textId="77777777" w:rsidR="00B11855" w:rsidRPr="001F42D3" w:rsidRDefault="00B11855" w:rsidP="006B1888">
            <w:pPr>
              <w:pStyle w:val="TableEntry"/>
            </w:pPr>
          </w:p>
        </w:tc>
        <w:tc>
          <w:tcPr>
            <w:tcW w:w="2834" w:type="dxa"/>
          </w:tcPr>
          <w:p w14:paraId="6728EB32" w14:textId="77777777" w:rsidR="00B11855" w:rsidRPr="001F42D3" w:rsidRDefault="003D003E" w:rsidP="006B1888">
            <w:pPr>
              <w:pStyle w:val="TableEntry"/>
            </w:pPr>
            <w:r w:rsidRPr="001F42D3">
              <w:t>Prior Temporary Location</w:t>
            </w:r>
          </w:p>
        </w:tc>
      </w:tr>
      <w:tr w:rsidR="00C40FD5" w:rsidRPr="001F42D3" w14:paraId="06DEA4B5" w14:textId="77777777" w:rsidTr="006C0E8E">
        <w:trPr>
          <w:cantSplit/>
          <w:jc w:val="center"/>
        </w:trPr>
        <w:tc>
          <w:tcPr>
            <w:tcW w:w="784" w:type="dxa"/>
          </w:tcPr>
          <w:p w14:paraId="0339CF58" w14:textId="77777777" w:rsidR="00B11855" w:rsidRPr="001F42D3" w:rsidRDefault="003D003E" w:rsidP="006B1888">
            <w:pPr>
              <w:pStyle w:val="TableEntry"/>
            </w:pPr>
            <w:r w:rsidRPr="001F42D3">
              <w:t>44</w:t>
            </w:r>
          </w:p>
        </w:tc>
        <w:tc>
          <w:tcPr>
            <w:tcW w:w="764" w:type="dxa"/>
          </w:tcPr>
          <w:p w14:paraId="5BD4237B" w14:textId="77777777" w:rsidR="00B11855" w:rsidRPr="001F42D3" w:rsidRDefault="003D003E" w:rsidP="006B1888">
            <w:pPr>
              <w:pStyle w:val="TableEntry"/>
            </w:pPr>
            <w:r w:rsidRPr="001F42D3">
              <w:t>24</w:t>
            </w:r>
          </w:p>
        </w:tc>
        <w:tc>
          <w:tcPr>
            <w:tcW w:w="760" w:type="dxa"/>
          </w:tcPr>
          <w:p w14:paraId="74620E95" w14:textId="77777777" w:rsidR="00B11855" w:rsidRPr="001F42D3" w:rsidRDefault="003D003E" w:rsidP="006B1888">
            <w:pPr>
              <w:pStyle w:val="TableEntry"/>
            </w:pPr>
            <w:r w:rsidRPr="001F42D3">
              <w:t>DTM</w:t>
            </w:r>
          </w:p>
        </w:tc>
        <w:tc>
          <w:tcPr>
            <w:tcW w:w="961" w:type="dxa"/>
          </w:tcPr>
          <w:p w14:paraId="70D6665B" w14:textId="77777777" w:rsidR="00B11855" w:rsidRPr="001F42D3" w:rsidRDefault="003D003E" w:rsidP="006B1888">
            <w:pPr>
              <w:pStyle w:val="TableEntry"/>
            </w:pPr>
            <w:r w:rsidRPr="001F42D3">
              <w:t>RE</w:t>
            </w:r>
          </w:p>
        </w:tc>
        <w:tc>
          <w:tcPr>
            <w:tcW w:w="919" w:type="dxa"/>
          </w:tcPr>
          <w:p w14:paraId="6C21B78D" w14:textId="77777777" w:rsidR="00B11855" w:rsidRPr="001F42D3" w:rsidRDefault="003D003E" w:rsidP="006B1888">
            <w:pPr>
              <w:pStyle w:val="TableEntry"/>
            </w:pPr>
            <w:r w:rsidRPr="001F42D3">
              <w:t>[0..1]</w:t>
            </w:r>
          </w:p>
        </w:tc>
        <w:tc>
          <w:tcPr>
            <w:tcW w:w="1258" w:type="dxa"/>
          </w:tcPr>
          <w:p w14:paraId="648B9E39" w14:textId="77777777" w:rsidR="00B11855" w:rsidRPr="001F42D3" w:rsidRDefault="00B11855" w:rsidP="006B1888">
            <w:pPr>
              <w:pStyle w:val="TableEntry"/>
            </w:pPr>
          </w:p>
        </w:tc>
        <w:tc>
          <w:tcPr>
            <w:tcW w:w="2834" w:type="dxa"/>
          </w:tcPr>
          <w:p w14:paraId="5B41D03D" w14:textId="77777777" w:rsidR="00B11855" w:rsidRPr="001F42D3" w:rsidRDefault="003D003E" w:rsidP="006B1888">
            <w:pPr>
              <w:pStyle w:val="TableEntry"/>
            </w:pPr>
            <w:r w:rsidRPr="001F42D3">
              <w:t>Admit Date/Time</w:t>
            </w:r>
          </w:p>
        </w:tc>
      </w:tr>
      <w:tr w:rsidR="00C40FD5" w:rsidRPr="001F42D3" w14:paraId="3461FE31" w14:textId="77777777" w:rsidTr="006C0E8E">
        <w:trPr>
          <w:cantSplit/>
          <w:jc w:val="center"/>
        </w:trPr>
        <w:tc>
          <w:tcPr>
            <w:tcW w:w="784" w:type="dxa"/>
          </w:tcPr>
          <w:p w14:paraId="2661607D" w14:textId="77777777" w:rsidR="00B11855" w:rsidRPr="001F42D3" w:rsidRDefault="003D003E" w:rsidP="006B1888">
            <w:pPr>
              <w:pStyle w:val="TableEntry"/>
            </w:pPr>
            <w:r w:rsidRPr="001F42D3">
              <w:t>45</w:t>
            </w:r>
          </w:p>
        </w:tc>
        <w:tc>
          <w:tcPr>
            <w:tcW w:w="764" w:type="dxa"/>
          </w:tcPr>
          <w:p w14:paraId="00BF5FC0" w14:textId="77777777" w:rsidR="00B11855" w:rsidRPr="001F42D3" w:rsidRDefault="003D003E" w:rsidP="006B1888">
            <w:pPr>
              <w:pStyle w:val="TableEntry"/>
            </w:pPr>
            <w:r w:rsidRPr="001F42D3">
              <w:t>24</w:t>
            </w:r>
          </w:p>
        </w:tc>
        <w:tc>
          <w:tcPr>
            <w:tcW w:w="760" w:type="dxa"/>
          </w:tcPr>
          <w:p w14:paraId="48C8EF0A" w14:textId="77777777" w:rsidR="00B11855" w:rsidRPr="001F42D3" w:rsidRDefault="003D003E" w:rsidP="006B1888">
            <w:pPr>
              <w:pStyle w:val="TableEntry"/>
            </w:pPr>
            <w:r w:rsidRPr="001F42D3">
              <w:t>DTM</w:t>
            </w:r>
          </w:p>
        </w:tc>
        <w:tc>
          <w:tcPr>
            <w:tcW w:w="961" w:type="dxa"/>
          </w:tcPr>
          <w:p w14:paraId="5F872581" w14:textId="77777777" w:rsidR="00B11855" w:rsidRPr="001F42D3" w:rsidRDefault="003D003E" w:rsidP="006B1888">
            <w:pPr>
              <w:pStyle w:val="TableEntry"/>
            </w:pPr>
            <w:r w:rsidRPr="001F42D3">
              <w:t>X</w:t>
            </w:r>
          </w:p>
        </w:tc>
        <w:tc>
          <w:tcPr>
            <w:tcW w:w="919" w:type="dxa"/>
          </w:tcPr>
          <w:p w14:paraId="5EB6A71E" w14:textId="77777777" w:rsidR="00B11855" w:rsidRPr="001F42D3" w:rsidRDefault="003D003E" w:rsidP="006B1888">
            <w:pPr>
              <w:pStyle w:val="TableEntry"/>
            </w:pPr>
            <w:r w:rsidRPr="001F42D3">
              <w:t>[0..0]</w:t>
            </w:r>
          </w:p>
        </w:tc>
        <w:tc>
          <w:tcPr>
            <w:tcW w:w="1258" w:type="dxa"/>
          </w:tcPr>
          <w:p w14:paraId="20362143" w14:textId="77777777" w:rsidR="00B11855" w:rsidRPr="001F42D3" w:rsidRDefault="00B11855" w:rsidP="006B1888">
            <w:pPr>
              <w:pStyle w:val="TableEntry"/>
            </w:pPr>
          </w:p>
        </w:tc>
        <w:tc>
          <w:tcPr>
            <w:tcW w:w="2834" w:type="dxa"/>
          </w:tcPr>
          <w:p w14:paraId="57A6C860" w14:textId="77777777" w:rsidR="00B11855" w:rsidRPr="001F42D3" w:rsidRDefault="003D003E" w:rsidP="006B1888">
            <w:pPr>
              <w:pStyle w:val="TableEntry"/>
            </w:pPr>
            <w:r w:rsidRPr="001F42D3">
              <w:t>Discharge Date/Time</w:t>
            </w:r>
          </w:p>
        </w:tc>
      </w:tr>
      <w:tr w:rsidR="00C40FD5" w:rsidRPr="001F42D3" w14:paraId="009636C8" w14:textId="77777777" w:rsidTr="006C0E8E">
        <w:trPr>
          <w:cantSplit/>
          <w:jc w:val="center"/>
        </w:trPr>
        <w:tc>
          <w:tcPr>
            <w:tcW w:w="784" w:type="dxa"/>
          </w:tcPr>
          <w:p w14:paraId="2E61662F" w14:textId="77777777" w:rsidR="00B11855" w:rsidRPr="001F42D3" w:rsidRDefault="003D003E" w:rsidP="006B1888">
            <w:pPr>
              <w:pStyle w:val="TableEntry"/>
            </w:pPr>
            <w:r w:rsidRPr="001F42D3">
              <w:t>46</w:t>
            </w:r>
          </w:p>
        </w:tc>
        <w:tc>
          <w:tcPr>
            <w:tcW w:w="764" w:type="dxa"/>
          </w:tcPr>
          <w:p w14:paraId="6999DE61" w14:textId="77777777" w:rsidR="00B11855" w:rsidRPr="001F42D3" w:rsidRDefault="003D003E" w:rsidP="006B1888">
            <w:pPr>
              <w:pStyle w:val="TableEntry"/>
            </w:pPr>
            <w:r w:rsidRPr="001F42D3">
              <w:t>12</w:t>
            </w:r>
          </w:p>
        </w:tc>
        <w:tc>
          <w:tcPr>
            <w:tcW w:w="760" w:type="dxa"/>
          </w:tcPr>
          <w:p w14:paraId="4EF5301D" w14:textId="77777777" w:rsidR="00B11855" w:rsidRPr="001F42D3" w:rsidRDefault="003D003E" w:rsidP="006B1888">
            <w:pPr>
              <w:pStyle w:val="TableEntry"/>
            </w:pPr>
            <w:r w:rsidRPr="001F42D3">
              <w:t>NM</w:t>
            </w:r>
          </w:p>
        </w:tc>
        <w:tc>
          <w:tcPr>
            <w:tcW w:w="961" w:type="dxa"/>
          </w:tcPr>
          <w:p w14:paraId="2F43B28F" w14:textId="77777777" w:rsidR="00B11855" w:rsidRPr="001F42D3" w:rsidRDefault="003D003E" w:rsidP="006B1888">
            <w:pPr>
              <w:pStyle w:val="TableEntry"/>
            </w:pPr>
            <w:r w:rsidRPr="001F42D3">
              <w:t>X</w:t>
            </w:r>
          </w:p>
        </w:tc>
        <w:tc>
          <w:tcPr>
            <w:tcW w:w="919" w:type="dxa"/>
          </w:tcPr>
          <w:p w14:paraId="5325F29D" w14:textId="77777777" w:rsidR="00B11855" w:rsidRPr="001F42D3" w:rsidRDefault="003D003E" w:rsidP="006B1888">
            <w:pPr>
              <w:pStyle w:val="TableEntry"/>
            </w:pPr>
            <w:r w:rsidRPr="001F42D3">
              <w:t>[0..0]</w:t>
            </w:r>
          </w:p>
        </w:tc>
        <w:tc>
          <w:tcPr>
            <w:tcW w:w="1258" w:type="dxa"/>
          </w:tcPr>
          <w:p w14:paraId="71D942A1" w14:textId="77777777" w:rsidR="00B11855" w:rsidRPr="001F42D3" w:rsidRDefault="00B11855" w:rsidP="006B1888">
            <w:pPr>
              <w:pStyle w:val="TableEntry"/>
            </w:pPr>
          </w:p>
        </w:tc>
        <w:tc>
          <w:tcPr>
            <w:tcW w:w="2834" w:type="dxa"/>
          </w:tcPr>
          <w:p w14:paraId="36DE1346" w14:textId="77777777" w:rsidR="00B11855" w:rsidRPr="001F42D3" w:rsidRDefault="003D003E" w:rsidP="006B1888">
            <w:pPr>
              <w:pStyle w:val="TableEntry"/>
            </w:pPr>
            <w:r w:rsidRPr="001F42D3">
              <w:t>Current Patient Balance</w:t>
            </w:r>
          </w:p>
        </w:tc>
      </w:tr>
      <w:tr w:rsidR="00C40FD5" w:rsidRPr="001F42D3" w14:paraId="7DB8FBCD" w14:textId="77777777" w:rsidTr="006C0E8E">
        <w:trPr>
          <w:cantSplit/>
          <w:jc w:val="center"/>
        </w:trPr>
        <w:tc>
          <w:tcPr>
            <w:tcW w:w="784" w:type="dxa"/>
          </w:tcPr>
          <w:p w14:paraId="1DC03BAC" w14:textId="77777777" w:rsidR="00B11855" w:rsidRPr="001F42D3" w:rsidRDefault="003D003E" w:rsidP="006B1888">
            <w:pPr>
              <w:pStyle w:val="TableEntry"/>
            </w:pPr>
            <w:r w:rsidRPr="001F42D3">
              <w:t>47</w:t>
            </w:r>
          </w:p>
        </w:tc>
        <w:tc>
          <w:tcPr>
            <w:tcW w:w="764" w:type="dxa"/>
          </w:tcPr>
          <w:p w14:paraId="72BE04FB" w14:textId="77777777" w:rsidR="00B11855" w:rsidRPr="001F42D3" w:rsidRDefault="003D003E" w:rsidP="006B1888">
            <w:pPr>
              <w:pStyle w:val="TableEntry"/>
            </w:pPr>
            <w:r w:rsidRPr="001F42D3">
              <w:t>12</w:t>
            </w:r>
          </w:p>
        </w:tc>
        <w:tc>
          <w:tcPr>
            <w:tcW w:w="760" w:type="dxa"/>
          </w:tcPr>
          <w:p w14:paraId="7ED2122B" w14:textId="77777777" w:rsidR="00B11855" w:rsidRPr="001F42D3" w:rsidRDefault="003D003E" w:rsidP="006B1888">
            <w:pPr>
              <w:pStyle w:val="TableEntry"/>
            </w:pPr>
            <w:r w:rsidRPr="001F42D3">
              <w:t>NM</w:t>
            </w:r>
          </w:p>
        </w:tc>
        <w:tc>
          <w:tcPr>
            <w:tcW w:w="961" w:type="dxa"/>
          </w:tcPr>
          <w:p w14:paraId="5C100351" w14:textId="77777777" w:rsidR="00B11855" w:rsidRPr="001F42D3" w:rsidRDefault="003D003E" w:rsidP="006B1888">
            <w:pPr>
              <w:pStyle w:val="TableEntry"/>
            </w:pPr>
            <w:r w:rsidRPr="001F42D3">
              <w:t>X</w:t>
            </w:r>
          </w:p>
        </w:tc>
        <w:tc>
          <w:tcPr>
            <w:tcW w:w="919" w:type="dxa"/>
          </w:tcPr>
          <w:p w14:paraId="6D5C1277" w14:textId="77777777" w:rsidR="00B11855" w:rsidRPr="001F42D3" w:rsidRDefault="003D003E" w:rsidP="006B1888">
            <w:pPr>
              <w:pStyle w:val="TableEntry"/>
            </w:pPr>
            <w:r w:rsidRPr="001F42D3">
              <w:t>[0..0]</w:t>
            </w:r>
          </w:p>
        </w:tc>
        <w:tc>
          <w:tcPr>
            <w:tcW w:w="1258" w:type="dxa"/>
          </w:tcPr>
          <w:p w14:paraId="003D497C" w14:textId="77777777" w:rsidR="00B11855" w:rsidRPr="001F42D3" w:rsidRDefault="00B11855" w:rsidP="006B1888">
            <w:pPr>
              <w:pStyle w:val="TableEntry"/>
            </w:pPr>
          </w:p>
        </w:tc>
        <w:tc>
          <w:tcPr>
            <w:tcW w:w="2834" w:type="dxa"/>
          </w:tcPr>
          <w:p w14:paraId="4A38BD0A" w14:textId="77777777" w:rsidR="00B11855" w:rsidRPr="001F42D3" w:rsidRDefault="003D003E" w:rsidP="006B1888">
            <w:pPr>
              <w:pStyle w:val="TableEntry"/>
            </w:pPr>
            <w:r w:rsidRPr="001F42D3">
              <w:t>Total Charges</w:t>
            </w:r>
          </w:p>
        </w:tc>
      </w:tr>
      <w:tr w:rsidR="00C40FD5" w:rsidRPr="001F42D3" w14:paraId="6B16F7E8" w14:textId="77777777" w:rsidTr="006C0E8E">
        <w:trPr>
          <w:cantSplit/>
          <w:jc w:val="center"/>
        </w:trPr>
        <w:tc>
          <w:tcPr>
            <w:tcW w:w="784" w:type="dxa"/>
          </w:tcPr>
          <w:p w14:paraId="3CA0E787" w14:textId="77777777" w:rsidR="00B11855" w:rsidRPr="001F42D3" w:rsidRDefault="003D003E" w:rsidP="006B1888">
            <w:pPr>
              <w:pStyle w:val="TableEntry"/>
            </w:pPr>
            <w:r w:rsidRPr="001F42D3">
              <w:t>48</w:t>
            </w:r>
          </w:p>
        </w:tc>
        <w:tc>
          <w:tcPr>
            <w:tcW w:w="764" w:type="dxa"/>
          </w:tcPr>
          <w:p w14:paraId="03DEE9DB" w14:textId="77777777" w:rsidR="00B11855" w:rsidRPr="001F42D3" w:rsidRDefault="003D003E" w:rsidP="006B1888">
            <w:pPr>
              <w:pStyle w:val="TableEntry"/>
            </w:pPr>
            <w:r w:rsidRPr="001F42D3">
              <w:t>12</w:t>
            </w:r>
          </w:p>
        </w:tc>
        <w:tc>
          <w:tcPr>
            <w:tcW w:w="760" w:type="dxa"/>
          </w:tcPr>
          <w:p w14:paraId="19BE38CC" w14:textId="77777777" w:rsidR="00B11855" w:rsidRPr="001F42D3" w:rsidRDefault="003D003E" w:rsidP="006B1888">
            <w:pPr>
              <w:pStyle w:val="TableEntry"/>
            </w:pPr>
            <w:r w:rsidRPr="001F42D3">
              <w:t>NM</w:t>
            </w:r>
          </w:p>
        </w:tc>
        <w:tc>
          <w:tcPr>
            <w:tcW w:w="961" w:type="dxa"/>
          </w:tcPr>
          <w:p w14:paraId="3195B377" w14:textId="77777777" w:rsidR="00B11855" w:rsidRPr="001F42D3" w:rsidRDefault="003D003E" w:rsidP="006B1888">
            <w:pPr>
              <w:pStyle w:val="TableEntry"/>
            </w:pPr>
            <w:r w:rsidRPr="001F42D3">
              <w:t>X</w:t>
            </w:r>
          </w:p>
        </w:tc>
        <w:tc>
          <w:tcPr>
            <w:tcW w:w="919" w:type="dxa"/>
          </w:tcPr>
          <w:p w14:paraId="5712AF66" w14:textId="77777777" w:rsidR="00B11855" w:rsidRPr="001F42D3" w:rsidRDefault="003D003E" w:rsidP="006B1888">
            <w:pPr>
              <w:pStyle w:val="TableEntry"/>
            </w:pPr>
            <w:r w:rsidRPr="001F42D3">
              <w:t>[0..0]</w:t>
            </w:r>
          </w:p>
        </w:tc>
        <w:tc>
          <w:tcPr>
            <w:tcW w:w="1258" w:type="dxa"/>
          </w:tcPr>
          <w:p w14:paraId="02DFCDBA" w14:textId="77777777" w:rsidR="00B11855" w:rsidRPr="001F42D3" w:rsidRDefault="00B11855" w:rsidP="006B1888">
            <w:pPr>
              <w:pStyle w:val="TableEntry"/>
            </w:pPr>
          </w:p>
        </w:tc>
        <w:tc>
          <w:tcPr>
            <w:tcW w:w="2834" w:type="dxa"/>
          </w:tcPr>
          <w:p w14:paraId="5EE3FABC" w14:textId="77777777" w:rsidR="00B11855" w:rsidRPr="001F42D3" w:rsidRDefault="003D003E" w:rsidP="006B1888">
            <w:pPr>
              <w:pStyle w:val="TableEntry"/>
            </w:pPr>
            <w:r w:rsidRPr="001F42D3">
              <w:t>Total Adjustments</w:t>
            </w:r>
          </w:p>
        </w:tc>
      </w:tr>
      <w:tr w:rsidR="00C40FD5" w:rsidRPr="001F42D3" w14:paraId="7E5BA10E" w14:textId="77777777" w:rsidTr="006C0E8E">
        <w:trPr>
          <w:cantSplit/>
          <w:jc w:val="center"/>
        </w:trPr>
        <w:tc>
          <w:tcPr>
            <w:tcW w:w="784" w:type="dxa"/>
          </w:tcPr>
          <w:p w14:paraId="6B31688E" w14:textId="77777777" w:rsidR="00B11855" w:rsidRPr="001F42D3" w:rsidRDefault="003D003E" w:rsidP="006B1888">
            <w:pPr>
              <w:pStyle w:val="TableEntry"/>
            </w:pPr>
            <w:r w:rsidRPr="001F42D3">
              <w:t>49</w:t>
            </w:r>
          </w:p>
        </w:tc>
        <w:tc>
          <w:tcPr>
            <w:tcW w:w="764" w:type="dxa"/>
          </w:tcPr>
          <w:p w14:paraId="6184F15E" w14:textId="77777777" w:rsidR="00B11855" w:rsidRPr="001F42D3" w:rsidRDefault="003D003E" w:rsidP="006B1888">
            <w:pPr>
              <w:pStyle w:val="TableEntry"/>
            </w:pPr>
            <w:r w:rsidRPr="001F42D3">
              <w:t>12</w:t>
            </w:r>
          </w:p>
        </w:tc>
        <w:tc>
          <w:tcPr>
            <w:tcW w:w="760" w:type="dxa"/>
          </w:tcPr>
          <w:p w14:paraId="442C7EA3" w14:textId="77777777" w:rsidR="00B11855" w:rsidRPr="001F42D3" w:rsidRDefault="003D003E" w:rsidP="006B1888">
            <w:pPr>
              <w:pStyle w:val="TableEntry"/>
            </w:pPr>
            <w:r w:rsidRPr="001F42D3">
              <w:t>NM</w:t>
            </w:r>
          </w:p>
        </w:tc>
        <w:tc>
          <w:tcPr>
            <w:tcW w:w="961" w:type="dxa"/>
          </w:tcPr>
          <w:p w14:paraId="7A0304BC" w14:textId="77777777" w:rsidR="00B11855" w:rsidRPr="001F42D3" w:rsidRDefault="003D003E" w:rsidP="006B1888">
            <w:pPr>
              <w:pStyle w:val="TableEntry"/>
            </w:pPr>
            <w:r w:rsidRPr="001F42D3">
              <w:t>X</w:t>
            </w:r>
          </w:p>
        </w:tc>
        <w:tc>
          <w:tcPr>
            <w:tcW w:w="919" w:type="dxa"/>
          </w:tcPr>
          <w:p w14:paraId="60D9921C" w14:textId="77777777" w:rsidR="00B11855" w:rsidRPr="001F42D3" w:rsidRDefault="003D003E" w:rsidP="006B1888">
            <w:pPr>
              <w:pStyle w:val="TableEntry"/>
            </w:pPr>
            <w:r w:rsidRPr="001F42D3">
              <w:t>[0..0]</w:t>
            </w:r>
          </w:p>
        </w:tc>
        <w:tc>
          <w:tcPr>
            <w:tcW w:w="1258" w:type="dxa"/>
          </w:tcPr>
          <w:p w14:paraId="15C73915" w14:textId="77777777" w:rsidR="00B11855" w:rsidRPr="001F42D3" w:rsidRDefault="00B11855" w:rsidP="006B1888">
            <w:pPr>
              <w:pStyle w:val="TableEntry"/>
            </w:pPr>
          </w:p>
        </w:tc>
        <w:tc>
          <w:tcPr>
            <w:tcW w:w="2834" w:type="dxa"/>
          </w:tcPr>
          <w:p w14:paraId="16E5863D" w14:textId="77777777" w:rsidR="00B11855" w:rsidRPr="001F42D3" w:rsidRDefault="003D003E" w:rsidP="006B1888">
            <w:pPr>
              <w:pStyle w:val="TableEntry"/>
            </w:pPr>
            <w:r w:rsidRPr="001F42D3">
              <w:t>Total Payments</w:t>
            </w:r>
          </w:p>
        </w:tc>
      </w:tr>
      <w:tr w:rsidR="00C40FD5" w:rsidRPr="001F42D3" w14:paraId="25D6E1F1" w14:textId="77777777" w:rsidTr="006C0E8E">
        <w:trPr>
          <w:cantSplit/>
          <w:jc w:val="center"/>
        </w:trPr>
        <w:tc>
          <w:tcPr>
            <w:tcW w:w="784" w:type="dxa"/>
          </w:tcPr>
          <w:p w14:paraId="1C3EA08E" w14:textId="77777777" w:rsidR="00B11855" w:rsidRPr="001F42D3" w:rsidRDefault="003D003E" w:rsidP="006B1888">
            <w:pPr>
              <w:pStyle w:val="TableEntry"/>
            </w:pPr>
            <w:r w:rsidRPr="001F42D3">
              <w:t>50</w:t>
            </w:r>
          </w:p>
        </w:tc>
        <w:tc>
          <w:tcPr>
            <w:tcW w:w="764" w:type="dxa"/>
          </w:tcPr>
          <w:p w14:paraId="29A234D7" w14:textId="77777777" w:rsidR="00B11855" w:rsidRPr="001F42D3" w:rsidRDefault="003D003E" w:rsidP="006B1888">
            <w:pPr>
              <w:pStyle w:val="TableEntry"/>
            </w:pPr>
            <w:r w:rsidRPr="001F42D3">
              <w:t>250</w:t>
            </w:r>
          </w:p>
        </w:tc>
        <w:tc>
          <w:tcPr>
            <w:tcW w:w="760" w:type="dxa"/>
          </w:tcPr>
          <w:p w14:paraId="4ED1D9FF" w14:textId="77777777" w:rsidR="00B11855" w:rsidRPr="001F42D3" w:rsidRDefault="003D003E" w:rsidP="006B1888">
            <w:pPr>
              <w:pStyle w:val="TableEntry"/>
            </w:pPr>
            <w:r w:rsidRPr="001F42D3">
              <w:t>CX</w:t>
            </w:r>
          </w:p>
        </w:tc>
        <w:tc>
          <w:tcPr>
            <w:tcW w:w="961" w:type="dxa"/>
          </w:tcPr>
          <w:p w14:paraId="63A4E6D3" w14:textId="77777777" w:rsidR="00B11855" w:rsidRPr="001F42D3" w:rsidRDefault="003D003E" w:rsidP="006B1888">
            <w:pPr>
              <w:pStyle w:val="TableEntry"/>
            </w:pPr>
            <w:r w:rsidRPr="001F42D3">
              <w:t>X</w:t>
            </w:r>
          </w:p>
        </w:tc>
        <w:tc>
          <w:tcPr>
            <w:tcW w:w="919" w:type="dxa"/>
          </w:tcPr>
          <w:p w14:paraId="483808AA" w14:textId="77777777" w:rsidR="00B11855" w:rsidRPr="001F42D3" w:rsidRDefault="003D003E" w:rsidP="006B1888">
            <w:pPr>
              <w:pStyle w:val="TableEntry"/>
            </w:pPr>
            <w:r w:rsidRPr="001F42D3">
              <w:t>[0..</w:t>
            </w:r>
            <w:r w:rsidR="00E86B15" w:rsidRPr="001F42D3">
              <w:t>0</w:t>
            </w:r>
            <w:r w:rsidRPr="001F42D3">
              <w:t>]</w:t>
            </w:r>
          </w:p>
        </w:tc>
        <w:tc>
          <w:tcPr>
            <w:tcW w:w="1258" w:type="dxa"/>
          </w:tcPr>
          <w:p w14:paraId="28B13DB2" w14:textId="77777777" w:rsidR="00B11855" w:rsidRPr="001F42D3" w:rsidRDefault="003D003E" w:rsidP="006B1888">
            <w:pPr>
              <w:pStyle w:val="TableEntry"/>
            </w:pPr>
            <w:hyperlink r:id="rId66" w:history="1">
              <w:r w:rsidRPr="001F42D3">
                <w:t>0203</w:t>
              </w:r>
            </w:hyperlink>
          </w:p>
        </w:tc>
        <w:tc>
          <w:tcPr>
            <w:tcW w:w="2834" w:type="dxa"/>
          </w:tcPr>
          <w:p w14:paraId="3298AAA2" w14:textId="77777777" w:rsidR="00B11855" w:rsidRPr="001F42D3" w:rsidRDefault="003D003E" w:rsidP="006B1888">
            <w:pPr>
              <w:pStyle w:val="TableEntry"/>
            </w:pPr>
            <w:r w:rsidRPr="001F42D3">
              <w:t>Alternate Visit ID</w:t>
            </w:r>
          </w:p>
        </w:tc>
      </w:tr>
      <w:tr w:rsidR="00C40FD5" w:rsidRPr="001F42D3" w14:paraId="53311C98" w14:textId="77777777" w:rsidTr="006C0E8E">
        <w:trPr>
          <w:cantSplit/>
          <w:jc w:val="center"/>
        </w:trPr>
        <w:tc>
          <w:tcPr>
            <w:tcW w:w="784" w:type="dxa"/>
          </w:tcPr>
          <w:p w14:paraId="3FA6B344" w14:textId="77777777" w:rsidR="00B11855" w:rsidRPr="001F42D3" w:rsidRDefault="003D003E" w:rsidP="006B1888">
            <w:pPr>
              <w:pStyle w:val="TableEntry"/>
            </w:pPr>
            <w:r w:rsidRPr="001F42D3">
              <w:t>51</w:t>
            </w:r>
          </w:p>
        </w:tc>
        <w:tc>
          <w:tcPr>
            <w:tcW w:w="764" w:type="dxa"/>
          </w:tcPr>
          <w:p w14:paraId="793813F0" w14:textId="77777777" w:rsidR="00B11855" w:rsidRPr="001F42D3" w:rsidRDefault="003D003E" w:rsidP="006B1888">
            <w:pPr>
              <w:pStyle w:val="TableEntry"/>
            </w:pPr>
            <w:r w:rsidRPr="001F42D3">
              <w:t>1</w:t>
            </w:r>
          </w:p>
        </w:tc>
        <w:tc>
          <w:tcPr>
            <w:tcW w:w="760" w:type="dxa"/>
          </w:tcPr>
          <w:p w14:paraId="7761CF07" w14:textId="77777777" w:rsidR="00B11855" w:rsidRPr="001F42D3" w:rsidRDefault="003D003E" w:rsidP="006B1888">
            <w:pPr>
              <w:pStyle w:val="TableEntry"/>
            </w:pPr>
            <w:r w:rsidRPr="001F42D3">
              <w:t>IS</w:t>
            </w:r>
          </w:p>
        </w:tc>
        <w:tc>
          <w:tcPr>
            <w:tcW w:w="961" w:type="dxa"/>
          </w:tcPr>
          <w:p w14:paraId="7E502EA8" w14:textId="77777777" w:rsidR="00B11855" w:rsidRPr="001F42D3" w:rsidRDefault="003D003E" w:rsidP="006B1888">
            <w:pPr>
              <w:pStyle w:val="TableEntry"/>
            </w:pPr>
            <w:r w:rsidRPr="001F42D3">
              <w:t>RE</w:t>
            </w:r>
          </w:p>
        </w:tc>
        <w:tc>
          <w:tcPr>
            <w:tcW w:w="919" w:type="dxa"/>
          </w:tcPr>
          <w:p w14:paraId="651AF19E" w14:textId="77777777" w:rsidR="00B11855" w:rsidRPr="001F42D3" w:rsidRDefault="003D003E" w:rsidP="006B1888">
            <w:pPr>
              <w:pStyle w:val="TableEntry"/>
            </w:pPr>
            <w:r w:rsidRPr="001F42D3">
              <w:t>[0..1]</w:t>
            </w:r>
          </w:p>
        </w:tc>
        <w:tc>
          <w:tcPr>
            <w:tcW w:w="1258" w:type="dxa"/>
          </w:tcPr>
          <w:p w14:paraId="55B42DB6" w14:textId="77777777" w:rsidR="00B11855" w:rsidRPr="001F42D3" w:rsidRDefault="003D003E" w:rsidP="006B1888">
            <w:pPr>
              <w:pStyle w:val="TableEntry"/>
            </w:pPr>
            <w:r w:rsidRPr="001F42D3">
              <w:t>0326</w:t>
            </w:r>
          </w:p>
        </w:tc>
        <w:tc>
          <w:tcPr>
            <w:tcW w:w="2834" w:type="dxa"/>
          </w:tcPr>
          <w:p w14:paraId="7C4A8DDC" w14:textId="77777777" w:rsidR="00B11855" w:rsidRPr="001F42D3" w:rsidRDefault="003D003E" w:rsidP="006B1888">
            <w:pPr>
              <w:pStyle w:val="TableEntry"/>
            </w:pPr>
            <w:r w:rsidRPr="001F42D3">
              <w:t>Visit Indicator</w:t>
            </w:r>
          </w:p>
        </w:tc>
      </w:tr>
    </w:tbl>
    <w:p w14:paraId="1E22CDCF" w14:textId="77777777" w:rsidR="00B11855" w:rsidRPr="001F42D3" w:rsidRDefault="00B11855" w:rsidP="0005027F">
      <w:pPr>
        <w:pStyle w:val="BodyText"/>
      </w:pPr>
    </w:p>
    <w:p w14:paraId="383E48D4" w14:textId="77777777" w:rsidR="00B11855" w:rsidRPr="001F42D3" w:rsidRDefault="003D003E" w:rsidP="00CF5627">
      <w:pPr>
        <w:pStyle w:val="HL7Field"/>
        <w:keepNext w:val="0"/>
        <w:ind w:hanging="2"/>
      </w:pPr>
      <w:r w:rsidRPr="001F42D3">
        <w:t xml:space="preserve">PV1-2   Patient Class </w:t>
      </w:r>
    </w:p>
    <w:p w14:paraId="756716EB" w14:textId="351D68A3" w:rsidR="000166DD" w:rsidRPr="001F42D3" w:rsidRDefault="003D003E" w:rsidP="00CF5627">
      <w:pPr>
        <w:pStyle w:val="HL7FieldIndent2"/>
        <w:ind w:left="0" w:hanging="2"/>
        <w:rPr>
          <w:noProof w:val="0"/>
        </w:rPr>
      </w:pPr>
      <w:r w:rsidRPr="001F42D3">
        <w:rPr>
          <w:noProof w:val="0"/>
        </w:rPr>
        <w:t>Definition: This field is used by systems to categorize patients by site. It does not have a consistent industry-wide definition. It is subject to site</w:t>
      </w:r>
      <w:r w:rsidR="00F76540" w:rsidRPr="001F42D3">
        <w:rPr>
          <w:rFonts w:eastAsia="MS Mincho"/>
          <w:noProof w:val="0"/>
        </w:rPr>
        <w:t>-</w:t>
      </w:r>
      <w:r w:rsidRPr="001F42D3">
        <w:rPr>
          <w:noProof w:val="0"/>
        </w:rPr>
        <w:t xml:space="preserve">specific variations. Refer to </w:t>
      </w:r>
      <w:r w:rsidR="00576EDB" w:rsidRPr="001F42D3">
        <w:rPr>
          <w:noProof w:val="0"/>
        </w:rPr>
        <w:t>T</w:t>
      </w:r>
      <w:r w:rsidRPr="001F42D3">
        <w:rPr>
          <w:noProof w:val="0"/>
        </w:rPr>
        <w:t xml:space="preserve">able B.6-2 </w:t>
      </w:r>
      <w:r w:rsidR="006D613E" w:rsidRPr="001F42D3">
        <w:rPr>
          <w:noProof w:val="0"/>
        </w:rPr>
        <w:t>HL7</w:t>
      </w:r>
      <w:r w:rsidR="00995105" w:rsidRPr="001F42D3">
        <w:rPr>
          <w:noProof w:val="0"/>
        </w:rPr>
        <w:t xml:space="preserve"> </w:t>
      </w:r>
      <w:r w:rsidRPr="001F42D3">
        <w:rPr>
          <w:noProof w:val="0"/>
        </w:rPr>
        <w:t>User-defined Table 0004 - Patient Class for IHE PCD suggested values.</w:t>
      </w:r>
    </w:p>
    <w:p w14:paraId="0EE72AA3" w14:textId="4C72E6EA" w:rsidR="00B11855" w:rsidRPr="001F42D3" w:rsidRDefault="003D003E" w:rsidP="00CF5627">
      <w:pPr>
        <w:pStyle w:val="TableTitle"/>
      </w:pPr>
      <w:r w:rsidRPr="001F42D3">
        <w:t xml:space="preserve">Table B.6-2: </w:t>
      </w:r>
      <w:r w:rsidR="006D613E" w:rsidRPr="001F42D3">
        <w:t>HL7</w:t>
      </w:r>
      <w:r w:rsidR="00995105" w:rsidRPr="001F42D3">
        <w:t xml:space="preserve"> </w:t>
      </w:r>
      <w:r w:rsidRPr="001F42D3">
        <w:t>User-defined Table 0004 - Patient Class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4"/>
        <w:gridCol w:w="1615"/>
        <w:gridCol w:w="1283"/>
      </w:tblGrid>
      <w:tr w:rsidR="00C40FD5" w:rsidRPr="001F42D3" w14:paraId="5116AD0A" w14:textId="77777777" w:rsidTr="00EB7483">
        <w:trPr>
          <w:cantSplit/>
          <w:tblHeader/>
          <w:jc w:val="center"/>
        </w:trPr>
        <w:tc>
          <w:tcPr>
            <w:tcW w:w="0" w:type="auto"/>
            <w:shd w:val="clear" w:color="auto" w:fill="D9D9D9"/>
          </w:tcPr>
          <w:p w14:paraId="555B6D08" w14:textId="77777777" w:rsidR="00B11855" w:rsidRPr="001F42D3" w:rsidRDefault="003D003E" w:rsidP="006B1888">
            <w:pPr>
              <w:pStyle w:val="TableEntryHeader"/>
            </w:pPr>
            <w:r w:rsidRPr="001F42D3">
              <w:t>Value</w:t>
            </w:r>
          </w:p>
        </w:tc>
        <w:tc>
          <w:tcPr>
            <w:tcW w:w="0" w:type="auto"/>
            <w:shd w:val="clear" w:color="auto" w:fill="D9D9D9"/>
          </w:tcPr>
          <w:p w14:paraId="2F72A021" w14:textId="77777777" w:rsidR="00B11855" w:rsidRPr="001F42D3" w:rsidRDefault="003D003E" w:rsidP="006B1888">
            <w:pPr>
              <w:pStyle w:val="TableEntryHeader"/>
            </w:pPr>
            <w:r w:rsidRPr="001F42D3">
              <w:t>Description</w:t>
            </w:r>
          </w:p>
        </w:tc>
        <w:tc>
          <w:tcPr>
            <w:tcW w:w="0" w:type="auto"/>
            <w:shd w:val="clear" w:color="auto" w:fill="D9D9D9"/>
          </w:tcPr>
          <w:p w14:paraId="5B75CBC2" w14:textId="77777777" w:rsidR="00B11855" w:rsidRPr="001F42D3" w:rsidRDefault="003D003E" w:rsidP="006B1888">
            <w:pPr>
              <w:pStyle w:val="TableEntryHeader"/>
            </w:pPr>
            <w:r w:rsidRPr="001F42D3">
              <w:t>Comment</w:t>
            </w:r>
          </w:p>
        </w:tc>
      </w:tr>
      <w:tr w:rsidR="00B11855" w:rsidRPr="001F42D3" w14:paraId="35D71C51" w14:textId="77777777" w:rsidTr="006C0E8E">
        <w:trPr>
          <w:cantSplit/>
          <w:jc w:val="center"/>
        </w:trPr>
        <w:tc>
          <w:tcPr>
            <w:tcW w:w="0" w:type="auto"/>
          </w:tcPr>
          <w:p w14:paraId="6DF9311F" w14:textId="77777777" w:rsidR="00B11855" w:rsidRPr="001F42D3" w:rsidRDefault="003D003E" w:rsidP="006B1888">
            <w:pPr>
              <w:pStyle w:val="TableEntry"/>
            </w:pPr>
            <w:r w:rsidRPr="001F42D3">
              <w:t>E</w:t>
            </w:r>
          </w:p>
        </w:tc>
        <w:tc>
          <w:tcPr>
            <w:tcW w:w="0" w:type="auto"/>
          </w:tcPr>
          <w:p w14:paraId="0BDE5FF6" w14:textId="77777777" w:rsidR="00B11855" w:rsidRPr="001F42D3" w:rsidRDefault="003D003E" w:rsidP="006B1888">
            <w:pPr>
              <w:pStyle w:val="TableEntry"/>
            </w:pPr>
            <w:r w:rsidRPr="001F42D3">
              <w:t>Emergency</w:t>
            </w:r>
          </w:p>
        </w:tc>
        <w:tc>
          <w:tcPr>
            <w:tcW w:w="0" w:type="auto"/>
          </w:tcPr>
          <w:p w14:paraId="6D1410D8" w14:textId="77777777" w:rsidR="00B11855" w:rsidRPr="001F42D3" w:rsidRDefault="00B11855" w:rsidP="006B1888">
            <w:pPr>
              <w:pStyle w:val="TableEntry"/>
            </w:pPr>
          </w:p>
        </w:tc>
      </w:tr>
      <w:tr w:rsidR="00B11855" w:rsidRPr="001F42D3" w14:paraId="22F32020" w14:textId="77777777" w:rsidTr="006C0E8E">
        <w:trPr>
          <w:cantSplit/>
          <w:jc w:val="center"/>
        </w:trPr>
        <w:tc>
          <w:tcPr>
            <w:tcW w:w="0" w:type="auto"/>
          </w:tcPr>
          <w:p w14:paraId="18660DFE" w14:textId="77777777" w:rsidR="00B11855" w:rsidRPr="001F42D3" w:rsidRDefault="003D003E" w:rsidP="006B1888">
            <w:pPr>
              <w:pStyle w:val="TableEntry"/>
            </w:pPr>
            <w:r w:rsidRPr="001F42D3">
              <w:t>I</w:t>
            </w:r>
          </w:p>
        </w:tc>
        <w:tc>
          <w:tcPr>
            <w:tcW w:w="0" w:type="auto"/>
          </w:tcPr>
          <w:p w14:paraId="1E339674" w14:textId="77777777" w:rsidR="00B11855" w:rsidRPr="001F42D3" w:rsidRDefault="003D003E" w:rsidP="006B1888">
            <w:pPr>
              <w:pStyle w:val="TableEntry"/>
            </w:pPr>
            <w:r w:rsidRPr="001F42D3">
              <w:t>Inpatient</w:t>
            </w:r>
          </w:p>
        </w:tc>
        <w:tc>
          <w:tcPr>
            <w:tcW w:w="0" w:type="auto"/>
          </w:tcPr>
          <w:p w14:paraId="3C1F9710" w14:textId="77777777" w:rsidR="00B11855" w:rsidRPr="001F42D3" w:rsidRDefault="00B11855" w:rsidP="006B1888">
            <w:pPr>
              <w:pStyle w:val="TableEntry"/>
            </w:pPr>
          </w:p>
        </w:tc>
      </w:tr>
      <w:tr w:rsidR="00B11855" w:rsidRPr="001F42D3" w14:paraId="2CC3ABFA" w14:textId="77777777" w:rsidTr="006C0E8E">
        <w:trPr>
          <w:cantSplit/>
          <w:jc w:val="center"/>
        </w:trPr>
        <w:tc>
          <w:tcPr>
            <w:tcW w:w="0" w:type="auto"/>
          </w:tcPr>
          <w:p w14:paraId="642420E6" w14:textId="77777777" w:rsidR="00B11855" w:rsidRPr="001F42D3" w:rsidRDefault="003D003E" w:rsidP="006B1888">
            <w:pPr>
              <w:pStyle w:val="TableEntry"/>
            </w:pPr>
            <w:r w:rsidRPr="001F42D3">
              <w:t>O</w:t>
            </w:r>
          </w:p>
        </w:tc>
        <w:tc>
          <w:tcPr>
            <w:tcW w:w="0" w:type="auto"/>
          </w:tcPr>
          <w:p w14:paraId="590EF703" w14:textId="77777777" w:rsidR="00B11855" w:rsidRPr="001F42D3" w:rsidRDefault="003D003E" w:rsidP="006B1888">
            <w:pPr>
              <w:pStyle w:val="TableEntry"/>
            </w:pPr>
            <w:r w:rsidRPr="001F42D3">
              <w:t>Outpatient</w:t>
            </w:r>
          </w:p>
        </w:tc>
        <w:tc>
          <w:tcPr>
            <w:tcW w:w="0" w:type="auto"/>
          </w:tcPr>
          <w:p w14:paraId="2E2717AA" w14:textId="77777777" w:rsidR="00B11855" w:rsidRPr="001F42D3" w:rsidRDefault="00B11855" w:rsidP="006B1888">
            <w:pPr>
              <w:pStyle w:val="TableEntry"/>
            </w:pPr>
          </w:p>
        </w:tc>
      </w:tr>
      <w:tr w:rsidR="00B11855" w:rsidRPr="001F42D3" w14:paraId="76F7F6B1" w14:textId="77777777" w:rsidTr="006C0E8E">
        <w:trPr>
          <w:cantSplit/>
          <w:jc w:val="center"/>
        </w:trPr>
        <w:tc>
          <w:tcPr>
            <w:tcW w:w="0" w:type="auto"/>
          </w:tcPr>
          <w:p w14:paraId="69A959C7" w14:textId="77777777" w:rsidR="00B11855" w:rsidRPr="001F42D3" w:rsidRDefault="003D003E" w:rsidP="006B1888">
            <w:pPr>
              <w:pStyle w:val="TableEntry"/>
            </w:pPr>
            <w:r w:rsidRPr="001F42D3">
              <w:t>P</w:t>
            </w:r>
          </w:p>
        </w:tc>
        <w:tc>
          <w:tcPr>
            <w:tcW w:w="0" w:type="auto"/>
          </w:tcPr>
          <w:p w14:paraId="20E61DD5" w14:textId="77777777" w:rsidR="00B11855" w:rsidRPr="001F42D3" w:rsidRDefault="003D003E" w:rsidP="006B1888">
            <w:pPr>
              <w:pStyle w:val="TableEntry"/>
            </w:pPr>
            <w:r w:rsidRPr="001F42D3">
              <w:t>Preadmit</w:t>
            </w:r>
          </w:p>
        </w:tc>
        <w:tc>
          <w:tcPr>
            <w:tcW w:w="0" w:type="auto"/>
          </w:tcPr>
          <w:p w14:paraId="3713357E" w14:textId="77777777" w:rsidR="00B11855" w:rsidRPr="001F42D3" w:rsidRDefault="00B11855" w:rsidP="006B1888">
            <w:pPr>
              <w:pStyle w:val="TableEntry"/>
            </w:pPr>
          </w:p>
        </w:tc>
      </w:tr>
      <w:tr w:rsidR="00B11855" w:rsidRPr="001F42D3" w14:paraId="0430A99E" w14:textId="77777777" w:rsidTr="006C0E8E">
        <w:trPr>
          <w:cantSplit/>
          <w:jc w:val="center"/>
        </w:trPr>
        <w:tc>
          <w:tcPr>
            <w:tcW w:w="0" w:type="auto"/>
          </w:tcPr>
          <w:p w14:paraId="21BFCEED" w14:textId="77777777" w:rsidR="00B11855" w:rsidRPr="001F42D3" w:rsidRDefault="003D003E" w:rsidP="006B1888">
            <w:pPr>
              <w:pStyle w:val="TableEntry"/>
            </w:pPr>
            <w:r w:rsidRPr="001F42D3">
              <w:t>R</w:t>
            </w:r>
          </w:p>
        </w:tc>
        <w:tc>
          <w:tcPr>
            <w:tcW w:w="0" w:type="auto"/>
          </w:tcPr>
          <w:p w14:paraId="56721FDB" w14:textId="77777777" w:rsidR="00B11855" w:rsidRPr="001F42D3" w:rsidRDefault="003D003E" w:rsidP="006B1888">
            <w:pPr>
              <w:pStyle w:val="TableEntry"/>
            </w:pPr>
            <w:r w:rsidRPr="001F42D3">
              <w:t>Recurring patient</w:t>
            </w:r>
          </w:p>
        </w:tc>
        <w:tc>
          <w:tcPr>
            <w:tcW w:w="0" w:type="auto"/>
          </w:tcPr>
          <w:p w14:paraId="733CF284" w14:textId="77777777" w:rsidR="00B11855" w:rsidRPr="001F42D3" w:rsidRDefault="00B11855" w:rsidP="006B1888">
            <w:pPr>
              <w:pStyle w:val="TableEntry"/>
            </w:pPr>
          </w:p>
        </w:tc>
      </w:tr>
      <w:tr w:rsidR="00B11855" w:rsidRPr="001F42D3" w14:paraId="4C70417E" w14:textId="77777777" w:rsidTr="006C0E8E">
        <w:trPr>
          <w:cantSplit/>
          <w:jc w:val="center"/>
        </w:trPr>
        <w:tc>
          <w:tcPr>
            <w:tcW w:w="0" w:type="auto"/>
          </w:tcPr>
          <w:p w14:paraId="59E7C905" w14:textId="77777777" w:rsidR="00B11855" w:rsidRPr="001F42D3" w:rsidRDefault="003D003E" w:rsidP="006B1888">
            <w:pPr>
              <w:pStyle w:val="TableEntry"/>
            </w:pPr>
            <w:r w:rsidRPr="001F42D3">
              <w:t>B</w:t>
            </w:r>
          </w:p>
        </w:tc>
        <w:tc>
          <w:tcPr>
            <w:tcW w:w="0" w:type="auto"/>
          </w:tcPr>
          <w:p w14:paraId="2C17AE9E" w14:textId="77777777" w:rsidR="00B11855" w:rsidRPr="001F42D3" w:rsidRDefault="003D003E" w:rsidP="006B1888">
            <w:pPr>
              <w:pStyle w:val="TableEntry"/>
            </w:pPr>
            <w:r w:rsidRPr="001F42D3">
              <w:t>Obstetrics</w:t>
            </w:r>
          </w:p>
        </w:tc>
        <w:tc>
          <w:tcPr>
            <w:tcW w:w="0" w:type="auto"/>
          </w:tcPr>
          <w:p w14:paraId="2392A929" w14:textId="77777777" w:rsidR="00B11855" w:rsidRPr="001F42D3" w:rsidRDefault="00B11855" w:rsidP="006B1888">
            <w:pPr>
              <w:pStyle w:val="TableEntry"/>
            </w:pPr>
          </w:p>
        </w:tc>
      </w:tr>
      <w:tr w:rsidR="00B11855" w:rsidRPr="001F42D3" w14:paraId="6095E78D" w14:textId="77777777" w:rsidTr="006C0E8E">
        <w:trPr>
          <w:cantSplit/>
          <w:jc w:val="center"/>
        </w:trPr>
        <w:tc>
          <w:tcPr>
            <w:tcW w:w="0" w:type="auto"/>
          </w:tcPr>
          <w:p w14:paraId="098D5013" w14:textId="77777777" w:rsidR="00B11855" w:rsidRPr="001F42D3" w:rsidRDefault="003D003E" w:rsidP="006B1888">
            <w:pPr>
              <w:pStyle w:val="TableEntry"/>
            </w:pPr>
            <w:r w:rsidRPr="001F42D3">
              <w:t>U</w:t>
            </w:r>
          </w:p>
        </w:tc>
        <w:tc>
          <w:tcPr>
            <w:tcW w:w="0" w:type="auto"/>
          </w:tcPr>
          <w:p w14:paraId="0D459F74" w14:textId="77777777" w:rsidR="00B11855" w:rsidRPr="001F42D3" w:rsidRDefault="003D003E" w:rsidP="006B1888">
            <w:pPr>
              <w:pStyle w:val="TableEntry"/>
            </w:pPr>
            <w:r w:rsidRPr="001F42D3">
              <w:t>Unknown</w:t>
            </w:r>
          </w:p>
        </w:tc>
        <w:tc>
          <w:tcPr>
            <w:tcW w:w="0" w:type="auto"/>
          </w:tcPr>
          <w:p w14:paraId="4302E19C" w14:textId="77777777" w:rsidR="00B11855" w:rsidRPr="001F42D3" w:rsidRDefault="00B11855" w:rsidP="006B1888">
            <w:pPr>
              <w:pStyle w:val="TableEntry"/>
            </w:pPr>
          </w:p>
        </w:tc>
      </w:tr>
    </w:tbl>
    <w:p w14:paraId="71E0E9CE" w14:textId="77777777" w:rsidR="00B11855" w:rsidRPr="001F42D3" w:rsidRDefault="00B11855" w:rsidP="007936DE">
      <w:pPr>
        <w:pStyle w:val="BodyText"/>
      </w:pPr>
    </w:p>
    <w:p w14:paraId="5C767F04" w14:textId="77777777" w:rsidR="00B11855" w:rsidRPr="001F42D3" w:rsidRDefault="003D003E" w:rsidP="001422D4">
      <w:pPr>
        <w:pStyle w:val="HL7Field"/>
        <w:ind w:hanging="2"/>
      </w:pPr>
      <w:r w:rsidRPr="001F42D3">
        <w:t>PV1-3   Assigned Location</w:t>
      </w:r>
    </w:p>
    <w:p w14:paraId="48F3ADF8" w14:textId="77777777" w:rsidR="00B11855" w:rsidRPr="001F42D3" w:rsidRDefault="003D003E" w:rsidP="00DF61EC">
      <w:pPr>
        <w:pStyle w:val="HL7FieldIndent2"/>
        <w:ind w:left="0" w:hanging="2"/>
        <w:rPr>
          <w:noProof w:val="0"/>
        </w:rPr>
      </w:pPr>
      <w:r w:rsidRPr="001F42D3">
        <w:rPr>
          <w:noProof w:val="0"/>
        </w:rPr>
        <w:t>IHE PCD definition: This field contains the patient’s initial assigned location or the location to which the patient is being moved</w:t>
      </w:r>
      <w:r w:rsidR="002F3FF7" w:rsidRPr="001F42D3">
        <w:rPr>
          <w:noProof w:val="0"/>
        </w:rPr>
        <w:t>, if known</w:t>
      </w:r>
      <w:r w:rsidRPr="001F42D3">
        <w:rPr>
          <w:noProof w:val="0"/>
        </w:rPr>
        <w:t>. The first component may be the nursing station for inpatient locations, or clinic or department, for locations other than inpatient.</w:t>
      </w:r>
    </w:p>
    <w:p w14:paraId="4765E40D" w14:textId="77777777" w:rsidR="00B11855" w:rsidRPr="001F42D3" w:rsidRDefault="003D003E" w:rsidP="00DF61EC">
      <w:pPr>
        <w:pStyle w:val="HL7FieldIndent2"/>
        <w:ind w:left="0" w:hanging="2"/>
        <w:rPr>
          <w:noProof w:val="0"/>
        </w:rPr>
      </w:pPr>
      <w:r w:rsidRPr="001F42D3">
        <w:rPr>
          <w:noProof w:val="0"/>
        </w:rPr>
        <w:t>For IHE PCD usage</w:t>
      </w:r>
      <w:r w:rsidR="00B37DF5" w:rsidRPr="001F42D3">
        <w:rPr>
          <w:noProof w:val="0"/>
        </w:rPr>
        <w:t>,</w:t>
      </w:r>
      <w:r w:rsidRPr="001F42D3">
        <w:rPr>
          <w:noProof w:val="0"/>
        </w:rPr>
        <w:t xml:space="preserve"> see Appendix </w:t>
      </w:r>
      <w:r w:rsidR="00E86B15" w:rsidRPr="001F42D3">
        <w:rPr>
          <w:noProof w:val="0"/>
        </w:rPr>
        <w:t xml:space="preserve">C.7 </w:t>
      </w:r>
      <w:r w:rsidRPr="001F42D3">
        <w:rPr>
          <w:noProof w:val="0"/>
        </w:rPr>
        <w:t>PL Data Type.</w:t>
      </w:r>
    </w:p>
    <w:p w14:paraId="2AEAA236" w14:textId="77777777" w:rsidR="00B11855" w:rsidRPr="001F42D3" w:rsidRDefault="003D003E" w:rsidP="001422D4">
      <w:pPr>
        <w:pStyle w:val="HL7Field"/>
        <w:ind w:hanging="2"/>
      </w:pPr>
      <w:r w:rsidRPr="001F42D3">
        <w:t>PV1-19   Visit Number</w:t>
      </w:r>
    </w:p>
    <w:p w14:paraId="065DC325" w14:textId="77777777" w:rsidR="00B11855" w:rsidRPr="001F42D3" w:rsidRDefault="003D003E" w:rsidP="00DF61EC">
      <w:pPr>
        <w:pStyle w:val="HL7FieldIndent2"/>
        <w:ind w:left="0" w:hanging="2"/>
        <w:rPr>
          <w:noProof w:val="0"/>
        </w:rPr>
      </w:pPr>
      <w:r w:rsidRPr="001F42D3">
        <w:rPr>
          <w:noProof w:val="0"/>
        </w:rPr>
        <w:t xml:space="preserve">IHE PCD definition: This field contains the unique number assigned to each patient visit. </w:t>
      </w:r>
    </w:p>
    <w:p w14:paraId="56140788" w14:textId="77777777" w:rsidR="00B11855" w:rsidRPr="001F42D3" w:rsidRDefault="003D003E" w:rsidP="00CF5627">
      <w:pPr>
        <w:pStyle w:val="HL7Field"/>
        <w:keepNext w:val="0"/>
        <w:ind w:hanging="2"/>
      </w:pPr>
      <w:r w:rsidRPr="001F42D3">
        <w:t>PV1-44   Admit Time / Date</w:t>
      </w:r>
    </w:p>
    <w:p w14:paraId="5971C2DF" w14:textId="6F118AFA" w:rsidR="00B11855" w:rsidRPr="001F42D3" w:rsidRDefault="006D613E" w:rsidP="00DF61EC">
      <w:pPr>
        <w:pStyle w:val="HL7FieldIndent2"/>
        <w:ind w:left="0" w:hanging="2"/>
        <w:rPr>
          <w:noProof w:val="0"/>
        </w:rPr>
      </w:pPr>
      <w:r w:rsidRPr="001F42D3">
        <w:rPr>
          <w:noProof w:val="0"/>
        </w:rPr>
        <w:lastRenderedPageBreak/>
        <w:t>HL7</w:t>
      </w:r>
      <w:r w:rsidR="00995105" w:rsidRPr="001F42D3">
        <w:rPr>
          <w:noProof w:val="0"/>
        </w:rPr>
        <w:t xml:space="preserve"> </w:t>
      </w:r>
      <w:r w:rsidR="003D003E" w:rsidRPr="001F42D3">
        <w:rPr>
          <w:noProof w:val="0"/>
        </w:rPr>
        <w:t>Definition: This field contains the admit date/time. It is to be used if the event date/time is different than the admit date and time, i.e., a retroactive update. This field is also used to reflect the date/time of an outpatient/emergency patient registration. IHE PCD does not further constrain this field.</w:t>
      </w:r>
    </w:p>
    <w:p w14:paraId="7C4DD660" w14:textId="77777777" w:rsidR="00B11855" w:rsidRPr="001F42D3" w:rsidRDefault="003D003E" w:rsidP="001422D4">
      <w:pPr>
        <w:pStyle w:val="HL7Field"/>
        <w:ind w:hanging="2"/>
      </w:pPr>
      <w:r w:rsidRPr="001F42D3">
        <w:t>PV1-51   Visit Indicator</w:t>
      </w:r>
    </w:p>
    <w:p w14:paraId="51261A42" w14:textId="0F0D8F36" w:rsidR="00B11855" w:rsidRPr="001F42D3" w:rsidRDefault="006D613E" w:rsidP="00DF61EC">
      <w:pPr>
        <w:pStyle w:val="HL7FieldIndent2"/>
        <w:ind w:left="0" w:hanging="2"/>
        <w:rPr>
          <w:noProof w:val="0"/>
        </w:rPr>
      </w:pPr>
      <w:r w:rsidRPr="001F42D3">
        <w:rPr>
          <w:noProof w:val="0"/>
        </w:rPr>
        <w:t>HL7</w:t>
      </w:r>
      <w:r w:rsidR="00995105" w:rsidRPr="001F42D3">
        <w:rPr>
          <w:noProof w:val="0"/>
        </w:rPr>
        <w:t xml:space="preserve"> </w:t>
      </w:r>
      <w:r w:rsidR="003D003E" w:rsidRPr="001F42D3">
        <w:rPr>
          <w:noProof w:val="0"/>
        </w:rPr>
        <w:t xml:space="preserve">definition: This field specifies the level on which data are being sent. It is the indicator used to send data at two levels, visit and account. IHE PCD implementations shall send an ‘A’ or no value when the data in the message are at the account level, or ‘V’ to indicate that the data sent in the message are at the visit level. </w:t>
      </w:r>
    </w:p>
    <w:p w14:paraId="3DCA39B5" w14:textId="77777777" w:rsidR="00B11855" w:rsidRPr="001F42D3" w:rsidRDefault="003D003E" w:rsidP="00DF61EC">
      <w:pPr>
        <w:pStyle w:val="HL7FieldIndent2"/>
        <w:ind w:left="0" w:hanging="2"/>
        <w:rPr>
          <w:noProof w:val="0"/>
        </w:rPr>
      </w:pPr>
      <w:r w:rsidRPr="001F42D3">
        <w:rPr>
          <w:noProof w:val="0"/>
        </w:rPr>
        <w:t>The value of this element affects the context of data sent in PV1, PV2 and any associated hierarchical segments (e.g., DB1, AL1, DG1, etc.).</w:t>
      </w:r>
    </w:p>
    <w:p w14:paraId="1214A588" w14:textId="081D940A" w:rsidR="00B11855" w:rsidRPr="001F42D3" w:rsidRDefault="00564BEB" w:rsidP="00B34AEB">
      <w:pPr>
        <w:pStyle w:val="Heading3"/>
        <w:numPr>
          <w:ilvl w:val="0"/>
          <w:numId w:val="0"/>
        </w:numPr>
        <w:rPr>
          <w:noProof w:val="0"/>
        </w:rPr>
      </w:pPr>
      <w:bookmarkStart w:id="1637" w:name="_Toc401769860"/>
      <w:bookmarkStart w:id="1638" w:name="_Toc214889770"/>
      <w:r w:rsidRPr="001F42D3">
        <w:rPr>
          <w:noProof w:val="0"/>
        </w:rPr>
        <w:t xml:space="preserve">B.6.1 </w:t>
      </w:r>
      <w:r w:rsidR="003D003E" w:rsidRPr="001F42D3">
        <w:rPr>
          <w:noProof w:val="0"/>
        </w:rPr>
        <w:t xml:space="preserve">PV1 Patient Visit Segment in ACM Transaction </w:t>
      </w:r>
      <w:bookmarkEnd w:id="1637"/>
      <w:r w:rsidR="00647994" w:rsidRPr="001F42D3">
        <w:rPr>
          <w:noProof w:val="0"/>
        </w:rPr>
        <w:t>PCD-04</w:t>
      </w:r>
      <w:bookmarkEnd w:id="1638"/>
    </w:p>
    <w:p w14:paraId="3D1EFE8A" w14:textId="0CECF0E9" w:rsidR="00B11855" w:rsidRPr="001F42D3" w:rsidRDefault="003D003E" w:rsidP="0066360D">
      <w:pPr>
        <w:pStyle w:val="BodyText"/>
      </w:pPr>
      <w:r w:rsidRPr="001F42D3">
        <w:t xml:space="preserve">This segment is used to identify a patient location associated with the alert. Real Time Location Services (RTLS) or GPS equipment or personnel location information is not passed in this segment. It is passed from the </w:t>
      </w:r>
      <w:r w:rsidR="009E2B46" w:rsidRPr="001F42D3">
        <w:t>Alert Reporter</w:t>
      </w:r>
      <w:r w:rsidRPr="001F42D3">
        <w:t xml:space="preserve"> to the </w:t>
      </w:r>
      <w:r w:rsidR="009E2B46" w:rsidRPr="001F42D3">
        <w:t>Alert Manager</w:t>
      </w:r>
      <w:r w:rsidRPr="001F42D3">
        <w:t xml:space="preserve"> via an OBX segment.</w:t>
      </w:r>
    </w:p>
    <w:p w14:paraId="6917CD72" w14:textId="77777777" w:rsidR="00B11855" w:rsidRPr="001F42D3" w:rsidRDefault="003D003E" w:rsidP="0066360D">
      <w:pPr>
        <w:pStyle w:val="BodyText"/>
      </w:pPr>
      <w:r w:rsidRPr="001F42D3">
        <w:t>If the Patient Identification (PID) segment is present in the alert data and it contains an identified patient as in ACM use case A2, use a more reliable source of current information, rather than this segment, where possible.</w:t>
      </w:r>
    </w:p>
    <w:p w14:paraId="51317C09" w14:textId="78E2DE27" w:rsidR="00B11855" w:rsidRPr="001F42D3" w:rsidRDefault="003D003E" w:rsidP="00CF5627">
      <w:pPr>
        <w:pStyle w:val="TableTitle"/>
      </w:pPr>
      <w:r w:rsidRPr="001F42D3">
        <w:t xml:space="preserve">Table B.6.1-1: </w:t>
      </w:r>
      <w:r w:rsidR="006D613E" w:rsidRPr="001F42D3">
        <w:t>HL7</w:t>
      </w:r>
      <w:r w:rsidR="00995105" w:rsidRPr="001F42D3">
        <w:t xml:space="preserve"> </w:t>
      </w:r>
      <w:r w:rsidRPr="001F42D3">
        <w:t>Attribute Table – PV1 – Patient Visit</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6"/>
        <w:gridCol w:w="829"/>
        <w:gridCol w:w="696"/>
        <w:gridCol w:w="829"/>
        <w:gridCol w:w="842"/>
        <w:gridCol w:w="936"/>
        <w:gridCol w:w="3694"/>
      </w:tblGrid>
      <w:tr w:rsidR="00C40FD5" w:rsidRPr="001F42D3" w14:paraId="33E06AD6" w14:textId="77777777" w:rsidTr="00A92110">
        <w:trPr>
          <w:cantSplit/>
          <w:jc w:val="center"/>
        </w:trPr>
        <w:tc>
          <w:tcPr>
            <w:tcW w:w="816" w:type="dxa"/>
            <w:shd w:val="clear" w:color="auto" w:fill="D9D9D9"/>
          </w:tcPr>
          <w:p w14:paraId="72703524" w14:textId="77777777" w:rsidR="00B11855" w:rsidRPr="001F42D3" w:rsidRDefault="003D003E" w:rsidP="006B1888">
            <w:pPr>
              <w:pStyle w:val="TableEntryHeader"/>
            </w:pPr>
            <w:r w:rsidRPr="001F42D3">
              <w:t>SEQ</w:t>
            </w:r>
          </w:p>
        </w:tc>
        <w:tc>
          <w:tcPr>
            <w:tcW w:w="829" w:type="dxa"/>
            <w:shd w:val="clear" w:color="auto" w:fill="D9D9D9"/>
          </w:tcPr>
          <w:p w14:paraId="55B3980B" w14:textId="77777777" w:rsidR="00B11855" w:rsidRPr="001F42D3" w:rsidRDefault="003D003E" w:rsidP="006B1888">
            <w:pPr>
              <w:pStyle w:val="TableEntryHeader"/>
            </w:pPr>
            <w:r w:rsidRPr="001F42D3">
              <w:t>LEN</w:t>
            </w:r>
          </w:p>
        </w:tc>
        <w:tc>
          <w:tcPr>
            <w:tcW w:w="696" w:type="dxa"/>
            <w:shd w:val="clear" w:color="auto" w:fill="D9D9D9"/>
          </w:tcPr>
          <w:p w14:paraId="65DCC279" w14:textId="77777777" w:rsidR="00B11855" w:rsidRPr="001F42D3" w:rsidRDefault="003D003E" w:rsidP="006B1888">
            <w:pPr>
              <w:pStyle w:val="TableEntryHeader"/>
            </w:pPr>
            <w:r w:rsidRPr="001F42D3">
              <w:t>DT</w:t>
            </w:r>
          </w:p>
        </w:tc>
        <w:tc>
          <w:tcPr>
            <w:tcW w:w="829" w:type="dxa"/>
            <w:shd w:val="clear" w:color="auto" w:fill="D9D9D9"/>
          </w:tcPr>
          <w:p w14:paraId="611D8C0C" w14:textId="77777777" w:rsidR="00B11855" w:rsidRPr="001F42D3" w:rsidRDefault="003D003E" w:rsidP="006B1888">
            <w:pPr>
              <w:pStyle w:val="TableEntryHeader"/>
            </w:pPr>
            <w:r w:rsidRPr="001F42D3">
              <w:t>OPT</w:t>
            </w:r>
          </w:p>
        </w:tc>
        <w:tc>
          <w:tcPr>
            <w:tcW w:w="842" w:type="dxa"/>
            <w:shd w:val="clear" w:color="auto" w:fill="D9D9D9"/>
          </w:tcPr>
          <w:p w14:paraId="45929E5F" w14:textId="77777777" w:rsidR="00B11855" w:rsidRPr="001F42D3" w:rsidRDefault="003D003E" w:rsidP="006B1888">
            <w:pPr>
              <w:pStyle w:val="TableEntryHeader"/>
            </w:pPr>
            <w:r w:rsidRPr="001F42D3">
              <w:t>RP/#</w:t>
            </w:r>
          </w:p>
        </w:tc>
        <w:tc>
          <w:tcPr>
            <w:tcW w:w="936" w:type="dxa"/>
            <w:shd w:val="clear" w:color="auto" w:fill="D9D9D9"/>
          </w:tcPr>
          <w:p w14:paraId="24D27F93" w14:textId="77777777" w:rsidR="00B11855" w:rsidRPr="001F42D3" w:rsidRDefault="003D003E" w:rsidP="006B1888">
            <w:pPr>
              <w:pStyle w:val="TableEntryHeader"/>
            </w:pPr>
            <w:r w:rsidRPr="001F42D3">
              <w:t>TBL#</w:t>
            </w:r>
          </w:p>
        </w:tc>
        <w:tc>
          <w:tcPr>
            <w:tcW w:w="3694" w:type="dxa"/>
            <w:shd w:val="clear" w:color="auto" w:fill="D9D9D9"/>
          </w:tcPr>
          <w:p w14:paraId="3A74F4CF" w14:textId="77777777" w:rsidR="00B11855" w:rsidRPr="001F42D3" w:rsidRDefault="003D003E" w:rsidP="006B1888">
            <w:pPr>
              <w:pStyle w:val="TableEntryHeader"/>
            </w:pPr>
            <w:r w:rsidRPr="001F42D3">
              <w:t>ELEMENT NAME</w:t>
            </w:r>
          </w:p>
        </w:tc>
      </w:tr>
      <w:tr w:rsidR="00C40FD5" w:rsidRPr="001F42D3" w14:paraId="0411AD05" w14:textId="77777777" w:rsidTr="006C0E8E">
        <w:trPr>
          <w:cantSplit/>
          <w:jc w:val="center"/>
        </w:trPr>
        <w:tc>
          <w:tcPr>
            <w:tcW w:w="816" w:type="dxa"/>
          </w:tcPr>
          <w:p w14:paraId="436F7214" w14:textId="77777777" w:rsidR="00B11855" w:rsidRPr="001F42D3" w:rsidRDefault="003D003E" w:rsidP="00500C7F">
            <w:pPr>
              <w:pStyle w:val="TableEntry"/>
              <w:rPr>
                <w:b/>
                <w:bCs/>
              </w:rPr>
            </w:pPr>
            <w:r w:rsidRPr="001F42D3">
              <w:rPr>
                <w:b/>
                <w:bCs/>
              </w:rPr>
              <w:t>3</w:t>
            </w:r>
          </w:p>
        </w:tc>
        <w:tc>
          <w:tcPr>
            <w:tcW w:w="829" w:type="dxa"/>
          </w:tcPr>
          <w:p w14:paraId="2578370B" w14:textId="77777777" w:rsidR="00B11855" w:rsidRPr="001F42D3" w:rsidRDefault="003D003E" w:rsidP="00500C7F">
            <w:pPr>
              <w:pStyle w:val="TableEntry"/>
              <w:rPr>
                <w:b/>
                <w:bCs/>
              </w:rPr>
            </w:pPr>
            <w:r w:rsidRPr="001F42D3">
              <w:rPr>
                <w:b/>
                <w:bCs/>
              </w:rPr>
              <w:t>80</w:t>
            </w:r>
          </w:p>
        </w:tc>
        <w:tc>
          <w:tcPr>
            <w:tcW w:w="696" w:type="dxa"/>
          </w:tcPr>
          <w:p w14:paraId="0FE4694E" w14:textId="77777777" w:rsidR="00B11855" w:rsidRPr="001F42D3" w:rsidRDefault="003D003E" w:rsidP="00500C7F">
            <w:pPr>
              <w:pStyle w:val="TableEntry"/>
              <w:rPr>
                <w:b/>
                <w:bCs/>
              </w:rPr>
            </w:pPr>
            <w:r w:rsidRPr="001F42D3">
              <w:rPr>
                <w:b/>
                <w:bCs/>
              </w:rPr>
              <w:t>PL</w:t>
            </w:r>
          </w:p>
        </w:tc>
        <w:tc>
          <w:tcPr>
            <w:tcW w:w="829" w:type="dxa"/>
          </w:tcPr>
          <w:p w14:paraId="48A893AD" w14:textId="77777777" w:rsidR="00B11855" w:rsidRPr="001F42D3" w:rsidRDefault="003D003E" w:rsidP="00500C7F">
            <w:pPr>
              <w:pStyle w:val="TableEntry"/>
              <w:rPr>
                <w:b/>
                <w:bCs/>
              </w:rPr>
            </w:pPr>
            <w:r w:rsidRPr="001F42D3">
              <w:rPr>
                <w:b/>
                <w:bCs/>
              </w:rPr>
              <w:t>O</w:t>
            </w:r>
          </w:p>
        </w:tc>
        <w:tc>
          <w:tcPr>
            <w:tcW w:w="842" w:type="dxa"/>
          </w:tcPr>
          <w:p w14:paraId="0636327C" w14:textId="77777777" w:rsidR="00B11855" w:rsidRPr="001F42D3" w:rsidRDefault="00B11855" w:rsidP="00500C7F">
            <w:pPr>
              <w:pStyle w:val="TableEntry"/>
              <w:rPr>
                <w:b/>
                <w:bCs/>
              </w:rPr>
            </w:pPr>
          </w:p>
        </w:tc>
        <w:tc>
          <w:tcPr>
            <w:tcW w:w="936" w:type="dxa"/>
          </w:tcPr>
          <w:p w14:paraId="683B8255" w14:textId="77777777" w:rsidR="00B11855" w:rsidRPr="001F42D3" w:rsidRDefault="00B11855" w:rsidP="00500C7F">
            <w:pPr>
              <w:pStyle w:val="TableEntry"/>
              <w:rPr>
                <w:b/>
                <w:bCs/>
              </w:rPr>
            </w:pPr>
          </w:p>
        </w:tc>
        <w:tc>
          <w:tcPr>
            <w:tcW w:w="3694" w:type="dxa"/>
          </w:tcPr>
          <w:p w14:paraId="4E03D510" w14:textId="77777777" w:rsidR="00B11855" w:rsidRPr="001F42D3" w:rsidRDefault="003D003E" w:rsidP="00500C7F">
            <w:pPr>
              <w:pStyle w:val="TableEntry"/>
              <w:rPr>
                <w:b/>
                <w:bCs/>
              </w:rPr>
            </w:pPr>
            <w:r w:rsidRPr="001F42D3">
              <w:rPr>
                <w:b/>
                <w:bCs/>
              </w:rPr>
              <w:t>Assigned Patient Location</w:t>
            </w:r>
          </w:p>
        </w:tc>
      </w:tr>
    </w:tbl>
    <w:p w14:paraId="76925382" w14:textId="77777777" w:rsidR="00334399" w:rsidRPr="001F42D3" w:rsidRDefault="00334399" w:rsidP="00CF5627">
      <w:pPr>
        <w:pStyle w:val="BodyText"/>
        <w:rPr>
          <w:b/>
          <w:bCs/>
        </w:rPr>
      </w:pPr>
    </w:p>
    <w:p w14:paraId="3E423AF4" w14:textId="65D9FB80" w:rsidR="00B11855" w:rsidRPr="001F42D3" w:rsidRDefault="003D003E" w:rsidP="00CF5627">
      <w:pPr>
        <w:pStyle w:val="BodyText"/>
      </w:pPr>
      <w:r w:rsidRPr="001F42D3">
        <w:rPr>
          <w:b/>
          <w:bCs/>
        </w:rPr>
        <w:t>PV1-3 Assigned Patient Location (PL)</w:t>
      </w:r>
    </w:p>
    <w:p w14:paraId="0DDC8852" w14:textId="77777777" w:rsidR="00B11855" w:rsidRPr="001F42D3" w:rsidRDefault="003D003E" w:rsidP="00DF61EC">
      <w:pPr>
        <w:pStyle w:val="HL7FieldIndent2"/>
        <w:ind w:left="0" w:hanging="2"/>
        <w:rPr>
          <w:noProof w:val="0"/>
        </w:rPr>
      </w:pPr>
      <w:r w:rsidRPr="001F42D3">
        <w:rPr>
          <w:noProof w:val="0"/>
        </w:rPr>
        <w:t xml:space="preserve">This field contains the location associated with the alert. It is typically a location established by an external system such as ADT, as in the patient assigned bed location as used in association with a patient station of a nurse call system. This may not be the current location of the relevant patient. </w:t>
      </w:r>
    </w:p>
    <w:p w14:paraId="606677EC" w14:textId="569A91A5" w:rsidR="00B11855" w:rsidRPr="001F42D3" w:rsidRDefault="00800492" w:rsidP="00B34AEB">
      <w:pPr>
        <w:pStyle w:val="Heading2"/>
        <w:numPr>
          <w:ilvl w:val="0"/>
          <w:numId w:val="0"/>
        </w:numPr>
        <w:rPr>
          <w:noProof w:val="0"/>
        </w:rPr>
      </w:pPr>
      <w:bookmarkStart w:id="1639" w:name="_Toc401769861"/>
      <w:bookmarkStart w:id="1640" w:name="_Toc214889771"/>
      <w:r w:rsidRPr="001F42D3">
        <w:rPr>
          <w:noProof w:val="0"/>
        </w:rPr>
        <w:t xml:space="preserve">B.7 </w:t>
      </w:r>
      <w:r w:rsidR="003D003E" w:rsidRPr="001F42D3">
        <w:rPr>
          <w:noProof w:val="0"/>
        </w:rPr>
        <w:t>OBR – Observation Request segment</w:t>
      </w:r>
      <w:bookmarkEnd w:id="1639"/>
      <w:bookmarkEnd w:id="1640"/>
    </w:p>
    <w:p w14:paraId="5613732C" w14:textId="77777777" w:rsidR="00B11855" w:rsidRPr="001F42D3" w:rsidRDefault="003D003E" w:rsidP="0066360D">
      <w:pPr>
        <w:pStyle w:val="BodyText"/>
      </w:pPr>
      <w:r w:rsidRPr="001F42D3">
        <w:t xml:space="preserve">In the reporting of clinical data, the Observation Request Segment (OBR) serves as the 'report header' for the ORDER_OBSERVATION segment group, which in its simplest form is an OBR segment followed by a set of OBX segments which represent observations associated with the 'order' represented by the OBR segment. It identifies the observation set represented by the following atomic observations. It includes the relevant ordering information when that applies and many of the attributes that apply to all of the following observations. </w:t>
      </w:r>
    </w:p>
    <w:p w14:paraId="4336420A" w14:textId="77777777" w:rsidR="00B11855" w:rsidRPr="001F42D3" w:rsidRDefault="003D003E" w:rsidP="0066360D">
      <w:pPr>
        <w:pStyle w:val="BodyText"/>
      </w:pPr>
      <w:r w:rsidRPr="001F42D3">
        <w:t>A Report Alert [PCD-04] transaction contains at most one alert indication.</w:t>
      </w:r>
    </w:p>
    <w:p w14:paraId="239CD218" w14:textId="44440624" w:rsidR="00B11855" w:rsidRPr="001F42D3" w:rsidRDefault="003D003E" w:rsidP="00A01166">
      <w:pPr>
        <w:pStyle w:val="BodyText"/>
      </w:pPr>
      <w:r w:rsidRPr="001F42D3">
        <w:lastRenderedPageBreak/>
        <w:t xml:space="preserve">The OBR segment is used to uniquely identify the alert indication and the descendent alert status update indications. </w:t>
      </w:r>
    </w:p>
    <w:p w14:paraId="5234B8A9" w14:textId="77777777" w:rsidR="00B11855" w:rsidRPr="001F42D3" w:rsidRDefault="003D003E" w:rsidP="00CF5627">
      <w:pPr>
        <w:pStyle w:val="TableTitle"/>
      </w:pPr>
      <w:r w:rsidRPr="001F42D3">
        <w:t>Table B.7</w:t>
      </w:r>
      <w:r w:rsidR="00D52943" w:rsidRPr="001F42D3">
        <w:rPr>
          <w:rFonts w:eastAsia="MS Gothic"/>
        </w:rPr>
        <w:t>-</w:t>
      </w:r>
      <w:r w:rsidRPr="001F42D3">
        <w:t>1: OBR segment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9"/>
        <w:gridCol w:w="990"/>
        <w:gridCol w:w="1196"/>
        <w:gridCol w:w="961"/>
        <w:gridCol w:w="872"/>
        <w:gridCol w:w="861"/>
        <w:gridCol w:w="2480"/>
      </w:tblGrid>
      <w:tr w:rsidR="00C40FD5" w:rsidRPr="001F42D3" w14:paraId="0C2934D2" w14:textId="77777777" w:rsidTr="00C10546">
        <w:trPr>
          <w:cantSplit/>
          <w:tblHeader/>
          <w:jc w:val="center"/>
        </w:trPr>
        <w:tc>
          <w:tcPr>
            <w:tcW w:w="1059" w:type="dxa"/>
            <w:shd w:val="clear" w:color="auto" w:fill="D9D9D9"/>
          </w:tcPr>
          <w:p w14:paraId="4B9D1258" w14:textId="77777777" w:rsidR="00B11855" w:rsidRPr="001F42D3" w:rsidRDefault="003D003E" w:rsidP="006B1888">
            <w:pPr>
              <w:pStyle w:val="TableEntryHeader"/>
            </w:pPr>
            <w:r w:rsidRPr="001F42D3">
              <w:t>SEQ</w:t>
            </w:r>
          </w:p>
        </w:tc>
        <w:tc>
          <w:tcPr>
            <w:tcW w:w="990" w:type="dxa"/>
            <w:shd w:val="clear" w:color="auto" w:fill="D9D9D9"/>
          </w:tcPr>
          <w:p w14:paraId="63D5A9D6" w14:textId="77777777" w:rsidR="00B11855" w:rsidRPr="001F42D3" w:rsidRDefault="003D003E" w:rsidP="006B1888">
            <w:pPr>
              <w:pStyle w:val="TableEntryHeader"/>
            </w:pPr>
            <w:r w:rsidRPr="001F42D3">
              <w:t>LEN</w:t>
            </w:r>
          </w:p>
        </w:tc>
        <w:tc>
          <w:tcPr>
            <w:tcW w:w="1196" w:type="dxa"/>
            <w:shd w:val="clear" w:color="auto" w:fill="D9D9D9"/>
          </w:tcPr>
          <w:p w14:paraId="16E157DA" w14:textId="77777777" w:rsidR="00B11855" w:rsidRPr="001F42D3" w:rsidRDefault="003D003E" w:rsidP="006B1888">
            <w:pPr>
              <w:pStyle w:val="TableEntryHeader"/>
            </w:pPr>
            <w:r w:rsidRPr="001F42D3">
              <w:t>DT</w:t>
            </w:r>
          </w:p>
        </w:tc>
        <w:tc>
          <w:tcPr>
            <w:tcW w:w="0" w:type="auto"/>
            <w:shd w:val="clear" w:color="auto" w:fill="D9D9D9"/>
          </w:tcPr>
          <w:p w14:paraId="5DF40941" w14:textId="77777777" w:rsidR="00B11855" w:rsidRPr="001F42D3" w:rsidRDefault="003D003E" w:rsidP="006B1888">
            <w:pPr>
              <w:pStyle w:val="TableEntryHeader"/>
            </w:pPr>
            <w:r w:rsidRPr="001F42D3">
              <w:t>Usage</w:t>
            </w:r>
          </w:p>
        </w:tc>
        <w:tc>
          <w:tcPr>
            <w:tcW w:w="0" w:type="auto"/>
            <w:shd w:val="clear" w:color="auto" w:fill="D9D9D9"/>
          </w:tcPr>
          <w:p w14:paraId="7613F241" w14:textId="77777777" w:rsidR="00B11855" w:rsidRPr="001F42D3" w:rsidRDefault="003D003E" w:rsidP="006B1888">
            <w:pPr>
              <w:pStyle w:val="TableEntryHeader"/>
            </w:pPr>
            <w:r w:rsidRPr="001F42D3">
              <w:t>Card.</w:t>
            </w:r>
          </w:p>
        </w:tc>
        <w:tc>
          <w:tcPr>
            <w:tcW w:w="0" w:type="auto"/>
            <w:shd w:val="clear" w:color="auto" w:fill="D9D9D9"/>
          </w:tcPr>
          <w:p w14:paraId="76419A2D" w14:textId="77777777" w:rsidR="00B11855" w:rsidRPr="001F42D3" w:rsidRDefault="003D003E" w:rsidP="006B1888">
            <w:pPr>
              <w:pStyle w:val="TableEntryHeader"/>
            </w:pPr>
            <w:r w:rsidRPr="001F42D3">
              <w:t>TBL#</w:t>
            </w:r>
          </w:p>
        </w:tc>
        <w:tc>
          <w:tcPr>
            <w:tcW w:w="0" w:type="auto"/>
            <w:shd w:val="clear" w:color="auto" w:fill="D9D9D9"/>
          </w:tcPr>
          <w:p w14:paraId="4DC4A636" w14:textId="77777777" w:rsidR="00B11855" w:rsidRPr="001F42D3" w:rsidRDefault="003D003E" w:rsidP="006B1888">
            <w:pPr>
              <w:pStyle w:val="TableEntryHeader"/>
            </w:pPr>
            <w:r w:rsidRPr="001F42D3">
              <w:t>Element name</w:t>
            </w:r>
          </w:p>
        </w:tc>
      </w:tr>
      <w:tr w:rsidR="00C40FD5" w:rsidRPr="001F42D3" w14:paraId="18ABEDB8" w14:textId="77777777" w:rsidTr="00C10546">
        <w:trPr>
          <w:cantSplit/>
          <w:jc w:val="center"/>
        </w:trPr>
        <w:tc>
          <w:tcPr>
            <w:tcW w:w="1059" w:type="dxa"/>
          </w:tcPr>
          <w:p w14:paraId="23DC0F8B" w14:textId="77777777" w:rsidR="00B11855" w:rsidRPr="001F42D3" w:rsidRDefault="003D003E" w:rsidP="006B1888">
            <w:pPr>
              <w:pStyle w:val="TableEntry"/>
            </w:pPr>
            <w:r w:rsidRPr="001F42D3">
              <w:t>1</w:t>
            </w:r>
          </w:p>
        </w:tc>
        <w:tc>
          <w:tcPr>
            <w:tcW w:w="990" w:type="dxa"/>
          </w:tcPr>
          <w:p w14:paraId="4C4D0443" w14:textId="77777777" w:rsidR="00B11855" w:rsidRPr="001F42D3" w:rsidRDefault="003D003E" w:rsidP="006B1888">
            <w:pPr>
              <w:pStyle w:val="TableEntry"/>
            </w:pPr>
            <w:r w:rsidRPr="001F42D3">
              <w:t>4</w:t>
            </w:r>
          </w:p>
        </w:tc>
        <w:tc>
          <w:tcPr>
            <w:tcW w:w="1196" w:type="dxa"/>
          </w:tcPr>
          <w:p w14:paraId="41A96418" w14:textId="77777777" w:rsidR="00B11855" w:rsidRPr="001F42D3" w:rsidRDefault="003D003E" w:rsidP="006B1888">
            <w:pPr>
              <w:pStyle w:val="TableEntry"/>
            </w:pPr>
            <w:r w:rsidRPr="001F42D3">
              <w:t>SI</w:t>
            </w:r>
          </w:p>
        </w:tc>
        <w:tc>
          <w:tcPr>
            <w:tcW w:w="0" w:type="auto"/>
          </w:tcPr>
          <w:p w14:paraId="1A71B9D3" w14:textId="77777777" w:rsidR="00B11855" w:rsidRPr="001F42D3" w:rsidRDefault="003D003E" w:rsidP="006B1888">
            <w:pPr>
              <w:pStyle w:val="TableEntry"/>
            </w:pPr>
            <w:r w:rsidRPr="001F42D3">
              <w:t>R</w:t>
            </w:r>
          </w:p>
        </w:tc>
        <w:tc>
          <w:tcPr>
            <w:tcW w:w="0" w:type="auto"/>
          </w:tcPr>
          <w:p w14:paraId="17F2839C" w14:textId="77777777" w:rsidR="00B11855" w:rsidRPr="001F42D3" w:rsidRDefault="003D003E" w:rsidP="006B1888">
            <w:pPr>
              <w:pStyle w:val="TableEntry"/>
            </w:pPr>
            <w:r w:rsidRPr="001F42D3">
              <w:t>[1..1]</w:t>
            </w:r>
          </w:p>
        </w:tc>
        <w:tc>
          <w:tcPr>
            <w:tcW w:w="0" w:type="auto"/>
          </w:tcPr>
          <w:p w14:paraId="4DAFB4BD" w14:textId="77777777" w:rsidR="00B11855" w:rsidRPr="001F42D3" w:rsidRDefault="00B11855" w:rsidP="006B1888">
            <w:pPr>
              <w:pStyle w:val="TableEntry"/>
            </w:pPr>
          </w:p>
        </w:tc>
        <w:tc>
          <w:tcPr>
            <w:tcW w:w="0" w:type="auto"/>
          </w:tcPr>
          <w:p w14:paraId="68B591EC" w14:textId="77777777" w:rsidR="00B11855" w:rsidRPr="001F42D3" w:rsidRDefault="003D003E" w:rsidP="006B1888">
            <w:pPr>
              <w:pStyle w:val="TableEntry"/>
            </w:pPr>
            <w:r w:rsidRPr="001F42D3">
              <w:t>Set ID OBR</w:t>
            </w:r>
          </w:p>
        </w:tc>
      </w:tr>
      <w:tr w:rsidR="00C40FD5" w:rsidRPr="001F42D3" w14:paraId="5EAE6069" w14:textId="77777777" w:rsidTr="00C10546">
        <w:trPr>
          <w:cantSplit/>
          <w:jc w:val="center"/>
        </w:trPr>
        <w:tc>
          <w:tcPr>
            <w:tcW w:w="1059" w:type="dxa"/>
          </w:tcPr>
          <w:p w14:paraId="16CB5D4D" w14:textId="77777777" w:rsidR="00B11855" w:rsidRPr="001F42D3" w:rsidRDefault="003D003E" w:rsidP="006B1888">
            <w:pPr>
              <w:pStyle w:val="TableEntry"/>
            </w:pPr>
            <w:r w:rsidRPr="001F42D3">
              <w:t>2</w:t>
            </w:r>
          </w:p>
        </w:tc>
        <w:tc>
          <w:tcPr>
            <w:tcW w:w="990" w:type="dxa"/>
          </w:tcPr>
          <w:p w14:paraId="12C701F5" w14:textId="77777777" w:rsidR="00B11855" w:rsidRPr="001F42D3" w:rsidRDefault="003D003E" w:rsidP="006B1888">
            <w:pPr>
              <w:pStyle w:val="TableEntry"/>
            </w:pPr>
            <w:r w:rsidRPr="001F42D3">
              <w:t>427</w:t>
            </w:r>
          </w:p>
        </w:tc>
        <w:tc>
          <w:tcPr>
            <w:tcW w:w="1196" w:type="dxa"/>
          </w:tcPr>
          <w:p w14:paraId="77A2C335" w14:textId="77777777" w:rsidR="00B11855" w:rsidRPr="001F42D3" w:rsidRDefault="003D003E" w:rsidP="006B1888">
            <w:pPr>
              <w:pStyle w:val="TableEntry"/>
            </w:pPr>
            <w:r w:rsidRPr="001F42D3">
              <w:t>EI</w:t>
            </w:r>
          </w:p>
        </w:tc>
        <w:tc>
          <w:tcPr>
            <w:tcW w:w="0" w:type="auto"/>
          </w:tcPr>
          <w:p w14:paraId="3A27B2BA" w14:textId="77777777" w:rsidR="00B11855" w:rsidRPr="001F42D3" w:rsidRDefault="003D003E" w:rsidP="006B1888">
            <w:pPr>
              <w:pStyle w:val="TableEntry"/>
            </w:pPr>
            <w:r w:rsidRPr="001F42D3">
              <w:t>C</w:t>
            </w:r>
          </w:p>
        </w:tc>
        <w:tc>
          <w:tcPr>
            <w:tcW w:w="0" w:type="auto"/>
          </w:tcPr>
          <w:p w14:paraId="200067C2" w14:textId="77777777" w:rsidR="00B11855" w:rsidRPr="001F42D3" w:rsidRDefault="003D003E" w:rsidP="006B1888">
            <w:pPr>
              <w:pStyle w:val="TableEntry"/>
            </w:pPr>
            <w:r w:rsidRPr="001F42D3">
              <w:t>[0..1]</w:t>
            </w:r>
          </w:p>
        </w:tc>
        <w:tc>
          <w:tcPr>
            <w:tcW w:w="0" w:type="auto"/>
          </w:tcPr>
          <w:p w14:paraId="4A993D51" w14:textId="77777777" w:rsidR="00B11855" w:rsidRPr="001F42D3" w:rsidRDefault="00B11855" w:rsidP="006B1888">
            <w:pPr>
              <w:pStyle w:val="TableEntry"/>
            </w:pPr>
          </w:p>
        </w:tc>
        <w:tc>
          <w:tcPr>
            <w:tcW w:w="0" w:type="auto"/>
          </w:tcPr>
          <w:p w14:paraId="73D21CF9" w14:textId="77777777" w:rsidR="00B11855" w:rsidRPr="001F42D3" w:rsidRDefault="003D003E" w:rsidP="006B1888">
            <w:pPr>
              <w:pStyle w:val="TableEntry"/>
            </w:pPr>
            <w:r w:rsidRPr="001F42D3">
              <w:t>Placer Order Number</w:t>
            </w:r>
          </w:p>
        </w:tc>
      </w:tr>
      <w:tr w:rsidR="00C40FD5" w:rsidRPr="001F42D3" w14:paraId="3607B2DA" w14:textId="77777777" w:rsidTr="00C10546">
        <w:trPr>
          <w:cantSplit/>
          <w:jc w:val="center"/>
        </w:trPr>
        <w:tc>
          <w:tcPr>
            <w:tcW w:w="1059" w:type="dxa"/>
          </w:tcPr>
          <w:p w14:paraId="62B581F8" w14:textId="77777777" w:rsidR="00B11855" w:rsidRPr="001F42D3" w:rsidRDefault="003D003E" w:rsidP="006B1888">
            <w:pPr>
              <w:pStyle w:val="TableEntry"/>
            </w:pPr>
            <w:r w:rsidRPr="001F42D3">
              <w:t>3</w:t>
            </w:r>
          </w:p>
        </w:tc>
        <w:tc>
          <w:tcPr>
            <w:tcW w:w="990" w:type="dxa"/>
          </w:tcPr>
          <w:p w14:paraId="68480186" w14:textId="77777777" w:rsidR="00B11855" w:rsidRPr="001F42D3" w:rsidRDefault="003D003E" w:rsidP="006B1888">
            <w:pPr>
              <w:pStyle w:val="TableEntry"/>
            </w:pPr>
            <w:r w:rsidRPr="001F42D3">
              <w:t>427</w:t>
            </w:r>
          </w:p>
        </w:tc>
        <w:tc>
          <w:tcPr>
            <w:tcW w:w="1196" w:type="dxa"/>
          </w:tcPr>
          <w:p w14:paraId="2D6F6A3E" w14:textId="77777777" w:rsidR="00B11855" w:rsidRPr="001F42D3" w:rsidRDefault="003D003E" w:rsidP="006B1888">
            <w:pPr>
              <w:pStyle w:val="TableEntry"/>
            </w:pPr>
            <w:r w:rsidRPr="001F42D3">
              <w:t>EI</w:t>
            </w:r>
          </w:p>
        </w:tc>
        <w:tc>
          <w:tcPr>
            <w:tcW w:w="0" w:type="auto"/>
          </w:tcPr>
          <w:p w14:paraId="264B89F7" w14:textId="77777777" w:rsidR="00B11855" w:rsidRPr="001F42D3" w:rsidRDefault="003D003E" w:rsidP="006B1888">
            <w:pPr>
              <w:pStyle w:val="TableEntry"/>
            </w:pPr>
            <w:r w:rsidRPr="001F42D3">
              <w:t>R</w:t>
            </w:r>
          </w:p>
        </w:tc>
        <w:tc>
          <w:tcPr>
            <w:tcW w:w="0" w:type="auto"/>
          </w:tcPr>
          <w:p w14:paraId="3AF8A079" w14:textId="77777777" w:rsidR="00B11855" w:rsidRPr="001F42D3" w:rsidRDefault="003D003E" w:rsidP="006B1888">
            <w:pPr>
              <w:pStyle w:val="TableEntry"/>
            </w:pPr>
            <w:r w:rsidRPr="001F42D3">
              <w:t>[1..1]</w:t>
            </w:r>
          </w:p>
        </w:tc>
        <w:tc>
          <w:tcPr>
            <w:tcW w:w="0" w:type="auto"/>
          </w:tcPr>
          <w:p w14:paraId="6F311054" w14:textId="77777777" w:rsidR="00B11855" w:rsidRPr="001F42D3" w:rsidRDefault="00B11855" w:rsidP="006B1888">
            <w:pPr>
              <w:pStyle w:val="TableEntry"/>
            </w:pPr>
          </w:p>
        </w:tc>
        <w:tc>
          <w:tcPr>
            <w:tcW w:w="0" w:type="auto"/>
          </w:tcPr>
          <w:p w14:paraId="484C6691" w14:textId="77777777" w:rsidR="00B11855" w:rsidRPr="001F42D3" w:rsidRDefault="003D003E" w:rsidP="006B1888">
            <w:pPr>
              <w:pStyle w:val="TableEntry"/>
            </w:pPr>
            <w:r w:rsidRPr="001F42D3">
              <w:t>Filler Order Number</w:t>
            </w:r>
          </w:p>
        </w:tc>
      </w:tr>
      <w:tr w:rsidR="00C40FD5" w:rsidRPr="001F42D3" w14:paraId="14F7095F" w14:textId="77777777" w:rsidTr="00C10546">
        <w:trPr>
          <w:cantSplit/>
          <w:jc w:val="center"/>
        </w:trPr>
        <w:tc>
          <w:tcPr>
            <w:tcW w:w="1059" w:type="dxa"/>
          </w:tcPr>
          <w:p w14:paraId="6065176E" w14:textId="77777777" w:rsidR="00B11855" w:rsidRPr="001F42D3" w:rsidRDefault="003D003E" w:rsidP="006B1888">
            <w:pPr>
              <w:pStyle w:val="TableEntry"/>
            </w:pPr>
            <w:r w:rsidRPr="001F42D3">
              <w:t>4</w:t>
            </w:r>
          </w:p>
        </w:tc>
        <w:tc>
          <w:tcPr>
            <w:tcW w:w="990" w:type="dxa"/>
          </w:tcPr>
          <w:p w14:paraId="2140C6AE" w14:textId="77777777" w:rsidR="00B11855" w:rsidRPr="001F42D3" w:rsidRDefault="003D003E" w:rsidP="006B1888">
            <w:pPr>
              <w:pStyle w:val="TableEntry"/>
            </w:pPr>
            <w:r w:rsidRPr="001F42D3">
              <w:t>705</w:t>
            </w:r>
          </w:p>
        </w:tc>
        <w:tc>
          <w:tcPr>
            <w:tcW w:w="1196" w:type="dxa"/>
          </w:tcPr>
          <w:p w14:paraId="4D12D462" w14:textId="77777777" w:rsidR="00B11855" w:rsidRPr="001F42D3" w:rsidRDefault="003D003E" w:rsidP="006B1888">
            <w:pPr>
              <w:pStyle w:val="TableEntry"/>
            </w:pPr>
            <w:r w:rsidRPr="001F42D3">
              <w:t>CWE</w:t>
            </w:r>
          </w:p>
        </w:tc>
        <w:tc>
          <w:tcPr>
            <w:tcW w:w="0" w:type="auto"/>
          </w:tcPr>
          <w:p w14:paraId="666A7EE7" w14:textId="77777777" w:rsidR="00B11855" w:rsidRPr="001F42D3" w:rsidRDefault="003D003E" w:rsidP="006B1888">
            <w:pPr>
              <w:pStyle w:val="TableEntry"/>
            </w:pPr>
            <w:r w:rsidRPr="001F42D3">
              <w:t>R</w:t>
            </w:r>
          </w:p>
        </w:tc>
        <w:tc>
          <w:tcPr>
            <w:tcW w:w="0" w:type="auto"/>
          </w:tcPr>
          <w:p w14:paraId="1E9352D0" w14:textId="77777777" w:rsidR="00B11855" w:rsidRPr="001F42D3" w:rsidRDefault="003D003E" w:rsidP="006B1888">
            <w:pPr>
              <w:pStyle w:val="TableEntry"/>
            </w:pPr>
            <w:r w:rsidRPr="001F42D3">
              <w:t>[1..1]</w:t>
            </w:r>
          </w:p>
        </w:tc>
        <w:tc>
          <w:tcPr>
            <w:tcW w:w="0" w:type="auto"/>
          </w:tcPr>
          <w:p w14:paraId="14DCC8D0" w14:textId="77777777" w:rsidR="00B11855" w:rsidRPr="001F42D3" w:rsidRDefault="00B11855" w:rsidP="006B1888">
            <w:pPr>
              <w:pStyle w:val="TableEntry"/>
            </w:pPr>
          </w:p>
        </w:tc>
        <w:tc>
          <w:tcPr>
            <w:tcW w:w="0" w:type="auto"/>
          </w:tcPr>
          <w:p w14:paraId="75107F78" w14:textId="77777777" w:rsidR="00B11855" w:rsidRPr="001F42D3" w:rsidRDefault="003D003E" w:rsidP="006B1888">
            <w:pPr>
              <w:pStyle w:val="TableEntry"/>
            </w:pPr>
            <w:r w:rsidRPr="001F42D3">
              <w:t>Universal Service Identifier</w:t>
            </w:r>
          </w:p>
        </w:tc>
      </w:tr>
      <w:tr w:rsidR="00C40FD5" w:rsidRPr="001F42D3" w14:paraId="2D0C3CF3" w14:textId="77777777" w:rsidTr="00C10546">
        <w:trPr>
          <w:cantSplit/>
          <w:jc w:val="center"/>
        </w:trPr>
        <w:tc>
          <w:tcPr>
            <w:tcW w:w="1059" w:type="dxa"/>
          </w:tcPr>
          <w:p w14:paraId="642F2ED7" w14:textId="77777777" w:rsidR="00B11855" w:rsidRPr="001F42D3" w:rsidRDefault="003D003E" w:rsidP="006B1888">
            <w:pPr>
              <w:pStyle w:val="TableEntry"/>
            </w:pPr>
            <w:r w:rsidRPr="001F42D3">
              <w:t>5</w:t>
            </w:r>
          </w:p>
        </w:tc>
        <w:tc>
          <w:tcPr>
            <w:tcW w:w="990" w:type="dxa"/>
          </w:tcPr>
          <w:p w14:paraId="0124EA31" w14:textId="77777777" w:rsidR="00B11855" w:rsidRPr="001F42D3" w:rsidRDefault="003D003E" w:rsidP="006B1888">
            <w:pPr>
              <w:pStyle w:val="TableEntry"/>
            </w:pPr>
            <w:r w:rsidRPr="001F42D3">
              <w:t>2</w:t>
            </w:r>
          </w:p>
        </w:tc>
        <w:tc>
          <w:tcPr>
            <w:tcW w:w="1196" w:type="dxa"/>
          </w:tcPr>
          <w:p w14:paraId="0039057D" w14:textId="77777777" w:rsidR="00B11855" w:rsidRPr="001F42D3" w:rsidRDefault="003D003E" w:rsidP="006B1888">
            <w:pPr>
              <w:pStyle w:val="TableEntry"/>
            </w:pPr>
            <w:r w:rsidRPr="001F42D3">
              <w:t>ID</w:t>
            </w:r>
          </w:p>
        </w:tc>
        <w:tc>
          <w:tcPr>
            <w:tcW w:w="0" w:type="auto"/>
          </w:tcPr>
          <w:p w14:paraId="26943BEB" w14:textId="77777777" w:rsidR="00B11855" w:rsidRPr="001F42D3" w:rsidRDefault="003D003E" w:rsidP="006B1888">
            <w:pPr>
              <w:pStyle w:val="TableEntry"/>
            </w:pPr>
            <w:r w:rsidRPr="001F42D3">
              <w:t>X</w:t>
            </w:r>
          </w:p>
        </w:tc>
        <w:tc>
          <w:tcPr>
            <w:tcW w:w="0" w:type="auto"/>
          </w:tcPr>
          <w:p w14:paraId="1FCB6B7E" w14:textId="77777777" w:rsidR="00B11855" w:rsidRPr="001F42D3" w:rsidRDefault="003D003E" w:rsidP="006B1888">
            <w:pPr>
              <w:pStyle w:val="TableEntry"/>
            </w:pPr>
            <w:r w:rsidRPr="001F42D3">
              <w:t>[0..0]</w:t>
            </w:r>
          </w:p>
        </w:tc>
        <w:tc>
          <w:tcPr>
            <w:tcW w:w="0" w:type="auto"/>
          </w:tcPr>
          <w:p w14:paraId="59E788EE" w14:textId="77777777" w:rsidR="00B11855" w:rsidRPr="001F42D3" w:rsidRDefault="00B11855" w:rsidP="006B1888">
            <w:pPr>
              <w:pStyle w:val="TableEntry"/>
            </w:pPr>
          </w:p>
        </w:tc>
        <w:tc>
          <w:tcPr>
            <w:tcW w:w="0" w:type="auto"/>
          </w:tcPr>
          <w:p w14:paraId="227CE93B" w14:textId="77777777" w:rsidR="00B11855" w:rsidRPr="001F42D3" w:rsidRDefault="003D003E" w:rsidP="006B1888">
            <w:pPr>
              <w:pStyle w:val="TableEntry"/>
            </w:pPr>
            <w:r w:rsidRPr="001F42D3">
              <w:t>Priority - OBR</w:t>
            </w:r>
          </w:p>
        </w:tc>
      </w:tr>
      <w:tr w:rsidR="00C40FD5" w:rsidRPr="001F42D3" w14:paraId="068B3D65" w14:textId="77777777" w:rsidTr="00C10546">
        <w:trPr>
          <w:cantSplit/>
          <w:jc w:val="center"/>
        </w:trPr>
        <w:tc>
          <w:tcPr>
            <w:tcW w:w="1059" w:type="dxa"/>
          </w:tcPr>
          <w:p w14:paraId="498AF8D0" w14:textId="77777777" w:rsidR="00B11855" w:rsidRPr="001F42D3" w:rsidRDefault="003D003E" w:rsidP="006B1888">
            <w:pPr>
              <w:pStyle w:val="TableEntry"/>
            </w:pPr>
            <w:r w:rsidRPr="001F42D3">
              <w:t>6</w:t>
            </w:r>
          </w:p>
        </w:tc>
        <w:tc>
          <w:tcPr>
            <w:tcW w:w="990" w:type="dxa"/>
          </w:tcPr>
          <w:p w14:paraId="737828CA" w14:textId="77777777" w:rsidR="00B11855" w:rsidRPr="001F42D3" w:rsidRDefault="003D003E" w:rsidP="006B1888">
            <w:pPr>
              <w:pStyle w:val="TableEntry"/>
            </w:pPr>
            <w:r w:rsidRPr="001F42D3">
              <w:t>24</w:t>
            </w:r>
          </w:p>
        </w:tc>
        <w:tc>
          <w:tcPr>
            <w:tcW w:w="1196" w:type="dxa"/>
          </w:tcPr>
          <w:p w14:paraId="63C1B66E" w14:textId="77777777" w:rsidR="00B11855" w:rsidRPr="001F42D3" w:rsidRDefault="003D003E" w:rsidP="006B1888">
            <w:pPr>
              <w:pStyle w:val="TableEntry"/>
            </w:pPr>
            <w:r w:rsidRPr="001F42D3">
              <w:t>DTM</w:t>
            </w:r>
          </w:p>
        </w:tc>
        <w:tc>
          <w:tcPr>
            <w:tcW w:w="0" w:type="auto"/>
          </w:tcPr>
          <w:p w14:paraId="19808D47" w14:textId="77777777" w:rsidR="00B11855" w:rsidRPr="001F42D3" w:rsidRDefault="003D003E" w:rsidP="006B1888">
            <w:pPr>
              <w:pStyle w:val="TableEntry"/>
            </w:pPr>
            <w:r w:rsidRPr="001F42D3">
              <w:t>X</w:t>
            </w:r>
          </w:p>
        </w:tc>
        <w:tc>
          <w:tcPr>
            <w:tcW w:w="0" w:type="auto"/>
          </w:tcPr>
          <w:p w14:paraId="73B8A52C" w14:textId="77777777" w:rsidR="00B11855" w:rsidRPr="001F42D3" w:rsidRDefault="003D003E" w:rsidP="006B1888">
            <w:pPr>
              <w:pStyle w:val="TableEntry"/>
            </w:pPr>
            <w:r w:rsidRPr="001F42D3">
              <w:t>[0..0]</w:t>
            </w:r>
          </w:p>
        </w:tc>
        <w:tc>
          <w:tcPr>
            <w:tcW w:w="0" w:type="auto"/>
          </w:tcPr>
          <w:p w14:paraId="0DA574A9" w14:textId="77777777" w:rsidR="00B11855" w:rsidRPr="001F42D3" w:rsidRDefault="00B11855" w:rsidP="006B1888">
            <w:pPr>
              <w:pStyle w:val="TableEntry"/>
            </w:pPr>
          </w:p>
        </w:tc>
        <w:tc>
          <w:tcPr>
            <w:tcW w:w="0" w:type="auto"/>
          </w:tcPr>
          <w:p w14:paraId="1F792B9F" w14:textId="77777777" w:rsidR="00B11855" w:rsidRPr="001F42D3" w:rsidRDefault="003D003E" w:rsidP="006B1888">
            <w:pPr>
              <w:pStyle w:val="TableEntry"/>
            </w:pPr>
            <w:r w:rsidRPr="001F42D3">
              <w:t>Requested Date/Time</w:t>
            </w:r>
          </w:p>
        </w:tc>
      </w:tr>
      <w:tr w:rsidR="00C40FD5" w:rsidRPr="001F42D3" w14:paraId="0A2D6810" w14:textId="77777777" w:rsidTr="00C10546">
        <w:trPr>
          <w:cantSplit/>
          <w:jc w:val="center"/>
        </w:trPr>
        <w:tc>
          <w:tcPr>
            <w:tcW w:w="1059" w:type="dxa"/>
          </w:tcPr>
          <w:p w14:paraId="26BEFBDF" w14:textId="77777777" w:rsidR="00B11855" w:rsidRPr="001F42D3" w:rsidRDefault="003D003E" w:rsidP="006B1888">
            <w:pPr>
              <w:pStyle w:val="TableEntry"/>
            </w:pPr>
            <w:r w:rsidRPr="001F42D3">
              <w:t>7</w:t>
            </w:r>
          </w:p>
        </w:tc>
        <w:tc>
          <w:tcPr>
            <w:tcW w:w="990" w:type="dxa"/>
          </w:tcPr>
          <w:p w14:paraId="07D16BFD" w14:textId="77777777" w:rsidR="00B11855" w:rsidRPr="001F42D3" w:rsidRDefault="003D003E" w:rsidP="006B1888">
            <w:pPr>
              <w:pStyle w:val="TableEntry"/>
            </w:pPr>
            <w:r w:rsidRPr="001F42D3">
              <w:t>24</w:t>
            </w:r>
          </w:p>
        </w:tc>
        <w:tc>
          <w:tcPr>
            <w:tcW w:w="1196" w:type="dxa"/>
          </w:tcPr>
          <w:p w14:paraId="08287173" w14:textId="77777777" w:rsidR="00B11855" w:rsidRPr="001F42D3" w:rsidRDefault="003D003E" w:rsidP="006B1888">
            <w:pPr>
              <w:pStyle w:val="TableEntry"/>
            </w:pPr>
            <w:r w:rsidRPr="001F42D3">
              <w:t>DTM</w:t>
            </w:r>
          </w:p>
        </w:tc>
        <w:tc>
          <w:tcPr>
            <w:tcW w:w="0" w:type="auto"/>
          </w:tcPr>
          <w:p w14:paraId="12950685" w14:textId="77777777" w:rsidR="00B11855" w:rsidRPr="001F42D3" w:rsidRDefault="003D003E" w:rsidP="006B1888">
            <w:pPr>
              <w:pStyle w:val="TableEntry"/>
            </w:pPr>
            <w:r w:rsidRPr="001F42D3">
              <w:t>RE</w:t>
            </w:r>
          </w:p>
        </w:tc>
        <w:tc>
          <w:tcPr>
            <w:tcW w:w="0" w:type="auto"/>
          </w:tcPr>
          <w:p w14:paraId="7A27E990" w14:textId="77777777" w:rsidR="00B11855" w:rsidRPr="001F42D3" w:rsidRDefault="003D003E" w:rsidP="006B1888">
            <w:pPr>
              <w:pStyle w:val="TableEntry"/>
            </w:pPr>
            <w:r w:rsidRPr="001F42D3">
              <w:t>[0..1]</w:t>
            </w:r>
          </w:p>
        </w:tc>
        <w:tc>
          <w:tcPr>
            <w:tcW w:w="0" w:type="auto"/>
          </w:tcPr>
          <w:p w14:paraId="683843ED" w14:textId="77777777" w:rsidR="00B11855" w:rsidRPr="001F42D3" w:rsidRDefault="00B11855" w:rsidP="006B1888">
            <w:pPr>
              <w:pStyle w:val="TableEntry"/>
            </w:pPr>
          </w:p>
        </w:tc>
        <w:tc>
          <w:tcPr>
            <w:tcW w:w="0" w:type="auto"/>
          </w:tcPr>
          <w:p w14:paraId="5192DCCC" w14:textId="77777777" w:rsidR="00B11855" w:rsidRPr="001F42D3" w:rsidRDefault="003D003E" w:rsidP="006B1888">
            <w:pPr>
              <w:pStyle w:val="TableEntry"/>
            </w:pPr>
            <w:r w:rsidRPr="001F42D3">
              <w:t>Observation Date/Time</w:t>
            </w:r>
          </w:p>
        </w:tc>
      </w:tr>
      <w:tr w:rsidR="00C40FD5" w:rsidRPr="001F42D3" w14:paraId="7B8A84AB" w14:textId="77777777" w:rsidTr="00C10546">
        <w:trPr>
          <w:cantSplit/>
          <w:jc w:val="center"/>
        </w:trPr>
        <w:tc>
          <w:tcPr>
            <w:tcW w:w="1059" w:type="dxa"/>
          </w:tcPr>
          <w:p w14:paraId="0AFDDB26" w14:textId="77777777" w:rsidR="00B11855" w:rsidRPr="001F42D3" w:rsidRDefault="003D003E" w:rsidP="006B1888">
            <w:pPr>
              <w:pStyle w:val="TableEntry"/>
            </w:pPr>
            <w:r w:rsidRPr="001F42D3">
              <w:t>8</w:t>
            </w:r>
          </w:p>
        </w:tc>
        <w:tc>
          <w:tcPr>
            <w:tcW w:w="990" w:type="dxa"/>
          </w:tcPr>
          <w:p w14:paraId="47CCF029" w14:textId="77777777" w:rsidR="00B11855" w:rsidRPr="001F42D3" w:rsidRDefault="003D003E" w:rsidP="006B1888">
            <w:pPr>
              <w:pStyle w:val="TableEntry"/>
            </w:pPr>
            <w:r w:rsidRPr="001F42D3">
              <w:t>24</w:t>
            </w:r>
          </w:p>
        </w:tc>
        <w:tc>
          <w:tcPr>
            <w:tcW w:w="1196" w:type="dxa"/>
          </w:tcPr>
          <w:p w14:paraId="1C2626F2" w14:textId="77777777" w:rsidR="00B11855" w:rsidRPr="001F42D3" w:rsidRDefault="003D003E" w:rsidP="006B1888">
            <w:pPr>
              <w:pStyle w:val="TableEntry"/>
            </w:pPr>
            <w:r w:rsidRPr="001F42D3">
              <w:t>DTM</w:t>
            </w:r>
          </w:p>
        </w:tc>
        <w:tc>
          <w:tcPr>
            <w:tcW w:w="0" w:type="auto"/>
          </w:tcPr>
          <w:p w14:paraId="7EB0C16A" w14:textId="77777777" w:rsidR="00B11855" w:rsidRPr="001F42D3" w:rsidRDefault="003D003E" w:rsidP="006B1888">
            <w:pPr>
              <w:pStyle w:val="TableEntry"/>
            </w:pPr>
            <w:r w:rsidRPr="001F42D3">
              <w:t>RE</w:t>
            </w:r>
          </w:p>
        </w:tc>
        <w:tc>
          <w:tcPr>
            <w:tcW w:w="0" w:type="auto"/>
          </w:tcPr>
          <w:p w14:paraId="5DF905DA" w14:textId="77777777" w:rsidR="00B11855" w:rsidRPr="001F42D3" w:rsidRDefault="003D003E" w:rsidP="006B1888">
            <w:pPr>
              <w:pStyle w:val="TableEntry"/>
            </w:pPr>
            <w:r w:rsidRPr="001F42D3">
              <w:t>[0..1]</w:t>
            </w:r>
          </w:p>
        </w:tc>
        <w:tc>
          <w:tcPr>
            <w:tcW w:w="0" w:type="auto"/>
          </w:tcPr>
          <w:p w14:paraId="35627043" w14:textId="77777777" w:rsidR="00B11855" w:rsidRPr="001F42D3" w:rsidRDefault="00B11855" w:rsidP="006B1888">
            <w:pPr>
              <w:pStyle w:val="TableEntry"/>
            </w:pPr>
          </w:p>
        </w:tc>
        <w:tc>
          <w:tcPr>
            <w:tcW w:w="0" w:type="auto"/>
          </w:tcPr>
          <w:p w14:paraId="1C797BAE" w14:textId="77777777" w:rsidR="00B11855" w:rsidRPr="001F42D3" w:rsidRDefault="003D003E" w:rsidP="006B1888">
            <w:pPr>
              <w:pStyle w:val="TableEntry"/>
            </w:pPr>
            <w:r w:rsidRPr="001F42D3">
              <w:t>Observation End Date / Time</w:t>
            </w:r>
          </w:p>
        </w:tc>
      </w:tr>
      <w:tr w:rsidR="00C40FD5" w:rsidRPr="001F42D3" w14:paraId="3999FEBA" w14:textId="77777777" w:rsidTr="00C10546">
        <w:trPr>
          <w:cantSplit/>
          <w:jc w:val="center"/>
        </w:trPr>
        <w:tc>
          <w:tcPr>
            <w:tcW w:w="1059" w:type="dxa"/>
          </w:tcPr>
          <w:p w14:paraId="0C1098BF" w14:textId="77777777" w:rsidR="00B11855" w:rsidRPr="001F42D3" w:rsidRDefault="003D003E" w:rsidP="006B1888">
            <w:pPr>
              <w:pStyle w:val="TableEntry"/>
            </w:pPr>
            <w:r w:rsidRPr="001F42D3">
              <w:t>9</w:t>
            </w:r>
          </w:p>
        </w:tc>
        <w:tc>
          <w:tcPr>
            <w:tcW w:w="990" w:type="dxa"/>
          </w:tcPr>
          <w:p w14:paraId="73C09E57" w14:textId="77777777" w:rsidR="00B11855" w:rsidRPr="001F42D3" w:rsidRDefault="003D003E" w:rsidP="006B1888">
            <w:pPr>
              <w:pStyle w:val="TableEntry"/>
            </w:pPr>
            <w:r w:rsidRPr="001F42D3">
              <w:t>722</w:t>
            </w:r>
          </w:p>
        </w:tc>
        <w:tc>
          <w:tcPr>
            <w:tcW w:w="1196" w:type="dxa"/>
          </w:tcPr>
          <w:p w14:paraId="3F877055" w14:textId="77777777" w:rsidR="00B11855" w:rsidRPr="001F42D3" w:rsidRDefault="003D003E" w:rsidP="006B1888">
            <w:pPr>
              <w:pStyle w:val="TableEntry"/>
            </w:pPr>
            <w:r w:rsidRPr="001F42D3">
              <w:t>CQ</w:t>
            </w:r>
          </w:p>
        </w:tc>
        <w:tc>
          <w:tcPr>
            <w:tcW w:w="0" w:type="auto"/>
          </w:tcPr>
          <w:p w14:paraId="49ED491E" w14:textId="77777777" w:rsidR="00B11855" w:rsidRPr="001F42D3" w:rsidRDefault="003D003E" w:rsidP="006B1888">
            <w:pPr>
              <w:pStyle w:val="TableEntry"/>
            </w:pPr>
            <w:r w:rsidRPr="001F42D3">
              <w:t>X</w:t>
            </w:r>
          </w:p>
        </w:tc>
        <w:tc>
          <w:tcPr>
            <w:tcW w:w="0" w:type="auto"/>
          </w:tcPr>
          <w:p w14:paraId="2F1ACE61" w14:textId="77777777" w:rsidR="00B11855" w:rsidRPr="001F42D3" w:rsidRDefault="003D003E" w:rsidP="006B1888">
            <w:pPr>
              <w:pStyle w:val="TableEntry"/>
            </w:pPr>
            <w:r w:rsidRPr="001F42D3">
              <w:t>[0..0]</w:t>
            </w:r>
          </w:p>
        </w:tc>
        <w:tc>
          <w:tcPr>
            <w:tcW w:w="0" w:type="auto"/>
          </w:tcPr>
          <w:p w14:paraId="326C27D8" w14:textId="77777777" w:rsidR="00B11855" w:rsidRPr="001F42D3" w:rsidRDefault="00B11855" w:rsidP="006B1888">
            <w:pPr>
              <w:pStyle w:val="TableEntry"/>
            </w:pPr>
          </w:p>
        </w:tc>
        <w:tc>
          <w:tcPr>
            <w:tcW w:w="0" w:type="auto"/>
          </w:tcPr>
          <w:p w14:paraId="7A4163AE" w14:textId="77777777" w:rsidR="00B11855" w:rsidRPr="001F42D3" w:rsidRDefault="003D003E" w:rsidP="006B1888">
            <w:pPr>
              <w:pStyle w:val="TableEntry"/>
            </w:pPr>
            <w:r w:rsidRPr="001F42D3">
              <w:t>Collection Volume</w:t>
            </w:r>
          </w:p>
        </w:tc>
      </w:tr>
      <w:tr w:rsidR="00C40FD5" w:rsidRPr="001F42D3" w14:paraId="0EA33CEC" w14:textId="77777777" w:rsidTr="00C10546">
        <w:trPr>
          <w:cantSplit/>
          <w:jc w:val="center"/>
        </w:trPr>
        <w:tc>
          <w:tcPr>
            <w:tcW w:w="1059" w:type="dxa"/>
          </w:tcPr>
          <w:p w14:paraId="63CDEA6D" w14:textId="77777777" w:rsidR="00B11855" w:rsidRPr="001F42D3" w:rsidRDefault="003D003E" w:rsidP="006B1888">
            <w:pPr>
              <w:pStyle w:val="TableEntry"/>
            </w:pPr>
            <w:r w:rsidRPr="001F42D3">
              <w:t>10</w:t>
            </w:r>
          </w:p>
        </w:tc>
        <w:tc>
          <w:tcPr>
            <w:tcW w:w="990" w:type="dxa"/>
          </w:tcPr>
          <w:p w14:paraId="6DA75506" w14:textId="77777777" w:rsidR="00B11855" w:rsidRPr="001F42D3" w:rsidRDefault="003D003E" w:rsidP="006B1888">
            <w:pPr>
              <w:pStyle w:val="TableEntry"/>
            </w:pPr>
            <w:r w:rsidRPr="001F42D3">
              <w:t>3220</w:t>
            </w:r>
          </w:p>
        </w:tc>
        <w:tc>
          <w:tcPr>
            <w:tcW w:w="1196" w:type="dxa"/>
          </w:tcPr>
          <w:p w14:paraId="4775C9EE" w14:textId="77777777" w:rsidR="00B11855" w:rsidRPr="001F42D3" w:rsidRDefault="003D003E" w:rsidP="006B1888">
            <w:pPr>
              <w:pStyle w:val="TableEntry"/>
            </w:pPr>
            <w:r w:rsidRPr="001F42D3">
              <w:t>XCN</w:t>
            </w:r>
          </w:p>
        </w:tc>
        <w:tc>
          <w:tcPr>
            <w:tcW w:w="0" w:type="auto"/>
          </w:tcPr>
          <w:p w14:paraId="0CD087F4" w14:textId="77777777" w:rsidR="00B11855" w:rsidRPr="001F42D3" w:rsidRDefault="003D003E" w:rsidP="006B1888">
            <w:pPr>
              <w:pStyle w:val="TableEntry"/>
            </w:pPr>
            <w:r w:rsidRPr="001F42D3">
              <w:t>R2</w:t>
            </w:r>
          </w:p>
        </w:tc>
        <w:tc>
          <w:tcPr>
            <w:tcW w:w="0" w:type="auto"/>
          </w:tcPr>
          <w:p w14:paraId="36FC62F9" w14:textId="77777777" w:rsidR="00B11855" w:rsidRPr="001F42D3" w:rsidRDefault="003D003E" w:rsidP="006B1888">
            <w:pPr>
              <w:pStyle w:val="TableEntry"/>
            </w:pPr>
            <w:r w:rsidRPr="001F42D3">
              <w:t>[0..1]</w:t>
            </w:r>
          </w:p>
        </w:tc>
        <w:tc>
          <w:tcPr>
            <w:tcW w:w="0" w:type="auto"/>
          </w:tcPr>
          <w:p w14:paraId="0B6DC14D" w14:textId="77777777" w:rsidR="00B11855" w:rsidRPr="001F42D3" w:rsidRDefault="00B11855" w:rsidP="006B1888">
            <w:pPr>
              <w:pStyle w:val="TableEntry"/>
            </w:pPr>
          </w:p>
        </w:tc>
        <w:tc>
          <w:tcPr>
            <w:tcW w:w="0" w:type="auto"/>
          </w:tcPr>
          <w:p w14:paraId="0C9D6E75" w14:textId="77777777" w:rsidR="00B11855" w:rsidRPr="001F42D3" w:rsidRDefault="003D003E" w:rsidP="006B1888">
            <w:pPr>
              <w:pStyle w:val="TableEntry"/>
            </w:pPr>
            <w:r w:rsidRPr="001F42D3">
              <w:t>Collection Identifier</w:t>
            </w:r>
          </w:p>
        </w:tc>
      </w:tr>
    </w:tbl>
    <w:p w14:paraId="36EF2900" w14:textId="77777777" w:rsidR="00800492" w:rsidRPr="001F42D3" w:rsidRDefault="00800492" w:rsidP="00B34AEB">
      <w:pPr>
        <w:pStyle w:val="BodyText"/>
      </w:pPr>
    </w:p>
    <w:p w14:paraId="654A7DFC" w14:textId="1FD7DABC" w:rsidR="00B11855" w:rsidRPr="001F42D3" w:rsidRDefault="003D003E" w:rsidP="001422D4">
      <w:pPr>
        <w:pStyle w:val="HL7Field"/>
        <w:ind w:hanging="2"/>
      </w:pPr>
      <w:r w:rsidRPr="001F42D3">
        <w:t>OBR-1   Set ID OBR</w:t>
      </w:r>
    </w:p>
    <w:p w14:paraId="75D00B1A" w14:textId="77777777" w:rsidR="00B11855" w:rsidRPr="001F42D3" w:rsidRDefault="003D003E" w:rsidP="00A01166">
      <w:pPr>
        <w:pStyle w:val="HL7FieldIndent2"/>
        <w:ind w:left="0" w:hanging="2"/>
        <w:rPr>
          <w:noProof w:val="0"/>
        </w:rPr>
      </w:pPr>
      <w:r w:rsidRPr="001F42D3">
        <w:rPr>
          <w:noProof w:val="0"/>
        </w:rPr>
        <w:t>Definition: For the first order transmitted in each message, the sequence number shall be 1; for the second order, it shall be 2; and so on.</w:t>
      </w:r>
    </w:p>
    <w:p w14:paraId="4946ED7D" w14:textId="77777777" w:rsidR="00B11855" w:rsidRPr="001F42D3" w:rsidRDefault="003D003E" w:rsidP="001422D4">
      <w:pPr>
        <w:pStyle w:val="HL7Field"/>
        <w:ind w:hanging="2"/>
      </w:pPr>
      <w:r w:rsidRPr="001F42D3">
        <w:t>OBR-2   Placer Order Number</w:t>
      </w:r>
    </w:p>
    <w:p w14:paraId="4111B6CB" w14:textId="77777777" w:rsidR="00B11855" w:rsidRPr="001F42D3" w:rsidRDefault="003D003E" w:rsidP="00A01166">
      <w:pPr>
        <w:pStyle w:val="HL7FieldIndent2"/>
        <w:ind w:left="0" w:hanging="2"/>
        <w:rPr>
          <w:noProof w:val="0"/>
        </w:rPr>
      </w:pPr>
      <w:r w:rsidRPr="001F42D3">
        <w:rPr>
          <w:noProof w:val="0"/>
        </w:rPr>
        <w:t xml:space="preserve">Definition: This field has the Entity Identifier data type. The first component (EI-1, Entity Identifier) is a string that identifies an individual order (e.g., OBR). It is assigned by the placer (ordering application). It identifies an order uniquely among all orders from a particular ordering application. The second through fourth components contain the application ID of the placing application in the same form as the HD data type. The second component, Namespace ID, is a user-defined coded value that will be uniquely associated with an application. A given institution or group of intercommunicating institutions should establish a unique list of applications that may be potential placers and fillers and assign unique application IDs. The components are separated by component delimiters. </w:t>
      </w:r>
    </w:p>
    <w:p w14:paraId="5F9E502D" w14:textId="236FBB63" w:rsidR="00B11855" w:rsidRPr="001F42D3" w:rsidRDefault="003D003E" w:rsidP="00A01166">
      <w:pPr>
        <w:pStyle w:val="HL7FieldIndent2"/>
        <w:ind w:left="0" w:hanging="2"/>
        <w:rPr>
          <w:noProof w:val="0"/>
        </w:rPr>
      </w:pPr>
      <w:r w:rsidRPr="001F42D3">
        <w:rPr>
          <w:noProof w:val="0"/>
        </w:rPr>
        <w:t xml:space="preserve">This field is conditionally required as described in HL7, where the placer id may be sent in either the ORC or the OBR segment. If the observation is in response to an order, then the ordering application’s placer number and naming system should be returned here. </w:t>
      </w:r>
      <w:r w:rsidR="00BE286E" w:rsidRPr="001F42D3">
        <w:rPr>
          <w:noProof w:val="0"/>
        </w:rPr>
        <w:t>If there is no placer number from an ordering application, for example in a "standing" order that is documented as a hospital specific protocol, then the Device Observation Reporter will leave this field empty.</w:t>
      </w:r>
      <w:r w:rsidRPr="001F42D3">
        <w:rPr>
          <w:noProof w:val="0"/>
        </w:rPr>
        <w:t xml:space="preserve"> </w:t>
      </w:r>
    </w:p>
    <w:p w14:paraId="5776C4A9" w14:textId="4CE56D95" w:rsidR="00B11855" w:rsidRPr="001F42D3" w:rsidRDefault="003D003E" w:rsidP="00A01166">
      <w:pPr>
        <w:pStyle w:val="HL7FieldIndent2"/>
        <w:ind w:left="0" w:hanging="2"/>
        <w:rPr>
          <w:noProof w:val="0"/>
        </w:rPr>
      </w:pPr>
      <w:r w:rsidRPr="001F42D3">
        <w:rPr>
          <w:noProof w:val="0"/>
        </w:rPr>
        <w:t xml:space="preserve">The </w:t>
      </w:r>
      <w:r w:rsidR="007E67D4" w:rsidRPr="001F42D3">
        <w:rPr>
          <w:noProof w:val="0"/>
        </w:rPr>
        <w:t>DEV TF</w:t>
      </w:r>
      <w:r w:rsidRPr="001F42D3">
        <w:rPr>
          <w:noProof w:val="0"/>
        </w:rPr>
        <w:t xml:space="preserve"> requires at a minimum that Entity Identifier (EI-1) and Namespace ID (EI-2) be valued and recommends that the Namespace Id (EI-2) shall refer to the locally unique application identifier assigned to the Device Observation Reporter application implementing IHE PCD actors which fill the role of an ordering application such as the DOR. In order to avoid </w:t>
      </w:r>
      <w:r w:rsidRPr="001F42D3">
        <w:rPr>
          <w:noProof w:val="0"/>
        </w:rPr>
        <w:lastRenderedPageBreak/>
        <w:t>conflicting Ids in any context, it is desirable, though not required, that the assigning application be identified according to a Universal ID system by giving a value for Universal ID (EI-3) and Universal ID type (EI-4). If EI-3 and EI-4 are valued, then EI-2 (Namespace ID) is not required.</w:t>
      </w:r>
    </w:p>
    <w:p w14:paraId="026359F8" w14:textId="77777777" w:rsidR="00B11855" w:rsidRPr="001F42D3" w:rsidRDefault="003D003E" w:rsidP="00A01166">
      <w:pPr>
        <w:pStyle w:val="HL7FieldIndent2"/>
        <w:ind w:left="0" w:hanging="2"/>
        <w:rPr>
          <w:noProof w:val="0"/>
        </w:rPr>
      </w:pPr>
      <w:r w:rsidRPr="001F42D3">
        <w:rPr>
          <w:noProof w:val="0"/>
        </w:rPr>
        <w:t xml:space="preserve">See Appendix </w:t>
      </w:r>
      <w:r w:rsidR="00E7383E" w:rsidRPr="001F42D3">
        <w:rPr>
          <w:noProof w:val="0"/>
        </w:rPr>
        <w:t>C.5 EI</w:t>
      </w:r>
      <w:r w:rsidRPr="001F42D3">
        <w:rPr>
          <w:noProof w:val="0"/>
        </w:rPr>
        <w:t xml:space="preserve"> Data Type for further information. </w:t>
      </w:r>
    </w:p>
    <w:p w14:paraId="387F3904" w14:textId="28F7DC1B" w:rsidR="00B11855" w:rsidRPr="001F42D3" w:rsidRDefault="003D003E" w:rsidP="00A0116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 xml:space="preserve">V2.6 Section 7.4.1.2 for details. The </w:t>
      </w:r>
      <w:r w:rsidR="007E67D4" w:rsidRPr="001F42D3">
        <w:rPr>
          <w:noProof w:val="0"/>
        </w:rPr>
        <w:t>DEV TF</w:t>
      </w:r>
      <w:r w:rsidRPr="001F42D3">
        <w:rPr>
          <w:noProof w:val="0"/>
        </w:rPr>
        <w:t xml:space="preserve"> does not further constrain this field.</w:t>
      </w:r>
    </w:p>
    <w:p w14:paraId="03BB1198" w14:textId="77777777" w:rsidR="00B11855" w:rsidRPr="001F42D3" w:rsidRDefault="003D003E" w:rsidP="005C1693">
      <w:pPr>
        <w:pStyle w:val="BodyText"/>
      </w:pPr>
      <w:r w:rsidRPr="001F42D3">
        <w:rPr>
          <w:b/>
          <w:bCs/>
        </w:rPr>
        <w:t>OBR-3   Filler Order Number</w:t>
      </w:r>
    </w:p>
    <w:p w14:paraId="3A9EB51B" w14:textId="77777777" w:rsidR="00B11855" w:rsidRPr="001F42D3" w:rsidRDefault="003D003E" w:rsidP="005C1693">
      <w:pPr>
        <w:pStyle w:val="BodyText"/>
      </w:pPr>
      <w:r w:rsidRPr="001F42D3">
        <w:t>Definition: This field is the order number associated with the filling application. This is a permanent identifier for an order and its associated observations. It is a special case of the Entity Identifier data type. The first component (EI-1, Entity Identifier) is a string that identifies an order detail segment (e.g., OBR). It is assigned by the order filler (receiving) application. This string must uniquely identify the order (as specified in the order detail segment) from other orders in a particular filling application (e.g., patient monitoring gateway). This uniqueness must persist over time. The second through fourth components contain the filler application ID, in the form of the HD data type. The second component (Namespace ID, EI-2) is a user-defined coded value that uniquely defines the application from other applications on the network. The Namespace ID of the filler order number always identifies the actual filler of an order.</w:t>
      </w:r>
    </w:p>
    <w:p w14:paraId="7596B22F" w14:textId="1B506115" w:rsidR="00B11855" w:rsidRPr="001F42D3" w:rsidRDefault="003D003E" w:rsidP="005C1693">
      <w:pPr>
        <w:pStyle w:val="BodyText"/>
      </w:pPr>
      <w:r w:rsidRPr="001F42D3">
        <w:t xml:space="preserve">The </w:t>
      </w:r>
      <w:r w:rsidR="007E67D4" w:rsidRPr="001F42D3">
        <w:t>DEV TF</w:t>
      </w:r>
      <w:r w:rsidRPr="001F42D3">
        <w:t xml:space="preserve"> requires that the Universal ID (EI-3) be valued with a Unique ID for the application identifier assigned to the application implementing IHE actors supporting the role of an order filler such as the DOR (Device Observation Reporter). The Universal ID Type (EI-4) shall be valued with the appropriate type notation corresponding to the Unique ID. The preferred Universal ID type for IHE PCD is the EUI-64 code. The Universal ID type (EI-4) is then "EUI-64". In cases where an EUI-64 is not available, less preferred Universal IDs for the application may be used as detailed in Appendix C.5 EI Data Type. For compatibility with older receiving systems, the </w:t>
      </w:r>
      <w:r w:rsidR="007E67D4" w:rsidRPr="001F42D3">
        <w:t>DEV TF</w:t>
      </w:r>
      <w:r w:rsidRPr="001F42D3">
        <w:t xml:space="preserve"> recommends that the Entity Identifier (EI-1) be valued with a duplicate of the Universal ID as in EI-3. The Namespace ID (EI-2) is not required but for backward compatibility may be valued with a "legacy" locally unique identifier for the filler application.</w:t>
      </w:r>
    </w:p>
    <w:p w14:paraId="1AEFE133" w14:textId="71478717" w:rsidR="00E83F03" w:rsidRPr="001F42D3" w:rsidRDefault="00E83F03" w:rsidP="005C1693">
      <w:pPr>
        <w:pStyle w:val="BodyText"/>
        <w:rPr>
          <w:szCs w:val="24"/>
        </w:rPr>
      </w:pPr>
      <w:r w:rsidRPr="001F42D3">
        <w:t xml:space="preserve">In the transactions of the Alert Communication Management Profile ([PCD-04], [PCD-05],[PCD-06], [PCD-07]), the EI data type value in the case of [PCD-04] and [PCD-05] </w:t>
      </w:r>
      <w:r w:rsidRPr="001F42D3">
        <w:rPr>
          <w:szCs w:val="24"/>
        </w:rPr>
        <w:t xml:space="preserve">transactions which are HL7 v2 based and the alert identifier in the case of [PCD-06] and [PCD-07] transactions which are WCTP based serves as the unique alert instance identifier for status updates to an alert indication identified in the Filler Assigned Identifier component of the OBR-29.2 Parent field. This value </w:t>
      </w:r>
      <w:r w:rsidRPr="001F42D3">
        <w:rPr>
          <w:i/>
          <w:szCs w:val="24"/>
        </w:rPr>
        <w:t>shall</w:t>
      </w:r>
      <w:r w:rsidRPr="001F42D3">
        <w:rPr>
          <w:szCs w:val="24"/>
        </w:rPr>
        <w:t xml:space="preserve"> be a fully described actor instance unique (EI an</w:t>
      </w:r>
      <w:r w:rsidR="00F5584B" w:rsidRPr="001F42D3">
        <w:rPr>
          <w:szCs w:val="24"/>
        </w:rPr>
        <w:t>d</w:t>
      </w:r>
      <w:r w:rsidRPr="001F42D3">
        <w:rPr>
          <w:szCs w:val="24"/>
        </w:rPr>
        <w:t xml:space="preserve"> HD data type conformant value) and is assigned by the Alert Source and is used by system actors to associate updates to a particular alert identified by the Filler Assigned Identifier component of the OBR-29.2 Parent field. </w:t>
      </w:r>
    </w:p>
    <w:p w14:paraId="153A95EF" w14:textId="2A371765" w:rsidR="00E83F03" w:rsidRPr="005C1693" w:rsidRDefault="00E83F03" w:rsidP="005C1693">
      <w:pPr>
        <w:pStyle w:val="BodyText"/>
      </w:pPr>
      <w:r w:rsidRPr="001F42D3">
        <w:t xml:space="preserve">For the [PCD-04] transactions where the alert phase is indicated as start, start_only, or present the Filler Assigned Identifier component of the OBR-29 Parent field </w:t>
      </w:r>
      <w:r w:rsidRPr="001F42D3">
        <w:rPr>
          <w:i/>
        </w:rPr>
        <w:t>shall</w:t>
      </w:r>
      <w:r w:rsidRPr="001F42D3">
        <w:t xml:space="preserve"> be empty. Absence of a value in component OBR-29.2 Filler Assigned Identifier </w:t>
      </w:r>
      <w:r w:rsidRPr="001F42D3">
        <w:rPr>
          <w:i/>
        </w:rPr>
        <w:t>shall</w:t>
      </w:r>
      <w:r w:rsidRPr="001F42D3">
        <w:t xml:space="preserve"> not be used as indicative of the PCD-04 transaction as being the initial alert</w:t>
      </w:r>
      <w:r w:rsidR="001F42D3">
        <w:t xml:space="preserve">. </w:t>
      </w:r>
      <w:r w:rsidRPr="001F42D3">
        <w:t xml:space="preserve">Initial PCD-04 Report Alert identification </w:t>
      </w:r>
      <w:r w:rsidRPr="001F42D3">
        <w:rPr>
          <w:i/>
        </w:rPr>
        <w:t>shall</w:t>
      </w:r>
      <w:r w:rsidRPr="001F42D3">
        <w:t xml:space="preserve"> be through the alert phase indication</w:t>
      </w:r>
      <w:r w:rsidR="001F42D3">
        <w:t xml:space="preserve">. </w:t>
      </w:r>
      <w:r w:rsidRPr="001F42D3">
        <w:t xml:space="preserve">For [PCD-04] transactions where alert phase is not start, </w:t>
      </w:r>
      <w:r w:rsidRPr="001F42D3">
        <w:lastRenderedPageBreak/>
        <w:t xml:space="preserve">start_only, or present, the Filler Assigned Identifier component OBR-29.2 Parent </w:t>
      </w:r>
      <w:r w:rsidRPr="001F42D3">
        <w:rPr>
          <w:i/>
        </w:rPr>
        <w:t>shall</w:t>
      </w:r>
      <w:r w:rsidRPr="001F42D3">
        <w:t xml:space="preserve"> contain the value from OBR-3 Filler Order Number of the [PCD-04] where alert phase was start, start_only, or resent (while conforming to the value delimiters for the transition from component in OBR-3 to subcomponent in OBR-29.2). This permits the Alert Manager (AM) and Alert Consumer (ACON) Actors to associate all subsequent [PCD-04] transactions, such alert phase updates, alarm status updates, or alarm inactivation state values with the identification of the original [PCD-04] transaction.</w:t>
      </w:r>
    </w:p>
    <w:p w14:paraId="0396B530" w14:textId="1E893EA8" w:rsidR="00E83F03" w:rsidRPr="001F42D3" w:rsidRDefault="00E83F03" w:rsidP="005C1693">
      <w:pPr>
        <w:pStyle w:val="BodyText"/>
      </w:pPr>
      <w:r w:rsidRPr="001F42D3">
        <w:t xml:space="preserve">For an Alert Reporter (AR) </w:t>
      </w:r>
      <w:r w:rsidR="00277D6B">
        <w:t>Actor</w:t>
      </w:r>
      <w:r w:rsidRPr="001F42D3">
        <w:t xml:space="preserve"> to match a received [PCD-05] to the [PCD-04] that the AR sent to originate the alert the sub-components of OBR-29.2 of the received [PCD-05] shall respectively be compared with components of OBR-3 of the sent [PCD-04]</w:t>
      </w:r>
      <w:r w:rsidR="001F42D3">
        <w:t xml:space="preserve">. </w:t>
      </w:r>
      <w:r w:rsidRPr="001F42D3">
        <w:t>The contents of OBR-3 are at the component level</w:t>
      </w:r>
      <w:r w:rsidR="001F42D3">
        <w:t xml:space="preserve">. </w:t>
      </w:r>
      <w:r w:rsidRPr="001F42D3">
        <w:t>The contents of OBR-29.2 are at the sub-component level</w:t>
      </w:r>
      <w:r w:rsidR="001F42D3">
        <w:t xml:space="preserve">. </w:t>
      </w:r>
      <w:r w:rsidRPr="001F42D3">
        <w:t>Due to the difference in delimiters and positioning a simple string compare of field content is not sufficient</w:t>
      </w:r>
      <w:r w:rsidR="001F42D3">
        <w:t xml:space="preserve">. </w:t>
      </w:r>
      <w:r w:rsidRPr="001F42D3">
        <w:t>Both values are EI data types and all parts of the data type shall be compared for equality, including absence of lower level parts.</w:t>
      </w:r>
    </w:p>
    <w:p w14:paraId="47B1B13A" w14:textId="77777777" w:rsidR="00E83F03" w:rsidRPr="001F42D3" w:rsidRDefault="00E83F03" w:rsidP="00E83F03">
      <w:pPr>
        <w:pStyle w:val="Default"/>
      </w:pPr>
    </w:p>
    <w:p w14:paraId="06E8E028" w14:textId="311B2E68" w:rsidR="00E83F03" w:rsidRPr="001F42D3" w:rsidRDefault="00E83F03" w:rsidP="005C1693">
      <w:pPr>
        <w:pStyle w:val="BodyText"/>
      </w:pPr>
      <w:r w:rsidRPr="001F42D3">
        <w:t>&lt;Entity Identifier (ST)&gt;</w:t>
      </w:r>
    </w:p>
    <w:p w14:paraId="2EEC0918" w14:textId="77777777" w:rsidR="00E83F03" w:rsidRPr="001F42D3" w:rsidRDefault="00E83F03" w:rsidP="005C1693">
      <w:pPr>
        <w:pStyle w:val="BodyText"/>
      </w:pPr>
      <w:r w:rsidRPr="001F42D3">
        <w:t>&lt;Namespace ID (IS)&gt;</w:t>
      </w:r>
    </w:p>
    <w:p w14:paraId="302597CA" w14:textId="77777777" w:rsidR="00E83F03" w:rsidRPr="001F42D3" w:rsidRDefault="00E83F03" w:rsidP="005C1693">
      <w:pPr>
        <w:pStyle w:val="BodyText"/>
      </w:pPr>
      <w:r w:rsidRPr="001F42D3">
        <w:t>&lt;Universal ID (ST)&gt;</w:t>
      </w:r>
    </w:p>
    <w:p w14:paraId="2D3CF175" w14:textId="77777777" w:rsidR="00E83F03" w:rsidRPr="001F42D3" w:rsidRDefault="00E83F03" w:rsidP="005C1693">
      <w:pPr>
        <w:pStyle w:val="BodyText"/>
      </w:pPr>
      <w:r w:rsidRPr="001F42D3">
        <w:t>&lt;Universal ID Type (ID)&gt;</w:t>
      </w:r>
    </w:p>
    <w:p w14:paraId="46C9B36C" w14:textId="77777777" w:rsidR="00E83F03" w:rsidRPr="001F42D3" w:rsidRDefault="00E83F03" w:rsidP="005C1693">
      <w:pPr>
        <w:pStyle w:val="TableTitle"/>
      </w:pPr>
      <w:r w:rsidRPr="001F42D3">
        <w:t>Table B.7-2: ACM Alert Identifier Coordination Across HL7 Transactions</w:t>
      </w:r>
    </w:p>
    <w:tbl>
      <w:tblPr>
        <w:tblStyle w:val="TableGrid"/>
        <w:tblW w:w="9095" w:type="dxa"/>
        <w:jc w:val="center"/>
        <w:tblLook w:val="04A0" w:firstRow="1" w:lastRow="0" w:firstColumn="1" w:lastColumn="0" w:noHBand="0" w:noVBand="1"/>
      </w:tblPr>
      <w:tblGrid>
        <w:gridCol w:w="2027"/>
        <w:gridCol w:w="2216"/>
        <w:gridCol w:w="2217"/>
        <w:gridCol w:w="2635"/>
      </w:tblGrid>
      <w:tr w:rsidR="00E83F03" w:rsidRPr="001F42D3" w14:paraId="3234E6E3" w14:textId="77777777" w:rsidTr="005C1693">
        <w:trPr>
          <w:jc w:val="center"/>
        </w:trPr>
        <w:tc>
          <w:tcPr>
            <w:tcW w:w="2026" w:type="dxa"/>
            <w:shd w:val="clear" w:color="auto" w:fill="D9D9D9" w:themeFill="background1" w:themeFillShade="D9"/>
          </w:tcPr>
          <w:p w14:paraId="42F4FEFD" w14:textId="77777777" w:rsidR="00E83F03" w:rsidRPr="001F42D3" w:rsidRDefault="00E83F03" w:rsidP="005C1693">
            <w:pPr>
              <w:pStyle w:val="TableEntryHeader"/>
            </w:pPr>
            <w:r w:rsidRPr="001F42D3">
              <w:t>Transaction</w:t>
            </w:r>
          </w:p>
        </w:tc>
        <w:tc>
          <w:tcPr>
            <w:tcW w:w="2216" w:type="dxa"/>
            <w:shd w:val="clear" w:color="auto" w:fill="D9D9D9" w:themeFill="background1" w:themeFillShade="D9"/>
          </w:tcPr>
          <w:p w14:paraId="4BE7180F" w14:textId="77777777" w:rsidR="00E83F03" w:rsidRPr="001F42D3" w:rsidRDefault="00E83F03" w:rsidP="005C1693">
            <w:pPr>
              <w:pStyle w:val="TableEntryHeader"/>
            </w:pPr>
            <w:r w:rsidRPr="001F42D3">
              <w:t>Alert Phase</w:t>
            </w:r>
          </w:p>
        </w:tc>
        <w:tc>
          <w:tcPr>
            <w:tcW w:w="2217" w:type="dxa"/>
            <w:shd w:val="clear" w:color="auto" w:fill="D9D9D9" w:themeFill="background1" w:themeFillShade="D9"/>
          </w:tcPr>
          <w:p w14:paraId="7B92E3B8" w14:textId="77777777" w:rsidR="00E83F03" w:rsidRPr="001F42D3" w:rsidRDefault="00E83F03" w:rsidP="005C1693">
            <w:pPr>
              <w:pStyle w:val="TableEntryHeader"/>
            </w:pPr>
            <w:r w:rsidRPr="001F42D3">
              <w:t>OBR-3</w:t>
            </w:r>
          </w:p>
          <w:p w14:paraId="4D36F5BD" w14:textId="77777777" w:rsidR="00E83F03" w:rsidRPr="001F42D3" w:rsidRDefault="00E83F03" w:rsidP="005C1693">
            <w:pPr>
              <w:pStyle w:val="TableEntryHeader"/>
            </w:pPr>
            <w:r w:rsidRPr="001F42D3">
              <w:t>(EI data type at component level)</w:t>
            </w:r>
          </w:p>
        </w:tc>
        <w:tc>
          <w:tcPr>
            <w:tcW w:w="2635" w:type="dxa"/>
            <w:shd w:val="clear" w:color="auto" w:fill="D9D9D9" w:themeFill="background1" w:themeFillShade="D9"/>
          </w:tcPr>
          <w:p w14:paraId="507E4314" w14:textId="77777777" w:rsidR="00E83F03" w:rsidRPr="001F42D3" w:rsidRDefault="00E83F03" w:rsidP="005C1693">
            <w:pPr>
              <w:pStyle w:val="TableEntryHeader"/>
            </w:pPr>
            <w:r w:rsidRPr="001F42D3">
              <w:t>OBR-29.2</w:t>
            </w:r>
          </w:p>
          <w:p w14:paraId="16E033EE" w14:textId="77777777" w:rsidR="00E83F03" w:rsidRPr="001F42D3" w:rsidRDefault="00E83F03" w:rsidP="005C1693">
            <w:pPr>
              <w:pStyle w:val="TableEntryHeader"/>
            </w:pPr>
            <w:r w:rsidRPr="001F42D3">
              <w:t>(EI data type at sub-component level)</w:t>
            </w:r>
          </w:p>
        </w:tc>
      </w:tr>
      <w:tr w:rsidR="00E83F03" w:rsidRPr="001F42D3" w14:paraId="3F8973A7" w14:textId="77777777" w:rsidTr="00234EAB">
        <w:trPr>
          <w:jc w:val="center"/>
        </w:trPr>
        <w:tc>
          <w:tcPr>
            <w:tcW w:w="2026" w:type="dxa"/>
          </w:tcPr>
          <w:p w14:paraId="328A597F" w14:textId="77777777" w:rsidR="00E83F03" w:rsidRPr="001F42D3" w:rsidRDefault="00E83F03" w:rsidP="005C1693">
            <w:pPr>
              <w:pStyle w:val="TableEntry"/>
            </w:pPr>
            <w:r w:rsidRPr="001F42D3">
              <w:t>PCD-04 Report Alert</w:t>
            </w:r>
          </w:p>
          <w:p w14:paraId="00983E79" w14:textId="77777777" w:rsidR="00E83F03" w:rsidRPr="001F42D3" w:rsidRDefault="00E83F03" w:rsidP="005C1693">
            <w:pPr>
              <w:pStyle w:val="TableEntry"/>
            </w:pPr>
            <w:r w:rsidRPr="001F42D3">
              <w:t>Initial alert indication</w:t>
            </w:r>
          </w:p>
        </w:tc>
        <w:tc>
          <w:tcPr>
            <w:tcW w:w="2216" w:type="dxa"/>
          </w:tcPr>
          <w:p w14:paraId="6BA1598F" w14:textId="77777777" w:rsidR="00E83F03" w:rsidRPr="001F42D3" w:rsidRDefault="00E83F03" w:rsidP="005C1693">
            <w:pPr>
              <w:pStyle w:val="TableEntry"/>
            </w:pPr>
            <w:r w:rsidRPr="001F42D3">
              <w:t>start, start_only, present</w:t>
            </w:r>
          </w:p>
        </w:tc>
        <w:tc>
          <w:tcPr>
            <w:tcW w:w="2217" w:type="dxa"/>
          </w:tcPr>
          <w:p w14:paraId="27F5A63B" w14:textId="77777777" w:rsidR="00E83F03" w:rsidRPr="001F42D3" w:rsidRDefault="00E83F03" w:rsidP="005C1693">
            <w:pPr>
              <w:pStyle w:val="TableEntry"/>
            </w:pPr>
            <w:r w:rsidRPr="001F42D3">
              <w:t>Alert instance identifier</w:t>
            </w:r>
          </w:p>
        </w:tc>
        <w:tc>
          <w:tcPr>
            <w:tcW w:w="2635" w:type="dxa"/>
          </w:tcPr>
          <w:p w14:paraId="15F6FE60" w14:textId="77777777" w:rsidR="00E83F03" w:rsidRPr="001F42D3" w:rsidRDefault="00E83F03" w:rsidP="005C1693">
            <w:pPr>
              <w:pStyle w:val="TableEntry"/>
            </w:pPr>
            <w:r w:rsidRPr="001F42D3">
              <w:rPr>
                <w:i/>
              </w:rPr>
              <w:t>Shall</w:t>
            </w:r>
            <w:r w:rsidRPr="001F42D3">
              <w:t xml:space="preserve"> be empty</w:t>
            </w:r>
          </w:p>
        </w:tc>
      </w:tr>
      <w:tr w:rsidR="00E83F03" w:rsidRPr="001F42D3" w14:paraId="343D9D26" w14:textId="77777777" w:rsidTr="00234EAB">
        <w:trPr>
          <w:jc w:val="center"/>
        </w:trPr>
        <w:tc>
          <w:tcPr>
            <w:tcW w:w="2026" w:type="dxa"/>
          </w:tcPr>
          <w:p w14:paraId="1726B226" w14:textId="77777777" w:rsidR="00E83F03" w:rsidRPr="001F42D3" w:rsidRDefault="00E83F03" w:rsidP="005C1693">
            <w:pPr>
              <w:pStyle w:val="TableEntry"/>
            </w:pPr>
            <w:r w:rsidRPr="001F42D3">
              <w:t>PCD-04 Report Alert</w:t>
            </w:r>
          </w:p>
          <w:p w14:paraId="428D2589" w14:textId="77777777" w:rsidR="00E83F03" w:rsidRPr="001F42D3" w:rsidRDefault="00E83F03" w:rsidP="005C1693">
            <w:pPr>
              <w:pStyle w:val="TableEntry"/>
            </w:pPr>
            <w:r w:rsidRPr="001F42D3">
              <w:t>Alert update</w:t>
            </w:r>
          </w:p>
        </w:tc>
        <w:tc>
          <w:tcPr>
            <w:tcW w:w="2216" w:type="dxa"/>
          </w:tcPr>
          <w:p w14:paraId="3BE5C86B" w14:textId="77777777" w:rsidR="00E83F03" w:rsidRPr="001F42D3" w:rsidRDefault="00E83F03" w:rsidP="005C1693">
            <w:pPr>
              <w:pStyle w:val="TableEntry"/>
            </w:pPr>
            <w:r w:rsidRPr="001F42D3">
              <w:t>other than start, start_only, present</w:t>
            </w:r>
          </w:p>
        </w:tc>
        <w:tc>
          <w:tcPr>
            <w:tcW w:w="2217" w:type="dxa"/>
          </w:tcPr>
          <w:p w14:paraId="79468DEE" w14:textId="77777777" w:rsidR="00E83F03" w:rsidRPr="001F42D3" w:rsidRDefault="00E83F03" w:rsidP="005C1693">
            <w:pPr>
              <w:pStyle w:val="TableEntry"/>
            </w:pPr>
            <w:r w:rsidRPr="001F42D3">
              <w:t>Alert update identifier</w:t>
            </w:r>
          </w:p>
        </w:tc>
        <w:tc>
          <w:tcPr>
            <w:tcW w:w="2635" w:type="dxa"/>
          </w:tcPr>
          <w:p w14:paraId="22BFD43B" w14:textId="77777777" w:rsidR="00E83F03" w:rsidRPr="001F42D3" w:rsidRDefault="00E83F03" w:rsidP="005C1693">
            <w:pPr>
              <w:pStyle w:val="TableEntry"/>
            </w:pPr>
            <w:r w:rsidRPr="001F42D3">
              <w:t>Alert instance identifier from Initial alert indication</w:t>
            </w:r>
          </w:p>
        </w:tc>
      </w:tr>
      <w:tr w:rsidR="00E83F03" w:rsidRPr="001F42D3" w14:paraId="0E66EA5A" w14:textId="77777777" w:rsidTr="00234EAB">
        <w:trPr>
          <w:jc w:val="center"/>
        </w:trPr>
        <w:tc>
          <w:tcPr>
            <w:tcW w:w="2026" w:type="dxa"/>
          </w:tcPr>
          <w:p w14:paraId="3AC279BF" w14:textId="77777777" w:rsidR="00E83F03" w:rsidRPr="001F42D3" w:rsidRDefault="00E83F03" w:rsidP="005C1693">
            <w:pPr>
              <w:pStyle w:val="TableEntry"/>
            </w:pPr>
            <w:r w:rsidRPr="001F42D3">
              <w:t>PCD-05 Report Alert Status</w:t>
            </w:r>
          </w:p>
          <w:p w14:paraId="51C55E0A" w14:textId="77777777" w:rsidR="00E83F03" w:rsidRPr="001F42D3" w:rsidRDefault="00E83F03" w:rsidP="005C1693">
            <w:pPr>
              <w:pStyle w:val="TableEntry"/>
            </w:pPr>
            <w:r w:rsidRPr="001F42D3">
              <w:t>All occurrences</w:t>
            </w:r>
          </w:p>
        </w:tc>
        <w:tc>
          <w:tcPr>
            <w:tcW w:w="2216" w:type="dxa"/>
          </w:tcPr>
          <w:p w14:paraId="1BB594AE" w14:textId="77777777" w:rsidR="00E83F03" w:rsidRPr="001F42D3" w:rsidRDefault="00E83F03" w:rsidP="005C1693">
            <w:pPr>
              <w:pStyle w:val="TableEntry"/>
            </w:pPr>
            <w:r w:rsidRPr="001F42D3">
              <w:t>All phase indications</w:t>
            </w:r>
          </w:p>
        </w:tc>
        <w:tc>
          <w:tcPr>
            <w:tcW w:w="2217" w:type="dxa"/>
          </w:tcPr>
          <w:p w14:paraId="20159208" w14:textId="77777777" w:rsidR="00E83F03" w:rsidRPr="001F42D3" w:rsidRDefault="00E83F03" w:rsidP="005C1693">
            <w:pPr>
              <w:pStyle w:val="TableEntry"/>
            </w:pPr>
            <w:r w:rsidRPr="001F42D3">
              <w:t>PCD-05 unique identifier associated with the instance PCD-05 transaction</w:t>
            </w:r>
          </w:p>
        </w:tc>
        <w:tc>
          <w:tcPr>
            <w:tcW w:w="2635" w:type="dxa"/>
          </w:tcPr>
          <w:p w14:paraId="769006EF" w14:textId="77777777" w:rsidR="00E83F03" w:rsidRPr="001F42D3" w:rsidRDefault="00E83F03" w:rsidP="005C1693">
            <w:pPr>
              <w:pStyle w:val="TableEntry"/>
            </w:pPr>
            <w:r w:rsidRPr="001F42D3">
              <w:t>Alert instance identifier from Initial alert indication</w:t>
            </w:r>
          </w:p>
        </w:tc>
      </w:tr>
    </w:tbl>
    <w:p w14:paraId="1D3924FC" w14:textId="77777777" w:rsidR="00E83F03" w:rsidRPr="001F42D3" w:rsidRDefault="00E83F03" w:rsidP="00E83F03">
      <w:pPr>
        <w:pStyle w:val="Default"/>
        <w:rPr>
          <w:sz w:val="23"/>
          <w:szCs w:val="23"/>
        </w:rPr>
      </w:pPr>
    </w:p>
    <w:p w14:paraId="344CAA6B" w14:textId="5BB56903" w:rsidR="00E83F03" w:rsidRPr="001F42D3" w:rsidRDefault="00E83F03" w:rsidP="005C1693">
      <w:pPr>
        <w:pStyle w:val="BodyText"/>
      </w:pPr>
      <w:r w:rsidRPr="001F42D3">
        <w:t>The ACM AM and AC actors interoperate using the WCTP protocol and not HL7</w:t>
      </w:r>
      <w:r w:rsidR="001F42D3">
        <w:t xml:space="preserve">. </w:t>
      </w:r>
      <w:r w:rsidRPr="001F42D3">
        <w:t>WCTP protocol message ID utilizes a different system-to-system unique identifier basis than does HL7</w:t>
      </w:r>
      <w:r w:rsidR="001F42D3">
        <w:t xml:space="preserve">. </w:t>
      </w:r>
      <w:r w:rsidRPr="001F42D3">
        <w:t>Just as HL7 the WCTP protocol has its own requirements for unique parent to child message identification for initiation/submit/update (messageID and transactionID) and unique message identification for response/status update/reply  (responseToMessageID and transactionID).</w:t>
      </w:r>
    </w:p>
    <w:p w14:paraId="3D4A72C6" w14:textId="77777777" w:rsidR="00E83F03" w:rsidRPr="001F42D3" w:rsidRDefault="00E83F03" w:rsidP="005C1693">
      <w:pPr>
        <w:pStyle w:val="TableTitle"/>
      </w:pPr>
      <w:r w:rsidRPr="001F42D3">
        <w:lastRenderedPageBreak/>
        <w:t>Table B.7-3: ACM Alert_Identifier Coordination Across WCTP Transactions</w:t>
      </w:r>
    </w:p>
    <w:tbl>
      <w:tblPr>
        <w:tblStyle w:val="TableGrid"/>
        <w:tblW w:w="9575" w:type="dxa"/>
        <w:jc w:val="center"/>
        <w:tblLook w:val="04A0" w:firstRow="1" w:lastRow="0" w:firstColumn="1" w:lastColumn="0" w:noHBand="0" w:noVBand="1"/>
      </w:tblPr>
      <w:tblGrid>
        <w:gridCol w:w="1665"/>
        <w:gridCol w:w="1578"/>
        <w:gridCol w:w="1717"/>
        <w:gridCol w:w="4615"/>
      </w:tblGrid>
      <w:tr w:rsidR="00E83F03" w:rsidRPr="001F42D3" w14:paraId="73562954" w14:textId="77777777" w:rsidTr="005C1693">
        <w:trPr>
          <w:tblHeader/>
          <w:jc w:val="center"/>
        </w:trPr>
        <w:tc>
          <w:tcPr>
            <w:tcW w:w="1664" w:type="dxa"/>
            <w:shd w:val="clear" w:color="auto" w:fill="D9D9D9" w:themeFill="background1" w:themeFillShade="D9"/>
          </w:tcPr>
          <w:p w14:paraId="6C21E7AD" w14:textId="77777777" w:rsidR="00E83F03" w:rsidRPr="001F42D3" w:rsidRDefault="00E83F03" w:rsidP="005C1693">
            <w:pPr>
              <w:pStyle w:val="TableEntryHeader"/>
            </w:pPr>
            <w:r w:rsidRPr="001F42D3">
              <w:t>Transaction</w:t>
            </w:r>
          </w:p>
        </w:tc>
        <w:tc>
          <w:tcPr>
            <w:tcW w:w="1578" w:type="dxa"/>
            <w:shd w:val="clear" w:color="auto" w:fill="D9D9D9" w:themeFill="background1" w:themeFillShade="D9"/>
          </w:tcPr>
          <w:p w14:paraId="6BC1B834" w14:textId="77777777" w:rsidR="00E83F03" w:rsidRPr="001F42D3" w:rsidRDefault="00E83F03" w:rsidP="005C1693">
            <w:pPr>
              <w:pStyle w:val="TableEntryHeader"/>
            </w:pPr>
            <w:r w:rsidRPr="001F42D3">
              <w:t>Alert Phase</w:t>
            </w:r>
          </w:p>
        </w:tc>
        <w:tc>
          <w:tcPr>
            <w:tcW w:w="1717" w:type="dxa"/>
            <w:shd w:val="clear" w:color="auto" w:fill="D9D9D9" w:themeFill="background1" w:themeFillShade="D9"/>
          </w:tcPr>
          <w:p w14:paraId="01C49383" w14:textId="77777777" w:rsidR="00E83F03" w:rsidRPr="001F42D3" w:rsidRDefault="00E83F03" w:rsidP="005C1693">
            <w:pPr>
              <w:pStyle w:val="TableEntryHeader"/>
            </w:pPr>
            <w:r w:rsidRPr="001F42D3">
              <w:t>WCTP Transaction</w:t>
            </w:r>
          </w:p>
        </w:tc>
        <w:tc>
          <w:tcPr>
            <w:tcW w:w="4615" w:type="dxa"/>
            <w:shd w:val="clear" w:color="auto" w:fill="D9D9D9" w:themeFill="background1" w:themeFillShade="D9"/>
          </w:tcPr>
          <w:p w14:paraId="6D5BBC5D" w14:textId="77777777" w:rsidR="00E83F03" w:rsidRPr="001F42D3" w:rsidRDefault="00E83F03" w:rsidP="005C1693">
            <w:pPr>
              <w:pStyle w:val="TableEntryHeader"/>
            </w:pPr>
            <w:r w:rsidRPr="001F42D3">
              <w:t>WCTP XML Element</w:t>
            </w:r>
          </w:p>
        </w:tc>
      </w:tr>
      <w:tr w:rsidR="00E83F03" w:rsidRPr="001F42D3" w14:paraId="1DD42170" w14:textId="77777777" w:rsidTr="005C1693">
        <w:trPr>
          <w:cantSplit/>
          <w:jc w:val="center"/>
        </w:trPr>
        <w:tc>
          <w:tcPr>
            <w:tcW w:w="1664" w:type="dxa"/>
          </w:tcPr>
          <w:p w14:paraId="4B7C81DD" w14:textId="77777777" w:rsidR="00E83F03" w:rsidRPr="001F42D3" w:rsidRDefault="00E83F03" w:rsidP="005C1693">
            <w:pPr>
              <w:pStyle w:val="TableEntry"/>
            </w:pPr>
            <w:r w:rsidRPr="001F42D3">
              <w:t>PCD-06 Disseminate Alert</w:t>
            </w:r>
          </w:p>
          <w:p w14:paraId="028EC8FD" w14:textId="77777777" w:rsidR="00E83F03" w:rsidRPr="001F42D3" w:rsidRDefault="00E83F03" w:rsidP="005C1693">
            <w:pPr>
              <w:pStyle w:val="TableEntry"/>
            </w:pPr>
            <w:r w:rsidRPr="001F42D3">
              <w:t>Initial alert indication</w:t>
            </w:r>
          </w:p>
        </w:tc>
        <w:tc>
          <w:tcPr>
            <w:tcW w:w="1578" w:type="dxa"/>
          </w:tcPr>
          <w:p w14:paraId="3AC15340" w14:textId="77777777" w:rsidR="00E83F03" w:rsidRPr="001F42D3" w:rsidRDefault="00E83F03" w:rsidP="005C1693">
            <w:pPr>
              <w:pStyle w:val="TableEntry"/>
            </w:pPr>
            <w:r w:rsidRPr="001F42D3">
              <w:t>start, start_only, present</w:t>
            </w:r>
          </w:p>
        </w:tc>
        <w:tc>
          <w:tcPr>
            <w:tcW w:w="1717" w:type="dxa"/>
          </w:tcPr>
          <w:p w14:paraId="25A380B7" w14:textId="77777777" w:rsidR="00E83F03" w:rsidRPr="001F42D3" w:rsidRDefault="00E83F03" w:rsidP="005C1693">
            <w:pPr>
              <w:pStyle w:val="TableEntry"/>
              <w:rPr>
                <w:szCs w:val="18"/>
              </w:rPr>
            </w:pPr>
            <w:r w:rsidRPr="001F42D3">
              <w:rPr>
                <w:szCs w:val="18"/>
              </w:rPr>
              <w:t>wctp-SubmitRequest</w:t>
            </w:r>
          </w:p>
        </w:tc>
        <w:tc>
          <w:tcPr>
            <w:tcW w:w="4615" w:type="dxa"/>
          </w:tcPr>
          <w:p w14:paraId="0C8DBB62" w14:textId="77777777" w:rsidR="00E83F03" w:rsidRPr="001F42D3" w:rsidRDefault="00E83F03" w:rsidP="005C1693">
            <w:pPr>
              <w:pStyle w:val="TableEntry"/>
            </w:pPr>
            <w:r w:rsidRPr="001F42D3">
              <w:t>WCTP identifiers</w:t>
            </w:r>
          </w:p>
          <w:p w14:paraId="345A5C58" w14:textId="77777777" w:rsidR="00E83F03" w:rsidRPr="001F42D3" w:rsidRDefault="00E83F03" w:rsidP="005C1693">
            <w:pPr>
              <w:pStyle w:val="TableEntry"/>
            </w:pPr>
            <w:r w:rsidRPr="001F42D3">
              <w:t xml:space="preserve">    messageID</w:t>
            </w:r>
          </w:p>
          <w:p w14:paraId="09956939" w14:textId="77777777" w:rsidR="00E83F03" w:rsidRPr="001F42D3" w:rsidRDefault="00E83F03" w:rsidP="005C1693">
            <w:pPr>
              <w:pStyle w:val="TableEntry"/>
            </w:pPr>
            <w:r w:rsidRPr="001F42D3">
              <w:t>HL7 identifiers within WCTP transaction</w:t>
            </w:r>
          </w:p>
          <w:p w14:paraId="43F26D99" w14:textId="77777777" w:rsidR="00E83F03" w:rsidRPr="001F42D3" w:rsidRDefault="00E83F03" w:rsidP="005C1693">
            <w:pPr>
              <w:pStyle w:val="TableEntry"/>
            </w:pPr>
            <w:r w:rsidRPr="001F42D3">
              <w:t xml:space="preserve">    &lt;wctp-IHEPCDACMObservation</w:t>
            </w:r>
          </w:p>
          <w:p w14:paraId="466361C5" w14:textId="77777777" w:rsidR="00E83F03" w:rsidRPr="001F42D3" w:rsidRDefault="00E83F03" w:rsidP="005C1693">
            <w:pPr>
              <w:pStyle w:val="TableEntry"/>
            </w:pPr>
            <w:r w:rsidRPr="001F42D3">
              <w:t>alertTimestamp=“alertTimestamp”</w:t>
            </w:r>
          </w:p>
          <w:p w14:paraId="6DAA9E93" w14:textId="77777777" w:rsidR="00E83F03" w:rsidRPr="001F42D3" w:rsidRDefault="00E83F03" w:rsidP="005C1693">
            <w:pPr>
              <w:pStyle w:val="TableEntry"/>
            </w:pPr>
            <w:r w:rsidRPr="001F42D3">
              <w:t>fillerOrderNumber=“fillerOrderNumber”</w:t>
            </w:r>
          </w:p>
          <w:p w14:paraId="45926FB4" w14:textId="77777777" w:rsidR="00E83F03" w:rsidRPr="001F42D3" w:rsidRDefault="00E83F03" w:rsidP="005C1693">
            <w:pPr>
              <w:pStyle w:val="TableEntry"/>
            </w:pPr>
            <w:r w:rsidRPr="001F42D3">
              <w:t>parentFillerOrderNumber=“parentFillerOrderNumber”</w:t>
            </w:r>
          </w:p>
        </w:tc>
      </w:tr>
      <w:tr w:rsidR="00E83F03" w:rsidRPr="001F42D3" w14:paraId="540062D5" w14:textId="77777777" w:rsidTr="005C1693">
        <w:trPr>
          <w:cantSplit/>
          <w:jc w:val="center"/>
        </w:trPr>
        <w:tc>
          <w:tcPr>
            <w:tcW w:w="1664" w:type="dxa"/>
          </w:tcPr>
          <w:p w14:paraId="6E137F61" w14:textId="77777777" w:rsidR="00E83F03" w:rsidRPr="001F42D3" w:rsidRDefault="00E83F03" w:rsidP="005C1693">
            <w:pPr>
              <w:pStyle w:val="TableEntry"/>
            </w:pPr>
            <w:r w:rsidRPr="001F42D3">
              <w:t>PCD-06 Disseminate Alert</w:t>
            </w:r>
          </w:p>
          <w:p w14:paraId="7D0AA731" w14:textId="77777777" w:rsidR="00E83F03" w:rsidRPr="001F42D3" w:rsidRDefault="00E83F03" w:rsidP="005C1693">
            <w:pPr>
              <w:pStyle w:val="TableEntry"/>
            </w:pPr>
            <w:r w:rsidRPr="001F42D3">
              <w:t>Alert update</w:t>
            </w:r>
          </w:p>
        </w:tc>
        <w:tc>
          <w:tcPr>
            <w:tcW w:w="1578" w:type="dxa"/>
          </w:tcPr>
          <w:p w14:paraId="1CBD05DA" w14:textId="77777777" w:rsidR="00E83F03" w:rsidRPr="001F42D3" w:rsidRDefault="00E83F03" w:rsidP="005C1693">
            <w:pPr>
              <w:pStyle w:val="TableEntry"/>
            </w:pPr>
            <w:r w:rsidRPr="001F42D3">
              <w:t>other than start, start_only, present</w:t>
            </w:r>
          </w:p>
        </w:tc>
        <w:tc>
          <w:tcPr>
            <w:tcW w:w="1717" w:type="dxa"/>
          </w:tcPr>
          <w:p w14:paraId="1A964A33" w14:textId="77777777" w:rsidR="00E83F03" w:rsidRPr="001F42D3" w:rsidRDefault="00E83F03" w:rsidP="005C1693">
            <w:pPr>
              <w:pStyle w:val="TableEntry"/>
            </w:pPr>
            <w:r w:rsidRPr="001F42D3">
              <w:rPr>
                <w:szCs w:val="18"/>
              </w:rPr>
              <w:t>wctp-SubmitRequest</w:t>
            </w:r>
          </w:p>
        </w:tc>
        <w:tc>
          <w:tcPr>
            <w:tcW w:w="4615" w:type="dxa"/>
          </w:tcPr>
          <w:p w14:paraId="12A93D61" w14:textId="77777777" w:rsidR="00E83F03" w:rsidRPr="001F42D3" w:rsidRDefault="00E83F03" w:rsidP="005C1693">
            <w:pPr>
              <w:pStyle w:val="TableEntry"/>
            </w:pPr>
            <w:r w:rsidRPr="001F42D3">
              <w:t>HL7 identifiers within WCTP transaction</w:t>
            </w:r>
          </w:p>
          <w:p w14:paraId="01A46438" w14:textId="77777777" w:rsidR="00E83F03" w:rsidRPr="001F42D3" w:rsidRDefault="00E83F03" w:rsidP="005C1693">
            <w:pPr>
              <w:pStyle w:val="TableEntry"/>
            </w:pPr>
            <w:r w:rsidRPr="001F42D3">
              <w:t xml:space="preserve">    &lt;wctp-IHEPCDACMObservation</w:t>
            </w:r>
          </w:p>
          <w:p w14:paraId="1AA571BE" w14:textId="77777777" w:rsidR="00E83F03" w:rsidRPr="001F42D3" w:rsidRDefault="00E83F03" w:rsidP="005C1693">
            <w:pPr>
              <w:pStyle w:val="TableEntry"/>
            </w:pPr>
            <w:r w:rsidRPr="001F42D3">
              <w:t>alertTimestamp=“alertTimestamp”</w:t>
            </w:r>
          </w:p>
          <w:p w14:paraId="58093EBF" w14:textId="77777777" w:rsidR="00E83F03" w:rsidRPr="001F42D3" w:rsidRDefault="00E83F03" w:rsidP="005C1693">
            <w:pPr>
              <w:pStyle w:val="TableEntry"/>
            </w:pPr>
            <w:r w:rsidRPr="001F42D3">
              <w:t>fillerOrderNumber=“fillerOrderNumber”</w:t>
            </w:r>
          </w:p>
          <w:p w14:paraId="75B8F79E" w14:textId="77777777" w:rsidR="00E83F03" w:rsidRPr="001F42D3" w:rsidRDefault="00E83F03" w:rsidP="005C1693">
            <w:pPr>
              <w:pStyle w:val="TableEntry"/>
            </w:pPr>
            <w:r w:rsidRPr="001F42D3">
              <w:t>parentFillerOrderNumber=“parentFillerOrderNumber”</w:t>
            </w:r>
          </w:p>
        </w:tc>
      </w:tr>
      <w:tr w:rsidR="00E83F03" w:rsidRPr="001F42D3" w14:paraId="66E7900E" w14:textId="77777777" w:rsidTr="005C1693">
        <w:trPr>
          <w:cantSplit/>
          <w:jc w:val="center"/>
        </w:trPr>
        <w:tc>
          <w:tcPr>
            <w:tcW w:w="1664" w:type="dxa"/>
          </w:tcPr>
          <w:p w14:paraId="2DDC57BA" w14:textId="77777777" w:rsidR="00E83F03" w:rsidRPr="001F42D3" w:rsidRDefault="00E83F03" w:rsidP="005C1693">
            <w:pPr>
              <w:pStyle w:val="TableEntry"/>
            </w:pPr>
            <w:r w:rsidRPr="001F42D3">
              <w:t>PCD-07 Report Dissemination Alert Status - synchronous</w:t>
            </w:r>
          </w:p>
          <w:p w14:paraId="791E45F2" w14:textId="77777777" w:rsidR="00E83F03" w:rsidRPr="001F42D3" w:rsidRDefault="00E83F03" w:rsidP="005C1693">
            <w:pPr>
              <w:pStyle w:val="TableEntry"/>
            </w:pPr>
            <w:r w:rsidRPr="001F42D3">
              <w:t>Initial alert indication</w:t>
            </w:r>
          </w:p>
        </w:tc>
        <w:tc>
          <w:tcPr>
            <w:tcW w:w="1578" w:type="dxa"/>
          </w:tcPr>
          <w:p w14:paraId="196E4AC7" w14:textId="77777777" w:rsidR="00E83F03" w:rsidRPr="001F42D3" w:rsidRDefault="00E83F03" w:rsidP="005C1693">
            <w:pPr>
              <w:pStyle w:val="TableEntry"/>
            </w:pPr>
            <w:r w:rsidRPr="001F42D3">
              <w:t>start, start_only, present</w:t>
            </w:r>
          </w:p>
        </w:tc>
        <w:tc>
          <w:tcPr>
            <w:tcW w:w="1717" w:type="dxa"/>
          </w:tcPr>
          <w:p w14:paraId="3737837E" w14:textId="77777777" w:rsidR="00E83F03" w:rsidRPr="001F42D3" w:rsidRDefault="00E83F03" w:rsidP="005C1693">
            <w:pPr>
              <w:pStyle w:val="TableEntry"/>
              <w:rPr>
                <w:szCs w:val="18"/>
              </w:rPr>
            </w:pPr>
            <w:r w:rsidRPr="001F42D3">
              <w:rPr>
                <w:szCs w:val="18"/>
              </w:rPr>
              <w:t>wctp-Confirmation</w:t>
            </w:r>
          </w:p>
        </w:tc>
        <w:tc>
          <w:tcPr>
            <w:tcW w:w="4615" w:type="dxa"/>
          </w:tcPr>
          <w:p w14:paraId="67BC5263" w14:textId="77777777" w:rsidR="00E83F03" w:rsidRPr="001F42D3" w:rsidRDefault="00E83F03" w:rsidP="005C1693">
            <w:pPr>
              <w:pStyle w:val="TableEntry"/>
            </w:pPr>
            <w:r w:rsidRPr="001F42D3">
              <w:t>Synchronous response to wctp-SubmitRequest</w:t>
            </w:r>
          </w:p>
          <w:p w14:paraId="3EB18318" w14:textId="77777777" w:rsidR="00E83F03" w:rsidRPr="001F42D3" w:rsidRDefault="00E83F03" w:rsidP="005C1693">
            <w:pPr>
              <w:pStyle w:val="TableEntry"/>
            </w:pPr>
            <w:r w:rsidRPr="001F42D3">
              <w:t>HL7 identifiers not passed</w:t>
            </w:r>
          </w:p>
          <w:p w14:paraId="3AFF1579" w14:textId="77777777" w:rsidR="00E83F03" w:rsidRPr="001F42D3" w:rsidRDefault="00E83F03" w:rsidP="005C1693">
            <w:pPr>
              <w:pStyle w:val="TableEntry"/>
            </w:pPr>
            <w:r w:rsidRPr="001F42D3">
              <w:t>WCTP request/response messageID and transactionID not passed</w:t>
            </w:r>
          </w:p>
        </w:tc>
      </w:tr>
      <w:tr w:rsidR="00E83F03" w:rsidRPr="001F42D3" w14:paraId="641D3B8A" w14:textId="77777777" w:rsidTr="005C1693">
        <w:trPr>
          <w:cantSplit/>
          <w:jc w:val="center"/>
        </w:trPr>
        <w:tc>
          <w:tcPr>
            <w:tcW w:w="1664" w:type="dxa"/>
          </w:tcPr>
          <w:p w14:paraId="5C8E65C4" w14:textId="77777777" w:rsidR="00E83F03" w:rsidRPr="001F42D3" w:rsidRDefault="00E83F03" w:rsidP="005C1693">
            <w:pPr>
              <w:pStyle w:val="TableEntry"/>
            </w:pPr>
            <w:r w:rsidRPr="001F42D3">
              <w:t>PCD-07 Report Dissemination Alert Status - asynchronous</w:t>
            </w:r>
          </w:p>
          <w:p w14:paraId="5DE2F3A2" w14:textId="77777777" w:rsidR="00E83F03" w:rsidRPr="001F42D3" w:rsidRDefault="00E83F03" w:rsidP="005C1693">
            <w:pPr>
              <w:pStyle w:val="TableEntry"/>
            </w:pPr>
            <w:r w:rsidRPr="001F42D3">
              <w:t>All occurrences</w:t>
            </w:r>
          </w:p>
        </w:tc>
        <w:tc>
          <w:tcPr>
            <w:tcW w:w="1578" w:type="dxa"/>
          </w:tcPr>
          <w:p w14:paraId="66A9691D" w14:textId="77777777" w:rsidR="00E83F03" w:rsidRPr="001F42D3" w:rsidRDefault="00E83F03" w:rsidP="005C1693">
            <w:pPr>
              <w:pStyle w:val="TableEntry"/>
            </w:pPr>
            <w:r w:rsidRPr="001F42D3">
              <w:t>all</w:t>
            </w:r>
          </w:p>
        </w:tc>
        <w:tc>
          <w:tcPr>
            <w:tcW w:w="1717" w:type="dxa"/>
          </w:tcPr>
          <w:p w14:paraId="0C326085" w14:textId="77777777" w:rsidR="00E83F03" w:rsidRPr="001F42D3" w:rsidRDefault="00E83F03" w:rsidP="005C1693">
            <w:pPr>
              <w:pStyle w:val="TableEntry"/>
              <w:rPr>
                <w:szCs w:val="18"/>
              </w:rPr>
            </w:pPr>
            <w:r w:rsidRPr="001F42D3">
              <w:rPr>
                <w:szCs w:val="18"/>
              </w:rPr>
              <w:t>wctp-StatusInfo or</w:t>
            </w:r>
          </w:p>
          <w:p w14:paraId="03AD7FC6" w14:textId="77777777" w:rsidR="00E83F03" w:rsidRPr="001F42D3" w:rsidRDefault="00E83F03" w:rsidP="005C1693">
            <w:pPr>
              <w:pStyle w:val="TableEntry"/>
            </w:pPr>
            <w:r w:rsidRPr="001F42D3">
              <w:rPr>
                <w:szCs w:val="18"/>
              </w:rPr>
              <w:t>wctp-MessageReply</w:t>
            </w:r>
          </w:p>
        </w:tc>
        <w:tc>
          <w:tcPr>
            <w:tcW w:w="4615" w:type="dxa"/>
          </w:tcPr>
          <w:p w14:paraId="320B7DE9" w14:textId="77777777" w:rsidR="00E83F03" w:rsidRPr="001F42D3" w:rsidRDefault="00E83F03" w:rsidP="005C1693">
            <w:pPr>
              <w:pStyle w:val="TableEntry"/>
            </w:pPr>
            <w:r w:rsidRPr="001F42D3">
              <w:t>HL7 identifiers within WCTP not passed back</w:t>
            </w:r>
          </w:p>
          <w:p w14:paraId="7DEA2936" w14:textId="77777777" w:rsidR="00E83F03" w:rsidRPr="001F42D3" w:rsidRDefault="00E83F03" w:rsidP="005C1693">
            <w:pPr>
              <w:pStyle w:val="TableEntry"/>
            </w:pPr>
            <w:r w:rsidRPr="001F42D3">
              <w:t>WCTP messageID and transactionID</w:t>
            </w:r>
          </w:p>
          <w:p w14:paraId="1B3BE718" w14:textId="77777777" w:rsidR="00E83F03" w:rsidRPr="001F42D3" w:rsidRDefault="00E83F03" w:rsidP="005C1693">
            <w:pPr>
              <w:pStyle w:val="TableEntry"/>
            </w:pPr>
            <w:r w:rsidRPr="001F42D3">
              <w:t xml:space="preserve">    Must be mapped by AM and AC actors to their HL7 counterparts</w:t>
            </w:r>
          </w:p>
        </w:tc>
      </w:tr>
    </w:tbl>
    <w:p w14:paraId="50820356" w14:textId="77777777" w:rsidR="00E83F03" w:rsidRPr="001F42D3" w:rsidRDefault="00E83F03" w:rsidP="00E83F03">
      <w:pPr>
        <w:pStyle w:val="Default"/>
      </w:pPr>
    </w:p>
    <w:p w14:paraId="4C5BA65F" w14:textId="77777777" w:rsidR="00B11855" w:rsidRPr="001F42D3" w:rsidRDefault="003D003E" w:rsidP="005C1693">
      <w:pPr>
        <w:pStyle w:val="BodyText"/>
      </w:pPr>
      <w:r w:rsidRPr="001F42D3">
        <w:rPr>
          <w:b/>
          <w:bCs/>
        </w:rPr>
        <w:t>OBR-4   Universal Service ID</w:t>
      </w:r>
    </w:p>
    <w:p w14:paraId="730A6C11" w14:textId="7CFB8598" w:rsidR="00B11855" w:rsidRPr="001F42D3" w:rsidRDefault="003D003E" w:rsidP="005C1693">
      <w:pPr>
        <w:pStyle w:val="BodyText"/>
      </w:pPr>
      <w:r w:rsidRPr="001F42D3">
        <w:t xml:space="preserve">Definition: This field shall contain the identifier code for the requested observation/test/battery. This can refer to specific existing orders, or nonspecific “standing” orders. “Universal” procedure codes from a code set recognized by </w:t>
      </w:r>
      <w:r w:rsidR="006D613E" w:rsidRPr="001F42D3">
        <w:t>HL7</w:t>
      </w:r>
      <w:r w:rsidR="00995105" w:rsidRPr="001F42D3">
        <w:t xml:space="preserve"> </w:t>
      </w:r>
      <w:r w:rsidRPr="001F42D3">
        <w:t>should be used when available. Locally defined codes may be used by agreement where standardized codes are not available.</w:t>
      </w:r>
      <w:r w:rsidR="00FB22C3" w:rsidRPr="001F42D3">
        <w:t xml:space="preserve"> Check descriptions of particular PCD transactions for other requirements or recommendations.</w:t>
      </w:r>
    </w:p>
    <w:p w14:paraId="71E0B50B" w14:textId="77777777" w:rsidR="00B11855" w:rsidRPr="001F42D3" w:rsidRDefault="003D003E" w:rsidP="005C1693">
      <w:pPr>
        <w:pStyle w:val="BodyText"/>
      </w:pPr>
      <w:r w:rsidRPr="001F42D3">
        <w:t>When reporting events related to "standing" orders, as is common in patient monitoring, these codes may describe a generic service, for example:</w:t>
      </w:r>
    </w:p>
    <w:p w14:paraId="548E645A" w14:textId="584117F8" w:rsidR="00B11855" w:rsidRPr="001F42D3" w:rsidRDefault="003D003E" w:rsidP="005C1693">
      <w:pPr>
        <w:pStyle w:val="BodyText"/>
      </w:pPr>
      <w:r w:rsidRPr="001F42D3">
        <w:t>Examples of SNOMED CT (</w:t>
      </w:r>
      <w:r w:rsidR="006D613E" w:rsidRPr="001F42D3">
        <w:t>HL7</w:t>
      </w:r>
      <w:r w:rsidR="00995105" w:rsidRPr="001F42D3">
        <w:t xml:space="preserve"> </w:t>
      </w:r>
      <w:r w:rsidRPr="001F42D3">
        <w:t>Universal ID Type SCT) terms appropriate for use in this field:</w:t>
      </w:r>
    </w:p>
    <w:p w14:paraId="75ACA62F" w14:textId="77777777" w:rsidR="00A01166" w:rsidRPr="001F42D3" w:rsidRDefault="00A01166" w:rsidP="00A01166">
      <w:pPr>
        <w:pStyle w:val="HL7FieldIndent2"/>
        <w:ind w:left="0" w:hanging="2"/>
        <w:rPr>
          <w:noProof w:val="0"/>
        </w:rPr>
      </w:pPr>
    </w:p>
    <w:p w14:paraId="7B7062F0" w14:textId="77777777" w:rsidR="00B11855" w:rsidRPr="001F42D3" w:rsidRDefault="003D003E" w:rsidP="00A01166">
      <w:pPr>
        <w:pStyle w:val="ExampleValue"/>
        <w:rPr>
          <w:noProof w:val="0"/>
        </w:rPr>
      </w:pPr>
      <w:r w:rsidRPr="001F42D3">
        <w:rPr>
          <w:noProof w:val="0"/>
        </w:rPr>
        <w:t>266706003^Continuous ECG monitoring^SCT</w:t>
      </w:r>
    </w:p>
    <w:p w14:paraId="219099C9" w14:textId="77777777" w:rsidR="00B11855" w:rsidRPr="001F42D3" w:rsidRDefault="003D003E" w:rsidP="00A01166">
      <w:pPr>
        <w:pStyle w:val="ExampleValue"/>
        <w:rPr>
          <w:noProof w:val="0"/>
        </w:rPr>
      </w:pPr>
      <w:r w:rsidRPr="001F42D3">
        <w:rPr>
          <w:noProof w:val="0"/>
        </w:rPr>
        <w:t>359772000^glucose monitoring at home^SCT</w:t>
      </w:r>
    </w:p>
    <w:p w14:paraId="43686C97" w14:textId="77777777" w:rsidR="00B11855" w:rsidRPr="001F42D3" w:rsidRDefault="003D003E" w:rsidP="00A01166">
      <w:pPr>
        <w:pStyle w:val="ExampleValue"/>
        <w:rPr>
          <w:noProof w:val="0"/>
        </w:rPr>
      </w:pPr>
      <w:r w:rsidRPr="001F42D3">
        <w:rPr>
          <w:noProof w:val="0"/>
        </w:rPr>
        <w:t>182777000^monitoring of patient ^SCT</w:t>
      </w:r>
    </w:p>
    <w:p w14:paraId="181ABC04" w14:textId="77777777" w:rsidR="00B11855" w:rsidRPr="001F42D3" w:rsidRDefault="003D003E" w:rsidP="005C1693">
      <w:pPr>
        <w:pStyle w:val="BodyText"/>
      </w:pPr>
      <w:r w:rsidRPr="001F42D3">
        <w:t xml:space="preserve">In some contexts, the service identifier used in this field may usefully contain information on which the receiving system can base decisions about further processing for the message, </w:t>
      </w:r>
      <w:r w:rsidRPr="001F42D3">
        <w:lastRenderedPageBreak/>
        <w:t>including not processing the message if the content is not wanted (e.g., waveform information that the receiving system is not able to use).</w:t>
      </w:r>
    </w:p>
    <w:p w14:paraId="54ABB327" w14:textId="2FBBC560" w:rsidR="00B11855" w:rsidRPr="001F42D3" w:rsidRDefault="00066F48" w:rsidP="005C1693">
      <w:pPr>
        <w:pStyle w:val="BodyText"/>
      </w:pPr>
      <w:r w:rsidRPr="001F42D3">
        <w:t>MDC codes are preferred to SNOMED CT terms; however, local codes are also permissible if no MDC code or SNOMED CT term is defined,</w:t>
      </w:r>
      <w:r w:rsidR="003D003E" w:rsidRPr="001F42D3">
        <w:t>, but users of this Technical Framework who encounter a situation where a new type of service related to patient care devices is identified should submit a description of the service to the PCD Technical Committee so that provisional codes can be defined, and permanent codes requested from an appropriate standards development organization.</w:t>
      </w:r>
    </w:p>
    <w:p w14:paraId="5A04C6DE" w14:textId="3E5802B7" w:rsidR="00B11855" w:rsidRPr="001F42D3" w:rsidRDefault="003D003E" w:rsidP="00A01166">
      <w:pPr>
        <w:pStyle w:val="HL7FieldIndent2"/>
        <w:ind w:left="0" w:hanging="2"/>
        <w:rPr>
          <w:noProof w:val="0"/>
        </w:rPr>
      </w:pPr>
      <w:r w:rsidRPr="001F42D3">
        <w:rPr>
          <w:noProof w:val="0"/>
        </w:rPr>
        <w:t>An accepted "legacy" usage is for OBR-4 to contain an EUI-64 identification for the sending system. This was required in previous versions of this Technical Framework. This is acceptable as a local code for a "service" that consists of sending the PCD data that the particular system is configured to send</w:t>
      </w:r>
      <w:r w:rsidR="00911B50" w:rsidRPr="001F42D3">
        <w:rPr>
          <w:noProof w:val="0"/>
        </w:rPr>
        <w:t>,</w:t>
      </w:r>
      <w:r w:rsidRPr="001F42D3">
        <w:rPr>
          <w:noProof w:val="0"/>
        </w:rPr>
        <w:t xml:space="preserve"> and which is understood by the receiving system, by local agreement.</w:t>
      </w:r>
    </w:p>
    <w:p w14:paraId="044E1B7A" w14:textId="2DCC5E36" w:rsidR="00B11855" w:rsidRPr="001F42D3" w:rsidRDefault="003D003E" w:rsidP="00A01166">
      <w:pPr>
        <w:pStyle w:val="HL7FieldIndent2"/>
        <w:ind w:left="0" w:hanging="2"/>
        <w:rPr>
          <w:noProof w:val="0"/>
        </w:rPr>
      </w:pPr>
      <w:r w:rsidRPr="001F42D3">
        <w:rPr>
          <w:noProof w:val="0"/>
        </w:rPr>
        <w:t xml:space="preserve">In communications related to infusion orders, the “service” identified </w:t>
      </w:r>
      <w:r w:rsidR="00A01166" w:rsidRPr="001F42D3">
        <w:rPr>
          <w:noProof w:val="0"/>
        </w:rPr>
        <w:t>in OBR-4</w:t>
      </w:r>
      <w:r w:rsidRPr="001F42D3">
        <w:rPr>
          <w:noProof w:val="0"/>
        </w:rPr>
        <w:t xml:space="preserve"> is the substance to be administered: when a device generates a </w:t>
      </w:r>
      <w:r w:rsidR="00647994" w:rsidRPr="001F42D3">
        <w:rPr>
          <w:noProof w:val="0"/>
        </w:rPr>
        <w:t>PCD-01</w:t>
      </w:r>
      <w:r w:rsidRPr="001F42D3">
        <w:rPr>
          <w:noProof w:val="0"/>
        </w:rPr>
        <w:t xml:space="preserve"> message as a result of a </w:t>
      </w:r>
      <w:r w:rsidR="00647994" w:rsidRPr="001F42D3">
        <w:rPr>
          <w:noProof w:val="0"/>
        </w:rPr>
        <w:t>PCD-03</w:t>
      </w:r>
      <w:r w:rsidRPr="001F42D3">
        <w:rPr>
          <w:noProof w:val="0"/>
        </w:rPr>
        <w:t xml:space="preserve"> request/order, then the requested Give Code from that order should be reflected back in the OBR-4 field. The sender may use an equivalent code for the same requested item. The sender may not use a code that equates to a different item than what was requested. When the </w:t>
      </w:r>
      <w:r w:rsidR="00647994" w:rsidRPr="001F42D3">
        <w:rPr>
          <w:noProof w:val="0"/>
        </w:rPr>
        <w:t>[PCD-01]</w:t>
      </w:r>
      <w:r w:rsidRPr="001F42D3">
        <w:rPr>
          <w:noProof w:val="0"/>
        </w:rPr>
        <w:t xml:space="preserve"> is not related to a </w:t>
      </w:r>
      <w:r w:rsidR="00647994" w:rsidRPr="001F42D3">
        <w:rPr>
          <w:noProof w:val="0"/>
        </w:rPr>
        <w:t>[PCD-03]</w:t>
      </w:r>
      <w:r w:rsidRPr="001F42D3">
        <w:rPr>
          <w:noProof w:val="0"/>
        </w:rPr>
        <w:t xml:space="preserve"> order, this code should reflect the service being rendered for the patient (i.e., the medication), when known. If a medication has been selected on the pump, the value of the code will relate to the medication as it is defined in the pump’s drug library. As long as the pump drug library is in synch with the receiving system, the value will match the receiving system’s code for the substance being administered. If no medication has been selected on the pump, this field can be populated with a local “unknown medication” identifier and description. Alternatively, “999999” can be used as the identifier and “Medication Unknown” can be used as the description. </w:t>
      </w:r>
    </w:p>
    <w:p w14:paraId="4380CF38" w14:textId="77777777" w:rsidR="00B11855" w:rsidRPr="001F42D3" w:rsidRDefault="003D003E" w:rsidP="00A01166">
      <w:pPr>
        <w:pStyle w:val="HL7FieldIndent2"/>
        <w:ind w:left="0" w:hanging="2"/>
        <w:rPr>
          <w:noProof w:val="0"/>
        </w:rPr>
      </w:pPr>
      <w:r w:rsidRPr="001F42D3">
        <w:rPr>
          <w:noProof w:val="0"/>
        </w:rPr>
        <w:t>In the transactions of the Alert Communication Management Profile, this field contains the identifier code for the packaged message content type, such as ALARM, WAVEFORM, EVENT, PROCEDURE, TREND, etc.</w:t>
      </w:r>
    </w:p>
    <w:p w14:paraId="3F9A5E27" w14:textId="544179C2" w:rsidR="00B11855" w:rsidRPr="001F42D3" w:rsidRDefault="003D003E" w:rsidP="00A01166">
      <w:pPr>
        <w:pStyle w:val="HL7FieldIndent2"/>
        <w:ind w:left="0" w:hanging="2"/>
        <w:rPr>
          <w:noProof w:val="0"/>
        </w:rPr>
      </w:pPr>
      <w:r w:rsidRPr="001F42D3">
        <w:rPr>
          <w:noProof w:val="0"/>
        </w:rPr>
        <w:t xml:space="preserve">See Appendix A ISO/IEEE 11073 Mapping to </w:t>
      </w:r>
      <w:r w:rsidR="006D613E" w:rsidRPr="001F42D3">
        <w:rPr>
          <w:noProof w:val="0"/>
        </w:rPr>
        <w:t>HL7</w:t>
      </w:r>
      <w:r w:rsidR="00995105" w:rsidRPr="001F42D3">
        <w:rPr>
          <w:noProof w:val="0"/>
        </w:rPr>
        <w:t xml:space="preserve"> </w:t>
      </w:r>
      <w:r w:rsidRPr="001F42D3">
        <w:rPr>
          <w:noProof w:val="0"/>
        </w:rPr>
        <w:t>for further details.</w:t>
      </w:r>
    </w:p>
    <w:p w14:paraId="201ACA99" w14:textId="6EE8DA32" w:rsidR="00B11855" w:rsidRPr="001F42D3" w:rsidRDefault="003D003E" w:rsidP="00A01166">
      <w:pPr>
        <w:pStyle w:val="HL7FieldIndent2"/>
        <w:ind w:left="0" w:hanging="2"/>
        <w:rPr>
          <w:noProof w:val="0"/>
        </w:rPr>
      </w:pPr>
      <w:r w:rsidRPr="001F42D3">
        <w:rPr>
          <w:noProof w:val="0"/>
        </w:rPr>
        <w:t xml:space="preserve">See </w:t>
      </w:r>
      <w:r w:rsidR="006D613E" w:rsidRPr="001F42D3">
        <w:rPr>
          <w:noProof w:val="0"/>
        </w:rPr>
        <w:t>HL7</w:t>
      </w:r>
      <w:r w:rsidR="00995105" w:rsidRPr="001F42D3">
        <w:rPr>
          <w:noProof w:val="0"/>
        </w:rPr>
        <w:t xml:space="preserve"> </w:t>
      </w:r>
      <w:r w:rsidRPr="001F42D3">
        <w:rPr>
          <w:noProof w:val="0"/>
        </w:rPr>
        <w:t>V2.6 Section 7.4.1.4 for details related to OBR-4</w:t>
      </w:r>
    </w:p>
    <w:p w14:paraId="3EDB0D8C" w14:textId="77777777" w:rsidR="00B11855" w:rsidRPr="001F42D3" w:rsidRDefault="003D003E" w:rsidP="005C1693">
      <w:pPr>
        <w:pStyle w:val="BodyText"/>
      </w:pPr>
      <w:r w:rsidRPr="001F42D3">
        <w:rPr>
          <w:b/>
          <w:bCs/>
        </w:rPr>
        <w:t>OBR-7   Observation Date/Time</w:t>
      </w:r>
    </w:p>
    <w:p w14:paraId="74A39603" w14:textId="54317F42" w:rsidR="00B11855" w:rsidRPr="001F42D3" w:rsidRDefault="003D003E" w:rsidP="005C1693">
      <w:pPr>
        <w:pStyle w:val="BodyText"/>
      </w:pPr>
      <w:r w:rsidRPr="001F42D3">
        <w:t>Specifies the time point or start of time interval for all OBX segments within the scope of this OBR segment, that is, OBX segments that are part of the ORDER_OBSERVATION segment group, that do not specify an overriding time point in OBX-14. (The presence of an overriding time point in OBX-14 signals an episodic measurement such as noninvasive blood pressure. The absence of an overriding time point in OBX-14 implies that this is an instance of a periodically sampled observation with a time stamp given by OBR-7. This distinction can also be made explicit</w:t>
      </w:r>
      <w:r w:rsidR="00703D8F" w:rsidRPr="001F42D3">
        <w:t>ly in OBX-17 Observation Method</w:t>
      </w:r>
      <w:r w:rsidR="004824A8" w:rsidRPr="001F42D3">
        <w:t xml:space="preserve"> (see entry for that field, below)</w:t>
      </w:r>
      <w:r w:rsidRPr="001F42D3">
        <w:t>.</w:t>
      </w:r>
      <w:r w:rsidR="004824A8" w:rsidRPr="001F42D3">
        <w:t xml:space="preserve"> See also Appendix </w:t>
      </w:r>
      <w:r w:rsidR="00E51575" w:rsidRPr="001F42D3">
        <w:t xml:space="preserve">B.8.7 </w:t>
      </w:r>
      <w:r w:rsidR="004824A8" w:rsidRPr="001F42D3">
        <w:t>for a discussion of general considerations concerning time stamps in IHE PCD messages</w:t>
      </w:r>
      <w:r w:rsidR="009753FB" w:rsidRPr="001F42D3">
        <w:t xml:space="preserve">, </w:t>
      </w:r>
      <w:r w:rsidR="009753FB" w:rsidRPr="001F42D3">
        <w:lastRenderedPageBreak/>
        <w:t xml:space="preserve">and Appendix C.4 for details on the time zone offset in the DTM data type in </w:t>
      </w:r>
      <w:r w:rsidR="006E73C1" w:rsidRPr="001F42D3">
        <w:t>IHE Devices Technical Framework</w:t>
      </w:r>
      <w:r w:rsidR="004824A8" w:rsidRPr="001F42D3">
        <w:t>.</w:t>
      </w:r>
    </w:p>
    <w:p w14:paraId="42BEEF58" w14:textId="77777777" w:rsidR="00B11855" w:rsidRPr="001F42D3" w:rsidRDefault="003D003E" w:rsidP="005C1693">
      <w:pPr>
        <w:pStyle w:val="BodyText"/>
      </w:pPr>
      <w:r w:rsidRPr="001F42D3">
        <w:rPr>
          <w:b/>
          <w:bCs/>
        </w:rPr>
        <w:t>OBR-8   Observation End Date/Time</w:t>
      </w:r>
    </w:p>
    <w:p w14:paraId="31F0DF5B" w14:textId="77777777" w:rsidR="00B11855" w:rsidRPr="001F42D3" w:rsidRDefault="003D003E" w:rsidP="005C1693">
      <w:pPr>
        <w:pStyle w:val="BodyText"/>
      </w:pPr>
      <w:r w:rsidRPr="001F42D3">
        <w:t xml:space="preserve">If OBR-8 is not specified, OBR-7 specifies the </w:t>
      </w:r>
      <w:r w:rsidRPr="001F42D3">
        <w:rPr>
          <w:rStyle w:val="Emphasis"/>
        </w:rPr>
        <w:t>default time point</w:t>
      </w:r>
      <w:r w:rsidRPr="001F42D3">
        <w:t xml:space="preserve"> for all OBX segments within its scope that do not specify an overriding time point in OBX-14.</w:t>
      </w:r>
      <w:r w:rsidR="004824A8" w:rsidRPr="001F42D3">
        <w:t xml:space="preserve"> See also Appendix </w:t>
      </w:r>
      <w:r w:rsidR="00E51575" w:rsidRPr="001F42D3">
        <w:t xml:space="preserve">B.8.7 </w:t>
      </w:r>
      <w:r w:rsidR="004824A8" w:rsidRPr="001F42D3">
        <w:t>for a discussion of general considerations concerning time stamps in IHE PCD messages.</w:t>
      </w:r>
    </w:p>
    <w:p w14:paraId="00B57E7A" w14:textId="77777777" w:rsidR="00B11855" w:rsidRPr="001F42D3" w:rsidRDefault="003D003E" w:rsidP="005C1693">
      <w:pPr>
        <w:pStyle w:val="BodyText"/>
      </w:pPr>
      <w:r w:rsidRPr="001F42D3">
        <w:t xml:space="preserve">If OBR-7 and OBR-8 are both specified, OBR-7 specifies the mathematically ‘closed’ interval boundary at the start of the time interval and OBR-8 specifies the mathematically ‘open’ end of the time interval. The interval [OBR-7, OBR-8) serves as the </w:t>
      </w:r>
      <w:r w:rsidRPr="001F42D3">
        <w:rPr>
          <w:rStyle w:val="Emphasis"/>
        </w:rPr>
        <w:t>default time interval</w:t>
      </w:r>
      <w:r w:rsidRPr="001F42D3">
        <w:t xml:space="preserve"> for all OBX segments within its scope that do not specify an overriding time point in OBX-14.</w:t>
      </w:r>
    </w:p>
    <w:p w14:paraId="4DC1CEAF" w14:textId="77777777" w:rsidR="00B11855" w:rsidRPr="001F42D3" w:rsidRDefault="003D003E" w:rsidP="005C1693">
      <w:pPr>
        <w:pStyle w:val="BodyText"/>
      </w:pPr>
      <w:r w:rsidRPr="001F42D3">
        <w:t>A single-valued OBX-5 is assumed to occur at time OBR</w:t>
      </w:r>
      <w:r w:rsidR="00F76540" w:rsidRPr="001F42D3">
        <w:rPr>
          <w:rFonts w:eastAsia="MS Mincho"/>
        </w:rPr>
        <w:t>-</w:t>
      </w:r>
      <w:r w:rsidRPr="001F42D3">
        <w:t xml:space="preserve">7 by default, and a multi-valued OBX-5 containing </w:t>
      </w:r>
      <w:r w:rsidRPr="001F42D3">
        <w:rPr>
          <w:rStyle w:val="Emphasis"/>
        </w:rPr>
        <w:t>N</w:t>
      </w:r>
      <w:r w:rsidRPr="001F42D3">
        <w:t xml:space="preserve"> values is assumed to be divided into </w:t>
      </w:r>
      <w:r w:rsidRPr="001F42D3">
        <w:rPr>
          <w:rStyle w:val="Emphasis"/>
        </w:rPr>
        <w:t>N</w:t>
      </w:r>
      <w:r w:rsidRPr="001F42D3">
        <w:t xml:space="preserve"> equal time sub-intervals, with the </w:t>
      </w:r>
      <w:r w:rsidRPr="001F42D3">
        <w:rPr>
          <w:rStyle w:val="Emphasis"/>
        </w:rPr>
        <w:t>Nth</w:t>
      </w:r>
      <w:r w:rsidRPr="001F42D3">
        <w:t xml:space="preserve"> value occurring at the beginning of each time sub-interval.</w:t>
      </w:r>
    </w:p>
    <w:p w14:paraId="1F22EA8A" w14:textId="76079E61" w:rsidR="00B11855" w:rsidRPr="001F42D3" w:rsidRDefault="003D003E" w:rsidP="005C1693">
      <w:pPr>
        <w:pStyle w:val="BodyText"/>
      </w:pPr>
      <w:r w:rsidRPr="001F42D3">
        <w:t xml:space="preserve">The default time interval [OBR-7, OBR-8) is equivalent the </w:t>
      </w:r>
      <w:r w:rsidR="006D613E" w:rsidRPr="001F42D3">
        <w:t>HL7</w:t>
      </w:r>
      <w:r w:rsidR="00995105" w:rsidRPr="001F42D3">
        <w:t xml:space="preserve"> </w:t>
      </w:r>
      <w:r w:rsidRPr="001F42D3">
        <w:t>V3 representation where inclusive="true" specifies a ‘closed’ boundary and inclusive="false" specifies an ‘open’ boundary for the ten second interval shown below.</w:t>
      </w:r>
    </w:p>
    <w:p w14:paraId="198C82B5" w14:textId="77777777" w:rsidR="00A01166" w:rsidRPr="001F42D3" w:rsidRDefault="00A01166" w:rsidP="005C1693">
      <w:pPr>
        <w:pStyle w:val="BodyText"/>
      </w:pPr>
    </w:p>
    <w:p w14:paraId="3E7F13AD" w14:textId="77777777" w:rsidR="00B11855" w:rsidRPr="001F42D3" w:rsidRDefault="003D003E" w:rsidP="00A01166">
      <w:pPr>
        <w:pStyle w:val="ExampleValue"/>
        <w:rPr>
          <w:noProof w:val="0"/>
        </w:rPr>
      </w:pPr>
      <w:r w:rsidRPr="001F42D3">
        <w:rPr>
          <w:noProof w:val="0"/>
        </w:rPr>
        <w:t xml:space="preserve">    &lt;effectiveTime&gt;</w:t>
      </w:r>
    </w:p>
    <w:p w14:paraId="2C2296FC" w14:textId="383E08A8" w:rsidR="00B11855" w:rsidRPr="001F42D3" w:rsidRDefault="003D003E" w:rsidP="00A01166">
      <w:pPr>
        <w:pStyle w:val="ExampleValue"/>
        <w:rPr>
          <w:noProof w:val="0"/>
        </w:rPr>
      </w:pPr>
      <w:r w:rsidRPr="001F42D3">
        <w:rPr>
          <w:noProof w:val="0"/>
        </w:rPr>
        <w:t xml:space="preserve">       &lt;low value="20100101091820.000</w:t>
      </w:r>
      <w:r w:rsidR="009753FB" w:rsidRPr="001F42D3">
        <w:rPr>
          <w:noProof w:val="0"/>
        </w:rPr>
        <w:t>+0000</w:t>
      </w:r>
      <w:r w:rsidRPr="001F42D3">
        <w:rPr>
          <w:noProof w:val="0"/>
        </w:rPr>
        <w:t>" inclusive="true" /&gt;</w:t>
      </w:r>
    </w:p>
    <w:p w14:paraId="460711CC" w14:textId="54AFA4ED" w:rsidR="00B11855" w:rsidRPr="001F42D3" w:rsidRDefault="003D003E" w:rsidP="00A01166">
      <w:pPr>
        <w:pStyle w:val="ExampleValue"/>
        <w:rPr>
          <w:noProof w:val="0"/>
        </w:rPr>
      </w:pPr>
      <w:r w:rsidRPr="001F42D3">
        <w:rPr>
          <w:noProof w:val="0"/>
        </w:rPr>
        <w:t xml:space="preserve">       &lt;high value="20100101091830.000</w:t>
      </w:r>
      <w:r w:rsidR="009753FB" w:rsidRPr="001F42D3">
        <w:rPr>
          <w:noProof w:val="0"/>
        </w:rPr>
        <w:t>+0000</w:t>
      </w:r>
      <w:r w:rsidRPr="001F42D3">
        <w:rPr>
          <w:noProof w:val="0"/>
        </w:rPr>
        <w:t>" inclusive="false" /&gt;</w:t>
      </w:r>
    </w:p>
    <w:p w14:paraId="18428731" w14:textId="77777777" w:rsidR="00B11855" w:rsidRPr="001F42D3" w:rsidRDefault="003D003E" w:rsidP="00A01166">
      <w:pPr>
        <w:pStyle w:val="ExampleValue"/>
        <w:rPr>
          <w:noProof w:val="0"/>
        </w:rPr>
      </w:pPr>
      <w:r w:rsidRPr="001F42D3">
        <w:rPr>
          <w:noProof w:val="0"/>
        </w:rPr>
        <w:t xml:space="preserve">    &lt;/effectiveTime&gt;</w:t>
      </w:r>
    </w:p>
    <w:p w14:paraId="4B493299" w14:textId="77777777" w:rsidR="00B11855" w:rsidRPr="001F42D3" w:rsidRDefault="00B11855" w:rsidP="00A01166">
      <w:pPr>
        <w:pStyle w:val="BodyText"/>
      </w:pPr>
    </w:p>
    <w:p w14:paraId="52270294" w14:textId="77777777" w:rsidR="00B11855" w:rsidRPr="001F42D3" w:rsidRDefault="003D003E" w:rsidP="00CF5627">
      <w:pPr>
        <w:pStyle w:val="BodyText"/>
      </w:pPr>
      <w:r w:rsidRPr="001F42D3">
        <w:rPr>
          <w:b/>
          <w:bCs/>
        </w:rPr>
        <w:t>OBR-10 Collector Identifier</w:t>
      </w:r>
    </w:p>
    <w:p w14:paraId="3D9AD04B" w14:textId="1D53F6F0" w:rsidR="00B11855" w:rsidRPr="001F42D3" w:rsidRDefault="003D003E" w:rsidP="00A01166">
      <w:pPr>
        <w:pStyle w:val="HL7FieldIndent2"/>
        <w:ind w:left="0" w:hanging="2"/>
        <w:rPr>
          <w:noProof w:val="0"/>
        </w:rPr>
      </w:pPr>
      <w:r w:rsidRPr="001F42D3">
        <w:rPr>
          <w:noProof w:val="0"/>
        </w:rPr>
        <w:t xml:space="preserve">When a specimen is required for the study, this field is available to identify the person, department, or facility that collected the specimen. Refer to the </w:t>
      </w:r>
      <w:r w:rsidR="006D613E" w:rsidRPr="001F42D3">
        <w:rPr>
          <w:noProof w:val="0"/>
        </w:rPr>
        <w:t>HL7</w:t>
      </w:r>
      <w:r w:rsidR="00995105" w:rsidRPr="001F42D3">
        <w:rPr>
          <w:noProof w:val="0"/>
        </w:rPr>
        <w:t xml:space="preserve"> </w:t>
      </w:r>
      <w:r w:rsidRPr="001F42D3">
        <w:rPr>
          <w:noProof w:val="0"/>
        </w:rPr>
        <w:t>v2.6 specification for details of the XCN data type. IHE PCD does not further constrain this field.</w:t>
      </w:r>
    </w:p>
    <w:p w14:paraId="77358FA1" w14:textId="77777777" w:rsidR="00B11855" w:rsidRPr="001F42D3" w:rsidRDefault="003D003E" w:rsidP="00CF5627">
      <w:pPr>
        <w:pStyle w:val="BodyText"/>
      </w:pPr>
      <w:r w:rsidRPr="001F42D3">
        <w:rPr>
          <w:b/>
          <w:bCs/>
        </w:rPr>
        <w:t>OBR-17 Order Callback Phone Number (XTN) 00250</w:t>
      </w:r>
    </w:p>
    <w:p w14:paraId="5CD41124" w14:textId="77777777" w:rsidR="00B11855" w:rsidRPr="001F42D3" w:rsidRDefault="003D003E" w:rsidP="00A01166">
      <w:pPr>
        <w:pStyle w:val="HL7FieldIndent2"/>
        <w:ind w:left="0" w:hanging="2"/>
        <w:rPr>
          <w:noProof w:val="0"/>
        </w:rPr>
      </w:pPr>
      <w:r w:rsidRPr="001F42D3">
        <w:rPr>
          <w:noProof w:val="0"/>
        </w:rPr>
        <w:t>This field is the telephone number for reporting a status or a result using the standard format with extension and/or beeper number when applicable</w:t>
      </w:r>
      <w:r w:rsidR="00CA3A2C" w:rsidRPr="001F42D3">
        <w:rPr>
          <w:noProof w:val="0"/>
        </w:rPr>
        <w:t xml:space="preserve">. </w:t>
      </w:r>
      <w:r w:rsidRPr="001F42D3">
        <w:rPr>
          <w:noProof w:val="0"/>
        </w:rPr>
        <w:t>This can be used to pass the nurse call system patient station telephony call back information to the caregiver</w:t>
      </w:r>
      <w:r w:rsidR="00CA3A2C" w:rsidRPr="001F42D3">
        <w:rPr>
          <w:noProof w:val="0"/>
        </w:rPr>
        <w:t xml:space="preserve">. </w:t>
      </w:r>
      <w:r w:rsidRPr="001F42D3">
        <w:rPr>
          <w:noProof w:val="0"/>
        </w:rPr>
        <w:t>If the structure of the telephony dial string is not known then the call back number should be in the Unformatted Telephone number (ST) component of the field.</w:t>
      </w:r>
    </w:p>
    <w:p w14:paraId="4EA28372" w14:textId="77777777" w:rsidR="00B11855" w:rsidRPr="001F42D3" w:rsidRDefault="003D003E" w:rsidP="00CF5627">
      <w:pPr>
        <w:pStyle w:val="BodyText"/>
      </w:pPr>
      <w:r w:rsidRPr="001F42D3">
        <w:rPr>
          <w:b/>
          <w:bCs/>
        </w:rPr>
        <w:t>OBR-28 Result Copies To (XCN) 00260</w:t>
      </w:r>
    </w:p>
    <w:p w14:paraId="4B997F6F" w14:textId="42553689" w:rsidR="00B11855" w:rsidRPr="001F42D3" w:rsidRDefault="003D003E" w:rsidP="00A01166">
      <w:pPr>
        <w:pStyle w:val="HL7FieldIndent2"/>
        <w:ind w:left="0" w:hanging="2"/>
        <w:rPr>
          <w:noProof w:val="0"/>
        </w:rPr>
      </w:pPr>
      <w:r w:rsidRPr="001F42D3">
        <w:rPr>
          <w:noProof w:val="0"/>
        </w:rPr>
        <w:t xml:space="preserve">This field should not be used in Report Alert [PCD-04] transactions to indicate PIN/Carrier or other recipients for alert </w:t>
      </w:r>
      <w:r w:rsidR="002A42F5" w:rsidRPr="001F42D3">
        <w:rPr>
          <w:noProof w:val="0"/>
        </w:rPr>
        <w:t>dissemination</w:t>
      </w:r>
      <w:r w:rsidR="00CA3A2C" w:rsidRPr="001F42D3">
        <w:rPr>
          <w:noProof w:val="0"/>
        </w:rPr>
        <w:t xml:space="preserve">. </w:t>
      </w:r>
      <w:r w:rsidR="00403636" w:rsidRPr="001F42D3">
        <w:rPr>
          <w:noProof w:val="0"/>
        </w:rPr>
        <w:t>Instead,</w:t>
      </w:r>
      <w:r w:rsidR="002A42F5" w:rsidRPr="001F42D3">
        <w:rPr>
          <w:noProof w:val="0"/>
        </w:rPr>
        <w:t xml:space="preserve"> the </w:t>
      </w:r>
      <w:r w:rsidRPr="001F42D3">
        <w:rPr>
          <w:noProof w:val="0"/>
        </w:rPr>
        <w:t>Participant Information (PRT) segment</w:t>
      </w:r>
      <w:r w:rsidR="002A42F5" w:rsidRPr="001F42D3">
        <w:rPr>
          <w:noProof w:val="0"/>
        </w:rPr>
        <w:t xml:space="preserve"> introduced in </w:t>
      </w:r>
      <w:r w:rsidR="006D613E" w:rsidRPr="001F42D3">
        <w:rPr>
          <w:noProof w:val="0"/>
        </w:rPr>
        <w:t>HL7</w:t>
      </w:r>
      <w:r w:rsidR="00995105" w:rsidRPr="001F42D3">
        <w:rPr>
          <w:noProof w:val="0"/>
        </w:rPr>
        <w:t xml:space="preserve"> </w:t>
      </w:r>
      <w:r w:rsidR="002A42F5" w:rsidRPr="001F42D3">
        <w:rPr>
          <w:noProof w:val="0"/>
        </w:rPr>
        <w:t>v. 2.7 may be used in accordance with its definition in the base standard</w:t>
      </w:r>
      <w:r w:rsidRPr="001F42D3">
        <w:rPr>
          <w:noProof w:val="0"/>
        </w:rPr>
        <w:t>.</w:t>
      </w:r>
    </w:p>
    <w:p w14:paraId="5ABAA90D" w14:textId="77777777" w:rsidR="00B11855" w:rsidRPr="001F42D3" w:rsidRDefault="003D003E" w:rsidP="00CF5627">
      <w:pPr>
        <w:pStyle w:val="BodyText"/>
      </w:pPr>
      <w:r w:rsidRPr="001F42D3">
        <w:rPr>
          <w:b/>
          <w:bCs/>
        </w:rPr>
        <w:t>OBR-29 Parent (EIP) 00261</w:t>
      </w:r>
    </w:p>
    <w:p w14:paraId="28B3CFDD" w14:textId="12357904" w:rsidR="005F2535" w:rsidRPr="001F42D3" w:rsidRDefault="005F2535" w:rsidP="005F2535">
      <w:pPr>
        <w:pStyle w:val="HL7FieldIndent2"/>
        <w:ind w:left="0" w:hanging="2"/>
        <w:rPr>
          <w:noProof w:val="0"/>
        </w:rPr>
      </w:pPr>
      <w:r w:rsidRPr="001F42D3">
        <w:rPr>
          <w:noProof w:val="0"/>
        </w:rPr>
        <w:lastRenderedPageBreak/>
        <w:t xml:space="preserve">For the ACM </w:t>
      </w:r>
      <w:r w:rsidR="00277D6B">
        <w:rPr>
          <w:noProof w:val="0"/>
        </w:rPr>
        <w:t>Profile</w:t>
      </w:r>
      <w:r w:rsidRPr="001F42D3">
        <w:rPr>
          <w:noProof w:val="0"/>
        </w:rPr>
        <w:t xml:space="preserve">, alert onset Report Alert [PCD-04] instance transactions, those with Alert Phase (Event Current Phase) FACET values of </w:t>
      </w:r>
      <w:r w:rsidRPr="001F42D3">
        <w:rPr>
          <w:i/>
          <w:iCs/>
          <w:noProof w:val="0"/>
        </w:rPr>
        <w:t>start</w:t>
      </w:r>
      <w:r w:rsidRPr="001F42D3">
        <w:rPr>
          <w:noProof w:val="0"/>
        </w:rPr>
        <w:t xml:space="preserve">, </w:t>
      </w:r>
      <w:r w:rsidRPr="001F42D3">
        <w:rPr>
          <w:i/>
          <w:iCs/>
          <w:noProof w:val="0"/>
        </w:rPr>
        <w:t>start_only</w:t>
      </w:r>
      <w:r w:rsidRPr="001F42D3">
        <w:rPr>
          <w:noProof w:val="0"/>
        </w:rPr>
        <w:t xml:space="preserve">, </w:t>
      </w:r>
      <w:r w:rsidRPr="001F42D3">
        <w:rPr>
          <w:i/>
          <w:iCs/>
          <w:noProof w:val="0"/>
        </w:rPr>
        <w:t>tpoint</w:t>
      </w:r>
      <w:r w:rsidRPr="001F42D3">
        <w:rPr>
          <w:noProof w:val="0"/>
        </w:rPr>
        <w:t xml:space="preserve">, or </w:t>
      </w:r>
      <w:r w:rsidRPr="001F42D3">
        <w:rPr>
          <w:i/>
          <w:iCs/>
          <w:noProof w:val="0"/>
        </w:rPr>
        <w:t>present</w:t>
      </w:r>
      <w:r w:rsidRPr="001F42D3">
        <w:rPr>
          <w:noProof w:val="0"/>
        </w:rPr>
        <w:t>, the EI data type value in the OBR-29.2 Parent Result Observation Identifier field, the Filler Assigned Identifier component shall be either empty or contain the same value as in OBR-3 Filler Order Number</w:t>
      </w:r>
      <w:r w:rsidR="001F42D3">
        <w:rPr>
          <w:noProof w:val="0"/>
        </w:rPr>
        <w:t xml:space="preserve">. </w:t>
      </w:r>
      <w:r w:rsidRPr="001F42D3">
        <w:rPr>
          <w:noProof w:val="0"/>
        </w:rPr>
        <w:t>The presence or absence of a value in this component shall not be utilized as indication of alert onset.</w:t>
      </w:r>
    </w:p>
    <w:p w14:paraId="153A2210" w14:textId="77777777" w:rsidR="005F2535" w:rsidRPr="001F42D3" w:rsidRDefault="005F2535" w:rsidP="005F2535">
      <w:pPr>
        <w:pStyle w:val="HL7FieldIndent2"/>
        <w:ind w:left="0" w:hanging="2"/>
        <w:rPr>
          <w:noProof w:val="0"/>
        </w:rPr>
      </w:pPr>
    </w:p>
    <w:p w14:paraId="72396BF1" w14:textId="77777777" w:rsidR="005F2535" w:rsidRPr="001F42D3" w:rsidRDefault="005F2535" w:rsidP="005F2535">
      <w:pPr>
        <w:pStyle w:val="HL7FieldIndent2"/>
        <w:ind w:left="0" w:hanging="2"/>
        <w:rPr>
          <w:noProof w:val="0"/>
        </w:rPr>
      </w:pPr>
      <w:r w:rsidRPr="001F42D3">
        <w:rPr>
          <w:noProof w:val="0"/>
        </w:rPr>
        <w:t xml:space="preserve">For all other Report Alert [PCD-04] instance transactions, Alert Phase (Event Current Phase) FACET values other than </w:t>
      </w:r>
      <w:r w:rsidRPr="001F42D3">
        <w:rPr>
          <w:i/>
          <w:iCs/>
          <w:noProof w:val="0"/>
        </w:rPr>
        <w:t>start</w:t>
      </w:r>
      <w:r w:rsidRPr="001F42D3">
        <w:rPr>
          <w:noProof w:val="0"/>
        </w:rPr>
        <w:t xml:space="preserve">, </w:t>
      </w:r>
      <w:r w:rsidRPr="001F42D3">
        <w:rPr>
          <w:i/>
          <w:iCs/>
          <w:noProof w:val="0"/>
        </w:rPr>
        <w:t>start_only</w:t>
      </w:r>
      <w:r w:rsidRPr="001F42D3">
        <w:rPr>
          <w:noProof w:val="0"/>
        </w:rPr>
        <w:t xml:space="preserve">, </w:t>
      </w:r>
      <w:r w:rsidRPr="001F42D3">
        <w:rPr>
          <w:i/>
          <w:iCs/>
          <w:noProof w:val="0"/>
        </w:rPr>
        <w:t>tpoint</w:t>
      </w:r>
      <w:r w:rsidRPr="001F42D3">
        <w:rPr>
          <w:noProof w:val="0"/>
        </w:rPr>
        <w:t xml:space="preserve">, and </w:t>
      </w:r>
      <w:r w:rsidRPr="001F42D3">
        <w:rPr>
          <w:i/>
          <w:iCs/>
          <w:noProof w:val="0"/>
        </w:rPr>
        <w:t>present</w:t>
      </w:r>
      <w:r w:rsidRPr="001F42D3">
        <w:rPr>
          <w:noProof w:val="0"/>
        </w:rPr>
        <w:t>, the EI data type value in the OBR-29.2 Parent Result Observation Identifier field, the Filler Assigned Identifier component shall contain the EI data type value from OBR-3 Filler Order Number from the Report Alert [PCD-04] transaction instance associated with alert onset, the alert instance unique identifier.</w:t>
      </w:r>
    </w:p>
    <w:p w14:paraId="1FEEFC3B" w14:textId="77777777" w:rsidR="005F2535" w:rsidRPr="001F42D3" w:rsidRDefault="005F2535" w:rsidP="005F2535">
      <w:pPr>
        <w:pStyle w:val="HL7FieldIndent2"/>
        <w:ind w:left="0" w:hanging="2"/>
        <w:rPr>
          <w:noProof w:val="0"/>
        </w:rPr>
      </w:pPr>
    </w:p>
    <w:p w14:paraId="2E4F2AB1" w14:textId="28705AF5" w:rsidR="005F2535" w:rsidRPr="001F42D3" w:rsidRDefault="005F2535" w:rsidP="005F2535">
      <w:pPr>
        <w:pStyle w:val="HL7FieldIndent2"/>
        <w:ind w:left="0" w:hanging="2"/>
        <w:rPr>
          <w:noProof w:val="0"/>
        </w:rPr>
      </w:pPr>
      <w:r w:rsidRPr="001F42D3">
        <w:rPr>
          <w:noProof w:val="0"/>
        </w:rPr>
        <w:t xml:space="preserve">If the Alert Manager (AM) </w:t>
      </w:r>
      <w:r w:rsidR="00277D6B">
        <w:rPr>
          <w:noProof w:val="0"/>
        </w:rPr>
        <w:t>Actor</w:t>
      </w:r>
      <w:r w:rsidRPr="001F42D3">
        <w:rPr>
          <w:noProof w:val="0"/>
        </w:rPr>
        <w:t xml:space="preserve"> is not present for or has no record of the alert instance unique identifier and then receives a follow-on phase indication then the Alert Manager will utilize the value in OBR-29.2 Parent Result Observation Identifier field, the Filler Assigned Identifier component as the alert instance unique identifier.</w:t>
      </w:r>
    </w:p>
    <w:p w14:paraId="2E25982D" w14:textId="77777777" w:rsidR="005F2535" w:rsidRPr="001F42D3" w:rsidRDefault="005F2535" w:rsidP="005F2535">
      <w:pPr>
        <w:pStyle w:val="HL7FieldIndent2"/>
        <w:ind w:left="0" w:hanging="2"/>
        <w:rPr>
          <w:noProof w:val="0"/>
        </w:rPr>
      </w:pPr>
    </w:p>
    <w:p w14:paraId="734BC1F3" w14:textId="77777777" w:rsidR="005F2535" w:rsidRPr="001F42D3" w:rsidRDefault="005F2535" w:rsidP="005F2535">
      <w:pPr>
        <w:pStyle w:val="HL7FieldIndent2"/>
        <w:ind w:left="0" w:hanging="2"/>
        <w:rPr>
          <w:noProof w:val="0"/>
        </w:rPr>
      </w:pPr>
      <w:r w:rsidRPr="001F42D3">
        <w:rPr>
          <w:noProof w:val="0"/>
        </w:rPr>
        <w:t>When transcribing the components of the OBR-3 field value to the OBR-29.2 all subcomponents shall be transcribed and the component delimiters (^) replaced with subcomponent delimiters (&amp;).</w:t>
      </w:r>
    </w:p>
    <w:p w14:paraId="3C5C6BAF" w14:textId="77777777" w:rsidR="005F2535" w:rsidRPr="001F42D3" w:rsidRDefault="005F2535" w:rsidP="005F2535">
      <w:pPr>
        <w:pStyle w:val="HL7FieldIndent2"/>
        <w:ind w:left="0" w:hanging="2"/>
        <w:rPr>
          <w:noProof w:val="0"/>
        </w:rPr>
      </w:pPr>
    </w:p>
    <w:p w14:paraId="409BDB56" w14:textId="447B2297" w:rsidR="005F2535" w:rsidRPr="001F42D3" w:rsidRDefault="005F2535" w:rsidP="005C1693">
      <w:pPr>
        <w:pStyle w:val="TableTitle"/>
      </w:pPr>
      <w:r w:rsidRPr="001F42D3">
        <w:t>Table B.7-</w:t>
      </w:r>
      <w:r w:rsidR="004740C7" w:rsidRPr="001F42D3">
        <w:t>4</w:t>
      </w:r>
      <w:r w:rsidRPr="001F42D3">
        <w:t>: Report Alert [PCD-04] Alert Instance Identification Versus Transaction Identification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2067"/>
        <w:gridCol w:w="2714"/>
        <w:gridCol w:w="4569"/>
      </w:tblGrid>
      <w:tr w:rsidR="00B540F7" w:rsidRPr="001F42D3" w14:paraId="16EABF97" w14:textId="77777777" w:rsidTr="00234EAB">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63A4603" w14:textId="77777777" w:rsidR="005F2535" w:rsidRPr="001F42D3" w:rsidRDefault="005F2535" w:rsidP="005C1693">
            <w:pPr>
              <w:pStyle w:val="TableEntryHeader"/>
            </w:pPr>
            <w:r w:rsidRPr="001F42D3">
              <w:t>Alert Phase FACET (Event Current Phase)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749CBDC6" w14:textId="77777777" w:rsidR="005F2535" w:rsidRPr="001F42D3" w:rsidRDefault="005F2535" w:rsidP="005C1693">
            <w:pPr>
              <w:pStyle w:val="TableEntryHeader"/>
            </w:pPr>
            <w:r w:rsidRPr="001F42D3">
              <w:t>OBR-3 Filler Order Number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15" w:type="dxa"/>
              <w:bottom w:w="0" w:type="dxa"/>
              <w:right w:w="115" w:type="dxa"/>
            </w:tcMar>
            <w:vAlign w:val="center"/>
            <w:hideMark/>
          </w:tcPr>
          <w:p w14:paraId="3C294938" w14:textId="77777777" w:rsidR="005F2535" w:rsidRPr="001F42D3" w:rsidRDefault="005F2535" w:rsidP="005C1693">
            <w:pPr>
              <w:pStyle w:val="TableEntryHeader"/>
            </w:pPr>
            <w:r w:rsidRPr="001F42D3">
              <w:t>OBR-29.2 Parent Result Observation Identifier, Filler Assigned Identifier component</w:t>
            </w:r>
          </w:p>
        </w:tc>
      </w:tr>
      <w:tr w:rsidR="005F2535" w:rsidRPr="001F42D3" w14:paraId="71BD2F5B" w14:textId="77777777" w:rsidTr="00234EA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C4B9F4" w14:textId="77777777" w:rsidR="005F2535" w:rsidRPr="001F42D3" w:rsidRDefault="005F2535" w:rsidP="005C1693">
            <w:pPr>
              <w:pStyle w:val="TableEntry"/>
            </w:pP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w:t>
            </w:r>
            <w:r w:rsidRPr="001F42D3">
              <w:rPr>
                <w:i/>
                <w:iCs/>
              </w:rPr>
              <w:t>present</w:t>
            </w:r>
            <w:r w:rsidRPr="001F42D3">
              <w:t xml:space="preserve"> (indicates alert onset)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EA507" w14:textId="77777777" w:rsidR="005F2535" w:rsidRPr="001F42D3" w:rsidRDefault="005F2535" w:rsidP="005C1693">
            <w:pPr>
              <w:pStyle w:val="TableEntry"/>
            </w:pPr>
            <w:r w:rsidRPr="001F42D3">
              <w:t>Unique transaction identifier (also in this instance the Alert instance unique 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ADB9CA" w14:textId="77777777" w:rsidR="005F2535" w:rsidRPr="001F42D3" w:rsidRDefault="005F2535" w:rsidP="005C1693">
            <w:pPr>
              <w:pStyle w:val="TableEntry"/>
            </w:pPr>
            <w:r w:rsidRPr="001F42D3">
              <w:t>Either empty or a transcription of the OBR-3 component values to subcomponents while replacing the component delimiters (^) with subcomponent delimiters (&amp;)</w:t>
            </w:r>
          </w:p>
        </w:tc>
      </w:tr>
      <w:tr w:rsidR="005F2535" w:rsidRPr="001F42D3" w14:paraId="43D8018C" w14:textId="77777777" w:rsidTr="00234EAB">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CEA003" w14:textId="77777777" w:rsidR="005F2535" w:rsidRPr="001F42D3" w:rsidRDefault="005F2535" w:rsidP="005C1693">
            <w:pPr>
              <w:pStyle w:val="TableEntry"/>
            </w:pPr>
            <w:r w:rsidRPr="001F42D3">
              <w:t>all other Alert Phase values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DD4092" w14:textId="77777777" w:rsidR="005F2535" w:rsidRPr="001F42D3" w:rsidRDefault="005F2535" w:rsidP="005C1693">
            <w:pPr>
              <w:pStyle w:val="TableEntry"/>
            </w:pPr>
            <w:r w:rsidRPr="001F42D3">
              <w:t>Unique transaction identifier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0304B2" w14:textId="77777777" w:rsidR="005F2535" w:rsidRPr="001F42D3" w:rsidRDefault="005F2535" w:rsidP="005C1693">
            <w:pPr>
              <w:pStyle w:val="TableEntry"/>
            </w:pPr>
            <w:r w:rsidRPr="001F42D3">
              <w:t>Alert instance unique identifier, transcription of the value from OBR-3 from alert onset [PCD-04] transaction instance</w:t>
            </w:r>
          </w:p>
        </w:tc>
      </w:tr>
    </w:tbl>
    <w:p w14:paraId="50C02C61" w14:textId="77777777" w:rsidR="005F2535" w:rsidRPr="001F42D3" w:rsidRDefault="005F2535" w:rsidP="005F2535">
      <w:pPr>
        <w:pStyle w:val="HL7FieldIndent2"/>
        <w:ind w:left="0" w:hanging="2"/>
        <w:rPr>
          <w:noProof w:val="0"/>
        </w:rPr>
      </w:pPr>
    </w:p>
    <w:p w14:paraId="77735AE1" w14:textId="0CAA3E02" w:rsidR="005F2535" w:rsidRPr="001F42D3" w:rsidRDefault="005F2535" w:rsidP="005C1693">
      <w:pPr>
        <w:pStyle w:val="BodyText"/>
      </w:pPr>
      <w:r w:rsidRPr="001F42D3">
        <w:t xml:space="preserve">See the alert start and end example in </w:t>
      </w:r>
      <w:r w:rsidRPr="001F42D3">
        <w:fldChar w:fldCharType="begin"/>
      </w:r>
      <w:r w:rsidRPr="001F42D3">
        <w:instrText xml:space="preserve"> REF _Ref177737725 \h </w:instrText>
      </w:r>
      <w:r w:rsidR="0058613A" w:rsidRPr="001F42D3">
        <w:instrText xml:space="preserve"> \* MERGEFORMAT </w:instrText>
      </w:r>
      <w:r w:rsidRPr="001F42D3">
        <w:fldChar w:fldCharType="separate"/>
      </w:r>
      <w:r w:rsidRPr="001F42D3">
        <w:t>E.3.2 Alert - Qualitative (non-numeric) Alarm</w:t>
      </w:r>
      <w:r w:rsidRPr="001F42D3">
        <w:fldChar w:fldCharType="end"/>
      </w:r>
      <w:r w:rsidRPr="001F42D3">
        <w:t xml:space="preserve"> the Infusion Pump, Fluid Line Occlusion, Technical Alarm Indication</w:t>
      </w:r>
    </w:p>
    <w:p w14:paraId="4882206B" w14:textId="0D54CA9B" w:rsidR="00B11855" w:rsidRPr="001F42D3" w:rsidRDefault="00800492" w:rsidP="00B34AEB">
      <w:pPr>
        <w:pStyle w:val="Heading3"/>
        <w:numPr>
          <w:ilvl w:val="0"/>
          <w:numId w:val="0"/>
        </w:numPr>
        <w:rPr>
          <w:noProof w:val="0"/>
        </w:rPr>
      </w:pPr>
      <w:bookmarkStart w:id="1641" w:name="_Toc401769862"/>
      <w:bookmarkStart w:id="1642" w:name="_Toc214889772"/>
      <w:bookmarkStart w:id="1643" w:name="OLE_LINK44"/>
      <w:bookmarkStart w:id="1644" w:name="OLE_LINK46"/>
      <w:r w:rsidRPr="001F42D3">
        <w:rPr>
          <w:noProof w:val="0"/>
        </w:rPr>
        <w:lastRenderedPageBreak/>
        <w:t xml:space="preserve">B.7.1 </w:t>
      </w:r>
      <w:r w:rsidR="003D003E" w:rsidRPr="001F42D3">
        <w:rPr>
          <w:noProof w:val="0"/>
        </w:rPr>
        <w:t xml:space="preserve">OBR Observation Request Segment in ACM Transaction </w:t>
      </w:r>
      <w:r w:rsidR="00425190" w:rsidRPr="001F42D3">
        <w:rPr>
          <w:noProof w:val="0"/>
        </w:rPr>
        <w:t>[</w:t>
      </w:r>
      <w:bookmarkEnd w:id="1641"/>
      <w:r w:rsidR="00647994" w:rsidRPr="001F42D3">
        <w:rPr>
          <w:noProof w:val="0"/>
        </w:rPr>
        <w:t>PCD-04</w:t>
      </w:r>
      <w:r w:rsidR="00425190" w:rsidRPr="001F42D3">
        <w:rPr>
          <w:noProof w:val="0"/>
        </w:rPr>
        <w:t>]</w:t>
      </w:r>
      <w:bookmarkEnd w:id="1642"/>
    </w:p>
    <w:bookmarkEnd w:id="1643"/>
    <w:bookmarkEnd w:id="1644"/>
    <w:p w14:paraId="43228230" w14:textId="77777777" w:rsidR="00B11855" w:rsidRPr="001F42D3" w:rsidRDefault="003D003E" w:rsidP="00A01166">
      <w:pPr>
        <w:pStyle w:val="BodyText"/>
      </w:pPr>
      <w:r w:rsidRPr="001F42D3">
        <w:t>A Report Alert [PCD-04] transaction contains at most one alert indication.</w:t>
      </w:r>
    </w:p>
    <w:p w14:paraId="1DE932B2" w14:textId="77777777" w:rsidR="00285EFB" w:rsidRPr="001F42D3" w:rsidRDefault="00285EFB" w:rsidP="00A01166">
      <w:pPr>
        <w:pStyle w:val="BodyText"/>
      </w:pPr>
      <w:r w:rsidRPr="001F42D3">
        <w:t>Additional OBR/OBX segment groupings may appear in the Report Alert [PCD-04] transaction as the inclusion of a Waveform Content Module (WCM) to communicate waveform evidentiary data</w:t>
      </w:r>
      <w:r w:rsidR="002E782A" w:rsidRPr="001F42D3">
        <w:t xml:space="preserve">. </w:t>
      </w:r>
      <w:r w:rsidRPr="001F42D3">
        <w:t>See the Waveform Content Module (WCM) document for segment and field details.</w:t>
      </w:r>
    </w:p>
    <w:p w14:paraId="65725BB3" w14:textId="00AC6428" w:rsidR="000166DD" w:rsidRPr="001F42D3" w:rsidRDefault="003D003E" w:rsidP="00A01166">
      <w:pPr>
        <w:pStyle w:val="BodyText"/>
      </w:pPr>
      <w:r w:rsidRPr="001F42D3">
        <w:t xml:space="preserve">The OBR segment is used to uniquely identify the alert indication and the descendent alert status update indications. </w:t>
      </w:r>
    </w:p>
    <w:p w14:paraId="6F34CB26" w14:textId="5A19EEF9" w:rsidR="00B11855" w:rsidRPr="001F42D3" w:rsidRDefault="003D003E" w:rsidP="00CF5627">
      <w:pPr>
        <w:pStyle w:val="TableTitle"/>
      </w:pPr>
      <w:r w:rsidRPr="001F42D3">
        <w:t xml:space="preserve">Table B.7.1-1: </w:t>
      </w:r>
      <w:r w:rsidR="006D613E" w:rsidRPr="001F42D3">
        <w:t>HL7</w:t>
      </w:r>
      <w:r w:rsidR="00995105" w:rsidRPr="001F42D3">
        <w:t xml:space="preserve"> </w:t>
      </w:r>
      <w:r w:rsidRPr="001F42D3">
        <w:t>Attribute Table – OBR – Observation Result</w:t>
      </w:r>
    </w:p>
    <w:tbl>
      <w:tblPr>
        <w:tblW w:w="8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5"/>
        <w:gridCol w:w="827"/>
        <w:gridCol w:w="760"/>
        <w:gridCol w:w="828"/>
        <w:gridCol w:w="841"/>
        <w:gridCol w:w="934"/>
        <w:gridCol w:w="3640"/>
      </w:tblGrid>
      <w:tr w:rsidR="00C40FD5" w:rsidRPr="001F42D3" w14:paraId="7E10550E" w14:textId="77777777" w:rsidTr="00EB7483">
        <w:trPr>
          <w:cantSplit/>
          <w:tblHeader/>
          <w:jc w:val="center"/>
        </w:trPr>
        <w:tc>
          <w:tcPr>
            <w:tcW w:w="815" w:type="dxa"/>
            <w:shd w:val="clear" w:color="auto" w:fill="D9D9D9"/>
          </w:tcPr>
          <w:p w14:paraId="57626AF0" w14:textId="77777777" w:rsidR="00B11855" w:rsidRPr="001F42D3" w:rsidRDefault="003D003E" w:rsidP="006B1888">
            <w:pPr>
              <w:pStyle w:val="TableEntryHeader"/>
            </w:pPr>
            <w:r w:rsidRPr="001F42D3">
              <w:t>SEQ</w:t>
            </w:r>
          </w:p>
        </w:tc>
        <w:tc>
          <w:tcPr>
            <w:tcW w:w="827" w:type="dxa"/>
            <w:shd w:val="clear" w:color="auto" w:fill="D9D9D9"/>
          </w:tcPr>
          <w:p w14:paraId="75AD5605" w14:textId="77777777" w:rsidR="00B11855" w:rsidRPr="001F42D3" w:rsidRDefault="003D003E" w:rsidP="006B1888">
            <w:pPr>
              <w:pStyle w:val="TableEntryHeader"/>
            </w:pPr>
            <w:r w:rsidRPr="001F42D3">
              <w:t>LEN</w:t>
            </w:r>
          </w:p>
        </w:tc>
        <w:tc>
          <w:tcPr>
            <w:tcW w:w="760" w:type="dxa"/>
            <w:shd w:val="clear" w:color="auto" w:fill="D9D9D9"/>
          </w:tcPr>
          <w:p w14:paraId="15CA000B" w14:textId="77777777" w:rsidR="00B11855" w:rsidRPr="001F42D3" w:rsidRDefault="003D003E" w:rsidP="006B1888">
            <w:pPr>
              <w:pStyle w:val="TableEntryHeader"/>
            </w:pPr>
            <w:r w:rsidRPr="001F42D3">
              <w:t>DT</w:t>
            </w:r>
          </w:p>
        </w:tc>
        <w:tc>
          <w:tcPr>
            <w:tcW w:w="828" w:type="dxa"/>
            <w:shd w:val="clear" w:color="auto" w:fill="D9D9D9"/>
          </w:tcPr>
          <w:p w14:paraId="01707427" w14:textId="77777777" w:rsidR="00B11855" w:rsidRPr="001F42D3" w:rsidRDefault="003D003E" w:rsidP="006B1888">
            <w:pPr>
              <w:pStyle w:val="TableEntryHeader"/>
            </w:pPr>
            <w:r w:rsidRPr="001F42D3">
              <w:t>OPT</w:t>
            </w:r>
          </w:p>
        </w:tc>
        <w:tc>
          <w:tcPr>
            <w:tcW w:w="841" w:type="dxa"/>
            <w:shd w:val="clear" w:color="auto" w:fill="D9D9D9"/>
          </w:tcPr>
          <w:p w14:paraId="52249A97" w14:textId="77777777" w:rsidR="00B11855" w:rsidRPr="001F42D3" w:rsidRDefault="003D003E" w:rsidP="006B1888">
            <w:pPr>
              <w:pStyle w:val="TableEntryHeader"/>
            </w:pPr>
            <w:r w:rsidRPr="001F42D3">
              <w:t>RP/#</w:t>
            </w:r>
          </w:p>
        </w:tc>
        <w:tc>
          <w:tcPr>
            <w:tcW w:w="934" w:type="dxa"/>
            <w:shd w:val="clear" w:color="auto" w:fill="D9D9D9"/>
          </w:tcPr>
          <w:p w14:paraId="614B62F4" w14:textId="77777777" w:rsidR="00B11855" w:rsidRPr="001F42D3" w:rsidRDefault="003D003E" w:rsidP="006B1888">
            <w:pPr>
              <w:pStyle w:val="TableEntryHeader"/>
            </w:pPr>
            <w:r w:rsidRPr="001F42D3">
              <w:t>TBL#</w:t>
            </w:r>
          </w:p>
        </w:tc>
        <w:tc>
          <w:tcPr>
            <w:tcW w:w="3640" w:type="dxa"/>
            <w:shd w:val="clear" w:color="auto" w:fill="D9D9D9"/>
          </w:tcPr>
          <w:p w14:paraId="2420169D" w14:textId="77777777" w:rsidR="00B11855" w:rsidRPr="001F42D3" w:rsidRDefault="003D003E" w:rsidP="006B1888">
            <w:pPr>
              <w:pStyle w:val="TableEntryHeader"/>
            </w:pPr>
            <w:r w:rsidRPr="001F42D3">
              <w:t>ELEMENT NAME</w:t>
            </w:r>
          </w:p>
        </w:tc>
      </w:tr>
      <w:tr w:rsidR="00C40FD5" w:rsidRPr="001F42D3" w14:paraId="25D177D0" w14:textId="77777777" w:rsidTr="006C0E8E">
        <w:trPr>
          <w:cantSplit/>
          <w:jc w:val="center"/>
        </w:trPr>
        <w:tc>
          <w:tcPr>
            <w:tcW w:w="815" w:type="dxa"/>
          </w:tcPr>
          <w:p w14:paraId="539BF9FD" w14:textId="77777777" w:rsidR="00B11855" w:rsidRPr="001F42D3" w:rsidRDefault="003D003E" w:rsidP="006B1888">
            <w:pPr>
              <w:pStyle w:val="TableEntry"/>
            </w:pPr>
            <w:r w:rsidRPr="001F42D3">
              <w:t>2</w:t>
            </w:r>
          </w:p>
        </w:tc>
        <w:tc>
          <w:tcPr>
            <w:tcW w:w="827" w:type="dxa"/>
          </w:tcPr>
          <w:p w14:paraId="21D23B26" w14:textId="77777777" w:rsidR="00B11855" w:rsidRPr="001F42D3" w:rsidRDefault="003D003E" w:rsidP="006B1888">
            <w:pPr>
              <w:pStyle w:val="TableEntry"/>
            </w:pPr>
            <w:r w:rsidRPr="001F42D3">
              <w:t>22</w:t>
            </w:r>
          </w:p>
        </w:tc>
        <w:tc>
          <w:tcPr>
            <w:tcW w:w="760" w:type="dxa"/>
          </w:tcPr>
          <w:p w14:paraId="1933EB49" w14:textId="77777777" w:rsidR="00B11855" w:rsidRPr="001F42D3" w:rsidRDefault="003D003E" w:rsidP="006B1888">
            <w:pPr>
              <w:pStyle w:val="TableEntry"/>
            </w:pPr>
            <w:r w:rsidRPr="001F42D3">
              <w:t>EI</w:t>
            </w:r>
          </w:p>
        </w:tc>
        <w:tc>
          <w:tcPr>
            <w:tcW w:w="828" w:type="dxa"/>
          </w:tcPr>
          <w:p w14:paraId="77D6181F" w14:textId="77777777" w:rsidR="00B11855" w:rsidRPr="001F42D3" w:rsidRDefault="003D003E" w:rsidP="006B1888">
            <w:pPr>
              <w:pStyle w:val="TableEntry"/>
            </w:pPr>
            <w:r w:rsidRPr="001F42D3">
              <w:t>O</w:t>
            </w:r>
          </w:p>
        </w:tc>
        <w:tc>
          <w:tcPr>
            <w:tcW w:w="841" w:type="dxa"/>
          </w:tcPr>
          <w:p w14:paraId="6B685DD6" w14:textId="77777777" w:rsidR="00B11855" w:rsidRPr="001F42D3" w:rsidRDefault="00B11855" w:rsidP="006B1888">
            <w:pPr>
              <w:pStyle w:val="TableEntry"/>
            </w:pPr>
          </w:p>
        </w:tc>
        <w:tc>
          <w:tcPr>
            <w:tcW w:w="934" w:type="dxa"/>
          </w:tcPr>
          <w:p w14:paraId="1DE4CF42" w14:textId="77777777" w:rsidR="00B11855" w:rsidRPr="001F42D3" w:rsidRDefault="00B11855" w:rsidP="006B1888">
            <w:pPr>
              <w:pStyle w:val="TableEntry"/>
            </w:pPr>
          </w:p>
        </w:tc>
        <w:tc>
          <w:tcPr>
            <w:tcW w:w="3640" w:type="dxa"/>
          </w:tcPr>
          <w:p w14:paraId="6DEFDBD5" w14:textId="77777777" w:rsidR="00B11855" w:rsidRPr="001F42D3" w:rsidRDefault="003D003E" w:rsidP="006B1888">
            <w:pPr>
              <w:pStyle w:val="TableEntry"/>
            </w:pPr>
            <w:r w:rsidRPr="001F42D3">
              <w:t>Placer Order Number</w:t>
            </w:r>
          </w:p>
        </w:tc>
      </w:tr>
      <w:tr w:rsidR="00C40FD5" w:rsidRPr="001F42D3" w14:paraId="2EC8A72A" w14:textId="77777777" w:rsidTr="006C0E8E">
        <w:trPr>
          <w:cantSplit/>
          <w:jc w:val="center"/>
        </w:trPr>
        <w:tc>
          <w:tcPr>
            <w:tcW w:w="815" w:type="dxa"/>
          </w:tcPr>
          <w:p w14:paraId="6FEE1CBC" w14:textId="77777777" w:rsidR="00B11855" w:rsidRPr="001F42D3" w:rsidRDefault="003D003E" w:rsidP="006B1888">
            <w:pPr>
              <w:pStyle w:val="TableEntry"/>
            </w:pPr>
            <w:r w:rsidRPr="001F42D3">
              <w:t>3</w:t>
            </w:r>
          </w:p>
        </w:tc>
        <w:tc>
          <w:tcPr>
            <w:tcW w:w="827" w:type="dxa"/>
          </w:tcPr>
          <w:p w14:paraId="1CD13EA7" w14:textId="77777777" w:rsidR="00B11855" w:rsidRPr="001F42D3" w:rsidRDefault="003D003E" w:rsidP="006B1888">
            <w:pPr>
              <w:pStyle w:val="TableEntry"/>
            </w:pPr>
            <w:r w:rsidRPr="001F42D3">
              <w:t>22</w:t>
            </w:r>
          </w:p>
        </w:tc>
        <w:tc>
          <w:tcPr>
            <w:tcW w:w="760" w:type="dxa"/>
          </w:tcPr>
          <w:p w14:paraId="225D44F1" w14:textId="77777777" w:rsidR="00B11855" w:rsidRPr="001F42D3" w:rsidRDefault="003D003E" w:rsidP="006B1888">
            <w:pPr>
              <w:pStyle w:val="TableEntry"/>
            </w:pPr>
            <w:r w:rsidRPr="001F42D3">
              <w:t>EI</w:t>
            </w:r>
          </w:p>
        </w:tc>
        <w:tc>
          <w:tcPr>
            <w:tcW w:w="828" w:type="dxa"/>
          </w:tcPr>
          <w:p w14:paraId="6F2A94D5" w14:textId="77777777" w:rsidR="00B11855" w:rsidRPr="001F42D3" w:rsidRDefault="003D003E" w:rsidP="006B1888">
            <w:pPr>
              <w:pStyle w:val="TableEntry"/>
            </w:pPr>
            <w:r w:rsidRPr="001F42D3">
              <w:t>R</w:t>
            </w:r>
          </w:p>
        </w:tc>
        <w:tc>
          <w:tcPr>
            <w:tcW w:w="841" w:type="dxa"/>
          </w:tcPr>
          <w:p w14:paraId="4F9CB3ED" w14:textId="77777777" w:rsidR="00B11855" w:rsidRPr="001F42D3" w:rsidRDefault="00B11855" w:rsidP="006B1888">
            <w:pPr>
              <w:pStyle w:val="TableEntry"/>
            </w:pPr>
          </w:p>
        </w:tc>
        <w:tc>
          <w:tcPr>
            <w:tcW w:w="934" w:type="dxa"/>
          </w:tcPr>
          <w:p w14:paraId="49AF7160" w14:textId="77777777" w:rsidR="00B11855" w:rsidRPr="001F42D3" w:rsidRDefault="00B11855" w:rsidP="006B1888">
            <w:pPr>
              <w:pStyle w:val="TableEntry"/>
            </w:pPr>
          </w:p>
        </w:tc>
        <w:tc>
          <w:tcPr>
            <w:tcW w:w="3640" w:type="dxa"/>
          </w:tcPr>
          <w:p w14:paraId="6A9D4764" w14:textId="77777777" w:rsidR="00B11855" w:rsidRPr="001F42D3" w:rsidRDefault="003D003E" w:rsidP="006B1888">
            <w:pPr>
              <w:pStyle w:val="TableEntry"/>
            </w:pPr>
            <w:r w:rsidRPr="001F42D3">
              <w:t>Filler Order Number</w:t>
            </w:r>
          </w:p>
        </w:tc>
      </w:tr>
      <w:tr w:rsidR="00C40FD5" w:rsidRPr="001F42D3" w14:paraId="7C2F384A" w14:textId="77777777" w:rsidTr="006C0E8E">
        <w:trPr>
          <w:cantSplit/>
          <w:jc w:val="center"/>
        </w:trPr>
        <w:tc>
          <w:tcPr>
            <w:tcW w:w="815" w:type="dxa"/>
          </w:tcPr>
          <w:p w14:paraId="62C1B5F2" w14:textId="77777777" w:rsidR="00B11855" w:rsidRPr="001F42D3" w:rsidRDefault="003D003E" w:rsidP="006B1888">
            <w:pPr>
              <w:pStyle w:val="TableEntry"/>
            </w:pPr>
            <w:r w:rsidRPr="001F42D3">
              <w:t>4</w:t>
            </w:r>
          </w:p>
        </w:tc>
        <w:tc>
          <w:tcPr>
            <w:tcW w:w="827" w:type="dxa"/>
          </w:tcPr>
          <w:p w14:paraId="3C6DEDE4" w14:textId="77777777" w:rsidR="00B11855" w:rsidRPr="001F42D3" w:rsidRDefault="003D003E" w:rsidP="006B1888">
            <w:pPr>
              <w:pStyle w:val="TableEntry"/>
            </w:pPr>
            <w:r w:rsidRPr="001F42D3">
              <w:t>705</w:t>
            </w:r>
          </w:p>
        </w:tc>
        <w:tc>
          <w:tcPr>
            <w:tcW w:w="760" w:type="dxa"/>
          </w:tcPr>
          <w:p w14:paraId="604C09A9" w14:textId="77777777" w:rsidR="00B11855" w:rsidRPr="001F42D3" w:rsidRDefault="003D003E" w:rsidP="006B1888">
            <w:pPr>
              <w:pStyle w:val="TableEntry"/>
            </w:pPr>
            <w:r w:rsidRPr="001F42D3">
              <w:t>CWE</w:t>
            </w:r>
          </w:p>
        </w:tc>
        <w:tc>
          <w:tcPr>
            <w:tcW w:w="828" w:type="dxa"/>
          </w:tcPr>
          <w:p w14:paraId="601B7D52" w14:textId="77777777" w:rsidR="00B11855" w:rsidRPr="001F42D3" w:rsidRDefault="003D003E" w:rsidP="006B1888">
            <w:pPr>
              <w:pStyle w:val="TableEntry"/>
            </w:pPr>
            <w:r w:rsidRPr="001F42D3">
              <w:t>R</w:t>
            </w:r>
          </w:p>
        </w:tc>
        <w:tc>
          <w:tcPr>
            <w:tcW w:w="841" w:type="dxa"/>
          </w:tcPr>
          <w:p w14:paraId="19A3A655" w14:textId="77777777" w:rsidR="00B11855" w:rsidRPr="001F42D3" w:rsidRDefault="00B11855" w:rsidP="006B1888">
            <w:pPr>
              <w:pStyle w:val="TableEntry"/>
            </w:pPr>
          </w:p>
        </w:tc>
        <w:tc>
          <w:tcPr>
            <w:tcW w:w="934" w:type="dxa"/>
          </w:tcPr>
          <w:p w14:paraId="3630C1CD" w14:textId="77777777" w:rsidR="00B11855" w:rsidRPr="001F42D3" w:rsidRDefault="00B11855" w:rsidP="006B1888">
            <w:pPr>
              <w:pStyle w:val="TableEntry"/>
            </w:pPr>
          </w:p>
        </w:tc>
        <w:tc>
          <w:tcPr>
            <w:tcW w:w="3640" w:type="dxa"/>
          </w:tcPr>
          <w:p w14:paraId="0787B4C9" w14:textId="77777777" w:rsidR="00B11855" w:rsidRPr="001F42D3" w:rsidRDefault="003D003E" w:rsidP="006B1888">
            <w:pPr>
              <w:pStyle w:val="TableEntry"/>
            </w:pPr>
            <w:r w:rsidRPr="001F42D3">
              <w:t>Universal Service Identifier</w:t>
            </w:r>
          </w:p>
        </w:tc>
      </w:tr>
      <w:tr w:rsidR="00C40FD5" w:rsidRPr="001F42D3" w14:paraId="6FBD3DC0" w14:textId="77777777" w:rsidTr="006C0E8E">
        <w:trPr>
          <w:cantSplit/>
          <w:jc w:val="center"/>
        </w:trPr>
        <w:tc>
          <w:tcPr>
            <w:tcW w:w="815" w:type="dxa"/>
          </w:tcPr>
          <w:p w14:paraId="3A8F74B5" w14:textId="77777777" w:rsidR="00B11855" w:rsidRPr="001F42D3" w:rsidRDefault="003D003E" w:rsidP="006B1888">
            <w:pPr>
              <w:pStyle w:val="TableEntry"/>
            </w:pPr>
            <w:r w:rsidRPr="001F42D3">
              <w:t>7</w:t>
            </w:r>
          </w:p>
        </w:tc>
        <w:tc>
          <w:tcPr>
            <w:tcW w:w="827" w:type="dxa"/>
          </w:tcPr>
          <w:p w14:paraId="2C7D071E" w14:textId="77777777" w:rsidR="00B11855" w:rsidRPr="001F42D3" w:rsidRDefault="003D003E" w:rsidP="006B1888">
            <w:pPr>
              <w:pStyle w:val="TableEntry"/>
            </w:pPr>
            <w:r w:rsidRPr="001F42D3">
              <w:t>24</w:t>
            </w:r>
          </w:p>
        </w:tc>
        <w:tc>
          <w:tcPr>
            <w:tcW w:w="760" w:type="dxa"/>
          </w:tcPr>
          <w:p w14:paraId="5386C8B0" w14:textId="77777777" w:rsidR="00B11855" w:rsidRPr="001F42D3" w:rsidRDefault="003D003E" w:rsidP="006B1888">
            <w:pPr>
              <w:pStyle w:val="TableEntry"/>
            </w:pPr>
            <w:r w:rsidRPr="001F42D3">
              <w:t>DTM</w:t>
            </w:r>
          </w:p>
        </w:tc>
        <w:tc>
          <w:tcPr>
            <w:tcW w:w="828" w:type="dxa"/>
          </w:tcPr>
          <w:p w14:paraId="74CDEA04" w14:textId="77777777" w:rsidR="00B11855" w:rsidRPr="001F42D3" w:rsidRDefault="003D003E" w:rsidP="006B1888">
            <w:pPr>
              <w:pStyle w:val="TableEntry"/>
            </w:pPr>
            <w:r w:rsidRPr="001F42D3">
              <w:t>RE</w:t>
            </w:r>
          </w:p>
        </w:tc>
        <w:tc>
          <w:tcPr>
            <w:tcW w:w="841" w:type="dxa"/>
          </w:tcPr>
          <w:p w14:paraId="1A9792BE" w14:textId="77777777" w:rsidR="00B11855" w:rsidRPr="001F42D3" w:rsidRDefault="00B11855" w:rsidP="006B1888">
            <w:pPr>
              <w:pStyle w:val="TableEntry"/>
            </w:pPr>
          </w:p>
        </w:tc>
        <w:tc>
          <w:tcPr>
            <w:tcW w:w="934" w:type="dxa"/>
          </w:tcPr>
          <w:p w14:paraId="43E53D18" w14:textId="77777777" w:rsidR="00B11855" w:rsidRPr="001F42D3" w:rsidRDefault="00B11855" w:rsidP="006B1888">
            <w:pPr>
              <w:pStyle w:val="TableEntry"/>
            </w:pPr>
          </w:p>
        </w:tc>
        <w:tc>
          <w:tcPr>
            <w:tcW w:w="3640" w:type="dxa"/>
          </w:tcPr>
          <w:p w14:paraId="4C6592CA" w14:textId="77777777" w:rsidR="00B11855" w:rsidRPr="001F42D3" w:rsidRDefault="003D003E" w:rsidP="006B1888">
            <w:pPr>
              <w:pStyle w:val="TableEntry"/>
            </w:pPr>
            <w:r w:rsidRPr="001F42D3">
              <w:t>Observation Date/Time</w:t>
            </w:r>
          </w:p>
        </w:tc>
      </w:tr>
      <w:tr w:rsidR="00C40FD5" w:rsidRPr="001F42D3" w14:paraId="21550E15" w14:textId="77777777" w:rsidTr="006C0E8E">
        <w:trPr>
          <w:cantSplit/>
          <w:jc w:val="center"/>
        </w:trPr>
        <w:tc>
          <w:tcPr>
            <w:tcW w:w="815" w:type="dxa"/>
          </w:tcPr>
          <w:p w14:paraId="49F6DDF1" w14:textId="77777777" w:rsidR="00B11855" w:rsidRPr="001F42D3" w:rsidRDefault="003D003E" w:rsidP="006B1888">
            <w:pPr>
              <w:pStyle w:val="TableEntry"/>
            </w:pPr>
            <w:r w:rsidRPr="001F42D3">
              <w:t>16</w:t>
            </w:r>
          </w:p>
        </w:tc>
        <w:tc>
          <w:tcPr>
            <w:tcW w:w="827" w:type="dxa"/>
          </w:tcPr>
          <w:p w14:paraId="1EAD55AC" w14:textId="77777777" w:rsidR="00B11855" w:rsidRPr="001F42D3" w:rsidRDefault="003D003E" w:rsidP="006B1888">
            <w:pPr>
              <w:pStyle w:val="TableEntry"/>
            </w:pPr>
            <w:r w:rsidRPr="001F42D3">
              <w:t>3220</w:t>
            </w:r>
          </w:p>
        </w:tc>
        <w:tc>
          <w:tcPr>
            <w:tcW w:w="760" w:type="dxa"/>
          </w:tcPr>
          <w:p w14:paraId="7ABC6945" w14:textId="77777777" w:rsidR="00B11855" w:rsidRPr="001F42D3" w:rsidRDefault="003D003E" w:rsidP="006B1888">
            <w:pPr>
              <w:pStyle w:val="TableEntry"/>
            </w:pPr>
            <w:r w:rsidRPr="001F42D3">
              <w:t>XCN</w:t>
            </w:r>
          </w:p>
        </w:tc>
        <w:tc>
          <w:tcPr>
            <w:tcW w:w="828" w:type="dxa"/>
          </w:tcPr>
          <w:p w14:paraId="291F6857" w14:textId="77777777" w:rsidR="00B11855" w:rsidRPr="001F42D3" w:rsidRDefault="003D003E" w:rsidP="006B1888">
            <w:pPr>
              <w:pStyle w:val="TableEntry"/>
            </w:pPr>
            <w:r w:rsidRPr="001F42D3">
              <w:t>O</w:t>
            </w:r>
          </w:p>
        </w:tc>
        <w:tc>
          <w:tcPr>
            <w:tcW w:w="841" w:type="dxa"/>
          </w:tcPr>
          <w:p w14:paraId="34F29737" w14:textId="77777777" w:rsidR="00B11855" w:rsidRPr="001F42D3" w:rsidRDefault="003D003E" w:rsidP="006B1888">
            <w:pPr>
              <w:pStyle w:val="TableEntry"/>
            </w:pPr>
            <w:r w:rsidRPr="001F42D3">
              <w:t>Y</w:t>
            </w:r>
          </w:p>
        </w:tc>
        <w:tc>
          <w:tcPr>
            <w:tcW w:w="934" w:type="dxa"/>
          </w:tcPr>
          <w:p w14:paraId="599FE901" w14:textId="77777777" w:rsidR="00B11855" w:rsidRPr="001F42D3" w:rsidRDefault="00B11855" w:rsidP="006B1888">
            <w:pPr>
              <w:pStyle w:val="TableEntry"/>
            </w:pPr>
          </w:p>
        </w:tc>
        <w:tc>
          <w:tcPr>
            <w:tcW w:w="3640" w:type="dxa"/>
          </w:tcPr>
          <w:p w14:paraId="66BAA4E7" w14:textId="77777777" w:rsidR="00B11855" w:rsidRPr="001F42D3" w:rsidRDefault="003D003E" w:rsidP="006B1888">
            <w:pPr>
              <w:pStyle w:val="TableEntry"/>
            </w:pPr>
            <w:r w:rsidRPr="001F42D3">
              <w:t>Ordering Provider</w:t>
            </w:r>
          </w:p>
        </w:tc>
      </w:tr>
      <w:tr w:rsidR="00C40FD5" w:rsidRPr="001F42D3" w14:paraId="2E24AD2B" w14:textId="77777777" w:rsidTr="006C0E8E">
        <w:trPr>
          <w:cantSplit/>
          <w:jc w:val="center"/>
        </w:trPr>
        <w:tc>
          <w:tcPr>
            <w:tcW w:w="815" w:type="dxa"/>
          </w:tcPr>
          <w:p w14:paraId="5709FF23" w14:textId="77777777" w:rsidR="00B11855" w:rsidRPr="001F42D3" w:rsidRDefault="003D003E" w:rsidP="006B1888">
            <w:pPr>
              <w:pStyle w:val="TableEntry"/>
            </w:pPr>
            <w:r w:rsidRPr="001F42D3">
              <w:t>17</w:t>
            </w:r>
          </w:p>
        </w:tc>
        <w:tc>
          <w:tcPr>
            <w:tcW w:w="827" w:type="dxa"/>
          </w:tcPr>
          <w:p w14:paraId="358DD4CE" w14:textId="77777777" w:rsidR="00B11855" w:rsidRPr="001F42D3" w:rsidRDefault="003D003E" w:rsidP="006B1888">
            <w:pPr>
              <w:pStyle w:val="TableEntry"/>
            </w:pPr>
            <w:r w:rsidRPr="001F42D3">
              <w:t>250</w:t>
            </w:r>
          </w:p>
        </w:tc>
        <w:tc>
          <w:tcPr>
            <w:tcW w:w="760" w:type="dxa"/>
          </w:tcPr>
          <w:p w14:paraId="1D29BCAD" w14:textId="77777777" w:rsidR="00B11855" w:rsidRPr="001F42D3" w:rsidRDefault="003D003E" w:rsidP="006B1888">
            <w:pPr>
              <w:pStyle w:val="TableEntry"/>
            </w:pPr>
            <w:r w:rsidRPr="001F42D3">
              <w:t>XTN</w:t>
            </w:r>
          </w:p>
        </w:tc>
        <w:tc>
          <w:tcPr>
            <w:tcW w:w="828" w:type="dxa"/>
          </w:tcPr>
          <w:p w14:paraId="65380A84" w14:textId="77777777" w:rsidR="00B11855" w:rsidRPr="001F42D3" w:rsidRDefault="003D003E" w:rsidP="006B1888">
            <w:pPr>
              <w:pStyle w:val="TableEntry"/>
            </w:pPr>
            <w:r w:rsidRPr="001F42D3">
              <w:t>O</w:t>
            </w:r>
          </w:p>
        </w:tc>
        <w:tc>
          <w:tcPr>
            <w:tcW w:w="841" w:type="dxa"/>
          </w:tcPr>
          <w:p w14:paraId="31F869B5" w14:textId="77777777" w:rsidR="00B11855" w:rsidRPr="001F42D3" w:rsidRDefault="003D003E" w:rsidP="006B1888">
            <w:pPr>
              <w:pStyle w:val="TableEntry"/>
            </w:pPr>
            <w:r w:rsidRPr="001F42D3">
              <w:t>Y/2</w:t>
            </w:r>
          </w:p>
        </w:tc>
        <w:tc>
          <w:tcPr>
            <w:tcW w:w="934" w:type="dxa"/>
          </w:tcPr>
          <w:p w14:paraId="21FC12FB" w14:textId="77777777" w:rsidR="00B11855" w:rsidRPr="001F42D3" w:rsidRDefault="00B11855" w:rsidP="006B1888">
            <w:pPr>
              <w:pStyle w:val="TableEntry"/>
            </w:pPr>
          </w:p>
        </w:tc>
        <w:tc>
          <w:tcPr>
            <w:tcW w:w="3640" w:type="dxa"/>
          </w:tcPr>
          <w:p w14:paraId="5E70F2EF" w14:textId="77777777" w:rsidR="00B11855" w:rsidRPr="001F42D3" w:rsidRDefault="003D003E" w:rsidP="006B1888">
            <w:pPr>
              <w:pStyle w:val="TableEntry"/>
            </w:pPr>
            <w:r w:rsidRPr="001F42D3">
              <w:t>Order Callback Phone Number</w:t>
            </w:r>
          </w:p>
        </w:tc>
      </w:tr>
      <w:tr w:rsidR="00C40FD5" w:rsidRPr="001F42D3" w14:paraId="343F3B3B" w14:textId="77777777" w:rsidTr="006C0E8E">
        <w:trPr>
          <w:cantSplit/>
          <w:jc w:val="center"/>
        </w:trPr>
        <w:tc>
          <w:tcPr>
            <w:tcW w:w="815" w:type="dxa"/>
          </w:tcPr>
          <w:p w14:paraId="50140524" w14:textId="77777777" w:rsidR="00B11855" w:rsidRPr="001F42D3" w:rsidRDefault="003D003E" w:rsidP="006B1888">
            <w:pPr>
              <w:pStyle w:val="TableEntry"/>
            </w:pPr>
            <w:r w:rsidRPr="001F42D3">
              <w:t>28</w:t>
            </w:r>
          </w:p>
        </w:tc>
        <w:tc>
          <w:tcPr>
            <w:tcW w:w="827" w:type="dxa"/>
          </w:tcPr>
          <w:p w14:paraId="2B160A99" w14:textId="77777777" w:rsidR="00B11855" w:rsidRPr="001F42D3" w:rsidRDefault="003D003E" w:rsidP="006B1888">
            <w:pPr>
              <w:pStyle w:val="TableEntry"/>
            </w:pPr>
            <w:r w:rsidRPr="001F42D3">
              <w:t>3220</w:t>
            </w:r>
          </w:p>
        </w:tc>
        <w:tc>
          <w:tcPr>
            <w:tcW w:w="760" w:type="dxa"/>
          </w:tcPr>
          <w:p w14:paraId="07A1653B" w14:textId="77777777" w:rsidR="00B11855" w:rsidRPr="001F42D3" w:rsidRDefault="003D003E" w:rsidP="006B1888">
            <w:pPr>
              <w:pStyle w:val="TableEntry"/>
            </w:pPr>
            <w:r w:rsidRPr="001F42D3">
              <w:t>XCN</w:t>
            </w:r>
          </w:p>
        </w:tc>
        <w:tc>
          <w:tcPr>
            <w:tcW w:w="828" w:type="dxa"/>
          </w:tcPr>
          <w:p w14:paraId="55B52D26" w14:textId="77777777" w:rsidR="00B11855" w:rsidRPr="001F42D3" w:rsidRDefault="003D003E" w:rsidP="006B1888">
            <w:pPr>
              <w:pStyle w:val="TableEntry"/>
            </w:pPr>
            <w:r w:rsidRPr="001F42D3">
              <w:t>O</w:t>
            </w:r>
          </w:p>
        </w:tc>
        <w:tc>
          <w:tcPr>
            <w:tcW w:w="841" w:type="dxa"/>
          </w:tcPr>
          <w:p w14:paraId="2291E4CC" w14:textId="77777777" w:rsidR="00B11855" w:rsidRPr="001F42D3" w:rsidRDefault="003D003E" w:rsidP="006B1888">
            <w:pPr>
              <w:pStyle w:val="TableEntry"/>
            </w:pPr>
            <w:r w:rsidRPr="001F42D3">
              <w:t>Y</w:t>
            </w:r>
          </w:p>
        </w:tc>
        <w:tc>
          <w:tcPr>
            <w:tcW w:w="934" w:type="dxa"/>
          </w:tcPr>
          <w:p w14:paraId="52031F5B" w14:textId="77777777" w:rsidR="00B11855" w:rsidRPr="001F42D3" w:rsidRDefault="00B11855" w:rsidP="006B1888">
            <w:pPr>
              <w:pStyle w:val="TableEntry"/>
            </w:pPr>
          </w:p>
        </w:tc>
        <w:tc>
          <w:tcPr>
            <w:tcW w:w="3640" w:type="dxa"/>
          </w:tcPr>
          <w:p w14:paraId="5CD6B734" w14:textId="77777777" w:rsidR="00B11855" w:rsidRPr="001F42D3" w:rsidRDefault="003D003E" w:rsidP="006B1888">
            <w:pPr>
              <w:pStyle w:val="TableEntry"/>
            </w:pPr>
            <w:r w:rsidRPr="001F42D3">
              <w:t>Result Copies To</w:t>
            </w:r>
          </w:p>
        </w:tc>
      </w:tr>
      <w:tr w:rsidR="00C40FD5" w:rsidRPr="001F42D3" w14:paraId="26B3F0D6" w14:textId="77777777" w:rsidTr="006C0E8E">
        <w:trPr>
          <w:cantSplit/>
          <w:jc w:val="center"/>
        </w:trPr>
        <w:tc>
          <w:tcPr>
            <w:tcW w:w="815" w:type="dxa"/>
          </w:tcPr>
          <w:p w14:paraId="78D00B24" w14:textId="77777777" w:rsidR="00B11855" w:rsidRPr="001F42D3" w:rsidRDefault="003D003E" w:rsidP="006B1888">
            <w:pPr>
              <w:pStyle w:val="TableEntry"/>
            </w:pPr>
            <w:r w:rsidRPr="001F42D3">
              <w:t>29</w:t>
            </w:r>
          </w:p>
        </w:tc>
        <w:tc>
          <w:tcPr>
            <w:tcW w:w="827" w:type="dxa"/>
          </w:tcPr>
          <w:p w14:paraId="60485392" w14:textId="77777777" w:rsidR="00B11855" w:rsidRPr="001F42D3" w:rsidRDefault="003D003E" w:rsidP="006B1888">
            <w:pPr>
              <w:pStyle w:val="TableEntry"/>
            </w:pPr>
            <w:r w:rsidRPr="001F42D3">
              <w:t>855</w:t>
            </w:r>
          </w:p>
        </w:tc>
        <w:tc>
          <w:tcPr>
            <w:tcW w:w="760" w:type="dxa"/>
          </w:tcPr>
          <w:p w14:paraId="51BAECAB" w14:textId="77777777" w:rsidR="00B11855" w:rsidRPr="001F42D3" w:rsidRDefault="003D003E" w:rsidP="006B1888">
            <w:pPr>
              <w:pStyle w:val="TableEntry"/>
            </w:pPr>
            <w:r w:rsidRPr="001F42D3">
              <w:t>EIP</w:t>
            </w:r>
          </w:p>
        </w:tc>
        <w:tc>
          <w:tcPr>
            <w:tcW w:w="828" w:type="dxa"/>
          </w:tcPr>
          <w:p w14:paraId="0B1633CA" w14:textId="77777777" w:rsidR="00B11855" w:rsidRPr="001F42D3" w:rsidRDefault="003D003E" w:rsidP="006B1888">
            <w:pPr>
              <w:pStyle w:val="TableEntry"/>
            </w:pPr>
            <w:r w:rsidRPr="001F42D3">
              <w:t>R</w:t>
            </w:r>
          </w:p>
        </w:tc>
        <w:tc>
          <w:tcPr>
            <w:tcW w:w="841" w:type="dxa"/>
          </w:tcPr>
          <w:p w14:paraId="6DCD93C9" w14:textId="77777777" w:rsidR="00B11855" w:rsidRPr="001F42D3" w:rsidRDefault="00B11855" w:rsidP="006B1888">
            <w:pPr>
              <w:pStyle w:val="TableEntry"/>
            </w:pPr>
          </w:p>
        </w:tc>
        <w:tc>
          <w:tcPr>
            <w:tcW w:w="934" w:type="dxa"/>
          </w:tcPr>
          <w:p w14:paraId="02AB8A32" w14:textId="77777777" w:rsidR="00B11855" w:rsidRPr="001F42D3" w:rsidRDefault="00B11855" w:rsidP="006B1888">
            <w:pPr>
              <w:pStyle w:val="TableEntry"/>
            </w:pPr>
          </w:p>
        </w:tc>
        <w:tc>
          <w:tcPr>
            <w:tcW w:w="3640" w:type="dxa"/>
          </w:tcPr>
          <w:p w14:paraId="09E16387" w14:textId="3DD64B8F" w:rsidR="00B11855" w:rsidRPr="001F42D3" w:rsidRDefault="0035627C" w:rsidP="006B1888">
            <w:pPr>
              <w:pStyle w:val="TableEntry"/>
            </w:pPr>
            <w:r w:rsidRPr="001F42D3">
              <w:t>Parent Result Observation Identifier</w:t>
            </w:r>
          </w:p>
        </w:tc>
      </w:tr>
    </w:tbl>
    <w:p w14:paraId="602B1474" w14:textId="77777777" w:rsidR="00B11855" w:rsidRPr="001F42D3" w:rsidRDefault="00B11855" w:rsidP="006B1888">
      <w:pPr>
        <w:pStyle w:val="BodyText"/>
      </w:pPr>
    </w:p>
    <w:p w14:paraId="6FBC851C" w14:textId="77777777" w:rsidR="00B11855" w:rsidRPr="001F42D3" w:rsidRDefault="003D003E" w:rsidP="005C1693">
      <w:pPr>
        <w:pStyle w:val="BodyText"/>
      </w:pPr>
      <w:r w:rsidRPr="001F42D3">
        <w:rPr>
          <w:b/>
          <w:bCs/>
        </w:rPr>
        <w:t>OBR-2 Placer Order Number (EI) 00216</w:t>
      </w:r>
    </w:p>
    <w:p w14:paraId="2E4B78F6" w14:textId="77777777" w:rsidR="00B11855" w:rsidRPr="001F42D3" w:rsidRDefault="003D003E" w:rsidP="005C1693">
      <w:pPr>
        <w:pStyle w:val="BodyText"/>
      </w:pPr>
      <w:r w:rsidRPr="001F42D3">
        <w:t>This field identifies an individual order (e.g., OBR) and is the same as ORC-2.</w:t>
      </w:r>
    </w:p>
    <w:p w14:paraId="206C3D86" w14:textId="77777777" w:rsidR="00B11855" w:rsidRPr="001F42D3" w:rsidRDefault="003D003E" w:rsidP="005C1693">
      <w:pPr>
        <w:pStyle w:val="BodyText"/>
      </w:pPr>
      <w:r w:rsidRPr="001F42D3">
        <w:rPr>
          <w:b/>
          <w:bCs/>
        </w:rPr>
        <w:t>OBR-3 Filler Order Number (EI) 00217</w:t>
      </w:r>
    </w:p>
    <w:p w14:paraId="39FA404B" w14:textId="639FFB10" w:rsidR="00B11855" w:rsidRPr="001F42D3" w:rsidRDefault="00F50C62" w:rsidP="005C1693">
      <w:pPr>
        <w:pStyle w:val="BodyText"/>
      </w:pPr>
      <w:r w:rsidRPr="001F42D3">
        <w:t>In Report Alert [PCD-04] transactions of the Alert Communication Management Profile the Observation Request (OBR) segment the EI data type content of the OBR-3 Filler Order Number field serves to identify alert associated transactions</w:t>
      </w:r>
      <w:r w:rsidR="001F42D3">
        <w:t xml:space="preserve">. </w:t>
      </w:r>
      <w:r w:rsidRPr="001F42D3">
        <w:t xml:space="preserve">For the Report Alert [PCD-04] transaction the EI data type encoded value is sourced by the Alert Reporter (AR) </w:t>
      </w:r>
      <w:r w:rsidR="00277D6B">
        <w:t>Actor</w:t>
      </w:r>
      <w:r w:rsidRPr="001F42D3">
        <w:t>, may originate with the Alert Source, and shall be unique for each instance of a Report Alert [PCD-04] transaction</w:t>
      </w:r>
      <w:r w:rsidR="001F42D3">
        <w:t xml:space="preserve">. </w:t>
      </w:r>
      <w:r w:rsidRPr="001F42D3">
        <w:t>The Report Alert [PCD-04] transaction instance value in OBR-3 Filler Order Number associated with the onset of an alert, as indicated by Alert Phase (Event Current Phase) FACET indication values of start, start_only, tpoint, or present) shall be referenced as the alert instance unique identifier.</w:t>
      </w:r>
      <w:r w:rsidR="003D003E" w:rsidRPr="001F42D3">
        <w:t>OBR-4 Universal Service Identifier (CWE) 00238</w:t>
      </w:r>
    </w:p>
    <w:p w14:paraId="50813FDB" w14:textId="77777777" w:rsidR="00424AE4" w:rsidRPr="001F42D3" w:rsidRDefault="003D003E" w:rsidP="005C1693">
      <w:pPr>
        <w:pStyle w:val="BodyText"/>
      </w:pPr>
      <w:r w:rsidRPr="001F42D3">
        <w:t xml:space="preserve">This field contains the identification of the packaged message content, </w:t>
      </w:r>
    </w:p>
    <w:p w14:paraId="097BA0C2" w14:textId="77777777" w:rsidR="00B11855" w:rsidRPr="001F42D3" w:rsidRDefault="009A5E2F" w:rsidP="005C1693">
      <w:pPr>
        <w:pStyle w:val="BodyText"/>
      </w:pPr>
      <w:r w:rsidRPr="001F42D3">
        <w:t>196616^MDC_EVT_ALARM^MDC</w:t>
      </w:r>
    </w:p>
    <w:p w14:paraId="66D2F10A" w14:textId="77777777" w:rsidR="008E18BD" w:rsidRPr="001F42D3" w:rsidRDefault="008E18BD" w:rsidP="005C1693">
      <w:pPr>
        <w:pStyle w:val="BodyText"/>
      </w:pPr>
      <w:r w:rsidRPr="001F42D3">
        <w:t>The original value of ALARM^ALARM is deprecated in favor of the assigned code.</w:t>
      </w:r>
    </w:p>
    <w:p w14:paraId="4576002C" w14:textId="77777777" w:rsidR="00B11855" w:rsidRPr="001F42D3" w:rsidRDefault="003D003E" w:rsidP="005C1693">
      <w:pPr>
        <w:pStyle w:val="BodyText"/>
      </w:pPr>
      <w:r w:rsidRPr="001F42D3">
        <w:rPr>
          <w:b/>
          <w:bCs/>
        </w:rPr>
        <w:t>OBR-7 Observation Date/Time (DTM) 00241</w:t>
      </w:r>
    </w:p>
    <w:p w14:paraId="5AF17545" w14:textId="77777777" w:rsidR="00B11855" w:rsidRPr="001F42D3" w:rsidRDefault="003D003E" w:rsidP="005C1693">
      <w:pPr>
        <w:pStyle w:val="BodyText"/>
      </w:pPr>
      <w:r w:rsidRPr="001F42D3">
        <w:lastRenderedPageBreak/>
        <w:t>This field identifies the point in time at which the Alert Reporter committed itself to packaging up the Report Alert transaction information to be sent to the Alert Manager. The alert date and time for initial indications, updates, and endings shall be in the OBX-14 Observation</w:t>
      </w:r>
      <w:r w:rsidR="009C3179" w:rsidRPr="001F42D3">
        <w:t xml:space="preserve"> </w:t>
      </w:r>
      <w:r w:rsidRPr="001F42D3">
        <w:t xml:space="preserve">Date/Time field of the OBX segment associated with </w:t>
      </w:r>
      <w:r w:rsidR="00DA360B" w:rsidRPr="001F42D3">
        <w:t xml:space="preserve">the </w:t>
      </w:r>
      <w:r w:rsidRPr="001F42D3">
        <w:t>Event Identification</w:t>
      </w:r>
      <w:r w:rsidR="00DA360B" w:rsidRPr="001F42D3">
        <w:t xml:space="preserve"> </w:t>
      </w:r>
      <w:r w:rsidR="00693DA1" w:rsidRPr="001F42D3">
        <w:t>observation</w:t>
      </w:r>
      <w:r w:rsidRPr="001F42D3">
        <w:t>. OBR-8 Observation End Date/Time is not used to indicate the end of an alert since the Alert Report transaction itself is a point in time with zero duration.</w:t>
      </w:r>
    </w:p>
    <w:p w14:paraId="7C2CB75F" w14:textId="77777777" w:rsidR="00B11855" w:rsidRPr="001F42D3" w:rsidRDefault="003D003E" w:rsidP="005C1693">
      <w:pPr>
        <w:pStyle w:val="BodyText"/>
      </w:pPr>
      <w:r w:rsidRPr="001F42D3">
        <w:rPr>
          <w:b/>
          <w:bCs/>
        </w:rPr>
        <w:t>OBR-17 Order Callback Phone Number (XTN) 00250</w:t>
      </w:r>
    </w:p>
    <w:p w14:paraId="5A83B983" w14:textId="77777777" w:rsidR="00B11855" w:rsidRPr="001F42D3" w:rsidRDefault="003D003E" w:rsidP="005C1693">
      <w:pPr>
        <w:pStyle w:val="BodyText"/>
      </w:pPr>
      <w:r w:rsidRPr="001F42D3">
        <w:t>This field is the telephone number for reporting a status or a result using the standard format with extension and/or beeper number when applicable. This can be used to pass the nurse call system patient station telephony call back information to the caregiver. If the structure of the telephony dial string is not known then the call back number should be in the Unformatted Telephone number (ST) component of the field.</w:t>
      </w:r>
    </w:p>
    <w:p w14:paraId="0A70B621" w14:textId="77777777" w:rsidR="00B11855" w:rsidRPr="001F42D3" w:rsidRDefault="003D003E" w:rsidP="005C1693">
      <w:pPr>
        <w:pStyle w:val="BodyText"/>
      </w:pPr>
      <w:r w:rsidRPr="001F42D3">
        <w:rPr>
          <w:b/>
          <w:bCs/>
        </w:rPr>
        <w:t>OBR-28 Result Copies To (XCN) 00260</w:t>
      </w:r>
    </w:p>
    <w:p w14:paraId="2107B3CE" w14:textId="77777777" w:rsidR="00B11855" w:rsidRPr="001F42D3" w:rsidRDefault="003D003E" w:rsidP="005C1693">
      <w:pPr>
        <w:pStyle w:val="BodyText"/>
      </w:pPr>
      <w:r w:rsidRPr="001F42D3">
        <w:t>This field should not be used in Report Alert [PCD-04] transactions to indicate PIN/Carrier or other recipients for alert dissemination. Instead use the Participant Information (PRT) segment.</w:t>
      </w:r>
    </w:p>
    <w:p w14:paraId="3F89B8EF" w14:textId="77777777" w:rsidR="00B11855" w:rsidRPr="001F42D3" w:rsidRDefault="003D003E" w:rsidP="005C1693">
      <w:pPr>
        <w:pStyle w:val="BodyText"/>
      </w:pPr>
      <w:r w:rsidRPr="001F42D3">
        <w:rPr>
          <w:b/>
          <w:bCs/>
        </w:rPr>
        <w:t>OBR-29 Parent (EIP) 00261</w:t>
      </w:r>
    </w:p>
    <w:p w14:paraId="407A67BF" w14:textId="5075A5FD" w:rsidR="00E22B55" w:rsidRPr="001F42D3" w:rsidRDefault="00E22B55" w:rsidP="005C1693">
      <w:pPr>
        <w:pStyle w:val="BodyText"/>
      </w:pPr>
      <w:r w:rsidRPr="001F42D3">
        <w:t xml:space="preserve">For the ACM </w:t>
      </w:r>
      <w:r w:rsidR="00277D6B">
        <w:t>Profile</w:t>
      </w:r>
      <w:r w:rsidRPr="001F42D3">
        <w:t xml:space="preserve">, alert onset Report Alert [PCD-04] instance transactions, those with Alert Phase (Event Current Phase) FACET values of </w:t>
      </w: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or </w:t>
      </w:r>
      <w:r w:rsidRPr="001F42D3">
        <w:rPr>
          <w:i/>
          <w:iCs/>
        </w:rPr>
        <w:t>present</w:t>
      </w:r>
      <w:r w:rsidRPr="001F42D3">
        <w:t>, the EI data type value in the OBR-29.2 Parent Result Observation Identifier field, the Filler Assigned Identifier component shall be either empty or contain the same value as in OBR-3 Filler Order Number. The presence or absence of a value in this component shall not be utilized as indication of alert onset.</w:t>
      </w:r>
    </w:p>
    <w:p w14:paraId="780BB932" w14:textId="4C6DC6E2" w:rsidR="00E22B55" w:rsidRPr="001F42D3" w:rsidRDefault="00E22B55" w:rsidP="005C1693">
      <w:pPr>
        <w:pStyle w:val="BodyText"/>
      </w:pPr>
      <w:r w:rsidRPr="001F42D3">
        <w:t xml:space="preserve">For all other Report Alert [PCD-04] instance transactions, Alert Phase (Event Current Phase) FACET values other than </w:t>
      </w:r>
      <w:r w:rsidRPr="001F42D3">
        <w:rPr>
          <w:i/>
          <w:iCs/>
        </w:rPr>
        <w:t>start</w:t>
      </w:r>
      <w:r w:rsidRPr="001F42D3">
        <w:t xml:space="preserve">, </w:t>
      </w:r>
      <w:r w:rsidRPr="001F42D3">
        <w:rPr>
          <w:i/>
          <w:iCs/>
        </w:rPr>
        <w:t>start_only</w:t>
      </w:r>
      <w:r w:rsidRPr="001F42D3">
        <w:t xml:space="preserve">, </w:t>
      </w:r>
      <w:r w:rsidRPr="001F42D3">
        <w:rPr>
          <w:i/>
          <w:iCs/>
        </w:rPr>
        <w:t>tpoint</w:t>
      </w:r>
      <w:r w:rsidRPr="001F42D3">
        <w:t xml:space="preserve">, and </w:t>
      </w:r>
      <w:r w:rsidRPr="001F42D3">
        <w:rPr>
          <w:i/>
          <w:iCs/>
        </w:rPr>
        <w:t>present</w:t>
      </w:r>
      <w:r w:rsidRPr="001F42D3">
        <w:t>, the EI data type value in the OBR-29.2 Parent Result Observation Identifier field, the Filler Assigned Identifier component shall contain the EI data type value from OBR-3 Filler Order Number from the Report Alert [PCD-04] transaction instance associated with alert onset, the alert instance unique identifier.</w:t>
      </w:r>
    </w:p>
    <w:p w14:paraId="6C350D07" w14:textId="2A739C20" w:rsidR="00E22B55" w:rsidRPr="001F42D3" w:rsidRDefault="00E22B55" w:rsidP="005C1693">
      <w:pPr>
        <w:pStyle w:val="BodyText"/>
      </w:pPr>
      <w:r w:rsidRPr="001F42D3">
        <w:t>When transcribing the components of the OBR-3 field value to the OBR-29.2 all subcomponents shall be transcribed and the component delimiters (^) replaced with subcomponent delimiters (&amp;).</w:t>
      </w:r>
    </w:p>
    <w:p w14:paraId="1AAC1925" w14:textId="38679332" w:rsidR="00E22B55" w:rsidRPr="001F42D3" w:rsidRDefault="00E22B55" w:rsidP="005C1693">
      <w:pPr>
        <w:pStyle w:val="BodyText"/>
      </w:pPr>
      <w:r w:rsidRPr="001F42D3">
        <w:t xml:space="preserve">See the alert start and end example in </w:t>
      </w:r>
      <w:r w:rsidR="003B4808" w:rsidRPr="001F42D3">
        <w:fldChar w:fldCharType="begin"/>
      </w:r>
      <w:r w:rsidR="003B4808" w:rsidRPr="001F42D3">
        <w:instrText xml:space="preserve"> REF _Ref177738311 \h </w:instrText>
      </w:r>
      <w:r w:rsidR="0058613A" w:rsidRPr="001F42D3">
        <w:instrText xml:space="preserve"> \* MERGEFORMAT </w:instrText>
      </w:r>
      <w:r w:rsidR="003B4808" w:rsidRPr="001F42D3">
        <w:fldChar w:fldCharType="separate"/>
      </w:r>
      <w:r w:rsidR="003B4808" w:rsidRPr="001F42D3">
        <w:t>E.3.2 Alert - Qualitative (non-numeric) Alarm</w:t>
      </w:r>
      <w:r w:rsidR="003B4808" w:rsidRPr="001F42D3">
        <w:fldChar w:fldCharType="end"/>
      </w:r>
      <w:r w:rsidR="003B4808" w:rsidRPr="001F42D3">
        <w:t xml:space="preserve"> </w:t>
      </w:r>
      <w:r w:rsidRPr="001F42D3">
        <w:t>the Infusion Pump, Fluid Line Occlusion, Technical Alarm Indication</w:t>
      </w:r>
    </w:p>
    <w:p w14:paraId="5DEF248C" w14:textId="3039512A" w:rsidR="00B11855" w:rsidRPr="001F42D3" w:rsidRDefault="00800492" w:rsidP="00F317E7">
      <w:pPr>
        <w:pStyle w:val="Heading2"/>
        <w:numPr>
          <w:ilvl w:val="0"/>
          <w:numId w:val="0"/>
        </w:numPr>
        <w:tabs>
          <w:tab w:val="left" w:pos="630"/>
        </w:tabs>
        <w:rPr>
          <w:noProof w:val="0"/>
        </w:rPr>
      </w:pPr>
      <w:bookmarkStart w:id="1645" w:name="_Toc401769866"/>
      <w:bookmarkStart w:id="1646" w:name="_Toc214889773"/>
      <w:r w:rsidRPr="001F42D3">
        <w:rPr>
          <w:noProof w:val="0"/>
        </w:rPr>
        <w:t>B.</w:t>
      </w:r>
      <w:r w:rsidR="0024732D" w:rsidRPr="001F42D3">
        <w:rPr>
          <w:noProof w:val="0"/>
        </w:rPr>
        <w:t>8</w:t>
      </w:r>
      <w:r w:rsidRPr="001F42D3">
        <w:rPr>
          <w:noProof w:val="0"/>
        </w:rPr>
        <w:t xml:space="preserve"> </w:t>
      </w:r>
      <w:r w:rsidR="003D003E" w:rsidRPr="001F42D3">
        <w:rPr>
          <w:noProof w:val="0"/>
        </w:rPr>
        <w:t xml:space="preserve">OBX </w:t>
      </w:r>
      <w:r w:rsidR="00C9692E" w:rsidRPr="001F42D3">
        <w:rPr>
          <w:rFonts w:eastAsia="MS Gothic"/>
          <w:noProof w:val="0"/>
        </w:rPr>
        <w:t>–</w:t>
      </w:r>
      <w:r w:rsidR="00D52943" w:rsidRPr="001F42D3">
        <w:rPr>
          <w:noProof w:val="0"/>
        </w:rPr>
        <w:t xml:space="preserve"> </w:t>
      </w:r>
      <w:r w:rsidR="003D003E" w:rsidRPr="001F42D3">
        <w:rPr>
          <w:noProof w:val="0"/>
        </w:rPr>
        <w:t>Observation</w:t>
      </w:r>
      <w:r w:rsidR="00C9692E" w:rsidRPr="001F42D3">
        <w:rPr>
          <w:noProof w:val="0"/>
        </w:rPr>
        <w:t xml:space="preserve"> </w:t>
      </w:r>
      <w:r w:rsidR="003D003E" w:rsidRPr="001F42D3">
        <w:rPr>
          <w:noProof w:val="0"/>
        </w:rPr>
        <w:t xml:space="preserve">Result </w:t>
      </w:r>
      <w:r w:rsidR="004B2D77" w:rsidRPr="001F42D3">
        <w:rPr>
          <w:noProof w:val="0"/>
        </w:rPr>
        <w:t>S</w:t>
      </w:r>
      <w:r w:rsidR="003D003E" w:rsidRPr="001F42D3">
        <w:rPr>
          <w:noProof w:val="0"/>
        </w:rPr>
        <w:t>egment</w:t>
      </w:r>
      <w:bookmarkEnd w:id="1645"/>
      <w:bookmarkEnd w:id="1646"/>
    </w:p>
    <w:p w14:paraId="3A59FD14" w14:textId="5EF6BC24" w:rsidR="00B11855" w:rsidRPr="001F42D3" w:rsidRDefault="003D003E" w:rsidP="0012636E">
      <w:pPr>
        <w:pStyle w:val="BodyText"/>
      </w:pPr>
      <w:r w:rsidRPr="001F42D3">
        <w:t xml:space="preserve">Refer to </w:t>
      </w:r>
      <w:r w:rsidR="006D613E" w:rsidRPr="001F42D3">
        <w:t>HL7</w:t>
      </w:r>
      <w:r w:rsidR="00995105" w:rsidRPr="001F42D3">
        <w:t xml:space="preserve"> </w:t>
      </w:r>
      <w:r w:rsidRPr="001F42D3">
        <w:t xml:space="preserve">v2.6: Section 7.4.2 </w:t>
      </w:r>
    </w:p>
    <w:p w14:paraId="294EC986" w14:textId="2729BC20" w:rsidR="00B11855" w:rsidRPr="001F42D3" w:rsidRDefault="003D003E" w:rsidP="0012636E">
      <w:pPr>
        <w:pStyle w:val="BodyText"/>
      </w:pPr>
      <w:r w:rsidRPr="001F42D3">
        <w:t xml:space="preserve">The </w:t>
      </w:r>
      <w:r w:rsidR="006D613E" w:rsidRPr="001F42D3">
        <w:t>HL7</w:t>
      </w:r>
      <w:r w:rsidR="00995105" w:rsidRPr="001F42D3">
        <w:t xml:space="preserve"> </w:t>
      </w:r>
      <w:r w:rsidRPr="001F42D3">
        <w:t xml:space="preserve">OBX segment is used to transmit a single observation or observation fragment. For special considerations concerning OBX field usage in </w:t>
      </w:r>
      <w:r w:rsidR="00647994" w:rsidRPr="001F42D3">
        <w:t>[PCD-03]</w:t>
      </w:r>
      <w:r w:rsidRPr="001F42D3">
        <w:t xml:space="preserve"> transactions, see </w:t>
      </w:r>
      <w:r w:rsidR="00EE799D" w:rsidRPr="001F42D3">
        <w:t>Section</w:t>
      </w:r>
      <w:r w:rsidRPr="001F42D3">
        <w:t xml:space="preserve"> 3.3.4.4.</w:t>
      </w:r>
      <w:r w:rsidR="00E86B15" w:rsidRPr="001F42D3">
        <w:t>8</w:t>
      </w:r>
      <w:r w:rsidRPr="001F42D3">
        <w:t>.</w:t>
      </w:r>
    </w:p>
    <w:p w14:paraId="6858D63F" w14:textId="2B242C61" w:rsidR="00C15551" w:rsidRPr="001F42D3" w:rsidRDefault="003D003E" w:rsidP="0012636E">
      <w:pPr>
        <w:pStyle w:val="BodyText"/>
      </w:pPr>
      <w:r w:rsidRPr="001F42D3">
        <w:lastRenderedPageBreak/>
        <w:t xml:space="preserve">It is important to note that the values used for the OBX fields depend upon whether the OBX is being used to provide information about the device(s) from which measurements are derived or to provide information related to the measurement metrics and related information. </w:t>
      </w:r>
      <w:r w:rsidR="00A32D52" w:rsidRPr="001F42D3">
        <w:t>T</w:t>
      </w:r>
      <w:r w:rsidRPr="001F42D3">
        <w:t xml:space="preserve">he IHE </w:t>
      </w:r>
      <w:r w:rsidR="007E67D4" w:rsidRPr="001F42D3">
        <w:t>DEV TF</w:t>
      </w:r>
      <w:r w:rsidRPr="001F42D3">
        <w:t xml:space="preserve"> defines the appropriate coding for usage in a device related or metric related context. Each OBX shall be coded for a specific context – device related or metric related.</w:t>
      </w:r>
    </w:p>
    <w:p w14:paraId="33202234" w14:textId="76FC081E" w:rsidR="00B11855" w:rsidRPr="001F42D3" w:rsidRDefault="003D003E" w:rsidP="00CF5627">
      <w:pPr>
        <w:pStyle w:val="TableTitle"/>
      </w:pPr>
      <w:r w:rsidRPr="001F42D3">
        <w:t>Table B.</w:t>
      </w:r>
      <w:r w:rsidR="004B2D77" w:rsidRPr="001F42D3">
        <w:t>8</w:t>
      </w:r>
      <w:r w:rsidR="00D52943" w:rsidRPr="001F42D3">
        <w:rPr>
          <w:rFonts w:eastAsia="MS Gothic"/>
        </w:rPr>
        <w:t>-</w:t>
      </w:r>
      <w:r w:rsidRPr="001F42D3">
        <w:t>1: OBX segment</w:t>
      </w:r>
    </w:p>
    <w:tbl>
      <w:tblPr>
        <w:tblW w:w="87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8"/>
        <w:gridCol w:w="783"/>
        <w:gridCol w:w="834"/>
        <w:gridCol w:w="1187"/>
        <w:gridCol w:w="985"/>
        <w:gridCol w:w="884"/>
        <w:gridCol w:w="2753"/>
      </w:tblGrid>
      <w:tr w:rsidR="00C40FD5" w:rsidRPr="001F42D3" w14:paraId="3D47F168" w14:textId="77777777" w:rsidTr="00A92110">
        <w:trPr>
          <w:cantSplit/>
          <w:tblHeader/>
          <w:jc w:val="center"/>
        </w:trPr>
        <w:tc>
          <w:tcPr>
            <w:tcW w:w="1308" w:type="dxa"/>
            <w:shd w:val="clear" w:color="auto" w:fill="D9D9D9"/>
          </w:tcPr>
          <w:p w14:paraId="72CCED45" w14:textId="77777777" w:rsidR="00B11855" w:rsidRPr="001F42D3" w:rsidRDefault="003D003E" w:rsidP="004824A8">
            <w:pPr>
              <w:pStyle w:val="TableEntryHeader"/>
              <w:keepLines/>
            </w:pPr>
            <w:r w:rsidRPr="001F42D3">
              <w:t>SEQ</w:t>
            </w:r>
          </w:p>
        </w:tc>
        <w:tc>
          <w:tcPr>
            <w:tcW w:w="783" w:type="dxa"/>
            <w:shd w:val="clear" w:color="auto" w:fill="D9D9D9"/>
          </w:tcPr>
          <w:p w14:paraId="3AB75BBD" w14:textId="77777777" w:rsidR="00B11855" w:rsidRPr="001F42D3" w:rsidRDefault="003D003E" w:rsidP="004824A8">
            <w:pPr>
              <w:pStyle w:val="TableEntryHeader"/>
              <w:keepLines/>
            </w:pPr>
            <w:r w:rsidRPr="001F42D3">
              <w:t>LEN</w:t>
            </w:r>
          </w:p>
        </w:tc>
        <w:tc>
          <w:tcPr>
            <w:tcW w:w="834" w:type="dxa"/>
            <w:shd w:val="clear" w:color="auto" w:fill="D9D9D9"/>
          </w:tcPr>
          <w:p w14:paraId="27473C40" w14:textId="77777777" w:rsidR="00B11855" w:rsidRPr="001F42D3" w:rsidRDefault="003D003E" w:rsidP="004824A8">
            <w:pPr>
              <w:pStyle w:val="TableEntryHeader"/>
              <w:keepLines/>
            </w:pPr>
            <w:r w:rsidRPr="001F42D3">
              <w:t>DT</w:t>
            </w:r>
          </w:p>
        </w:tc>
        <w:tc>
          <w:tcPr>
            <w:tcW w:w="1187" w:type="dxa"/>
            <w:shd w:val="clear" w:color="auto" w:fill="D9D9D9"/>
          </w:tcPr>
          <w:p w14:paraId="72DF2DE0" w14:textId="77777777" w:rsidR="00B11855" w:rsidRPr="001F42D3" w:rsidRDefault="003D003E" w:rsidP="004824A8">
            <w:pPr>
              <w:pStyle w:val="TableEntryHeader"/>
              <w:keepLines/>
            </w:pPr>
            <w:r w:rsidRPr="001F42D3">
              <w:t>Usage</w:t>
            </w:r>
          </w:p>
        </w:tc>
        <w:tc>
          <w:tcPr>
            <w:tcW w:w="985" w:type="dxa"/>
            <w:shd w:val="clear" w:color="auto" w:fill="D9D9D9"/>
          </w:tcPr>
          <w:p w14:paraId="76EFE747" w14:textId="77777777" w:rsidR="00B11855" w:rsidRPr="001F42D3" w:rsidRDefault="003D003E" w:rsidP="004824A8">
            <w:pPr>
              <w:pStyle w:val="TableEntryHeader"/>
              <w:keepLines/>
            </w:pPr>
            <w:r w:rsidRPr="001F42D3">
              <w:t>Card.</w:t>
            </w:r>
          </w:p>
        </w:tc>
        <w:tc>
          <w:tcPr>
            <w:tcW w:w="884" w:type="dxa"/>
            <w:shd w:val="clear" w:color="auto" w:fill="D9D9D9"/>
          </w:tcPr>
          <w:p w14:paraId="6C888733" w14:textId="77777777" w:rsidR="00B11855" w:rsidRPr="001F42D3" w:rsidRDefault="003D003E" w:rsidP="004824A8">
            <w:pPr>
              <w:pStyle w:val="TableEntryHeader"/>
              <w:keepLines/>
            </w:pPr>
            <w:r w:rsidRPr="001F42D3">
              <w:t>TBL#</w:t>
            </w:r>
          </w:p>
        </w:tc>
        <w:tc>
          <w:tcPr>
            <w:tcW w:w="2753" w:type="dxa"/>
            <w:shd w:val="clear" w:color="auto" w:fill="D9D9D9"/>
          </w:tcPr>
          <w:p w14:paraId="4CB7ABD5" w14:textId="77777777" w:rsidR="00B11855" w:rsidRPr="001F42D3" w:rsidRDefault="003D003E" w:rsidP="004824A8">
            <w:pPr>
              <w:pStyle w:val="TableEntryHeader"/>
              <w:keepLines/>
            </w:pPr>
            <w:r w:rsidRPr="001F42D3">
              <w:t>Element name</w:t>
            </w:r>
          </w:p>
        </w:tc>
      </w:tr>
      <w:tr w:rsidR="00C40FD5" w:rsidRPr="001F42D3" w14:paraId="00269387" w14:textId="77777777" w:rsidTr="00A92110">
        <w:trPr>
          <w:cantSplit/>
          <w:jc w:val="center"/>
        </w:trPr>
        <w:tc>
          <w:tcPr>
            <w:tcW w:w="1308" w:type="dxa"/>
          </w:tcPr>
          <w:p w14:paraId="0C04F342" w14:textId="77777777" w:rsidR="00B11855" w:rsidRPr="001F42D3" w:rsidRDefault="003D003E" w:rsidP="004824A8">
            <w:pPr>
              <w:pStyle w:val="TableEntry"/>
              <w:keepNext/>
              <w:keepLines/>
            </w:pPr>
            <w:r w:rsidRPr="001F42D3">
              <w:t>1</w:t>
            </w:r>
          </w:p>
        </w:tc>
        <w:tc>
          <w:tcPr>
            <w:tcW w:w="783" w:type="dxa"/>
          </w:tcPr>
          <w:p w14:paraId="34F4E19A" w14:textId="77777777" w:rsidR="00B11855" w:rsidRPr="001F42D3" w:rsidRDefault="003D003E" w:rsidP="004824A8">
            <w:pPr>
              <w:pStyle w:val="TableEntry"/>
              <w:keepNext/>
              <w:keepLines/>
            </w:pPr>
            <w:r w:rsidRPr="001F42D3">
              <w:t>4</w:t>
            </w:r>
          </w:p>
        </w:tc>
        <w:tc>
          <w:tcPr>
            <w:tcW w:w="834" w:type="dxa"/>
          </w:tcPr>
          <w:p w14:paraId="317F9462" w14:textId="77777777" w:rsidR="00B11855" w:rsidRPr="001F42D3" w:rsidRDefault="003D003E" w:rsidP="004824A8">
            <w:pPr>
              <w:pStyle w:val="TableEntry"/>
              <w:keepNext/>
              <w:keepLines/>
            </w:pPr>
            <w:r w:rsidRPr="001F42D3">
              <w:t>SI</w:t>
            </w:r>
          </w:p>
        </w:tc>
        <w:tc>
          <w:tcPr>
            <w:tcW w:w="1187" w:type="dxa"/>
          </w:tcPr>
          <w:p w14:paraId="066C395D" w14:textId="77777777" w:rsidR="00B11855" w:rsidRPr="001F42D3" w:rsidRDefault="003D003E" w:rsidP="004824A8">
            <w:pPr>
              <w:pStyle w:val="TableEntry"/>
              <w:keepNext/>
              <w:keepLines/>
            </w:pPr>
            <w:r w:rsidRPr="001F42D3">
              <w:t>R</w:t>
            </w:r>
          </w:p>
        </w:tc>
        <w:tc>
          <w:tcPr>
            <w:tcW w:w="985" w:type="dxa"/>
          </w:tcPr>
          <w:p w14:paraId="00E15C63" w14:textId="77777777" w:rsidR="00B11855" w:rsidRPr="001F42D3" w:rsidRDefault="003D003E" w:rsidP="004824A8">
            <w:pPr>
              <w:pStyle w:val="TableEntry"/>
              <w:keepNext/>
              <w:keepLines/>
            </w:pPr>
            <w:r w:rsidRPr="001F42D3">
              <w:t>[1..1]</w:t>
            </w:r>
          </w:p>
        </w:tc>
        <w:tc>
          <w:tcPr>
            <w:tcW w:w="884" w:type="dxa"/>
          </w:tcPr>
          <w:p w14:paraId="60A1ECE6" w14:textId="77777777" w:rsidR="00B11855" w:rsidRPr="001F42D3" w:rsidRDefault="00B11855" w:rsidP="004824A8">
            <w:pPr>
              <w:pStyle w:val="TableEntry"/>
              <w:keepNext/>
              <w:keepLines/>
            </w:pPr>
          </w:p>
        </w:tc>
        <w:tc>
          <w:tcPr>
            <w:tcW w:w="2753" w:type="dxa"/>
          </w:tcPr>
          <w:p w14:paraId="3F0A1078" w14:textId="77777777" w:rsidR="00B11855" w:rsidRPr="001F42D3" w:rsidRDefault="003D003E" w:rsidP="004824A8">
            <w:pPr>
              <w:pStyle w:val="TableEntry"/>
              <w:keepNext/>
              <w:keepLines/>
            </w:pPr>
            <w:r w:rsidRPr="001F42D3">
              <w:t>Set ID – OBX</w:t>
            </w:r>
          </w:p>
        </w:tc>
      </w:tr>
      <w:tr w:rsidR="00C40FD5" w:rsidRPr="001F42D3" w14:paraId="62EE1805" w14:textId="77777777" w:rsidTr="00A92110">
        <w:trPr>
          <w:cantSplit/>
          <w:jc w:val="center"/>
        </w:trPr>
        <w:tc>
          <w:tcPr>
            <w:tcW w:w="1308" w:type="dxa"/>
          </w:tcPr>
          <w:p w14:paraId="62F663E7" w14:textId="77777777" w:rsidR="00B11855" w:rsidRPr="001F42D3" w:rsidRDefault="003D003E" w:rsidP="004824A8">
            <w:pPr>
              <w:pStyle w:val="TableEntry"/>
              <w:keepNext/>
              <w:keepLines/>
            </w:pPr>
            <w:r w:rsidRPr="001F42D3">
              <w:t>2</w:t>
            </w:r>
          </w:p>
        </w:tc>
        <w:tc>
          <w:tcPr>
            <w:tcW w:w="783" w:type="dxa"/>
          </w:tcPr>
          <w:p w14:paraId="21638829" w14:textId="77777777" w:rsidR="00B11855" w:rsidRPr="001F42D3" w:rsidRDefault="003D003E" w:rsidP="004824A8">
            <w:pPr>
              <w:pStyle w:val="TableEntry"/>
              <w:keepNext/>
              <w:keepLines/>
            </w:pPr>
            <w:r w:rsidRPr="001F42D3">
              <w:t>3</w:t>
            </w:r>
          </w:p>
        </w:tc>
        <w:tc>
          <w:tcPr>
            <w:tcW w:w="834" w:type="dxa"/>
          </w:tcPr>
          <w:p w14:paraId="026B5CB2" w14:textId="77777777" w:rsidR="00B11855" w:rsidRPr="001F42D3" w:rsidRDefault="003D003E" w:rsidP="004824A8">
            <w:pPr>
              <w:pStyle w:val="TableEntry"/>
              <w:keepNext/>
              <w:keepLines/>
            </w:pPr>
            <w:r w:rsidRPr="001F42D3">
              <w:t>ID</w:t>
            </w:r>
          </w:p>
        </w:tc>
        <w:tc>
          <w:tcPr>
            <w:tcW w:w="1187" w:type="dxa"/>
          </w:tcPr>
          <w:p w14:paraId="6BCFDD4C" w14:textId="77777777" w:rsidR="00B11855" w:rsidRPr="001F42D3" w:rsidRDefault="003D003E" w:rsidP="004824A8">
            <w:pPr>
              <w:pStyle w:val="TableEntry"/>
              <w:keepNext/>
              <w:keepLines/>
            </w:pPr>
            <w:r w:rsidRPr="001F42D3">
              <w:t>C</w:t>
            </w:r>
          </w:p>
        </w:tc>
        <w:tc>
          <w:tcPr>
            <w:tcW w:w="985" w:type="dxa"/>
          </w:tcPr>
          <w:p w14:paraId="20699524" w14:textId="77777777" w:rsidR="00B11855" w:rsidRPr="001F42D3" w:rsidRDefault="003D003E" w:rsidP="004824A8">
            <w:pPr>
              <w:pStyle w:val="TableEntry"/>
              <w:keepNext/>
              <w:keepLines/>
            </w:pPr>
            <w:r w:rsidRPr="001F42D3">
              <w:t>[0..1]</w:t>
            </w:r>
          </w:p>
        </w:tc>
        <w:tc>
          <w:tcPr>
            <w:tcW w:w="884" w:type="dxa"/>
          </w:tcPr>
          <w:p w14:paraId="0D8B391C" w14:textId="77777777" w:rsidR="00B11855" w:rsidRPr="001F42D3" w:rsidRDefault="003D003E" w:rsidP="004824A8">
            <w:pPr>
              <w:pStyle w:val="TableEntry"/>
              <w:keepNext/>
              <w:keepLines/>
            </w:pPr>
            <w:r w:rsidRPr="001F42D3">
              <w:t>0125</w:t>
            </w:r>
          </w:p>
        </w:tc>
        <w:tc>
          <w:tcPr>
            <w:tcW w:w="2753" w:type="dxa"/>
          </w:tcPr>
          <w:p w14:paraId="311A8F09" w14:textId="77777777" w:rsidR="00B11855" w:rsidRPr="001F42D3" w:rsidRDefault="003D003E" w:rsidP="004824A8">
            <w:pPr>
              <w:pStyle w:val="TableEntry"/>
              <w:keepNext/>
              <w:keepLines/>
            </w:pPr>
            <w:r w:rsidRPr="001F42D3">
              <w:t>Value Type</w:t>
            </w:r>
          </w:p>
        </w:tc>
      </w:tr>
      <w:tr w:rsidR="00C40FD5" w:rsidRPr="001F42D3" w14:paraId="557B9A0A" w14:textId="77777777" w:rsidTr="00A92110">
        <w:trPr>
          <w:cantSplit/>
          <w:jc w:val="center"/>
        </w:trPr>
        <w:tc>
          <w:tcPr>
            <w:tcW w:w="1308" w:type="dxa"/>
          </w:tcPr>
          <w:p w14:paraId="631C6A28" w14:textId="77777777" w:rsidR="00B11855" w:rsidRPr="001F42D3" w:rsidRDefault="003D003E" w:rsidP="004824A8">
            <w:pPr>
              <w:pStyle w:val="TableEntry"/>
              <w:keepNext/>
              <w:keepLines/>
            </w:pPr>
            <w:r w:rsidRPr="001F42D3">
              <w:t>3</w:t>
            </w:r>
          </w:p>
        </w:tc>
        <w:tc>
          <w:tcPr>
            <w:tcW w:w="783" w:type="dxa"/>
          </w:tcPr>
          <w:p w14:paraId="5421616A" w14:textId="77777777" w:rsidR="00B11855" w:rsidRPr="001F42D3" w:rsidRDefault="003D003E" w:rsidP="004824A8">
            <w:pPr>
              <w:pStyle w:val="TableEntry"/>
              <w:keepNext/>
              <w:keepLines/>
            </w:pPr>
            <w:r w:rsidRPr="001F42D3">
              <w:t>705</w:t>
            </w:r>
          </w:p>
        </w:tc>
        <w:tc>
          <w:tcPr>
            <w:tcW w:w="834" w:type="dxa"/>
          </w:tcPr>
          <w:p w14:paraId="1FA2F407" w14:textId="77777777" w:rsidR="00B11855" w:rsidRPr="001F42D3" w:rsidRDefault="003D003E" w:rsidP="004824A8">
            <w:pPr>
              <w:pStyle w:val="TableEntry"/>
              <w:keepNext/>
              <w:keepLines/>
            </w:pPr>
            <w:r w:rsidRPr="001F42D3">
              <w:t>CWE</w:t>
            </w:r>
          </w:p>
        </w:tc>
        <w:tc>
          <w:tcPr>
            <w:tcW w:w="1187" w:type="dxa"/>
          </w:tcPr>
          <w:p w14:paraId="49788630" w14:textId="77777777" w:rsidR="00B11855" w:rsidRPr="001F42D3" w:rsidRDefault="003D003E" w:rsidP="004824A8">
            <w:pPr>
              <w:pStyle w:val="TableEntry"/>
              <w:keepNext/>
              <w:keepLines/>
            </w:pPr>
            <w:r w:rsidRPr="001F42D3">
              <w:t>R</w:t>
            </w:r>
          </w:p>
        </w:tc>
        <w:tc>
          <w:tcPr>
            <w:tcW w:w="985" w:type="dxa"/>
          </w:tcPr>
          <w:p w14:paraId="2FC0AA84" w14:textId="77777777" w:rsidR="00B11855" w:rsidRPr="001F42D3" w:rsidRDefault="003D003E" w:rsidP="004824A8">
            <w:pPr>
              <w:pStyle w:val="TableEntry"/>
              <w:keepNext/>
              <w:keepLines/>
            </w:pPr>
            <w:r w:rsidRPr="001F42D3">
              <w:t>[1..1]</w:t>
            </w:r>
          </w:p>
        </w:tc>
        <w:tc>
          <w:tcPr>
            <w:tcW w:w="884" w:type="dxa"/>
          </w:tcPr>
          <w:p w14:paraId="0D5A63F2" w14:textId="77777777" w:rsidR="00B11855" w:rsidRPr="001F42D3" w:rsidRDefault="00B11855" w:rsidP="004824A8">
            <w:pPr>
              <w:pStyle w:val="TableEntry"/>
              <w:keepNext/>
              <w:keepLines/>
            </w:pPr>
          </w:p>
        </w:tc>
        <w:tc>
          <w:tcPr>
            <w:tcW w:w="2753" w:type="dxa"/>
          </w:tcPr>
          <w:p w14:paraId="5FB8F428" w14:textId="77777777" w:rsidR="00B11855" w:rsidRPr="001F42D3" w:rsidRDefault="003D003E" w:rsidP="004824A8">
            <w:pPr>
              <w:pStyle w:val="TableEntry"/>
              <w:keepNext/>
              <w:keepLines/>
            </w:pPr>
            <w:r w:rsidRPr="001F42D3">
              <w:t>Observation Identifier</w:t>
            </w:r>
          </w:p>
        </w:tc>
      </w:tr>
      <w:tr w:rsidR="00C40FD5" w:rsidRPr="001F42D3" w14:paraId="30874C49" w14:textId="77777777" w:rsidTr="00A92110">
        <w:trPr>
          <w:cantSplit/>
          <w:jc w:val="center"/>
        </w:trPr>
        <w:tc>
          <w:tcPr>
            <w:tcW w:w="1308" w:type="dxa"/>
          </w:tcPr>
          <w:p w14:paraId="01D166FA" w14:textId="77777777" w:rsidR="00B11855" w:rsidRPr="001F42D3" w:rsidRDefault="003D003E" w:rsidP="004824A8">
            <w:pPr>
              <w:pStyle w:val="TableEntry"/>
              <w:keepNext/>
              <w:keepLines/>
            </w:pPr>
            <w:r w:rsidRPr="001F42D3">
              <w:t>4</w:t>
            </w:r>
          </w:p>
        </w:tc>
        <w:tc>
          <w:tcPr>
            <w:tcW w:w="783" w:type="dxa"/>
          </w:tcPr>
          <w:p w14:paraId="5968232A" w14:textId="77777777" w:rsidR="00B11855" w:rsidRPr="001F42D3" w:rsidRDefault="003D003E" w:rsidP="004824A8">
            <w:pPr>
              <w:pStyle w:val="TableEntry"/>
              <w:keepNext/>
              <w:keepLines/>
            </w:pPr>
            <w:r w:rsidRPr="001F42D3">
              <w:t>20</w:t>
            </w:r>
          </w:p>
        </w:tc>
        <w:tc>
          <w:tcPr>
            <w:tcW w:w="834" w:type="dxa"/>
          </w:tcPr>
          <w:p w14:paraId="0B19F1C2" w14:textId="77777777" w:rsidR="00B11855" w:rsidRPr="001F42D3" w:rsidRDefault="003D003E" w:rsidP="004824A8">
            <w:pPr>
              <w:pStyle w:val="TableEntry"/>
              <w:keepNext/>
              <w:keepLines/>
            </w:pPr>
            <w:r w:rsidRPr="001F42D3">
              <w:t>ST</w:t>
            </w:r>
          </w:p>
        </w:tc>
        <w:tc>
          <w:tcPr>
            <w:tcW w:w="1187" w:type="dxa"/>
          </w:tcPr>
          <w:p w14:paraId="7D5C4E61" w14:textId="77777777" w:rsidR="00B11855" w:rsidRPr="001F42D3" w:rsidRDefault="003D003E" w:rsidP="004824A8">
            <w:pPr>
              <w:pStyle w:val="TableEntry"/>
              <w:keepNext/>
              <w:keepLines/>
            </w:pPr>
            <w:r w:rsidRPr="001F42D3">
              <w:t>R</w:t>
            </w:r>
          </w:p>
        </w:tc>
        <w:tc>
          <w:tcPr>
            <w:tcW w:w="985" w:type="dxa"/>
          </w:tcPr>
          <w:p w14:paraId="5937D433" w14:textId="77777777" w:rsidR="00B11855" w:rsidRPr="001F42D3" w:rsidRDefault="003D003E" w:rsidP="004824A8">
            <w:pPr>
              <w:pStyle w:val="TableEntry"/>
              <w:keepNext/>
              <w:keepLines/>
            </w:pPr>
            <w:r w:rsidRPr="001F42D3">
              <w:t>[1..1]</w:t>
            </w:r>
          </w:p>
        </w:tc>
        <w:tc>
          <w:tcPr>
            <w:tcW w:w="884" w:type="dxa"/>
          </w:tcPr>
          <w:p w14:paraId="4DD49732" w14:textId="77777777" w:rsidR="00B11855" w:rsidRPr="001F42D3" w:rsidRDefault="00B11855" w:rsidP="004824A8">
            <w:pPr>
              <w:pStyle w:val="TableEntry"/>
              <w:keepNext/>
              <w:keepLines/>
            </w:pPr>
          </w:p>
        </w:tc>
        <w:tc>
          <w:tcPr>
            <w:tcW w:w="2753" w:type="dxa"/>
          </w:tcPr>
          <w:p w14:paraId="6FB93DDD" w14:textId="77777777" w:rsidR="00B11855" w:rsidRPr="001F42D3" w:rsidRDefault="003D003E" w:rsidP="004824A8">
            <w:pPr>
              <w:pStyle w:val="TableEntry"/>
              <w:keepNext/>
              <w:keepLines/>
            </w:pPr>
            <w:r w:rsidRPr="001F42D3">
              <w:t>Observation Sub-ID</w:t>
            </w:r>
          </w:p>
        </w:tc>
      </w:tr>
      <w:tr w:rsidR="00C40FD5" w:rsidRPr="001F42D3" w14:paraId="359F4E75" w14:textId="77777777" w:rsidTr="00A92110">
        <w:trPr>
          <w:cantSplit/>
          <w:jc w:val="center"/>
        </w:trPr>
        <w:tc>
          <w:tcPr>
            <w:tcW w:w="1308" w:type="dxa"/>
          </w:tcPr>
          <w:p w14:paraId="51864FE1" w14:textId="77777777" w:rsidR="00B11855" w:rsidRPr="001F42D3" w:rsidRDefault="003D003E" w:rsidP="004824A8">
            <w:pPr>
              <w:pStyle w:val="TableEntry"/>
              <w:keepNext/>
              <w:keepLines/>
            </w:pPr>
            <w:r w:rsidRPr="001F42D3">
              <w:t>5</w:t>
            </w:r>
          </w:p>
        </w:tc>
        <w:tc>
          <w:tcPr>
            <w:tcW w:w="783" w:type="dxa"/>
          </w:tcPr>
          <w:p w14:paraId="28B34FE5" w14:textId="77777777" w:rsidR="00B11855" w:rsidRPr="001F42D3" w:rsidRDefault="003D003E" w:rsidP="004824A8">
            <w:pPr>
              <w:pStyle w:val="TableEntry"/>
              <w:keepNext/>
              <w:keepLines/>
            </w:pPr>
            <w:r w:rsidRPr="001F42D3">
              <w:t>99999</w:t>
            </w:r>
          </w:p>
        </w:tc>
        <w:tc>
          <w:tcPr>
            <w:tcW w:w="834" w:type="dxa"/>
          </w:tcPr>
          <w:p w14:paraId="020CBFEA" w14:textId="77777777" w:rsidR="00B11855" w:rsidRPr="001F42D3" w:rsidRDefault="003D003E" w:rsidP="004824A8">
            <w:pPr>
              <w:pStyle w:val="TableEntry"/>
              <w:keepNext/>
              <w:keepLines/>
            </w:pPr>
            <w:r w:rsidRPr="001F42D3">
              <w:t>Varies</w:t>
            </w:r>
          </w:p>
        </w:tc>
        <w:tc>
          <w:tcPr>
            <w:tcW w:w="1187" w:type="dxa"/>
          </w:tcPr>
          <w:p w14:paraId="3E2B1E91" w14:textId="77777777" w:rsidR="00B11855" w:rsidRPr="001F42D3" w:rsidRDefault="003D003E" w:rsidP="004824A8">
            <w:pPr>
              <w:pStyle w:val="TableEntry"/>
              <w:keepNext/>
              <w:keepLines/>
            </w:pPr>
            <w:r w:rsidRPr="001F42D3">
              <w:t>C</w:t>
            </w:r>
          </w:p>
        </w:tc>
        <w:tc>
          <w:tcPr>
            <w:tcW w:w="985" w:type="dxa"/>
          </w:tcPr>
          <w:p w14:paraId="1740811D" w14:textId="77777777" w:rsidR="00B11855" w:rsidRPr="001F42D3" w:rsidRDefault="003D003E" w:rsidP="004824A8">
            <w:pPr>
              <w:pStyle w:val="TableEntry"/>
              <w:keepNext/>
              <w:keepLines/>
            </w:pPr>
            <w:r w:rsidRPr="001F42D3">
              <w:t>[0..1]</w:t>
            </w:r>
          </w:p>
        </w:tc>
        <w:tc>
          <w:tcPr>
            <w:tcW w:w="884" w:type="dxa"/>
          </w:tcPr>
          <w:p w14:paraId="20A5F740" w14:textId="77777777" w:rsidR="00B11855" w:rsidRPr="001F42D3" w:rsidRDefault="00B11855" w:rsidP="004824A8">
            <w:pPr>
              <w:pStyle w:val="TableEntry"/>
              <w:keepNext/>
              <w:keepLines/>
            </w:pPr>
          </w:p>
        </w:tc>
        <w:tc>
          <w:tcPr>
            <w:tcW w:w="2753" w:type="dxa"/>
          </w:tcPr>
          <w:p w14:paraId="1A0B1131" w14:textId="77777777" w:rsidR="00B11855" w:rsidRPr="001F42D3" w:rsidRDefault="003D003E" w:rsidP="004824A8">
            <w:pPr>
              <w:pStyle w:val="TableEntry"/>
              <w:keepNext/>
              <w:keepLines/>
            </w:pPr>
            <w:r w:rsidRPr="001F42D3">
              <w:t>Observation Value</w:t>
            </w:r>
          </w:p>
        </w:tc>
      </w:tr>
      <w:tr w:rsidR="00C40FD5" w:rsidRPr="001F42D3" w14:paraId="305178E3" w14:textId="77777777" w:rsidTr="00A92110">
        <w:trPr>
          <w:cantSplit/>
          <w:jc w:val="center"/>
        </w:trPr>
        <w:tc>
          <w:tcPr>
            <w:tcW w:w="1308" w:type="dxa"/>
          </w:tcPr>
          <w:p w14:paraId="3B91A72F" w14:textId="77777777" w:rsidR="00B11855" w:rsidRPr="001F42D3" w:rsidRDefault="003D003E" w:rsidP="004824A8">
            <w:pPr>
              <w:pStyle w:val="TableEntry"/>
              <w:keepNext/>
              <w:keepLines/>
            </w:pPr>
            <w:r w:rsidRPr="001F42D3">
              <w:t>6</w:t>
            </w:r>
          </w:p>
        </w:tc>
        <w:tc>
          <w:tcPr>
            <w:tcW w:w="783" w:type="dxa"/>
          </w:tcPr>
          <w:p w14:paraId="5DC79741" w14:textId="77777777" w:rsidR="00B11855" w:rsidRPr="001F42D3" w:rsidRDefault="003D003E" w:rsidP="004824A8">
            <w:pPr>
              <w:pStyle w:val="TableEntry"/>
              <w:keepNext/>
              <w:keepLines/>
            </w:pPr>
            <w:r w:rsidRPr="001F42D3">
              <w:t>705</w:t>
            </w:r>
          </w:p>
        </w:tc>
        <w:tc>
          <w:tcPr>
            <w:tcW w:w="834" w:type="dxa"/>
          </w:tcPr>
          <w:p w14:paraId="4D028901" w14:textId="77777777" w:rsidR="00B11855" w:rsidRPr="001F42D3" w:rsidRDefault="003D003E" w:rsidP="004824A8">
            <w:pPr>
              <w:pStyle w:val="TableEntry"/>
              <w:keepNext/>
              <w:keepLines/>
            </w:pPr>
            <w:r w:rsidRPr="001F42D3">
              <w:t>CWE</w:t>
            </w:r>
          </w:p>
        </w:tc>
        <w:tc>
          <w:tcPr>
            <w:tcW w:w="1187" w:type="dxa"/>
          </w:tcPr>
          <w:p w14:paraId="754ED6E2" w14:textId="77777777" w:rsidR="00B11855" w:rsidRPr="001F42D3" w:rsidRDefault="003D003E" w:rsidP="004824A8">
            <w:pPr>
              <w:pStyle w:val="TableEntry"/>
              <w:keepNext/>
              <w:keepLines/>
            </w:pPr>
            <w:r w:rsidRPr="001F42D3">
              <w:t>C</w:t>
            </w:r>
          </w:p>
        </w:tc>
        <w:tc>
          <w:tcPr>
            <w:tcW w:w="985" w:type="dxa"/>
          </w:tcPr>
          <w:p w14:paraId="6C968F0A" w14:textId="77777777" w:rsidR="00B11855" w:rsidRPr="001F42D3" w:rsidRDefault="003D003E" w:rsidP="004824A8">
            <w:pPr>
              <w:pStyle w:val="TableEntry"/>
              <w:keepNext/>
              <w:keepLines/>
            </w:pPr>
            <w:r w:rsidRPr="001F42D3">
              <w:t>[0..1]</w:t>
            </w:r>
          </w:p>
        </w:tc>
        <w:tc>
          <w:tcPr>
            <w:tcW w:w="884" w:type="dxa"/>
          </w:tcPr>
          <w:p w14:paraId="66FA650C" w14:textId="77777777" w:rsidR="00B11855" w:rsidRPr="001F42D3" w:rsidRDefault="00B11855" w:rsidP="004824A8">
            <w:pPr>
              <w:pStyle w:val="TableEntry"/>
              <w:keepNext/>
              <w:keepLines/>
            </w:pPr>
          </w:p>
        </w:tc>
        <w:tc>
          <w:tcPr>
            <w:tcW w:w="2753" w:type="dxa"/>
          </w:tcPr>
          <w:p w14:paraId="2F036549" w14:textId="77777777" w:rsidR="00B11855" w:rsidRPr="001F42D3" w:rsidRDefault="003D003E" w:rsidP="004824A8">
            <w:pPr>
              <w:pStyle w:val="TableEntry"/>
              <w:keepNext/>
              <w:keepLines/>
            </w:pPr>
            <w:r w:rsidRPr="001F42D3">
              <w:t>Units</w:t>
            </w:r>
          </w:p>
        </w:tc>
      </w:tr>
      <w:tr w:rsidR="00C40FD5" w:rsidRPr="001F42D3" w14:paraId="2930C4F7" w14:textId="77777777" w:rsidTr="00A92110">
        <w:trPr>
          <w:cantSplit/>
          <w:jc w:val="center"/>
        </w:trPr>
        <w:tc>
          <w:tcPr>
            <w:tcW w:w="1308" w:type="dxa"/>
          </w:tcPr>
          <w:p w14:paraId="40976E5D" w14:textId="77777777" w:rsidR="00B11855" w:rsidRPr="001F42D3" w:rsidRDefault="003D003E" w:rsidP="004824A8">
            <w:pPr>
              <w:pStyle w:val="TableEntry"/>
              <w:keepNext/>
              <w:keepLines/>
            </w:pPr>
            <w:r w:rsidRPr="001F42D3">
              <w:t>7</w:t>
            </w:r>
          </w:p>
        </w:tc>
        <w:tc>
          <w:tcPr>
            <w:tcW w:w="783" w:type="dxa"/>
          </w:tcPr>
          <w:p w14:paraId="0C71ADB8" w14:textId="77777777" w:rsidR="00B11855" w:rsidRPr="001F42D3" w:rsidRDefault="003D003E" w:rsidP="004824A8">
            <w:pPr>
              <w:pStyle w:val="TableEntry"/>
              <w:keepNext/>
              <w:keepLines/>
            </w:pPr>
            <w:r w:rsidRPr="001F42D3">
              <w:t xml:space="preserve"> 60</w:t>
            </w:r>
          </w:p>
        </w:tc>
        <w:tc>
          <w:tcPr>
            <w:tcW w:w="834" w:type="dxa"/>
          </w:tcPr>
          <w:p w14:paraId="00222DB6" w14:textId="77777777" w:rsidR="00B11855" w:rsidRPr="001F42D3" w:rsidRDefault="003D003E" w:rsidP="004824A8">
            <w:pPr>
              <w:pStyle w:val="TableEntry"/>
              <w:keepNext/>
              <w:keepLines/>
            </w:pPr>
            <w:r w:rsidRPr="001F42D3">
              <w:t>ST</w:t>
            </w:r>
          </w:p>
        </w:tc>
        <w:tc>
          <w:tcPr>
            <w:tcW w:w="1187" w:type="dxa"/>
          </w:tcPr>
          <w:p w14:paraId="3A4045A2" w14:textId="77777777" w:rsidR="00B11855" w:rsidRPr="001F42D3" w:rsidRDefault="003D003E" w:rsidP="004824A8">
            <w:pPr>
              <w:pStyle w:val="TableEntry"/>
              <w:keepNext/>
              <w:keepLines/>
            </w:pPr>
            <w:r w:rsidRPr="001F42D3">
              <w:t>CE</w:t>
            </w:r>
          </w:p>
        </w:tc>
        <w:tc>
          <w:tcPr>
            <w:tcW w:w="985" w:type="dxa"/>
          </w:tcPr>
          <w:p w14:paraId="4EBC1944" w14:textId="77777777" w:rsidR="00B11855" w:rsidRPr="001F42D3" w:rsidRDefault="003D003E" w:rsidP="004824A8">
            <w:pPr>
              <w:pStyle w:val="TableEntry"/>
              <w:keepNext/>
              <w:keepLines/>
            </w:pPr>
            <w:r w:rsidRPr="001F42D3">
              <w:t>[0..1]</w:t>
            </w:r>
          </w:p>
        </w:tc>
        <w:tc>
          <w:tcPr>
            <w:tcW w:w="884" w:type="dxa"/>
          </w:tcPr>
          <w:p w14:paraId="21221D85" w14:textId="77777777" w:rsidR="00B11855" w:rsidRPr="001F42D3" w:rsidRDefault="00B11855" w:rsidP="004824A8">
            <w:pPr>
              <w:pStyle w:val="TableEntry"/>
              <w:keepNext/>
              <w:keepLines/>
            </w:pPr>
          </w:p>
        </w:tc>
        <w:tc>
          <w:tcPr>
            <w:tcW w:w="2753" w:type="dxa"/>
          </w:tcPr>
          <w:p w14:paraId="34D34CA9" w14:textId="77777777" w:rsidR="00B11855" w:rsidRPr="001F42D3" w:rsidRDefault="003D003E" w:rsidP="004824A8">
            <w:pPr>
              <w:pStyle w:val="TableEntry"/>
              <w:keepNext/>
              <w:keepLines/>
            </w:pPr>
            <w:r w:rsidRPr="001F42D3">
              <w:t>References Range</w:t>
            </w:r>
          </w:p>
        </w:tc>
      </w:tr>
      <w:tr w:rsidR="00C40FD5" w:rsidRPr="001F42D3" w14:paraId="5351A00D" w14:textId="77777777" w:rsidTr="00A92110">
        <w:trPr>
          <w:cantSplit/>
          <w:jc w:val="center"/>
        </w:trPr>
        <w:tc>
          <w:tcPr>
            <w:tcW w:w="1308" w:type="dxa"/>
          </w:tcPr>
          <w:p w14:paraId="4F00FBD7" w14:textId="77777777" w:rsidR="00B11855" w:rsidRPr="001F42D3" w:rsidRDefault="003D003E" w:rsidP="004824A8">
            <w:pPr>
              <w:pStyle w:val="TableEntry"/>
              <w:keepNext/>
              <w:keepLines/>
            </w:pPr>
            <w:r w:rsidRPr="001F42D3">
              <w:t>8</w:t>
            </w:r>
          </w:p>
        </w:tc>
        <w:tc>
          <w:tcPr>
            <w:tcW w:w="783" w:type="dxa"/>
          </w:tcPr>
          <w:p w14:paraId="73CA4536" w14:textId="77777777" w:rsidR="00B11855" w:rsidRPr="001F42D3" w:rsidRDefault="003D003E" w:rsidP="004824A8">
            <w:pPr>
              <w:pStyle w:val="TableEntry"/>
              <w:keepNext/>
              <w:keepLines/>
            </w:pPr>
            <w:r w:rsidRPr="001F42D3">
              <w:t>5</w:t>
            </w:r>
          </w:p>
        </w:tc>
        <w:tc>
          <w:tcPr>
            <w:tcW w:w="834" w:type="dxa"/>
          </w:tcPr>
          <w:p w14:paraId="31CE2E37" w14:textId="77777777" w:rsidR="00B11855" w:rsidRPr="001F42D3" w:rsidRDefault="003D003E" w:rsidP="004824A8">
            <w:pPr>
              <w:pStyle w:val="TableEntry"/>
              <w:keepNext/>
              <w:keepLines/>
            </w:pPr>
            <w:r w:rsidRPr="001F42D3">
              <w:t>IS</w:t>
            </w:r>
          </w:p>
        </w:tc>
        <w:tc>
          <w:tcPr>
            <w:tcW w:w="1187" w:type="dxa"/>
          </w:tcPr>
          <w:p w14:paraId="4DCFC8B9" w14:textId="77777777" w:rsidR="00B11855" w:rsidRPr="001F42D3" w:rsidRDefault="003D003E" w:rsidP="004824A8">
            <w:pPr>
              <w:pStyle w:val="TableEntry"/>
              <w:keepNext/>
              <w:keepLines/>
            </w:pPr>
            <w:r w:rsidRPr="001F42D3">
              <w:t>CE</w:t>
            </w:r>
          </w:p>
        </w:tc>
        <w:tc>
          <w:tcPr>
            <w:tcW w:w="985" w:type="dxa"/>
          </w:tcPr>
          <w:p w14:paraId="37544BC2" w14:textId="77777777" w:rsidR="00B11855" w:rsidRPr="001F42D3" w:rsidRDefault="003D003E" w:rsidP="004824A8">
            <w:pPr>
              <w:pStyle w:val="TableEntry"/>
              <w:keepNext/>
              <w:keepLines/>
            </w:pPr>
            <w:r w:rsidRPr="001F42D3">
              <w:t>[0..1]</w:t>
            </w:r>
          </w:p>
        </w:tc>
        <w:tc>
          <w:tcPr>
            <w:tcW w:w="884" w:type="dxa"/>
          </w:tcPr>
          <w:p w14:paraId="37EB1031" w14:textId="77777777" w:rsidR="00B11855" w:rsidRPr="001F42D3" w:rsidRDefault="003D003E" w:rsidP="004824A8">
            <w:pPr>
              <w:pStyle w:val="TableEntry"/>
              <w:keepNext/>
              <w:keepLines/>
            </w:pPr>
            <w:r w:rsidRPr="001F42D3">
              <w:t>0078</w:t>
            </w:r>
          </w:p>
        </w:tc>
        <w:tc>
          <w:tcPr>
            <w:tcW w:w="2753" w:type="dxa"/>
          </w:tcPr>
          <w:p w14:paraId="4FD902EA" w14:textId="77777777" w:rsidR="00B11855" w:rsidRPr="001F42D3" w:rsidRDefault="003D003E" w:rsidP="004824A8">
            <w:pPr>
              <w:pStyle w:val="TableEntry"/>
              <w:keepNext/>
              <w:keepLines/>
            </w:pPr>
            <w:r w:rsidRPr="001F42D3">
              <w:t>Abnormal Flags</w:t>
            </w:r>
          </w:p>
        </w:tc>
      </w:tr>
      <w:tr w:rsidR="00C40FD5" w:rsidRPr="001F42D3" w14:paraId="7F1E188E" w14:textId="77777777" w:rsidTr="00A92110">
        <w:trPr>
          <w:cantSplit/>
          <w:jc w:val="center"/>
        </w:trPr>
        <w:tc>
          <w:tcPr>
            <w:tcW w:w="1308" w:type="dxa"/>
          </w:tcPr>
          <w:p w14:paraId="7D75F2C7" w14:textId="77777777" w:rsidR="00B11855" w:rsidRPr="001F42D3" w:rsidRDefault="003D003E" w:rsidP="004824A8">
            <w:pPr>
              <w:pStyle w:val="TableEntry"/>
              <w:keepNext/>
              <w:keepLines/>
            </w:pPr>
            <w:r w:rsidRPr="001F42D3">
              <w:t>9</w:t>
            </w:r>
          </w:p>
        </w:tc>
        <w:tc>
          <w:tcPr>
            <w:tcW w:w="783" w:type="dxa"/>
          </w:tcPr>
          <w:p w14:paraId="30EFB740" w14:textId="77777777" w:rsidR="00B11855" w:rsidRPr="001F42D3" w:rsidRDefault="003D003E" w:rsidP="004824A8">
            <w:pPr>
              <w:pStyle w:val="TableEntry"/>
              <w:keepNext/>
              <w:keepLines/>
            </w:pPr>
            <w:r w:rsidRPr="001F42D3">
              <w:t>5</w:t>
            </w:r>
          </w:p>
        </w:tc>
        <w:tc>
          <w:tcPr>
            <w:tcW w:w="834" w:type="dxa"/>
          </w:tcPr>
          <w:p w14:paraId="7755EEEF" w14:textId="77777777" w:rsidR="00B11855" w:rsidRPr="001F42D3" w:rsidRDefault="003D003E" w:rsidP="004824A8">
            <w:pPr>
              <w:pStyle w:val="TableEntry"/>
              <w:keepNext/>
              <w:keepLines/>
            </w:pPr>
            <w:r w:rsidRPr="001F42D3">
              <w:t>NM</w:t>
            </w:r>
          </w:p>
        </w:tc>
        <w:tc>
          <w:tcPr>
            <w:tcW w:w="1187" w:type="dxa"/>
          </w:tcPr>
          <w:p w14:paraId="36BC3B1D" w14:textId="77777777" w:rsidR="00B11855" w:rsidRPr="001F42D3" w:rsidRDefault="003D003E" w:rsidP="004824A8">
            <w:pPr>
              <w:pStyle w:val="TableEntry"/>
              <w:keepNext/>
              <w:keepLines/>
            </w:pPr>
            <w:r w:rsidRPr="001F42D3">
              <w:t>X</w:t>
            </w:r>
          </w:p>
        </w:tc>
        <w:tc>
          <w:tcPr>
            <w:tcW w:w="985" w:type="dxa"/>
          </w:tcPr>
          <w:p w14:paraId="6E349DC6" w14:textId="77777777" w:rsidR="00B11855" w:rsidRPr="001F42D3" w:rsidRDefault="003D003E" w:rsidP="004824A8">
            <w:pPr>
              <w:pStyle w:val="TableEntry"/>
              <w:keepNext/>
              <w:keepLines/>
            </w:pPr>
            <w:r w:rsidRPr="001F42D3">
              <w:t>[0..0]</w:t>
            </w:r>
          </w:p>
        </w:tc>
        <w:tc>
          <w:tcPr>
            <w:tcW w:w="884" w:type="dxa"/>
          </w:tcPr>
          <w:p w14:paraId="7395B7C0" w14:textId="77777777" w:rsidR="00B11855" w:rsidRPr="001F42D3" w:rsidRDefault="00B11855" w:rsidP="004824A8">
            <w:pPr>
              <w:pStyle w:val="TableEntry"/>
              <w:keepNext/>
              <w:keepLines/>
            </w:pPr>
          </w:p>
        </w:tc>
        <w:tc>
          <w:tcPr>
            <w:tcW w:w="2753" w:type="dxa"/>
          </w:tcPr>
          <w:p w14:paraId="51B746A5" w14:textId="77777777" w:rsidR="00B11855" w:rsidRPr="001F42D3" w:rsidRDefault="003D003E" w:rsidP="004824A8">
            <w:pPr>
              <w:pStyle w:val="TableEntry"/>
              <w:keepNext/>
              <w:keepLines/>
            </w:pPr>
            <w:r w:rsidRPr="001F42D3">
              <w:t>Probability</w:t>
            </w:r>
          </w:p>
        </w:tc>
      </w:tr>
      <w:tr w:rsidR="00C40FD5" w:rsidRPr="001F42D3" w14:paraId="79AEB4CA" w14:textId="77777777" w:rsidTr="00A92110">
        <w:trPr>
          <w:cantSplit/>
          <w:jc w:val="center"/>
        </w:trPr>
        <w:tc>
          <w:tcPr>
            <w:tcW w:w="1308" w:type="dxa"/>
          </w:tcPr>
          <w:p w14:paraId="40A10003" w14:textId="77777777" w:rsidR="00B11855" w:rsidRPr="001F42D3" w:rsidRDefault="003D003E" w:rsidP="004824A8">
            <w:pPr>
              <w:pStyle w:val="TableEntry"/>
              <w:keepNext/>
              <w:keepLines/>
            </w:pPr>
            <w:r w:rsidRPr="001F42D3">
              <w:t>10</w:t>
            </w:r>
          </w:p>
        </w:tc>
        <w:tc>
          <w:tcPr>
            <w:tcW w:w="783" w:type="dxa"/>
          </w:tcPr>
          <w:p w14:paraId="7B8A59D0" w14:textId="77777777" w:rsidR="00B11855" w:rsidRPr="001F42D3" w:rsidRDefault="003D003E" w:rsidP="004824A8">
            <w:pPr>
              <w:pStyle w:val="TableEntry"/>
              <w:keepNext/>
              <w:keepLines/>
            </w:pPr>
            <w:r w:rsidRPr="001F42D3">
              <w:t>2</w:t>
            </w:r>
          </w:p>
        </w:tc>
        <w:tc>
          <w:tcPr>
            <w:tcW w:w="834" w:type="dxa"/>
          </w:tcPr>
          <w:p w14:paraId="05A481E5" w14:textId="77777777" w:rsidR="00B11855" w:rsidRPr="001F42D3" w:rsidRDefault="003D003E" w:rsidP="004824A8">
            <w:pPr>
              <w:pStyle w:val="TableEntry"/>
              <w:keepNext/>
              <w:keepLines/>
            </w:pPr>
            <w:r w:rsidRPr="001F42D3">
              <w:t>ID</w:t>
            </w:r>
          </w:p>
        </w:tc>
        <w:tc>
          <w:tcPr>
            <w:tcW w:w="1187" w:type="dxa"/>
          </w:tcPr>
          <w:p w14:paraId="1317CF17" w14:textId="77777777" w:rsidR="00B11855" w:rsidRPr="001F42D3" w:rsidRDefault="003D003E" w:rsidP="004824A8">
            <w:pPr>
              <w:pStyle w:val="TableEntry"/>
              <w:keepNext/>
              <w:keepLines/>
            </w:pPr>
            <w:r w:rsidRPr="001F42D3">
              <w:t>CE</w:t>
            </w:r>
          </w:p>
        </w:tc>
        <w:tc>
          <w:tcPr>
            <w:tcW w:w="985" w:type="dxa"/>
          </w:tcPr>
          <w:p w14:paraId="13704EDE" w14:textId="77777777" w:rsidR="00B11855" w:rsidRPr="001F42D3" w:rsidRDefault="003D003E" w:rsidP="004824A8">
            <w:pPr>
              <w:pStyle w:val="TableEntry"/>
              <w:keepNext/>
              <w:keepLines/>
            </w:pPr>
            <w:r w:rsidRPr="001F42D3">
              <w:t>[0..1]</w:t>
            </w:r>
          </w:p>
        </w:tc>
        <w:tc>
          <w:tcPr>
            <w:tcW w:w="884" w:type="dxa"/>
          </w:tcPr>
          <w:p w14:paraId="568E6640" w14:textId="77777777" w:rsidR="00B11855" w:rsidRPr="001F42D3" w:rsidRDefault="003D003E" w:rsidP="004824A8">
            <w:pPr>
              <w:pStyle w:val="TableEntry"/>
              <w:keepNext/>
              <w:keepLines/>
            </w:pPr>
            <w:r w:rsidRPr="001F42D3">
              <w:t>0080</w:t>
            </w:r>
          </w:p>
        </w:tc>
        <w:tc>
          <w:tcPr>
            <w:tcW w:w="2753" w:type="dxa"/>
          </w:tcPr>
          <w:p w14:paraId="2FF589A8" w14:textId="77777777" w:rsidR="00B11855" w:rsidRPr="001F42D3" w:rsidRDefault="003D003E" w:rsidP="004824A8">
            <w:pPr>
              <w:pStyle w:val="TableEntry"/>
              <w:keepNext/>
              <w:keepLines/>
            </w:pPr>
            <w:r w:rsidRPr="001F42D3">
              <w:t>Nature of Abnormal Test</w:t>
            </w:r>
          </w:p>
        </w:tc>
      </w:tr>
      <w:tr w:rsidR="00C40FD5" w:rsidRPr="001F42D3" w14:paraId="7C5BA28B" w14:textId="77777777" w:rsidTr="00A92110">
        <w:trPr>
          <w:cantSplit/>
          <w:jc w:val="center"/>
        </w:trPr>
        <w:tc>
          <w:tcPr>
            <w:tcW w:w="1308" w:type="dxa"/>
          </w:tcPr>
          <w:p w14:paraId="3E5AA384" w14:textId="77777777" w:rsidR="00B11855" w:rsidRPr="001F42D3" w:rsidRDefault="003D003E" w:rsidP="004824A8">
            <w:pPr>
              <w:pStyle w:val="TableEntry"/>
              <w:keepNext/>
              <w:keepLines/>
            </w:pPr>
            <w:r w:rsidRPr="001F42D3">
              <w:t>11</w:t>
            </w:r>
          </w:p>
        </w:tc>
        <w:tc>
          <w:tcPr>
            <w:tcW w:w="783" w:type="dxa"/>
          </w:tcPr>
          <w:p w14:paraId="363FDBCA" w14:textId="77777777" w:rsidR="00B11855" w:rsidRPr="001F42D3" w:rsidRDefault="003D003E" w:rsidP="004824A8">
            <w:pPr>
              <w:pStyle w:val="TableEntry"/>
              <w:keepNext/>
              <w:keepLines/>
            </w:pPr>
            <w:r w:rsidRPr="001F42D3">
              <w:t>1</w:t>
            </w:r>
          </w:p>
        </w:tc>
        <w:tc>
          <w:tcPr>
            <w:tcW w:w="834" w:type="dxa"/>
          </w:tcPr>
          <w:p w14:paraId="4ADFB03F" w14:textId="77777777" w:rsidR="00B11855" w:rsidRPr="001F42D3" w:rsidRDefault="003D003E" w:rsidP="004824A8">
            <w:pPr>
              <w:pStyle w:val="TableEntry"/>
              <w:keepNext/>
              <w:keepLines/>
            </w:pPr>
            <w:r w:rsidRPr="001F42D3">
              <w:t>ID</w:t>
            </w:r>
          </w:p>
        </w:tc>
        <w:tc>
          <w:tcPr>
            <w:tcW w:w="1187" w:type="dxa"/>
          </w:tcPr>
          <w:p w14:paraId="02792EE4" w14:textId="77777777" w:rsidR="00B11855" w:rsidRPr="001F42D3" w:rsidRDefault="003D003E" w:rsidP="004824A8">
            <w:pPr>
              <w:pStyle w:val="TableEntry"/>
              <w:keepNext/>
              <w:keepLines/>
            </w:pPr>
            <w:r w:rsidRPr="001F42D3">
              <w:t>R</w:t>
            </w:r>
          </w:p>
        </w:tc>
        <w:tc>
          <w:tcPr>
            <w:tcW w:w="985" w:type="dxa"/>
          </w:tcPr>
          <w:p w14:paraId="7E0897AC" w14:textId="77777777" w:rsidR="00B11855" w:rsidRPr="001F42D3" w:rsidRDefault="003D003E" w:rsidP="004824A8">
            <w:pPr>
              <w:pStyle w:val="TableEntry"/>
              <w:keepNext/>
              <w:keepLines/>
            </w:pPr>
            <w:r w:rsidRPr="001F42D3">
              <w:t>[1..1]</w:t>
            </w:r>
          </w:p>
        </w:tc>
        <w:tc>
          <w:tcPr>
            <w:tcW w:w="884" w:type="dxa"/>
          </w:tcPr>
          <w:p w14:paraId="2AAFA031" w14:textId="77777777" w:rsidR="00B11855" w:rsidRPr="001F42D3" w:rsidRDefault="003D003E" w:rsidP="004824A8">
            <w:pPr>
              <w:pStyle w:val="TableEntry"/>
              <w:keepNext/>
              <w:keepLines/>
            </w:pPr>
            <w:r w:rsidRPr="001F42D3">
              <w:t>0085</w:t>
            </w:r>
          </w:p>
        </w:tc>
        <w:tc>
          <w:tcPr>
            <w:tcW w:w="2753" w:type="dxa"/>
          </w:tcPr>
          <w:p w14:paraId="2EA14833" w14:textId="77777777" w:rsidR="00B11855" w:rsidRPr="001F42D3" w:rsidRDefault="003D003E" w:rsidP="004824A8">
            <w:pPr>
              <w:pStyle w:val="TableEntry"/>
              <w:keepNext/>
              <w:keepLines/>
            </w:pPr>
            <w:r w:rsidRPr="001F42D3">
              <w:t>Observation Result Status</w:t>
            </w:r>
          </w:p>
        </w:tc>
      </w:tr>
      <w:tr w:rsidR="00C40FD5" w:rsidRPr="001F42D3" w14:paraId="514EAE02" w14:textId="77777777" w:rsidTr="00A92110">
        <w:trPr>
          <w:cantSplit/>
          <w:jc w:val="center"/>
        </w:trPr>
        <w:tc>
          <w:tcPr>
            <w:tcW w:w="1308" w:type="dxa"/>
          </w:tcPr>
          <w:p w14:paraId="62779C6A" w14:textId="77777777" w:rsidR="00B11855" w:rsidRPr="001F42D3" w:rsidRDefault="003D003E" w:rsidP="004824A8">
            <w:pPr>
              <w:pStyle w:val="TableEntry"/>
              <w:keepNext/>
              <w:keepLines/>
            </w:pPr>
            <w:r w:rsidRPr="001F42D3">
              <w:t>12</w:t>
            </w:r>
          </w:p>
        </w:tc>
        <w:tc>
          <w:tcPr>
            <w:tcW w:w="783" w:type="dxa"/>
          </w:tcPr>
          <w:p w14:paraId="21B87A55" w14:textId="77777777" w:rsidR="00B11855" w:rsidRPr="001F42D3" w:rsidRDefault="003D003E" w:rsidP="004824A8">
            <w:pPr>
              <w:pStyle w:val="TableEntry"/>
              <w:keepNext/>
              <w:keepLines/>
            </w:pPr>
            <w:r w:rsidRPr="001F42D3">
              <w:t>24</w:t>
            </w:r>
          </w:p>
        </w:tc>
        <w:tc>
          <w:tcPr>
            <w:tcW w:w="834" w:type="dxa"/>
          </w:tcPr>
          <w:p w14:paraId="3D39D0F7" w14:textId="77777777" w:rsidR="00B11855" w:rsidRPr="001F42D3" w:rsidRDefault="003D003E" w:rsidP="004824A8">
            <w:pPr>
              <w:pStyle w:val="TableEntry"/>
              <w:keepNext/>
              <w:keepLines/>
            </w:pPr>
            <w:r w:rsidRPr="001F42D3">
              <w:t>DTM</w:t>
            </w:r>
          </w:p>
        </w:tc>
        <w:tc>
          <w:tcPr>
            <w:tcW w:w="1187" w:type="dxa"/>
          </w:tcPr>
          <w:p w14:paraId="6E127582" w14:textId="77777777" w:rsidR="00B11855" w:rsidRPr="001F42D3" w:rsidRDefault="003D003E" w:rsidP="004824A8">
            <w:pPr>
              <w:pStyle w:val="TableEntry"/>
              <w:keepNext/>
              <w:keepLines/>
            </w:pPr>
            <w:r w:rsidRPr="001F42D3">
              <w:t>X</w:t>
            </w:r>
          </w:p>
        </w:tc>
        <w:tc>
          <w:tcPr>
            <w:tcW w:w="985" w:type="dxa"/>
          </w:tcPr>
          <w:p w14:paraId="5532FE00" w14:textId="77777777" w:rsidR="00B11855" w:rsidRPr="001F42D3" w:rsidRDefault="003D003E" w:rsidP="004824A8">
            <w:pPr>
              <w:pStyle w:val="TableEntry"/>
              <w:keepNext/>
              <w:keepLines/>
            </w:pPr>
            <w:r w:rsidRPr="001F42D3">
              <w:t>[0..0]</w:t>
            </w:r>
          </w:p>
        </w:tc>
        <w:tc>
          <w:tcPr>
            <w:tcW w:w="884" w:type="dxa"/>
          </w:tcPr>
          <w:p w14:paraId="204736EB" w14:textId="77777777" w:rsidR="00B11855" w:rsidRPr="001F42D3" w:rsidRDefault="00B11855" w:rsidP="004824A8">
            <w:pPr>
              <w:pStyle w:val="TableEntry"/>
              <w:keepNext/>
              <w:keepLines/>
            </w:pPr>
          </w:p>
        </w:tc>
        <w:tc>
          <w:tcPr>
            <w:tcW w:w="2753" w:type="dxa"/>
          </w:tcPr>
          <w:p w14:paraId="6712A4F1" w14:textId="77777777" w:rsidR="00B11855" w:rsidRPr="001F42D3" w:rsidRDefault="003D003E" w:rsidP="004824A8">
            <w:pPr>
              <w:pStyle w:val="TableEntry"/>
              <w:keepNext/>
              <w:keepLines/>
            </w:pPr>
            <w:r w:rsidRPr="001F42D3">
              <w:t>Effective Date of Reference Range</w:t>
            </w:r>
          </w:p>
        </w:tc>
      </w:tr>
      <w:tr w:rsidR="00C40FD5" w:rsidRPr="001F42D3" w14:paraId="5F7784E9" w14:textId="77777777" w:rsidTr="00A92110">
        <w:trPr>
          <w:cantSplit/>
          <w:jc w:val="center"/>
        </w:trPr>
        <w:tc>
          <w:tcPr>
            <w:tcW w:w="1308" w:type="dxa"/>
          </w:tcPr>
          <w:p w14:paraId="52765140" w14:textId="77777777" w:rsidR="00B11855" w:rsidRPr="001F42D3" w:rsidRDefault="003D003E" w:rsidP="004824A8">
            <w:pPr>
              <w:pStyle w:val="TableEntry"/>
              <w:keepNext/>
              <w:keepLines/>
            </w:pPr>
            <w:r w:rsidRPr="001F42D3">
              <w:t>13</w:t>
            </w:r>
          </w:p>
        </w:tc>
        <w:tc>
          <w:tcPr>
            <w:tcW w:w="783" w:type="dxa"/>
          </w:tcPr>
          <w:p w14:paraId="2017EBE1" w14:textId="77777777" w:rsidR="00B11855" w:rsidRPr="001F42D3" w:rsidRDefault="003D003E" w:rsidP="004824A8">
            <w:pPr>
              <w:pStyle w:val="TableEntry"/>
              <w:keepNext/>
              <w:keepLines/>
            </w:pPr>
            <w:r w:rsidRPr="001F42D3">
              <w:t>20</w:t>
            </w:r>
          </w:p>
        </w:tc>
        <w:tc>
          <w:tcPr>
            <w:tcW w:w="834" w:type="dxa"/>
          </w:tcPr>
          <w:p w14:paraId="50C0D23B" w14:textId="77777777" w:rsidR="00B11855" w:rsidRPr="001F42D3" w:rsidRDefault="003D003E" w:rsidP="004824A8">
            <w:pPr>
              <w:pStyle w:val="TableEntry"/>
              <w:keepNext/>
              <w:keepLines/>
            </w:pPr>
            <w:r w:rsidRPr="001F42D3">
              <w:t>ST</w:t>
            </w:r>
          </w:p>
        </w:tc>
        <w:tc>
          <w:tcPr>
            <w:tcW w:w="1187" w:type="dxa"/>
          </w:tcPr>
          <w:p w14:paraId="104E03D1" w14:textId="77777777" w:rsidR="00B11855" w:rsidRPr="001F42D3" w:rsidRDefault="003D003E" w:rsidP="004824A8">
            <w:pPr>
              <w:pStyle w:val="TableEntry"/>
              <w:keepNext/>
              <w:keepLines/>
            </w:pPr>
            <w:r w:rsidRPr="001F42D3">
              <w:t>X</w:t>
            </w:r>
          </w:p>
        </w:tc>
        <w:tc>
          <w:tcPr>
            <w:tcW w:w="985" w:type="dxa"/>
          </w:tcPr>
          <w:p w14:paraId="1BF52F5C" w14:textId="77777777" w:rsidR="00B11855" w:rsidRPr="001F42D3" w:rsidRDefault="003D003E" w:rsidP="004824A8">
            <w:pPr>
              <w:pStyle w:val="TableEntry"/>
              <w:keepNext/>
              <w:keepLines/>
            </w:pPr>
            <w:r w:rsidRPr="001F42D3">
              <w:t>[0..0]</w:t>
            </w:r>
          </w:p>
        </w:tc>
        <w:tc>
          <w:tcPr>
            <w:tcW w:w="884" w:type="dxa"/>
          </w:tcPr>
          <w:p w14:paraId="2826AC5F" w14:textId="77777777" w:rsidR="00B11855" w:rsidRPr="001F42D3" w:rsidRDefault="00B11855" w:rsidP="004824A8">
            <w:pPr>
              <w:pStyle w:val="TableEntry"/>
              <w:keepNext/>
              <w:keepLines/>
            </w:pPr>
          </w:p>
        </w:tc>
        <w:tc>
          <w:tcPr>
            <w:tcW w:w="2753" w:type="dxa"/>
          </w:tcPr>
          <w:p w14:paraId="6EAF8B15" w14:textId="77777777" w:rsidR="00B11855" w:rsidRPr="001F42D3" w:rsidRDefault="003D003E" w:rsidP="004824A8">
            <w:pPr>
              <w:pStyle w:val="TableEntry"/>
              <w:keepNext/>
              <w:keepLines/>
            </w:pPr>
            <w:r w:rsidRPr="001F42D3">
              <w:t>User Defined Access Checks</w:t>
            </w:r>
          </w:p>
        </w:tc>
      </w:tr>
      <w:tr w:rsidR="00C40FD5" w:rsidRPr="001F42D3" w14:paraId="4B7C0DD6" w14:textId="77777777" w:rsidTr="00A92110">
        <w:trPr>
          <w:cantSplit/>
          <w:jc w:val="center"/>
        </w:trPr>
        <w:tc>
          <w:tcPr>
            <w:tcW w:w="1308" w:type="dxa"/>
          </w:tcPr>
          <w:p w14:paraId="0732C839" w14:textId="77777777" w:rsidR="00B11855" w:rsidRPr="001F42D3" w:rsidRDefault="003D003E" w:rsidP="004824A8">
            <w:pPr>
              <w:pStyle w:val="TableEntry"/>
              <w:keepNext/>
              <w:keepLines/>
            </w:pPr>
            <w:r w:rsidRPr="001F42D3">
              <w:t>14</w:t>
            </w:r>
          </w:p>
        </w:tc>
        <w:tc>
          <w:tcPr>
            <w:tcW w:w="783" w:type="dxa"/>
          </w:tcPr>
          <w:p w14:paraId="4237E38F" w14:textId="77777777" w:rsidR="00B11855" w:rsidRPr="001F42D3" w:rsidRDefault="003D003E" w:rsidP="004824A8">
            <w:pPr>
              <w:pStyle w:val="TableEntry"/>
              <w:keepNext/>
              <w:keepLines/>
            </w:pPr>
            <w:r w:rsidRPr="001F42D3">
              <w:t>24</w:t>
            </w:r>
          </w:p>
        </w:tc>
        <w:tc>
          <w:tcPr>
            <w:tcW w:w="834" w:type="dxa"/>
          </w:tcPr>
          <w:p w14:paraId="7521CF45" w14:textId="77777777" w:rsidR="00B11855" w:rsidRPr="001F42D3" w:rsidRDefault="003D003E" w:rsidP="004824A8">
            <w:pPr>
              <w:pStyle w:val="TableEntry"/>
              <w:keepNext/>
              <w:keepLines/>
            </w:pPr>
            <w:r w:rsidRPr="001F42D3">
              <w:t>DTM</w:t>
            </w:r>
          </w:p>
        </w:tc>
        <w:tc>
          <w:tcPr>
            <w:tcW w:w="1187" w:type="dxa"/>
          </w:tcPr>
          <w:p w14:paraId="2D19809B" w14:textId="77777777" w:rsidR="00B11855" w:rsidRPr="001F42D3" w:rsidRDefault="003D003E" w:rsidP="004824A8">
            <w:pPr>
              <w:pStyle w:val="TableEntry"/>
              <w:keepNext/>
              <w:keepLines/>
            </w:pPr>
            <w:r w:rsidRPr="001F42D3">
              <w:t>RE</w:t>
            </w:r>
          </w:p>
        </w:tc>
        <w:tc>
          <w:tcPr>
            <w:tcW w:w="985" w:type="dxa"/>
          </w:tcPr>
          <w:p w14:paraId="46677B92" w14:textId="77777777" w:rsidR="00B11855" w:rsidRPr="001F42D3" w:rsidRDefault="003D003E" w:rsidP="004824A8">
            <w:pPr>
              <w:pStyle w:val="TableEntry"/>
              <w:keepNext/>
              <w:keepLines/>
            </w:pPr>
            <w:r w:rsidRPr="001F42D3">
              <w:t>[0..1]</w:t>
            </w:r>
          </w:p>
        </w:tc>
        <w:tc>
          <w:tcPr>
            <w:tcW w:w="884" w:type="dxa"/>
          </w:tcPr>
          <w:p w14:paraId="0AFC71E6" w14:textId="77777777" w:rsidR="00B11855" w:rsidRPr="001F42D3" w:rsidRDefault="00B11855" w:rsidP="004824A8">
            <w:pPr>
              <w:pStyle w:val="TableEntry"/>
              <w:keepNext/>
              <w:keepLines/>
            </w:pPr>
          </w:p>
        </w:tc>
        <w:tc>
          <w:tcPr>
            <w:tcW w:w="2753" w:type="dxa"/>
          </w:tcPr>
          <w:p w14:paraId="11AA4093" w14:textId="77777777" w:rsidR="00B11855" w:rsidRPr="001F42D3" w:rsidRDefault="003D003E" w:rsidP="004824A8">
            <w:pPr>
              <w:pStyle w:val="TableEntry"/>
              <w:keepNext/>
              <w:keepLines/>
            </w:pPr>
            <w:r w:rsidRPr="001F42D3">
              <w:t>Date/Time of the Observation</w:t>
            </w:r>
          </w:p>
        </w:tc>
      </w:tr>
      <w:tr w:rsidR="00C40FD5" w:rsidRPr="001F42D3" w14:paraId="1E860498" w14:textId="77777777" w:rsidTr="00A92110">
        <w:trPr>
          <w:cantSplit/>
          <w:jc w:val="center"/>
        </w:trPr>
        <w:tc>
          <w:tcPr>
            <w:tcW w:w="1308" w:type="dxa"/>
          </w:tcPr>
          <w:p w14:paraId="712B9AB0" w14:textId="77777777" w:rsidR="00B11855" w:rsidRPr="001F42D3" w:rsidRDefault="003D003E" w:rsidP="004824A8">
            <w:pPr>
              <w:pStyle w:val="TableEntry"/>
              <w:keepNext/>
              <w:keepLines/>
            </w:pPr>
            <w:r w:rsidRPr="001F42D3">
              <w:t>15</w:t>
            </w:r>
          </w:p>
        </w:tc>
        <w:tc>
          <w:tcPr>
            <w:tcW w:w="783" w:type="dxa"/>
          </w:tcPr>
          <w:p w14:paraId="30DA4ADF" w14:textId="77777777" w:rsidR="00B11855" w:rsidRPr="001F42D3" w:rsidRDefault="003D003E" w:rsidP="004824A8">
            <w:pPr>
              <w:pStyle w:val="TableEntry"/>
              <w:keepNext/>
              <w:keepLines/>
            </w:pPr>
            <w:r w:rsidRPr="001F42D3">
              <w:t>705</w:t>
            </w:r>
          </w:p>
        </w:tc>
        <w:tc>
          <w:tcPr>
            <w:tcW w:w="834" w:type="dxa"/>
          </w:tcPr>
          <w:p w14:paraId="41772D72" w14:textId="77777777" w:rsidR="00B11855" w:rsidRPr="001F42D3" w:rsidRDefault="003D003E" w:rsidP="004824A8">
            <w:pPr>
              <w:pStyle w:val="TableEntry"/>
              <w:keepNext/>
              <w:keepLines/>
            </w:pPr>
            <w:r w:rsidRPr="001F42D3">
              <w:t>CWE</w:t>
            </w:r>
          </w:p>
        </w:tc>
        <w:tc>
          <w:tcPr>
            <w:tcW w:w="1187" w:type="dxa"/>
          </w:tcPr>
          <w:p w14:paraId="14173F7D" w14:textId="77777777" w:rsidR="00B11855" w:rsidRPr="001F42D3" w:rsidRDefault="003D003E" w:rsidP="004824A8">
            <w:pPr>
              <w:pStyle w:val="TableEntry"/>
              <w:keepNext/>
              <w:keepLines/>
            </w:pPr>
            <w:r w:rsidRPr="001F42D3">
              <w:t>RE</w:t>
            </w:r>
          </w:p>
        </w:tc>
        <w:tc>
          <w:tcPr>
            <w:tcW w:w="985" w:type="dxa"/>
          </w:tcPr>
          <w:p w14:paraId="5AEB666A" w14:textId="77777777" w:rsidR="00B11855" w:rsidRPr="001F42D3" w:rsidRDefault="003D003E" w:rsidP="004824A8">
            <w:pPr>
              <w:pStyle w:val="TableEntry"/>
              <w:keepNext/>
              <w:keepLines/>
            </w:pPr>
            <w:r w:rsidRPr="001F42D3">
              <w:t>[0..1]</w:t>
            </w:r>
          </w:p>
        </w:tc>
        <w:tc>
          <w:tcPr>
            <w:tcW w:w="884" w:type="dxa"/>
          </w:tcPr>
          <w:p w14:paraId="13C4DFB4" w14:textId="77777777" w:rsidR="00B11855" w:rsidRPr="001F42D3" w:rsidRDefault="00B11855" w:rsidP="004824A8">
            <w:pPr>
              <w:pStyle w:val="TableEntry"/>
              <w:keepNext/>
              <w:keepLines/>
            </w:pPr>
          </w:p>
        </w:tc>
        <w:tc>
          <w:tcPr>
            <w:tcW w:w="2753" w:type="dxa"/>
          </w:tcPr>
          <w:p w14:paraId="02C6C526" w14:textId="77777777" w:rsidR="00B11855" w:rsidRPr="001F42D3" w:rsidRDefault="003D003E" w:rsidP="004824A8">
            <w:pPr>
              <w:pStyle w:val="TableEntry"/>
              <w:keepNext/>
              <w:keepLines/>
            </w:pPr>
            <w:r w:rsidRPr="001F42D3">
              <w:t>Producer's ID</w:t>
            </w:r>
          </w:p>
        </w:tc>
      </w:tr>
      <w:tr w:rsidR="00C40FD5" w:rsidRPr="001F42D3" w14:paraId="499D9AB6" w14:textId="77777777" w:rsidTr="00A92110">
        <w:trPr>
          <w:cantSplit/>
          <w:jc w:val="center"/>
        </w:trPr>
        <w:tc>
          <w:tcPr>
            <w:tcW w:w="1308" w:type="dxa"/>
          </w:tcPr>
          <w:p w14:paraId="166B0122" w14:textId="77777777" w:rsidR="00B11855" w:rsidRPr="001F42D3" w:rsidRDefault="003D003E" w:rsidP="004824A8">
            <w:pPr>
              <w:pStyle w:val="TableEntry"/>
              <w:keepNext/>
              <w:keepLines/>
            </w:pPr>
            <w:r w:rsidRPr="001F42D3">
              <w:t>16</w:t>
            </w:r>
          </w:p>
        </w:tc>
        <w:tc>
          <w:tcPr>
            <w:tcW w:w="783" w:type="dxa"/>
          </w:tcPr>
          <w:p w14:paraId="22172B87" w14:textId="77777777" w:rsidR="00B11855" w:rsidRPr="001F42D3" w:rsidRDefault="003D003E" w:rsidP="004824A8">
            <w:pPr>
              <w:pStyle w:val="TableEntry"/>
              <w:keepNext/>
              <w:keepLines/>
            </w:pPr>
            <w:r w:rsidRPr="001F42D3">
              <w:t>3220</w:t>
            </w:r>
          </w:p>
        </w:tc>
        <w:tc>
          <w:tcPr>
            <w:tcW w:w="834" w:type="dxa"/>
          </w:tcPr>
          <w:p w14:paraId="6DED9A07" w14:textId="77777777" w:rsidR="00B11855" w:rsidRPr="001F42D3" w:rsidRDefault="003D003E" w:rsidP="004824A8">
            <w:pPr>
              <w:pStyle w:val="TableEntry"/>
              <w:keepNext/>
              <w:keepLines/>
            </w:pPr>
            <w:r w:rsidRPr="001F42D3">
              <w:t>XCN</w:t>
            </w:r>
          </w:p>
        </w:tc>
        <w:tc>
          <w:tcPr>
            <w:tcW w:w="1187" w:type="dxa"/>
          </w:tcPr>
          <w:p w14:paraId="4F3B0364" w14:textId="77777777" w:rsidR="00B11855" w:rsidRPr="001F42D3" w:rsidRDefault="003D003E" w:rsidP="004824A8">
            <w:pPr>
              <w:pStyle w:val="TableEntry"/>
              <w:keepNext/>
              <w:keepLines/>
            </w:pPr>
            <w:r w:rsidRPr="001F42D3">
              <w:t>RE</w:t>
            </w:r>
          </w:p>
        </w:tc>
        <w:tc>
          <w:tcPr>
            <w:tcW w:w="985" w:type="dxa"/>
          </w:tcPr>
          <w:p w14:paraId="25FDEF1E" w14:textId="77777777" w:rsidR="00B11855" w:rsidRPr="001F42D3" w:rsidRDefault="003D003E" w:rsidP="004824A8">
            <w:pPr>
              <w:pStyle w:val="TableEntry"/>
              <w:keepNext/>
              <w:keepLines/>
            </w:pPr>
            <w:r w:rsidRPr="001F42D3">
              <w:t>[0..1]</w:t>
            </w:r>
          </w:p>
        </w:tc>
        <w:tc>
          <w:tcPr>
            <w:tcW w:w="884" w:type="dxa"/>
          </w:tcPr>
          <w:p w14:paraId="19CB18EF" w14:textId="77777777" w:rsidR="00B11855" w:rsidRPr="001F42D3" w:rsidRDefault="00B11855" w:rsidP="004824A8">
            <w:pPr>
              <w:pStyle w:val="TableEntry"/>
              <w:keepNext/>
              <w:keepLines/>
            </w:pPr>
          </w:p>
        </w:tc>
        <w:tc>
          <w:tcPr>
            <w:tcW w:w="2753" w:type="dxa"/>
          </w:tcPr>
          <w:p w14:paraId="1F8843CC" w14:textId="77777777" w:rsidR="00B11855" w:rsidRPr="001F42D3" w:rsidRDefault="003D003E" w:rsidP="004824A8">
            <w:pPr>
              <w:pStyle w:val="TableEntry"/>
              <w:keepNext/>
              <w:keepLines/>
            </w:pPr>
            <w:r w:rsidRPr="001F42D3">
              <w:t>Responsible Observer</w:t>
            </w:r>
          </w:p>
        </w:tc>
      </w:tr>
      <w:tr w:rsidR="00C40FD5" w:rsidRPr="001F42D3" w14:paraId="528A08F7" w14:textId="77777777" w:rsidTr="00A92110">
        <w:trPr>
          <w:cantSplit/>
          <w:jc w:val="center"/>
        </w:trPr>
        <w:tc>
          <w:tcPr>
            <w:tcW w:w="1308" w:type="dxa"/>
          </w:tcPr>
          <w:p w14:paraId="3E451B66" w14:textId="77777777" w:rsidR="00B11855" w:rsidRPr="001F42D3" w:rsidRDefault="003D003E" w:rsidP="004824A8">
            <w:pPr>
              <w:pStyle w:val="TableEntry"/>
              <w:keepNext/>
              <w:keepLines/>
            </w:pPr>
            <w:r w:rsidRPr="001F42D3">
              <w:t>17</w:t>
            </w:r>
          </w:p>
        </w:tc>
        <w:tc>
          <w:tcPr>
            <w:tcW w:w="783" w:type="dxa"/>
          </w:tcPr>
          <w:p w14:paraId="7C38E561" w14:textId="77777777" w:rsidR="00B11855" w:rsidRPr="001F42D3" w:rsidRDefault="003D003E" w:rsidP="004824A8">
            <w:pPr>
              <w:pStyle w:val="TableEntry"/>
              <w:keepNext/>
              <w:keepLines/>
            </w:pPr>
            <w:r w:rsidRPr="001F42D3">
              <w:t>705</w:t>
            </w:r>
          </w:p>
        </w:tc>
        <w:tc>
          <w:tcPr>
            <w:tcW w:w="834" w:type="dxa"/>
          </w:tcPr>
          <w:p w14:paraId="2DC4A576" w14:textId="77777777" w:rsidR="00B11855" w:rsidRPr="001F42D3" w:rsidRDefault="003D003E" w:rsidP="004824A8">
            <w:pPr>
              <w:pStyle w:val="TableEntry"/>
              <w:keepNext/>
              <w:keepLines/>
            </w:pPr>
            <w:r w:rsidRPr="001F42D3">
              <w:t>CWE</w:t>
            </w:r>
          </w:p>
        </w:tc>
        <w:tc>
          <w:tcPr>
            <w:tcW w:w="1187" w:type="dxa"/>
          </w:tcPr>
          <w:p w14:paraId="6C0C7702" w14:textId="77777777" w:rsidR="00B11855" w:rsidRPr="001F42D3" w:rsidRDefault="003D003E" w:rsidP="004824A8">
            <w:pPr>
              <w:pStyle w:val="TableEntry"/>
              <w:keepNext/>
              <w:keepLines/>
            </w:pPr>
            <w:r w:rsidRPr="001F42D3">
              <w:t>RE</w:t>
            </w:r>
          </w:p>
        </w:tc>
        <w:tc>
          <w:tcPr>
            <w:tcW w:w="985" w:type="dxa"/>
          </w:tcPr>
          <w:p w14:paraId="353E6B15" w14:textId="77777777" w:rsidR="00B11855" w:rsidRPr="001F42D3" w:rsidRDefault="003D003E" w:rsidP="004824A8">
            <w:pPr>
              <w:pStyle w:val="TableEntry"/>
              <w:keepNext/>
              <w:keepLines/>
            </w:pPr>
            <w:r w:rsidRPr="001F42D3">
              <w:t>[0..n]</w:t>
            </w:r>
          </w:p>
        </w:tc>
        <w:tc>
          <w:tcPr>
            <w:tcW w:w="884" w:type="dxa"/>
          </w:tcPr>
          <w:p w14:paraId="369ED913" w14:textId="77777777" w:rsidR="00B11855" w:rsidRPr="001F42D3" w:rsidRDefault="00B11855" w:rsidP="004824A8">
            <w:pPr>
              <w:pStyle w:val="TableEntry"/>
              <w:keepNext/>
              <w:keepLines/>
            </w:pPr>
          </w:p>
        </w:tc>
        <w:tc>
          <w:tcPr>
            <w:tcW w:w="2753" w:type="dxa"/>
          </w:tcPr>
          <w:p w14:paraId="06FA7C95" w14:textId="77777777" w:rsidR="00B11855" w:rsidRPr="001F42D3" w:rsidRDefault="003D003E" w:rsidP="004824A8">
            <w:pPr>
              <w:pStyle w:val="TableEntry"/>
              <w:keepNext/>
              <w:keepLines/>
            </w:pPr>
            <w:r w:rsidRPr="001F42D3">
              <w:t>Observation Method</w:t>
            </w:r>
          </w:p>
        </w:tc>
      </w:tr>
      <w:tr w:rsidR="00C40FD5" w:rsidRPr="001F42D3" w14:paraId="69C7699C" w14:textId="77777777" w:rsidTr="00A92110">
        <w:trPr>
          <w:cantSplit/>
          <w:jc w:val="center"/>
        </w:trPr>
        <w:tc>
          <w:tcPr>
            <w:tcW w:w="1308" w:type="dxa"/>
          </w:tcPr>
          <w:p w14:paraId="1486C559" w14:textId="77777777" w:rsidR="00B11855" w:rsidRPr="001F42D3" w:rsidRDefault="003D003E" w:rsidP="004824A8">
            <w:pPr>
              <w:pStyle w:val="TableEntry"/>
              <w:keepNext/>
              <w:keepLines/>
            </w:pPr>
            <w:r w:rsidRPr="001F42D3">
              <w:t>18</w:t>
            </w:r>
          </w:p>
        </w:tc>
        <w:tc>
          <w:tcPr>
            <w:tcW w:w="783" w:type="dxa"/>
          </w:tcPr>
          <w:p w14:paraId="114DA41A" w14:textId="77777777" w:rsidR="00B11855" w:rsidRPr="001F42D3" w:rsidRDefault="003D003E" w:rsidP="004824A8">
            <w:pPr>
              <w:pStyle w:val="TableEntry"/>
              <w:keepNext/>
              <w:keepLines/>
            </w:pPr>
            <w:r w:rsidRPr="001F42D3">
              <w:t>427</w:t>
            </w:r>
          </w:p>
        </w:tc>
        <w:tc>
          <w:tcPr>
            <w:tcW w:w="834" w:type="dxa"/>
          </w:tcPr>
          <w:p w14:paraId="6A9D38D5" w14:textId="77777777" w:rsidR="00B11855" w:rsidRPr="001F42D3" w:rsidRDefault="003D003E" w:rsidP="004824A8">
            <w:pPr>
              <w:pStyle w:val="TableEntry"/>
              <w:keepNext/>
              <w:keepLines/>
            </w:pPr>
            <w:r w:rsidRPr="001F42D3">
              <w:t>EI</w:t>
            </w:r>
          </w:p>
        </w:tc>
        <w:tc>
          <w:tcPr>
            <w:tcW w:w="1187" w:type="dxa"/>
          </w:tcPr>
          <w:p w14:paraId="2C9A36D8" w14:textId="77777777" w:rsidR="00B11855" w:rsidRPr="001F42D3" w:rsidRDefault="003D003E" w:rsidP="004824A8">
            <w:pPr>
              <w:pStyle w:val="TableEntry"/>
              <w:keepNext/>
              <w:keepLines/>
            </w:pPr>
            <w:r w:rsidRPr="001F42D3">
              <w:t>RE</w:t>
            </w:r>
          </w:p>
        </w:tc>
        <w:tc>
          <w:tcPr>
            <w:tcW w:w="985" w:type="dxa"/>
          </w:tcPr>
          <w:p w14:paraId="3336D2CA" w14:textId="77777777" w:rsidR="00B11855" w:rsidRPr="001F42D3" w:rsidRDefault="003D003E" w:rsidP="004824A8">
            <w:pPr>
              <w:pStyle w:val="TableEntry"/>
              <w:keepNext/>
              <w:keepLines/>
            </w:pPr>
            <w:r w:rsidRPr="001F42D3">
              <w:t>[0..1]</w:t>
            </w:r>
          </w:p>
        </w:tc>
        <w:tc>
          <w:tcPr>
            <w:tcW w:w="884" w:type="dxa"/>
          </w:tcPr>
          <w:p w14:paraId="59414C73" w14:textId="77777777" w:rsidR="00B11855" w:rsidRPr="001F42D3" w:rsidRDefault="00B11855" w:rsidP="004824A8">
            <w:pPr>
              <w:pStyle w:val="TableEntry"/>
              <w:keepNext/>
              <w:keepLines/>
            </w:pPr>
          </w:p>
        </w:tc>
        <w:tc>
          <w:tcPr>
            <w:tcW w:w="2753" w:type="dxa"/>
          </w:tcPr>
          <w:p w14:paraId="391EB30A" w14:textId="77777777" w:rsidR="00B11855" w:rsidRPr="001F42D3" w:rsidRDefault="003D003E" w:rsidP="004824A8">
            <w:pPr>
              <w:pStyle w:val="TableEntry"/>
              <w:keepNext/>
              <w:keepLines/>
            </w:pPr>
            <w:r w:rsidRPr="001F42D3">
              <w:t>Equipment Instance Identifier</w:t>
            </w:r>
          </w:p>
        </w:tc>
      </w:tr>
      <w:tr w:rsidR="00C40FD5" w:rsidRPr="001F42D3" w14:paraId="0DE07EFE" w14:textId="77777777" w:rsidTr="00A92110">
        <w:trPr>
          <w:cantSplit/>
          <w:jc w:val="center"/>
        </w:trPr>
        <w:tc>
          <w:tcPr>
            <w:tcW w:w="1308" w:type="dxa"/>
          </w:tcPr>
          <w:p w14:paraId="222B83DA" w14:textId="77777777" w:rsidR="00B11855" w:rsidRPr="001F42D3" w:rsidRDefault="003D003E" w:rsidP="004824A8">
            <w:pPr>
              <w:pStyle w:val="TableEntry"/>
              <w:keepNext/>
              <w:keepLines/>
            </w:pPr>
            <w:r w:rsidRPr="001F42D3">
              <w:t>19</w:t>
            </w:r>
          </w:p>
        </w:tc>
        <w:tc>
          <w:tcPr>
            <w:tcW w:w="783" w:type="dxa"/>
          </w:tcPr>
          <w:p w14:paraId="7A6E1789" w14:textId="77777777" w:rsidR="00B11855" w:rsidRPr="001F42D3" w:rsidRDefault="003D003E" w:rsidP="004824A8">
            <w:pPr>
              <w:pStyle w:val="TableEntry"/>
              <w:keepNext/>
              <w:keepLines/>
            </w:pPr>
            <w:r w:rsidRPr="001F42D3">
              <w:t>24</w:t>
            </w:r>
          </w:p>
        </w:tc>
        <w:tc>
          <w:tcPr>
            <w:tcW w:w="834" w:type="dxa"/>
          </w:tcPr>
          <w:p w14:paraId="6C89DEB3" w14:textId="77777777" w:rsidR="00B11855" w:rsidRPr="001F42D3" w:rsidRDefault="003D003E" w:rsidP="004824A8">
            <w:pPr>
              <w:pStyle w:val="TableEntry"/>
              <w:keepNext/>
              <w:keepLines/>
            </w:pPr>
            <w:r w:rsidRPr="001F42D3">
              <w:t>DTM</w:t>
            </w:r>
          </w:p>
        </w:tc>
        <w:tc>
          <w:tcPr>
            <w:tcW w:w="1187" w:type="dxa"/>
          </w:tcPr>
          <w:p w14:paraId="003163A8" w14:textId="77777777" w:rsidR="00B11855" w:rsidRPr="001F42D3" w:rsidRDefault="003D003E" w:rsidP="004824A8">
            <w:pPr>
              <w:pStyle w:val="TableEntry"/>
              <w:keepNext/>
              <w:keepLines/>
            </w:pPr>
            <w:r w:rsidRPr="001F42D3">
              <w:t>CE</w:t>
            </w:r>
          </w:p>
        </w:tc>
        <w:tc>
          <w:tcPr>
            <w:tcW w:w="985" w:type="dxa"/>
          </w:tcPr>
          <w:p w14:paraId="01C8C36E" w14:textId="77777777" w:rsidR="00B11855" w:rsidRPr="001F42D3" w:rsidRDefault="003D003E" w:rsidP="004824A8">
            <w:pPr>
              <w:pStyle w:val="TableEntry"/>
              <w:keepNext/>
              <w:keepLines/>
            </w:pPr>
            <w:r w:rsidRPr="001F42D3">
              <w:t>[0..1]</w:t>
            </w:r>
          </w:p>
        </w:tc>
        <w:tc>
          <w:tcPr>
            <w:tcW w:w="884" w:type="dxa"/>
          </w:tcPr>
          <w:p w14:paraId="0DFE0A90" w14:textId="77777777" w:rsidR="00B11855" w:rsidRPr="001F42D3" w:rsidRDefault="00B11855" w:rsidP="004824A8">
            <w:pPr>
              <w:pStyle w:val="TableEntry"/>
              <w:keepNext/>
              <w:keepLines/>
            </w:pPr>
          </w:p>
        </w:tc>
        <w:tc>
          <w:tcPr>
            <w:tcW w:w="2753" w:type="dxa"/>
          </w:tcPr>
          <w:p w14:paraId="65E7EF9E" w14:textId="77777777" w:rsidR="00B11855" w:rsidRPr="001F42D3" w:rsidRDefault="003D003E" w:rsidP="004824A8">
            <w:pPr>
              <w:pStyle w:val="TableEntry"/>
              <w:keepNext/>
              <w:keepLines/>
            </w:pPr>
            <w:r w:rsidRPr="001F42D3">
              <w:t>Date/Time of the Analysis</w:t>
            </w:r>
          </w:p>
        </w:tc>
      </w:tr>
      <w:tr w:rsidR="00C40FD5" w:rsidRPr="001F42D3" w14:paraId="475E74CF" w14:textId="77777777" w:rsidTr="00A92110">
        <w:trPr>
          <w:cantSplit/>
          <w:jc w:val="center"/>
        </w:trPr>
        <w:tc>
          <w:tcPr>
            <w:tcW w:w="1308" w:type="dxa"/>
          </w:tcPr>
          <w:p w14:paraId="7874985B" w14:textId="77777777" w:rsidR="00B11855" w:rsidRPr="001F42D3" w:rsidRDefault="003D003E" w:rsidP="00506FBD">
            <w:pPr>
              <w:pStyle w:val="TableEntry"/>
            </w:pPr>
            <w:r w:rsidRPr="001F42D3">
              <w:t>20</w:t>
            </w:r>
          </w:p>
        </w:tc>
        <w:tc>
          <w:tcPr>
            <w:tcW w:w="783" w:type="dxa"/>
          </w:tcPr>
          <w:p w14:paraId="2C05E334" w14:textId="77777777" w:rsidR="00B11855" w:rsidRPr="001F42D3" w:rsidRDefault="003D003E" w:rsidP="00506FBD">
            <w:pPr>
              <w:pStyle w:val="TableEntry"/>
            </w:pPr>
            <w:r w:rsidRPr="001F42D3">
              <w:t>705</w:t>
            </w:r>
          </w:p>
        </w:tc>
        <w:tc>
          <w:tcPr>
            <w:tcW w:w="834" w:type="dxa"/>
          </w:tcPr>
          <w:p w14:paraId="78EA1D60" w14:textId="77777777" w:rsidR="00B11855" w:rsidRPr="001F42D3" w:rsidRDefault="003D003E" w:rsidP="00506FBD">
            <w:pPr>
              <w:pStyle w:val="TableEntry"/>
            </w:pPr>
            <w:r w:rsidRPr="001F42D3">
              <w:t>CWE</w:t>
            </w:r>
          </w:p>
        </w:tc>
        <w:tc>
          <w:tcPr>
            <w:tcW w:w="1187" w:type="dxa"/>
          </w:tcPr>
          <w:p w14:paraId="4875E3C3" w14:textId="77777777" w:rsidR="00B11855" w:rsidRPr="001F42D3" w:rsidRDefault="003D003E" w:rsidP="00506FBD">
            <w:pPr>
              <w:pStyle w:val="TableEntry"/>
            </w:pPr>
            <w:r w:rsidRPr="001F42D3">
              <w:t>RE</w:t>
            </w:r>
          </w:p>
        </w:tc>
        <w:tc>
          <w:tcPr>
            <w:tcW w:w="985" w:type="dxa"/>
          </w:tcPr>
          <w:p w14:paraId="6DAF7B4A" w14:textId="77777777" w:rsidR="00B11855" w:rsidRPr="001F42D3" w:rsidRDefault="003D003E" w:rsidP="00506FBD">
            <w:pPr>
              <w:pStyle w:val="TableEntry"/>
            </w:pPr>
            <w:r w:rsidRPr="001F42D3">
              <w:t>[0..*]</w:t>
            </w:r>
          </w:p>
        </w:tc>
        <w:tc>
          <w:tcPr>
            <w:tcW w:w="884" w:type="dxa"/>
          </w:tcPr>
          <w:p w14:paraId="0019C2B8" w14:textId="77777777" w:rsidR="00B11855" w:rsidRPr="001F42D3" w:rsidRDefault="003D003E" w:rsidP="00506FBD">
            <w:pPr>
              <w:pStyle w:val="TableEntry"/>
            </w:pPr>
            <w:r w:rsidRPr="001F42D3">
              <w:t>0163</w:t>
            </w:r>
          </w:p>
        </w:tc>
        <w:tc>
          <w:tcPr>
            <w:tcW w:w="2753" w:type="dxa"/>
          </w:tcPr>
          <w:p w14:paraId="774FB1A1" w14:textId="77777777" w:rsidR="00B11855" w:rsidRPr="001F42D3" w:rsidRDefault="003D003E" w:rsidP="00506FBD">
            <w:pPr>
              <w:pStyle w:val="TableEntry"/>
            </w:pPr>
            <w:r w:rsidRPr="001F42D3">
              <w:t>Observation Site</w:t>
            </w:r>
          </w:p>
        </w:tc>
      </w:tr>
    </w:tbl>
    <w:p w14:paraId="0DB4127A" w14:textId="77777777" w:rsidR="00C156EC" w:rsidRPr="001F42D3" w:rsidRDefault="00C156EC" w:rsidP="00A92110">
      <w:pPr>
        <w:pStyle w:val="BodyText"/>
      </w:pPr>
    </w:p>
    <w:p w14:paraId="50358DAA" w14:textId="77777777" w:rsidR="00B11855" w:rsidRPr="001F42D3" w:rsidRDefault="003D003E" w:rsidP="005C1693">
      <w:pPr>
        <w:pStyle w:val="BodyText"/>
      </w:pPr>
      <w:r w:rsidRPr="001F42D3">
        <w:rPr>
          <w:b/>
          <w:bCs/>
        </w:rPr>
        <w:t>OBX-1   Set ID - OBX</w:t>
      </w:r>
    </w:p>
    <w:p w14:paraId="31888734" w14:textId="16AB7958" w:rsidR="00B11855" w:rsidRPr="001F42D3" w:rsidRDefault="003D003E" w:rsidP="005C1693">
      <w:pPr>
        <w:pStyle w:val="BodyText"/>
      </w:pPr>
      <w:r w:rsidRPr="001F42D3">
        <w:t>This field contains the sequence number of the OBX in this message</w:t>
      </w:r>
      <w:r w:rsidR="00A96D37" w:rsidRPr="001F42D3">
        <w:t xml:space="preserve">, </w:t>
      </w:r>
      <w:r w:rsidRPr="001F42D3">
        <w:t xml:space="preserve">i.e., </w:t>
      </w:r>
      <w:r w:rsidR="00DF4204" w:rsidRPr="001F42D3">
        <w:t xml:space="preserve">1st OBX Set ID = 1, 2nd OBX set </w:t>
      </w:r>
      <w:r w:rsidRPr="001F42D3">
        <w:t>ID = 2, etc., regardless of whether the OBX refers to a device or a metric value.</w:t>
      </w:r>
    </w:p>
    <w:p w14:paraId="5DB7A490" w14:textId="77777777" w:rsidR="00B11855" w:rsidRPr="001F42D3" w:rsidRDefault="003D003E" w:rsidP="005C1693">
      <w:pPr>
        <w:pStyle w:val="BodyText"/>
      </w:pPr>
      <w:r w:rsidRPr="001F42D3">
        <w:rPr>
          <w:b/>
          <w:bCs/>
        </w:rPr>
        <w:t>OBX-2   Value Type</w:t>
      </w:r>
    </w:p>
    <w:p w14:paraId="69311DDF" w14:textId="77777777" w:rsidR="00B11855" w:rsidRPr="001F42D3" w:rsidRDefault="003D003E" w:rsidP="005C1693">
      <w:pPr>
        <w:pStyle w:val="BodyText"/>
      </w:pPr>
      <w:r w:rsidRPr="001F42D3">
        <w:t>Condition Predicate: must be valued if the value of OBX-11 is not X.</w:t>
      </w:r>
    </w:p>
    <w:p w14:paraId="1C53F3FE" w14:textId="1C281BEC" w:rsidR="00B11855" w:rsidRPr="001F42D3" w:rsidRDefault="002F745D" w:rsidP="005C1693">
      <w:pPr>
        <w:pStyle w:val="BodyText"/>
      </w:pPr>
      <w:r w:rsidRPr="001F42D3">
        <w:t xml:space="preserve">The Value Type field shall be filled according to </w:t>
      </w:r>
      <w:r w:rsidR="006D613E" w:rsidRPr="001F42D3">
        <w:t>HL7</w:t>
      </w:r>
      <w:r w:rsidR="00995105" w:rsidRPr="001F42D3">
        <w:t xml:space="preserve"> </w:t>
      </w:r>
      <w:r w:rsidRPr="001F42D3">
        <w:t xml:space="preserve">Version 2.6 standard (table 0125). For example, if the result is "&gt;300" the Value Type "SN" (Structured Numeric) SHALL be used instead of the "ST" (String) value type that was used in previous versions of HL7. For example, </w:t>
      </w:r>
      <w:r w:rsidRPr="001F42D3">
        <w:lastRenderedPageBreak/>
        <w:t xml:space="preserve">if reporting a displayed I:E ratio of 1:2, the Value Type "SN" (Structured Numeric) MAY be used in lieu of the "NM" (Numeric) datatype, </w:t>
      </w:r>
      <w:r w:rsidR="00576EDB" w:rsidRPr="001F42D3">
        <w:t xml:space="preserve">e.g., </w:t>
      </w:r>
      <w:r w:rsidRPr="001F42D3">
        <w:t xml:space="preserve">|^1^:^2|, to express the ratio in a clinically familiar format (the "ST" value type SHALL NOT be used in this case). See the details and the examples in the </w:t>
      </w:r>
      <w:r w:rsidR="006D613E" w:rsidRPr="001F42D3">
        <w:t>HL7</w:t>
      </w:r>
      <w:r w:rsidR="00995105" w:rsidRPr="001F42D3">
        <w:t xml:space="preserve"> </w:t>
      </w:r>
      <w:r w:rsidRPr="001F42D3">
        <w:t>V2.6 (7.4.2). For an observation that consists of a time measurement (e.g., bleeding time) the TM Value Type is preferred to NM</w:t>
      </w:r>
      <w:r w:rsidR="00A96D37" w:rsidRPr="001F42D3">
        <w:t>,</w:t>
      </w:r>
      <w:r w:rsidRPr="001F42D3">
        <w:t xml:space="preserve"> but this is not made mandatory</w:t>
      </w:r>
      <w:r w:rsidR="002E782A" w:rsidRPr="001F42D3">
        <w:t xml:space="preserve">. </w:t>
      </w:r>
    </w:p>
    <w:p w14:paraId="5BC4140A" w14:textId="77777777" w:rsidR="00B11855" w:rsidRPr="001F42D3" w:rsidRDefault="003D003E" w:rsidP="005C1693">
      <w:pPr>
        <w:pStyle w:val="BodyText"/>
      </w:pPr>
      <w:r w:rsidRPr="001F42D3">
        <w:t>Refer to TF-3 for details of the data types used in the mappings.</w:t>
      </w:r>
    </w:p>
    <w:p w14:paraId="0C41A964" w14:textId="77777777" w:rsidR="00B11855" w:rsidRPr="001F42D3" w:rsidRDefault="003D003E" w:rsidP="005C1693">
      <w:pPr>
        <w:pStyle w:val="BodyText"/>
      </w:pPr>
      <w:r w:rsidRPr="001F42D3">
        <w:rPr>
          <w:b/>
          <w:bCs/>
        </w:rPr>
        <w:t>OBX-3   Observation Identifier</w:t>
      </w:r>
    </w:p>
    <w:p w14:paraId="4E0C0811" w14:textId="336A7071" w:rsidR="00B11855" w:rsidRPr="001F42D3" w:rsidRDefault="003D003E" w:rsidP="005C1693">
      <w:pPr>
        <w:pStyle w:val="BodyText"/>
      </w:pPr>
      <w:r w:rsidRPr="001F42D3">
        <w:t xml:space="preserve">Identifies the type of device providing the related values. This is required if structured device (and if relevant, subdevice) identification is provided in the message. For the </w:t>
      </w:r>
      <w:r w:rsidR="007E67D4" w:rsidRPr="001F42D3">
        <w:t>DEV TF</w:t>
      </w:r>
      <w:r w:rsidRPr="001F42D3">
        <w:t xml:space="preserve">, this shall be used for all devices capable of providing structured device information. For the IHE PCD transactions, implementations shall use the terms defined in the current version of the Harmonized Rosetta Terminology (Volume 3 of the Technical Framework contains further details and references on the Rosetta Terminology Mapping as well as important information on system responsibilities regarding terminology). The Rosetta codes are based on terms from the ISO/IEEE 11073 Nomenclature where available, and where the Nomenclature does not currently contain a matching term, gives provisional vendor-neutral terms to be submitted to the IEEE 11073 Upper Layers Committee as suggestions for adoption into the Nomenclature. If </w:t>
      </w:r>
      <w:r w:rsidR="000208A1" w:rsidRPr="001F42D3">
        <w:t>a</w:t>
      </w:r>
      <w:r w:rsidR="00445DDD" w:rsidRPr="001F42D3">
        <w:t xml:space="preserve"> </w:t>
      </w:r>
      <w:r w:rsidRPr="001F42D3">
        <w:t xml:space="preserve">term cannot be found in this way and a matching term is available in LOINC, then the next preference is to use the LOINC term. If LOINC also does not support a term then SNOMED CT or another coding scheme recognized by the </w:t>
      </w:r>
      <w:r w:rsidR="006D613E" w:rsidRPr="001F42D3">
        <w:t>HL7</w:t>
      </w:r>
      <w:r w:rsidR="00995105" w:rsidRPr="001F42D3">
        <w:t xml:space="preserve"> </w:t>
      </w:r>
      <w:r w:rsidRPr="001F42D3">
        <w:t>standard takes precedence if a matching term is available. In the cases where such resources are not explicitly identified by standards, implementations may, by local arrangement, utilize any resource (including proprietary or local) to achieve compatibility among the systems involved, provided also that any licensing/copyright requirements are satisfied</w:t>
      </w:r>
    </w:p>
    <w:p w14:paraId="3E9E4A7E" w14:textId="77777777" w:rsidR="00B11855" w:rsidRPr="001F42D3" w:rsidRDefault="003D003E" w:rsidP="005C1693">
      <w:pPr>
        <w:pStyle w:val="BodyText"/>
      </w:pPr>
      <w:r w:rsidRPr="001F42D3">
        <w:t xml:space="preserve">In the case where the nomenclature term does not convey the distinction between an observation measurement and a setting for a quantity that may be either, see OBX-17 Observation Method for a way of encoding the distinction. </w:t>
      </w:r>
    </w:p>
    <w:p w14:paraId="599CA734" w14:textId="77777777" w:rsidR="00B11855" w:rsidRPr="001F42D3" w:rsidRDefault="003D003E" w:rsidP="005C1693">
      <w:pPr>
        <w:pStyle w:val="BodyText"/>
      </w:pPr>
      <w:r w:rsidRPr="001F42D3">
        <w:t>In the case where the nomenclature item does not distinguish between a manually initiated (episodic) measurement and one that is automatically initiated on a schedule (periodic measurement), the OBX-17 Observation Method may also be used to add this information.</w:t>
      </w:r>
    </w:p>
    <w:p w14:paraId="69C75127" w14:textId="77777777" w:rsidR="00B11855" w:rsidRPr="001F42D3" w:rsidRDefault="003D003E" w:rsidP="005C1693">
      <w:pPr>
        <w:pStyle w:val="BodyText"/>
      </w:pPr>
      <w:r w:rsidRPr="001F42D3">
        <w:rPr>
          <w:b/>
          <w:bCs/>
        </w:rPr>
        <w:t>OBX-4   Observation Sub-ID</w:t>
      </w:r>
    </w:p>
    <w:p w14:paraId="1E812827" w14:textId="0722ED92" w:rsidR="0065066B" w:rsidRPr="001F42D3" w:rsidRDefault="003D003E" w:rsidP="005C1693">
      <w:pPr>
        <w:pStyle w:val="BodyText"/>
      </w:pPr>
      <w:r w:rsidRPr="001F42D3">
        <w:t>This field shall be used to distinguish between multiple OBX segments and represent the hierarchical (containment) relations among the segments. It does so by providing an unambiguous mapping from observation contained in the OBX segment to the IEEE 11073 containment tree for the Medical Device System sourcing the observation (</w:t>
      </w:r>
      <w:r w:rsidR="00B63979" w:rsidRPr="001F42D3">
        <w:t>s</w:t>
      </w:r>
      <w:r w:rsidRPr="001F42D3">
        <w:t xml:space="preserve">ee Appendix A Mapping ISO/IEEE 11073 Domain Information Model to HL7). </w:t>
      </w:r>
    </w:p>
    <w:p w14:paraId="5BEE119F" w14:textId="397FE664" w:rsidR="00DC78FE" w:rsidRPr="001F42D3" w:rsidRDefault="00800492" w:rsidP="00B34AEB">
      <w:pPr>
        <w:pStyle w:val="Heading3"/>
        <w:numPr>
          <w:ilvl w:val="0"/>
          <w:numId w:val="0"/>
        </w:numPr>
        <w:rPr>
          <w:noProof w:val="0"/>
        </w:rPr>
      </w:pPr>
      <w:bookmarkStart w:id="1647" w:name="_Toc214889774"/>
      <w:r w:rsidRPr="001F42D3">
        <w:rPr>
          <w:noProof w:val="0"/>
        </w:rPr>
        <w:lastRenderedPageBreak/>
        <w:t xml:space="preserve">B.8.1 </w:t>
      </w:r>
      <w:r w:rsidR="00DC78FE" w:rsidRPr="001F42D3">
        <w:rPr>
          <w:noProof w:val="0"/>
        </w:rPr>
        <w:t>OBX-4 in a 'flattened' representation of a device</w:t>
      </w:r>
      <w:bookmarkEnd w:id="1647"/>
    </w:p>
    <w:p w14:paraId="5726D61B" w14:textId="025BB545" w:rsidR="00892C12" w:rsidRPr="001F42D3" w:rsidRDefault="0065066B" w:rsidP="005C1693">
      <w:pPr>
        <w:pStyle w:val="BodyText"/>
      </w:pPr>
      <w:r w:rsidRPr="001F42D3">
        <w:t xml:space="preserve">A 'map' of the hierarchical structure of the device representation, </w:t>
      </w:r>
      <w:r w:rsidR="00A80B91" w:rsidRPr="001F42D3">
        <w:t>in other words</w:t>
      </w:r>
      <w:r w:rsidRPr="001F42D3">
        <w:t xml:space="preserve"> the device</w:t>
      </w:r>
      <w:r w:rsidR="00A80B91" w:rsidRPr="001F42D3">
        <w:t>'s containment tree can be co</w:t>
      </w:r>
      <w:r w:rsidRPr="001F42D3">
        <w:t xml:space="preserve">nstructed from the set of OBX-4 values in a full observation report </w:t>
      </w:r>
      <w:r w:rsidR="00A80B91" w:rsidRPr="001F42D3">
        <w:t>of all metrics the device produces.</w:t>
      </w:r>
      <w:r w:rsidRPr="001F42D3">
        <w:t xml:space="preserve"> The highest (most inclusive) hierarchical level </w:t>
      </w:r>
      <w:r w:rsidR="00A80B91" w:rsidRPr="001F42D3">
        <w:t>is the Medical Device System (MDS), representing the whole device. In the simplest, "flattened", representation of a device, it is the only level that is present. In the flattened representation, no Virtual Medical Devices (VMD) and no channels are identified in the hierarchy. Every metric is treated as contained only by the MDS</w:t>
      </w:r>
      <w:r w:rsidR="006F7F52" w:rsidRPr="001F42D3">
        <w:t>, and it has an O</w:t>
      </w:r>
      <w:r w:rsidR="00A80B91" w:rsidRPr="001F42D3">
        <w:t>BX-4 value of</w:t>
      </w:r>
      <w:r w:rsidR="006F7F52" w:rsidRPr="001F42D3">
        <w:t xml:space="preserve"> &lt;n&gt;.</w:t>
      </w:r>
      <w:r w:rsidR="00A80B91" w:rsidRPr="001F42D3">
        <w:t>0.0.</w:t>
      </w:r>
      <w:r w:rsidR="006F7F52" w:rsidRPr="001F42D3">
        <w:t>&lt;m&gt;, where</w:t>
      </w:r>
      <w:r w:rsidR="00892C12" w:rsidRPr="001F42D3">
        <w:t xml:space="preserve"> &lt;</w:t>
      </w:r>
      <w:r w:rsidR="00DD3513" w:rsidRPr="001F42D3">
        <w:t>n</w:t>
      </w:r>
      <w:r w:rsidR="00892C12" w:rsidRPr="001F42D3">
        <w:t xml:space="preserve">&gt; is the unsigned number chosen to identify the MDS (for simplicity, our examples will use 1 to identify the </w:t>
      </w:r>
      <w:r w:rsidR="0028379E" w:rsidRPr="001F42D3">
        <w:t>first or</w:t>
      </w:r>
      <w:r w:rsidR="00892C12" w:rsidRPr="001F42D3">
        <w:t xml:space="preserve"> sole MDS</w:t>
      </w:r>
      <w:r w:rsidR="00DD3513" w:rsidRPr="001F42D3">
        <w:t>, but other numbers may be applied</w:t>
      </w:r>
      <w:r w:rsidR="00892C12" w:rsidRPr="001F42D3">
        <w:t>), and</w:t>
      </w:r>
      <w:r w:rsidR="006F7F52" w:rsidRPr="001F42D3">
        <w:t xml:space="preserve"> the </w:t>
      </w:r>
      <w:r w:rsidR="00892C12" w:rsidRPr="001F42D3">
        <w:t>unsigned number</w:t>
      </w:r>
      <w:r w:rsidR="006F7F52" w:rsidRPr="001F42D3">
        <w:t xml:space="preserve"> &lt;</w:t>
      </w:r>
      <w:r w:rsidR="00DD3513" w:rsidRPr="001F42D3">
        <w:t>m</w:t>
      </w:r>
      <w:r w:rsidR="006F7F52" w:rsidRPr="001F42D3">
        <w:t>&gt;</w:t>
      </w:r>
      <w:r w:rsidR="00892C12" w:rsidRPr="001F42D3">
        <w:t>identifies the particular metric, and must be different for each metric</w:t>
      </w:r>
      <w:r w:rsidR="00A80B91" w:rsidRPr="001F42D3">
        <w:t xml:space="preserve">. </w:t>
      </w:r>
      <w:r w:rsidR="00DC78FE" w:rsidRPr="001F42D3">
        <w:t>The flattened representation has only one device-related OBX segment, the one representing the MDS.</w:t>
      </w:r>
    </w:p>
    <w:p w14:paraId="07F09F61" w14:textId="7787F16F" w:rsidR="00DC78FE" w:rsidRPr="001F42D3" w:rsidRDefault="00800492" w:rsidP="00B34AEB">
      <w:pPr>
        <w:pStyle w:val="Heading3"/>
        <w:numPr>
          <w:ilvl w:val="0"/>
          <w:numId w:val="0"/>
        </w:numPr>
        <w:rPr>
          <w:noProof w:val="0"/>
        </w:rPr>
      </w:pPr>
      <w:bookmarkStart w:id="1648" w:name="_Toc214889775"/>
      <w:r w:rsidRPr="001F42D3">
        <w:rPr>
          <w:noProof w:val="0"/>
        </w:rPr>
        <w:t xml:space="preserve">B.8.2 </w:t>
      </w:r>
      <w:r w:rsidR="00DC78FE" w:rsidRPr="001F42D3">
        <w:rPr>
          <w:noProof w:val="0"/>
        </w:rPr>
        <w:t>OBX-4 in a hierarchical representation of a device</w:t>
      </w:r>
      <w:bookmarkEnd w:id="1648"/>
    </w:p>
    <w:p w14:paraId="351F1059" w14:textId="77777777" w:rsidR="00DD3513" w:rsidRPr="001F42D3" w:rsidRDefault="009629BD" w:rsidP="00C10546">
      <w:pPr>
        <w:pStyle w:val="BodyText"/>
      </w:pPr>
      <w:r w:rsidRPr="001F42D3">
        <w:t xml:space="preserve">Examples of the </w:t>
      </w:r>
      <w:r w:rsidR="00892C12" w:rsidRPr="001F42D3">
        <w:t>disadvantages of the flattened representation are that</w:t>
      </w:r>
      <w:r w:rsidR="00DD3513" w:rsidRPr="001F42D3">
        <w:t>:</w:t>
      </w:r>
    </w:p>
    <w:p w14:paraId="03C30472" w14:textId="77777777" w:rsidR="009629BD" w:rsidRPr="001F42D3" w:rsidRDefault="00DD3513" w:rsidP="00C10546">
      <w:pPr>
        <w:pStyle w:val="BodyText"/>
      </w:pPr>
      <w:r w:rsidRPr="001F42D3">
        <w:t>I</w:t>
      </w:r>
      <w:r w:rsidR="00892C12" w:rsidRPr="001F42D3">
        <w:t xml:space="preserve">t doesn't allow making the </w:t>
      </w:r>
      <w:r w:rsidR="00DC78FE" w:rsidRPr="001F42D3">
        <w:t xml:space="preserve">sometimes </w:t>
      </w:r>
      <w:r w:rsidR="00892C12" w:rsidRPr="001F42D3">
        <w:t>vital distinction between channels in an infusion pump</w:t>
      </w:r>
      <w:r w:rsidR="009629BD" w:rsidRPr="001F42D3">
        <w:t>.</w:t>
      </w:r>
    </w:p>
    <w:p w14:paraId="6B8E4248" w14:textId="77777777" w:rsidR="009629BD" w:rsidRPr="001F42D3" w:rsidRDefault="009629BD" w:rsidP="005C1693">
      <w:pPr>
        <w:pStyle w:val="ListBullet2"/>
      </w:pPr>
      <w:r w:rsidRPr="001F42D3">
        <w:t>I</w:t>
      </w:r>
      <w:r w:rsidR="002E102A" w:rsidRPr="001F42D3">
        <w:t>t</w:t>
      </w:r>
      <w:r w:rsidRPr="001F42D3">
        <w:t xml:space="preserve"> doesn't allow distinguishing two measurements with the same OBX-3 Observation Identifier coming from the same MDS, which is possible in a complex monitoring situation, so that one of them is typically dropped.</w:t>
      </w:r>
    </w:p>
    <w:p w14:paraId="4B91BF30" w14:textId="77777777" w:rsidR="007436FF" w:rsidRPr="001F42D3" w:rsidRDefault="009629BD" w:rsidP="005C1693">
      <w:pPr>
        <w:pStyle w:val="ListBullet2"/>
      </w:pPr>
      <w:r w:rsidRPr="001F42D3">
        <w:t>I</w:t>
      </w:r>
      <w:r w:rsidR="007436FF" w:rsidRPr="001F42D3">
        <w:t xml:space="preserve">t doesn't allow for the </w:t>
      </w:r>
      <w:r w:rsidRPr="001F42D3">
        <w:t xml:space="preserve">logical </w:t>
      </w:r>
      <w:r w:rsidR="007436FF" w:rsidRPr="001F42D3">
        <w:t xml:space="preserve">representation </w:t>
      </w:r>
      <w:r w:rsidR="002E102A" w:rsidRPr="001F42D3">
        <w:t>of</w:t>
      </w:r>
      <w:r w:rsidRPr="001F42D3">
        <w:t xml:space="preserve"> </w:t>
      </w:r>
      <w:r w:rsidR="007436FF" w:rsidRPr="001F42D3">
        <w:t xml:space="preserve">VMDs </w:t>
      </w:r>
      <w:r w:rsidRPr="001F42D3">
        <w:t xml:space="preserve">for a </w:t>
      </w:r>
      <w:r w:rsidR="00DD3513" w:rsidRPr="001F42D3">
        <w:t xml:space="preserve">subsystem module of a </w:t>
      </w:r>
      <w:r w:rsidR="007436FF" w:rsidRPr="001F42D3">
        <w:t>modular device</w:t>
      </w:r>
      <w:r w:rsidRPr="001F42D3">
        <w:t>,</w:t>
      </w:r>
      <w:r w:rsidR="007436FF" w:rsidRPr="001F42D3">
        <w:t xml:space="preserve"> which in turn allows for the traceability of a measure</w:t>
      </w:r>
      <w:r w:rsidRPr="001F42D3">
        <w:t>ment to a particular module. It also allows</w:t>
      </w:r>
      <w:r w:rsidR="00DD3513" w:rsidRPr="001F42D3">
        <w:t xml:space="preserve"> </w:t>
      </w:r>
      <w:r w:rsidR="007436FF" w:rsidRPr="001F42D3">
        <w:t xml:space="preserve">giving information about the module itself such as its </w:t>
      </w:r>
      <w:r w:rsidRPr="001F42D3">
        <w:t>serial number</w:t>
      </w:r>
      <w:r w:rsidR="007436FF" w:rsidRPr="001F42D3">
        <w:t xml:space="preserve">. </w:t>
      </w:r>
    </w:p>
    <w:p w14:paraId="3160782B" w14:textId="77777777" w:rsidR="0065066B" w:rsidRPr="001F42D3" w:rsidRDefault="00A80B91" w:rsidP="00C10546">
      <w:pPr>
        <w:pStyle w:val="BodyText"/>
      </w:pPr>
      <w:r w:rsidRPr="001F42D3">
        <w:t>In a full hierarchical representation</w:t>
      </w:r>
      <w:r w:rsidR="007436FF" w:rsidRPr="001F42D3">
        <w:t xml:space="preserve"> these </w:t>
      </w:r>
      <w:r w:rsidR="00DD3513" w:rsidRPr="001F42D3">
        <w:t>limitations are removed</w:t>
      </w:r>
      <w:r w:rsidR="007436FF" w:rsidRPr="001F42D3">
        <w:t xml:space="preserve"> because</w:t>
      </w:r>
      <w:r w:rsidRPr="001F42D3">
        <w:t xml:space="preserve"> the metrics are represented as belonging </w:t>
      </w:r>
      <w:r w:rsidR="00DD3513" w:rsidRPr="001F42D3">
        <w:t xml:space="preserve">not only to a particular MDS, but also </w:t>
      </w:r>
      <w:r w:rsidRPr="001F42D3">
        <w:t>to a particular VMD, and, when desired, as belonging to a particular channel</w:t>
      </w:r>
      <w:r w:rsidR="009629BD" w:rsidRPr="001F42D3">
        <w:t>, and each one of higher-level entities has a device-related OBX segment identifying it, which can be correlated with the OBX-4 values in the OBX segments of the metrics it produces.</w:t>
      </w:r>
    </w:p>
    <w:p w14:paraId="5CEEDA64" w14:textId="2B22198E" w:rsidR="0065066B" w:rsidRPr="001F42D3" w:rsidRDefault="0065066B" w:rsidP="00C10546">
      <w:pPr>
        <w:pStyle w:val="BodyText"/>
      </w:pPr>
      <w:r w:rsidRPr="001F42D3">
        <w:t xml:space="preserve">The implementer of a Device Observation Reporter may choose the hierarchical representation for a particular device, </w:t>
      </w:r>
      <w:r w:rsidR="00A86910" w:rsidRPr="001F42D3">
        <w:t xml:space="preserve">simplifying to a flattened representation if it meets the needs of the use case. </w:t>
      </w:r>
      <w:r w:rsidR="00F47093" w:rsidRPr="001F42D3">
        <w:t>When</w:t>
      </w:r>
      <w:r w:rsidRPr="001F42D3">
        <w:t xml:space="preserve"> a content model is specified for the class of device in Volume 3 of the </w:t>
      </w:r>
      <w:r w:rsidR="006E73C1" w:rsidRPr="001F42D3">
        <w:t>IHE Devices Technical Framework</w:t>
      </w:r>
      <w:r w:rsidRPr="001F42D3">
        <w:t>, the model should be used as the basis for the representation.</w:t>
      </w:r>
    </w:p>
    <w:p w14:paraId="523D2730" w14:textId="0F4C07E9" w:rsidR="00DC78FE" w:rsidRPr="001F42D3" w:rsidRDefault="00800492" w:rsidP="00B34AEB">
      <w:pPr>
        <w:pStyle w:val="Heading3"/>
        <w:numPr>
          <w:ilvl w:val="0"/>
          <w:numId w:val="0"/>
        </w:numPr>
        <w:rPr>
          <w:noProof w:val="0"/>
        </w:rPr>
      </w:pPr>
      <w:bookmarkStart w:id="1649" w:name="_Toc214889776"/>
      <w:r w:rsidRPr="001F42D3">
        <w:rPr>
          <w:noProof w:val="0"/>
        </w:rPr>
        <w:t xml:space="preserve">B.8.3 </w:t>
      </w:r>
      <w:r w:rsidR="00DC78FE" w:rsidRPr="001F42D3">
        <w:rPr>
          <w:noProof w:val="0"/>
        </w:rPr>
        <w:t xml:space="preserve">'Device-related' and 'metric-related' OBX segments </w:t>
      </w:r>
      <w:r w:rsidR="00761B9B" w:rsidRPr="001F42D3">
        <w:rPr>
          <w:noProof w:val="0"/>
        </w:rPr>
        <w:t xml:space="preserve">in hierarchy </w:t>
      </w:r>
      <w:r w:rsidR="00DC78FE" w:rsidRPr="001F42D3">
        <w:rPr>
          <w:noProof w:val="0"/>
        </w:rPr>
        <w:t>are tied together by their OBX-4 values</w:t>
      </w:r>
      <w:bookmarkEnd w:id="1649"/>
    </w:p>
    <w:p w14:paraId="0F1535C1" w14:textId="3A14C67A" w:rsidR="00B15BAF" w:rsidRPr="001F42D3" w:rsidRDefault="007436FF" w:rsidP="00C10546">
      <w:pPr>
        <w:pStyle w:val="BodyText"/>
      </w:pPr>
      <w:r w:rsidRPr="001F42D3">
        <w:t>The MDS, and any VMD and channels included in the models, shall each be represented by a 'device-related' OBX which gives OBX-3 the MDC code for the kind of MDS, VMD, or channel that it is.</w:t>
      </w:r>
      <w:r w:rsidR="00DF4204" w:rsidRPr="001F42D3">
        <w:t xml:space="preserve"> </w:t>
      </w:r>
      <w:r w:rsidRPr="001F42D3">
        <w:t>The set of device-related OBX segments</w:t>
      </w:r>
      <w:r w:rsidR="003D003E" w:rsidRPr="001F42D3">
        <w:t xml:space="preserve"> </w:t>
      </w:r>
      <w:r w:rsidR="00B40084" w:rsidRPr="001F42D3">
        <w:t>show the hierarchical structure or containment tree of the device</w:t>
      </w:r>
      <w:r w:rsidR="003D003E" w:rsidRPr="001F42D3">
        <w:t>. For metric related data</w:t>
      </w:r>
      <w:r w:rsidR="0028379E" w:rsidRPr="001F42D3">
        <w:t>,</w:t>
      </w:r>
      <w:r w:rsidR="003D003E" w:rsidRPr="001F42D3">
        <w:t xml:space="preserve"> this field is used</w:t>
      </w:r>
      <w:r w:rsidR="00B40084" w:rsidRPr="001F42D3">
        <w:t xml:space="preserve"> to associate metrics to MDS and </w:t>
      </w:r>
      <w:r w:rsidR="00B40084" w:rsidRPr="001F42D3">
        <w:lastRenderedPageBreak/>
        <w:t>potentially VMD and channel</w:t>
      </w:r>
      <w:r w:rsidR="003D003E" w:rsidRPr="001F42D3">
        <w:t xml:space="preserve"> hierarchically, and to each other. The dotted notation provided for in </w:t>
      </w:r>
      <w:r w:rsidR="006D613E" w:rsidRPr="001F42D3">
        <w:t>HL7</w:t>
      </w:r>
      <w:r w:rsidR="00995105" w:rsidRPr="001F42D3">
        <w:t xml:space="preserve"> </w:t>
      </w:r>
      <w:r w:rsidR="003D003E" w:rsidRPr="001F42D3">
        <w:t xml:space="preserve">Ch7, 7.4.2.4, Fig 4 shall be used as follows: &lt;MDS&gt;.&lt;VMD&gt;.&lt;Channel&gt;.&lt;Metric&gt; [.FACET [.SUBFACET]], where the optional facet and subfacet entries are used only when specified for a particular profile, and distinguish multiple information items related to the same metric according to a specific scheme documented with the particular profile. </w:t>
      </w:r>
    </w:p>
    <w:p w14:paraId="3BBBF45F" w14:textId="6A4D3DEE" w:rsidR="00B11855" w:rsidRPr="001F42D3" w:rsidRDefault="003D003E" w:rsidP="00C10546">
      <w:pPr>
        <w:pStyle w:val="BodyText"/>
      </w:pPr>
      <w:r w:rsidRPr="001F42D3">
        <w:t xml:space="preserve">For device related </w:t>
      </w:r>
      <w:r w:rsidR="00B15BAF" w:rsidRPr="001F42D3">
        <w:t>OBX segments</w:t>
      </w:r>
      <w:r w:rsidRPr="001F42D3">
        <w:t xml:space="preserve"> that convey information about hierarchical levels higher than METRIC (that is, information about an MDS, VMD, or Channel), the entries in the dotted notation concerning the lower dot-levels (that is, VMD, Channel or metric levels for an MDS, channel and METRIC for a VMD, and so forth) have no meaning and this should be signified by </w:t>
      </w:r>
      <w:r w:rsidR="004C60BF" w:rsidRPr="001F42D3">
        <w:t>setting</w:t>
      </w:r>
      <w:r w:rsidR="00A4475D" w:rsidRPr="001F42D3">
        <w:t xml:space="preserve"> them to zero. </w:t>
      </w:r>
      <w:r w:rsidRPr="001F42D3">
        <w:t xml:space="preserve">So, for information relating to the first MDS, OBX-4 should be 1.0.0.0. Receiving systems shall recognize from such trailing zeros in OBX-4 </w:t>
      </w:r>
      <w:r w:rsidR="00CE6ED0" w:rsidRPr="001F42D3">
        <w:t>that</w:t>
      </w:r>
      <w:r w:rsidRPr="001F42D3">
        <w:t xml:space="preserve"> the </w:t>
      </w:r>
      <w:r w:rsidR="00CE6ED0" w:rsidRPr="001F42D3">
        <w:t>segment is device-related</w:t>
      </w:r>
      <w:r w:rsidR="00247A61" w:rsidRPr="001F42D3">
        <w:t>,</w:t>
      </w:r>
      <w:r w:rsidR="00CE6ED0" w:rsidRPr="001F42D3">
        <w:t xml:space="preserve"> and the </w:t>
      </w:r>
      <w:r w:rsidRPr="001F42D3">
        <w:t>information applies to an MDS, VMD, or channel rather than a metric.</w:t>
      </w:r>
    </w:p>
    <w:p w14:paraId="349AB063" w14:textId="77777777" w:rsidR="00B11855" w:rsidRPr="001F42D3" w:rsidRDefault="003D003E" w:rsidP="00C10546">
      <w:pPr>
        <w:pStyle w:val="BodyText"/>
      </w:pPr>
      <w:r w:rsidRPr="001F42D3">
        <w:t>This scheme allows the VMD, CHAN, METRIC and FACET information to be associated with ‘ancestor’ information higher up in the observation hierarchy. This is especially critical for devices like infusion pumps that have multiple channels with the same METRIC level identifiers. The scheme uses simple dotted decimal numeric identifiers where each number is a nonnegative integer. These must create unique n-tuples for each OBX. (That is, each OBX in a set grouped within the scope of an OBR segment must have a distinct value of OBX-4).</w:t>
      </w:r>
    </w:p>
    <w:p w14:paraId="2D6D9192" w14:textId="22040577" w:rsidR="003962DD" w:rsidRPr="001F42D3" w:rsidRDefault="003962DD" w:rsidP="00C10546">
      <w:pPr>
        <w:pStyle w:val="BodyText"/>
      </w:pPr>
      <w:r w:rsidRPr="001F42D3">
        <w:t>The OBX-4 Sub-ID is not normative for a given metric (identified in OBX-3)</w:t>
      </w:r>
      <w:r w:rsidR="00CA3A2C" w:rsidRPr="001F42D3">
        <w:t xml:space="preserve">. </w:t>
      </w:r>
      <w:r w:rsidRPr="001F42D3">
        <w:t xml:space="preserve">For example, an OBX-4 of 1.2.3.4 is not fixed to “heart rate.” If a parameter is included in multiple places within a containment (i.e., OBX-3 has the same value), the OBX-4 Sub-ID </w:t>
      </w:r>
      <w:r w:rsidR="00B15BAF" w:rsidRPr="001F42D3">
        <w:t xml:space="preserve">for each place </w:t>
      </w:r>
      <w:r w:rsidRPr="001F42D3">
        <w:t>will be unique</w:t>
      </w:r>
      <w:r w:rsidR="00CE6ED0" w:rsidRPr="001F42D3">
        <w:t xml:space="preserve">, </w:t>
      </w:r>
      <w:r w:rsidR="00DF4204" w:rsidRPr="001F42D3">
        <w:t>distinguishing</w:t>
      </w:r>
      <w:r w:rsidRPr="001F42D3">
        <w:t xml:space="preserve"> each instance</w:t>
      </w:r>
      <w:r w:rsidR="00CA3A2C" w:rsidRPr="001F42D3">
        <w:t xml:space="preserve">. </w:t>
      </w:r>
      <w:r w:rsidRPr="001F42D3">
        <w:t>Different systems may generate different OBX-4 identifiers for the same metric – the only requirement is that the OBX-4 uniquely identifies each instance of a metric within a containment</w:t>
      </w:r>
      <w:r w:rsidR="00CA3A2C" w:rsidRPr="001F42D3">
        <w:t xml:space="preserve">. </w:t>
      </w:r>
    </w:p>
    <w:p w14:paraId="5F764C14" w14:textId="77777777" w:rsidR="00B11855" w:rsidRPr="001F42D3" w:rsidRDefault="00B15BAF" w:rsidP="00C10546">
      <w:pPr>
        <w:pStyle w:val="BodyText"/>
      </w:pPr>
      <w:r w:rsidRPr="001F42D3">
        <w:t>In the OBX-4 field of a metric OBX, t</w:t>
      </w:r>
      <w:r w:rsidR="003D003E" w:rsidRPr="001F42D3">
        <w:t>he special value ‘0’ implies an ‘anonymous’ placeholder for the corresponding position in the containment hierarchy</w:t>
      </w:r>
      <w:r w:rsidRPr="001F42D3">
        <w:t>. This would be used for</w:t>
      </w:r>
      <w:r w:rsidR="003D003E" w:rsidRPr="001F42D3">
        <w:t xml:space="preserve"> an unspecified VMD and/or CHAN</w:t>
      </w:r>
      <w:r w:rsidRPr="001F42D3">
        <w:t xml:space="preserve"> (but note that </w:t>
      </w:r>
      <w:r w:rsidR="003D003E" w:rsidRPr="001F42D3">
        <w:t xml:space="preserve">when the '0' is part of a sequence of trailing '0' entries signifying that the dotted notation identifies data related to an MDS, VMD, or channel rather than a metric </w:t>
      </w:r>
      <w:r w:rsidRPr="001F42D3">
        <w:t>as described above</w:t>
      </w:r>
      <w:r w:rsidR="003D003E" w:rsidRPr="001F42D3">
        <w:t>).</w:t>
      </w:r>
    </w:p>
    <w:p w14:paraId="58518464" w14:textId="77777777" w:rsidR="00B11855" w:rsidRPr="001F42D3" w:rsidRDefault="003D003E" w:rsidP="00C10546">
      <w:pPr>
        <w:pStyle w:val="BodyText"/>
      </w:pPr>
      <w:r w:rsidRPr="001F42D3">
        <w:t xml:space="preserve">IEEE 11073-20601 for Personal Health Devices </w:t>
      </w:r>
      <w:r w:rsidR="00C93762" w:rsidRPr="001F42D3">
        <w:t xml:space="preserve">uses a 'flattened' device representation and thus </w:t>
      </w:r>
      <w:r w:rsidRPr="001F42D3">
        <w:t>does not use the VMD</w:t>
      </w:r>
      <w:r w:rsidR="00C93762" w:rsidRPr="001F42D3">
        <w:t xml:space="preserve"> or CHAN levels, </w:t>
      </w:r>
      <w:r w:rsidR="00B15BAF" w:rsidRPr="001F42D3">
        <w:t xml:space="preserve">so these levels will be '0', consistent with the rule just given. For example, an OBX-4 value of </w:t>
      </w:r>
      <w:r w:rsidR="00C93762" w:rsidRPr="001F42D3">
        <w:t>1.0.0.1 c</w:t>
      </w:r>
      <w:r w:rsidRPr="001F42D3">
        <w:t>ould be used</w:t>
      </w:r>
      <w:r w:rsidR="00C93762" w:rsidRPr="001F42D3">
        <w:t xml:space="preserve">, </w:t>
      </w:r>
      <w:r w:rsidRPr="001F42D3">
        <w:t>for the observation hierarchy MDC_DEV_SPEC_PROFILE_ PULS_OX</w:t>
      </w:r>
      <w:r w:rsidR="00B15BAF" w:rsidRPr="001F42D3">
        <w:t>IM/&lt;no VMD&gt;/&lt;No channel&gt;/</w:t>
      </w:r>
      <w:r w:rsidRPr="001F42D3">
        <w:t>MDC_PULS_OXIM_PULS_RATE.</w:t>
      </w:r>
    </w:p>
    <w:p w14:paraId="4A50C419" w14:textId="77777777" w:rsidR="00B11855" w:rsidRPr="001F42D3" w:rsidRDefault="003D003E" w:rsidP="00C10546">
      <w:pPr>
        <w:pStyle w:val="BodyText"/>
      </w:pPr>
      <w:r w:rsidRPr="001F42D3">
        <w:t>The values of the 'dotted notations' of the OBX segments associated with a particular OBR (forming an ORDER_OBSERVATION segment group) establish a nested hierarchical arrangement representing the containment of lower-level within higher-level construc</w:t>
      </w:r>
      <w:r w:rsidR="00DF4204" w:rsidRPr="001F42D3">
        <w:t>ts (for example, all metric OBX</w:t>
      </w:r>
      <w:r w:rsidRPr="001F42D3">
        <w:t>s with a dotted notation beginning with '1.2' belong to the second VMD of the first MDS). This is exploited to support a form of inheritance for time stamps (see Section B.7.2 Time Stamps and Time Synchronization) so that, for example, a time stamp given in OBX-</w:t>
      </w:r>
      <w:r w:rsidRPr="001F42D3">
        <w:lastRenderedPageBreak/>
        <w:t>14 at the channel level applies to all metrics contained within that channel unless overridden by a time stamp in OBX-14 in the metric itself.</w:t>
      </w:r>
    </w:p>
    <w:p w14:paraId="177FCFC5" w14:textId="77777777" w:rsidR="00CE6ED0" w:rsidRPr="001F42D3" w:rsidRDefault="00761B9B" w:rsidP="00C10546">
      <w:pPr>
        <w:pStyle w:val="BodyText"/>
      </w:pPr>
      <w:r w:rsidRPr="001F42D3">
        <w:rPr>
          <w:b/>
        </w:rPr>
        <w:t>Expected future usage, not supported in current version of the Technical Framework</w:t>
      </w:r>
      <w:r w:rsidRPr="001F42D3">
        <w:t xml:space="preserve">: </w:t>
      </w:r>
      <w:r w:rsidR="00CE6ED0" w:rsidRPr="001F42D3">
        <w:t>If it is desired to add OBX segments giving values for attributes of an MDS, VMD, or channel, that is, information about the MDS, VMD or channel itself rather than a contained metric (for example, the battery state of a portable monitor which applies to the whole device rather than to a particular metric, or the off-on state of a module corresponding to a VMD), the OBX segments giving the information should immediately follow the relevant 'device-related' OBX segment, and should have as its OBX-4 value the OBX-4 value of the relevant MDS, VMD, or channel, followed by</w:t>
      </w:r>
      <w:r w:rsidR="00DF4204" w:rsidRPr="001F42D3">
        <w:t xml:space="preserve"> </w:t>
      </w:r>
      <w:r w:rsidR="00CE6ED0" w:rsidRPr="001F42D3">
        <w:t>a non-zero facet number</w:t>
      </w:r>
      <w:r w:rsidR="00C93762" w:rsidRPr="001F42D3">
        <w:t>. Multiple attributes of this kind shall have distinct facet numbers.</w:t>
      </w:r>
    </w:p>
    <w:p w14:paraId="1D52867F" w14:textId="794662BE" w:rsidR="00A34843" w:rsidRPr="001F42D3" w:rsidRDefault="00800492" w:rsidP="00B34AEB">
      <w:pPr>
        <w:pStyle w:val="Heading3"/>
        <w:numPr>
          <w:ilvl w:val="0"/>
          <w:numId w:val="0"/>
        </w:numPr>
        <w:rPr>
          <w:noProof w:val="0"/>
        </w:rPr>
      </w:pPr>
      <w:bookmarkStart w:id="1650" w:name="_Toc214889777"/>
      <w:r w:rsidRPr="001F42D3">
        <w:rPr>
          <w:noProof w:val="0"/>
        </w:rPr>
        <w:t xml:space="preserve">B.8.4 </w:t>
      </w:r>
      <w:r w:rsidR="00A34843" w:rsidRPr="001F42D3">
        <w:rPr>
          <w:noProof w:val="0"/>
        </w:rPr>
        <w:t>Dictionary ordering of 'device-related' and 'metric-related' OBX segments</w:t>
      </w:r>
      <w:bookmarkEnd w:id="1650"/>
    </w:p>
    <w:p w14:paraId="01FE6605" w14:textId="77777777" w:rsidR="00B11855" w:rsidRPr="001F42D3" w:rsidRDefault="003D003E" w:rsidP="00C10546">
      <w:pPr>
        <w:pStyle w:val="BodyText"/>
      </w:pPr>
      <w:r w:rsidRPr="001F42D3">
        <w:t>To facilitate processing and use of this containment hierarchy, OBX segments should be arranged in "dictionary order" of dotted notations</w:t>
      </w:r>
      <w:r w:rsidR="00A34843" w:rsidRPr="001F42D3">
        <w:t xml:space="preserve">. This implies that, although numbers assigned to MDS, VMD, and channels need not constrained to start at one and step upward by one (although for simplicity the examples in this document will </w:t>
      </w:r>
      <w:r w:rsidR="007A6B87" w:rsidRPr="001F42D3">
        <w:t xml:space="preserve">usually </w:t>
      </w:r>
      <w:r w:rsidR="00A34843" w:rsidRPr="001F42D3">
        <w:t>do so)</w:t>
      </w:r>
      <w:r w:rsidRPr="001F42D3">
        <w:t xml:space="preserve">, </w:t>
      </w:r>
      <w:r w:rsidR="00A34843" w:rsidRPr="001F42D3">
        <w:t>the magnitude of the numbers are significant as they will be used as the basis of sorting. Dict</w:t>
      </w:r>
      <w:r w:rsidR="00C93762" w:rsidRPr="001F42D3">
        <w:t>i</w:t>
      </w:r>
      <w:r w:rsidR="00A34843" w:rsidRPr="001F42D3">
        <w:t>onary order means</w:t>
      </w:r>
      <w:r w:rsidRPr="001F42D3">
        <w:t xml:space="preserve"> for example that all metrics belonging to the second channel should appear together in order of their metric-level element of the dotted notation (x.y.2.1, x.y.2.2, etc.) after any metrics belonging to the first channel (x.y.1.z) and before any metrics belonging to the third channel (x.y.3.z). Similarly, all OBX segments belonging to the </w:t>
      </w:r>
      <w:r w:rsidR="00A4475D" w:rsidRPr="001F42D3">
        <w:t xml:space="preserve">first </w:t>
      </w:r>
      <w:r w:rsidRPr="001F42D3">
        <w:t xml:space="preserve">VMD should be placed before those belonging to the second, and so </w:t>
      </w:r>
      <w:r w:rsidR="007A6B87" w:rsidRPr="001F42D3">
        <w:t>on</w:t>
      </w:r>
      <w:r w:rsidRPr="001F42D3">
        <w:t xml:space="preserve">. This scheme may be used for '0' values in any position simply by inserting them in the sort order before '1' values (simple numeric sort within dot position). Note that this is not a simple string sort, because of the possibility that the numbers in a particular level may be more than a single digit long (e.g., 1.11.2.3). </w:t>
      </w:r>
    </w:p>
    <w:p w14:paraId="179C83EB" w14:textId="77777777" w:rsidR="00B11855" w:rsidRPr="001F42D3" w:rsidRDefault="003D003E" w:rsidP="00C10546">
      <w:pPr>
        <w:pStyle w:val="BodyText"/>
      </w:pPr>
      <w:r w:rsidRPr="001F42D3">
        <w:t>This ‘dictionary order’ should also be applied to device-related as well as to metric OBX segments: all MDS device-related segments for the first device should precede all VMD device-related segments for the first VMD of the first device, which in turn should precede any channel device-related segment(s) for the first channel, if any, of the first device (recall that channels are optional), and any channel segments should precede all the metric OBX segments of the first VMD and channel of the first device. The order goes to the second channel of the first VMD if any, and so on until the contents of all the channels of the first VMD have been given, then device-related segments for the second VMD, and so on in a similar fashion. (</w:t>
      </w:r>
      <w:r w:rsidR="007A6B87" w:rsidRPr="001F42D3">
        <w:t xml:space="preserve">In programming terms, this is </w:t>
      </w:r>
      <w:r w:rsidRPr="001F42D3">
        <w:t>a depth-first traversal of the 11073 “containment tree” of the objects in the device).</w:t>
      </w:r>
    </w:p>
    <w:p w14:paraId="6A7D8764" w14:textId="77777777" w:rsidR="002F16E3" w:rsidRPr="001F42D3" w:rsidRDefault="002F16E3" w:rsidP="00C10546">
      <w:pPr>
        <w:pStyle w:val="BodyText"/>
      </w:pPr>
      <w:r w:rsidRPr="001F42D3">
        <w:t>The following illustration shows the OBX-4 values in a legal "dictionary order" message. It is merely one illustration and not normative. For example, the numbers don't need to start at one and increase by one at each level. The aspects that are required are:</w:t>
      </w:r>
    </w:p>
    <w:p w14:paraId="6CC000EF" w14:textId="77777777" w:rsidR="00E13F58" w:rsidRPr="001F42D3" w:rsidRDefault="00E13F58">
      <w:pPr>
        <w:pStyle w:val="ListNumber2"/>
        <w:numPr>
          <w:ilvl w:val="0"/>
          <w:numId w:val="6"/>
        </w:numPr>
      </w:pPr>
      <w:r w:rsidRPr="001F42D3">
        <w:t>Each OBX segment has a distinct OBX-4 value</w:t>
      </w:r>
      <w:r w:rsidR="00CB0A15" w:rsidRPr="001F42D3">
        <w:t xml:space="preserve"> and no</w:t>
      </w:r>
      <w:r w:rsidR="00F47093" w:rsidRPr="001F42D3">
        <w:t xml:space="preserve"> device or metric OBX segment is repeated</w:t>
      </w:r>
      <w:r w:rsidR="00CB0A15" w:rsidRPr="001F42D3">
        <w:t xml:space="preserve"> within an ORDER_OBSERVATION segment group (that is, under one OBR segment)</w:t>
      </w:r>
      <w:r w:rsidRPr="001F42D3">
        <w:t>.</w:t>
      </w:r>
    </w:p>
    <w:p w14:paraId="1CF0C976" w14:textId="77777777" w:rsidR="00CB0A15" w:rsidRPr="001F42D3" w:rsidRDefault="00CB0A15" w:rsidP="005C1693">
      <w:pPr>
        <w:pStyle w:val="ListNumber2"/>
      </w:pPr>
      <w:r w:rsidRPr="001F42D3">
        <w:lastRenderedPageBreak/>
        <w:t xml:space="preserve">A distinct value for an OBX-4 component of an OBX-4 value implies that the corresponding element (MDS, VMD, Channel, Metric) is distinct, and the same value of a component always implies the same corresponding </w:t>
      </w:r>
      <w:r w:rsidR="00F47093" w:rsidRPr="001F42D3">
        <w:t>entity</w:t>
      </w:r>
      <w:r w:rsidRPr="001F42D3">
        <w:t xml:space="preserve"> in all OBX segments.</w:t>
      </w:r>
    </w:p>
    <w:p w14:paraId="5C6D786D" w14:textId="77777777" w:rsidR="002F16E3" w:rsidRPr="001F42D3" w:rsidRDefault="002F16E3" w:rsidP="005C1693">
      <w:pPr>
        <w:pStyle w:val="ListNumber2"/>
      </w:pPr>
      <w:r w:rsidRPr="001F42D3">
        <w:t xml:space="preserve">The </w:t>
      </w:r>
      <w:r w:rsidR="00E13F58" w:rsidRPr="001F42D3">
        <w:t xml:space="preserve">sequences of MDS, VMD, Channel, and Metric </w:t>
      </w:r>
      <w:r w:rsidRPr="001F42D3">
        <w:t>numbers</w:t>
      </w:r>
      <w:r w:rsidR="00E13F58" w:rsidRPr="001F42D3">
        <w:t xml:space="preserve"> in the OBX-4 value</w:t>
      </w:r>
      <w:r w:rsidRPr="001F42D3">
        <w:t xml:space="preserve"> </w:t>
      </w:r>
      <w:r w:rsidR="00E13F58" w:rsidRPr="001F42D3">
        <w:t>shall</w:t>
      </w:r>
      <w:r w:rsidRPr="001F42D3">
        <w:t xml:space="preserve"> be in dictionary (lexicographic) order</w:t>
      </w:r>
      <w:r w:rsidR="00E13F58" w:rsidRPr="001F42D3">
        <w:t xml:space="preserve"> following the usual mathematical definition (see, for example, </w:t>
      </w:r>
      <w:hyperlink r:id="rId67" w:history="1">
        <w:r w:rsidR="00E13F58" w:rsidRPr="005C1693">
          <w:rPr>
            <w:rStyle w:val="Hyperlink"/>
            <w:color w:val="auto"/>
            <w:u w:val="none"/>
          </w:rPr>
          <w:t>https://en.wikipedia.org/wiki/Lexicographical_order</w:t>
        </w:r>
      </w:hyperlink>
      <w:r w:rsidR="00E13F58" w:rsidRPr="001F42D3">
        <w:t>)</w:t>
      </w:r>
      <w:r w:rsidRPr="001F42D3">
        <w:t>.</w:t>
      </w:r>
      <w:r w:rsidR="00D639E4" w:rsidRPr="001F42D3">
        <w:t xml:space="preserve"> An acceptable variation is to include all device-related OBX segments with their OBX-4 values in dictionary order, followed by all metric OBX segments in lexicographic order – this also </w:t>
      </w:r>
      <w:r w:rsidR="00585576" w:rsidRPr="001F42D3">
        <w:t>achieves</w:t>
      </w:r>
      <w:r w:rsidR="00D639E4" w:rsidRPr="001F42D3">
        <w:t xml:space="preserve"> the design goal of having all references from metric OBX segments to device-related segments be references to information sent earlier in the data stream.</w:t>
      </w:r>
    </w:p>
    <w:p w14:paraId="3664F80A" w14:textId="0F527DAD" w:rsidR="00CB0A15" w:rsidRPr="001F42D3" w:rsidRDefault="00E13F58" w:rsidP="005C1693">
      <w:pPr>
        <w:pStyle w:val="ListNumber2"/>
      </w:pPr>
      <w:r w:rsidRPr="001F42D3">
        <w:t xml:space="preserve">If follows from </w:t>
      </w:r>
      <w:r w:rsidR="002E102A" w:rsidRPr="001F42D3">
        <w:t>this</w:t>
      </w:r>
      <w:r w:rsidRPr="001F42D3">
        <w:t xml:space="preserve"> and the structure and rules already given for OBX-4 components, that t</w:t>
      </w:r>
      <w:r w:rsidR="002F16E3" w:rsidRPr="001F42D3">
        <w:t>he metric OBX segments follow their corresponding device-related OBX segments.</w:t>
      </w:r>
    </w:p>
    <w:p w14:paraId="5A8C6EA0" w14:textId="77777777" w:rsidR="007A6B87" w:rsidRPr="001F42D3" w:rsidRDefault="005741A0" w:rsidP="00CF5627">
      <w:pPr>
        <w:pStyle w:val="TableTitle"/>
      </w:pPr>
      <w:r w:rsidRPr="001F42D3">
        <w:t>"Dictionary order" illustration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7296"/>
      </w:tblGrid>
      <w:tr w:rsidR="005741A0" w:rsidRPr="001F42D3" w14:paraId="08F91343" w14:textId="77777777" w:rsidTr="00C10546">
        <w:tc>
          <w:tcPr>
            <w:tcW w:w="1980" w:type="dxa"/>
            <w:shd w:val="clear" w:color="auto" w:fill="D9D9D9"/>
          </w:tcPr>
          <w:p w14:paraId="587CC58B" w14:textId="77777777" w:rsidR="005741A0" w:rsidRPr="001F42D3" w:rsidRDefault="005741A0" w:rsidP="00C10546">
            <w:pPr>
              <w:pStyle w:val="TableEntryHeader"/>
            </w:pPr>
            <w:r w:rsidRPr="001F42D3">
              <w:t>OBX-4 value</w:t>
            </w:r>
          </w:p>
        </w:tc>
        <w:tc>
          <w:tcPr>
            <w:tcW w:w="7488" w:type="dxa"/>
            <w:shd w:val="clear" w:color="auto" w:fill="D9D9D9"/>
          </w:tcPr>
          <w:p w14:paraId="45B34208" w14:textId="77777777" w:rsidR="005741A0" w:rsidRPr="001F42D3" w:rsidRDefault="005741A0" w:rsidP="00C10546">
            <w:pPr>
              <w:pStyle w:val="TableEntryHeader"/>
            </w:pPr>
            <w:r w:rsidRPr="001F42D3">
              <w:t>Comment</w:t>
            </w:r>
          </w:p>
        </w:tc>
      </w:tr>
      <w:tr w:rsidR="005741A0" w:rsidRPr="001F42D3" w14:paraId="3A84E731" w14:textId="77777777" w:rsidTr="00C10546">
        <w:tc>
          <w:tcPr>
            <w:tcW w:w="1980" w:type="dxa"/>
          </w:tcPr>
          <w:p w14:paraId="5664A976" w14:textId="77777777" w:rsidR="005741A0" w:rsidRPr="001F42D3" w:rsidRDefault="005741A0" w:rsidP="00C10546">
            <w:pPr>
              <w:pStyle w:val="TableEntry"/>
            </w:pPr>
            <w:r w:rsidRPr="001F42D3">
              <w:t>1.0.0.0</w:t>
            </w:r>
          </w:p>
        </w:tc>
        <w:tc>
          <w:tcPr>
            <w:tcW w:w="7488" w:type="dxa"/>
          </w:tcPr>
          <w:p w14:paraId="6EC5EF94" w14:textId="77777777" w:rsidR="005741A0" w:rsidRPr="001F42D3" w:rsidRDefault="005741A0" w:rsidP="00C10546">
            <w:pPr>
              <w:pStyle w:val="TableEntry"/>
            </w:pPr>
            <w:r w:rsidRPr="001F42D3">
              <w:t>MDS 'device-related' OBX</w:t>
            </w:r>
          </w:p>
        </w:tc>
      </w:tr>
      <w:tr w:rsidR="005741A0" w:rsidRPr="001F42D3" w14:paraId="4FAAA495" w14:textId="77777777" w:rsidTr="00C10546">
        <w:tc>
          <w:tcPr>
            <w:tcW w:w="1980" w:type="dxa"/>
          </w:tcPr>
          <w:p w14:paraId="17A62855" w14:textId="77777777" w:rsidR="005741A0" w:rsidRPr="001F42D3" w:rsidRDefault="005741A0" w:rsidP="00C10546">
            <w:pPr>
              <w:pStyle w:val="TableEntry"/>
            </w:pPr>
            <w:r w:rsidRPr="001F42D3">
              <w:t>1.1.0.0</w:t>
            </w:r>
          </w:p>
        </w:tc>
        <w:tc>
          <w:tcPr>
            <w:tcW w:w="7488" w:type="dxa"/>
          </w:tcPr>
          <w:p w14:paraId="5C65FD13" w14:textId="77777777" w:rsidR="005741A0" w:rsidRPr="001F42D3" w:rsidRDefault="005741A0" w:rsidP="00C10546">
            <w:pPr>
              <w:pStyle w:val="TableEntry"/>
            </w:pPr>
            <w:r w:rsidRPr="001F42D3">
              <w:t>VMD 1 within MDS 1 'device-related' OBX</w:t>
            </w:r>
          </w:p>
        </w:tc>
      </w:tr>
      <w:tr w:rsidR="005741A0" w:rsidRPr="001F42D3" w14:paraId="78F5AE3C" w14:textId="77777777" w:rsidTr="00C10546">
        <w:tc>
          <w:tcPr>
            <w:tcW w:w="1980" w:type="dxa"/>
          </w:tcPr>
          <w:p w14:paraId="6078CA6F" w14:textId="77777777" w:rsidR="005741A0" w:rsidRPr="001F42D3" w:rsidRDefault="005741A0" w:rsidP="00C10546">
            <w:pPr>
              <w:pStyle w:val="TableEntry"/>
            </w:pPr>
            <w:r w:rsidRPr="001F42D3">
              <w:t>1.1.1.0</w:t>
            </w:r>
          </w:p>
        </w:tc>
        <w:tc>
          <w:tcPr>
            <w:tcW w:w="7488" w:type="dxa"/>
          </w:tcPr>
          <w:p w14:paraId="14FAEA28" w14:textId="77777777" w:rsidR="005741A0" w:rsidRPr="001F42D3" w:rsidRDefault="005741A0" w:rsidP="00C10546">
            <w:pPr>
              <w:pStyle w:val="TableEntry"/>
            </w:pPr>
            <w:r w:rsidRPr="001F42D3">
              <w:t>Channel 1 within VMD 1 within MDS 1 'device-related' OBX</w:t>
            </w:r>
          </w:p>
        </w:tc>
      </w:tr>
      <w:tr w:rsidR="005741A0" w:rsidRPr="001F42D3" w14:paraId="1F500FE6" w14:textId="77777777" w:rsidTr="00C10546">
        <w:tc>
          <w:tcPr>
            <w:tcW w:w="1980" w:type="dxa"/>
          </w:tcPr>
          <w:p w14:paraId="042A2C5C" w14:textId="77777777" w:rsidR="005741A0" w:rsidRPr="001F42D3" w:rsidRDefault="005741A0" w:rsidP="00C10546">
            <w:pPr>
              <w:pStyle w:val="TableEntry"/>
            </w:pPr>
            <w:r w:rsidRPr="001F42D3">
              <w:t>1.1.1.1</w:t>
            </w:r>
          </w:p>
        </w:tc>
        <w:tc>
          <w:tcPr>
            <w:tcW w:w="7488" w:type="dxa"/>
          </w:tcPr>
          <w:p w14:paraId="60F482F0" w14:textId="77777777" w:rsidR="005741A0" w:rsidRPr="001F42D3" w:rsidRDefault="005741A0" w:rsidP="00C10546">
            <w:pPr>
              <w:pStyle w:val="TableEntry"/>
            </w:pPr>
            <w:r w:rsidRPr="001F42D3">
              <w:t>Metric 1 within Channel 1 within VMD 1 within MDS 1 metric OBX</w:t>
            </w:r>
          </w:p>
        </w:tc>
      </w:tr>
      <w:tr w:rsidR="005741A0" w:rsidRPr="001F42D3" w14:paraId="3C8047EB" w14:textId="77777777" w:rsidTr="00C10546">
        <w:tc>
          <w:tcPr>
            <w:tcW w:w="1980" w:type="dxa"/>
          </w:tcPr>
          <w:p w14:paraId="5D7EB4CF" w14:textId="77777777" w:rsidR="005741A0" w:rsidRPr="001F42D3" w:rsidRDefault="005741A0" w:rsidP="00C10546">
            <w:pPr>
              <w:pStyle w:val="TableEntry"/>
            </w:pPr>
            <w:r w:rsidRPr="001F42D3">
              <w:t>1.1.1.2</w:t>
            </w:r>
          </w:p>
        </w:tc>
        <w:tc>
          <w:tcPr>
            <w:tcW w:w="7488" w:type="dxa"/>
          </w:tcPr>
          <w:p w14:paraId="60EB4343" w14:textId="77777777" w:rsidR="005741A0" w:rsidRPr="001F42D3" w:rsidRDefault="005741A0" w:rsidP="00C10546">
            <w:pPr>
              <w:pStyle w:val="TableEntry"/>
            </w:pPr>
            <w:r w:rsidRPr="001F42D3">
              <w:t>Metric 2 within Channel 1 within VMD 1 within MDS 1 metric OBX</w:t>
            </w:r>
          </w:p>
        </w:tc>
      </w:tr>
      <w:tr w:rsidR="005741A0" w:rsidRPr="001F42D3" w14:paraId="528195F8" w14:textId="77777777" w:rsidTr="00C10546">
        <w:tc>
          <w:tcPr>
            <w:tcW w:w="1980" w:type="dxa"/>
          </w:tcPr>
          <w:p w14:paraId="2053CF66" w14:textId="77777777" w:rsidR="005741A0" w:rsidRPr="001F42D3" w:rsidRDefault="005741A0" w:rsidP="00C10546">
            <w:pPr>
              <w:pStyle w:val="TableEntry"/>
            </w:pPr>
            <w:r w:rsidRPr="001F42D3">
              <w:t>1.1.2.0</w:t>
            </w:r>
          </w:p>
        </w:tc>
        <w:tc>
          <w:tcPr>
            <w:tcW w:w="7488" w:type="dxa"/>
          </w:tcPr>
          <w:p w14:paraId="4A484B67" w14:textId="77777777" w:rsidR="005741A0" w:rsidRPr="001F42D3" w:rsidRDefault="005741A0" w:rsidP="00C10546">
            <w:pPr>
              <w:pStyle w:val="TableEntry"/>
            </w:pPr>
            <w:r w:rsidRPr="001F42D3">
              <w:t>Channel 2 within VMD 1 within MDS 1 'device-related' OBX</w:t>
            </w:r>
          </w:p>
        </w:tc>
      </w:tr>
      <w:tr w:rsidR="005741A0" w:rsidRPr="001F42D3" w14:paraId="671BC9FE" w14:textId="77777777" w:rsidTr="00C10546">
        <w:tc>
          <w:tcPr>
            <w:tcW w:w="1980" w:type="dxa"/>
          </w:tcPr>
          <w:p w14:paraId="506325FB" w14:textId="77777777" w:rsidR="005741A0" w:rsidRPr="001F42D3" w:rsidRDefault="005741A0" w:rsidP="00C10546">
            <w:pPr>
              <w:pStyle w:val="TableEntry"/>
            </w:pPr>
            <w:r w:rsidRPr="001F42D3">
              <w:t>1.1.</w:t>
            </w:r>
            <w:r w:rsidR="00E13F58" w:rsidRPr="001F42D3">
              <w:t>2</w:t>
            </w:r>
            <w:r w:rsidRPr="001F42D3">
              <w:t>.1</w:t>
            </w:r>
          </w:p>
        </w:tc>
        <w:tc>
          <w:tcPr>
            <w:tcW w:w="7488" w:type="dxa"/>
          </w:tcPr>
          <w:p w14:paraId="06B4F4B0" w14:textId="77777777" w:rsidR="005741A0" w:rsidRPr="001F42D3" w:rsidRDefault="005741A0" w:rsidP="00C10546">
            <w:pPr>
              <w:pStyle w:val="TableEntry"/>
            </w:pPr>
            <w:r w:rsidRPr="001F42D3">
              <w:t>Metric 1 within Channel 2 within VMD 1 within MDS 1 metric OBX</w:t>
            </w:r>
          </w:p>
        </w:tc>
      </w:tr>
      <w:tr w:rsidR="005741A0" w:rsidRPr="001F42D3" w14:paraId="574E52F5" w14:textId="77777777" w:rsidTr="00C10546">
        <w:tc>
          <w:tcPr>
            <w:tcW w:w="1980" w:type="dxa"/>
          </w:tcPr>
          <w:p w14:paraId="30210F1C" w14:textId="77777777" w:rsidR="005741A0" w:rsidRPr="001F42D3" w:rsidRDefault="005741A0" w:rsidP="00C10546">
            <w:pPr>
              <w:pStyle w:val="TableEntry"/>
            </w:pPr>
            <w:r w:rsidRPr="001F42D3">
              <w:t>1.2.0.0</w:t>
            </w:r>
          </w:p>
        </w:tc>
        <w:tc>
          <w:tcPr>
            <w:tcW w:w="7488" w:type="dxa"/>
          </w:tcPr>
          <w:p w14:paraId="7F4D65FB" w14:textId="77777777" w:rsidR="005741A0" w:rsidRPr="001F42D3" w:rsidRDefault="005741A0" w:rsidP="00C10546">
            <w:pPr>
              <w:pStyle w:val="TableEntry"/>
            </w:pPr>
            <w:r w:rsidRPr="001F42D3">
              <w:t>VMD 2 within MDS 1 'device-related' OBX</w:t>
            </w:r>
          </w:p>
        </w:tc>
      </w:tr>
      <w:tr w:rsidR="005741A0" w:rsidRPr="001F42D3" w14:paraId="40BA380D" w14:textId="77777777" w:rsidTr="00C10546">
        <w:tc>
          <w:tcPr>
            <w:tcW w:w="1980" w:type="dxa"/>
          </w:tcPr>
          <w:p w14:paraId="72D155BF" w14:textId="77777777" w:rsidR="005741A0" w:rsidRPr="001F42D3" w:rsidRDefault="005741A0" w:rsidP="00C10546">
            <w:pPr>
              <w:pStyle w:val="TableEntry"/>
            </w:pPr>
            <w:r w:rsidRPr="001F42D3">
              <w:t>1.</w:t>
            </w:r>
            <w:r w:rsidR="00E13F58" w:rsidRPr="001F42D3">
              <w:t>2</w:t>
            </w:r>
            <w:r w:rsidRPr="001F42D3">
              <w:t>.0.1</w:t>
            </w:r>
          </w:p>
        </w:tc>
        <w:tc>
          <w:tcPr>
            <w:tcW w:w="7488" w:type="dxa"/>
          </w:tcPr>
          <w:p w14:paraId="63D36AEF" w14:textId="77777777" w:rsidR="005741A0" w:rsidRPr="001F42D3" w:rsidRDefault="005741A0" w:rsidP="00C10546">
            <w:pPr>
              <w:pStyle w:val="TableEntry"/>
            </w:pPr>
            <w:r w:rsidRPr="001F42D3">
              <w:t>Metric 1 within VMD 2 within MDS 1 metric OBX (Note: this VMD has no channels, so channel entry in OBX-4 is zero</w:t>
            </w:r>
            <w:r w:rsidR="00D639E4" w:rsidRPr="001F42D3">
              <w:t xml:space="preserve"> and no device-related OBX segment for channel is included</w:t>
            </w:r>
            <w:r w:rsidRPr="001F42D3">
              <w:t>)</w:t>
            </w:r>
          </w:p>
        </w:tc>
      </w:tr>
      <w:tr w:rsidR="005741A0" w:rsidRPr="001F42D3" w14:paraId="4A2289BE" w14:textId="77777777" w:rsidTr="00C10546">
        <w:tc>
          <w:tcPr>
            <w:tcW w:w="1980" w:type="dxa"/>
          </w:tcPr>
          <w:p w14:paraId="430533C6" w14:textId="77777777" w:rsidR="005741A0" w:rsidRPr="001F42D3" w:rsidRDefault="005741A0" w:rsidP="00C10546">
            <w:pPr>
              <w:pStyle w:val="TableEntry"/>
            </w:pPr>
            <w:r w:rsidRPr="001F42D3">
              <w:t>2.0.0.0</w:t>
            </w:r>
          </w:p>
        </w:tc>
        <w:tc>
          <w:tcPr>
            <w:tcW w:w="7488" w:type="dxa"/>
          </w:tcPr>
          <w:p w14:paraId="399FFFBB" w14:textId="77777777" w:rsidR="005741A0" w:rsidRPr="001F42D3" w:rsidRDefault="005741A0" w:rsidP="00C10546">
            <w:pPr>
              <w:pStyle w:val="TableEntry"/>
            </w:pPr>
            <w:r w:rsidRPr="001F42D3">
              <w:t>MDS 2 'device-related' OBX</w:t>
            </w:r>
          </w:p>
        </w:tc>
      </w:tr>
      <w:tr w:rsidR="002F16E3" w:rsidRPr="001F42D3" w14:paraId="02EF9C54" w14:textId="77777777" w:rsidTr="00C10546">
        <w:tc>
          <w:tcPr>
            <w:tcW w:w="1980" w:type="dxa"/>
          </w:tcPr>
          <w:p w14:paraId="2A0B0B93" w14:textId="77777777" w:rsidR="002F16E3" w:rsidRPr="001F42D3" w:rsidRDefault="002F16E3" w:rsidP="00C10546">
            <w:pPr>
              <w:pStyle w:val="TableEntry"/>
            </w:pPr>
          </w:p>
        </w:tc>
        <w:tc>
          <w:tcPr>
            <w:tcW w:w="7488" w:type="dxa"/>
          </w:tcPr>
          <w:p w14:paraId="04C7E02C" w14:textId="77777777" w:rsidR="002F16E3" w:rsidRPr="001F42D3" w:rsidRDefault="002F16E3" w:rsidP="00C10546">
            <w:pPr>
              <w:pStyle w:val="TableEntry"/>
            </w:pPr>
            <w:r w:rsidRPr="001F42D3">
              <w:t>(and so on)</w:t>
            </w:r>
          </w:p>
        </w:tc>
      </w:tr>
    </w:tbl>
    <w:p w14:paraId="3D4CF9AA" w14:textId="77777777" w:rsidR="005741A0" w:rsidRPr="001F42D3" w:rsidRDefault="005741A0" w:rsidP="0034511D">
      <w:pPr>
        <w:pStyle w:val="BodyText"/>
      </w:pPr>
    </w:p>
    <w:p w14:paraId="4D12BC9C" w14:textId="5E6350ED" w:rsidR="00B11855" w:rsidRPr="001F42D3" w:rsidRDefault="00800492" w:rsidP="00B34AEB">
      <w:pPr>
        <w:pStyle w:val="Heading3"/>
        <w:numPr>
          <w:ilvl w:val="0"/>
          <w:numId w:val="0"/>
        </w:numPr>
        <w:rPr>
          <w:noProof w:val="0"/>
        </w:rPr>
      </w:pPr>
      <w:bookmarkStart w:id="1651" w:name="_Toc401769867"/>
      <w:bookmarkStart w:id="1652" w:name="_Toc214889778"/>
      <w:r w:rsidRPr="001F42D3">
        <w:rPr>
          <w:noProof w:val="0"/>
        </w:rPr>
        <w:t xml:space="preserve">B.8.5 </w:t>
      </w:r>
      <w:r w:rsidR="00995849" w:rsidRPr="001F42D3">
        <w:rPr>
          <w:noProof w:val="0"/>
        </w:rPr>
        <w:t>O</w:t>
      </w:r>
      <w:r w:rsidR="003D003E" w:rsidRPr="001F42D3">
        <w:rPr>
          <w:noProof w:val="0"/>
        </w:rPr>
        <w:t>BX-4 Sub-id in Alert Communication Management transactions (</w:t>
      </w:r>
      <w:r w:rsidR="00647994" w:rsidRPr="001F42D3">
        <w:rPr>
          <w:noProof w:val="0"/>
        </w:rPr>
        <w:t>[</w:t>
      </w:r>
      <w:r w:rsidR="003D003E" w:rsidRPr="001F42D3">
        <w:rPr>
          <w:noProof w:val="0"/>
        </w:rPr>
        <w:t>PCD-04</w:t>
      </w:r>
      <w:r w:rsidR="00647994" w:rsidRPr="001F42D3">
        <w:rPr>
          <w:noProof w:val="0"/>
        </w:rPr>
        <w:t>]</w:t>
      </w:r>
      <w:r w:rsidR="003D003E" w:rsidRPr="001F42D3">
        <w:rPr>
          <w:noProof w:val="0"/>
        </w:rPr>
        <w:t xml:space="preserve">, </w:t>
      </w:r>
      <w:r w:rsidR="00647994" w:rsidRPr="001F42D3">
        <w:rPr>
          <w:noProof w:val="0"/>
        </w:rPr>
        <w:t>[</w:t>
      </w:r>
      <w:r w:rsidR="003D003E" w:rsidRPr="001F42D3">
        <w:rPr>
          <w:noProof w:val="0"/>
        </w:rPr>
        <w:t>PCD-06</w:t>
      </w:r>
      <w:r w:rsidR="00647994" w:rsidRPr="001F42D3">
        <w:rPr>
          <w:noProof w:val="0"/>
        </w:rPr>
        <w:t>]</w:t>
      </w:r>
      <w:r w:rsidR="003D003E" w:rsidRPr="001F42D3">
        <w:rPr>
          <w:noProof w:val="0"/>
        </w:rPr>
        <w:t xml:space="preserve">, </w:t>
      </w:r>
      <w:r w:rsidR="00647994" w:rsidRPr="001F42D3">
        <w:rPr>
          <w:noProof w:val="0"/>
        </w:rPr>
        <w:t>[</w:t>
      </w:r>
      <w:r w:rsidR="003D003E" w:rsidRPr="001F42D3">
        <w:rPr>
          <w:noProof w:val="0"/>
        </w:rPr>
        <w:t>PCD-07</w:t>
      </w:r>
      <w:r w:rsidR="00647994" w:rsidRPr="001F42D3">
        <w:rPr>
          <w:noProof w:val="0"/>
        </w:rPr>
        <w:t>]</w:t>
      </w:r>
      <w:r w:rsidR="003D003E" w:rsidRPr="001F42D3">
        <w:rPr>
          <w:noProof w:val="0"/>
        </w:rPr>
        <w:t>)</w:t>
      </w:r>
      <w:bookmarkEnd w:id="1651"/>
      <w:bookmarkEnd w:id="1652"/>
    </w:p>
    <w:p w14:paraId="62DA92F2" w14:textId="77777777" w:rsidR="00B11855" w:rsidRPr="001F42D3" w:rsidRDefault="003D003E" w:rsidP="00116FF2">
      <w:pPr>
        <w:pStyle w:val="BodyText"/>
      </w:pPr>
      <w:r w:rsidRPr="001F42D3">
        <w:t>The 11073 MDS indication is in the OBX-5 Observation Value field of the observation segment occurrence whose OBX-4 Sub-ID field dot notation element 1 maps to the 11073 MDS value.</w:t>
      </w:r>
    </w:p>
    <w:p w14:paraId="76444BCA" w14:textId="77777777" w:rsidR="00B11855" w:rsidRPr="001F42D3" w:rsidRDefault="003D003E" w:rsidP="00116FF2">
      <w:pPr>
        <w:pStyle w:val="BodyText"/>
      </w:pPr>
      <w:r w:rsidRPr="001F42D3">
        <w:t>The 11073 VMD indication is in the OBX-5 Observation Value field of the observation segment occurrence whose OBX-4 Sub-ID field dot notation element 2 maps to the 11073 VMD value.</w:t>
      </w:r>
    </w:p>
    <w:p w14:paraId="351C8A95" w14:textId="77777777" w:rsidR="00B11855" w:rsidRPr="001F42D3" w:rsidRDefault="003D003E" w:rsidP="00116FF2">
      <w:pPr>
        <w:pStyle w:val="BodyText"/>
      </w:pPr>
      <w:r w:rsidRPr="001F42D3">
        <w:t>The 11073 CHANNEL indication is in the OBX-5 Observation Value field of the observation segment occurrence whose OBX-4 Sub-ID field dot notation element 3 maps to the 11073 CHANNEL value.</w:t>
      </w:r>
    </w:p>
    <w:p w14:paraId="22FD35E5" w14:textId="77777777" w:rsidR="00B11855" w:rsidRPr="001F42D3" w:rsidRDefault="003D003E" w:rsidP="00116FF2">
      <w:pPr>
        <w:pStyle w:val="BodyText"/>
      </w:pPr>
      <w:r w:rsidRPr="001F42D3">
        <w:lastRenderedPageBreak/>
        <w:t>The 11073 NU indication is in the OBX-5 Observation Value field of the observation segment occurrence whose OBX-4 Sub-ID field dot notation element 4 (METRIC) maps to the 11073 NU value.</w:t>
      </w:r>
    </w:p>
    <w:p w14:paraId="67095BC5" w14:textId="29830ED5" w:rsidR="00744F22" w:rsidRPr="001F42D3" w:rsidRDefault="003D003E" w:rsidP="00116FF2">
      <w:pPr>
        <w:pStyle w:val="BodyText"/>
      </w:pPr>
      <w:r w:rsidRPr="001F42D3">
        <w:t xml:space="preserve">In the Alert Communications Management </w:t>
      </w:r>
      <w:r w:rsidR="00CA3A2C" w:rsidRPr="001F42D3">
        <w:t>Profile</w:t>
      </w:r>
      <w:r w:rsidRPr="001F42D3">
        <w:t xml:space="preserve">, a fifth element, &lt;FACET&gt;, </w:t>
      </w:r>
      <w:r w:rsidR="00693DA1" w:rsidRPr="001F42D3">
        <w:t xml:space="preserve">was originally </w:t>
      </w:r>
      <w:r w:rsidRPr="001F42D3">
        <w:t xml:space="preserve">added to distinguish the additional </w:t>
      </w:r>
      <w:r w:rsidR="00DA360B" w:rsidRPr="001F42D3">
        <w:t>attributes</w:t>
      </w:r>
      <w:r w:rsidRPr="001F42D3">
        <w:t xml:space="preserve"> of an alert, such as Alert State, Phase, Inactivation State, and Evidentiary Data that must be conveyed in associated additional OBX segments beyond the first</w:t>
      </w:r>
      <w:r w:rsidR="00CA3A2C" w:rsidRPr="001F42D3">
        <w:t xml:space="preserve">. </w:t>
      </w:r>
      <w:r w:rsidRPr="001F42D3">
        <w:t>They shall be in Facet value sequential ascending order.</w:t>
      </w:r>
    </w:p>
    <w:p w14:paraId="6D127CA4" w14:textId="77777777" w:rsidR="00B11855" w:rsidRPr="001F42D3" w:rsidRDefault="00693DA1" w:rsidP="00116FF2">
      <w:pPr>
        <w:pStyle w:val="BodyText"/>
      </w:pPr>
      <w:r w:rsidRPr="001F42D3">
        <w:t xml:space="preserve">As of IEEE 11073-10101a the ACM </w:t>
      </w:r>
      <w:r w:rsidR="00FF5580" w:rsidRPr="001F42D3">
        <w:t>Profile</w:t>
      </w:r>
      <w:r w:rsidRPr="001F42D3">
        <w:t xml:space="preserve"> now has official MDC codes and REFIDs for </w:t>
      </w:r>
      <w:r w:rsidR="00744F22" w:rsidRPr="001F42D3">
        <w:t xml:space="preserve">the </w:t>
      </w:r>
      <w:r w:rsidRPr="001F42D3">
        <w:t>alert basic containment observations</w:t>
      </w:r>
      <w:r w:rsidR="002E782A" w:rsidRPr="001F42D3">
        <w:t xml:space="preserve">. </w:t>
      </w:r>
      <w:r w:rsidRPr="001F42D3">
        <w:t>Use of these official values is required</w:t>
      </w:r>
      <w:r w:rsidR="00744F22" w:rsidRPr="001F42D3">
        <w:t xml:space="preserve"> for implementations going forward</w:t>
      </w:r>
      <w:r w:rsidR="002E782A" w:rsidRPr="001F42D3">
        <w:t xml:space="preserve">. </w:t>
      </w:r>
      <w:r w:rsidRPr="001F42D3">
        <w:t>Use of &lt;FACET&gt; is retained for backward compatibility</w:t>
      </w:r>
      <w:r w:rsidR="00744F22" w:rsidRPr="001F42D3">
        <w:t xml:space="preserve"> for existing implementations</w:t>
      </w:r>
      <w:r w:rsidRPr="001F42D3">
        <w:t>.</w:t>
      </w:r>
    </w:p>
    <w:p w14:paraId="794484E1" w14:textId="2743D123" w:rsidR="00B11855" w:rsidRPr="001F42D3" w:rsidRDefault="003D003E" w:rsidP="00116FF2">
      <w:pPr>
        <w:pStyle w:val="BodyText"/>
      </w:pPr>
      <w:r w:rsidRPr="001F42D3">
        <w:t xml:space="preserve">The FACET </w:t>
      </w:r>
      <w:r w:rsidR="00DA360B" w:rsidRPr="001F42D3">
        <w:t>are identified</w:t>
      </w:r>
      <w:r w:rsidRPr="001F42D3">
        <w:t xml:space="preserve"> </w:t>
      </w:r>
      <w:r w:rsidR="00E86B15" w:rsidRPr="001F42D3">
        <w:t xml:space="preserve">by </w:t>
      </w:r>
      <w:r w:rsidRPr="001F42D3">
        <w:t>their associated OBX-3 Observation Identifier</w:t>
      </w:r>
      <w:r w:rsidR="00CA3A2C" w:rsidRPr="001F42D3">
        <w:t xml:space="preserve">. </w:t>
      </w:r>
      <w:r w:rsidRPr="001F42D3">
        <w:t xml:space="preserve">Refer to the OBX-3 Value column in </w:t>
      </w:r>
      <w:r w:rsidR="00CA3A2C" w:rsidRPr="001F42D3">
        <w:t>Table</w:t>
      </w:r>
      <w:r w:rsidRPr="001F42D3">
        <w:t xml:space="preserve"> </w:t>
      </w:r>
      <w:r w:rsidR="00470496" w:rsidRPr="001F42D3">
        <w:t>B.8.</w:t>
      </w:r>
      <w:r w:rsidR="00C136DC" w:rsidRPr="001F42D3">
        <w:t>5</w:t>
      </w:r>
      <w:r w:rsidR="00470496" w:rsidRPr="001F42D3">
        <w:t>-1</w:t>
      </w:r>
      <w:r w:rsidR="00E86B15" w:rsidRPr="001F42D3">
        <w:t xml:space="preserve"> </w:t>
      </w:r>
      <w:r w:rsidRPr="001F42D3">
        <w:t>for the value of OBX-3</w:t>
      </w:r>
      <w:r w:rsidR="00CA3A2C" w:rsidRPr="001F42D3">
        <w:t xml:space="preserve">. </w:t>
      </w:r>
    </w:p>
    <w:p w14:paraId="29EC8818" w14:textId="77777777" w:rsidR="00FE1495" w:rsidRPr="001F42D3" w:rsidRDefault="00FE1495" w:rsidP="00116FF2">
      <w:pPr>
        <w:pStyle w:val="BodyText"/>
      </w:pPr>
    </w:p>
    <w:p w14:paraId="30262A3C" w14:textId="77777777" w:rsidR="00B11855" w:rsidRPr="001F42D3" w:rsidRDefault="003D003E" w:rsidP="00CF5627">
      <w:pPr>
        <w:pStyle w:val="TableTitle"/>
      </w:pPr>
      <w:r w:rsidRPr="001F42D3">
        <w:lastRenderedPageBreak/>
        <w:t xml:space="preserve">Table </w:t>
      </w:r>
      <w:r w:rsidR="00470496" w:rsidRPr="001F42D3">
        <w:t>B.8.</w:t>
      </w:r>
      <w:r w:rsidR="00C136DC" w:rsidRPr="001F42D3">
        <w:t>5</w:t>
      </w:r>
      <w:r w:rsidR="00470496" w:rsidRPr="001F42D3">
        <w:t>-1</w:t>
      </w:r>
      <w:r w:rsidRPr="001F42D3">
        <w:t>: Observation Sub-ID Facets</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3"/>
        <w:gridCol w:w="2070"/>
        <w:gridCol w:w="4500"/>
        <w:gridCol w:w="2103"/>
      </w:tblGrid>
      <w:tr w:rsidR="00C40FD5" w:rsidRPr="001F42D3" w14:paraId="6B4AC452" w14:textId="77777777" w:rsidTr="00CF5627">
        <w:trPr>
          <w:tblHeader/>
          <w:jc w:val="center"/>
        </w:trPr>
        <w:tc>
          <w:tcPr>
            <w:tcW w:w="933" w:type="dxa"/>
            <w:shd w:val="clear" w:color="auto" w:fill="D9D9D9"/>
          </w:tcPr>
          <w:p w14:paraId="432F0196" w14:textId="77777777" w:rsidR="00B11855" w:rsidRPr="001F42D3" w:rsidRDefault="00F7428B" w:rsidP="004824A8">
            <w:pPr>
              <w:pStyle w:val="TableEntryHeader"/>
            </w:pPr>
            <w:r w:rsidRPr="001F42D3">
              <w:lastRenderedPageBreak/>
              <w:t>Facet</w:t>
            </w:r>
            <w:r w:rsidR="003D003E" w:rsidRPr="001F42D3">
              <w:t xml:space="preserve"> value</w:t>
            </w:r>
          </w:p>
        </w:tc>
        <w:tc>
          <w:tcPr>
            <w:tcW w:w="2070" w:type="dxa"/>
            <w:shd w:val="clear" w:color="auto" w:fill="D9D9D9"/>
          </w:tcPr>
          <w:p w14:paraId="7D5C9D66" w14:textId="77777777" w:rsidR="00B11855" w:rsidRPr="001F42D3" w:rsidRDefault="003D003E" w:rsidP="004824A8">
            <w:pPr>
              <w:pStyle w:val="TableEntryHeader"/>
            </w:pPr>
            <w:r w:rsidRPr="001F42D3">
              <w:t>Facet name</w:t>
            </w:r>
          </w:p>
        </w:tc>
        <w:tc>
          <w:tcPr>
            <w:tcW w:w="4500" w:type="dxa"/>
            <w:shd w:val="clear" w:color="auto" w:fill="D9D9D9"/>
          </w:tcPr>
          <w:p w14:paraId="650F3DF3" w14:textId="77777777" w:rsidR="00B11855" w:rsidRPr="001F42D3" w:rsidRDefault="003D003E" w:rsidP="004824A8">
            <w:pPr>
              <w:pStyle w:val="TableEntryHeader"/>
            </w:pPr>
            <w:r w:rsidRPr="001F42D3">
              <w:t>OBX-3 Value</w:t>
            </w:r>
          </w:p>
        </w:tc>
        <w:tc>
          <w:tcPr>
            <w:tcW w:w="2103" w:type="dxa"/>
            <w:shd w:val="clear" w:color="auto" w:fill="D9D9D9"/>
          </w:tcPr>
          <w:p w14:paraId="14C882B3" w14:textId="77777777" w:rsidR="00B11855" w:rsidRPr="001F42D3" w:rsidRDefault="003D003E" w:rsidP="004824A8">
            <w:pPr>
              <w:pStyle w:val="TableEntryHeader"/>
            </w:pPr>
            <w:r w:rsidRPr="001F42D3">
              <w:t>Comments</w:t>
            </w:r>
          </w:p>
        </w:tc>
      </w:tr>
      <w:tr w:rsidR="00B11855" w:rsidRPr="001F42D3" w14:paraId="1F488CDD" w14:textId="77777777" w:rsidTr="00CF5627">
        <w:trPr>
          <w:jc w:val="center"/>
        </w:trPr>
        <w:tc>
          <w:tcPr>
            <w:tcW w:w="933" w:type="dxa"/>
          </w:tcPr>
          <w:p w14:paraId="2E5A7FF1" w14:textId="77777777" w:rsidR="00B11855" w:rsidRPr="001F42D3" w:rsidRDefault="003D003E" w:rsidP="004824A8">
            <w:pPr>
              <w:pStyle w:val="TableEntry"/>
              <w:keepNext/>
            </w:pPr>
            <w:r w:rsidRPr="001F42D3">
              <w:t>1</w:t>
            </w:r>
          </w:p>
        </w:tc>
        <w:tc>
          <w:tcPr>
            <w:tcW w:w="2070" w:type="dxa"/>
          </w:tcPr>
          <w:p w14:paraId="60EB07A8" w14:textId="77777777" w:rsidR="00B11855" w:rsidRPr="001F42D3" w:rsidRDefault="003D003E" w:rsidP="004824A8">
            <w:pPr>
              <w:pStyle w:val="TableEntry"/>
              <w:keepNext/>
            </w:pPr>
            <w:r w:rsidRPr="001F42D3">
              <w:t>Event identification</w:t>
            </w:r>
          </w:p>
        </w:tc>
        <w:tc>
          <w:tcPr>
            <w:tcW w:w="4500" w:type="dxa"/>
          </w:tcPr>
          <w:p w14:paraId="70B9C125" w14:textId="77777777" w:rsidR="00D462EC" w:rsidRDefault="00D462EC" w:rsidP="00D462EC">
            <w:pPr>
              <w:pStyle w:val="TableEntry"/>
              <w:keepNext/>
            </w:pPr>
            <w:r>
              <w:t>For new AR actor implementations, for all types of alerts (Physiologic alarms, Technical alarms,  Advisories), the OBX segment instance containing OBX-4 Sub-Id (dot-notation) Facet sub-field value of 1 shall contain the alert event identifier MDC in OBX-5 and to identify the OBX instance as the one containing the alert trigger event identifier shall contain 196616^MDC_EVT_ALARM^MDC in OBX-3.  OBX-6 and OBX-7 need not be populated.</w:t>
            </w:r>
          </w:p>
          <w:p w14:paraId="3391A055" w14:textId="57B87120" w:rsidR="00B11855" w:rsidRPr="001F42D3" w:rsidRDefault="00D462EC" w:rsidP="00D462EC">
            <w:pPr>
              <w:pStyle w:val="TableEntry"/>
              <w:keepNext/>
            </w:pPr>
            <w:r>
              <w:t>For existing AR actor implementations reporting physiologic alarms, OBX-3 shall continue to contain the MDC value that is the alert event identifier.</w:t>
            </w:r>
          </w:p>
        </w:tc>
        <w:tc>
          <w:tcPr>
            <w:tcW w:w="2103" w:type="dxa"/>
          </w:tcPr>
          <w:p w14:paraId="74C0B0B9" w14:textId="77777777" w:rsidR="00B11855" w:rsidRPr="001F42D3" w:rsidRDefault="003D003E" w:rsidP="004824A8">
            <w:pPr>
              <w:pStyle w:val="TableEntry"/>
              <w:keepNext/>
            </w:pPr>
            <w:r w:rsidRPr="001F42D3">
              <w:t>This facet specifies the MDC event code for the alert</w:t>
            </w:r>
          </w:p>
        </w:tc>
      </w:tr>
      <w:tr w:rsidR="00B11855" w:rsidRPr="001F42D3" w14:paraId="4B780298" w14:textId="77777777" w:rsidTr="00CF5627">
        <w:trPr>
          <w:jc w:val="center"/>
        </w:trPr>
        <w:tc>
          <w:tcPr>
            <w:tcW w:w="933" w:type="dxa"/>
          </w:tcPr>
          <w:p w14:paraId="3D50C43D" w14:textId="77777777" w:rsidR="00B11855" w:rsidRPr="001F42D3" w:rsidRDefault="003D003E" w:rsidP="004824A8">
            <w:pPr>
              <w:pStyle w:val="TableEntry"/>
              <w:keepNext/>
            </w:pPr>
            <w:r w:rsidRPr="001F42D3">
              <w:t>2</w:t>
            </w:r>
          </w:p>
        </w:tc>
        <w:tc>
          <w:tcPr>
            <w:tcW w:w="2070" w:type="dxa"/>
          </w:tcPr>
          <w:p w14:paraId="5E853CB6" w14:textId="77777777" w:rsidR="00B11855" w:rsidRPr="001F42D3" w:rsidRDefault="003D003E" w:rsidP="004824A8">
            <w:pPr>
              <w:pStyle w:val="TableEntry"/>
              <w:keepNext/>
            </w:pPr>
            <w:r w:rsidRPr="001F42D3">
              <w:t>Source identification</w:t>
            </w:r>
          </w:p>
        </w:tc>
        <w:tc>
          <w:tcPr>
            <w:tcW w:w="4500" w:type="dxa"/>
          </w:tcPr>
          <w:p w14:paraId="3877092E" w14:textId="63DC3C32" w:rsidR="00B11855" w:rsidRPr="001F42D3" w:rsidRDefault="00D462EC" w:rsidP="004824A8">
            <w:pPr>
              <w:pStyle w:val="TableEntry"/>
              <w:keepNext/>
            </w:pPr>
            <w:r w:rsidRPr="00D462EC">
              <w:t>For physiologic alarms, OBX-3 contains MDC for the source of the alarm.  For technical alarms and advisories OBX-3 contains 68480^MDC_ATTR_ALERT_SOURCE^MDC and OBX-5 contains the MDC identification of the alert source.  In circumstances where multiple instances of the same MDC alert source (monitoring leads, infusion sites) exist as OBX instances in the same Report Alert [PCD-04] message, either REFID pre-coordination or OBX-20 Observation Site can optionally be used to more succinctly indicate the alert source.</w:t>
            </w:r>
          </w:p>
        </w:tc>
        <w:tc>
          <w:tcPr>
            <w:tcW w:w="2103" w:type="dxa"/>
          </w:tcPr>
          <w:p w14:paraId="49A7F53D" w14:textId="77777777" w:rsidR="00B11855" w:rsidRPr="001F42D3" w:rsidRDefault="003D003E" w:rsidP="004824A8">
            <w:pPr>
              <w:pStyle w:val="TableEntry"/>
              <w:keepNext/>
            </w:pPr>
            <w:r w:rsidRPr="001F42D3">
              <w:t>Identifies the physiological measurement or technical source responsible for the alert.</w:t>
            </w:r>
          </w:p>
        </w:tc>
      </w:tr>
      <w:tr w:rsidR="00B11855" w:rsidRPr="001F42D3" w14:paraId="3FE39384" w14:textId="77777777" w:rsidTr="00CF5627">
        <w:trPr>
          <w:jc w:val="center"/>
        </w:trPr>
        <w:tc>
          <w:tcPr>
            <w:tcW w:w="933" w:type="dxa"/>
          </w:tcPr>
          <w:p w14:paraId="56086E77" w14:textId="77777777" w:rsidR="00B11855" w:rsidRPr="001F42D3" w:rsidRDefault="003D003E" w:rsidP="004824A8">
            <w:pPr>
              <w:pStyle w:val="TableEntry"/>
              <w:keepNext/>
            </w:pPr>
            <w:r w:rsidRPr="001F42D3">
              <w:t>3</w:t>
            </w:r>
          </w:p>
        </w:tc>
        <w:tc>
          <w:tcPr>
            <w:tcW w:w="2070" w:type="dxa"/>
          </w:tcPr>
          <w:p w14:paraId="1C829EA1" w14:textId="77777777" w:rsidR="00B11855" w:rsidRPr="001F42D3" w:rsidRDefault="003D003E" w:rsidP="004824A8">
            <w:pPr>
              <w:pStyle w:val="TableEntry"/>
              <w:keepNext/>
            </w:pPr>
            <w:r w:rsidRPr="001F42D3">
              <w:t>Event phase</w:t>
            </w:r>
          </w:p>
        </w:tc>
        <w:tc>
          <w:tcPr>
            <w:tcW w:w="4500" w:type="dxa"/>
          </w:tcPr>
          <w:p w14:paraId="5A0C4055" w14:textId="31CB1F2B" w:rsidR="00B11855" w:rsidRPr="001F42D3" w:rsidRDefault="00EF5BD8" w:rsidP="004824A8">
            <w:pPr>
              <w:pStyle w:val="TableEntry"/>
              <w:keepNext/>
            </w:pPr>
            <w:r w:rsidRPr="001F42D3">
              <w:t>68481</w:t>
            </w:r>
            <w:r w:rsidR="003D003E" w:rsidRPr="001F42D3">
              <w:t>^MDC_ATTR_EVENT_PHASE^MDC</w:t>
            </w:r>
          </w:p>
        </w:tc>
        <w:tc>
          <w:tcPr>
            <w:tcW w:w="2103" w:type="dxa"/>
          </w:tcPr>
          <w:p w14:paraId="230CDF69" w14:textId="77777777" w:rsidR="00B11855" w:rsidRPr="001F42D3" w:rsidRDefault="003D003E" w:rsidP="004824A8">
            <w:pPr>
              <w:pStyle w:val="TableEntry"/>
              <w:keepNext/>
            </w:pPr>
            <w:r w:rsidRPr="001F42D3">
              <w:t>Whether the stimulus for the message is the beginning, end, or some other state or state transition of the alert.</w:t>
            </w:r>
          </w:p>
        </w:tc>
      </w:tr>
      <w:tr w:rsidR="00B11855" w:rsidRPr="001F42D3" w14:paraId="075AED95" w14:textId="77777777" w:rsidTr="00CF5627">
        <w:trPr>
          <w:jc w:val="center"/>
        </w:trPr>
        <w:tc>
          <w:tcPr>
            <w:tcW w:w="933" w:type="dxa"/>
          </w:tcPr>
          <w:p w14:paraId="189EF6AA" w14:textId="77777777" w:rsidR="00B11855" w:rsidRPr="001F42D3" w:rsidRDefault="003D003E" w:rsidP="004824A8">
            <w:pPr>
              <w:pStyle w:val="TableEntry"/>
              <w:keepNext/>
            </w:pPr>
            <w:r w:rsidRPr="001F42D3">
              <w:t>4</w:t>
            </w:r>
          </w:p>
        </w:tc>
        <w:tc>
          <w:tcPr>
            <w:tcW w:w="2070" w:type="dxa"/>
          </w:tcPr>
          <w:p w14:paraId="256984B7" w14:textId="77777777" w:rsidR="00B11855" w:rsidRPr="001F42D3" w:rsidRDefault="003D003E" w:rsidP="004824A8">
            <w:pPr>
              <w:pStyle w:val="TableEntry"/>
              <w:keepNext/>
            </w:pPr>
            <w:r w:rsidRPr="001F42D3">
              <w:t>Alert state</w:t>
            </w:r>
          </w:p>
        </w:tc>
        <w:tc>
          <w:tcPr>
            <w:tcW w:w="4500" w:type="dxa"/>
          </w:tcPr>
          <w:p w14:paraId="5C1539B8" w14:textId="58777A4E" w:rsidR="00B11855" w:rsidRPr="001F42D3" w:rsidRDefault="004B004B" w:rsidP="004824A8">
            <w:pPr>
              <w:pStyle w:val="TableEntry"/>
              <w:keepNext/>
            </w:pPr>
            <w:r w:rsidRPr="001F42D3">
              <w:t>68482</w:t>
            </w:r>
            <w:r w:rsidR="003D003E" w:rsidRPr="001F42D3">
              <w:t>^MDC_ATTR_ALARM_STATE^MDC</w:t>
            </w:r>
          </w:p>
        </w:tc>
        <w:tc>
          <w:tcPr>
            <w:tcW w:w="2103" w:type="dxa"/>
          </w:tcPr>
          <w:p w14:paraId="35542E7F" w14:textId="77777777" w:rsidR="00B11855" w:rsidRPr="001F42D3" w:rsidRDefault="003D003E" w:rsidP="004824A8">
            <w:pPr>
              <w:pStyle w:val="TableEntry"/>
              <w:keepNext/>
            </w:pPr>
            <w:r w:rsidRPr="001F42D3">
              <w:t>Indicates the state of the underlying alert condition at the patient care device:</w:t>
            </w:r>
          </w:p>
          <w:p w14:paraId="79889221" w14:textId="77777777" w:rsidR="00B11855" w:rsidRPr="001F42D3" w:rsidRDefault="003D003E" w:rsidP="004824A8">
            <w:pPr>
              <w:pStyle w:val="TableEntry"/>
              <w:keepNext/>
            </w:pPr>
            <w:r w:rsidRPr="001F42D3">
              <w:t>inactive |</w:t>
            </w:r>
            <w:r w:rsidRPr="001F42D3">
              <w:br/>
              <w:t>active |</w:t>
            </w:r>
            <w:r w:rsidRPr="001F42D3">
              <w:br/>
              <w:t>latched (no longer active but persisted to allow caregivers to be notified of transient but significant events)</w:t>
            </w:r>
          </w:p>
        </w:tc>
      </w:tr>
      <w:tr w:rsidR="00B11855" w:rsidRPr="001F42D3" w14:paraId="3234739D" w14:textId="77777777" w:rsidTr="00CF5627">
        <w:trPr>
          <w:jc w:val="center"/>
        </w:trPr>
        <w:tc>
          <w:tcPr>
            <w:tcW w:w="933" w:type="dxa"/>
          </w:tcPr>
          <w:p w14:paraId="46592EB1" w14:textId="77777777" w:rsidR="00B11855" w:rsidRPr="001F42D3" w:rsidRDefault="003D003E" w:rsidP="004824A8">
            <w:pPr>
              <w:pStyle w:val="TableEntry"/>
              <w:keepNext/>
            </w:pPr>
            <w:r w:rsidRPr="001F42D3">
              <w:t>5</w:t>
            </w:r>
          </w:p>
        </w:tc>
        <w:tc>
          <w:tcPr>
            <w:tcW w:w="2070" w:type="dxa"/>
          </w:tcPr>
          <w:p w14:paraId="666113AA" w14:textId="77777777" w:rsidR="00B11855" w:rsidRPr="001F42D3" w:rsidRDefault="003D003E" w:rsidP="004824A8">
            <w:pPr>
              <w:pStyle w:val="TableEntry"/>
              <w:keepNext/>
            </w:pPr>
            <w:r w:rsidRPr="001F42D3">
              <w:t>Inactivation State</w:t>
            </w:r>
          </w:p>
        </w:tc>
        <w:tc>
          <w:tcPr>
            <w:tcW w:w="4500" w:type="dxa"/>
          </w:tcPr>
          <w:p w14:paraId="353C5905" w14:textId="7A9BD953" w:rsidR="00B11855" w:rsidRPr="001F42D3" w:rsidRDefault="004B004B" w:rsidP="004824A8">
            <w:pPr>
              <w:pStyle w:val="TableEntry"/>
              <w:keepNext/>
            </w:pPr>
            <w:r w:rsidRPr="001F42D3">
              <w:t>68483</w:t>
            </w:r>
            <w:r w:rsidR="003D003E" w:rsidRPr="001F42D3">
              <w:t>^MDC_ATTR_ALARM_INACTIVATION_STATE^MDC</w:t>
            </w:r>
          </w:p>
        </w:tc>
        <w:tc>
          <w:tcPr>
            <w:tcW w:w="2103" w:type="dxa"/>
          </w:tcPr>
          <w:p w14:paraId="672FDCBF" w14:textId="77777777" w:rsidR="00B11855" w:rsidRPr="001F42D3" w:rsidRDefault="003D003E" w:rsidP="004824A8">
            <w:pPr>
              <w:pStyle w:val="TableEntry"/>
              <w:keepNext/>
            </w:pPr>
            <w:r w:rsidRPr="001F42D3">
              <w:t>Indicates whether visual or aural indications at the patient care device are inactivated.</w:t>
            </w:r>
          </w:p>
        </w:tc>
      </w:tr>
      <w:tr w:rsidR="00B11855" w:rsidRPr="001F42D3" w14:paraId="27299ECE" w14:textId="77777777" w:rsidTr="00CF5627">
        <w:trPr>
          <w:jc w:val="center"/>
        </w:trPr>
        <w:tc>
          <w:tcPr>
            <w:tcW w:w="933" w:type="dxa"/>
          </w:tcPr>
          <w:p w14:paraId="21441AEA" w14:textId="77777777" w:rsidR="00B11855" w:rsidRPr="001F42D3" w:rsidRDefault="003D003E" w:rsidP="004824A8">
            <w:pPr>
              <w:pStyle w:val="TableEntry"/>
              <w:keepNext/>
            </w:pPr>
            <w:r w:rsidRPr="001F42D3">
              <w:lastRenderedPageBreak/>
              <w:t>6</w:t>
            </w:r>
          </w:p>
        </w:tc>
        <w:tc>
          <w:tcPr>
            <w:tcW w:w="2070" w:type="dxa"/>
          </w:tcPr>
          <w:p w14:paraId="4CC9446B" w14:textId="77777777" w:rsidR="00B11855" w:rsidRPr="001F42D3" w:rsidRDefault="003D003E" w:rsidP="004824A8">
            <w:pPr>
              <w:pStyle w:val="TableEntry"/>
              <w:keepNext/>
            </w:pPr>
            <w:r w:rsidRPr="001F42D3">
              <w:t>Alarm Priority*</w:t>
            </w:r>
          </w:p>
        </w:tc>
        <w:tc>
          <w:tcPr>
            <w:tcW w:w="4500" w:type="dxa"/>
          </w:tcPr>
          <w:p w14:paraId="6052ACAA" w14:textId="47ED40EF" w:rsidR="00B11855" w:rsidRPr="001F42D3" w:rsidRDefault="004B004B" w:rsidP="004824A8">
            <w:pPr>
              <w:pStyle w:val="TableEntry"/>
              <w:keepNext/>
            </w:pPr>
            <w:r w:rsidRPr="001F42D3">
              <w:t>68484</w:t>
            </w:r>
            <w:r w:rsidR="003D003E" w:rsidRPr="001F42D3">
              <w:t>^MDC_ATTR_ALARM_PRIORITY^MDC</w:t>
            </w:r>
          </w:p>
        </w:tc>
        <w:tc>
          <w:tcPr>
            <w:tcW w:w="2103" w:type="dxa"/>
          </w:tcPr>
          <w:p w14:paraId="5EB6CFE5" w14:textId="77777777" w:rsidR="00B11855" w:rsidRPr="001F42D3" w:rsidRDefault="00DA360B" w:rsidP="004824A8">
            <w:pPr>
              <w:pStyle w:val="TableEntry"/>
              <w:keepNext/>
            </w:pPr>
            <w:r w:rsidRPr="001F42D3">
              <w:t xml:space="preserve">Shall be a </w:t>
            </w:r>
            <w:r w:rsidR="003D003E" w:rsidRPr="001F42D3">
              <w:t>separate OBX segment occurrence if not a component OBX-8 Abnormal Flags:</w:t>
            </w:r>
          </w:p>
          <w:p w14:paraId="265271BD" w14:textId="77777777" w:rsidR="00B11855" w:rsidRPr="001F42D3" w:rsidRDefault="003D003E" w:rsidP="004824A8">
            <w:pPr>
              <w:pStyle w:val="TableEntry"/>
              <w:keepNext/>
            </w:pPr>
            <w:r w:rsidRPr="001F42D3">
              <w:t xml:space="preserve">This specifies the alarm priority, with possible values of </w:t>
            </w:r>
          </w:p>
          <w:p w14:paraId="43E22891" w14:textId="77777777" w:rsidR="00B11855" w:rsidRPr="001F42D3" w:rsidRDefault="003D003E" w:rsidP="004824A8">
            <w:pPr>
              <w:pStyle w:val="TableEntry"/>
              <w:keepNext/>
            </w:pPr>
            <w:r w:rsidRPr="001F42D3">
              <w:t>PN = not indicated</w:t>
            </w:r>
          </w:p>
          <w:p w14:paraId="563B1266" w14:textId="77777777" w:rsidR="00B11855" w:rsidRPr="001F42D3" w:rsidRDefault="003D003E" w:rsidP="004824A8">
            <w:pPr>
              <w:pStyle w:val="TableEntry"/>
              <w:keepNext/>
            </w:pPr>
            <w:r w:rsidRPr="001F42D3">
              <w:t>PL = Low</w:t>
            </w:r>
          </w:p>
          <w:p w14:paraId="333DB716" w14:textId="77777777" w:rsidR="00B11855" w:rsidRPr="001F42D3" w:rsidRDefault="003D003E" w:rsidP="004824A8">
            <w:pPr>
              <w:pStyle w:val="TableEntry"/>
              <w:keepNext/>
            </w:pPr>
            <w:r w:rsidRPr="001F42D3">
              <w:t>PM = Medium</w:t>
            </w:r>
          </w:p>
          <w:p w14:paraId="61A58D46" w14:textId="77777777" w:rsidR="00B11855" w:rsidRPr="001F42D3" w:rsidRDefault="003D003E" w:rsidP="004824A8">
            <w:pPr>
              <w:pStyle w:val="TableEntry"/>
              <w:keepNext/>
            </w:pPr>
            <w:r w:rsidRPr="001F42D3">
              <w:t>PH = High</w:t>
            </w:r>
          </w:p>
        </w:tc>
      </w:tr>
      <w:tr w:rsidR="00B11855" w:rsidRPr="001F42D3" w14:paraId="7B748CC4" w14:textId="77777777" w:rsidTr="00CF5627">
        <w:trPr>
          <w:jc w:val="center"/>
        </w:trPr>
        <w:tc>
          <w:tcPr>
            <w:tcW w:w="933" w:type="dxa"/>
          </w:tcPr>
          <w:p w14:paraId="02BE1FA7" w14:textId="77777777" w:rsidR="00B11855" w:rsidRPr="001F42D3" w:rsidRDefault="003D003E" w:rsidP="00A92110">
            <w:pPr>
              <w:pStyle w:val="TableEntry"/>
            </w:pPr>
            <w:r w:rsidRPr="001F42D3">
              <w:t>7</w:t>
            </w:r>
          </w:p>
        </w:tc>
        <w:tc>
          <w:tcPr>
            <w:tcW w:w="2070" w:type="dxa"/>
          </w:tcPr>
          <w:p w14:paraId="52D102D6" w14:textId="77777777" w:rsidR="00B11855" w:rsidRPr="001F42D3" w:rsidRDefault="003D003E" w:rsidP="00A92110">
            <w:pPr>
              <w:pStyle w:val="TableEntry"/>
            </w:pPr>
            <w:r w:rsidRPr="001F42D3">
              <w:t>Alert Type*</w:t>
            </w:r>
          </w:p>
        </w:tc>
        <w:tc>
          <w:tcPr>
            <w:tcW w:w="4500" w:type="dxa"/>
          </w:tcPr>
          <w:p w14:paraId="3766BC4A" w14:textId="73E0ED5C" w:rsidR="00B11855" w:rsidRPr="001F42D3" w:rsidRDefault="00742243" w:rsidP="00A92110">
            <w:pPr>
              <w:pStyle w:val="TableEntry"/>
            </w:pPr>
            <w:r w:rsidRPr="001F42D3">
              <w:t>68485</w:t>
            </w:r>
            <w:r w:rsidR="003D003E" w:rsidRPr="001F42D3">
              <w:t>^MDC_ATTR_ALERT_TYPE^MDC</w:t>
            </w:r>
          </w:p>
        </w:tc>
        <w:tc>
          <w:tcPr>
            <w:tcW w:w="2103" w:type="dxa"/>
          </w:tcPr>
          <w:p w14:paraId="7B52269D" w14:textId="77777777" w:rsidR="00B11855" w:rsidRPr="001F42D3" w:rsidRDefault="007C0ACA" w:rsidP="00A92110">
            <w:pPr>
              <w:pStyle w:val="TableEntry"/>
            </w:pPr>
            <w:r w:rsidRPr="001F42D3">
              <w:t xml:space="preserve">Shall be a </w:t>
            </w:r>
            <w:r w:rsidR="003D003E" w:rsidRPr="001F42D3">
              <w:t>separate OBX segment occurrence if not a component of OBX-8 Abnormal Flags:  This specifies the alert type, with possible values of</w:t>
            </w:r>
          </w:p>
          <w:p w14:paraId="19A05D08" w14:textId="77777777" w:rsidR="00B11855" w:rsidRPr="001F42D3" w:rsidRDefault="003D003E" w:rsidP="00A92110">
            <w:pPr>
              <w:pStyle w:val="TableEntry"/>
            </w:pPr>
            <w:r w:rsidRPr="001F42D3">
              <w:t>SP = Alert is Alarm – Physiological</w:t>
            </w:r>
          </w:p>
          <w:p w14:paraId="381DC975" w14:textId="77777777" w:rsidR="00B11855" w:rsidRPr="001F42D3" w:rsidRDefault="003D003E" w:rsidP="00A92110">
            <w:pPr>
              <w:pStyle w:val="TableEntry"/>
            </w:pPr>
            <w:r w:rsidRPr="001F42D3">
              <w:t>ST = Alert is Alarm – Technical</w:t>
            </w:r>
          </w:p>
          <w:p w14:paraId="69C66744" w14:textId="77777777" w:rsidR="00B11855" w:rsidRPr="001F42D3" w:rsidRDefault="003D003E" w:rsidP="00A92110">
            <w:pPr>
              <w:pStyle w:val="TableEntry"/>
            </w:pPr>
            <w:r w:rsidRPr="001F42D3">
              <w:t>SA = Alert is Advisory</w:t>
            </w:r>
          </w:p>
        </w:tc>
      </w:tr>
    </w:tbl>
    <w:p w14:paraId="41493F14" w14:textId="29C5A7F7" w:rsidR="00B11855" w:rsidRPr="001F42D3" w:rsidRDefault="003D003E" w:rsidP="00116FF2">
      <w:pPr>
        <w:pStyle w:val="Note"/>
        <w:ind w:left="0" w:hanging="2"/>
      </w:pPr>
      <w:r w:rsidRPr="001F42D3">
        <w:t>*Alarm Priority and Alert Type inclusion location is either-or</w:t>
      </w:r>
      <w:r w:rsidR="00CA3A2C" w:rsidRPr="001F42D3">
        <w:t xml:space="preserve">. </w:t>
      </w:r>
      <w:r w:rsidRPr="001F42D3">
        <w:t>Either both are indicated in components of the same OBX-8 Abnormal Flags field of the OBX segment occurrence associated with the alert indication or both as separate OBX segment occurrences, one for MDC_ATTR_ALERT_TYPE and one for MDC_ATTR_ALARM_PRIORITY</w:t>
      </w:r>
      <w:r w:rsidR="00CA3A2C" w:rsidRPr="001F42D3">
        <w:t xml:space="preserve">. </w:t>
      </w:r>
      <w:r w:rsidRPr="001F42D3">
        <w:t>The OBX-8 components approach is deprecated</w:t>
      </w:r>
      <w:r w:rsidR="00CA3A2C" w:rsidRPr="001F42D3">
        <w:t xml:space="preserve">. </w:t>
      </w:r>
      <w:r w:rsidRPr="001F42D3">
        <w:t>All new implementations are to use the separate OBX segments approach</w:t>
      </w:r>
      <w:r w:rsidR="00CA3A2C" w:rsidRPr="001F42D3">
        <w:t xml:space="preserve">. </w:t>
      </w:r>
      <w:r w:rsidRPr="001F42D3">
        <w:t xml:space="preserve">The </w:t>
      </w:r>
      <w:r w:rsidR="00DA0123" w:rsidRPr="001F42D3">
        <w:t>effectivity</w:t>
      </w:r>
      <w:r w:rsidRPr="001F42D3">
        <w:t xml:space="preserve"> is such that the </w:t>
      </w:r>
      <w:r w:rsidR="009E2B46" w:rsidRPr="001F42D3">
        <w:t>Alert Manager</w:t>
      </w:r>
      <w:r w:rsidRPr="001F42D3">
        <w:t xml:space="preserve"> shall implement the new approach in addition to the original approach</w:t>
      </w:r>
      <w:r w:rsidR="00CA3A2C" w:rsidRPr="001F42D3">
        <w:t xml:space="preserve">. </w:t>
      </w:r>
      <w:r w:rsidRPr="001F42D3">
        <w:t>The new approach takes precedent over the original approach</w:t>
      </w:r>
      <w:r w:rsidR="00CA3A2C" w:rsidRPr="001F42D3">
        <w:t xml:space="preserve">. </w:t>
      </w:r>
      <w:r w:rsidRPr="001F42D3">
        <w:t xml:space="preserve">If both approaches are </w:t>
      </w:r>
      <w:r w:rsidR="0028379E" w:rsidRPr="001F42D3">
        <w:t>present,</w:t>
      </w:r>
      <w:r w:rsidRPr="001F42D3">
        <w:t xml:space="preserve"> the </w:t>
      </w:r>
      <w:r w:rsidR="009E2B46" w:rsidRPr="001F42D3">
        <w:t>Alert Manager</w:t>
      </w:r>
      <w:r w:rsidRPr="001F42D3">
        <w:t xml:space="preserve"> shall ignore the original approach.</w:t>
      </w:r>
    </w:p>
    <w:p w14:paraId="2B180199" w14:textId="3BC6038E" w:rsidR="00AC7B6C" w:rsidRPr="001F42D3" w:rsidRDefault="00AC7B6C" w:rsidP="00CF5627">
      <w:pPr>
        <w:pStyle w:val="TableTitle"/>
      </w:pPr>
      <w:r w:rsidRPr="001F42D3">
        <w:t>Table B.8.5-2: Report Alert PCD-04 Facet Usage by Alert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1483"/>
        <w:gridCol w:w="1283"/>
        <w:gridCol w:w="1216"/>
      </w:tblGrid>
      <w:tr w:rsidR="00AC7B6C" w:rsidRPr="001F42D3" w14:paraId="21C81F74" w14:textId="77777777" w:rsidTr="00CF5627">
        <w:trPr>
          <w:trHeight w:val="485"/>
          <w:jc w:val="center"/>
        </w:trPr>
        <w:tc>
          <w:tcPr>
            <w:tcW w:w="2177" w:type="dxa"/>
            <w:vMerge w:val="restart"/>
            <w:shd w:val="clear" w:color="auto" w:fill="D9D9D9" w:themeFill="background1" w:themeFillShade="D9"/>
            <w:vAlign w:val="center"/>
            <w:hideMark/>
          </w:tcPr>
          <w:p w14:paraId="530203AD" w14:textId="77777777" w:rsidR="00AC7B6C" w:rsidRPr="001F42D3" w:rsidRDefault="00AC7B6C" w:rsidP="00CF5627">
            <w:pPr>
              <w:pStyle w:val="TableEntryHeader"/>
            </w:pPr>
            <w:r w:rsidRPr="001F42D3">
              <w:t>Facet Name</w:t>
            </w:r>
          </w:p>
        </w:tc>
        <w:tc>
          <w:tcPr>
            <w:tcW w:w="3815" w:type="dxa"/>
            <w:gridSpan w:val="3"/>
            <w:shd w:val="clear" w:color="auto" w:fill="D9D9D9" w:themeFill="background1" w:themeFillShade="D9"/>
            <w:vAlign w:val="center"/>
            <w:hideMark/>
          </w:tcPr>
          <w:p w14:paraId="0F53ED6D" w14:textId="77777777" w:rsidR="00AC7B6C" w:rsidRPr="001F42D3" w:rsidRDefault="00AC7B6C" w:rsidP="00CF5627">
            <w:pPr>
              <w:pStyle w:val="TableEntryHeader"/>
            </w:pPr>
            <w:r w:rsidRPr="001F42D3">
              <w:t>Facet Usage by Alert Type</w:t>
            </w:r>
          </w:p>
        </w:tc>
      </w:tr>
      <w:tr w:rsidR="00AC7B6C" w:rsidRPr="001F42D3" w14:paraId="333A31A8" w14:textId="77777777" w:rsidTr="00CF5627">
        <w:trPr>
          <w:jc w:val="center"/>
        </w:trPr>
        <w:tc>
          <w:tcPr>
            <w:tcW w:w="0" w:type="auto"/>
            <w:vMerge/>
            <w:shd w:val="clear" w:color="auto" w:fill="D9D9D9" w:themeFill="background1" w:themeFillShade="D9"/>
            <w:vAlign w:val="center"/>
            <w:hideMark/>
          </w:tcPr>
          <w:p w14:paraId="156B691A" w14:textId="77777777" w:rsidR="00AC7B6C" w:rsidRPr="001F42D3" w:rsidRDefault="00AC7B6C" w:rsidP="00CF5627">
            <w:pPr>
              <w:pStyle w:val="TableEntryHeader"/>
            </w:pPr>
          </w:p>
        </w:tc>
        <w:tc>
          <w:tcPr>
            <w:tcW w:w="1390" w:type="dxa"/>
            <w:shd w:val="clear" w:color="auto" w:fill="D9D9D9" w:themeFill="background1" w:themeFillShade="D9"/>
            <w:vAlign w:val="center"/>
            <w:hideMark/>
          </w:tcPr>
          <w:p w14:paraId="54ABDA9E" w14:textId="77777777" w:rsidR="00AC7B6C" w:rsidRPr="001F42D3" w:rsidRDefault="00AC7B6C" w:rsidP="00CF5627">
            <w:pPr>
              <w:pStyle w:val="TableEntryHeader"/>
            </w:pPr>
            <w:r w:rsidRPr="001F42D3">
              <w:t>Alarm</w:t>
            </w:r>
          </w:p>
          <w:p w14:paraId="5FEEC6DF" w14:textId="77777777" w:rsidR="00AC7B6C" w:rsidRPr="001F42D3" w:rsidRDefault="00AC7B6C" w:rsidP="00CF5627">
            <w:pPr>
              <w:pStyle w:val="TableEntryHeader"/>
            </w:pPr>
            <w:r w:rsidRPr="001F42D3">
              <w:t>Physiologic</w:t>
            </w:r>
          </w:p>
        </w:tc>
        <w:tc>
          <w:tcPr>
            <w:tcW w:w="1243" w:type="dxa"/>
            <w:shd w:val="clear" w:color="auto" w:fill="D9D9D9" w:themeFill="background1" w:themeFillShade="D9"/>
            <w:vAlign w:val="center"/>
            <w:hideMark/>
          </w:tcPr>
          <w:p w14:paraId="6650534B" w14:textId="77777777" w:rsidR="00AC7B6C" w:rsidRPr="001F42D3" w:rsidRDefault="00AC7B6C" w:rsidP="00CF5627">
            <w:pPr>
              <w:pStyle w:val="TableEntryHeader"/>
            </w:pPr>
            <w:r w:rsidRPr="001F42D3">
              <w:t>Alarm</w:t>
            </w:r>
          </w:p>
          <w:p w14:paraId="32984EDF" w14:textId="77777777" w:rsidR="00AC7B6C" w:rsidRPr="001F42D3" w:rsidRDefault="00AC7B6C" w:rsidP="00CF5627">
            <w:pPr>
              <w:pStyle w:val="TableEntryHeader"/>
            </w:pPr>
            <w:r w:rsidRPr="001F42D3">
              <w:t>Technical</w:t>
            </w:r>
          </w:p>
        </w:tc>
        <w:tc>
          <w:tcPr>
            <w:tcW w:w="1182" w:type="dxa"/>
            <w:shd w:val="clear" w:color="auto" w:fill="D9D9D9" w:themeFill="background1" w:themeFillShade="D9"/>
            <w:vAlign w:val="center"/>
            <w:hideMark/>
          </w:tcPr>
          <w:p w14:paraId="181686B3" w14:textId="77777777" w:rsidR="00AC7B6C" w:rsidRPr="001F42D3" w:rsidRDefault="00AC7B6C" w:rsidP="00CF5627">
            <w:pPr>
              <w:pStyle w:val="TableEntryHeader"/>
            </w:pPr>
            <w:r w:rsidRPr="001F42D3">
              <w:t>Advisory</w:t>
            </w:r>
          </w:p>
        </w:tc>
      </w:tr>
      <w:tr w:rsidR="00AC7B6C" w:rsidRPr="001F42D3" w14:paraId="3A4D5DFD" w14:textId="77777777" w:rsidTr="00CF5627">
        <w:trPr>
          <w:jc w:val="center"/>
        </w:trPr>
        <w:tc>
          <w:tcPr>
            <w:tcW w:w="2177" w:type="dxa"/>
            <w:vAlign w:val="center"/>
            <w:hideMark/>
          </w:tcPr>
          <w:p w14:paraId="5A8FCF73" w14:textId="77777777" w:rsidR="00AC7B6C" w:rsidRPr="001F42D3" w:rsidRDefault="00AC7B6C" w:rsidP="00CF5627">
            <w:pPr>
              <w:pStyle w:val="TableEntry"/>
            </w:pPr>
            <w:r w:rsidRPr="001F42D3">
              <w:t>Event Identification</w:t>
            </w:r>
          </w:p>
        </w:tc>
        <w:tc>
          <w:tcPr>
            <w:tcW w:w="1390" w:type="dxa"/>
            <w:vAlign w:val="center"/>
            <w:hideMark/>
          </w:tcPr>
          <w:p w14:paraId="5A164B50" w14:textId="77777777" w:rsidR="00AC7B6C" w:rsidRPr="001F42D3" w:rsidRDefault="00AC7B6C" w:rsidP="00CF5627">
            <w:pPr>
              <w:pStyle w:val="TableEntry"/>
            </w:pPr>
            <w:r w:rsidRPr="001F42D3">
              <w:t>R</w:t>
            </w:r>
          </w:p>
        </w:tc>
        <w:tc>
          <w:tcPr>
            <w:tcW w:w="1243" w:type="dxa"/>
            <w:vAlign w:val="center"/>
            <w:hideMark/>
          </w:tcPr>
          <w:p w14:paraId="2454226B" w14:textId="77777777" w:rsidR="00AC7B6C" w:rsidRPr="001F42D3" w:rsidRDefault="00AC7B6C" w:rsidP="00CF5627">
            <w:pPr>
              <w:pStyle w:val="TableEntry"/>
            </w:pPr>
            <w:r w:rsidRPr="001F42D3">
              <w:t>R</w:t>
            </w:r>
          </w:p>
        </w:tc>
        <w:tc>
          <w:tcPr>
            <w:tcW w:w="1182" w:type="dxa"/>
            <w:vAlign w:val="center"/>
            <w:hideMark/>
          </w:tcPr>
          <w:p w14:paraId="4AB91AFE" w14:textId="77777777" w:rsidR="00AC7B6C" w:rsidRPr="001F42D3" w:rsidRDefault="00AC7B6C" w:rsidP="00CF5627">
            <w:pPr>
              <w:pStyle w:val="TableEntry"/>
            </w:pPr>
            <w:r w:rsidRPr="001F42D3">
              <w:t>R</w:t>
            </w:r>
          </w:p>
        </w:tc>
      </w:tr>
      <w:tr w:rsidR="00AC7B6C" w:rsidRPr="001F42D3" w14:paraId="31521084" w14:textId="77777777" w:rsidTr="00CF5627">
        <w:trPr>
          <w:jc w:val="center"/>
        </w:trPr>
        <w:tc>
          <w:tcPr>
            <w:tcW w:w="2177" w:type="dxa"/>
            <w:vAlign w:val="center"/>
            <w:hideMark/>
          </w:tcPr>
          <w:p w14:paraId="451B72F9" w14:textId="77777777" w:rsidR="00AC7B6C" w:rsidRPr="001F42D3" w:rsidRDefault="00AC7B6C" w:rsidP="00CF5627">
            <w:pPr>
              <w:pStyle w:val="TableEntry"/>
            </w:pPr>
            <w:r w:rsidRPr="001F42D3">
              <w:t>Source Identification</w:t>
            </w:r>
          </w:p>
        </w:tc>
        <w:tc>
          <w:tcPr>
            <w:tcW w:w="1390" w:type="dxa"/>
            <w:vAlign w:val="center"/>
            <w:hideMark/>
          </w:tcPr>
          <w:p w14:paraId="49169FE9" w14:textId="77777777" w:rsidR="00AC7B6C" w:rsidRPr="001F42D3" w:rsidRDefault="00AC7B6C" w:rsidP="00CF5627">
            <w:pPr>
              <w:pStyle w:val="TableEntry"/>
            </w:pPr>
            <w:r w:rsidRPr="001F42D3">
              <w:t>R</w:t>
            </w:r>
          </w:p>
        </w:tc>
        <w:tc>
          <w:tcPr>
            <w:tcW w:w="1243" w:type="dxa"/>
            <w:vAlign w:val="center"/>
            <w:hideMark/>
          </w:tcPr>
          <w:p w14:paraId="0401853D" w14:textId="77777777" w:rsidR="00AC7B6C" w:rsidRPr="001F42D3" w:rsidRDefault="00AC7B6C" w:rsidP="00CF5627">
            <w:pPr>
              <w:pStyle w:val="TableEntry"/>
            </w:pPr>
            <w:r w:rsidRPr="001F42D3">
              <w:t>R</w:t>
            </w:r>
          </w:p>
        </w:tc>
        <w:tc>
          <w:tcPr>
            <w:tcW w:w="1182" w:type="dxa"/>
            <w:vAlign w:val="center"/>
            <w:hideMark/>
          </w:tcPr>
          <w:p w14:paraId="49613599" w14:textId="77777777" w:rsidR="00AC7B6C" w:rsidRPr="001F42D3" w:rsidRDefault="00AC7B6C" w:rsidP="00CF5627">
            <w:pPr>
              <w:pStyle w:val="TableEntry"/>
            </w:pPr>
            <w:r w:rsidRPr="001F42D3">
              <w:t>R</w:t>
            </w:r>
          </w:p>
        </w:tc>
      </w:tr>
      <w:tr w:rsidR="00AC7B6C" w:rsidRPr="001F42D3" w14:paraId="75094AE2" w14:textId="77777777" w:rsidTr="00CF5627">
        <w:trPr>
          <w:jc w:val="center"/>
        </w:trPr>
        <w:tc>
          <w:tcPr>
            <w:tcW w:w="2177" w:type="dxa"/>
            <w:vAlign w:val="center"/>
            <w:hideMark/>
          </w:tcPr>
          <w:p w14:paraId="34505AF1" w14:textId="77777777" w:rsidR="00AC7B6C" w:rsidRPr="001F42D3" w:rsidRDefault="00AC7B6C" w:rsidP="00CF5627">
            <w:pPr>
              <w:pStyle w:val="TableEntry"/>
            </w:pPr>
            <w:r w:rsidRPr="001F42D3">
              <w:t>Event Phase</w:t>
            </w:r>
          </w:p>
        </w:tc>
        <w:tc>
          <w:tcPr>
            <w:tcW w:w="1390" w:type="dxa"/>
            <w:vAlign w:val="center"/>
            <w:hideMark/>
          </w:tcPr>
          <w:p w14:paraId="09BD91DE" w14:textId="77777777" w:rsidR="00AC7B6C" w:rsidRPr="001F42D3" w:rsidRDefault="00AC7B6C" w:rsidP="00CF5627">
            <w:pPr>
              <w:pStyle w:val="TableEntry"/>
            </w:pPr>
            <w:r w:rsidRPr="001F42D3">
              <w:t>R</w:t>
            </w:r>
          </w:p>
        </w:tc>
        <w:tc>
          <w:tcPr>
            <w:tcW w:w="1243" w:type="dxa"/>
            <w:vAlign w:val="center"/>
            <w:hideMark/>
          </w:tcPr>
          <w:p w14:paraId="48919B9C" w14:textId="77777777" w:rsidR="00AC7B6C" w:rsidRPr="001F42D3" w:rsidRDefault="00AC7B6C" w:rsidP="00CF5627">
            <w:pPr>
              <w:pStyle w:val="TableEntry"/>
            </w:pPr>
            <w:r w:rsidRPr="001F42D3">
              <w:t>R</w:t>
            </w:r>
          </w:p>
        </w:tc>
        <w:tc>
          <w:tcPr>
            <w:tcW w:w="1182" w:type="dxa"/>
            <w:vAlign w:val="center"/>
            <w:hideMark/>
          </w:tcPr>
          <w:p w14:paraId="150B7EB9" w14:textId="77777777" w:rsidR="00AC7B6C" w:rsidRPr="001F42D3" w:rsidRDefault="00AC7B6C" w:rsidP="00CF5627">
            <w:pPr>
              <w:pStyle w:val="TableEntry"/>
            </w:pPr>
            <w:r w:rsidRPr="001F42D3">
              <w:t>R</w:t>
            </w:r>
          </w:p>
        </w:tc>
      </w:tr>
      <w:tr w:rsidR="00AC7B6C" w:rsidRPr="001F42D3" w14:paraId="3814EC37" w14:textId="77777777" w:rsidTr="00CF5627">
        <w:trPr>
          <w:jc w:val="center"/>
        </w:trPr>
        <w:tc>
          <w:tcPr>
            <w:tcW w:w="2177" w:type="dxa"/>
            <w:vAlign w:val="center"/>
            <w:hideMark/>
          </w:tcPr>
          <w:p w14:paraId="008AAB7A" w14:textId="77777777" w:rsidR="00AC7B6C" w:rsidRPr="001F42D3" w:rsidRDefault="00AC7B6C" w:rsidP="00CF5627">
            <w:pPr>
              <w:pStyle w:val="TableEntry"/>
            </w:pPr>
            <w:r w:rsidRPr="001F42D3">
              <w:t>Alert State</w:t>
            </w:r>
          </w:p>
        </w:tc>
        <w:tc>
          <w:tcPr>
            <w:tcW w:w="1390" w:type="dxa"/>
            <w:vAlign w:val="center"/>
            <w:hideMark/>
          </w:tcPr>
          <w:p w14:paraId="62E12609" w14:textId="77777777" w:rsidR="00AC7B6C" w:rsidRPr="001F42D3" w:rsidRDefault="00AC7B6C" w:rsidP="00CF5627">
            <w:pPr>
              <w:pStyle w:val="TableEntry"/>
            </w:pPr>
            <w:r w:rsidRPr="001F42D3">
              <w:t>R</w:t>
            </w:r>
          </w:p>
        </w:tc>
        <w:tc>
          <w:tcPr>
            <w:tcW w:w="1243" w:type="dxa"/>
            <w:vAlign w:val="center"/>
            <w:hideMark/>
          </w:tcPr>
          <w:p w14:paraId="727D0261" w14:textId="77777777" w:rsidR="00AC7B6C" w:rsidRPr="001F42D3" w:rsidRDefault="00AC7B6C" w:rsidP="00CF5627">
            <w:pPr>
              <w:pStyle w:val="TableEntry"/>
            </w:pPr>
            <w:r w:rsidRPr="001F42D3">
              <w:t>R</w:t>
            </w:r>
          </w:p>
        </w:tc>
        <w:tc>
          <w:tcPr>
            <w:tcW w:w="1182" w:type="dxa"/>
            <w:vAlign w:val="center"/>
            <w:hideMark/>
          </w:tcPr>
          <w:p w14:paraId="40D14A1C" w14:textId="77777777" w:rsidR="00AC7B6C" w:rsidRPr="001F42D3" w:rsidRDefault="00AC7B6C" w:rsidP="00CF5627">
            <w:pPr>
              <w:pStyle w:val="TableEntry"/>
            </w:pPr>
            <w:r w:rsidRPr="001F42D3">
              <w:t>R</w:t>
            </w:r>
          </w:p>
        </w:tc>
      </w:tr>
      <w:tr w:rsidR="00AC7B6C" w:rsidRPr="001F42D3" w14:paraId="66FA3C06" w14:textId="77777777" w:rsidTr="00CF5627">
        <w:trPr>
          <w:jc w:val="center"/>
        </w:trPr>
        <w:tc>
          <w:tcPr>
            <w:tcW w:w="2177" w:type="dxa"/>
            <w:vAlign w:val="center"/>
            <w:hideMark/>
          </w:tcPr>
          <w:p w14:paraId="15B6BDDE" w14:textId="77777777" w:rsidR="00AC7B6C" w:rsidRPr="001F42D3" w:rsidRDefault="00AC7B6C" w:rsidP="00CF5627">
            <w:pPr>
              <w:pStyle w:val="TableEntry"/>
            </w:pPr>
            <w:r w:rsidRPr="001F42D3">
              <w:t>Inactivation State</w:t>
            </w:r>
          </w:p>
        </w:tc>
        <w:tc>
          <w:tcPr>
            <w:tcW w:w="1390" w:type="dxa"/>
            <w:vAlign w:val="center"/>
            <w:hideMark/>
          </w:tcPr>
          <w:p w14:paraId="1E9EB6DB" w14:textId="77777777" w:rsidR="00AC7B6C" w:rsidRPr="001F42D3" w:rsidRDefault="00AC7B6C" w:rsidP="00CF5627">
            <w:pPr>
              <w:pStyle w:val="TableEntry"/>
            </w:pPr>
            <w:r w:rsidRPr="001F42D3">
              <w:t>R</w:t>
            </w:r>
          </w:p>
        </w:tc>
        <w:tc>
          <w:tcPr>
            <w:tcW w:w="1243" w:type="dxa"/>
            <w:vAlign w:val="center"/>
            <w:hideMark/>
          </w:tcPr>
          <w:p w14:paraId="49D9B4CB" w14:textId="77777777" w:rsidR="00AC7B6C" w:rsidRPr="001F42D3" w:rsidRDefault="00AC7B6C" w:rsidP="00CF5627">
            <w:pPr>
              <w:pStyle w:val="TableEntry"/>
            </w:pPr>
            <w:r w:rsidRPr="001F42D3">
              <w:t>R</w:t>
            </w:r>
          </w:p>
        </w:tc>
        <w:tc>
          <w:tcPr>
            <w:tcW w:w="1182" w:type="dxa"/>
            <w:vAlign w:val="center"/>
            <w:hideMark/>
          </w:tcPr>
          <w:p w14:paraId="3FF9A34B" w14:textId="77777777" w:rsidR="00AC7B6C" w:rsidRPr="001F42D3" w:rsidRDefault="00AC7B6C" w:rsidP="00CF5627">
            <w:pPr>
              <w:pStyle w:val="TableEntry"/>
            </w:pPr>
            <w:r w:rsidRPr="001F42D3">
              <w:t>R</w:t>
            </w:r>
          </w:p>
        </w:tc>
      </w:tr>
      <w:tr w:rsidR="00AC7B6C" w:rsidRPr="001F42D3" w14:paraId="051D6AEC" w14:textId="77777777" w:rsidTr="00CF5627">
        <w:trPr>
          <w:jc w:val="center"/>
        </w:trPr>
        <w:tc>
          <w:tcPr>
            <w:tcW w:w="2177" w:type="dxa"/>
            <w:vAlign w:val="center"/>
            <w:hideMark/>
          </w:tcPr>
          <w:p w14:paraId="28DDB2D5" w14:textId="77777777" w:rsidR="00AC7B6C" w:rsidRPr="001F42D3" w:rsidRDefault="00AC7B6C" w:rsidP="00CF5627">
            <w:pPr>
              <w:pStyle w:val="TableEntry"/>
            </w:pPr>
            <w:r w:rsidRPr="001F42D3">
              <w:t>Alarm Priority*</w:t>
            </w:r>
          </w:p>
        </w:tc>
        <w:tc>
          <w:tcPr>
            <w:tcW w:w="1390" w:type="dxa"/>
            <w:vAlign w:val="center"/>
            <w:hideMark/>
          </w:tcPr>
          <w:p w14:paraId="5C226A7F" w14:textId="77777777" w:rsidR="00AC7B6C" w:rsidRPr="001F42D3" w:rsidRDefault="00AC7B6C" w:rsidP="00CF5627">
            <w:pPr>
              <w:pStyle w:val="TableEntry"/>
            </w:pPr>
            <w:r w:rsidRPr="001F42D3">
              <w:t>R</w:t>
            </w:r>
          </w:p>
        </w:tc>
        <w:tc>
          <w:tcPr>
            <w:tcW w:w="1243" w:type="dxa"/>
            <w:vAlign w:val="center"/>
            <w:hideMark/>
          </w:tcPr>
          <w:p w14:paraId="2F5C712A" w14:textId="77777777" w:rsidR="00AC7B6C" w:rsidRPr="001F42D3" w:rsidRDefault="00AC7B6C" w:rsidP="00CF5627">
            <w:pPr>
              <w:pStyle w:val="TableEntry"/>
            </w:pPr>
            <w:r w:rsidRPr="001F42D3">
              <w:t>R</w:t>
            </w:r>
          </w:p>
        </w:tc>
        <w:tc>
          <w:tcPr>
            <w:tcW w:w="1182" w:type="dxa"/>
            <w:vAlign w:val="center"/>
            <w:hideMark/>
          </w:tcPr>
          <w:p w14:paraId="086E28BC" w14:textId="77777777" w:rsidR="00AC7B6C" w:rsidRPr="001F42D3" w:rsidRDefault="00AC7B6C" w:rsidP="00CF5627">
            <w:pPr>
              <w:pStyle w:val="TableEntry"/>
            </w:pPr>
            <w:r w:rsidRPr="001F42D3">
              <w:t>R</w:t>
            </w:r>
          </w:p>
        </w:tc>
      </w:tr>
      <w:tr w:rsidR="00AC7B6C" w:rsidRPr="001F42D3" w14:paraId="61256961" w14:textId="77777777" w:rsidTr="00CF5627">
        <w:trPr>
          <w:jc w:val="center"/>
        </w:trPr>
        <w:tc>
          <w:tcPr>
            <w:tcW w:w="2177" w:type="dxa"/>
            <w:vAlign w:val="center"/>
            <w:hideMark/>
          </w:tcPr>
          <w:p w14:paraId="549BA32B" w14:textId="77777777" w:rsidR="00AC7B6C" w:rsidRPr="001F42D3" w:rsidRDefault="00AC7B6C" w:rsidP="00CF5627">
            <w:pPr>
              <w:pStyle w:val="TableEntry"/>
            </w:pPr>
            <w:r w:rsidRPr="001F42D3">
              <w:t>Alert Type*</w:t>
            </w:r>
          </w:p>
        </w:tc>
        <w:tc>
          <w:tcPr>
            <w:tcW w:w="1390" w:type="dxa"/>
            <w:vAlign w:val="center"/>
            <w:hideMark/>
          </w:tcPr>
          <w:p w14:paraId="71CF94BD" w14:textId="77777777" w:rsidR="00AC7B6C" w:rsidRPr="001F42D3" w:rsidRDefault="00AC7B6C" w:rsidP="00CF5627">
            <w:pPr>
              <w:pStyle w:val="TableEntry"/>
            </w:pPr>
            <w:r w:rsidRPr="001F42D3">
              <w:t>R</w:t>
            </w:r>
          </w:p>
        </w:tc>
        <w:tc>
          <w:tcPr>
            <w:tcW w:w="1243" w:type="dxa"/>
            <w:vAlign w:val="center"/>
            <w:hideMark/>
          </w:tcPr>
          <w:p w14:paraId="438A1AFC" w14:textId="77777777" w:rsidR="00AC7B6C" w:rsidRPr="001F42D3" w:rsidRDefault="00AC7B6C" w:rsidP="00CF5627">
            <w:pPr>
              <w:pStyle w:val="TableEntry"/>
            </w:pPr>
            <w:r w:rsidRPr="001F42D3">
              <w:t>R</w:t>
            </w:r>
          </w:p>
        </w:tc>
        <w:tc>
          <w:tcPr>
            <w:tcW w:w="1182" w:type="dxa"/>
            <w:vAlign w:val="center"/>
            <w:hideMark/>
          </w:tcPr>
          <w:p w14:paraId="243A06D9" w14:textId="77777777" w:rsidR="00AC7B6C" w:rsidRPr="001F42D3" w:rsidRDefault="00AC7B6C" w:rsidP="00CF5627">
            <w:pPr>
              <w:pStyle w:val="TableEntry"/>
            </w:pPr>
            <w:r w:rsidRPr="001F42D3">
              <w:t>R</w:t>
            </w:r>
          </w:p>
        </w:tc>
      </w:tr>
    </w:tbl>
    <w:p w14:paraId="73489111" w14:textId="77777777" w:rsidR="00AC7B6C" w:rsidRPr="001F42D3" w:rsidRDefault="00AC7B6C" w:rsidP="00AC7B6C">
      <w:pPr>
        <w:pStyle w:val="BodyText"/>
        <w:keepNext/>
        <w:keepLines/>
      </w:pPr>
      <w:r w:rsidRPr="001F42D3">
        <w:lastRenderedPageBreak/>
        <w:t>Where O = optional and R = required.</w:t>
      </w:r>
    </w:p>
    <w:p w14:paraId="664433C5" w14:textId="41F2296B" w:rsidR="00AC7B6C" w:rsidRPr="001F42D3" w:rsidRDefault="00AC7B6C" w:rsidP="00AC7B6C">
      <w:pPr>
        <w:pStyle w:val="BodyText"/>
        <w:rPr>
          <w:rStyle w:val="Strong"/>
          <w:b w:val="0"/>
          <w:bCs w:val="0"/>
        </w:rPr>
      </w:pPr>
      <w:r w:rsidRPr="001F42D3">
        <w:t>*Originally contained in OBX-8 Abnormal Flags, implementations going forward should include as separate OBX segments.</w:t>
      </w:r>
    </w:p>
    <w:p w14:paraId="15EF2920" w14:textId="36833F52" w:rsidR="00AC7B6C" w:rsidRPr="001F42D3" w:rsidRDefault="00AC7B6C" w:rsidP="002E102A">
      <w:pPr>
        <w:pStyle w:val="BodyText"/>
        <w:rPr>
          <w:rStyle w:val="Strong"/>
          <w:b w:val="0"/>
          <w:bCs w:val="0"/>
        </w:rPr>
      </w:pPr>
      <w:r w:rsidRPr="001F42D3">
        <w:rPr>
          <w:rStyle w:val="Strong"/>
          <w:b w:val="0"/>
          <w:bCs w:val="0"/>
        </w:rPr>
        <w:t xml:space="preserve">The following table maps ISO 60601-1-8 alarm signal states to IHE ACM </w:t>
      </w:r>
      <w:r w:rsidR="00647994" w:rsidRPr="001F42D3">
        <w:rPr>
          <w:rStyle w:val="Strong"/>
          <w:b w:val="0"/>
          <w:bCs w:val="0"/>
        </w:rPr>
        <w:t>PCD-04</w:t>
      </w:r>
      <w:r w:rsidRPr="001F42D3">
        <w:rPr>
          <w:rStyle w:val="Strong"/>
          <w:b w:val="0"/>
          <w:bCs w:val="0"/>
        </w:rPr>
        <w:t xml:space="preserve"> attributes and values.</w:t>
      </w:r>
    </w:p>
    <w:p w14:paraId="54585C9D" w14:textId="6420F35F" w:rsidR="00AC7B6C" w:rsidRPr="001F42D3" w:rsidRDefault="00AC7B6C" w:rsidP="00CF5627">
      <w:pPr>
        <w:pStyle w:val="TableTitle"/>
      </w:pPr>
      <w:r w:rsidRPr="001F42D3">
        <w:t xml:space="preserve">Table B.8.5-3: ISO 60601-1-8 Alarm condition and alarm signal states mapping to IHE ACM </w:t>
      </w:r>
      <w:r w:rsidR="00647994" w:rsidRPr="001F42D3">
        <w:t>PCD-04</w:t>
      </w:r>
      <w:r w:rsidRPr="001F42D3">
        <w:t xml:space="preserve"> attributes</w:t>
      </w:r>
    </w:p>
    <w:tbl>
      <w:tblPr>
        <w:tblStyle w:val="TableGrid"/>
        <w:tblW w:w="9288" w:type="dxa"/>
        <w:tblLayout w:type="fixed"/>
        <w:tblLook w:val="04A0" w:firstRow="1" w:lastRow="0" w:firstColumn="1" w:lastColumn="0" w:noHBand="0" w:noVBand="1"/>
      </w:tblPr>
      <w:tblGrid>
        <w:gridCol w:w="1709"/>
        <w:gridCol w:w="1660"/>
        <w:gridCol w:w="5919"/>
      </w:tblGrid>
      <w:tr w:rsidR="00AC7B6C" w:rsidRPr="001F42D3" w14:paraId="52D024AD" w14:textId="77777777" w:rsidTr="00CF5627">
        <w:trPr>
          <w:cantSplit/>
          <w:tblHeader/>
        </w:trPr>
        <w:tc>
          <w:tcPr>
            <w:tcW w:w="1709" w:type="dxa"/>
            <w:shd w:val="clear" w:color="auto" w:fill="D9D9D9" w:themeFill="background1" w:themeFillShade="D9"/>
          </w:tcPr>
          <w:p w14:paraId="04F24425" w14:textId="77777777" w:rsidR="00AC7B6C" w:rsidRPr="001F42D3" w:rsidRDefault="00AC7B6C" w:rsidP="00CF5627">
            <w:pPr>
              <w:pStyle w:val="TableEntryHeader"/>
            </w:pPr>
            <w:r w:rsidRPr="001F42D3">
              <w:t>ISO 60601-1-8</w:t>
            </w:r>
          </w:p>
        </w:tc>
        <w:tc>
          <w:tcPr>
            <w:tcW w:w="1660" w:type="dxa"/>
            <w:shd w:val="clear" w:color="auto" w:fill="D9D9D9" w:themeFill="background1" w:themeFillShade="D9"/>
          </w:tcPr>
          <w:p w14:paraId="5D2CE7C0" w14:textId="77777777" w:rsidR="00AC7B6C" w:rsidRPr="001F42D3" w:rsidRDefault="00AC7B6C" w:rsidP="00CF5627">
            <w:pPr>
              <w:pStyle w:val="TableEntryHeader"/>
            </w:pPr>
            <w:r w:rsidRPr="001F42D3">
              <w:t>ISO Value</w:t>
            </w:r>
          </w:p>
        </w:tc>
        <w:tc>
          <w:tcPr>
            <w:tcW w:w="5919" w:type="dxa"/>
            <w:shd w:val="clear" w:color="auto" w:fill="D9D9D9" w:themeFill="background1" w:themeFillShade="D9"/>
          </w:tcPr>
          <w:p w14:paraId="1EC3A651" w14:textId="5F256165" w:rsidR="00AC7B6C" w:rsidRPr="001F42D3" w:rsidRDefault="00AC7B6C" w:rsidP="00CF5627">
            <w:pPr>
              <w:pStyle w:val="TableEntryHeader"/>
            </w:pPr>
            <w:r w:rsidRPr="001F42D3">
              <w:t xml:space="preserve">IHE ACM </w:t>
            </w:r>
            <w:r w:rsidR="00647994" w:rsidRPr="001F42D3">
              <w:t>PCD-04</w:t>
            </w:r>
            <w:r w:rsidRPr="001F42D3">
              <w:t xml:space="preserve"> IEEE 11073-10101a attribute and value</w:t>
            </w:r>
          </w:p>
        </w:tc>
      </w:tr>
      <w:tr w:rsidR="00AC7B6C" w:rsidRPr="001F42D3" w14:paraId="1F98DA2F" w14:textId="77777777" w:rsidTr="00CF5627">
        <w:trPr>
          <w:cantSplit/>
        </w:trPr>
        <w:tc>
          <w:tcPr>
            <w:tcW w:w="1709" w:type="dxa"/>
          </w:tcPr>
          <w:p w14:paraId="161BE3FB" w14:textId="77777777" w:rsidR="00AC7B6C" w:rsidRPr="001F42D3" w:rsidRDefault="00AC7B6C" w:rsidP="00CF5627">
            <w:pPr>
              <w:pStyle w:val="TableEntry"/>
              <w:rPr>
                <w:b/>
              </w:rPr>
            </w:pPr>
            <w:r w:rsidRPr="001F42D3">
              <w:rPr>
                <w:b/>
              </w:rPr>
              <w:t>Alarm Condition State</w:t>
            </w:r>
          </w:p>
        </w:tc>
        <w:tc>
          <w:tcPr>
            <w:tcW w:w="1660" w:type="dxa"/>
          </w:tcPr>
          <w:p w14:paraId="4705D393" w14:textId="77777777" w:rsidR="00AC7B6C" w:rsidRPr="001F42D3" w:rsidRDefault="00AC7B6C" w:rsidP="00CF5627">
            <w:pPr>
              <w:pStyle w:val="TableEntry"/>
              <w:rPr>
                <w:b/>
              </w:rPr>
            </w:pPr>
          </w:p>
        </w:tc>
        <w:tc>
          <w:tcPr>
            <w:tcW w:w="5919" w:type="dxa"/>
          </w:tcPr>
          <w:p w14:paraId="45927B81" w14:textId="77777777" w:rsidR="00AC7B6C" w:rsidRPr="001F42D3" w:rsidRDefault="00AC7B6C" w:rsidP="00CF5627">
            <w:pPr>
              <w:pStyle w:val="TableEntry"/>
              <w:rPr>
                <w:b/>
              </w:rPr>
            </w:pPr>
            <w:r w:rsidRPr="001F42D3">
              <w:rPr>
                <w:b/>
              </w:rPr>
              <w:t>68482^MDC_ATTR_ALARM_STATE^MDC (multiple is ok)</w:t>
            </w:r>
          </w:p>
        </w:tc>
      </w:tr>
      <w:tr w:rsidR="00AC7B6C" w:rsidRPr="001F42D3" w14:paraId="264D304F" w14:textId="77777777" w:rsidTr="00CF5627">
        <w:trPr>
          <w:cantSplit/>
        </w:trPr>
        <w:tc>
          <w:tcPr>
            <w:tcW w:w="1709" w:type="dxa"/>
          </w:tcPr>
          <w:p w14:paraId="45F6FA24" w14:textId="77777777" w:rsidR="00AC7B6C" w:rsidRPr="001F42D3" w:rsidRDefault="00AC7B6C" w:rsidP="00CF5627">
            <w:pPr>
              <w:pStyle w:val="TableEntry"/>
            </w:pPr>
          </w:p>
        </w:tc>
        <w:tc>
          <w:tcPr>
            <w:tcW w:w="1660" w:type="dxa"/>
          </w:tcPr>
          <w:p w14:paraId="2EE71258" w14:textId="77777777" w:rsidR="00AC7B6C" w:rsidRPr="001F42D3" w:rsidRDefault="00AC7B6C" w:rsidP="00CF5627">
            <w:pPr>
              <w:pStyle w:val="TableEntry"/>
            </w:pPr>
            <w:r w:rsidRPr="001F42D3">
              <w:t>Off</w:t>
            </w:r>
          </w:p>
        </w:tc>
        <w:tc>
          <w:tcPr>
            <w:tcW w:w="5919" w:type="dxa"/>
          </w:tcPr>
          <w:p w14:paraId="71B77695" w14:textId="025E0B52" w:rsidR="00AC7B6C" w:rsidRPr="001F42D3" w:rsidRDefault="00AC7B6C" w:rsidP="00CF5627">
            <w:pPr>
              <w:pStyle w:val="TableEntry"/>
            </w:pPr>
            <w:r w:rsidRPr="001F42D3">
              <w:t>(off – need to CP ACM/</w:t>
            </w:r>
            <w:r w:rsidR="007E67D4" w:rsidRPr="001F42D3">
              <w:t>DEV TF</w:t>
            </w:r>
            <w:r w:rsidRPr="001F42D3">
              <w:t xml:space="preserve"> to add value)</w:t>
            </w:r>
          </w:p>
        </w:tc>
      </w:tr>
      <w:tr w:rsidR="00AC7B6C" w:rsidRPr="001F42D3" w14:paraId="2EC3E235" w14:textId="77777777" w:rsidTr="00CF5627">
        <w:trPr>
          <w:cantSplit/>
        </w:trPr>
        <w:tc>
          <w:tcPr>
            <w:tcW w:w="1709" w:type="dxa"/>
          </w:tcPr>
          <w:p w14:paraId="7A431C0A" w14:textId="77777777" w:rsidR="00AC7B6C" w:rsidRPr="001F42D3" w:rsidRDefault="00AC7B6C" w:rsidP="00CF5627">
            <w:pPr>
              <w:pStyle w:val="TableEntry"/>
            </w:pPr>
          </w:p>
        </w:tc>
        <w:tc>
          <w:tcPr>
            <w:tcW w:w="1660" w:type="dxa"/>
          </w:tcPr>
          <w:p w14:paraId="7B97A790" w14:textId="77777777" w:rsidR="00AC7B6C" w:rsidRPr="001F42D3" w:rsidRDefault="00AC7B6C" w:rsidP="00CF5627">
            <w:pPr>
              <w:pStyle w:val="TableEntry"/>
            </w:pPr>
            <w:r w:rsidRPr="001F42D3">
              <w:t>Inactive</w:t>
            </w:r>
          </w:p>
        </w:tc>
        <w:tc>
          <w:tcPr>
            <w:tcW w:w="5919" w:type="dxa"/>
          </w:tcPr>
          <w:p w14:paraId="040429CA" w14:textId="77777777" w:rsidR="00AC7B6C" w:rsidRPr="001F42D3" w:rsidRDefault="00AC7B6C" w:rsidP="00CF5627">
            <w:pPr>
              <w:pStyle w:val="TableEntry"/>
            </w:pPr>
            <w:r w:rsidRPr="001F42D3">
              <w:t>Inactive</w:t>
            </w:r>
          </w:p>
        </w:tc>
      </w:tr>
      <w:tr w:rsidR="00AC7B6C" w:rsidRPr="001F42D3" w14:paraId="6670BEB5" w14:textId="77777777" w:rsidTr="00CF5627">
        <w:trPr>
          <w:cantSplit/>
        </w:trPr>
        <w:tc>
          <w:tcPr>
            <w:tcW w:w="1709" w:type="dxa"/>
          </w:tcPr>
          <w:p w14:paraId="2BC9CB18" w14:textId="77777777" w:rsidR="00AC7B6C" w:rsidRPr="001F42D3" w:rsidRDefault="00AC7B6C" w:rsidP="00CF5627">
            <w:pPr>
              <w:pStyle w:val="TableEntry"/>
            </w:pPr>
          </w:p>
        </w:tc>
        <w:tc>
          <w:tcPr>
            <w:tcW w:w="1660" w:type="dxa"/>
          </w:tcPr>
          <w:p w14:paraId="77812843" w14:textId="77777777" w:rsidR="00AC7B6C" w:rsidRPr="001F42D3" w:rsidRDefault="00AC7B6C" w:rsidP="00CF5627">
            <w:pPr>
              <w:pStyle w:val="TableEntry"/>
            </w:pPr>
            <w:r w:rsidRPr="001F42D3">
              <w:t>Active</w:t>
            </w:r>
          </w:p>
        </w:tc>
        <w:tc>
          <w:tcPr>
            <w:tcW w:w="5919" w:type="dxa"/>
          </w:tcPr>
          <w:p w14:paraId="30F29CA9" w14:textId="77777777" w:rsidR="00AC7B6C" w:rsidRPr="001F42D3" w:rsidRDefault="00AC7B6C" w:rsidP="00CF5627">
            <w:pPr>
              <w:pStyle w:val="TableEntry"/>
            </w:pPr>
            <w:r w:rsidRPr="001F42D3">
              <w:t>Active</w:t>
            </w:r>
          </w:p>
        </w:tc>
      </w:tr>
      <w:tr w:rsidR="00AC7B6C" w:rsidRPr="001F42D3" w14:paraId="64F2FC0E" w14:textId="77777777" w:rsidTr="00CF5627">
        <w:trPr>
          <w:cantSplit/>
        </w:trPr>
        <w:tc>
          <w:tcPr>
            <w:tcW w:w="1709" w:type="dxa"/>
          </w:tcPr>
          <w:p w14:paraId="0E511241" w14:textId="77777777" w:rsidR="00AC7B6C" w:rsidRPr="001F42D3" w:rsidRDefault="00AC7B6C" w:rsidP="00CF5627">
            <w:pPr>
              <w:pStyle w:val="TableEntry"/>
            </w:pPr>
          </w:p>
        </w:tc>
        <w:tc>
          <w:tcPr>
            <w:tcW w:w="1660" w:type="dxa"/>
          </w:tcPr>
          <w:p w14:paraId="5735FBB0" w14:textId="77777777" w:rsidR="00AC7B6C" w:rsidRPr="001F42D3" w:rsidRDefault="00AC7B6C" w:rsidP="00CF5627">
            <w:pPr>
              <w:pStyle w:val="TableEntry"/>
            </w:pPr>
            <w:r w:rsidRPr="001F42D3">
              <w:t>Latched</w:t>
            </w:r>
          </w:p>
        </w:tc>
        <w:tc>
          <w:tcPr>
            <w:tcW w:w="5919" w:type="dxa"/>
          </w:tcPr>
          <w:p w14:paraId="4D0571FE" w14:textId="77777777" w:rsidR="00AC7B6C" w:rsidRPr="001F42D3" w:rsidRDefault="00AC7B6C" w:rsidP="00CF5627">
            <w:pPr>
              <w:pStyle w:val="TableEntry"/>
            </w:pPr>
            <w:r w:rsidRPr="001F42D3">
              <w:t>Latched (may be indicated with other enumeration values)</w:t>
            </w:r>
          </w:p>
        </w:tc>
      </w:tr>
      <w:tr w:rsidR="00AC7B6C" w:rsidRPr="001F42D3" w14:paraId="2BB43EBB" w14:textId="77777777" w:rsidTr="00CF5627">
        <w:trPr>
          <w:cantSplit/>
        </w:trPr>
        <w:tc>
          <w:tcPr>
            <w:tcW w:w="1709" w:type="dxa"/>
          </w:tcPr>
          <w:p w14:paraId="58BC9CAC" w14:textId="77777777" w:rsidR="00AC7B6C" w:rsidRPr="001F42D3" w:rsidRDefault="00AC7B6C" w:rsidP="00CF5627">
            <w:pPr>
              <w:pStyle w:val="TableEntry"/>
              <w:rPr>
                <w:b/>
                <w:bCs/>
              </w:rPr>
            </w:pPr>
            <w:r w:rsidRPr="001F42D3">
              <w:rPr>
                <w:b/>
                <w:bCs/>
              </w:rPr>
              <w:t>Alarm condition type</w:t>
            </w:r>
          </w:p>
        </w:tc>
        <w:tc>
          <w:tcPr>
            <w:tcW w:w="1660" w:type="dxa"/>
          </w:tcPr>
          <w:p w14:paraId="56D3486D" w14:textId="77777777" w:rsidR="00AC7B6C" w:rsidRPr="001F42D3" w:rsidRDefault="00AC7B6C" w:rsidP="00CF5627">
            <w:pPr>
              <w:pStyle w:val="TableEntry"/>
            </w:pPr>
          </w:p>
        </w:tc>
        <w:tc>
          <w:tcPr>
            <w:tcW w:w="5919" w:type="dxa"/>
          </w:tcPr>
          <w:p w14:paraId="028E648E" w14:textId="77777777" w:rsidR="00AC7B6C" w:rsidRPr="001F42D3" w:rsidRDefault="00AC7B6C" w:rsidP="00CF5627">
            <w:pPr>
              <w:pStyle w:val="TableEntry"/>
              <w:rPr>
                <w:b/>
                <w:bCs/>
              </w:rPr>
            </w:pPr>
            <w:r w:rsidRPr="001F42D3">
              <w:rPr>
                <w:b/>
                <w:bCs/>
              </w:rPr>
              <w:t>8485^MDC_ATTR_ALERT_TYPE^MDC</w:t>
            </w:r>
          </w:p>
        </w:tc>
      </w:tr>
      <w:tr w:rsidR="00AC7B6C" w:rsidRPr="001F42D3" w14:paraId="5DD1E0C0" w14:textId="77777777" w:rsidTr="00CF5627">
        <w:trPr>
          <w:cantSplit/>
        </w:trPr>
        <w:tc>
          <w:tcPr>
            <w:tcW w:w="1709" w:type="dxa"/>
          </w:tcPr>
          <w:p w14:paraId="3CD746AE" w14:textId="77777777" w:rsidR="00AC7B6C" w:rsidRPr="001F42D3" w:rsidRDefault="00AC7B6C" w:rsidP="00CF5627">
            <w:pPr>
              <w:pStyle w:val="TableEntry"/>
            </w:pPr>
          </w:p>
        </w:tc>
        <w:tc>
          <w:tcPr>
            <w:tcW w:w="1660" w:type="dxa"/>
          </w:tcPr>
          <w:p w14:paraId="29BF5B47" w14:textId="77777777" w:rsidR="00AC7B6C" w:rsidRPr="001F42D3" w:rsidRDefault="00AC7B6C" w:rsidP="00CF5627">
            <w:pPr>
              <w:pStyle w:val="TableEntry"/>
            </w:pPr>
            <w:r w:rsidRPr="001F42D3">
              <w:t>Physiological</w:t>
            </w:r>
          </w:p>
        </w:tc>
        <w:tc>
          <w:tcPr>
            <w:tcW w:w="5919" w:type="dxa"/>
          </w:tcPr>
          <w:p w14:paraId="2D1D7302" w14:textId="77777777" w:rsidR="00AC7B6C" w:rsidRPr="001F42D3" w:rsidRDefault="00AC7B6C" w:rsidP="00CF5627">
            <w:pPr>
              <w:pStyle w:val="TableEntry"/>
            </w:pPr>
            <w:r w:rsidRPr="001F42D3">
              <w:t>SP – Physiological</w:t>
            </w:r>
          </w:p>
        </w:tc>
      </w:tr>
      <w:tr w:rsidR="00AC7B6C" w:rsidRPr="001F42D3" w14:paraId="547CBCFA" w14:textId="77777777" w:rsidTr="00CF5627">
        <w:trPr>
          <w:cantSplit/>
        </w:trPr>
        <w:tc>
          <w:tcPr>
            <w:tcW w:w="1709" w:type="dxa"/>
          </w:tcPr>
          <w:p w14:paraId="57A81B76" w14:textId="77777777" w:rsidR="00AC7B6C" w:rsidRPr="001F42D3" w:rsidRDefault="00AC7B6C" w:rsidP="00CF5627">
            <w:pPr>
              <w:pStyle w:val="TableEntry"/>
            </w:pPr>
          </w:p>
        </w:tc>
        <w:tc>
          <w:tcPr>
            <w:tcW w:w="1660" w:type="dxa"/>
          </w:tcPr>
          <w:p w14:paraId="6732656B" w14:textId="77777777" w:rsidR="00AC7B6C" w:rsidRPr="001F42D3" w:rsidRDefault="00AC7B6C" w:rsidP="00CF5627">
            <w:pPr>
              <w:pStyle w:val="TableEntry"/>
            </w:pPr>
            <w:r w:rsidRPr="001F42D3">
              <w:t>Technical</w:t>
            </w:r>
          </w:p>
        </w:tc>
        <w:tc>
          <w:tcPr>
            <w:tcW w:w="5919" w:type="dxa"/>
          </w:tcPr>
          <w:p w14:paraId="136994C3" w14:textId="77777777" w:rsidR="00AC7B6C" w:rsidRPr="001F42D3" w:rsidRDefault="00AC7B6C" w:rsidP="00CF5627">
            <w:pPr>
              <w:pStyle w:val="TableEntry"/>
            </w:pPr>
            <w:r w:rsidRPr="001F42D3">
              <w:t>ST – Technical</w:t>
            </w:r>
          </w:p>
        </w:tc>
      </w:tr>
      <w:tr w:rsidR="00AC7B6C" w:rsidRPr="001F42D3" w14:paraId="6FDF052F" w14:textId="77777777" w:rsidTr="00CF5627">
        <w:trPr>
          <w:cantSplit/>
        </w:trPr>
        <w:tc>
          <w:tcPr>
            <w:tcW w:w="1709" w:type="dxa"/>
          </w:tcPr>
          <w:p w14:paraId="506AAF3E" w14:textId="77777777" w:rsidR="00AC7B6C" w:rsidRPr="001F42D3" w:rsidRDefault="00AC7B6C" w:rsidP="00CF5627">
            <w:pPr>
              <w:pStyle w:val="TableEntry"/>
            </w:pPr>
          </w:p>
        </w:tc>
        <w:tc>
          <w:tcPr>
            <w:tcW w:w="1660" w:type="dxa"/>
          </w:tcPr>
          <w:p w14:paraId="27D1B0FF" w14:textId="77777777" w:rsidR="00AC7B6C" w:rsidRPr="001F42D3" w:rsidRDefault="00AC7B6C" w:rsidP="00CF5627">
            <w:pPr>
              <w:pStyle w:val="TableEntry"/>
            </w:pPr>
            <w:r w:rsidRPr="001F42D3">
              <w:t>(Information?)</w:t>
            </w:r>
          </w:p>
        </w:tc>
        <w:tc>
          <w:tcPr>
            <w:tcW w:w="5919" w:type="dxa"/>
          </w:tcPr>
          <w:p w14:paraId="327FE773" w14:textId="77777777" w:rsidR="00AC7B6C" w:rsidRPr="001F42D3" w:rsidRDefault="00AC7B6C" w:rsidP="00CF5627">
            <w:pPr>
              <w:pStyle w:val="TableEntry"/>
            </w:pPr>
            <w:r w:rsidRPr="001F42D3">
              <w:t>SA – Advisory [alert, but not an alarm]</w:t>
            </w:r>
          </w:p>
        </w:tc>
      </w:tr>
      <w:tr w:rsidR="00AC7B6C" w:rsidRPr="001F42D3" w14:paraId="63FD1D16" w14:textId="77777777" w:rsidTr="00CF5627">
        <w:trPr>
          <w:cantSplit/>
        </w:trPr>
        <w:tc>
          <w:tcPr>
            <w:tcW w:w="1709" w:type="dxa"/>
          </w:tcPr>
          <w:p w14:paraId="59D6D72E" w14:textId="77777777" w:rsidR="00AC7B6C" w:rsidRPr="001F42D3" w:rsidRDefault="00AC7B6C" w:rsidP="00CF5627">
            <w:pPr>
              <w:pStyle w:val="TableEntry"/>
              <w:rPr>
                <w:b/>
                <w:bCs/>
              </w:rPr>
            </w:pPr>
            <w:r w:rsidRPr="001F42D3">
              <w:rPr>
                <w:b/>
                <w:bCs/>
              </w:rPr>
              <w:t>Alarm type class</w:t>
            </w:r>
          </w:p>
        </w:tc>
        <w:tc>
          <w:tcPr>
            <w:tcW w:w="1660" w:type="dxa"/>
          </w:tcPr>
          <w:p w14:paraId="2209EA56" w14:textId="77777777" w:rsidR="00AC7B6C" w:rsidRPr="001F42D3" w:rsidRDefault="00AC7B6C" w:rsidP="00CF5627">
            <w:pPr>
              <w:pStyle w:val="TableEntry"/>
            </w:pPr>
          </w:p>
        </w:tc>
        <w:tc>
          <w:tcPr>
            <w:tcW w:w="5919" w:type="dxa"/>
          </w:tcPr>
          <w:p w14:paraId="716FAAEC" w14:textId="77777777" w:rsidR="00AC7B6C" w:rsidRPr="001F42D3" w:rsidRDefault="00AC7B6C" w:rsidP="00CF5627">
            <w:pPr>
              <w:pStyle w:val="TableEntry"/>
            </w:pPr>
            <w:r w:rsidRPr="001F42D3">
              <w:t>Indicated in alert indication MDC/REFID</w:t>
            </w:r>
          </w:p>
        </w:tc>
      </w:tr>
      <w:tr w:rsidR="00AC7B6C" w:rsidRPr="001F42D3" w14:paraId="17415835" w14:textId="77777777" w:rsidTr="00CF5627">
        <w:trPr>
          <w:cantSplit/>
        </w:trPr>
        <w:tc>
          <w:tcPr>
            <w:tcW w:w="1709" w:type="dxa"/>
          </w:tcPr>
          <w:p w14:paraId="0051D0DA" w14:textId="77777777" w:rsidR="00AC7B6C" w:rsidRPr="001F42D3" w:rsidRDefault="00AC7B6C" w:rsidP="00CF5627">
            <w:pPr>
              <w:pStyle w:val="TableEntry"/>
            </w:pPr>
          </w:p>
        </w:tc>
        <w:tc>
          <w:tcPr>
            <w:tcW w:w="1660" w:type="dxa"/>
          </w:tcPr>
          <w:p w14:paraId="5DC5F856" w14:textId="77777777" w:rsidR="00AC7B6C" w:rsidRPr="001F42D3" w:rsidRDefault="00AC7B6C" w:rsidP="00CF5627">
            <w:pPr>
              <w:pStyle w:val="TableEntry"/>
            </w:pPr>
            <w:r w:rsidRPr="001F42D3">
              <w:t>Threshold</w:t>
            </w:r>
          </w:p>
        </w:tc>
        <w:tc>
          <w:tcPr>
            <w:tcW w:w="5919" w:type="dxa"/>
          </w:tcPr>
          <w:p w14:paraId="0ED4DD7A" w14:textId="77777777" w:rsidR="00AC7B6C" w:rsidRPr="001F42D3" w:rsidRDefault="00AC7B6C" w:rsidP="00CF5627">
            <w:pPr>
              <w:pStyle w:val="TableEntry"/>
            </w:pPr>
          </w:p>
        </w:tc>
      </w:tr>
      <w:tr w:rsidR="00AC7B6C" w:rsidRPr="001F42D3" w14:paraId="338571D1" w14:textId="77777777" w:rsidTr="00CF5627">
        <w:trPr>
          <w:cantSplit/>
        </w:trPr>
        <w:tc>
          <w:tcPr>
            <w:tcW w:w="1709" w:type="dxa"/>
          </w:tcPr>
          <w:p w14:paraId="40E19649" w14:textId="77777777" w:rsidR="00AC7B6C" w:rsidRPr="001F42D3" w:rsidRDefault="00AC7B6C" w:rsidP="00CF5627">
            <w:pPr>
              <w:pStyle w:val="TableEntry"/>
            </w:pPr>
          </w:p>
        </w:tc>
        <w:tc>
          <w:tcPr>
            <w:tcW w:w="1660" w:type="dxa"/>
          </w:tcPr>
          <w:p w14:paraId="294F4EBB" w14:textId="77777777" w:rsidR="00AC7B6C" w:rsidRPr="001F42D3" w:rsidRDefault="00AC7B6C" w:rsidP="00CF5627">
            <w:pPr>
              <w:pStyle w:val="TableEntry"/>
            </w:pPr>
            <w:r w:rsidRPr="001F42D3">
              <w:t>Event</w:t>
            </w:r>
          </w:p>
        </w:tc>
        <w:tc>
          <w:tcPr>
            <w:tcW w:w="5919" w:type="dxa"/>
          </w:tcPr>
          <w:p w14:paraId="628C1819" w14:textId="77777777" w:rsidR="00AC7B6C" w:rsidRPr="001F42D3" w:rsidRDefault="00AC7B6C" w:rsidP="00CF5627">
            <w:pPr>
              <w:pStyle w:val="TableEntry"/>
            </w:pPr>
          </w:p>
        </w:tc>
      </w:tr>
      <w:tr w:rsidR="00AC7B6C" w:rsidRPr="001F42D3" w14:paraId="650BA65B" w14:textId="77777777" w:rsidTr="00CF5627">
        <w:trPr>
          <w:cantSplit/>
        </w:trPr>
        <w:tc>
          <w:tcPr>
            <w:tcW w:w="1709" w:type="dxa"/>
          </w:tcPr>
          <w:p w14:paraId="216C26A2" w14:textId="77777777" w:rsidR="00AC7B6C" w:rsidRPr="001F42D3" w:rsidRDefault="00AC7B6C" w:rsidP="00CF5627">
            <w:pPr>
              <w:pStyle w:val="TableEntry"/>
              <w:rPr>
                <w:b/>
                <w:bCs/>
              </w:rPr>
            </w:pPr>
            <w:r w:rsidRPr="001F42D3">
              <w:rPr>
                <w:b/>
                <w:bCs/>
              </w:rPr>
              <w:t>Alarm Limit Violation</w:t>
            </w:r>
          </w:p>
        </w:tc>
        <w:tc>
          <w:tcPr>
            <w:tcW w:w="1660" w:type="dxa"/>
          </w:tcPr>
          <w:p w14:paraId="4D12E82C" w14:textId="77777777" w:rsidR="00AC7B6C" w:rsidRPr="001F42D3" w:rsidRDefault="00AC7B6C" w:rsidP="00CF5627">
            <w:pPr>
              <w:pStyle w:val="TableEntry"/>
            </w:pPr>
          </w:p>
        </w:tc>
        <w:tc>
          <w:tcPr>
            <w:tcW w:w="5919" w:type="dxa"/>
          </w:tcPr>
          <w:p w14:paraId="6961B939" w14:textId="77777777" w:rsidR="00AC7B6C" w:rsidRPr="001F42D3" w:rsidRDefault="00AC7B6C" w:rsidP="00CF5627">
            <w:pPr>
              <w:pStyle w:val="TableEntry"/>
            </w:pPr>
            <w:r w:rsidRPr="001F42D3">
              <w:t>Indicated in the alert indication MDC/REFID</w:t>
            </w:r>
          </w:p>
        </w:tc>
      </w:tr>
      <w:tr w:rsidR="00AC7B6C" w:rsidRPr="001F42D3" w14:paraId="4E83DA18" w14:textId="77777777" w:rsidTr="00CF5627">
        <w:trPr>
          <w:cantSplit/>
        </w:trPr>
        <w:tc>
          <w:tcPr>
            <w:tcW w:w="1709" w:type="dxa"/>
          </w:tcPr>
          <w:p w14:paraId="0AF9EB6C" w14:textId="77777777" w:rsidR="00AC7B6C" w:rsidRPr="001F42D3" w:rsidRDefault="00AC7B6C" w:rsidP="00CF5627">
            <w:pPr>
              <w:pStyle w:val="TableEntry"/>
            </w:pPr>
          </w:p>
        </w:tc>
        <w:tc>
          <w:tcPr>
            <w:tcW w:w="1660" w:type="dxa"/>
          </w:tcPr>
          <w:p w14:paraId="30C9331A" w14:textId="77777777" w:rsidR="00AC7B6C" w:rsidRPr="001F42D3" w:rsidRDefault="00AC7B6C" w:rsidP="00CF5627">
            <w:pPr>
              <w:pStyle w:val="TableEntry"/>
            </w:pPr>
            <w:r w:rsidRPr="001F42D3">
              <w:t>High</w:t>
            </w:r>
          </w:p>
        </w:tc>
        <w:tc>
          <w:tcPr>
            <w:tcW w:w="5919" w:type="dxa"/>
          </w:tcPr>
          <w:p w14:paraId="31BA2E02" w14:textId="77777777" w:rsidR="00AC7B6C" w:rsidRPr="001F42D3" w:rsidRDefault="00AC7B6C" w:rsidP="00CF5627">
            <w:pPr>
              <w:pStyle w:val="TableEntry"/>
            </w:pPr>
          </w:p>
        </w:tc>
      </w:tr>
      <w:tr w:rsidR="00AC7B6C" w:rsidRPr="001F42D3" w14:paraId="5F9DF4E7" w14:textId="77777777" w:rsidTr="00CF5627">
        <w:trPr>
          <w:cantSplit/>
        </w:trPr>
        <w:tc>
          <w:tcPr>
            <w:tcW w:w="1709" w:type="dxa"/>
          </w:tcPr>
          <w:p w14:paraId="33529C9E" w14:textId="77777777" w:rsidR="00AC7B6C" w:rsidRPr="001F42D3" w:rsidRDefault="00AC7B6C" w:rsidP="00CF5627">
            <w:pPr>
              <w:pStyle w:val="TableEntry"/>
            </w:pPr>
          </w:p>
        </w:tc>
        <w:tc>
          <w:tcPr>
            <w:tcW w:w="1660" w:type="dxa"/>
          </w:tcPr>
          <w:p w14:paraId="034F2155" w14:textId="77777777" w:rsidR="00AC7B6C" w:rsidRPr="001F42D3" w:rsidRDefault="00AC7B6C" w:rsidP="00CF5627">
            <w:pPr>
              <w:pStyle w:val="TableEntry"/>
            </w:pPr>
            <w:r w:rsidRPr="001F42D3">
              <w:t>Low</w:t>
            </w:r>
          </w:p>
        </w:tc>
        <w:tc>
          <w:tcPr>
            <w:tcW w:w="5919" w:type="dxa"/>
          </w:tcPr>
          <w:p w14:paraId="0DBE7BBF" w14:textId="77777777" w:rsidR="00AC7B6C" w:rsidRPr="001F42D3" w:rsidRDefault="00AC7B6C" w:rsidP="00CF5627">
            <w:pPr>
              <w:pStyle w:val="TableEntry"/>
            </w:pPr>
          </w:p>
        </w:tc>
      </w:tr>
      <w:tr w:rsidR="00AC7B6C" w:rsidRPr="001F42D3" w14:paraId="1F06628A" w14:textId="77777777" w:rsidTr="00CF5627">
        <w:trPr>
          <w:cantSplit/>
        </w:trPr>
        <w:tc>
          <w:tcPr>
            <w:tcW w:w="1709" w:type="dxa"/>
          </w:tcPr>
          <w:p w14:paraId="49C91A55" w14:textId="77777777" w:rsidR="00AC7B6C" w:rsidRPr="001F42D3" w:rsidRDefault="00AC7B6C" w:rsidP="00CF5627">
            <w:pPr>
              <w:pStyle w:val="TableEntry"/>
            </w:pPr>
          </w:p>
        </w:tc>
        <w:tc>
          <w:tcPr>
            <w:tcW w:w="1660" w:type="dxa"/>
          </w:tcPr>
          <w:p w14:paraId="4304159B" w14:textId="77777777" w:rsidR="00AC7B6C" w:rsidRPr="001F42D3" w:rsidRDefault="00AC7B6C" w:rsidP="00CF5627">
            <w:pPr>
              <w:pStyle w:val="TableEntry"/>
            </w:pPr>
            <w:r w:rsidRPr="001F42D3">
              <w:t>event description</w:t>
            </w:r>
          </w:p>
        </w:tc>
        <w:tc>
          <w:tcPr>
            <w:tcW w:w="5919" w:type="dxa"/>
          </w:tcPr>
          <w:p w14:paraId="0EBDB646" w14:textId="77777777" w:rsidR="00AC7B6C" w:rsidRPr="001F42D3" w:rsidRDefault="00AC7B6C" w:rsidP="00CF5627">
            <w:pPr>
              <w:pStyle w:val="TableEntry"/>
            </w:pPr>
          </w:p>
        </w:tc>
      </w:tr>
      <w:tr w:rsidR="00AC7B6C" w:rsidRPr="001F42D3" w14:paraId="57D67CC8" w14:textId="77777777" w:rsidTr="00CF5627">
        <w:trPr>
          <w:cantSplit/>
        </w:trPr>
        <w:tc>
          <w:tcPr>
            <w:tcW w:w="1709" w:type="dxa"/>
          </w:tcPr>
          <w:p w14:paraId="52FF0A12" w14:textId="77777777" w:rsidR="00AC7B6C" w:rsidRPr="001F42D3" w:rsidRDefault="00AC7B6C" w:rsidP="00CF5627">
            <w:pPr>
              <w:pStyle w:val="TableEntry"/>
              <w:rPr>
                <w:b/>
                <w:bCs/>
              </w:rPr>
            </w:pPr>
            <w:r w:rsidRPr="001F42D3">
              <w:rPr>
                <w:b/>
                <w:bCs/>
              </w:rPr>
              <w:t>Alarm Condition Priority</w:t>
            </w:r>
          </w:p>
        </w:tc>
        <w:tc>
          <w:tcPr>
            <w:tcW w:w="1660" w:type="dxa"/>
          </w:tcPr>
          <w:p w14:paraId="1D322863" w14:textId="77777777" w:rsidR="00AC7B6C" w:rsidRPr="001F42D3" w:rsidRDefault="00AC7B6C" w:rsidP="00CF5627">
            <w:pPr>
              <w:pStyle w:val="TableEntry"/>
            </w:pPr>
          </w:p>
        </w:tc>
        <w:tc>
          <w:tcPr>
            <w:tcW w:w="5919" w:type="dxa"/>
          </w:tcPr>
          <w:p w14:paraId="28441B42" w14:textId="77777777" w:rsidR="00AC7B6C" w:rsidRPr="001F42D3" w:rsidRDefault="00AC7B6C" w:rsidP="00CF5627">
            <w:pPr>
              <w:pStyle w:val="TableEntry"/>
              <w:rPr>
                <w:b/>
                <w:bCs/>
              </w:rPr>
            </w:pPr>
            <w:r w:rsidRPr="001F42D3">
              <w:rPr>
                <w:b/>
                <w:bCs/>
              </w:rPr>
              <w:t>68484^MDC_ATTR_ALARM_PRIORITY^MDC</w:t>
            </w:r>
          </w:p>
        </w:tc>
      </w:tr>
      <w:tr w:rsidR="00AC7B6C" w:rsidRPr="001F42D3" w14:paraId="3951535D" w14:textId="77777777" w:rsidTr="00CF5627">
        <w:trPr>
          <w:cantSplit/>
        </w:trPr>
        <w:tc>
          <w:tcPr>
            <w:tcW w:w="1709" w:type="dxa"/>
          </w:tcPr>
          <w:p w14:paraId="5A7DDB46" w14:textId="77777777" w:rsidR="00AC7B6C" w:rsidRPr="001F42D3" w:rsidRDefault="00AC7B6C" w:rsidP="00CF5627">
            <w:pPr>
              <w:pStyle w:val="TableEntry"/>
            </w:pPr>
          </w:p>
        </w:tc>
        <w:tc>
          <w:tcPr>
            <w:tcW w:w="1660" w:type="dxa"/>
          </w:tcPr>
          <w:p w14:paraId="2951E55F" w14:textId="77777777" w:rsidR="00AC7B6C" w:rsidRPr="001F42D3" w:rsidRDefault="00AC7B6C" w:rsidP="00CF5627">
            <w:pPr>
              <w:pStyle w:val="TableEntry"/>
            </w:pPr>
            <w:r w:rsidRPr="001F42D3">
              <w:t>High</w:t>
            </w:r>
          </w:p>
        </w:tc>
        <w:tc>
          <w:tcPr>
            <w:tcW w:w="5919" w:type="dxa"/>
          </w:tcPr>
          <w:p w14:paraId="45D9384A" w14:textId="77777777" w:rsidR="00AC7B6C" w:rsidRPr="001F42D3" w:rsidRDefault="00AC7B6C" w:rsidP="00CF5627">
            <w:pPr>
              <w:pStyle w:val="TableEntry"/>
            </w:pPr>
            <w:r w:rsidRPr="001F42D3">
              <w:t>PH – High</w:t>
            </w:r>
          </w:p>
        </w:tc>
      </w:tr>
      <w:tr w:rsidR="00AC7B6C" w:rsidRPr="001F42D3" w14:paraId="18CD7301" w14:textId="77777777" w:rsidTr="00CF5627">
        <w:trPr>
          <w:cantSplit/>
        </w:trPr>
        <w:tc>
          <w:tcPr>
            <w:tcW w:w="1709" w:type="dxa"/>
          </w:tcPr>
          <w:p w14:paraId="7FF7E083" w14:textId="77777777" w:rsidR="00AC7B6C" w:rsidRPr="001F42D3" w:rsidRDefault="00AC7B6C" w:rsidP="00CF5627">
            <w:pPr>
              <w:pStyle w:val="TableEntry"/>
            </w:pPr>
          </w:p>
        </w:tc>
        <w:tc>
          <w:tcPr>
            <w:tcW w:w="1660" w:type="dxa"/>
          </w:tcPr>
          <w:p w14:paraId="636CF79A" w14:textId="77777777" w:rsidR="00AC7B6C" w:rsidRPr="001F42D3" w:rsidRDefault="00AC7B6C" w:rsidP="00CF5627">
            <w:pPr>
              <w:pStyle w:val="TableEntry"/>
            </w:pPr>
            <w:r w:rsidRPr="001F42D3">
              <w:t>Medium</w:t>
            </w:r>
          </w:p>
        </w:tc>
        <w:tc>
          <w:tcPr>
            <w:tcW w:w="5919" w:type="dxa"/>
          </w:tcPr>
          <w:p w14:paraId="6663AC14" w14:textId="77777777" w:rsidR="00AC7B6C" w:rsidRPr="001F42D3" w:rsidRDefault="00AC7B6C" w:rsidP="00CF5627">
            <w:pPr>
              <w:pStyle w:val="TableEntry"/>
            </w:pPr>
            <w:r w:rsidRPr="001F42D3">
              <w:t>PM – Medium</w:t>
            </w:r>
          </w:p>
        </w:tc>
      </w:tr>
      <w:tr w:rsidR="00AC7B6C" w:rsidRPr="001F42D3" w14:paraId="0AC452F9" w14:textId="77777777" w:rsidTr="00CF5627">
        <w:trPr>
          <w:cantSplit/>
        </w:trPr>
        <w:tc>
          <w:tcPr>
            <w:tcW w:w="1709" w:type="dxa"/>
          </w:tcPr>
          <w:p w14:paraId="1CC1AAE2" w14:textId="77777777" w:rsidR="00AC7B6C" w:rsidRPr="001F42D3" w:rsidRDefault="00AC7B6C" w:rsidP="00CF5627">
            <w:pPr>
              <w:pStyle w:val="TableEntry"/>
            </w:pPr>
          </w:p>
        </w:tc>
        <w:tc>
          <w:tcPr>
            <w:tcW w:w="1660" w:type="dxa"/>
          </w:tcPr>
          <w:p w14:paraId="4CC55872" w14:textId="77777777" w:rsidR="00AC7B6C" w:rsidRPr="001F42D3" w:rsidRDefault="00AC7B6C" w:rsidP="00CF5627">
            <w:pPr>
              <w:pStyle w:val="TableEntry"/>
            </w:pPr>
            <w:r w:rsidRPr="001F42D3">
              <w:t>Low</w:t>
            </w:r>
          </w:p>
        </w:tc>
        <w:tc>
          <w:tcPr>
            <w:tcW w:w="5919" w:type="dxa"/>
          </w:tcPr>
          <w:p w14:paraId="49DEFE08" w14:textId="77777777" w:rsidR="00AC7B6C" w:rsidRPr="001F42D3" w:rsidRDefault="00AC7B6C" w:rsidP="00CF5627">
            <w:pPr>
              <w:pStyle w:val="TableEntry"/>
            </w:pPr>
            <w:r w:rsidRPr="001F42D3">
              <w:t>PL – Low</w:t>
            </w:r>
          </w:p>
        </w:tc>
      </w:tr>
      <w:tr w:rsidR="00AC7B6C" w:rsidRPr="001F42D3" w14:paraId="1B293BD1" w14:textId="77777777" w:rsidTr="00CF5627">
        <w:trPr>
          <w:cantSplit/>
        </w:trPr>
        <w:tc>
          <w:tcPr>
            <w:tcW w:w="1709" w:type="dxa"/>
          </w:tcPr>
          <w:p w14:paraId="28AFDAAC" w14:textId="77777777" w:rsidR="00AC7B6C" w:rsidRPr="001F42D3" w:rsidRDefault="00AC7B6C" w:rsidP="00CF5627">
            <w:pPr>
              <w:pStyle w:val="TableEntry"/>
            </w:pPr>
          </w:p>
        </w:tc>
        <w:tc>
          <w:tcPr>
            <w:tcW w:w="1660" w:type="dxa"/>
          </w:tcPr>
          <w:p w14:paraId="7D64C582" w14:textId="77777777" w:rsidR="00AC7B6C" w:rsidRPr="001F42D3" w:rsidRDefault="00AC7B6C" w:rsidP="00CF5627">
            <w:pPr>
              <w:pStyle w:val="TableEntry"/>
            </w:pPr>
            <w:r w:rsidRPr="001F42D3">
              <w:t>Information</w:t>
            </w:r>
          </w:p>
        </w:tc>
        <w:tc>
          <w:tcPr>
            <w:tcW w:w="5919" w:type="dxa"/>
          </w:tcPr>
          <w:p w14:paraId="1DFA01F1" w14:textId="1EA80BDB" w:rsidR="00AC7B6C" w:rsidRPr="001F42D3" w:rsidRDefault="00AC7B6C" w:rsidP="00CF5627">
            <w:pPr>
              <w:pStyle w:val="TableEntry"/>
            </w:pPr>
            <w:r w:rsidRPr="001F42D3">
              <w:t>(PI – need to CP ACM/</w:t>
            </w:r>
            <w:r w:rsidR="007E67D4" w:rsidRPr="001F42D3">
              <w:t>DEV TF</w:t>
            </w:r>
            <w:r w:rsidRPr="001F42D3">
              <w:t xml:space="preserve"> to add value)</w:t>
            </w:r>
          </w:p>
        </w:tc>
      </w:tr>
      <w:tr w:rsidR="00AC7B6C" w:rsidRPr="001F42D3" w14:paraId="0E727F50" w14:textId="77777777" w:rsidTr="00CF5627">
        <w:trPr>
          <w:cantSplit/>
        </w:trPr>
        <w:tc>
          <w:tcPr>
            <w:tcW w:w="1709" w:type="dxa"/>
          </w:tcPr>
          <w:p w14:paraId="17E87C6C" w14:textId="77777777" w:rsidR="00AC7B6C" w:rsidRPr="001F42D3" w:rsidRDefault="00AC7B6C" w:rsidP="00CF5627">
            <w:pPr>
              <w:pStyle w:val="TableEntry"/>
            </w:pPr>
          </w:p>
        </w:tc>
        <w:tc>
          <w:tcPr>
            <w:tcW w:w="1660" w:type="dxa"/>
          </w:tcPr>
          <w:p w14:paraId="4CF9F740" w14:textId="77777777" w:rsidR="00AC7B6C" w:rsidRPr="001F42D3" w:rsidRDefault="00AC7B6C" w:rsidP="00CF5627">
            <w:pPr>
              <w:pStyle w:val="TableEntry"/>
            </w:pPr>
            <w:r w:rsidRPr="001F42D3">
              <w:t>(not-indicated)</w:t>
            </w:r>
          </w:p>
        </w:tc>
        <w:tc>
          <w:tcPr>
            <w:tcW w:w="5919" w:type="dxa"/>
          </w:tcPr>
          <w:p w14:paraId="2C8F3F0C" w14:textId="77777777" w:rsidR="00AC7B6C" w:rsidRPr="001F42D3" w:rsidRDefault="00AC7B6C" w:rsidP="00CF5627">
            <w:pPr>
              <w:pStyle w:val="TableEntry"/>
            </w:pPr>
            <w:r w:rsidRPr="001F42D3">
              <w:t>PN – Not Indicated</w:t>
            </w:r>
          </w:p>
        </w:tc>
      </w:tr>
      <w:tr w:rsidR="00AC7B6C" w:rsidRPr="001F42D3" w14:paraId="1DFAC9A1" w14:textId="77777777" w:rsidTr="00CF5627">
        <w:trPr>
          <w:cantSplit/>
        </w:trPr>
        <w:tc>
          <w:tcPr>
            <w:tcW w:w="1709" w:type="dxa"/>
          </w:tcPr>
          <w:p w14:paraId="598ACC45" w14:textId="77777777" w:rsidR="00AC7B6C" w:rsidRPr="001F42D3" w:rsidRDefault="00AC7B6C" w:rsidP="00CF5627">
            <w:pPr>
              <w:pStyle w:val="TableEntry"/>
            </w:pPr>
          </w:p>
        </w:tc>
        <w:tc>
          <w:tcPr>
            <w:tcW w:w="1660" w:type="dxa"/>
          </w:tcPr>
          <w:p w14:paraId="3CCB535A" w14:textId="77777777" w:rsidR="00AC7B6C" w:rsidRPr="001F42D3" w:rsidRDefault="00AC7B6C" w:rsidP="00CF5627">
            <w:pPr>
              <w:pStyle w:val="TableEntry"/>
            </w:pPr>
            <w:r w:rsidRPr="001F42D3">
              <w:t>(not-known)</w:t>
            </w:r>
          </w:p>
        </w:tc>
        <w:tc>
          <w:tcPr>
            <w:tcW w:w="5919" w:type="dxa"/>
          </w:tcPr>
          <w:p w14:paraId="5F4966D4" w14:textId="637CD5AC" w:rsidR="00AC7B6C" w:rsidRPr="001F42D3" w:rsidRDefault="00AC7B6C" w:rsidP="00CF5627">
            <w:pPr>
              <w:pStyle w:val="TableEntry"/>
            </w:pPr>
            <w:r w:rsidRPr="001F42D3">
              <w:t>(PU – need to CP ACM/</w:t>
            </w:r>
            <w:r w:rsidR="007E67D4" w:rsidRPr="001F42D3">
              <w:t>DEV TF</w:t>
            </w:r>
            <w:r w:rsidRPr="001F42D3">
              <w:t xml:space="preserve"> to add value)</w:t>
            </w:r>
          </w:p>
        </w:tc>
      </w:tr>
      <w:tr w:rsidR="00AC7B6C" w:rsidRPr="001F42D3" w14:paraId="77AA982F" w14:textId="77777777" w:rsidTr="00CF5627">
        <w:trPr>
          <w:cantSplit/>
        </w:trPr>
        <w:tc>
          <w:tcPr>
            <w:tcW w:w="1709" w:type="dxa"/>
          </w:tcPr>
          <w:p w14:paraId="3915ED92" w14:textId="77777777" w:rsidR="00AC7B6C" w:rsidRPr="001F42D3" w:rsidRDefault="00AC7B6C" w:rsidP="00CF5627">
            <w:pPr>
              <w:pStyle w:val="TableEntry"/>
              <w:rPr>
                <w:b/>
                <w:bCs/>
              </w:rPr>
            </w:pPr>
            <w:r w:rsidRPr="001F42D3">
              <w:rPr>
                <w:b/>
                <w:bCs/>
              </w:rPr>
              <w:t>Alarm signal inactivation state</w:t>
            </w:r>
          </w:p>
        </w:tc>
        <w:tc>
          <w:tcPr>
            <w:tcW w:w="1660" w:type="dxa"/>
          </w:tcPr>
          <w:p w14:paraId="1947C9D7" w14:textId="77777777" w:rsidR="00AC7B6C" w:rsidRPr="001F42D3" w:rsidRDefault="00AC7B6C" w:rsidP="00CF5627">
            <w:pPr>
              <w:pStyle w:val="TableEntry"/>
              <w:rPr>
                <w:b/>
                <w:bCs/>
              </w:rPr>
            </w:pPr>
          </w:p>
        </w:tc>
        <w:tc>
          <w:tcPr>
            <w:tcW w:w="5919" w:type="dxa"/>
          </w:tcPr>
          <w:p w14:paraId="721701BD" w14:textId="77777777" w:rsidR="00AC7B6C" w:rsidRPr="001F42D3" w:rsidRDefault="00AC7B6C" w:rsidP="00CF5627">
            <w:pPr>
              <w:pStyle w:val="TableEntry"/>
              <w:rPr>
                <w:b/>
                <w:bCs/>
              </w:rPr>
            </w:pPr>
            <w:r w:rsidRPr="001F42D3">
              <w:rPr>
                <w:b/>
                <w:bCs/>
              </w:rPr>
              <w:t>68483^MDC_ATTR_ALARM_INACTIVATION_STATE^MDC</w:t>
            </w:r>
          </w:p>
        </w:tc>
      </w:tr>
      <w:tr w:rsidR="00AC7B6C" w:rsidRPr="001F42D3" w14:paraId="6498AE9D" w14:textId="77777777" w:rsidTr="00CF5627">
        <w:trPr>
          <w:cantSplit/>
        </w:trPr>
        <w:tc>
          <w:tcPr>
            <w:tcW w:w="1709" w:type="dxa"/>
          </w:tcPr>
          <w:p w14:paraId="669D2BE6" w14:textId="77777777" w:rsidR="00AC7B6C" w:rsidRPr="001F42D3" w:rsidRDefault="00AC7B6C" w:rsidP="00CF5627">
            <w:pPr>
              <w:pStyle w:val="TableEntry"/>
            </w:pPr>
          </w:p>
        </w:tc>
        <w:tc>
          <w:tcPr>
            <w:tcW w:w="1660" w:type="dxa"/>
          </w:tcPr>
          <w:p w14:paraId="36A9F4E4" w14:textId="77777777" w:rsidR="00AC7B6C" w:rsidRPr="001F42D3" w:rsidRDefault="00AC7B6C" w:rsidP="00CF5627">
            <w:pPr>
              <w:pStyle w:val="TableEntry"/>
            </w:pPr>
            <w:r w:rsidRPr="001F42D3">
              <w:t xml:space="preserve">none (enable?) </w:t>
            </w:r>
          </w:p>
        </w:tc>
        <w:tc>
          <w:tcPr>
            <w:tcW w:w="5919" w:type="dxa"/>
          </w:tcPr>
          <w:p w14:paraId="31249C9B" w14:textId="77777777" w:rsidR="00AC7B6C" w:rsidRPr="001F42D3" w:rsidRDefault="00AC7B6C" w:rsidP="00CF5627">
            <w:pPr>
              <w:pStyle w:val="TableEntry"/>
            </w:pPr>
            <w:r w:rsidRPr="001F42D3">
              <w:t>enabled (note the “d” on the end)</w:t>
            </w:r>
          </w:p>
        </w:tc>
      </w:tr>
      <w:tr w:rsidR="00AC7B6C" w:rsidRPr="001F42D3" w14:paraId="4F139B60" w14:textId="77777777" w:rsidTr="00CF5627">
        <w:trPr>
          <w:cantSplit/>
        </w:trPr>
        <w:tc>
          <w:tcPr>
            <w:tcW w:w="1709" w:type="dxa"/>
          </w:tcPr>
          <w:p w14:paraId="506FA1BD" w14:textId="77777777" w:rsidR="00AC7B6C" w:rsidRPr="001F42D3" w:rsidRDefault="00AC7B6C" w:rsidP="00CF5627">
            <w:pPr>
              <w:pStyle w:val="TableEntry"/>
            </w:pPr>
          </w:p>
        </w:tc>
        <w:tc>
          <w:tcPr>
            <w:tcW w:w="1660" w:type="dxa"/>
          </w:tcPr>
          <w:p w14:paraId="659CAE4B" w14:textId="77777777" w:rsidR="00AC7B6C" w:rsidRPr="001F42D3" w:rsidRDefault="00AC7B6C" w:rsidP="00CF5627">
            <w:pPr>
              <w:pStyle w:val="TableEntry"/>
            </w:pPr>
            <w:r w:rsidRPr="001F42D3">
              <w:t>audio-paused</w:t>
            </w:r>
          </w:p>
        </w:tc>
        <w:tc>
          <w:tcPr>
            <w:tcW w:w="5919" w:type="dxa"/>
          </w:tcPr>
          <w:p w14:paraId="46D75CE5" w14:textId="77777777" w:rsidR="00AC7B6C" w:rsidRPr="001F42D3" w:rsidRDefault="00AC7B6C" w:rsidP="00CF5627">
            <w:pPr>
              <w:pStyle w:val="TableEntry"/>
            </w:pPr>
            <w:r w:rsidRPr="001F42D3">
              <w:t>audio-paused</w:t>
            </w:r>
          </w:p>
        </w:tc>
      </w:tr>
      <w:tr w:rsidR="00AC7B6C" w:rsidRPr="001F42D3" w14:paraId="36879FA2" w14:textId="77777777" w:rsidTr="00CF5627">
        <w:trPr>
          <w:cantSplit/>
        </w:trPr>
        <w:tc>
          <w:tcPr>
            <w:tcW w:w="1709" w:type="dxa"/>
          </w:tcPr>
          <w:p w14:paraId="3E3C9814" w14:textId="77777777" w:rsidR="00AC7B6C" w:rsidRPr="001F42D3" w:rsidRDefault="00AC7B6C" w:rsidP="00CF5627">
            <w:pPr>
              <w:pStyle w:val="TableEntry"/>
            </w:pPr>
          </w:p>
        </w:tc>
        <w:tc>
          <w:tcPr>
            <w:tcW w:w="1660" w:type="dxa"/>
          </w:tcPr>
          <w:p w14:paraId="35A307D1" w14:textId="77777777" w:rsidR="00AC7B6C" w:rsidRPr="001F42D3" w:rsidRDefault="00AC7B6C" w:rsidP="00CF5627">
            <w:pPr>
              <w:pStyle w:val="TableEntry"/>
            </w:pPr>
            <w:r w:rsidRPr="001F42D3">
              <w:t>audio-off</w:t>
            </w:r>
          </w:p>
        </w:tc>
        <w:tc>
          <w:tcPr>
            <w:tcW w:w="5919" w:type="dxa"/>
          </w:tcPr>
          <w:p w14:paraId="4A6F9A84" w14:textId="77777777" w:rsidR="00AC7B6C" w:rsidRPr="001F42D3" w:rsidRDefault="00AC7B6C" w:rsidP="00CF5627">
            <w:pPr>
              <w:pStyle w:val="TableEntry"/>
            </w:pPr>
            <w:r w:rsidRPr="001F42D3">
              <w:t>audio-off</w:t>
            </w:r>
          </w:p>
        </w:tc>
      </w:tr>
      <w:tr w:rsidR="00AC7B6C" w:rsidRPr="001F42D3" w14:paraId="2F9F90BB" w14:textId="77777777" w:rsidTr="00CF5627">
        <w:trPr>
          <w:cantSplit/>
        </w:trPr>
        <w:tc>
          <w:tcPr>
            <w:tcW w:w="1709" w:type="dxa"/>
          </w:tcPr>
          <w:p w14:paraId="0C03CFFD" w14:textId="77777777" w:rsidR="00AC7B6C" w:rsidRPr="001F42D3" w:rsidRDefault="00AC7B6C" w:rsidP="00CF5627">
            <w:pPr>
              <w:pStyle w:val="TableEntry"/>
            </w:pPr>
          </w:p>
        </w:tc>
        <w:tc>
          <w:tcPr>
            <w:tcW w:w="1660" w:type="dxa"/>
          </w:tcPr>
          <w:p w14:paraId="094ED0FD" w14:textId="77777777" w:rsidR="00AC7B6C" w:rsidRPr="001F42D3" w:rsidRDefault="00AC7B6C" w:rsidP="00CF5627">
            <w:pPr>
              <w:pStyle w:val="TableEntry"/>
            </w:pPr>
            <w:r w:rsidRPr="001F42D3">
              <w:t>alarm-paused</w:t>
            </w:r>
          </w:p>
        </w:tc>
        <w:tc>
          <w:tcPr>
            <w:tcW w:w="5919" w:type="dxa"/>
          </w:tcPr>
          <w:p w14:paraId="2FB4369A" w14:textId="77777777" w:rsidR="00AC7B6C" w:rsidRPr="001F42D3" w:rsidRDefault="00AC7B6C" w:rsidP="00CF5627">
            <w:pPr>
              <w:pStyle w:val="TableEntry"/>
            </w:pPr>
            <w:r w:rsidRPr="001F42D3">
              <w:t>alarm-paused</w:t>
            </w:r>
          </w:p>
        </w:tc>
      </w:tr>
      <w:tr w:rsidR="00AC7B6C" w:rsidRPr="001F42D3" w14:paraId="1DEAD327" w14:textId="77777777" w:rsidTr="00CF5627">
        <w:trPr>
          <w:cantSplit/>
        </w:trPr>
        <w:tc>
          <w:tcPr>
            <w:tcW w:w="1709" w:type="dxa"/>
          </w:tcPr>
          <w:p w14:paraId="17802729" w14:textId="77777777" w:rsidR="00AC7B6C" w:rsidRPr="001F42D3" w:rsidRDefault="00AC7B6C" w:rsidP="00CF5627">
            <w:pPr>
              <w:pStyle w:val="TableEntry"/>
            </w:pPr>
          </w:p>
        </w:tc>
        <w:tc>
          <w:tcPr>
            <w:tcW w:w="1660" w:type="dxa"/>
          </w:tcPr>
          <w:p w14:paraId="2A6AFF7A" w14:textId="77777777" w:rsidR="00AC7B6C" w:rsidRPr="001F42D3" w:rsidRDefault="00AC7B6C" w:rsidP="00CF5627">
            <w:pPr>
              <w:pStyle w:val="TableEntry"/>
            </w:pPr>
            <w:r w:rsidRPr="001F42D3">
              <w:t>alarm-off</w:t>
            </w:r>
          </w:p>
        </w:tc>
        <w:tc>
          <w:tcPr>
            <w:tcW w:w="5919" w:type="dxa"/>
          </w:tcPr>
          <w:p w14:paraId="65D7ABE8" w14:textId="77777777" w:rsidR="00AC7B6C" w:rsidRPr="001F42D3" w:rsidRDefault="00AC7B6C" w:rsidP="00CF5627">
            <w:pPr>
              <w:pStyle w:val="TableEntry"/>
            </w:pPr>
            <w:r w:rsidRPr="001F42D3">
              <w:t>alarm-off</w:t>
            </w:r>
          </w:p>
        </w:tc>
      </w:tr>
      <w:tr w:rsidR="00AC7B6C" w:rsidRPr="001F42D3" w14:paraId="3727847E" w14:textId="77777777" w:rsidTr="00CF5627">
        <w:trPr>
          <w:cantSplit/>
        </w:trPr>
        <w:tc>
          <w:tcPr>
            <w:tcW w:w="1709" w:type="dxa"/>
          </w:tcPr>
          <w:p w14:paraId="54B339E9" w14:textId="77777777" w:rsidR="00AC7B6C" w:rsidRPr="001F42D3" w:rsidRDefault="00AC7B6C" w:rsidP="00CF5627">
            <w:pPr>
              <w:pStyle w:val="TableEntry"/>
            </w:pPr>
          </w:p>
        </w:tc>
        <w:tc>
          <w:tcPr>
            <w:tcW w:w="1660" w:type="dxa"/>
          </w:tcPr>
          <w:p w14:paraId="7AC18911" w14:textId="77777777" w:rsidR="00AC7B6C" w:rsidRPr="001F42D3" w:rsidRDefault="00AC7B6C" w:rsidP="00CF5627">
            <w:pPr>
              <w:pStyle w:val="TableEntry"/>
            </w:pPr>
            <w:r w:rsidRPr="001F42D3">
              <w:t>acknowledged</w:t>
            </w:r>
          </w:p>
        </w:tc>
        <w:tc>
          <w:tcPr>
            <w:tcW w:w="5919" w:type="dxa"/>
          </w:tcPr>
          <w:p w14:paraId="6DB440D1" w14:textId="471E097E" w:rsidR="00AC7B6C" w:rsidRPr="001F42D3" w:rsidRDefault="00AC7B6C" w:rsidP="00CF5627">
            <w:pPr>
              <w:pStyle w:val="TableEntry"/>
            </w:pPr>
            <w:r w:rsidRPr="001F42D3">
              <w:t>alert-acknowledged – per ACM/</w:t>
            </w:r>
            <w:r w:rsidR="007E67D4" w:rsidRPr="001F42D3">
              <w:t>DEV TF</w:t>
            </w:r>
            <w:r w:rsidRPr="001F42D3">
              <w:t xml:space="preserve"> CP #126</w:t>
            </w:r>
          </w:p>
        </w:tc>
      </w:tr>
      <w:tr w:rsidR="00AC7B6C" w:rsidRPr="001F42D3" w14:paraId="4D012CB0" w14:textId="77777777" w:rsidTr="00CF5627">
        <w:trPr>
          <w:cantSplit/>
        </w:trPr>
        <w:tc>
          <w:tcPr>
            <w:tcW w:w="1709" w:type="dxa"/>
          </w:tcPr>
          <w:p w14:paraId="0212A547" w14:textId="77777777" w:rsidR="00AC7B6C" w:rsidRPr="001F42D3" w:rsidRDefault="00AC7B6C" w:rsidP="00CF5627">
            <w:pPr>
              <w:pStyle w:val="TableEntry"/>
            </w:pPr>
            <w:r w:rsidRPr="001F42D3">
              <w:t>Phase is not an attribute</w:t>
            </w:r>
          </w:p>
        </w:tc>
        <w:tc>
          <w:tcPr>
            <w:tcW w:w="1660" w:type="dxa"/>
          </w:tcPr>
          <w:p w14:paraId="205B3D8E" w14:textId="77777777" w:rsidR="00AC7B6C" w:rsidRPr="001F42D3" w:rsidRDefault="00AC7B6C" w:rsidP="00CF5627">
            <w:pPr>
              <w:pStyle w:val="TableEntry"/>
            </w:pPr>
          </w:p>
        </w:tc>
        <w:tc>
          <w:tcPr>
            <w:tcW w:w="5919" w:type="dxa"/>
          </w:tcPr>
          <w:p w14:paraId="6755433B" w14:textId="77777777" w:rsidR="00AC7B6C" w:rsidRPr="001F42D3" w:rsidRDefault="00AC7B6C" w:rsidP="00CF5627">
            <w:pPr>
              <w:pStyle w:val="TableEntry"/>
              <w:rPr>
                <w:b/>
                <w:bCs/>
              </w:rPr>
            </w:pPr>
            <w:r w:rsidRPr="001F42D3">
              <w:rPr>
                <w:b/>
                <w:bCs/>
              </w:rPr>
              <w:t>68481^MDC_ATTR_EVENT_PHASE^MDC</w:t>
            </w:r>
          </w:p>
        </w:tc>
      </w:tr>
      <w:tr w:rsidR="00AC7B6C" w:rsidRPr="001F42D3" w14:paraId="3999172E" w14:textId="77777777" w:rsidTr="00CF5627">
        <w:trPr>
          <w:cantSplit/>
        </w:trPr>
        <w:tc>
          <w:tcPr>
            <w:tcW w:w="1709" w:type="dxa"/>
          </w:tcPr>
          <w:p w14:paraId="411C3840" w14:textId="77777777" w:rsidR="00AC7B6C" w:rsidRPr="001F42D3" w:rsidRDefault="00AC7B6C" w:rsidP="00CF5627">
            <w:pPr>
              <w:pStyle w:val="TableEntry"/>
            </w:pPr>
          </w:p>
        </w:tc>
        <w:tc>
          <w:tcPr>
            <w:tcW w:w="1660" w:type="dxa"/>
          </w:tcPr>
          <w:p w14:paraId="72A6C0B2" w14:textId="77777777" w:rsidR="00AC7B6C" w:rsidRPr="001F42D3" w:rsidRDefault="00AC7B6C" w:rsidP="00CF5627">
            <w:pPr>
              <w:pStyle w:val="TableEntry"/>
            </w:pPr>
          </w:p>
        </w:tc>
        <w:tc>
          <w:tcPr>
            <w:tcW w:w="5919" w:type="dxa"/>
          </w:tcPr>
          <w:p w14:paraId="023B5784" w14:textId="5EE6D089" w:rsidR="00AC7B6C" w:rsidRPr="001F42D3" w:rsidRDefault="00AC7B6C" w:rsidP="00CF5627">
            <w:pPr>
              <w:pStyle w:val="TableEntry"/>
            </w:pPr>
            <w:r w:rsidRPr="001F42D3">
              <w:t>tpoint, start, start_only, continue, end, present, update, escalate, inactivate, acknowledged – per ACM/</w:t>
            </w:r>
            <w:r w:rsidR="007E67D4" w:rsidRPr="001F42D3">
              <w:t>DEV TF</w:t>
            </w:r>
            <w:r w:rsidRPr="001F42D3">
              <w:t xml:space="preserve"> CP #126, deescalate, reset, stop, (ACM/</w:t>
            </w:r>
            <w:r w:rsidR="007E67D4" w:rsidRPr="001F42D3">
              <w:t>DEV TF</w:t>
            </w:r>
            <w:r w:rsidRPr="001F42D3">
              <w:t xml:space="preserve"> CP to add </w:t>
            </w:r>
            <w:r w:rsidRPr="001F42D3">
              <w:rPr>
                <w:b/>
                <w:i/>
              </w:rPr>
              <w:t>information</w:t>
            </w:r>
            <w:r w:rsidRPr="001F42D3">
              <w:t xml:space="preserve"> or maybe </w:t>
            </w:r>
            <w:r w:rsidRPr="001F42D3">
              <w:rPr>
                <w:b/>
                <w:i/>
              </w:rPr>
              <w:t>no_alert</w:t>
            </w:r>
            <w:r w:rsidRPr="001F42D3">
              <w:t xml:space="preserve"> phase indication for signaling of AIS updates not in the presence of active alerts)</w:t>
            </w:r>
          </w:p>
        </w:tc>
      </w:tr>
      <w:tr w:rsidR="00AC7B6C" w:rsidRPr="001F42D3" w14:paraId="13CF46A1" w14:textId="77777777" w:rsidTr="00CF5627">
        <w:trPr>
          <w:cantSplit/>
        </w:trPr>
        <w:tc>
          <w:tcPr>
            <w:tcW w:w="1709" w:type="dxa"/>
          </w:tcPr>
          <w:p w14:paraId="411B0A58" w14:textId="77777777" w:rsidR="00AC7B6C" w:rsidRPr="001F42D3" w:rsidRDefault="00AC7B6C" w:rsidP="00CF5627">
            <w:pPr>
              <w:pStyle w:val="TableEntry"/>
            </w:pPr>
            <w:r w:rsidRPr="001F42D3">
              <w:t>Source is an implied attribute</w:t>
            </w:r>
          </w:p>
        </w:tc>
        <w:tc>
          <w:tcPr>
            <w:tcW w:w="1660" w:type="dxa"/>
          </w:tcPr>
          <w:p w14:paraId="45689927" w14:textId="77777777" w:rsidR="00AC7B6C" w:rsidRPr="001F42D3" w:rsidRDefault="00AC7B6C" w:rsidP="00CF5627">
            <w:pPr>
              <w:pStyle w:val="TableEntry"/>
            </w:pPr>
          </w:p>
        </w:tc>
        <w:tc>
          <w:tcPr>
            <w:tcW w:w="5919" w:type="dxa"/>
          </w:tcPr>
          <w:p w14:paraId="58C83612" w14:textId="77777777" w:rsidR="00AC7B6C" w:rsidRPr="001F42D3" w:rsidRDefault="00AC7B6C" w:rsidP="00CF5627">
            <w:pPr>
              <w:pStyle w:val="TableEntry"/>
              <w:rPr>
                <w:b/>
                <w:bCs/>
              </w:rPr>
            </w:pPr>
            <w:r w:rsidRPr="001F42D3">
              <w:rPr>
                <w:b/>
                <w:bCs/>
              </w:rPr>
              <w:t>68480^MDC_ATTR_ALERT_SOURCE^MDC</w:t>
            </w:r>
          </w:p>
        </w:tc>
      </w:tr>
      <w:tr w:rsidR="00AC7B6C" w:rsidRPr="001F42D3" w14:paraId="7E0018FF" w14:textId="77777777" w:rsidTr="00CF5627">
        <w:trPr>
          <w:cantSplit/>
        </w:trPr>
        <w:tc>
          <w:tcPr>
            <w:tcW w:w="1709" w:type="dxa"/>
          </w:tcPr>
          <w:p w14:paraId="11D54C28" w14:textId="77777777" w:rsidR="00AC7B6C" w:rsidRPr="001F42D3" w:rsidRDefault="00AC7B6C" w:rsidP="00CF5627">
            <w:pPr>
              <w:pStyle w:val="TableEntry"/>
            </w:pPr>
          </w:p>
        </w:tc>
        <w:tc>
          <w:tcPr>
            <w:tcW w:w="1660" w:type="dxa"/>
          </w:tcPr>
          <w:p w14:paraId="3ED760D0" w14:textId="77777777" w:rsidR="00AC7B6C" w:rsidRPr="001F42D3" w:rsidRDefault="00AC7B6C" w:rsidP="00CF5627">
            <w:pPr>
              <w:pStyle w:val="TableEntry"/>
            </w:pPr>
          </w:p>
        </w:tc>
        <w:tc>
          <w:tcPr>
            <w:tcW w:w="5919" w:type="dxa"/>
          </w:tcPr>
          <w:p w14:paraId="67A9F3EF" w14:textId="77777777" w:rsidR="00AC7B6C" w:rsidRPr="001F42D3" w:rsidRDefault="00AC7B6C" w:rsidP="00CF5627">
            <w:pPr>
              <w:pStyle w:val="TableEntry"/>
            </w:pPr>
            <w:r w:rsidRPr="001F42D3">
              <w:t>VMD, plus preferably CHAN</w:t>
            </w:r>
          </w:p>
        </w:tc>
      </w:tr>
    </w:tbl>
    <w:p w14:paraId="08F771F5" w14:textId="77777777" w:rsidR="00AC7B6C" w:rsidRPr="001F42D3" w:rsidRDefault="00AC7B6C" w:rsidP="002E102A">
      <w:pPr>
        <w:pStyle w:val="BodyText"/>
        <w:rPr>
          <w:rStyle w:val="Strong"/>
          <w:b w:val="0"/>
          <w:bCs w:val="0"/>
        </w:rPr>
      </w:pPr>
    </w:p>
    <w:p w14:paraId="1F423E2D" w14:textId="64C92881" w:rsidR="00B11855" w:rsidRPr="001F42D3" w:rsidRDefault="003D003E" w:rsidP="005C1693">
      <w:pPr>
        <w:pStyle w:val="BodyText"/>
        <w:keepNext/>
      </w:pPr>
      <w:r w:rsidRPr="001F42D3">
        <w:rPr>
          <w:b/>
          <w:bCs/>
        </w:rPr>
        <w:t xml:space="preserve">OBX-5 Observation Value </w:t>
      </w:r>
    </w:p>
    <w:p w14:paraId="4B57FE91" w14:textId="77777777" w:rsidR="00B11855" w:rsidRPr="001F42D3" w:rsidRDefault="003D003E" w:rsidP="005C1693">
      <w:pPr>
        <w:pStyle w:val="BodyText"/>
      </w:pPr>
      <w:r w:rsidRPr="001F42D3">
        <w:t>Definition: This field contains the value observed by the observation producer. OBX-2-value type contains the data type for this field according to which observation value is formatted. It is not a required field because some systems will report only the normal</w:t>
      </w:r>
      <w:r w:rsidR="00470496" w:rsidRPr="001F42D3">
        <w:t>ity or abnormality</w:t>
      </w:r>
      <w:r w:rsidRPr="001F42D3">
        <w:t xml:space="preserve"> (OBX-8), especially in product experience reporting. The length of the observation field is variable, depending upon OBX-3-value type. This field may repeat for multipart, single answer results with appropriate data types, e.g., CWE, TX, and FT data types.</w:t>
      </w:r>
    </w:p>
    <w:p w14:paraId="09CDDFB0" w14:textId="388928F1" w:rsidR="00B11855" w:rsidRPr="001F42D3" w:rsidRDefault="003D003E" w:rsidP="005C1693">
      <w:pPr>
        <w:pStyle w:val="BodyText"/>
      </w:pPr>
      <w:r w:rsidRPr="001F42D3">
        <w:t>When the Observation Value is numeric, IHE PCD adopts the convention that the number of digits to the right of the decimal point shall reflect the precision ascribed by the device to the measurement and such digits shall not be arbitrarily dropped from string representations of the value. So</w:t>
      </w:r>
      <w:r w:rsidR="00362C0D" w:rsidRPr="001F42D3">
        <w:t>,</w:t>
      </w:r>
      <w:r w:rsidRPr="001F42D3">
        <w:t xml:space="preserve"> if the measurement has, say, two significant digits after the decimal point and happens to include one or more trailing zeros, the string representing the measurement shall include the trailing zeros to reflect precision, even though they do not change the numeric value.</w:t>
      </w:r>
    </w:p>
    <w:p w14:paraId="3A0B22B4" w14:textId="184B3C26" w:rsidR="00B11855" w:rsidRPr="001F42D3" w:rsidRDefault="003D003E" w:rsidP="005C1693">
      <w:pPr>
        <w:pStyle w:val="BodyText"/>
      </w:pPr>
      <w:r w:rsidRPr="001F42D3">
        <w:t xml:space="preserve">For the </w:t>
      </w:r>
      <w:r w:rsidR="007E67D4" w:rsidRPr="001F42D3">
        <w:t>DEV TF</w:t>
      </w:r>
      <w:r w:rsidRPr="001F42D3">
        <w:t xml:space="preserve"> this field is required for metric related segments and is null for device related segments. </w:t>
      </w:r>
    </w:p>
    <w:p w14:paraId="583F1CF8" w14:textId="38165062" w:rsidR="00B11855" w:rsidRPr="001F42D3" w:rsidRDefault="003D003E" w:rsidP="005C1693">
      <w:pPr>
        <w:pStyle w:val="BodyText"/>
      </w:pPr>
      <w:r w:rsidRPr="001F42D3">
        <w:rPr>
          <w:b/>
          <w:bCs/>
        </w:rPr>
        <w:t xml:space="preserve">OBX-5 Observation Value in </w:t>
      </w:r>
      <w:r w:rsidR="00647994" w:rsidRPr="001F42D3">
        <w:rPr>
          <w:b/>
          <w:bCs/>
        </w:rPr>
        <w:t>PCD-04</w:t>
      </w:r>
      <w:r w:rsidRPr="001F42D3">
        <w:rPr>
          <w:b/>
          <w:bCs/>
        </w:rPr>
        <w:t xml:space="preserve"> and other Alert Communications transactions</w:t>
      </w:r>
    </w:p>
    <w:p w14:paraId="08473E2C" w14:textId="77777777" w:rsidR="00B11855" w:rsidRPr="001F42D3" w:rsidRDefault="003D003E" w:rsidP="005C1693">
      <w:pPr>
        <w:pStyle w:val="BodyText"/>
      </w:pPr>
      <w:r w:rsidRPr="001F42D3">
        <w:t>This field contains the value observed by the Alert Reporter. Its meaning differs according to the facet identified in OBX-4 Sub-ID (see above). The following sections give the details for each facet.</w:t>
      </w:r>
    </w:p>
    <w:p w14:paraId="3028DCED" w14:textId="77777777" w:rsidR="00B11855" w:rsidRPr="001F42D3" w:rsidRDefault="003D003E" w:rsidP="005C1693">
      <w:pPr>
        <w:pStyle w:val="BodyText"/>
      </w:pPr>
      <w:r w:rsidRPr="001F42D3">
        <w:t>In all cases, OBX-2-value type contains the data type for this field according to which observation value is formatted. It is not a required field because some systems will report only the abnormal flags for the observation (OBX-8). The length of the observation field is variable, depending upon OBX-3-value type. This field may repeat for multipart, single answer results with appropriate data types, e.g., C</w:t>
      </w:r>
      <w:r w:rsidR="00E86B15" w:rsidRPr="001F42D3">
        <w:t>W</w:t>
      </w:r>
      <w:r w:rsidRPr="001F42D3">
        <w:t xml:space="preserve">E, TX, and FT data types. </w:t>
      </w:r>
    </w:p>
    <w:p w14:paraId="2AB039C1" w14:textId="77777777" w:rsidR="00B11855" w:rsidRPr="009843AA" w:rsidRDefault="003D003E" w:rsidP="005C1693">
      <w:pPr>
        <w:pStyle w:val="BodyText"/>
        <w:rPr>
          <w:bCs/>
        </w:rPr>
      </w:pPr>
      <w:r w:rsidRPr="005C1693">
        <w:rPr>
          <w:b/>
          <w:bCs/>
        </w:rPr>
        <w:t>Event Identification</w:t>
      </w:r>
      <w:r w:rsidR="00F6415B" w:rsidRPr="005C1693">
        <w:rPr>
          <w:b/>
          <w:bCs/>
        </w:rPr>
        <w:t xml:space="preserve"> Facet</w:t>
      </w:r>
    </w:p>
    <w:p w14:paraId="45A469CB" w14:textId="77777777" w:rsidR="009622F0" w:rsidRPr="001F42D3" w:rsidRDefault="003D003E" w:rsidP="005C1693">
      <w:pPr>
        <w:pStyle w:val="BodyText"/>
      </w:pPr>
      <w:r w:rsidRPr="001F42D3">
        <w:lastRenderedPageBreak/>
        <w:t>The identity of alerts is represented by event codes from ISO/IEEE 11073-10101 nomenclature for alerts (Block E).</w:t>
      </w:r>
    </w:p>
    <w:p w14:paraId="1DAFFB80" w14:textId="77777777" w:rsidR="00D462EC" w:rsidRDefault="00D462EC" w:rsidP="00D462EC">
      <w:pPr>
        <w:pStyle w:val="BodyText"/>
      </w:pPr>
      <w:r>
        <w:t xml:space="preserve">For the ACM Profile in the PCD-04 message, the OBX instance associated with the Alert Event </w:t>
      </w:r>
    </w:p>
    <w:p w14:paraId="31C1C422" w14:textId="28DD171C" w:rsidR="00387700" w:rsidRPr="001F42D3" w:rsidRDefault="00D462EC" w:rsidP="00D462EC">
      <w:pPr>
        <w:pStyle w:val="BodyText"/>
      </w:pPr>
      <w:r>
        <w:t xml:space="preserve">Identification Facet, can be followed by an optional OBX instance to communicate Alert Reporter Actor originated display text/print text. where OBX-3 is 8546^MDC_ATTR_ALERT_TEXT^MDC. </w:t>
      </w:r>
      <w:r w:rsidR="00387700" w:rsidRPr="001F42D3">
        <w:t>The data type for the OBX-5 value shall be either string (ST) or formatted text (FT)</w:t>
      </w:r>
      <w:r w:rsidR="00621E63" w:rsidRPr="001F42D3">
        <w:t xml:space="preserve">. </w:t>
      </w:r>
      <w:r w:rsidR="00387700" w:rsidRPr="001F42D3">
        <w:t>The permits inclusion of text formatting indications or the inclusion of characters from international character sets</w:t>
      </w:r>
      <w:r w:rsidR="00621E63" w:rsidRPr="001F42D3">
        <w:t xml:space="preserve">. </w:t>
      </w:r>
      <w:r w:rsidR="00387700" w:rsidRPr="001F42D3">
        <w:t>The Alert Manager will optionally use the Alert Reporter provided text as a suffix to the Alert Manager synthesized alert text to be included in the alert text to be communicated to the Alert Communicator alert notification recipients</w:t>
      </w:r>
      <w:r w:rsidR="00621E63" w:rsidRPr="001F42D3">
        <w:t xml:space="preserve">. </w:t>
      </w:r>
      <w:r w:rsidR="00387700" w:rsidRPr="001F42D3">
        <w:t>The Alert Manager (AM) shall include a separator character (commonly space) or character sequence (commonly space dash space) between the Alert Manager (AM) synthesized text and the Alert Reporter (AR) provided annotation text.</w:t>
      </w:r>
    </w:p>
    <w:p w14:paraId="718E17F4" w14:textId="77777777" w:rsidR="00387700" w:rsidRPr="001F42D3" w:rsidRDefault="00387700" w:rsidP="005C1693">
      <w:pPr>
        <w:pStyle w:val="BodyText"/>
      </w:pPr>
      <w:r w:rsidRPr="001F42D3">
        <w:t>This capability permits the Alert Reporter to contribute text specifically for inclusion into the Alert Manager synthesized alert notification text. This can be useful in the case of textual information not well integrated into an HL7 standard data item. It can also be used as a foreign language mapping of the alert reason for which the Alert Manager requires abstraction. This abstraction is meaningful in scenarios where the Alert Reporter, the alerting medical device, and the alert notification recipients are in one country, and the Alert Manager is centralized in a different country.</w:t>
      </w:r>
    </w:p>
    <w:p w14:paraId="7339D00B" w14:textId="274B303B" w:rsidR="00387700" w:rsidRPr="001F42D3" w:rsidRDefault="00387700" w:rsidP="005C1693">
      <w:pPr>
        <w:pStyle w:val="BodyText"/>
      </w:pPr>
      <w:r w:rsidRPr="001F42D3">
        <w:t>The alert notification text is expected to be rapidly actionable</w:t>
      </w:r>
      <w:r w:rsidR="00621E63" w:rsidRPr="001F42D3">
        <w:t xml:space="preserve">. </w:t>
      </w:r>
      <w:r w:rsidRPr="001F42D3">
        <w:t>To that end the additional text supplied by the AR should be relatively short.</w:t>
      </w:r>
    </w:p>
    <w:p w14:paraId="0BEF1F20" w14:textId="401A8C09" w:rsidR="00387700" w:rsidRPr="001F42D3" w:rsidRDefault="00387700" w:rsidP="005C1693">
      <w:pPr>
        <w:pStyle w:val="BodyText"/>
      </w:pPr>
      <w:r w:rsidRPr="001F42D3">
        <w:t>The AR provided additional text is not expected to be utilized for communicating alert remedies</w:t>
      </w:r>
      <w:r w:rsidR="00621E63" w:rsidRPr="001F42D3">
        <w:t xml:space="preserve">. </w:t>
      </w:r>
      <w:r w:rsidRPr="001F42D3">
        <w:t>Remedies would be expected to utilize a distinctly different MDC and REFID.</w:t>
      </w:r>
    </w:p>
    <w:p w14:paraId="73B43466" w14:textId="77777777" w:rsidR="00B11855" w:rsidRPr="001F42D3" w:rsidRDefault="00F73333" w:rsidP="000209A7">
      <w:pPr>
        <w:pStyle w:val="BodyText"/>
      </w:pPr>
      <w:r w:rsidRPr="001F42D3">
        <w:rPr>
          <w:noProof/>
        </w:rPr>
        <w:drawing>
          <wp:inline distT="0" distB="0" distL="0" distR="0" wp14:anchorId="654BB3BA" wp14:editId="243ADF22">
            <wp:extent cx="5059680" cy="2109470"/>
            <wp:effectExtent l="0" t="0" r="7620" b="5080"/>
            <wp:docPr id="13" name="Picture 13" descr="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59680" cy="2109470"/>
                    </a:xfrm>
                    <a:prstGeom prst="rect">
                      <a:avLst/>
                    </a:prstGeom>
                    <a:noFill/>
                    <a:ln>
                      <a:noFill/>
                    </a:ln>
                  </pic:spPr>
                </pic:pic>
              </a:graphicData>
            </a:graphic>
          </wp:inline>
        </w:drawing>
      </w:r>
    </w:p>
    <w:p w14:paraId="634B1F52" w14:textId="77777777" w:rsidR="00B11855" w:rsidRPr="001F42D3" w:rsidRDefault="003D003E" w:rsidP="00CF5627">
      <w:pPr>
        <w:pStyle w:val="FigureTitle"/>
      </w:pPr>
      <w:r w:rsidRPr="001F42D3">
        <w:t>Figure</w:t>
      </w:r>
      <w:r w:rsidR="00700617" w:rsidRPr="001F42D3">
        <w:t xml:space="preserve"> </w:t>
      </w:r>
      <w:r w:rsidR="00E86B15" w:rsidRPr="001F42D3">
        <w:t>B.8</w:t>
      </w:r>
      <w:r w:rsidR="004E547A" w:rsidRPr="001F42D3">
        <w:t>.5</w:t>
      </w:r>
      <w:r w:rsidR="00E86B15" w:rsidRPr="001F42D3">
        <w:t>-1</w:t>
      </w:r>
      <w:r w:rsidRPr="001F42D3">
        <w:t>: Event Identification Facet</w:t>
      </w:r>
      <w:r w:rsidR="00991ED6" w:rsidRPr="001F42D3">
        <w:t xml:space="preserve"> (</w:t>
      </w:r>
      <w:r w:rsidR="004C60BF" w:rsidRPr="001F42D3">
        <w:t>Informative</w:t>
      </w:r>
      <w:r w:rsidR="00991ED6" w:rsidRPr="001F42D3">
        <w:t>)</w:t>
      </w:r>
    </w:p>
    <w:p w14:paraId="3B5CBFE7" w14:textId="77777777" w:rsidR="00B11855" w:rsidRPr="001F42D3" w:rsidRDefault="003D003E" w:rsidP="00CF5627">
      <w:pPr>
        <w:pStyle w:val="BodyText"/>
        <w:rPr>
          <w:bCs/>
        </w:rPr>
      </w:pPr>
      <w:r w:rsidRPr="001F42D3">
        <w:rPr>
          <w:b/>
          <w:bCs/>
        </w:rPr>
        <w:t>Source identification</w:t>
      </w:r>
      <w:r w:rsidR="00F6415B" w:rsidRPr="001F42D3">
        <w:rPr>
          <w:b/>
          <w:bCs/>
        </w:rPr>
        <w:t xml:space="preserve"> Facet</w:t>
      </w:r>
    </w:p>
    <w:p w14:paraId="703AD210" w14:textId="45CBF4CF" w:rsidR="00B11855" w:rsidRPr="001F42D3" w:rsidRDefault="003D003E" w:rsidP="00BA3791">
      <w:pPr>
        <w:pStyle w:val="BodyText"/>
      </w:pPr>
      <w:r w:rsidRPr="001F42D3">
        <w:lastRenderedPageBreak/>
        <w:t>For an event code corresponding with a metric alarm, this segment identifies the particular measurement that is the source of the alarm by its MDC nomenclature code in OBX-3 Observation Identifier. If it has a numeric value, it shall be in OBX-5 Observation Value, and if available the alarm range set in the device will be encoded in OBX-7 Reference Rang</w:t>
      </w:r>
      <w:r w:rsidR="006234DE" w:rsidRPr="001F42D3">
        <w:t>e.</w:t>
      </w:r>
    </w:p>
    <w:p w14:paraId="1B99A527" w14:textId="77777777" w:rsidR="00B11855" w:rsidRPr="001F42D3" w:rsidRDefault="003D003E" w:rsidP="00BA3791">
      <w:pPr>
        <w:pStyle w:val="BodyText"/>
      </w:pPr>
      <w:r w:rsidRPr="001F42D3">
        <w:t>For a technical alert, this facet specifies the subsystem that is the source of the event by its MDC object code in OBX-5 Observation Value, and by its dotted sub-ID notation according to the DEC specification for OBX-4 Observation Sub-ID.</w:t>
      </w:r>
    </w:p>
    <w:p w14:paraId="70618E06" w14:textId="77777777" w:rsidR="00B11855" w:rsidRPr="001F42D3" w:rsidRDefault="003D003E" w:rsidP="00CF5627">
      <w:pPr>
        <w:pStyle w:val="BodyText"/>
        <w:rPr>
          <w:bCs/>
        </w:rPr>
      </w:pPr>
      <w:r w:rsidRPr="001F42D3">
        <w:rPr>
          <w:b/>
          <w:bCs/>
        </w:rPr>
        <w:t>Event Phase</w:t>
      </w:r>
      <w:r w:rsidR="00F6415B" w:rsidRPr="001F42D3">
        <w:rPr>
          <w:b/>
          <w:bCs/>
        </w:rPr>
        <w:t xml:space="preserve"> Facet</w:t>
      </w:r>
    </w:p>
    <w:p w14:paraId="6992799C" w14:textId="77777777" w:rsidR="00B11855" w:rsidRPr="001F42D3" w:rsidRDefault="003D003E" w:rsidP="00BA3791">
      <w:pPr>
        <w:pStyle w:val="BodyText"/>
      </w:pPr>
      <w:r w:rsidRPr="001F42D3">
        <w:t>Each occurrence contains one of the following phase indications of the alert from the EventCurrentPhase enumeration:</w:t>
      </w:r>
    </w:p>
    <w:p w14:paraId="26A3019C" w14:textId="3E1D494F" w:rsidR="00B11855" w:rsidRPr="001F42D3" w:rsidRDefault="003D003E" w:rsidP="00CF5627">
      <w:pPr>
        <w:pStyle w:val="TableTitle"/>
      </w:pPr>
      <w:r w:rsidRPr="001F42D3">
        <w:t xml:space="preserve">Table </w:t>
      </w:r>
      <w:r w:rsidR="00E86B15" w:rsidRPr="001F42D3">
        <w:t>B.8</w:t>
      </w:r>
      <w:r w:rsidR="004E547A" w:rsidRPr="001F42D3">
        <w:t>.5</w:t>
      </w:r>
      <w:r w:rsidR="00E86B15" w:rsidRPr="001F42D3">
        <w:t>-</w:t>
      </w:r>
      <w:r w:rsidR="00B63979" w:rsidRPr="001F42D3">
        <w:t>4</w:t>
      </w:r>
      <w:r w:rsidRPr="001F42D3">
        <w:t>: Event Phase Coordinated Definitions</w:t>
      </w:r>
    </w:p>
    <w:tbl>
      <w:tblPr>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1843"/>
        <w:gridCol w:w="5010"/>
      </w:tblGrid>
      <w:tr w:rsidR="00C40FD5" w:rsidRPr="001F42D3" w14:paraId="7DE78DE9" w14:textId="77777777" w:rsidTr="00A92110">
        <w:trPr>
          <w:cantSplit/>
          <w:tblHeader/>
          <w:jc w:val="center"/>
        </w:trPr>
        <w:tc>
          <w:tcPr>
            <w:tcW w:w="1895" w:type="dxa"/>
            <w:shd w:val="clear" w:color="auto" w:fill="D9D9D9"/>
          </w:tcPr>
          <w:p w14:paraId="568175CB" w14:textId="77777777" w:rsidR="00B11855" w:rsidRPr="001F42D3" w:rsidRDefault="006C4608" w:rsidP="00286763">
            <w:pPr>
              <w:pStyle w:val="TableEntryHeader"/>
            </w:pPr>
            <w:r w:rsidRPr="001F42D3">
              <w:t>future assignment</w:t>
            </w:r>
          </w:p>
        </w:tc>
        <w:tc>
          <w:tcPr>
            <w:tcW w:w="1843" w:type="dxa"/>
            <w:shd w:val="clear" w:color="auto" w:fill="D9D9D9"/>
          </w:tcPr>
          <w:p w14:paraId="3F90C875" w14:textId="77777777" w:rsidR="00B11855" w:rsidRPr="001F42D3" w:rsidRDefault="006C4608" w:rsidP="00286763">
            <w:pPr>
              <w:pStyle w:val="TableEntryHeader"/>
            </w:pPr>
            <w:r w:rsidRPr="001F42D3">
              <w:t>assigned</w:t>
            </w:r>
          </w:p>
        </w:tc>
        <w:tc>
          <w:tcPr>
            <w:tcW w:w="5010" w:type="dxa"/>
            <w:shd w:val="clear" w:color="auto" w:fill="D9D9D9"/>
          </w:tcPr>
          <w:p w14:paraId="306716EF" w14:textId="77777777" w:rsidR="00B11855" w:rsidRPr="001F42D3" w:rsidRDefault="003D003E" w:rsidP="00286763">
            <w:pPr>
              <w:pStyle w:val="TableEntryHeader"/>
            </w:pPr>
            <w:r w:rsidRPr="001F42D3">
              <w:t>definition</w:t>
            </w:r>
          </w:p>
        </w:tc>
      </w:tr>
      <w:tr w:rsidR="00B11855" w:rsidRPr="001F42D3" w14:paraId="298B7AA6" w14:textId="77777777" w:rsidTr="006C0E8E">
        <w:trPr>
          <w:cantSplit/>
          <w:jc w:val="center"/>
        </w:trPr>
        <w:tc>
          <w:tcPr>
            <w:tcW w:w="1895" w:type="dxa"/>
          </w:tcPr>
          <w:p w14:paraId="373C219A" w14:textId="77777777" w:rsidR="00B11855" w:rsidRPr="001F42D3" w:rsidRDefault="003D003E" w:rsidP="00286763">
            <w:pPr>
              <w:pStyle w:val="TableEntry"/>
            </w:pPr>
            <w:r w:rsidRPr="001F42D3">
              <w:t>tpoint</w:t>
            </w:r>
          </w:p>
        </w:tc>
        <w:tc>
          <w:tcPr>
            <w:tcW w:w="1843" w:type="dxa"/>
          </w:tcPr>
          <w:p w14:paraId="18E1D176" w14:textId="77777777" w:rsidR="00B11855" w:rsidRPr="001F42D3" w:rsidRDefault="00B11855" w:rsidP="00286763">
            <w:pPr>
              <w:pStyle w:val="TableEntry"/>
            </w:pPr>
          </w:p>
        </w:tc>
        <w:tc>
          <w:tcPr>
            <w:tcW w:w="5010" w:type="dxa"/>
          </w:tcPr>
          <w:p w14:paraId="2A2D5E68" w14:textId="77777777" w:rsidR="00B11855" w:rsidRPr="001F42D3" w:rsidRDefault="003D003E" w:rsidP="00286763">
            <w:pPr>
              <w:pStyle w:val="TableEntry"/>
            </w:pPr>
            <w:r w:rsidRPr="001F42D3">
              <w:t>time-point</w:t>
            </w:r>
          </w:p>
        </w:tc>
      </w:tr>
      <w:tr w:rsidR="00B11855" w:rsidRPr="001F42D3" w14:paraId="4DAD91AB" w14:textId="77777777" w:rsidTr="006C0E8E">
        <w:trPr>
          <w:cantSplit/>
          <w:jc w:val="center"/>
        </w:trPr>
        <w:tc>
          <w:tcPr>
            <w:tcW w:w="1895" w:type="dxa"/>
          </w:tcPr>
          <w:p w14:paraId="66ECF4FD" w14:textId="77777777" w:rsidR="00B11855" w:rsidRPr="001F42D3" w:rsidRDefault="003D003E" w:rsidP="00286763">
            <w:pPr>
              <w:pStyle w:val="TableEntry"/>
            </w:pPr>
            <w:r w:rsidRPr="001F42D3">
              <w:t>start</w:t>
            </w:r>
          </w:p>
        </w:tc>
        <w:tc>
          <w:tcPr>
            <w:tcW w:w="1843" w:type="dxa"/>
          </w:tcPr>
          <w:p w14:paraId="2B7F8114" w14:textId="77777777" w:rsidR="00B11855" w:rsidRPr="001F42D3" w:rsidRDefault="003D003E" w:rsidP="00286763">
            <w:pPr>
              <w:pStyle w:val="TableEntry"/>
            </w:pPr>
            <w:r w:rsidRPr="001F42D3">
              <w:t>_START</w:t>
            </w:r>
          </w:p>
        </w:tc>
        <w:tc>
          <w:tcPr>
            <w:tcW w:w="5010" w:type="dxa"/>
          </w:tcPr>
          <w:p w14:paraId="558796B5" w14:textId="77777777" w:rsidR="00B11855" w:rsidRPr="001F42D3" w:rsidRDefault="003D003E" w:rsidP="00286763">
            <w:pPr>
              <w:pStyle w:val="TableEntry"/>
            </w:pPr>
            <w:r w:rsidRPr="001F42D3">
              <w:t>start (of an interval event/alert) – an end is expected</w:t>
            </w:r>
          </w:p>
        </w:tc>
      </w:tr>
      <w:tr w:rsidR="00B11855" w:rsidRPr="001F42D3" w14:paraId="57B5DE33" w14:textId="77777777" w:rsidTr="006C0E8E">
        <w:trPr>
          <w:cantSplit/>
          <w:jc w:val="center"/>
        </w:trPr>
        <w:tc>
          <w:tcPr>
            <w:tcW w:w="1895" w:type="dxa"/>
          </w:tcPr>
          <w:p w14:paraId="16BA26E3" w14:textId="77777777" w:rsidR="00B11855" w:rsidRPr="001F42D3" w:rsidRDefault="003D003E" w:rsidP="00286763">
            <w:pPr>
              <w:pStyle w:val="TableEntry"/>
            </w:pPr>
            <w:r w:rsidRPr="001F42D3">
              <w:t>start_only</w:t>
            </w:r>
          </w:p>
        </w:tc>
        <w:tc>
          <w:tcPr>
            <w:tcW w:w="1843" w:type="dxa"/>
          </w:tcPr>
          <w:p w14:paraId="7E729D2A" w14:textId="77777777" w:rsidR="00B11855" w:rsidRPr="001F42D3" w:rsidRDefault="00B11855" w:rsidP="00286763">
            <w:pPr>
              <w:pStyle w:val="TableEntry"/>
            </w:pPr>
          </w:p>
        </w:tc>
        <w:tc>
          <w:tcPr>
            <w:tcW w:w="5010" w:type="dxa"/>
          </w:tcPr>
          <w:p w14:paraId="0E045823" w14:textId="77777777" w:rsidR="00B11855" w:rsidRPr="001F42D3" w:rsidRDefault="003D003E" w:rsidP="00286763">
            <w:pPr>
              <w:pStyle w:val="TableEntry"/>
            </w:pPr>
            <w:r w:rsidRPr="001F42D3">
              <w:t>start – continue and end are not to be expected</w:t>
            </w:r>
          </w:p>
        </w:tc>
      </w:tr>
      <w:tr w:rsidR="00B11855" w:rsidRPr="001F42D3" w14:paraId="3F2E7C89" w14:textId="77777777" w:rsidTr="006C0E8E">
        <w:trPr>
          <w:cantSplit/>
          <w:jc w:val="center"/>
        </w:trPr>
        <w:tc>
          <w:tcPr>
            <w:tcW w:w="1895" w:type="dxa"/>
          </w:tcPr>
          <w:p w14:paraId="771A4029" w14:textId="77777777" w:rsidR="00B11855" w:rsidRPr="001F42D3" w:rsidRDefault="003D003E" w:rsidP="00286763">
            <w:pPr>
              <w:pStyle w:val="TableEntry"/>
            </w:pPr>
            <w:r w:rsidRPr="001F42D3">
              <w:t>continue</w:t>
            </w:r>
          </w:p>
        </w:tc>
        <w:tc>
          <w:tcPr>
            <w:tcW w:w="1843" w:type="dxa"/>
          </w:tcPr>
          <w:p w14:paraId="451C6BD7" w14:textId="77777777" w:rsidR="00B11855" w:rsidRPr="001F42D3" w:rsidRDefault="00B11855" w:rsidP="00286763">
            <w:pPr>
              <w:pStyle w:val="TableEntry"/>
            </w:pPr>
          </w:p>
        </w:tc>
        <w:tc>
          <w:tcPr>
            <w:tcW w:w="5010" w:type="dxa"/>
          </w:tcPr>
          <w:p w14:paraId="6E61F630" w14:textId="77777777" w:rsidR="00B11855" w:rsidRPr="001F42D3" w:rsidRDefault="003D003E" w:rsidP="00286763">
            <w:pPr>
              <w:pStyle w:val="TableEntry"/>
            </w:pPr>
            <w:r w:rsidRPr="001F42D3">
              <w:t>continuation  (of an ongoing interval event/alert)</w:t>
            </w:r>
          </w:p>
        </w:tc>
      </w:tr>
      <w:tr w:rsidR="00B11855" w:rsidRPr="001F42D3" w14:paraId="7D71C83C" w14:textId="77777777" w:rsidTr="006C0E8E">
        <w:trPr>
          <w:cantSplit/>
          <w:jc w:val="center"/>
        </w:trPr>
        <w:tc>
          <w:tcPr>
            <w:tcW w:w="1895" w:type="dxa"/>
          </w:tcPr>
          <w:p w14:paraId="756C593A" w14:textId="77777777" w:rsidR="00B11855" w:rsidRPr="001F42D3" w:rsidRDefault="003D003E" w:rsidP="00286763">
            <w:pPr>
              <w:pStyle w:val="TableEntry"/>
            </w:pPr>
            <w:r w:rsidRPr="001F42D3">
              <w:t>end</w:t>
            </w:r>
          </w:p>
        </w:tc>
        <w:tc>
          <w:tcPr>
            <w:tcW w:w="1843" w:type="dxa"/>
          </w:tcPr>
          <w:p w14:paraId="58A7EE85" w14:textId="77777777" w:rsidR="00B11855" w:rsidRPr="001F42D3" w:rsidRDefault="003D003E" w:rsidP="00286763">
            <w:pPr>
              <w:pStyle w:val="TableEntry"/>
            </w:pPr>
            <w:r w:rsidRPr="001F42D3">
              <w:t>_END</w:t>
            </w:r>
          </w:p>
        </w:tc>
        <w:tc>
          <w:tcPr>
            <w:tcW w:w="5010" w:type="dxa"/>
          </w:tcPr>
          <w:p w14:paraId="3D764640" w14:textId="77777777" w:rsidR="00B11855" w:rsidRPr="001F42D3" w:rsidRDefault="003D003E" w:rsidP="00286763">
            <w:pPr>
              <w:pStyle w:val="TableEntry"/>
            </w:pPr>
            <w:r w:rsidRPr="001F42D3">
              <w:t>end  (of an interval event/alert)</w:t>
            </w:r>
          </w:p>
        </w:tc>
      </w:tr>
      <w:tr w:rsidR="00B11855" w:rsidRPr="001F42D3" w14:paraId="7A1383D2" w14:textId="77777777" w:rsidTr="006C0E8E">
        <w:trPr>
          <w:cantSplit/>
          <w:jc w:val="center"/>
        </w:trPr>
        <w:tc>
          <w:tcPr>
            <w:tcW w:w="1895" w:type="dxa"/>
          </w:tcPr>
          <w:p w14:paraId="111B8E7A" w14:textId="77777777" w:rsidR="00B11855" w:rsidRPr="001F42D3" w:rsidRDefault="003D003E" w:rsidP="00286763">
            <w:pPr>
              <w:pStyle w:val="TableEntry"/>
            </w:pPr>
            <w:r w:rsidRPr="001F42D3">
              <w:t>present</w:t>
            </w:r>
          </w:p>
        </w:tc>
        <w:tc>
          <w:tcPr>
            <w:tcW w:w="1843" w:type="dxa"/>
          </w:tcPr>
          <w:p w14:paraId="6935885A" w14:textId="77777777" w:rsidR="00B11855" w:rsidRPr="001F42D3" w:rsidRDefault="00B11855" w:rsidP="00286763">
            <w:pPr>
              <w:pStyle w:val="TableEntry"/>
            </w:pPr>
          </w:p>
        </w:tc>
        <w:tc>
          <w:tcPr>
            <w:tcW w:w="5010" w:type="dxa"/>
          </w:tcPr>
          <w:p w14:paraId="45BCE114" w14:textId="77777777" w:rsidR="00B11855" w:rsidRPr="001F42D3" w:rsidRDefault="003D003E" w:rsidP="00286763">
            <w:pPr>
              <w:pStyle w:val="TableEntry"/>
            </w:pPr>
            <w:r w:rsidRPr="001F42D3">
              <w:t>event/alert is active at this time</w:t>
            </w:r>
          </w:p>
        </w:tc>
      </w:tr>
      <w:tr w:rsidR="00B11855" w:rsidRPr="001F42D3" w14:paraId="0FD6457E" w14:textId="77777777" w:rsidTr="006C0E8E">
        <w:trPr>
          <w:cantSplit/>
          <w:jc w:val="center"/>
        </w:trPr>
        <w:tc>
          <w:tcPr>
            <w:tcW w:w="1895" w:type="dxa"/>
          </w:tcPr>
          <w:p w14:paraId="59B4FB09" w14:textId="77777777" w:rsidR="00B11855" w:rsidRPr="001F42D3" w:rsidRDefault="003D003E" w:rsidP="00286763">
            <w:pPr>
              <w:pStyle w:val="TableEntry"/>
            </w:pPr>
            <w:r w:rsidRPr="001F42D3">
              <w:t>update</w:t>
            </w:r>
          </w:p>
        </w:tc>
        <w:tc>
          <w:tcPr>
            <w:tcW w:w="1843" w:type="dxa"/>
          </w:tcPr>
          <w:p w14:paraId="0F0F69E8" w14:textId="77777777" w:rsidR="00B11855" w:rsidRPr="001F42D3" w:rsidRDefault="00B11855" w:rsidP="00286763">
            <w:pPr>
              <w:pStyle w:val="TableEntry"/>
            </w:pPr>
          </w:p>
        </w:tc>
        <w:tc>
          <w:tcPr>
            <w:tcW w:w="5010" w:type="dxa"/>
          </w:tcPr>
          <w:p w14:paraId="5D5E9064" w14:textId="77777777" w:rsidR="00B11855" w:rsidRPr="001F42D3" w:rsidRDefault="003D003E" w:rsidP="00286763">
            <w:pPr>
              <w:pStyle w:val="TableEntry"/>
            </w:pPr>
            <w:r w:rsidRPr="001F42D3">
              <w:t>Update</w:t>
            </w:r>
          </w:p>
        </w:tc>
      </w:tr>
      <w:tr w:rsidR="00B11855" w:rsidRPr="001F42D3" w14:paraId="6D046D0B" w14:textId="77777777" w:rsidTr="006C0E8E">
        <w:trPr>
          <w:cantSplit/>
          <w:jc w:val="center"/>
        </w:trPr>
        <w:tc>
          <w:tcPr>
            <w:tcW w:w="1895" w:type="dxa"/>
          </w:tcPr>
          <w:p w14:paraId="2A349B3D" w14:textId="77777777" w:rsidR="00B11855" w:rsidRPr="001F42D3" w:rsidRDefault="003D003E" w:rsidP="00286763">
            <w:pPr>
              <w:pStyle w:val="TableEntry"/>
            </w:pPr>
            <w:r w:rsidRPr="001F42D3">
              <w:t>escalate</w:t>
            </w:r>
          </w:p>
        </w:tc>
        <w:tc>
          <w:tcPr>
            <w:tcW w:w="1843" w:type="dxa"/>
          </w:tcPr>
          <w:p w14:paraId="3F3429EF" w14:textId="77777777" w:rsidR="00B11855" w:rsidRPr="001F42D3" w:rsidRDefault="00B11855" w:rsidP="00286763">
            <w:pPr>
              <w:pStyle w:val="TableEntry"/>
            </w:pPr>
          </w:p>
        </w:tc>
        <w:tc>
          <w:tcPr>
            <w:tcW w:w="5010" w:type="dxa"/>
          </w:tcPr>
          <w:p w14:paraId="4F398732" w14:textId="77777777" w:rsidR="00B11855" w:rsidRPr="001F42D3" w:rsidRDefault="003D003E" w:rsidP="00286763">
            <w:pPr>
              <w:pStyle w:val="TableEntry"/>
            </w:pPr>
            <w:r w:rsidRPr="001F42D3">
              <w:t>escalation of an ongoing alert/alarm</w:t>
            </w:r>
          </w:p>
        </w:tc>
      </w:tr>
      <w:tr w:rsidR="00B11855" w:rsidRPr="001F42D3" w14:paraId="558F44F5" w14:textId="77777777" w:rsidTr="006C0E8E">
        <w:trPr>
          <w:cantSplit/>
          <w:jc w:val="center"/>
        </w:trPr>
        <w:tc>
          <w:tcPr>
            <w:tcW w:w="1895" w:type="dxa"/>
          </w:tcPr>
          <w:p w14:paraId="5DD81DB4" w14:textId="77777777" w:rsidR="00B11855" w:rsidRPr="001F42D3" w:rsidRDefault="003D003E" w:rsidP="00286763">
            <w:pPr>
              <w:pStyle w:val="TableEntry"/>
            </w:pPr>
            <w:r w:rsidRPr="001F42D3">
              <w:t>inactivate</w:t>
            </w:r>
          </w:p>
        </w:tc>
        <w:tc>
          <w:tcPr>
            <w:tcW w:w="1843" w:type="dxa"/>
          </w:tcPr>
          <w:p w14:paraId="46F87302" w14:textId="77777777" w:rsidR="00B11855" w:rsidRPr="001F42D3" w:rsidRDefault="00B11855" w:rsidP="00286763">
            <w:pPr>
              <w:pStyle w:val="TableEntry"/>
            </w:pPr>
          </w:p>
        </w:tc>
        <w:tc>
          <w:tcPr>
            <w:tcW w:w="5010" w:type="dxa"/>
          </w:tcPr>
          <w:p w14:paraId="4460EDCA" w14:textId="77777777" w:rsidR="00B11855" w:rsidRPr="001F42D3" w:rsidRDefault="003D003E" w:rsidP="00286763">
            <w:pPr>
              <w:pStyle w:val="TableEntry"/>
            </w:pPr>
            <w:r w:rsidRPr="001F42D3">
              <w:t>Inactivation (</w:t>
            </w:r>
            <w:r w:rsidR="00CA3A2C" w:rsidRPr="001F42D3">
              <w:t>e.g.,</w:t>
            </w:r>
            <w:r w:rsidRPr="001F42D3">
              <w:t xml:space="preserve"> silence)</w:t>
            </w:r>
          </w:p>
        </w:tc>
      </w:tr>
      <w:tr w:rsidR="00D7018D" w:rsidRPr="001F42D3" w14:paraId="7C5208D4" w14:textId="77777777" w:rsidTr="006C0E8E">
        <w:trPr>
          <w:cantSplit/>
          <w:jc w:val="center"/>
        </w:trPr>
        <w:tc>
          <w:tcPr>
            <w:tcW w:w="1895" w:type="dxa"/>
          </w:tcPr>
          <w:p w14:paraId="74555E64" w14:textId="77777777" w:rsidR="00D7018D" w:rsidRPr="001F42D3" w:rsidRDefault="00D7018D" w:rsidP="00286763">
            <w:pPr>
              <w:pStyle w:val="TableEntry"/>
            </w:pPr>
            <w:r w:rsidRPr="001F42D3">
              <w:t>acknowledged</w:t>
            </w:r>
          </w:p>
        </w:tc>
        <w:tc>
          <w:tcPr>
            <w:tcW w:w="1843" w:type="dxa"/>
          </w:tcPr>
          <w:p w14:paraId="0A13180B" w14:textId="77777777" w:rsidR="00D7018D" w:rsidRPr="001F42D3" w:rsidRDefault="00D7018D" w:rsidP="00286763">
            <w:pPr>
              <w:pStyle w:val="TableEntry"/>
            </w:pPr>
          </w:p>
        </w:tc>
        <w:tc>
          <w:tcPr>
            <w:tcW w:w="5010" w:type="dxa"/>
          </w:tcPr>
          <w:p w14:paraId="198E1F43" w14:textId="77777777" w:rsidR="00D7018D" w:rsidRPr="001F42D3" w:rsidRDefault="00D7018D" w:rsidP="00286763">
            <w:pPr>
              <w:pStyle w:val="TableEntry"/>
            </w:pPr>
            <w:r w:rsidRPr="001F42D3">
              <w:t>Alert acknowledged at the source device</w:t>
            </w:r>
          </w:p>
        </w:tc>
      </w:tr>
      <w:tr w:rsidR="00B11855" w:rsidRPr="001F42D3" w14:paraId="6BBE5E91" w14:textId="77777777" w:rsidTr="006C0E8E">
        <w:trPr>
          <w:cantSplit/>
          <w:jc w:val="center"/>
        </w:trPr>
        <w:tc>
          <w:tcPr>
            <w:tcW w:w="1895" w:type="dxa"/>
          </w:tcPr>
          <w:p w14:paraId="7229B5C2" w14:textId="77777777" w:rsidR="00B11855" w:rsidRPr="001F42D3" w:rsidRDefault="003D003E" w:rsidP="00286763">
            <w:pPr>
              <w:pStyle w:val="TableEntry"/>
            </w:pPr>
            <w:r w:rsidRPr="001F42D3">
              <w:t>deescalate</w:t>
            </w:r>
          </w:p>
        </w:tc>
        <w:tc>
          <w:tcPr>
            <w:tcW w:w="1843" w:type="dxa"/>
          </w:tcPr>
          <w:p w14:paraId="452EC059" w14:textId="77777777" w:rsidR="00B11855" w:rsidRPr="001F42D3" w:rsidRDefault="00B11855" w:rsidP="00286763">
            <w:pPr>
              <w:pStyle w:val="TableEntry"/>
            </w:pPr>
          </w:p>
        </w:tc>
        <w:tc>
          <w:tcPr>
            <w:tcW w:w="5010" w:type="dxa"/>
          </w:tcPr>
          <w:p w14:paraId="2D95ED53" w14:textId="77777777" w:rsidR="00B11855" w:rsidRPr="001F42D3" w:rsidRDefault="003D003E" w:rsidP="00286763">
            <w:pPr>
              <w:pStyle w:val="TableEntry"/>
            </w:pPr>
            <w:r w:rsidRPr="001F42D3">
              <w:t>de-escalation of an ongoing alert/alarm</w:t>
            </w:r>
          </w:p>
        </w:tc>
      </w:tr>
      <w:tr w:rsidR="00B11855" w:rsidRPr="001F42D3" w14:paraId="468C24A6" w14:textId="77777777" w:rsidTr="006C0E8E">
        <w:trPr>
          <w:cantSplit/>
          <w:jc w:val="center"/>
        </w:trPr>
        <w:tc>
          <w:tcPr>
            <w:tcW w:w="1895" w:type="dxa"/>
          </w:tcPr>
          <w:p w14:paraId="013EE394" w14:textId="77777777" w:rsidR="00B11855" w:rsidRPr="001F42D3" w:rsidRDefault="003D003E" w:rsidP="00286763">
            <w:pPr>
              <w:pStyle w:val="TableEntry"/>
            </w:pPr>
            <w:r w:rsidRPr="001F42D3">
              <w:t>reset</w:t>
            </w:r>
          </w:p>
        </w:tc>
        <w:tc>
          <w:tcPr>
            <w:tcW w:w="1843" w:type="dxa"/>
          </w:tcPr>
          <w:p w14:paraId="64AD64D4" w14:textId="77777777" w:rsidR="00B11855" w:rsidRPr="001F42D3" w:rsidRDefault="00B11855" w:rsidP="00286763">
            <w:pPr>
              <w:pStyle w:val="TableEntry"/>
            </w:pPr>
          </w:p>
        </w:tc>
        <w:tc>
          <w:tcPr>
            <w:tcW w:w="5010" w:type="dxa"/>
          </w:tcPr>
          <w:p w14:paraId="6B01FE78" w14:textId="77777777" w:rsidR="00B11855" w:rsidRPr="001F42D3" w:rsidRDefault="003D003E" w:rsidP="00286763">
            <w:pPr>
              <w:pStyle w:val="TableEntry"/>
            </w:pPr>
            <w:r w:rsidRPr="001F42D3">
              <w:t>clear latched alarm</w:t>
            </w:r>
          </w:p>
        </w:tc>
      </w:tr>
      <w:tr w:rsidR="00B11855" w:rsidRPr="001F42D3" w14:paraId="5B00781C" w14:textId="77777777" w:rsidTr="006C0E8E">
        <w:trPr>
          <w:cantSplit/>
          <w:jc w:val="center"/>
        </w:trPr>
        <w:tc>
          <w:tcPr>
            <w:tcW w:w="1895" w:type="dxa"/>
          </w:tcPr>
          <w:p w14:paraId="0966D33E" w14:textId="77777777" w:rsidR="00B11855" w:rsidRPr="001F42D3" w:rsidRDefault="003D003E" w:rsidP="00286763">
            <w:pPr>
              <w:pStyle w:val="TableEntry"/>
            </w:pPr>
            <w:r w:rsidRPr="001F42D3">
              <w:t>stop</w:t>
            </w:r>
          </w:p>
        </w:tc>
        <w:tc>
          <w:tcPr>
            <w:tcW w:w="1843" w:type="dxa"/>
          </w:tcPr>
          <w:p w14:paraId="48C2AA52" w14:textId="77777777" w:rsidR="00B11855" w:rsidRPr="001F42D3" w:rsidRDefault="003D003E" w:rsidP="00286763">
            <w:pPr>
              <w:pStyle w:val="TableEntry"/>
            </w:pPr>
            <w:r w:rsidRPr="001F42D3">
              <w:t>_STOP</w:t>
            </w:r>
          </w:p>
        </w:tc>
        <w:tc>
          <w:tcPr>
            <w:tcW w:w="5010" w:type="dxa"/>
          </w:tcPr>
          <w:p w14:paraId="6F0CD97D" w14:textId="77777777" w:rsidR="00B11855" w:rsidRPr="001F42D3" w:rsidRDefault="003D003E" w:rsidP="00286763">
            <w:pPr>
              <w:pStyle w:val="TableEntry"/>
            </w:pPr>
            <w:r w:rsidRPr="001F42D3">
              <w:t>pause an event/alert; could restart with same ID later</w:t>
            </w:r>
          </w:p>
        </w:tc>
      </w:tr>
      <w:tr w:rsidR="00B11855" w:rsidRPr="001F42D3" w14:paraId="48A67036" w14:textId="77777777" w:rsidTr="006C0E8E">
        <w:trPr>
          <w:cantSplit/>
          <w:jc w:val="center"/>
        </w:trPr>
        <w:tc>
          <w:tcPr>
            <w:tcW w:w="1895" w:type="dxa"/>
          </w:tcPr>
          <w:p w14:paraId="3C0CB2FF" w14:textId="77777777" w:rsidR="00B11855" w:rsidRPr="001F42D3" w:rsidRDefault="003D003E" w:rsidP="00286763">
            <w:pPr>
              <w:pStyle w:val="TableEntry"/>
            </w:pPr>
            <w:r w:rsidRPr="001F42D3">
              <w:t>update</w:t>
            </w:r>
          </w:p>
        </w:tc>
        <w:tc>
          <w:tcPr>
            <w:tcW w:w="1843" w:type="dxa"/>
          </w:tcPr>
          <w:p w14:paraId="4E3BBEE5" w14:textId="77777777" w:rsidR="00B11855" w:rsidRPr="001F42D3" w:rsidRDefault="003D003E" w:rsidP="00286763">
            <w:pPr>
              <w:pStyle w:val="TableEntry"/>
            </w:pPr>
            <w:r w:rsidRPr="001F42D3">
              <w:t>_CHANGE</w:t>
            </w:r>
          </w:p>
        </w:tc>
        <w:tc>
          <w:tcPr>
            <w:tcW w:w="5010" w:type="dxa"/>
          </w:tcPr>
          <w:p w14:paraId="6517445C" w14:textId="77777777" w:rsidR="00B11855" w:rsidRPr="001F42D3" w:rsidRDefault="003D003E" w:rsidP="00286763">
            <w:pPr>
              <w:pStyle w:val="TableEntry"/>
            </w:pPr>
            <w:r w:rsidRPr="001F42D3">
              <w:t>similar to CHANGED</w:t>
            </w:r>
          </w:p>
        </w:tc>
      </w:tr>
      <w:tr w:rsidR="00B11855" w:rsidRPr="001F42D3" w14:paraId="4E55A746" w14:textId="77777777" w:rsidTr="006C0E8E">
        <w:trPr>
          <w:cantSplit/>
          <w:jc w:val="center"/>
        </w:trPr>
        <w:tc>
          <w:tcPr>
            <w:tcW w:w="1895" w:type="dxa"/>
          </w:tcPr>
          <w:p w14:paraId="342BABF2" w14:textId="77777777" w:rsidR="00B11855" w:rsidRPr="001F42D3" w:rsidRDefault="003D003E" w:rsidP="00286763">
            <w:pPr>
              <w:pStyle w:val="TableEntry"/>
            </w:pPr>
            <w:r w:rsidRPr="001F42D3">
              <w:t>update</w:t>
            </w:r>
          </w:p>
        </w:tc>
        <w:tc>
          <w:tcPr>
            <w:tcW w:w="1843" w:type="dxa"/>
          </w:tcPr>
          <w:p w14:paraId="0A704513" w14:textId="77777777" w:rsidR="00B11855" w:rsidRPr="001F42D3" w:rsidRDefault="003D003E" w:rsidP="00286763">
            <w:pPr>
              <w:pStyle w:val="TableEntry"/>
            </w:pPr>
            <w:r w:rsidRPr="001F42D3">
              <w:t>_CHANGED</w:t>
            </w:r>
          </w:p>
        </w:tc>
        <w:tc>
          <w:tcPr>
            <w:tcW w:w="5010" w:type="dxa"/>
          </w:tcPr>
          <w:p w14:paraId="10169B6F" w14:textId="77777777" w:rsidR="00B11855" w:rsidRPr="001F42D3" w:rsidRDefault="003D003E" w:rsidP="00286763">
            <w:pPr>
              <w:pStyle w:val="TableEntry"/>
            </w:pPr>
            <w:r w:rsidRPr="001F42D3">
              <w:t>similar to CHANGE</w:t>
            </w:r>
          </w:p>
        </w:tc>
      </w:tr>
      <w:tr w:rsidR="00B11855" w:rsidRPr="001F42D3" w14:paraId="1C6A183E" w14:textId="77777777" w:rsidTr="006C0E8E">
        <w:trPr>
          <w:cantSplit/>
          <w:jc w:val="center"/>
        </w:trPr>
        <w:tc>
          <w:tcPr>
            <w:tcW w:w="1895" w:type="dxa"/>
          </w:tcPr>
          <w:p w14:paraId="46FEF9E0" w14:textId="77777777" w:rsidR="00B11855" w:rsidRPr="001F42D3" w:rsidRDefault="003D003E" w:rsidP="00286763">
            <w:pPr>
              <w:pStyle w:val="TableEntry"/>
            </w:pPr>
            <w:r w:rsidRPr="001F42D3">
              <w:t>update</w:t>
            </w:r>
          </w:p>
        </w:tc>
        <w:tc>
          <w:tcPr>
            <w:tcW w:w="1843" w:type="dxa"/>
          </w:tcPr>
          <w:p w14:paraId="3EC4F139" w14:textId="77777777" w:rsidR="00B11855" w:rsidRPr="001F42D3" w:rsidRDefault="003D003E" w:rsidP="00286763">
            <w:pPr>
              <w:pStyle w:val="TableEntry"/>
            </w:pPr>
            <w:r w:rsidRPr="001F42D3">
              <w:t>_CLEARED</w:t>
            </w:r>
          </w:p>
        </w:tc>
        <w:tc>
          <w:tcPr>
            <w:tcW w:w="5010" w:type="dxa"/>
          </w:tcPr>
          <w:p w14:paraId="2466F24C" w14:textId="77777777" w:rsidR="00B11855" w:rsidRPr="001F42D3" w:rsidRDefault="003D003E" w:rsidP="00286763">
            <w:pPr>
              <w:pStyle w:val="TableEntry"/>
            </w:pPr>
            <w:r w:rsidRPr="001F42D3">
              <w:t>similar to _CHANGED, except implication that some aspect of the device has been cleared</w:t>
            </w:r>
          </w:p>
        </w:tc>
      </w:tr>
      <w:tr w:rsidR="00B11855" w:rsidRPr="001F42D3" w14:paraId="373300AE" w14:textId="77777777" w:rsidTr="006C0E8E">
        <w:trPr>
          <w:cantSplit/>
          <w:jc w:val="center"/>
        </w:trPr>
        <w:tc>
          <w:tcPr>
            <w:tcW w:w="1895" w:type="dxa"/>
          </w:tcPr>
          <w:p w14:paraId="2D30B2B4" w14:textId="77777777" w:rsidR="00B11855" w:rsidRPr="001F42D3" w:rsidRDefault="003D003E" w:rsidP="00286763">
            <w:pPr>
              <w:pStyle w:val="TableEntry"/>
            </w:pPr>
            <w:r w:rsidRPr="001F42D3">
              <w:t>stop</w:t>
            </w:r>
          </w:p>
        </w:tc>
        <w:tc>
          <w:tcPr>
            <w:tcW w:w="1843" w:type="dxa"/>
          </w:tcPr>
          <w:p w14:paraId="4044755D" w14:textId="77777777" w:rsidR="00B11855" w:rsidRPr="001F42D3" w:rsidRDefault="003D003E" w:rsidP="00286763">
            <w:pPr>
              <w:pStyle w:val="TableEntry"/>
            </w:pPr>
            <w:r w:rsidRPr="001F42D3">
              <w:t>_COMPL</w:t>
            </w:r>
          </w:p>
        </w:tc>
        <w:tc>
          <w:tcPr>
            <w:tcW w:w="5010" w:type="dxa"/>
          </w:tcPr>
          <w:p w14:paraId="1D573FB0" w14:textId="77777777" w:rsidR="00B11855" w:rsidRPr="001F42D3" w:rsidRDefault="003D003E" w:rsidP="00286763">
            <w:pPr>
              <w:pStyle w:val="TableEntry"/>
            </w:pPr>
            <w:r w:rsidRPr="001F42D3">
              <w:t>last phase of a START_, (_STOP, _START)*, _COMPL sequence</w:t>
            </w:r>
          </w:p>
        </w:tc>
      </w:tr>
    </w:tbl>
    <w:p w14:paraId="3AADE076" w14:textId="77777777" w:rsidR="00B11855" w:rsidRPr="001F42D3" w:rsidRDefault="00B11855" w:rsidP="00BA3791">
      <w:pPr>
        <w:pStyle w:val="BodyText"/>
      </w:pPr>
    </w:p>
    <w:p w14:paraId="3B88F31F" w14:textId="77777777" w:rsidR="00467BFE" w:rsidRPr="001F42D3" w:rsidRDefault="006C4608" w:rsidP="00490763">
      <w:pPr>
        <w:pStyle w:val="BodyText"/>
      </w:pPr>
      <w:r w:rsidRPr="001F42D3">
        <w:t>Values in the “Assigned” column are</w:t>
      </w:r>
      <w:r w:rsidR="003D003E" w:rsidRPr="001F42D3">
        <w:t xml:space="preserve"> in the 11073 standard</w:t>
      </w:r>
      <w:r w:rsidR="00CA3A2C" w:rsidRPr="001F42D3">
        <w:t xml:space="preserve">. </w:t>
      </w:r>
      <w:r w:rsidRPr="001F42D3">
        <w:t>“Future assignments</w:t>
      </w:r>
      <w:r w:rsidR="004C60BF" w:rsidRPr="001F42D3">
        <w:t>”</w:t>
      </w:r>
      <w:r w:rsidR="003D003E" w:rsidRPr="001F42D3">
        <w:t xml:space="preserve"> indicates values in common use not yet in the 11073 standard.</w:t>
      </w:r>
    </w:p>
    <w:p w14:paraId="0FE3C774" w14:textId="77777777" w:rsidR="00467BFE" w:rsidRPr="001F42D3" w:rsidRDefault="00F73333" w:rsidP="002E6C5E">
      <w:pPr>
        <w:pStyle w:val="BodyText"/>
      </w:pPr>
      <w:r w:rsidRPr="001F42D3">
        <w:rPr>
          <w:noProof/>
        </w:rPr>
        <w:lastRenderedPageBreak/>
        <w:drawing>
          <wp:inline distT="0" distB="0" distL="0" distR="0" wp14:anchorId="018ED8CC" wp14:editId="601FBB7C">
            <wp:extent cx="5901055" cy="1962785"/>
            <wp:effectExtent l="0" t="0" r="4445" b="0"/>
            <wp:docPr id="14" name="Picture 14" descr="FIgur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B"/>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01055" cy="1962785"/>
                    </a:xfrm>
                    <a:prstGeom prst="rect">
                      <a:avLst/>
                    </a:prstGeom>
                    <a:noFill/>
                    <a:ln>
                      <a:noFill/>
                    </a:ln>
                  </pic:spPr>
                </pic:pic>
              </a:graphicData>
            </a:graphic>
          </wp:inline>
        </w:drawing>
      </w:r>
    </w:p>
    <w:p w14:paraId="306762CA" w14:textId="0492291B" w:rsidR="00B11855" w:rsidRPr="001F42D3" w:rsidRDefault="003D003E" w:rsidP="00CF5627">
      <w:pPr>
        <w:pStyle w:val="FigureTitle"/>
        <w:rPr>
          <w:rStyle w:val="Emphasis"/>
          <w:i w:val="0"/>
        </w:rPr>
      </w:pPr>
      <w:r w:rsidRPr="001F42D3">
        <w:t xml:space="preserve">Figure </w:t>
      </w:r>
      <w:r w:rsidR="00E86B15" w:rsidRPr="001F42D3">
        <w:t>B.8</w:t>
      </w:r>
      <w:r w:rsidR="004E547A" w:rsidRPr="001F42D3">
        <w:t>.5</w:t>
      </w:r>
      <w:r w:rsidRPr="001F42D3">
        <w:t>-</w:t>
      </w:r>
      <w:r w:rsidR="00B63979" w:rsidRPr="001F42D3">
        <w:t>2</w:t>
      </w:r>
      <w:r w:rsidRPr="001F42D3">
        <w:t>: Event Phase</w:t>
      </w:r>
    </w:p>
    <w:p w14:paraId="53300DC2" w14:textId="77777777" w:rsidR="00B11855" w:rsidRPr="001F42D3" w:rsidRDefault="003D003E" w:rsidP="00BA3791">
      <w:pPr>
        <w:pStyle w:val="BodyText"/>
      </w:pPr>
      <w:r w:rsidRPr="001F42D3">
        <w:t xml:space="preserve">The EventCurrentPhase identifies the state transition or state that the current alert message is indicating: a </w:t>
      </w:r>
      <w:r w:rsidRPr="001F42D3">
        <w:rPr>
          <w:rStyle w:val="StrongEmphasis"/>
        </w:rPr>
        <w:t>tpoint</w:t>
      </w:r>
      <w:r w:rsidRPr="001F42D3">
        <w:t xml:space="preserve"> event is a time point event with no duration, a </w:t>
      </w:r>
      <w:r w:rsidRPr="001F42D3">
        <w:rPr>
          <w:rStyle w:val="StrongEmphasis"/>
        </w:rPr>
        <w:t>continue</w:t>
      </w:r>
      <w:r w:rsidRPr="001F42D3">
        <w:t xml:space="preserve"> event indicates that this message does not represent a state transition but rather reports the continuation of an event that started at some previous time. An </w:t>
      </w:r>
      <w:r w:rsidRPr="001F42D3">
        <w:rPr>
          <w:rStyle w:val="StrongEmphasis"/>
        </w:rPr>
        <w:t>update</w:t>
      </w:r>
      <w:r w:rsidRPr="001F42D3">
        <w:t xml:space="preserve"> indicates a change other than a state transition in a previously reported alert, such as a further change in an out-of-limit metric. The phases </w:t>
      </w:r>
      <w:r w:rsidRPr="001F42D3">
        <w:rPr>
          <w:rStyle w:val="StrongEmphasis"/>
        </w:rPr>
        <w:t>escalate</w:t>
      </w:r>
      <w:r w:rsidRPr="001F42D3">
        <w:t xml:space="preserve"> and </w:t>
      </w:r>
      <w:r w:rsidRPr="001F42D3">
        <w:rPr>
          <w:rStyle w:val="StrongEmphasis"/>
        </w:rPr>
        <w:t>de-escalate</w:t>
      </w:r>
      <w:r w:rsidRPr="001F42D3">
        <w:t xml:space="preserve"> represent changes in alert priority as assessed by the patient care device. </w:t>
      </w:r>
    </w:p>
    <w:p w14:paraId="758CA490" w14:textId="77777777" w:rsidR="00B11855" w:rsidRPr="001F42D3" w:rsidRDefault="003D003E" w:rsidP="00B50AA1">
      <w:pPr>
        <w:pStyle w:val="BodyText"/>
        <w:rPr>
          <w:bCs/>
        </w:rPr>
      </w:pPr>
      <w:r w:rsidRPr="001F42D3">
        <w:rPr>
          <w:b/>
          <w:bCs/>
        </w:rPr>
        <w:t>State transitions</w:t>
      </w:r>
    </w:p>
    <w:p w14:paraId="2F922764" w14:textId="77777777" w:rsidR="00B11855" w:rsidRPr="001F42D3" w:rsidRDefault="003D003E" w:rsidP="000F208B">
      <w:pPr>
        <w:pStyle w:val="BodyText"/>
      </w:pPr>
      <w:r w:rsidRPr="001F42D3">
        <w:t>A message representing an alert is sent aperiodically, when the alert undergoes a state transition that may be significant for notification (alert start, alert end, escalation or de-escalation of priority as evaluated by the alert source).</w:t>
      </w:r>
    </w:p>
    <w:p w14:paraId="78CF5177" w14:textId="570A7241" w:rsidR="001612B3" w:rsidRPr="001F42D3" w:rsidRDefault="001612B3" w:rsidP="00CF5627">
      <w:pPr>
        <w:pStyle w:val="BodyText"/>
        <w:keepNext/>
      </w:pPr>
      <w:r w:rsidRPr="001F42D3">
        <w:t xml:space="preserve">By site agreement, messages representing current state of alerts may optionally also be sent as alerts (Report Alert [PCD-04] transactions) at other times, as for example on a periodic timed basis, or when systems are restarted, or after a loss of communication is restored and a list of currently active alerts is sent out by the Alert Reporter (AR) </w:t>
      </w:r>
      <w:r w:rsidR="00277D6B">
        <w:t>Actor</w:t>
      </w:r>
      <w:r w:rsidRPr="001F42D3">
        <w:t xml:space="preserve"> to refresh the Alert Manager (AM) </w:t>
      </w:r>
      <w:r w:rsidR="00277D6B">
        <w:t>Actor</w:t>
      </w:r>
      <w:r w:rsidRPr="001F42D3">
        <w:t xml:space="preserve">. </w:t>
      </w:r>
    </w:p>
    <w:p w14:paraId="21A79542" w14:textId="172CDFA0" w:rsidR="001612B3" w:rsidRPr="001F42D3" w:rsidRDefault="001612B3" w:rsidP="001612B3">
      <w:pPr>
        <w:pStyle w:val="HL7FieldIndent2"/>
        <w:ind w:left="0" w:hanging="2"/>
        <w:rPr>
          <w:noProof w:val="0"/>
          <w:sz w:val="23"/>
          <w:szCs w:val="23"/>
        </w:rPr>
      </w:pPr>
      <w:r w:rsidRPr="001F42D3">
        <w:rPr>
          <w:noProof w:val="0"/>
          <w:sz w:val="23"/>
          <w:szCs w:val="23"/>
        </w:rPr>
        <w:t xml:space="preserve">Additionally by site agreement, messages representing the last unacknowledged alert status updates from the Alert Manager (AM) </w:t>
      </w:r>
      <w:r w:rsidR="00277D6B">
        <w:rPr>
          <w:noProof w:val="0"/>
          <w:sz w:val="23"/>
          <w:szCs w:val="23"/>
        </w:rPr>
        <w:t>Actor</w:t>
      </w:r>
      <w:r w:rsidRPr="001F42D3">
        <w:rPr>
          <w:noProof w:val="0"/>
          <w:sz w:val="23"/>
          <w:szCs w:val="23"/>
        </w:rPr>
        <w:t xml:space="preserve"> to the Alert Reporter (AR) </w:t>
      </w:r>
      <w:r w:rsidR="00277D6B">
        <w:rPr>
          <w:noProof w:val="0"/>
          <w:sz w:val="23"/>
          <w:szCs w:val="23"/>
        </w:rPr>
        <w:t>Actor</w:t>
      </w:r>
      <w:r w:rsidRPr="001F42D3">
        <w:rPr>
          <w:noProof w:val="0"/>
          <w:sz w:val="23"/>
          <w:szCs w:val="23"/>
        </w:rPr>
        <w:t xml:space="preserve"> may optionally be sent as report alert status (Report Alert Status [PCD-05]) transactions at other times, as for example when systems are restarted, or after a loss of communication is restored and a list of unacknowledged report alert status transaction is sent out by the Alert Manager (AM) </w:t>
      </w:r>
      <w:r w:rsidR="00277D6B">
        <w:rPr>
          <w:noProof w:val="0"/>
          <w:sz w:val="23"/>
          <w:szCs w:val="23"/>
        </w:rPr>
        <w:t>Actor</w:t>
      </w:r>
      <w:r w:rsidRPr="001F42D3">
        <w:rPr>
          <w:noProof w:val="0"/>
          <w:sz w:val="23"/>
          <w:szCs w:val="23"/>
        </w:rPr>
        <w:t xml:space="preserve"> to update the Alert Reporter (AR) </w:t>
      </w:r>
      <w:r w:rsidR="00277D6B">
        <w:rPr>
          <w:noProof w:val="0"/>
          <w:sz w:val="23"/>
          <w:szCs w:val="23"/>
        </w:rPr>
        <w:t>Actor</w:t>
      </w:r>
      <w:r w:rsidRPr="001F42D3">
        <w:rPr>
          <w:noProof w:val="0"/>
          <w:sz w:val="23"/>
          <w:szCs w:val="23"/>
        </w:rPr>
        <w:t xml:space="preserve">. </w:t>
      </w:r>
    </w:p>
    <w:p w14:paraId="7C8BBA15" w14:textId="2F8BB480" w:rsidR="001612B3" w:rsidRPr="001F42D3" w:rsidRDefault="001612B3" w:rsidP="005C1693">
      <w:pPr>
        <w:pStyle w:val="HL7FieldIndent2"/>
        <w:ind w:left="0" w:hanging="2"/>
      </w:pPr>
      <w:r w:rsidRPr="001F42D3">
        <w:rPr>
          <w:noProof w:val="0"/>
          <w:sz w:val="23"/>
          <w:szCs w:val="23"/>
        </w:rPr>
        <w:t>For these synchronization, recovery, or retransmission transactions the message content should be the same as the original transmission, including no indications of phase or state change from the original transmission, with the exception that the message transmission timestamp (MSH-7 Date/time of Message), the message control identifier (MSH-10 Message Control ID), and the message sequence number (MSH-13 Sequence Number), shall be instance unique to the retransmission and not the original transmission</w:t>
      </w:r>
      <w:r w:rsidR="001F42D3">
        <w:rPr>
          <w:noProof w:val="0"/>
          <w:sz w:val="23"/>
          <w:szCs w:val="23"/>
        </w:rPr>
        <w:t xml:space="preserve">. </w:t>
      </w:r>
      <w:r w:rsidRPr="001F42D3">
        <w:rPr>
          <w:noProof w:val="0"/>
          <w:sz w:val="23"/>
          <w:szCs w:val="23"/>
        </w:rPr>
        <w:t>This permits traceability and independent acknowledgement of the retransmission.</w:t>
      </w:r>
      <w:r w:rsidRPr="001F42D3">
        <w:rPr>
          <w:noProof w:val="0"/>
        </w:rPr>
        <w:t xml:space="preserve"> </w:t>
      </w:r>
    </w:p>
    <w:p w14:paraId="6FDB9C27" w14:textId="09EDA2D0" w:rsidR="00B11855" w:rsidRPr="001F42D3" w:rsidRDefault="003D003E" w:rsidP="00CF5627">
      <w:pPr>
        <w:pStyle w:val="BodyText"/>
        <w:keepNext/>
        <w:rPr>
          <w:bCs/>
        </w:rPr>
      </w:pPr>
      <w:r w:rsidRPr="001F42D3">
        <w:rPr>
          <w:b/>
          <w:bCs/>
        </w:rPr>
        <w:lastRenderedPageBreak/>
        <w:t>Alert current state</w:t>
      </w:r>
      <w:r w:rsidR="00F6415B" w:rsidRPr="001F42D3">
        <w:rPr>
          <w:b/>
          <w:bCs/>
        </w:rPr>
        <w:t xml:space="preserve"> facet</w:t>
      </w:r>
    </w:p>
    <w:p w14:paraId="57027323" w14:textId="77777777" w:rsidR="00C11AB9" w:rsidRPr="001F42D3" w:rsidRDefault="003D003E" w:rsidP="00C11AB9">
      <w:pPr>
        <w:pStyle w:val="BodyText"/>
      </w:pPr>
      <w:r w:rsidRPr="001F42D3">
        <w:t xml:space="preserve">The value of the AlertState facet reflects whether the alert condition currently exists (inactive or active) or if the alert condition formerly existed, does not now exist, but is “latched” or held by </w:t>
      </w:r>
      <w:r w:rsidR="00C11AB9" w:rsidRPr="001F42D3">
        <w:t>the alert source so that caregivers may be notified of transient but significant conditions.</w:t>
      </w:r>
    </w:p>
    <w:p w14:paraId="06A764B7" w14:textId="77777777" w:rsidR="00001023" w:rsidRPr="001F42D3" w:rsidRDefault="00001023" w:rsidP="002E6C5E">
      <w:pPr>
        <w:pStyle w:val="BodyText"/>
      </w:pPr>
    </w:p>
    <w:p w14:paraId="5ECF6A97" w14:textId="77777777" w:rsidR="00001023" w:rsidRPr="001F42D3" w:rsidRDefault="00F73333" w:rsidP="002E6C5E">
      <w:pPr>
        <w:pStyle w:val="BodyText"/>
      </w:pPr>
      <w:r w:rsidRPr="001F42D3">
        <w:rPr>
          <w:noProof/>
        </w:rPr>
        <w:drawing>
          <wp:inline distT="0" distB="0" distL="0" distR="0" wp14:anchorId="3C6878C9" wp14:editId="0EEE9C2D">
            <wp:extent cx="5937250" cy="246253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37250" cy="2462530"/>
                    </a:xfrm>
                    <a:prstGeom prst="rect">
                      <a:avLst/>
                    </a:prstGeom>
                    <a:noFill/>
                    <a:ln>
                      <a:noFill/>
                    </a:ln>
                  </pic:spPr>
                </pic:pic>
              </a:graphicData>
            </a:graphic>
          </wp:inline>
        </w:drawing>
      </w:r>
    </w:p>
    <w:p w14:paraId="63BBC4E7" w14:textId="763F9645" w:rsidR="00B11855" w:rsidRPr="001F42D3" w:rsidRDefault="003D003E" w:rsidP="00CF5627">
      <w:pPr>
        <w:pStyle w:val="FigureTitle"/>
      </w:pPr>
      <w:r w:rsidRPr="001F42D3">
        <w:t xml:space="preserve">Figure </w:t>
      </w:r>
      <w:r w:rsidR="00E86B15" w:rsidRPr="001F42D3">
        <w:t>B.8</w:t>
      </w:r>
      <w:r w:rsidR="004E547A" w:rsidRPr="001F42D3">
        <w:t>.5</w:t>
      </w:r>
      <w:r w:rsidR="00E86B15" w:rsidRPr="001F42D3">
        <w:t>-</w:t>
      </w:r>
      <w:r w:rsidR="00B63979" w:rsidRPr="001F42D3">
        <w:t>3</w:t>
      </w:r>
      <w:r w:rsidRPr="001F42D3">
        <w:t>: Alert Current State</w:t>
      </w:r>
    </w:p>
    <w:p w14:paraId="33F06398" w14:textId="77777777" w:rsidR="00B11855" w:rsidRPr="001F42D3" w:rsidRDefault="003D003E" w:rsidP="00CF5627">
      <w:pPr>
        <w:pStyle w:val="BodyText"/>
        <w:rPr>
          <w:bCs/>
        </w:rPr>
      </w:pPr>
      <w:r w:rsidRPr="001F42D3">
        <w:rPr>
          <w:b/>
          <w:bCs/>
        </w:rPr>
        <w:t>Inactivation state</w:t>
      </w:r>
      <w:r w:rsidR="00F6415B" w:rsidRPr="001F42D3">
        <w:rPr>
          <w:b/>
          <w:bCs/>
        </w:rPr>
        <w:t xml:space="preserve"> facet</w:t>
      </w:r>
    </w:p>
    <w:p w14:paraId="28298F85" w14:textId="77777777" w:rsidR="00B11855" w:rsidRPr="001F42D3" w:rsidRDefault="003D003E" w:rsidP="000F208B">
      <w:pPr>
        <w:pStyle w:val="BodyText"/>
      </w:pPr>
      <w:r w:rsidRPr="001F42D3">
        <w:t>The AlertInactivationState reflects the current state of the visual and aural alert indications at the alert source.</w:t>
      </w:r>
    </w:p>
    <w:p w14:paraId="5D7397DD" w14:textId="77777777" w:rsidR="00B11855" w:rsidRPr="001F42D3" w:rsidRDefault="003D003E" w:rsidP="000F208B">
      <w:pPr>
        <w:pStyle w:val="BodyText"/>
      </w:pPr>
      <w:r w:rsidRPr="001F42D3">
        <w:t>This may be empty. May contain the value 'enabled', meaning that both visual and aural alert indications are enabled at the device. May be repeated, to indicate separately the state of visual indications at the device by including zero or one of the values:</w:t>
      </w:r>
    </w:p>
    <w:p w14:paraId="3695DC1E" w14:textId="77777777" w:rsidR="00B11855" w:rsidRPr="001F42D3" w:rsidRDefault="003D003E" w:rsidP="005C1693">
      <w:pPr>
        <w:pStyle w:val="ListBullet2"/>
      </w:pPr>
      <w:r w:rsidRPr="001F42D3">
        <w:t>alarm-paused</w:t>
      </w:r>
    </w:p>
    <w:p w14:paraId="2E2A34C7" w14:textId="77777777" w:rsidR="00B11855" w:rsidRPr="001F42D3" w:rsidRDefault="003D003E" w:rsidP="005C1693">
      <w:pPr>
        <w:pStyle w:val="ListBullet2"/>
      </w:pPr>
      <w:r w:rsidRPr="001F42D3">
        <w:t>alarm-off</w:t>
      </w:r>
    </w:p>
    <w:p w14:paraId="243793E1" w14:textId="77777777" w:rsidR="00B11855" w:rsidRPr="001F42D3" w:rsidRDefault="003D003E" w:rsidP="00736906">
      <w:pPr>
        <w:pStyle w:val="BodyText"/>
      </w:pPr>
      <w:r w:rsidRPr="001F42D3">
        <w:t>and zero or one of the values:</w:t>
      </w:r>
    </w:p>
    <w:p w14:paraId="0330F390" w14:textId="77777777" w:rsidR="00B11855" w:rsidRPr="001F42D3" w:rsidRDefault="003D003E" w:rsidP="005C1693">
      <w:pPr>
        <w:pStyle w:val="ListBullet2"/>
      </w:pPr>
      <w:r w:rsidRPr="001F42D3">
        <w:t>audio-paused</w:t>
      </w:r>
    </w:p>
    <w:p w14:paraId="07FC801B" w14:textId="77777777" w:rsidR="00B11855" w:rsidRPr="001F42D3" w:rsidRDefault="003D003E" w:rsidP="005C1693">
      <w:pPr>
        <w:pStyle w:val="ListBullet2"/>
      </w:pPr>
      <w:r w:rsidRPr="001F42D3">
        <w:t>audio-off</w:t>
      </w:r>
    </w:p>
    <w:p w14:paraId="7CCB4667" w14:textId="77777777" w:rsidR="00B11855" w:rsidRPr="001F42D3" w:rsidRDefault="003D003E" w:rsidP="00736906">
      <w:pPr>
        <w:pStyle w:val="BodyText"/>
      </w:pPr>
      <w:r w:rsidRPr="001F42D3">
        <w:t>If neither 'alarm-paused' nor 'alarm-off' is included, the visual alarm indication is assumed to be enabled regardless of whether 'enabled' is also present.</w:t>
      </w:r>
    </w:p>
    <w:p w14:paraId="1D58CFE7" w14:textId="77777777" w:rsidR="00B11855" w:rsidRPr="001F42D3" w:rsidRDefault="003D003E" w:rsidP="00736906">
      <w:pPr>
        <w:pStyle w:val="BodyText"/>
      </w:pPr>
      <w:r w:rsidRPr="001F42D3">
        <w:t>If neither 'audio-paused' nor 'audio-off' is included, the aural alert indication is assumed to be enabled regardless of whether 'enabled' is also present.</w:t>
      </w:r>
    </w:p>
    <w:p w14:paraId="732C8A3C" w14:textId="6AA93ED0" w:rsidR="00E65E4B" w:rsidRPr="001F42D3" w:rsidRDefault="00E65E4B" w:rsidP="00736906">
      <w:pPr>
        <w:pStyle w:val="BodyText"/>
      </w:pPr>
      <w:r w:rsidRPr="001F42D3">
        <w:lastRenderedPageBreak/>
        <w:t xml:space="preserve">If the optional state indication ‘acknowledged’ is </w:t>
      </w:r>
      <w:r w:rsidR="0028379E" w:rsidRPr="001F42D3">
        <w:t>included,</w:t>
      </w:r>
      <w:r w:rsidRPr="001F42D3">
        <w:t xml:space="preserve"> it indicates that the alert has been acknowledged at the alert source device</w:t>
      </w:r>
      <w:r w:rsidR="006D613E" w:rsidRPr="001F42D3">
        <w:t xml:space="preserve">. </w:t>
      </w:r>
      <w:r w:rsidRPr="001F42D3">
        <w:t>This indication offers no assurance of a resolution time for the active alert. This is independent of ‘audio-paused’ and ‘audio-off’ and is a latched status indication until the alert ends.</w:t>
      </w:r>
    </w:p>
    <w:p w14:paraId="0EC01E47" w14:textId="77777777" w:rsidR="00B11855" w:rsidRPr="001F42D3" w:rsidRDefault="003D003E" w:rsidP="005C1693">
      <w:pPr>
        <w:pStyle w:val="BodyText"/>
      </w:pPr>
      <w:r w:rsidRPr="001F42D3">
        <w:rPr>
          <w:b/>
          <w:bCs/>
        </w:rPr>
        <w:t>OBX-6   Units</w:t>
      </w:r>
    </w:p>
    <w:p w14:paraId="7B5654A5" w14:textId="79DBAFF7" w:rsidR="00B11855" w:rsidRPr="001F42D3" w:rsidRDefault="003D003E" w:rsidP="005C1693">
      <w:pPr>
        <w:pStyle w:val="BodyText"/>
      </w:pPr>
      <w:r w:rsidRPr="001F42D3">
        <w:t xml:space="preserve">See </w:t>
      </w:r>
      <w:r w:rsidR="006D613E" w:rsidRPr="001F42D3">
        <w:t>HL7</w:t>
      </w:r>
      <w:r w:rsidR="00995105" w:rsidRPr="001F42D3">
        <w:t xml:space="preserve"> </w:t>
      </w:r>
      <w:r w:rsidRPr="001F42D3">
        <w:t>2.6 Section 7.4.2.6 for further information.</w:t>
      </w:r>
    </w:p>
    <w:p w14:paraId="39FA2964" w14:textId="19B5053A" w:rsidR="00B11855" w:rsidRPr="001F42D3" w:rsidRDefault="003D003E" w:rsidP="005C1693">
      <w:pPr>
        <w:pStyle w:val="BodyText"/>
      </w:pPr>
      <w:r w:rsidRPr="001F42D3">
        <w:t xml:space="preserve">For the </w:t>
      </w:r>
      <w:r w:rsidR="007E67D4" w:rsidRPr="001F42D3">
        <w:t>DEV TF</w:t>
      </w:r>
      <w:r w:rsidRPr="001F42D3">
        <w:t>:</w:t>
      </w:r>
    </w:p>
    <w:p w14:paraId="4D12A716" w14:textId="77777777" w:rsidR="00B11855" w:rsidRPr="001F42D3" w:rsidRDefault="003D003E" w:rsidP="005C1693">
      <w:pPr>
        <w:pStyle w:val="BodyText"/>
      </w:pPr>
      <w:r w:rsidRPr="001F42D3">
        <w:t xml:space="preserve">Condition predicate: If OBX-5 is populated </w:t>
      </w:r>
      <w:r w:rsidR="00990F3E" w:rsidRPr="001F42D3">
        <w:t xml:space="preserve">with a numeric value </w:t>
      </w:r>
      <w:r w:rsidRPr="001F42D3">
        <w:t>then OBX-6 must contain an appropriate value. For Device Related if OBX-7 is being used for operating range then populate.</w:t>
      </w:r>
    </w:p>
    <w:p w14:paraId="5FA0D4F3" w14:textId="31B8A891" w:rsidR="00B11855" w:rsidRPr="001F42D3" w:rsidRDefault="003D003E" w:rsidP="005C1693">
      <w:pPr>
        <w:pStyle w:val="BodyText"/>
      </w:pPr>
      <w:r w:rsidRPr="001F42D3">
        <w:t xml:space="preserve">The units used should be in conformance with the Rosetta Terminology (see </w:t>
      </w:r>
      <w:r w:rsidR="007E67D4" w:rsidRPr="001F42D3">
        <w:t>DEV TF</w:t>
      </w:r>
      <w:r w:rsidR="0028379E" w:rsidRPr="001F42D3">
        <w:t>-3</w:t>
      </w:r>
      <w:r w:rsidR="00990F3E" w:rsidRPr="001F42D3">
        <w:t xml:space="preserve"> </w:t>
      </w:r>
      <w:r w:rsidR="0028379E" w:rsidRPr="001F42D3">
        <w:t>f</w:t>
      </w:r>
      <w:r w:rsidRPr="001F42D3">
        <w:t xml:space="preserve">or further details and references). The preferred format is an MDC value, secondly a UCUM value. </w:t>
      </w:r>
    </w:p>
    <w:p w14:paraId="381665F0" w14:textId="77777777" w:rsidR="00B11855" w:rsidRPr="001F42D3" w:rsidRDefault="00470496" w:rsidP="005C1693">
      <w:pPr>
        <w:pStyle w:val="BodyText"/>
      </w:pPr>
      <w:r w:rsidRPr="001F42D3">
        <w:rPr>
          <w:b/>
          <w:bCs/>
        </w:rPr>
        <w:t>OBX-7   Reference</w:t>
      </w:r>
      <w:r w:rsidR="003D003E" w:rsidRPr="001F42D3">
        <w:rPr>
          <w:b/>
          <w:bCs/>
        </w:rPr>
        <w:t xml:space="preserve"> Range</w:t>
      </w:r>
    </w:p>
    <w:p w14:paraId="4E518519" w14:textId="24269F9F" w:rsidR="00B11855" w:rsidRPr="001F42D3" w:rsidRDefault="003D003E" w:rsidP="005C1693">
      <w:pPr>
        <w:pStyle w:val="BodyText"/>
      </w:pPr>
      <w:r w:rsidRPr="001F42D3">
        <w:t xml:space="preserve">For metric related </w:t>
      </w:r>
      <w:r w:rsidR="0028379E" w:rsidRPr="001F42D3">
        <w:t>segments,</w:t>
      </w:r>
      <w:r w:rsidRPr="001F42D3">
        <w:t xml:space="preserve"> this should be used to provide the value ‘alarm’ ranges set with respect to the observed value metric in this OBX, although this is not strictly a reference range in the sense of the examples given in HL7.</w:t>
      </w:r>
    </w:p>
    <w:p w14:paraId="5052C4E3" w14:textId="1D984EE5" w:rsidR="00B11855" w:rsidRPr="001F42D3" w:rsidRDefault="003D003E" w:rsidP="005C1693">
      <w:pPr>
        <w:pStyle w:val="BodyText"/>
      </w:pPr>
      <w:r w:rsidRPr="001F42D3">
        <w:t>For device related segments this may be used to provide the device measurement range capability – NOT the metric value ‘alarm’ ranges which shall be in the appropriate observed value metric OBX, as indicated above.</w:t>
      </w:r>
    </w:p>
    <w:p w14:paraId="1258160E" w14:textId="77777777" w:rsidR="00B11855" w:rsidRPr="001F42D3" w:rsidRDefault="003D003E" w:rsidP="005C1693">
      <w:pPr>
        <w:pStyle w:val="BodyText"/>
      </w:pPr>
      <w:r w:rsidRPr="001F42D3">
        <w:rPr>
          <w:b/>
          <w:bCs/>
        </w:rPr>
        <w:t xml:space="preserve">OBX-8   Abnormal Flags </w:t>
      </w:r>
    </w:p>
    <w:p w14:paraId="5852C58A" w14:textId="77777777" w:rsidR="00B11855" w:rsidRPr="001F42D3" w:rsidRDefault="003D003E" w:rsidP="005C1693">
      <w:pPr>
        <w:pStyle w:val="BodyText"/>
      </w:pPr>
      <w:r w:rsidRPr="001F42D3">
        <w:t>This field can be used to provide zero or more codes (IS data type) to augment the interpretation of the observation. Codes beyond the first are included as repetitions (using the repetition separator character, the tilde ("~").</w:t>
      </w:r>
    </w:p>
    <w:p w14:paraId="7A7130A5" w14:textId="77777777" w:rsidR="00B11855" w:rsidRPr="001F42D3" w:rsidRDefault="003D003E" w:rsidP="005C1693">
      <w:pPr>
        <w:pStyle w:val="BodyText"/>
      </w:pPr>
      <w:r w:rsidRPr="001F42D3">
        <w:t>The following abbreviations in the OBX-8 Abnormality Flags field can be used to indicate the type of abnormality, its priority as indicated by the source patient care device, and whether it is a physiological alarm based on monitoring observations from the patient, or a technical alert indicating a condition of the patient care device and not the patient which nonetheless requires caregiver action.</w:t>
      </w:r>
    </w:p>
    <w:p w14:paraId="15C2B2FB" w14:textId="31B22510" w:rsidR="00B11855" w:rsidRPr="001F42D3" w:rsidRDefault="003D003E" w:rsidP="00CF5627">
      <w:pPr>
        <w:pStyle w:val="TableTitle"/>
      </w:pPr>
      <w:r w:rsidRPr="001F42D3">
        <w:t xml:space="preserve">Table </w:t>
      </w:r>
      <w:r w:rsidR="00990F3E" w:rsidRPr="001F42D3">
        <w:t>B.8</w:t>
      </w:r>
      <w:r w:rsidR="004E547A" w:rsidRPr="001F42D3">
        <w:t>.5</w:t>
      </w:r>
      <w:r w:rsidR="00990F3E" w:rsidRPr="001F42D3">
        <w:t>-</w:t>
      </w:r>
      <w:r w:rsidR="00E76CA1" w:rsidRPr="001F42D3">
        <w:t>5</w:t>
      </w:r>
      <w:r w:rsidR="00C11AB9" w:rsidRPr="001F42D3">
        <w:t xml:space="preserve">: </w:t>
      </w:r>
      <w:r w:rsidRPr="001F42D3">
        <w:t>Abnormal Flags, Abnormality Types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5D78265D" w14:textId="77777777" w:rsidTr="00C10546">
        <w:trPr>
          <w:cantSplit/>
          <w:tblHeader/>
          <w:jc w:val="center"/>
        </w:trPr>
        <w:tc>
          <w:tcPr>
            <w:tcW w:w="4428" w:type="dxa"/>
            <w:shd w:val="clear" w:color="auto" w:fill="D9D9D9"/>
          </w:tcPr>
          <w:p w14:paraId="69590047" w14:textId="77777777" w:rsidR="00B11855" w:rsidRPr="001F42D3" w:rsidRDefault="003D003E" w:rsidP="00CA126A">
            <w:pPr>
              <w:pStyle w:val="TableEntryHeader"/>
            </w:pPr>
            <w:r w:rsidRPr="001F42D3">
              <w:t>Abnormality Type</w:t>
            </w:r>
          </w:p>
        </w:tc>
        <w:tc>
          <w:tcPr>
            <w:tcW w:w="4320" w:type="dxa"/>
            <w:shd w:val="clear" w:color="auto" w:fill="D9D9D9"/>
          </w:tcPr>
          <w:p w14:paraId="166C8D5F" w14:textId="77777777" w:rsidR="00B11855" w:rsidRPr="001F42D3" w:rsidRDefault="003D003E" w:rsidP="00CA126A">
            <w:pPr>
              <w:pStyle w:val="TableEntryHeader"/>
            </w:pPr>
            <w:r w:rsidRPr="001F42D3">
              <w:t>Abbreviation</w:t>
            </w:r>
          </w:p>
        </w:tc>
      </w:tr>
      <w:tr w:rsidR="00B11855" w:rsidRPr="001F42D3" w14:paraId="3AA3B972" w14:textId="77777777" w:rsidTr="006C0E8E">
        <w:trPr>
          <w:cantSplit/>
          <w:jc w:val="center"/>
        </w:trPr>
        <w:tc>
          <w:tcPr>
            <w:tcW w:w="4428" w:type="dxa"/>
          </w:tcPr>
          <w:p w14:paraId="6564A81B" w14:textId="77777777" w:rsidR="00B11855" w:rsidRPr="001F42D3" w:rsidRDefault="003D003E" w:rsidP="00CA126A">
            <w:pPr>
              <w:pStyle w:val="TableEntry"/>
            </w:pPr>
            <w:r w:rsidRPr="001F42D3">
              <w:t>Normal, not abnormal</w:t>
            </w:r>
          </w:p>
        </w:tc>
        <w:tc>
          <w:tcPr>
            <w:tcW w:w="4320" w:type="dxa"/>
          </w:tcPr>
          <w:p w14:paraId="61920A58" w14:textId="77777777" w:rsidR="00B11855" w:rsidRPr="001F42D3" w:rsidRDefault="003D003E" w:rsidP="00CA126A">
            <w:pPr>
              <w:pStyle w:val="TableEntry"/>
            </w:pPr>
            <w:r w:rsidRPr="001F42D3">
              <w:t>N</w:t>
            </w:r>
          </w:p>
        </w:tc>
      </w:tr>
      <w:tr w:rsidR="00B11855" w:rsidRPr="001F42D3" w14:paraId="0177538D" w14:textId="77777777" w:rsidTr="006C0E8E">
        <w:trPr>
          <w:cantSplit/>
          <w:jc w:val="center"/>
        </w:trPr>
        <w:tc>
          <w:tcPr>
            <w:tcW w:w="4428" w:type="dxa"/>
          </w:tcPr>
          <w:p w14:paraId="360E1E56" w14:textId="77777777" w:rsidR="00B11855" w:rsidRPr="001F42D3" w:rsidRDefault="003D003E" w:rsidP="00CA126A">
            <w:pPr>
              <w:pStyle w:val="TableEntry"/>
            </w:pPr>
            <w:r w:rsidRPr="001F42D3">
              <w:t>Below low normal</w:t>
            </w:r>
          </w:p>
        </w:tc>
        <w:tc>
          <w:tcPr>
            <w:tcW w:w="4320" w:type="dxa"/>
          </w:tcPr>
          <w:p w14:paraId="56AE8D80" w14:textId="77777777" w:rsidR="00B11855" w:rsidRPr="001F42D3" w:rsidRDefault="003D003E" w:rsidP="00CA126A">
            <w:pPr>
              <w:pStyle w:val="TableEntry"/>
            </w:pPr>
            <w:r w:rsidRPr="001F42D3">
              <w:t>L</w:t>
            </w:r>
          </w:p>
        </w:tc>
      </w:tr>
      <w:tr w:rsidR="00B11855" w:rsidRPr="001F42D3" w14:paraId="18B2A70A" w14:textId="77777777" w:rsidTr="006C0E8E">
        <w:trPr>
          <w:cantSplit/>
          <w:jc w:val="center"/>
        </w:trPr>
        <w:tc>
          <w:tcPr>
            <w:tcW w:w="4428" w:type="dxa"/>
          </w:tcPr>
          <w:p w14:paraId="59CCF8DA" w14:textId="77777777" w:rsidR="00B11855" w:rsidRPr="001F42D3" w:rsidRDefault="003D003E" w:rsidP="00CA126A">
            <w:pPr>
              <w:pStyle w:val="TableEntry"/>
            </w:pPr>
            <w:r w:rsidRPr="001F42D3">
              <w:t>Below lower panic limits</w:t>
            </w:r>
          </w:p>
        </w:tc>
        <w:tc>
          <w:tcPr>
            <w:tcW w:w="4320" w:type="dxa"/>
          </w:tcPr>
          <w:p w14:paraId="2773989E" w14:textId="77777777" w:rsidR="00B11855" w:rsidRPr="001F42D3" w:rsidRDefault="003D003E" w:rsidP="00CA126A">
            <w:pPr>
              <w:pStyle w:val="TableEntry"/>
            </w:pPr>
            <w:r w:rsidRPr="001F42D3">
              <w:t>LL</w:t>
            </w:r>
          </w:p>
        </w:tc>
      </w:tr>
      <w:tr w:rsidR="00B11855" w:rsidRPr="001F42D3" w14:paraId="49106E4C" w14:textId="77777777" w:rsidTr="006C0E8E">
        <w:trPr>
          <w:cantSplit/>
          <w:jc w:val="center"/>
        </w:trPr>
        <w:tc>
          <w:tcPr>
            <w:tcW w:w="4428" w:type="dxa"/>
          </w:tcPr>
          <w:p w14:paraId="18BEE29B" w14:textId="77777777" w:rsidR="00B11855" w:rsidRPr="001F42D3" w:rsidRDefault="003D003E" w:rsidP="00CA126A">
            <w:pPr>
              <w:pStyle w:val="TableEntry"/>
            </w:pPr>
            <w:r w:rsidRPr="001F42D3">
              <w:t>Above high normal</w:t>
            </w:r>
          </w:p>
        </w:tc>
        <w:tc>
          <w:tcPr>
            <w:tcW w:w="4320" w:type="dxa"/>
          </w:tcPr>
          <w:p w14:paraId="6E082215" w14:textId="77777777" w:rsidR="00B11855" w:rsidRPr="001F42D3" w:rsidRDefault="003D003E" w:rsidP="00CA126A">
            <w:pPr>
              <w:pStyle w:val="TableEntry"/>
            </w:pPr>
            <w:r w:rsidRPr="001F42D3">
              <w:t>H</w:t>
            </w:r>
          </w:p>
        </w:tc>
      </w:tr>
      <w:tr w:rsidR="00B11855" w:rsidRPr="001F42D3" w14:paraId="6A723D34" w14:textId="77777777" w:rsidTr="006C0E8E">
        <w:trPr>
          <w:cantSplit/>
          <w:jc w:val="center"/>
        </w:trPr>
        <w:tc>
          <w:tcPr>
            <w:tcW w:w="4428" w:type="dxa"/>
          </w:tcPr>
          <w:p w14:paraId="16643E64" w14:textId="77777777" w:rsidR="00B11855" w:rsidRPr="001F42D3" w:rsidRDefault="003D003E" w:rsidP="00CA126A">
            <w:pPr>
              <w:pStyle w:val="TableEntry"/>
            </w:pPr>
            <w:r w:rsidRPr="001F42D3">
              <w:t>Above higher panic limits</w:t>
            </w:r>
          </w:p>
        </w:tc>
        <w:tc>
          <w:tcPr>
            <w:tcW w:w="4320" w:type="dxa"/>
          </w:tcPr>
          <w:p w14:paraId="1EBA4192" w14:textId="77777777" w:rsidR="00B11855" w:rsidRPr="001F42D3" w:rsidRDefault="003D003E" w:rsidP="00CA126A">
            <w:pPr>
              <w:pStyle w:val="TableEntry"/>
            </w:pPr>
            <w:r w:rsidRPr="001F42D3">
              <w:t>HH</w:t>
            </w:r>
          </w:p>
        </w:tc>
      </w:tr>
      <w:tr w:rsidR="00B11855" w:rsidRPr="001F42D3" w14:paraId="236432D0" w14:textId="77777777" w:rsidTr="006C0E8E">
        <w:trPr>
          <w:cantSplit/>
          <w:jc w:val="center"/>
        </w:trPr>
        <w:tc>
          <w:tcPr>
            <w:tcW w:w="4428" w:type="dxa"/>
          </w:tcPr>
          <w:p w14:paraId="3BA2D273" w14:textId="77777777" w:rsidR="00B11855" w:rsidRPr="001F42D3" w:rsidRDefault="003D003E" w:rsidP="00CA126A">
            <w:pPr>
              <w:pStyle w:val="TableEntry"/>
            </w:pPr>
            <w:r w:rsidRPr="001F42D3">
              <w:t>Abnormal (for non-numeric results)</w:t>
            </w:r>
          </w:p>
        </w:tc>
        <w:tc>
          <w:tcPr>
            <w:tcW w:w="4320" w:type="dxa"/>
          </w:tcPr>
          <w:p w14:paraId="70706875" w14:textId="77777777" w:rsidR="00B11855" w:rsidRPr="001F42D3" w:rsidRDefault="003D003E" w:rsidP="00CA126A">
            <w:pPr>
              <w:pStyle w:val="TableEntry"/>
            </w:pPr>
            <w:r w:rsidRPr="001F42D3">
              <w:t>A</w:t>
            </w:r>
          </w:p>
        </w:tc>
      </w:tr>
    </w:tbl>
    <w:p w14:paraId="6A677437" w14:textId="77777777" w:rsidR="000209A7" w:rsidRPr="001F42D3" w:rsidRDefault="000209A7" w:rsidP="00225602">
      <w:pPr>
        <w:pStyle w:val="BodyText"/>
      </w:pPr>
    </w:p>
    <w:p w14:paraId="0F79819E" w14:textId="5105E678" w:rsidR="00B11855" w:rsidRPr="001F42D3" w:rsidRDefault="003D003E" w:rsidP="00225602">
      <w:pPr>
        <w:pStyle w:val="BodyText"/>
      </w:pPr>
      <w:r w:rsidRPr="001F42D3">
        <w:t>Correspondence between IEEE 11073-10201 MeasurementStatus and representation in Abnormal Flags Field</w:t>
      </w:r>
    </w:p>
    <w:p w14:paraId="436E363B" w14:textId="1A449F59" w:rsidR="00B11855" w:rsidRPr="001F42D3" w:rsidRDefault="00FE1495" w:rsidP="00CF5627">
      <w:pPr>
        <w:pStyle w:val="TableTitle"/>
      </w:pPr>
      <w:r w:rsidRPr="001F42D3">
        <w:t>Table B.8.5-</w:t>
      </w:r>
      <w:r w:rsidR="00E76CA1" w:rsidRPr="001F42D3">
        <w:t>6</w:t>
      </w:r>
      <w:r w:rsidRPr="001F42D3">
        <w:t xml:space="preserve">: </w:t>
      </w:r>
      <w:r w:rsidR="00C714D3" w:rsidRPr="001F42D3">
        <w:t>Measurement Status</w:t>
      </w: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37"/>
        <w:gridCol w:w="1260"/>
        <w:gridCol w:w="1097"/>
      </w:tblGrid>
      <w:tr w:rsidR="00C40FD5" w:rsidRPr="001F42D3" w14:paraId="102702CF" w14:textId="77777777" w:rsidTr="00CF5627">
        <w:trPr>
          <w:cantSplit/>
          <w:jc w:val="center"/>
        </w:trPr>
        <w:tc>
          <w:tcPr>
            <w:tcW w:w="6137" w:type="dxa"/>
            <w:shd w:val="clear" w:color="auto" w:fill="D9D9D9"/>
          </w:tcPr>
          <w:p w14:paraId="7623593C" w14:textId="77777777" w:rsidR="00B11855" w:rsidRPr="001F42D3" w:rsidRDefault="003D003E" w:rsidP="00225602">
            <w:pPr>
              <w:pStyle w:val="TableEntryHeader"/>
            </w:pPr>
            <w:r w:rsidRPr="001F42D3">
              <w:t>MeasurementStatus ::= BITS-16 { ... }</w:t>
            </w:r>
          </w:p>
        </w:tc>
        <w:tc>
          <w:tcPr>
            <w:tcW w:w="1260" w:type="dxa"/>
            <w:shd w:val="clear" w:color="auto" w:fill="D9D9D9"/>
          </w:tcPr>
          <w:p w14:paraId="452350E7" w14:textId="77777777" w:rsidR="00B11855" w:rsidRPr="001F42D3" w:rsidRDefault="003D003E" w:rsidP="00225602">
            <w:pPr>
              <w:pStyle w:val="TableEntryHeader"/>
            </w:pPr>
            <w:r w:rsidRPr="001F42D3">
              <w:t>OBX-8</w:t>
            </w:r>
            <w:r w:rsidRPr="001F42D3">
              <w:rPr>
                <w:vertAlign w:val="superscript"/>
              </w:rPr>
              <w:footnoteReference w:id="2"/>
            </w:r>
            <w:r w:rsidRPr="001F42D3">
              <w:rPr>
                <w:vertAlign w:val="superscript"/>
              </w:rPr>
              <w:t xml:space="preserve"> </w:t>
            </w:r>
          </w:p>
        </w:tc>
        <w:tc>
          <w:tcPr>
            <w:tcW w:w="1097" w:type="dxa"/>
            <w:shd w:val="clear" w:color="auto" w:fill="D9D9D9"/>
          </w:tcPr>
          <w:p w14:paraId="76E37C5D" w14:textId="77777777" w:rsidR="00B11855" w:rsidRPr="001F42D3" w:rsidRDefault="003D003E" w:rsidP="00225602">
            <w:pPr>
              <w:pStyle w:val="TableEntryHeader"/>
            </w:pPr>
            <w:r w:rsidRPr="001F42D3">
              <w:t>OBX-11</w:t>
            </w:r>
          </w:p>
        </w:tc>
      </w:tr>
      <w:tr w:rsidR="00B11855" w:rsidRPr="001F42D3" w14:paraId="1770024F" w14:textId="77777777" w:rsidTr="00CF5627">
        <w:trPr>
          <w:cantSplit/>
          <w:jc w:val="center"/>
        </w:trPr>
        <w:tc>
          <w:tcPr>
            <w:tcW w:w="6137" w:type="dxa"/>
          </w:tcPr>
          <w:p w14:paraId="43A37EF7" w14:textId="77777777" w:rsidR="00B11855" w:rsidRPr="001F42D3" w:rsidRDefault="003D003E" w:rsidP="00225602">
            <w:pPr>
              <w:pStyle w:val="TableEntry"/>
            </w:pPr>
            <w:r w:rsidRPr="001F42D3">
              <w:t xml:space="preserve">No bits set </w:t>
            </w:r>
            <w:r w:rsidRPr="001F42D3">
              <w:sym w:font="Helvetica" w:char="003F"/>
            </w:r>
            <w:r w:rsidRPr="001F42D3">
              <w:t xml:space="preserve"> raw device measurement; measurement okay, has not been reviewed nor validated</w:t>
            </w:r>
          </w:p>
        </w:tc>
        <w:tc>
          <w:tcPr>
            <w:tcW w:w="1260" w:type="dxa"/>
          </w:tcPr>
          <w:p w14:paraId="724A934F" w14:textId="77777777" w:rsidR="00B11855" w:rsidRPr="001F42D3" w:rsidRDefault="00B11855" w:rsidP="00225602">
            <w:pPr>
              <w:pStyle w:val="TableEntry"/>
            </w:pPr>
          </w:p>
        </w:tc>
        <w:tc>
          <w:tcPr>
            <w:tcW w:w="1097" w:type="dxa"/>
          </w:tcPr>
          <w:p w14:paraId="320225C7" w14:textId="77777777" w:rsidR="00B11855" w:rsidRPr="001F42D3" w:rsidRDefault="003D003E" w:rsidP="00225602">
            <w:pPr>
              <w:pStyle w:val="TableEntry"/>
            </w:pPr>
            <w:r w:rsidRPr="001F42D3">
              <w:t>R</w:t>
            </w:r>
          </w:p>
        </w:tc>
      </w:tr>
      <w:tr w:rsidR="00B11855" w:rsidRPr="001F42D3" w14:paraId="7EE7975A" w14:textId="77777777" w:rsidTr="00CF5627">
        <w:trPr>
          <w:cantSplit/>
          <w:jc w:val="center"/>
        </w:trPr>
        <w:tc>
          <w:tcPr>
            <w:tcW w:w="6137" w:type="dxa"/>
          </w:tcPr>
          <w:p w14:paraId="3F156153" w14:textId="77777777" w:rsidR="00B11855" w:rsidRPr="001F42D3" w:rsidRDefault="003D003E" w:rsidP="00225602">
            <w:pPr>
              <w:pStyle w:val="TableEntry"/>
            </w:pPr>
            <w:r w:rsidRPr="001F42D3">
              <w:t>invalid(0),</w:t>
            </w:r>
          </w:p>
        </w:tc>
        <w:tc>
          <w:tcPr>
            <w:tcW w:w="1260" w:type="dxa"/>
          </w:tcPr>
          <w:p w14:paraId="324371B7" w14:textId="77777777" w:rsidR="00B11855" w:rsidRPr="001F42D3" w:rsidRDefault="003D003E" w:rsidP="00225602">
            <w:pPr>
              <w:pStyle w:val="TableEntry"/>
            </w:pPr>
            <w:r w:rsidRPr="001F42D3">
              <w:t>INV</w:t>
            </w:r>
          </w:p>
        </w:tc>
        <w:tc>
          <w:tcPr>
            <w:tcW w:w="1097" w:type="dxa"/>
          </w:tcPr>
          <w:p w14:paraId="606E34AC" w14:textId="77777777" w:rsidR="00B11855" w:rsidRPr="001F42D3" w:rsidRDefault="003D003E" w:rsidP="00225602">
            <w:pPr>
              <w:pStyle w:val="TableEntry"/>
            </w:pPr>
            <w:r w:rsidRPr="001F42D3">
              <w:t>X</w:t>
            </w:r>
          </w:p>
        </w:tc>
      </w:tr>
      <w:tr w:rsidR="00B11855" w:rsidRPr="001F42D3" w14:paraId="710A6B2F" w14:textId="77777777" w:rsidTr="00CF5627">
        <w:trPr>
          <w:cantSplit/>
          <w:jc w:val="center"/>
        </w:trPr>
        <w:tc>
          <w:tcPr>
            <w:tcW w:w="6137" w:type="dxa"/>
          </w:tcPr>
          <w:p w14:paraId="15A654FA" w14:textId="77777777" w:rsidR="00B11855" w:rsidRPr="001F42D3" w:rsidRDefault="003D003E" w:rsidP="00225602">
            <w:pPr>
              <w:pStyle w:val="TableEntry"/>
            </w:pPr>
            <w:r w:rsidRPr="001F42D3">
              <w:t>questionable(1),</w:t>
            </w:r>
          </w:p>
        </w:tc>
        <w:tc>
          <w:tcPr>
            <w:tcW w:w="1260" w:type="dxa"/>
          </w:tcPr>
          <w:p w14:paraId="2916C946" w14:textId="77777777" w:rsidR="00B11855" w:rsidRPr="001F42D3" w:rsidRDefault="003D003E" w:rsidP="00225602">
            <w:pPr>
              <w:pStyle w:val="TableEntry"/>
            </w:pPr>
            <w:r w:rsidRPr="001F42D3">
              <w:t>QUES</w:t>
            </w:r>
          </w:p>
        </w:tc>
        <w:tc>
          <w:tcPr>
            <w:tcW w:w="1097" w:type="dxa"/>
          </w:tcPr>
          <w:p w14:paraId="6A343CB9" w14:textId="77777777" w:rsidR="00B11855" w:rsidRPr="001F42D3" w:rsidRDefault="003D003E" w:rsidP="00225602">
            <w:pPr>
              <w:pStyle w:val="TableEntry"/>
            </w:pPr>
            <w:r w:rsidRPr="001F42D3">
              <w:t>R</w:t>
            </w:r>
          </w:p>
        </w:tc>
      </w:tr>
      <w:tr w:rsidR="00B11855" w:rsidRPr="001F42D3" w14:paraId="4F520545" w14:textId="77777777" w:rsidTr="00CF5627">
        <w:trPr>
          <w:cantSplit/>
          <w:jc w:val="center"/>
        </w:trPr>
        <w:tc>
          <w:tcPr>
            <w:tcW w:w="6137" w:type="dxa"/>
          </w:tcPr>
          <w:p w14:paraId="37BECC15" w14:textId="77777777" w:rsidR="00B11855" w:rsidRPr="001F42D3" w:rsidRDefault="003D003E" w:rsidP="00225602">
            <w:pPr>
              <w:pStyle w:val="TableEntry"/>
            </w:pPr>
            <w:r w:rsidRPr="001F42D3">
              <w:t>not-available(2),</w:t>
            </w:r>
          </w:p>
        </w:tc>
        <w:tc>
          <w:tcPr>
            <w:tcW w:w="1260" w:type="dxa"/>
          </w:tcPr>
          <w:p w14:paraId="2DA80B96" w14:textId="77777777" w:rsidR="00B11855" w:rsidRPr="001F42D3" w:rsidRDefault="003D003E" w:rsidP="00225602">
            <w:pPr>
              <w:pStyle w:val="TableEntry"/>
            </w:pPr>
            <w:r w:rsidRPr="001F42D3">
              <w:t>NAV</w:t>
            </w:r>
          </w:p>
        </w:tc>
        <w:tc>
          <w:tcPr>
            <w:tcW w:w="1097" w:type="dxa"/>
          </w:tcPr>
          <w:p w14:paraId="22D137AF" w14:textId="77777777" w:rsidR="00B11855" w:rsidRPr="001F42D3" w:rsidRDefault="003D003E" w:rsidP="00225602">
            <w:pPr>
              <w:pStyle w:val="TableEntry"/>
            </w:pPr>
            <w:r w:rsidRPr="001F42D3">
              <w:t>X</w:t>
            </w:r>
          </w:p>
        </w:tc>
      </w:tr>
      <w:tr w:rsidR="00B11855" w:rsidRPr="001F42D3" w14:paraId="2FB8165F" w14:textId="77777777" w:rsidTr="00CF5627">
        <w:trPr>
          <w:cantSplit/>
          <w:jc w:val="center"/>
        </w:trPr>
        <w:tc>
          <w:tcPr>
            <w:tcW w:w="6137" w:type="dxa"/>
          </w:tcPr>
          <w:p w14:paraId="18A119F6" w14:textId="77777777" w:rsidR="00B11855" w:rsidRPr="001F42D3" w:rsidRDefault="003D003E" w:rsidP="00225602">
            <w:pPr>
              <w:pStyle w:val="TableEntry"/>
            </w:pPr>
            <w:r w:rsidRPr="001F42D3">
              <w:t>calibration-ongoing(3),</w:t>
            </w:r>
          </w:p>
        </w:tc>
        <w:tc>
          <w:tcPr>
            <w:tcW w:w="1260" w:type="dxa"/>
          </w:tcPr>
          <w:p w14:paraId="776DA970" w14:textId="77777777" w:rsidR="00B11855" w:rsidRPr="001F42D3" w:rsidRDefault="003D003E" w:rsidP="00225602">
            <w:pPr>
              <w:pStyle w:val="TableEntry"/>
            </w:pPr>
            <w:r w:rsidRPr="001F42D3">
              <w:t>CAL</w:t>
            </w:r>
          </w:p>
        </w:tc>
        <w:tc>
          <w:tcPr>
            <w:tcW w:w="1097" w:type="dxa"/>
          </w:tcPr>
          <w:p w14:paraId="450A1AEF" w14:textId="77777777" w:rsidR="00B11855" w:rsidRPr="001F42D3" w:rsidRDefault="003D003E" w:rsidP="00225602">
            <w:pPr>
              <w:pStyle w:val="TableEntry"/>
            </w:pPr>
            <w:r w:rsidRPr="001F42D3">
              <w:t>R</w:t>
            </w:r>
          </w:p>
        </w:tc>
      </w:tr>
      <w:tr w:rsidR="00B11855" w:rsidRPr="001F42D3" w14:paraId="56A5707D" w14:textId="77777777" w:rsidTr="00CF5627">
        <w:trPr>
          <w:cantSplit/>
          <w:jc w:val="center"/>
        </w:trPr>
        <w:tc>
          <w:tcPr>
            <w:tcW w:w="6137" w:type="dxa"/>
          </w:tcPr>
          <w:p w14:paraId="443F024B" w14:textId="77777777" w:rsidR="00B11855" w:rsidRPr="001F42D3" w:rsidRDefault="003D003E" w:rsidP="00225602">
            <w:pPr>
              <w:pStyle w:val="TableEntry"/>
            </w:pPr>
            <w:r w:rsidRPr="001F42D3">
              <w:t>test-data(4),</w:t>
            </w:r>
          </w:p>
        </w:tc>
        <w:tc>
          <w:tcPr>
            <w:tcW w:w="1260" w:type="dxa"/>
          </w:tcPr>
          <w:p w14:paraId="4047D189" w14:textId="77777777" w:rsidR="00B11855" w:rsidRPr="001F42D3" w:rsidRDefault="003D003E" w:rsidP="00225602">
            <w:pPr>
              <w:pStyle w:val="TableEntry"/>
            </w:pPr>
            <w:r w:rsidRPr="001F42D3">
              <w:t>TEST</w:t>
            </w:r>
          </w:p>
        </w:tc>
        <w:tc>
          <w:tcPr>
            <w:tcW w:w="1097" w:type="dxa"/>
          </w:tcPr>
          <w:p w14:paraId="1E3E49E4" w14:textId="77777777" w:rsidR="00B11855" w:rsidRPr="001F42D3" w:rsidRDefault="003D003E" w:rsidP="00225602">
            <w:pPr>
              <w:pStyle w:val="TableEntry"/>
            </w:pPr>
            <w:r w:rsidRPr="001F42D3">
              <w:t>R</w:t>
            </w:r>
          </w:p>
        </w:tc>
      </w:tr>
      <w:tr w:rsidR="00B11855" w:rsidRPr="001F42D3" w14:paraId="57A2D452" w14:textId="77777777" w:rsidTr="00CF5627">
        <w:trPr>
          <w:cantSplit/>
          <w:jc w:val="center"/>
        </w:trPr>
        <w:tc>
          <w:tcPr>
            <w:tcW w:w="6137" w:type="dxa"/>
          </w:tcPr>
          <w:p w14:paraId="23D96240" w14:textId="77777777" w:rsidR="00B11855" w:rsidRPr="001F42D3" w:rsidRDefault="003D003E" w:rsidP="00225602">
            <w:pPr>
              <w:pStyle w:val="TableEntry"/>
            </w:pPr>
            <w:r w:rsidRPr="001F42D3">
              <w:t>demo-data(5),</w:t>
            </w:r>
          </w:p>
        </w:tc>
        <w:tc>
          <w:tcPr>
            <w:tcW w:w="1260" w:type="dxa"/>
          </w:tcPr>
          <w:p w14:paraId="659AE7DF" w14:textId="77777777" w:rsidR="00B11855" w:rsidRPr="001F42D3" w:rsidRDefault="003D003E" w:rsidP="00225602">
            <w:pPr>
              <w:pStyle w:val="TableEntry"/>
            </w:pPr>
            <w:r w:rsidRPr="001F42D3">
              <w:t>DEMO</w:t>
            </w:r>
          </w:p>
        </w:tc>
        <w:tc>
          <w:tcPr>
            <w:tcW w:w="1097" w:type="dxa"/>
          </w:tcPr>
          <w:p w14:paraId="02BE3FD1" w14:textId="77777777" w:rsidR="00B11855" w:rsidRPr="001F42D3" w:rsidRDefault="003D003E" w:rsidP="00225602">
            <w:pPr>
              <w:pStyle w:val="TableEntry"/>
            </w:pPr>
            <w:r w:rsidRPr="001F42D3">
              <w:t>R</w:t>
            </w:r>
          </w:p>
        </w:tc>
      </w:tr>
      <w:tr w:rsidR="00B11855" w:rsidRPr="001F42D3" w14:paraId="6E450154" w14:textId="77777777" w:rsidTr="00CF5627">
        <w:trPr>
          <w:cantSplit/>
          <w:jc w:val="center"/>
        </w:trPr>
        <w:tc>
          <w:tcPr>
            <w:tcW w:w="6137" w:type="dxa"/>
          </w:tcPr>
          <w:p w14:paraId="1CB82BC1" w14:textId="77777777" w:rsidR="00B11855" w:rsidRPr="001F42D3" w:rsidRDefault="003D003E" w:rsidP="00225602">
            <w:pPr>
              <w:pStyle w:val="TableEntry"/>
            </w:pPr>
            <w:r w:rsidRPr="001F42D3">
              <w:t>validated-data(8),</w:t>
            </w:r>
            <w:r w:rsidRPr="001F42D3">
              <w:tab/>
              <w:t>-- relevant, e.g., in an archive</w:t>
            </w:r>
          </w:p>
        </w:tc>
        <w:tc>
          <w:tcPr>
            <w:tcW w:w="1260" w:type="dxa"/>
          </w:tcPr>
          <w:p w14:paraId="60734D0C" w14:textId="77777777" w:rsidR="00B11855" w:rsidRPr="001F42D3" w:rsidRDefault="00B11855" w:rsidP="00225602">
            <w:pPr>
              <w:pStyle w:val="TableEntry"/>
            </w:pPr>
          </w:p>
        </w:tc>
        <w:tc>
          <w:tcPr>
            <w:tcW w:w="1097" w:type="dxa"/>
          </w:tcPr>
          <w:p w14:paraId="425FBF91" w14:textId="77777777" w:rsidR="00B11855" w:rsidRPr="001F42D3" w:rsidRDefault="003D003E" w:rsidP="00225602">
            <w:pPr>
              <w:pStyle w:val="TableEntry"/>
            </w:pPr>
            <w:r w:rsidRPr="001F42D3">
              <w:t>F</w:t>
            </w:r>
          </w:p>
        </w:tc>
      </w:tr>
      <w:tr w:rsidR="00B11855" w:rsidRPr="001F42D3" w14:paraId="4B4D1CB2" w14:textId="77777777" w:rsidTr="00CF5627">
        <w:trPr>
          <w:cantSplit/>
          <w:jc w:val="center"/>
        </w:trPr>
        <w:tc>
          <w:tcPr>
            <w:tcW w:w="6137" w:type="dxa"/>
          </w:tcPr>
          <w:p w14:paraId="6850E3AE" w14:textId="77777777" w:rsidR="00B11855" w:rsidRPr="001F42D3" w:rsidRDefault="003D003E" w:rsidP="00225602">
            <w:pPr>
              <w:pStyle w:val="TableEntry"/>
            </w:pPr>
            <w:r w:rsidRPr="001F42D3">
              <w:t>early-indication(9), -- early estimate of value</w:t>
            </w:r>
          </w:p>
        </w:tc>
        <w:tc>
          <w:tcPr>
            <w:tcW w:w="1260" w:type="dxa"/>
          </w:tcPr>
          <w:p w14:paraId="023B8745" w14:textId="77777777" w:rsidR="00B11855" w:rsidRPr="001F42D3" w:rsidRDefault="003D003E" w:rsidP="00225602">
            <w:pPr>
              <w:pStyle w:val="TableEntry"/>
            </w:pPr>
            <w:r w:rsidRPr="001F42D3">
              <w:t>EARLY</w:t>
            </w:r>
          </w:p>
        </w:tc>
        <w:tc>
          <w:tcPr>
            <w:tcW w:w="1097" w:type="dxa"/>
          </w:tcPr>
          <w:p w14:paraId="40C11B9D" w14:textId="77777777" w:rsidR="00B11855" w:rsidRPr="001F42D3" w:rsidRDefault="003D003E" w:rsidP="00225602">
            <w:pPr>
              <w:pStyle w:val="TableEntry"/>
            </w:pPr>
            <w:r w:rsidRPr="001F42D3">
              <w:t>R</w:t>
            </w:r>
          </w:p>
        </w:tc>
      </w:tr>
      <w:tr w:rsidR="00B11855" w:rsidRPr="001F42D3" w14:paraId="6848545B" w14:textId="77777777" w:rsidTr="00CF5627">
        <w:trPr>
          <w:cantSplit/>
          <w:jc w:val="center"/>
        </w:trPr>
        <w:tc>
          <w:tcPr>
            <w:tcW w:w="6137" w:type="dxa"/>
          </w:tcPr>
          <w:p w14:paraId="6852AE28" w14:textId="77777777" w:rsidR="00B11855" w:rsidRPr="001F42D3" w:rsidRDefault="003D003E" w:rsidP="00225602">
            <w:pPr>
              <w:pStyle w:val="TableEntry"/>
            </w:pPr>
            <w:r w:rsidRPr="001F42D3">
              <w:t>msmt-ongoing(10), -- indicates that a new measurement is just being taken -- (episodic)</w:t>
            </w:r>
          </w:p>
        </w:tc>
        <w:tc>
          <w:tcPr>
            <w:tcW w:w="1260" w:type="dxa"/>
          </w:tcPr>
          <w:p w14:paraId="46F01809" w14:textId="77777777" w:rsidR="00B11855" w:rsidRPr="001F42D3" w:rsidRDefault="003D003E" w:rsidP="00225602">
            <w:pPr>
              <w:pStyle w:val="TableEntry"/>
            </w:pPr>
            <w:r w:rsidRPr="001F42D3">
              <w:t>BUSY</w:t>
            </w:r>
          </w:p>
        </w:tc>
        <w:tc>
          <w:tcPr>
            <w:tcW w:w="1097" w:type="dxa"/>
          </w:tcPr>
          <w:p w14:paraId="03D6F381" w14:textId="77777777" w:rsidR="00B11855" w:rsidRPr="001F42D3" w:rsidRDefault="003D003E" w:rsidP="00225602">
            <w:pPr>
              <w:pStyle w:val="TableEntry"/>
            </w:pPr>
            <w:r w:rsidRPr="001F42D3">
              <w:t>X</w:t>
            </w:r>
          </w:p>
        </w:tc>
      </w:tr>
      <w:tr w:rsidR="00B11855" w:rsidRPr="001F42D3" w14:paraId="55C17372" w14:textId="77777777" w:rsidTr="00CF5627">
        <w:trPr>
          <w:cantSplit/>
          <w:jc w:val="center"/>
        </w:trPr>
        <w:tc>
          <w:tcPr>
            <w:tcW w:w="6137" w:type="dxa"/>
          </w:tcPr>
          <w:p w14:paraId="39D9259D" w14:textId="77777777" w:rsidR="00B11855" w:rsidRPr="001F42D3" w:rsidRDefault="003D003E" w:rsidP="00225602">
            <w:pPr>
              <w:pStyle w:val="TableEntry"/>
            </w:pPr>
            <w:r w:rsidRPr="001F42D3">
              <w:t>msmt-state-in-alarm(14), -- indicates that the metric has an active alarm condition</w:t>
            </w:r>
          </w:p>
        </w:tc>
        <w:tc>
          <w:tcPr>
            <w:tcW w:w="1260" w:type="dxa"/>
          </w:tcPr>
          <w:p w14:paraId="5A84C9DB" w14:textId="77777777" w:rsidR="00B11855" w:rsidRPr="001F42D3" w:rsidRDefault="003D003E" w:rsidP="00225602">
            <w:pPr>
              <w:pStyle w:val="TableEntry"/>
            </w:pPr>
            <w:r w:rsidRPr="001F42D3">
              <w:t>ALACT</w:t>
            </w:r>
          </w:p>
        </w:tc>
        <w:tc>
          <w:tcPr>
            <w:tcW w:w="1097" w:type="dxa"/>
          </w:tcPr>
          <w:p w14:paraId="3340BDE3" w14:textId="77777777" w:rsidR="00B11855" w:rsidRPr="001F42D3" w:rsidRDefault="003D003E" w:rsidP="00225602">
            <w:pPr>
              <w:pStyle w:val="TableEntry"/>
            </w:pPr>
            <w:r w:rsidRPr="001F42D3">
              <w:t>R</w:t>
            </w:r>
          </w:p>
        </w:tc>
      </w:tr>
      <w:tr w:rsidR="00B11855" w:rsidRPr="001F42D3" w14:paraId="05053699" w14:textId="77777777" w:rsidTr="00CF5627">
        <w:trPr>
          <w:cantSplit/>
          <w:jc w:val="center"/>
        </w:trPr>
        <w:tc>
          <w:tcPr>
            <w:tcW w:w="6137" w:type="dxa"/>
          </w:tcPr>
          <w:p w14:paraId="7976CF47" w14:textId="77777777" w:rsidR="00B11855" w:rsidRPr="001F42D3" w:rsidRDefault="003D003E" w:rsidP="00225602">
            <w:pPr>
              <w:pStyle w:val="TableEntry"/>
            </w:pPr>
            <w:r w:rsidRPr="001F42D3">
              <w:t>msmt-state-al-inhibited(15) -- metric supports alarming and alarms are turned off -- (optional)</w:t>
            </w:r>
          </w:p>
        </w:tc>
        <w:tc>
          <w:tcPr>
            <w:tcW w:w="1260" w:type="dxa"/>
          </w:tcPr>
          <w:p w14:paraId="5DFAC217" w14:textId="77777777" w:rsidR="00B11855" w:rsidRPr="001F42D3" w:rsidRDefault="003D003E" w:rsidP="00225602">
            <w:pPr>
              <w:pStyle w:val="TableEntry"/>
            </w:pPr>
            <w:r w:rsidRPr="001F42D3">
              <w:t>ALINH</w:t>
            </w:r>
          </w:p>
        </w:tc>
        <w:tc>
          <w:tcPr>
            <w:tcW w:w="1097" w:type="dxa"/>
          </w:tcPr>
          <w:p w14:paraId="77F4CA63" w14:textId="77777777" w:rsidR="00B11855" w:rsidRPr="001F42D3" w:rsidRDefault="003D003E" w:rsidP="00225602">
            <w:pPr>
              <w:pStyle w:val="TableEntry"/>
            </w:pPr>
            <w:r w:rsidRPr="001F42D3">
              <w:t>R</w:t>
            </w:r>
          </w:p>
        </w:tc>
      </w:tr>
    </w:tbl>
    <w:p w14:paraId="340C3E29" w14:textId="77777777" w:rsidR="00B11855" w:rsidRPr="001F42D3" w:rsidRDefault="00B11855" w:rsidP="00583053">
      <w:pPr>
        <w:pStyle w:val="BodyText"/>
      </w:pPr>
    </w:p>
    <w:p w14:paraId="54B975AC" w14:textId="77777777" w:rsidR="00B11855" w:rsidRPr="001F42D3" w:rsidRDefault="003D003E" w:rsidP="00583053">
      <w:pPr>
        <w:pStyle w:val="BodyText"/>
      </w:pPr>
      <w:r w:rsidRPr="001F42D3">
        <w:t>Further details of missing or invalid data can be given with codes based on nullFlavors:</w:t>
      </w:r>
    </w:p>
    <w:p w14:paraId="69E42BF6" w14:textId="55A1C637" w:rsidR="00B11855" w:rsidRPr="001F42D3" w:rsidRDefault="00FE1495" w:rsidP="00CF5627">
      <w:pPr>
        <w:pStyle w:val="TableTitle"/>
      </w:pPr>
      <w:r w:rsidRPr="001F42D3">
        <w:t>Table B.8.5-</w:t>
      </w:r>
      <w:r w:rsidR="00E76CA1" w:rsidRPr="001F42D3">
        <w:t>7</w:t>
      </w:r>
      <w:r w:rsidRPr="001F42D3">
        <w:t xml:space="preserve">: </w:t>
      </w:r>
      <w:r w:rsidR="00C714D3" w:rsidRPr="001F42D3">
        <w:t>Missing or Invalid Data Codes for OBX-8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8"/>
        <w:gridCol w:w="2340"/>
      </w:tblGrid>
      <w:tr w:rsidR="00B11855" w:rsidRPr="001F42D3" w14:paraId="51683717" w14:textId="77777777" w:rsidTr="00CF5627">
        <w:trPr>
          <w:cantSplit/>
          <w:tblHeader/>
          <w:jc w:val="center"/>
        </w:trPr>
        <w:tc>
          <w:tcPr>
            <w:tcW w:w="3798" w:type="dxa"/>
            <w:shd w:val="clear" w:color="auto" w:fill="D9D9D9"/>
          </w:tcPr>
          <w:p w14:paraId="71776C75" w14:textId="77777777" w:rsidR="00B11855" w:rsidRPr="001F42D3" w:rsidRDefault="003D003E" w:rsidP="00583053">
            <w:pPr>
              <w:pStyle w:val="TableEntryHeader"/>
            </w:pPr>
            <w:r w:rsidRPr="001F42D3">
              <w:t>Missing or Invalid Data Type</w:t>
            </w:r>
          </w:p>
        </w:tc>
        <w:tc>
          <w:tcPr>
            <w:tcW w:w="2340" w:type="dxa"/>
            <w:shd w:val="clear" w:color="auto" w:fill="D9D9D9"/>
          </w:tcPr>
          <w:p w14:paraId="0D88BA85" w14:textId="77777777" w:rsidR="00B11855" w:rsidRPr="001F42D3" w:rsidRDefault="003D003E" w:rsidP="00583053">
            <w:pPr>
              <w:pStyle w:val="TableEntryHeader"/>
            </w:pPr>
            <w:r w:rsidRPr="001F42D3">
              <w:t>Code</w:t>
            </w:r>
          </w:p>
        </w:tc>
      </w:tr>
      <w:tr w:rsidR="00B11855" w:rsidRPr="001F42D3" w14:paraId="1B1B9F7D" w14:textId="77777777" w:rsidTr="00CF5627">
        <w:trPr>
          <w:cantSplit/>
          <w:jc w:val="center"/>
        </w:trPr>
        <w:tc>
          <w:tcPr>
            <w:tcW w:w="3798" w:type="dxa"/>
          </w:tcPr>
          <w:p w14:paraId="26163EBB" w14:textId="77777777" w:rsidR="00B11855" w:rsidRPr="001F42D3" w:rsidRDefault="003D003E" w:rsidP="00583053">
            <w:pPr>
              <w:pStyle w:val="TableEntry"/>
            </w:pPr>
            <w:r w:rsidRPr="001F42D3">
              <w:t>No information</w:t>
            </w:r>
          </w:p>
        </w:tc>
        <w:tc>
          <w:tcPr>
            <w:tcW w:w="2340" w:type="dxa"/>
          </w:tcPr>
          <w:p w14:paraId="3E714973" w14:textId="77777777" w:rsidR="00B11855" w:rsidRPr="001F42D3" w:rsidRDefault="003D003E" w:rsidP="00583053">
            <w:pPr>
              <w:pStyle w:val="TableEntry"/>
            </w:pPr>
            <w:r w:rsidRPr="001F42D3">
              <w:t>NI</w:t>
            </w:r>
          </w:p>
        </w:tc>
      </w:tr>
      <w:tr w:rsidR="00B11855" w:rsidRPr="001F42D3" w14:paraId="1D1D0DDE" w14:textId="77777777" w:rsidTr="00CF5627">
        <w:trPr>
          <w:cantSplit/>
          <w:jc w:val="center"/>
        </w:trPr>
        <w:tc>
          <w:tcPr>
            <w:tcW w:w="3798" w:type="dxa"/>
          </w:tcPr>
          <w:p w14:paraId="0DC248AB" w14:textId="77777777" w:rsidR="00B11855" w:rsidRPr="001F42D3" w:rsidRDefault="003D003E" w:rsidP="00583053">
            <w:pPr>
              <w:pStyle w:val="TableEntry"/>
            </w:pPr>
            <w:r w:rsidRPr="001F42D3">
              <w:t>Not applicable, no proper value</w:t>
            </w:r>
          </w:p>
        </w:tc>
        <w:tc>
          <w:tcPr>
            <w:tcW w:w="2340" w:type="dxa"/>
          </w:tcPr>
          <w:p w14:paraId="716A7BD2" w14:textId="77777777" w:rsidR="00B11855" w:rsidRPr="001F42D3" w:rsidRDefault="003D003E" w:rsidP="00583053">
            <w:pPr>
              <w:pStyle w:val="TableEntry"/>
            </w:pPr>
            <w:r w:rsidRPr="001F42D3">
              <w:t>NA</w:t>
            </w:r>
          </w:p>
        </w:tc>
      </w:tr>
      <w:tr w:rsidR="00B11855" w:rsidRPr="001F42D3" w14:paraId="29C6B59B" w14:textId="77777777" w:rsidTr="00CF5627">
        <w:trPr>
          <w:cantSplit/>
          <w:jc w:val="center"/>
        </w:trPr>
        <w:tc>
          <w:tcPr>
            <w:tcW w:w="3798" w:type="dxa"/>
          </w:tcPr>
          <w:p w14:paraId="7EA9CABF" w14:textId="41996B17" w:rsidR="00B11855" w:rsidRPr="001F42D3" w:rsidRDefault="003D003E" w:rsidP="00583053">
            <w:pPr>
              <w:pStyle w:val="TableEntry"/>
            </w:pPr>
            <w:r w:rsidRPr="001F42D3">
              <w:t>Temporarily not available. Information is not available at this time</w:t>
            </w:r>
            <w:r w:rsidR="00064AAA" w:rsidRPr="001F42D3">
              <w:t>,</w:t>
            </w:r>
            <w:r w:rsidRPr="001F42D3">
              <w:t xml:space="preserve"> but it is expected that it will be available later.</w:t>
            </w:r>
          </w:p>
        </w:tc>
        <w:tc>
          <w:tcPr>
            <w:tcW w:w="2340" w:type="dxa"/>
          </w:tcPr>
          <w:p w14:paraId="52D3FE11" w14:textId="77777777" w:rsidR="00B11855" w:rsidRPr="001F42D3" w:rsidRDefault="003D003E" w:rsidP="00583053">
            <w:pPr>
              <w:pStyle w:val="TableEntry"/>
            </w:pPr>
            <w:r w:rsidRPr="001F42D3">
              <w:t>NAV</w:t>
            </w:r>
          </w:p>
        </w:tc>
      </w:tr>
      <w:tr w:rsidR="00B11855" w:rsidRPr="001F42D3" w14:paraId="7AE5D1A1" w14:textId="77777777" w:rsidTr="00CF5627">
        <w:trPr>
          <w:cantSplit/>
          <w:jc w:val="center"/>
        </w:trPr>
        <w:tc>
          <w:tcPr>
            <w:tcW w:w="3798" w:type="dxa"/>
          </w:tcPr>
          <w:p w14:paraId="4731D692" w14:textId="77777777" w:rsidR="00B11855" w:rsidRPr="001F42D3" w:rsidRDefault="003D003E" w:rsidP="00583053">
            <w:pPr>
              <w:pStyle w:val="TableEntry"/>
            </w:pPr>
            <w:r w:rsidRPr="001F42D3">
              <w:t>Numeric measurement function is available but has been deactivated by user.</w:t>
            </w:r>
          </w:p>
        </w:tc>
        <w:tc>
          <w:tcPr>
            <w:tcW w:w="2340" w:type="dxa"/>
          </w:tcPr>
          <w:p w14:paraId="5E018205" w14:textId="77777777" w:rsidR="00B11855" w:rsidRPr="001F42D3" w:rsidRDefault="003D003E" w:rsidP="00583053">
            <w:pPr>
              <w:pStyle w:val="TableEntry"/>
            </w:pPr>
            <w:r w:rsidRPr="001F42D3">
              <w:t>OFF</w:t>
            </w:r>
          </w:p>
        </w:tc>
      </w:tr>
      <w:tr w:rsidR="00B11855" w:rsidRPr="001F42D3" w14:paraId="44740847" w14:textId="77777777" w:rsidTr="00CF5627">
        <w:trPr>
          <w:cantSplit/>
          <w:jc w:val="center"/>
        </w:trPr>
        <w:tc>
          <w:tcPr>
            <w:tcW w:w="3798" w:type="dxa"/>
          </w:tcPr>
          <w:p w14:paraId="5DA80932" w14:textId="77777777" w:rsidR="00B11855" w:rsidRPr="001F42D3" w:rsidRDefault="003D003E" w:rsidP="00583053">
            <w:pPr>
              <w:pStyle w:val="TableEntry"/>
            </w:pPr>
            <w:r w:rsidRPr="001F42D3">
              <w:t>Masked (as for security)</w:t>
            </w:r>
          </w:p>
        </w:tc>
        <w:tc>
          <w:tcPr>
            <w:tcW w:w="2340" w:type="dxa"/>
          </w:tcPr>
          <w:p w14:paraId="127598CF" w14:textId="77777777" w:rsidR="00B11855" w:rsidRPr="001F42D3" w:rsidRDefault="003D003E" w:rsidP="00583053">
            <w:pPr>
              <w:pStyle w:val="TableEntry"/>
            </w:pPr>
            <w:r w:rsidRPr="001F42D3">
              <w:t>MSK</w:t>
            </w:r>
          </w:p>
        </w:tc>
      </w:tr>
      <w:tr w:rsidR="00B11855" w:rsidRPr="001F42D3" w14:paraId="49F5C6DA" w14:textId="77777777" w:rsidTr="00CF5627">
        <w:trPr>
          <w:cantSplit/>
          <w:jc w:val="center"/>
        </w:trPr>
        <w:tc>
          <w:tcPr>
            <w:tcW w:w="3798" w:type="dxa"/>
          </w:tcPr>
          <w:p w14:paraId="326E65C8" w14:textId="77777777" w:rsidR="00B11855" w:rsidRPr="001F42D3" w:rsidRDefault="003D003E" w:rsidP="00583053">
            <w:pPr>
              <w:pStyle w:val="TableEntry"/>
            </w:pPr>
            <w:r w:rsidRPr="001F42D3">
              <w:t>value not in domain</w:t>
            </w:r>
          </w:p>
        </w:tc>
        <w:tc>
          <w:tcPr>
            <w:tcW w:w="2340" w:type="dxa"/>
          </w:tcPr>
          <w:p w14:paraId="50438944" w14:textId="77777777" w:rsidR="00B11855" w:rsidRPr="001F42D3" w:rsidRDefault="003D003E" w:rsidP="00583053">
            <w:pPr>
              <w:pStyle w:val="TableEntry"/>
            </w:pPr>
            <w:r w:rsidRPr="001F42D3">
              <w:t>OTH</w:t>
            </w:r>
          </w:p>
        </w:tc>
      </w:tr>
      <w:tr w:rsidR="00B11855" w:rsidRPr="001F42D3" w14:paraId="671B89DE" w14:textId="77777777" w:rsidTr="00CF5627">
        <w:trPr>
          <w:cantSplit/>
          <w:jc w:val="center"/>
        </w:trPr>
        <w:tc>
          <w:tcPr>
            <w:tcW w:w="3798" w:type="dxa"/>
          </w:tcPr>
          <w:p w14:paraId="74DA682B" w14:textId="77777777" w:rsidR="00B11855" w:rsidRPr="001F42D3" w:rsidRDefault="003D003E" w:rsidP="00583053">
            <w:pPr>
              <w:pStyle w:val="TableEntry"/>
            </w:pPr>
            <w:r w:rsidRPr="001F42D3">
              <w:lastRenderedPageBreak/>
              <w:t>Not a number</w:t>
            </w:r>
          </w:p>
        </w:tc>
        <w:tc>
          <w:tcPr>
            <w:tcW w:w="2340" w:type="dxa"/>
          </w:tcPr>
          <w:p w14:paraId="79DB24B1" w14:textId="77777777" w:rsidR="00B11855" w:rsidRPr="001F42D3" w:rsidRDefault="003D003E" w:rsidP="00583053">
            <w:pPr>
              <w:pStyle w:val="TableEntry"/>
            </w:pPr>
            <w:r w:rsidRPr="001F42D3">
              <w:t>NAN</w:t>
            </w:r>
          </w:p>
        </w:tc>
      </w:tr>
      <w:tr w:rsidR="00B11855" w:rsidRPr="001F42D3" w14:paraId="60D7E4FF" w14:textId="77777777" w:rsidTr="00CF5627">
        <w:trPr>
          <w:cantSplit/>
          <w:jc w:val="center"/>
        </w:trPr>
        <w:tc>
          <w:tcPr>
            <w:tcW w:w="3798" w:type="dxa"/>
          </w:tcPr>
          <w:p w14:paraId="2684F553" w14:textId="77777777" w:rsidR="00B11855" w:rsidRPr="001F42D3" w:rsidRDefault="003D003E" w:rsidP="00583053">
            <w:pPr>
              <w:pStyle w:val="TableEntry"/>
            </w:pPr>
            <w:r w:rsidRPr="001F42D3">
              <w:t>Positive infinity</w:t>
            </w:r>
          </w:p>
        </w:tc>
        <w:tc>
          <w:tcPr>
            <w:tcW w:w="2340" w:type="dxa"/>
          </w:tcPr>
          <w:p w14:paraId="55C4254D" w14:textId="77777777" w:rsidR="00B11855" w:rsidRPr="001F42D3" w:rsidRDefault="003D003E" w:rsidP="00583053">
            <w:pPr>
              <w:pStyle w:val="TableEntry"/>
            </w:pPr>
            <w:r w:rsidRPr="001F42D3">
              <w:t>PINF</w:t>
            </w:r>
          </w:p>
        </w:tc>
      </w:tr>
      <w:tr w:rsidR="00B11855" w:rsidRPr="001F42D3" w14:paraId="487A8F76" w14:textId="77777777" w:rsidTr="00CF5627">
        <w:trPr>
          <w:cantSplit/>
          <w:jc w:val="center"/>
        </w:trPr>
        <w:tc>
          <w:tcPr>
            <w:tcW w:w="3798" w:type="dxa"/>
          </w:tcPr>
          <w:p w14:paraId="5578E54D" w14:textId="77777777" w:rsidR="00B11855" w:rsidRPr="001F42D3" w:rsidRDefault="003D003E" w:rsidP="00583053">
            <w:pPr>
              <w:pStyle w:val="TableEntry"/>
            </w:pPr>
            <w:r w:rsidRPr="001F42D3">
              <w:t>Negative infinity</w:t>
            </w:r>
          </w:p>
        </w:tc>
        <w:tc>
          <w:tcPr>
            <w:tcW w:w="2340" w:type="dxa"/>
          </w:tcPr>
          <w:p w14:paraId="1A018C92" w14:textId="77777777" w:rsidR="00B11855" w:rsidRPr="001F42D3" w:rsidRDefault="003D003E" w:rsidP="00583053">
            <w:pPr>
              <w:pStyle w:val="TableEntry"/>
            </w:pPr>
            <w:r w:rsidRPr="001F42D3">
              <w:t>NINF</w:t>
            </w:r>
          </w:p>
        </w:tc>
      </w:tr>
    </w:tbl>
    <w:p w14:paraId="429A508D" w14:textId="77777777" w:rsidR="00D53FC4" w:rsidRPr="001F42D3" w:rsidRDefault="00D53FC4" w:rsidP="00583053">
      <w:pPr>
        <w:pStyle w:val="BodyText"/>
      </w:pPr>
    </w:p>
    <w:p w14:paraId="111D2D5D" w14:textId="4DAB604D" w:rsidR="00B11855" w:rsidRPr="001F42D3" w:rsidRDefault="003D003E" w:rsidP="00583053">
      <w:pPr>
        <w:pStyle w:val="BodyText"/>
      </w:pPr>
      <w:r w:rsidRPr="001F42D3">
        <w:t>This is a repeatable field and values from the above tables may be combined by entering them as repetitions of the field, for example, a field value of 'H~PH~SP' would signify a physiological measurement with an abnormally high value, constituting a high priority alert condition.</w:t>
      </w:r>
    </w:p>
    <w:p w14:paraId="2761F1EC" w14:textId="1C1E15B7" w:rsidR="00B11855" w:rsidRPr="001F42D3" w:rsidRDefault="003D003E" w:rsidP="005C1693">
      <w:pPr>
        <w:pStyle w:val="BodyText"/>
      </w:pPr>
      <w:r w:rsidRPr="001F42D3">
        <w:rPr>
          <w:b/>
          <w:bCs/>
        </w:rPr>
        <w:t xml:space="preserve">OBX-8 Abnormal Flags in </w:t>
      </w:r>
      <w:r w:rsidR="00647994" w:rsidRPr="001F42D3">
        <w:rPr>
          <w:b/>
          <w:bCs/>
        </w:rPr>
        <w:t>PCD-04</w:t>
      </w:r>
      <w:r w:rsidRPr="001F42D3">
        <w:rPr>
          <w:b/>
          <w:bCs/>
        </w:rPr>
        <w:t xml:space="preserve"> and other Alert Communications transactions</w:t>
      </w:r>
    </w:p>
    <w:p w14:paraId="16F8BD2E" w14:textId="24328797" w:rsidR="00FE1495" w:rsidRPr="001F42D3" w:rsidRDefault="003D003E" w:rsidP="00784D15">
      <w:pPr>
        <w:pStyle w:val="BodyText"/>
      </w:pPr>
      <w:r w:rsidRPr="001F42D3">
        <w:t>The following abbreviations in the OBX-8 Abnormality Flags field can be used to indicate the type of abnormality, its priority as indicated by the alert source, and whether the alert is a physiological alarm based on monitoring observations from the patient, or a technical alarm indicating a condition of the patient care device and not the patient which nonetheless requires caregiver action, an advisory, or a combination if simultaneous.</w:t>
      </w:r>
    </w:p>
    <w:p w14:paraId="2C08FF92" w14:textId="77777777" w:rsidR="00490763" w:rsidRPr="001F42D3" w:rsidRDefault="00490763" w:rsidP="00EB7483">
      <w:pPr>
        <w:pStyle w:val="BodyText"/>
      </w:pPr>
    </w:p>
    <w:p w14:paraId="70414500" w14:textId="77777777" w:rsidR="00B11855" w:rsidRPr="001F42D3" w:rsidRDefault="00F73333" w:rsidP="002E6C5E">
      <w:pPr>
        <w:pStyle w:val="BodyText"/>
      </w:pPr>
      <w:r w:rsidRPr="001F42D3">
        <w:rPr>
          <w:noProof/>
        </w:rPr>
        <w:drawing>
          <wp:inline distT="0" distB="0" distL="0" distR="0" wp14:anchorId="72EA2610" wp14:editId="1BC32B1A">
            <wp:extent cx="5706110" cy="3108960"/>
            <wp:effectExtent l="0" t="0" r="8890" b="0"/>
            <wp:docPr id="17" name="Picture 17" descr="Alarm Priority Type (Inform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arm Priority Type (Informativ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06110" cy="3108960"/>
                    </a:xfrm>
                    <a:prstGeom prst="rect">
                      <a:avLst/>
                    </a:prstGeom>
                    <a:noFill/>
                    <a:ln>
                      <a:noFill/>
                    </a:ln>
                  </pic:spPr>
                </pic:pic>
              </a:graphicData>
            </a:graphic>
          </wp:inline>
        </w:drawing>
      </w:r>
    </w:p>
    <w:p w14:paraId="1300FD59" w14:textId="77777777" w:rsidR="00991ED6" w:rsidRPr="001F42D3" w:rsidRDefault="00991ED6" w:rsidP="00CF5627">
      <w:pPr>
        <w:pStyle w:val="FigureTitle"/>
      </w:pPr>
      <w:r w:rsidRPr="001F42D3">
        <w:t>Alarm Priority and Type (Informative)</w:t>
      </w:r>
    </w:p>
    <w:p w14:paraId="3E4C956B" w14:textId="3A3DFE41" w:rsidR="00B11855" w:rsidRPr="001F42D3" w:rsidRDefault="003D003E" w:rsidP="00CF5627">
      <w:pPr>
        <w:pStyle w:val="TableTitle"/>
      </w:pPr>
      <w:r w:rsidRPr="001F42D3">
        <w:t xml:space="preserve">Table </w:t>
      </w:r>
      <w:r w:rsidR="00E86B15" w:rsidRPr="001F42D3">
        <w:t>B.8</w:t>
      </w:r>
      <w:r w:rsidR="004E547A" w:rsidRPr="001F42D3">
        <w:t>.5</w:t>
      </w:r>
      <w:r w:rsidR="00E86B15" w:rsidRPr="001F42D3">
        <w:t>-</w:t>
      </w:r>
      <w:r w:rsidR="00E76CA1" w:rsidRPr="001F42D3">
        <w:t>8</w:t>
      </w:r>
      <w:r w:rsidRPr="001F42D3">
        <w:t>: Abnormal Flags, Alert Priority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3EB97EAD" w14:textId="77777777" w:rsidTr="00A92110">
        <w:trPr>
          <w:cantSplit/>
          <w:jc w:val="center"/>
        </w:trPr>
        <w:tc>
          <w:tcPr>
            <w:tcW w:w="4428" w:type="dxa"/>
            <w:shd w:val="clear" w:color="auto" w:fill="D9D9D9"/>
          </w:tcPr>
          <w:p w14:paraId="1B0CFFAB" w14:textId="77777777" w:rsidR="00B11855" w:rsidRPr="001F42D3" w:rsidRDefault="003D003E" w:rsidP="00583053">
            <w:pPr>
              <w:pStyle w:val="TableEntryHeader"/>
            </w:pPr>
            <w:r w:rsidRPr="001F42D3">
              <w:t>Alert Priority</w:t>
            </w:r>
          </w:p>
        </w:tc>
        <w:tc>
          <w:tcPr>
            <w:tcW w:w="4320" w:type="dxa"/>
            <w:shd w:val="clear" w:color="auto" w:fill="D9D9D9"/>
          </w:tcPr>
          <w:p w14:paraId="5CB8F5C5" w14:textId="77777777" w:rsidR="00B11855" w:rsidRPr="001F42D3" w:rsidRDefault="003D003E" w:rsidP="00583053">
            <w:pPr>
              <w:pStyle w:val="TableEntryHeader"/>
            </w:pPr>
            <w:r w:rsidRPr="001F42D3">
              <w:t>Abbreviation</w:t>
            </w:r>
          </w:p>
        </w:tc>
      </w:tr>
      <w:tr w:rsidR="00B11855" w:rsidRPr="001F42D3" w14:paraId="6D43EF9F" w14:textId="77777777" w:rsidTr="006C0E8E">
        <w:trPr>
          <w:cantSplit/>
          <w:jc w:val="center"/>
        </w:trPr>
        <w:tc>
          <w:tcPr>
            <w:tcW w:w="4428" w:type="dxa"/>
          </w:tcPr>
          <w:p w14:paraId="6D3D9334" w14:textId="77777777" w:rsidR="00B11855" w:rsidRPr="001F42D3" w:rsidRDefault="003D003E" w:rsidP="00583053">
            <w:pPr>
              <w:pStyle w:val="TableEntry"/>
            </w:pPr>
            <w:r w:rsidRPr="001F42D3">
              <w:t>no-alarm</w:t>
            </w:r>
          </w:p>
        </w:tc>
        <w:tc>
          <w:tcPr>
            <w:tcW w:w="4320" w:type="dxa"/>
          </w:tcPr>
          <w:p w14:paraId="6E45225B" w14:textId="77777777" w:rsidR="00B11855" w:rsidRPr="001F42D3" w:rsidRDefault="003D003E" w:rsidP="00583053">
            <w:pPr>
              <w:pStyle w:val="TableEntry"/>
            </w:pPr>
            <w:r w:rsidRPr="001F42D3">
              <w:t>PN</w:t>
            </w:r>
          </w:p>
        </w:tc>
      </w:tr>
      <w:tr w:rsidR="00B11855" w:rsidRPr="001F42D3" w14:paraId="0E9ECAC5" w14:textId="77777777" w:rsidTr="006C0E8E">
        <w:trPr>
          <w:cantSplit/>
          <w:jc w:val="center"/>
        </w:trPr>
        <w:tc>
          <w:tcPr>
            <w:tcW w:w="4428" w:type="dxa"/>
          </w:tcPr>
          <w:p w14:paraId="624C9C9F" w14:textId="77777777" w:rsidR="00B11855" w:rsidRPr="001F42D3" w:rsidRDefault="003D003E" w:rsidP="00583053">
            <w:pPr>
              <w:pStyle w:val="TableEntry"/>
            </w:pPr>
            <w:r w:rsidRPr="001F42D3">
              <w:t>low priority</w:t>
            </w:r>
          </w:p>
        </w:tc>
        <w:tc>
          <w:tcPr>
            <w:tcW w:w="4320" w:type="dxa"/>
          </w:tcPr>
          <w:p w14:paraId="30217553" w14:textId="77777777" w:rsidR="00B11855" w:rsidRPr="001F42D3" w:rsidRDefault="003D003E" w:rsidP="00583053">
            <w:pPr>
              <w:pStyle w:val="TableEntry"/>
            </w:pPr>
            <w:r w:rsidRPr="001F42D3">
              <w:t>PL</w:t>
            </w:r>
          </w:p>
        </w:tc>
      </w:tr>
      <w:tr w:rsidR="00B11855" w:rsidRPr="001F42D3" w14:paraId="5B52B21A" w14:textId="77777777" w:rsidTr="006C0E8E">
        <w:trPr>
          <w:cantSplit/>
          <w:jc w:val="center"/>
        </w:trPr>
        <w:tc>
          <w:tcPr>
            <w:tcW w:w="4428" w:type="dxa"/>
          </w:tcPr>
          <w:p w14:paraId="7CD5A454" w14:textId="77777777" w:rsidR="00B11855" w:rsidRPr="001F42D3" w:rsidRDefault="003D003E" w:rsidP="00583053">
            <w:pPr>
              <w:pStyle w:val="TableEntry"/>
            </w:pPr>
            <w:r w:rsidRPr="001F42D3">
              <w:lastRenderedPageBreak/>
              <w:t>medium priority</w:t>
            </w:r>
          </w:p>
        </w:tc>
        <w:tc>
          <w:tcPr>
            <w:tcW w:w="4320" w:type="dxa"/>
          </w:tcPr>
          <w:p w14:paraId="2B0E36A2" w14:textId="77777777" w:rsidR="00B11855" w:rsidRPr="001F42D3" w:rsidRDefault="003D003E" w:rsidP="00583053">
            <w:pPr>
              <w:pStyle w:val="TableEntry"/>
            </w:pPr>
            <w:r w:rsidRPr="001F42D3">
              <w:t>PM</w:t>
            </w:r>
          </w:p>
        </w:tc>
      </w:tr>
      <w:tr w:rsidR="00B11855" w:rsidRPr="001F42D3" w14:paraId="11939AFF" w14:textId="77777777" w:rsidTr="006C0E8E">
        <w:trPr>
          <w:cantSplit/>
          <w:jc w:val="center"/>
        </w:trPr>
        <w:tc>
          <w:tcPr>
            <w:tcW w:w="4428" w:type="dxa"/>
          </w:tcPr>
          <w:p w14:paraId="0E8773B4" w14:textId="77777777" w:rsidR="00B11855" w:rsidRPr="001F42D3" w:rsidRDefault="003D003E" w:rsidP="00583053">
            <w:pPr>
              <w:pStyle w:val="TableEntry"/>
            </w:pPr>
            <w:r w:rsidRPr="001F42D3">
              <w:t>high priority</w:t>
            </w:r>
          </w:p>
        </w:tc>
        <w:tc>
          <w:tcPr>
            <w:tcW w:w="4320" w:type="dxa"/>
          </w:tcPr>
          <w:p w14:paraId="7D6E7536" w14:textId="77777777" w:rsidR="00B11855" w:rsidRPr="001F42D3" w:rsidRDefault="003D003E" w:rsidP="00583053">
            <w:pPr>
              <w:pStyle w:val="TableEntry"/>
            </w:pPr>
            <w:r w:rsidRPr="001F42D3">
              <w:t>PH</w:t>
            </w:r>
          </w:p>
        </w:tc>
      </w:tr>
    </w:tbl>
    <w:p w14:paraId="37329296" w14:textId="774FC805" w:rsidR="00B11855" w:rsidRPr="001F42D3" w:rsidRDefault="003D003E" w:rsidP="00CF5627">
      <w:pPr>
        <w:pStyle w:val="TableTitle"/>
      </w:pPr>
      <w:r w:rsidRPr="001F42D3">
        <w:t>Table</w:t>
      </w:r>
      <w:r w:rsidR="00E86B15" w:rsidRPr="001F42D3">
        <w:t xml:space="preserve"> B.8</w:t>
      </w:r>
      <w:r w:rsidR="004E547A" w:rsidRPr="001F42D3">
        <w:t>.5</w:t>
      </w:r>
      <w:r w:rsidR="00E86B15" w:rsidRPr="001F42D3">
        <w:t>-</w:t>
      </w:r>
      <w:r w:rsidR="00E76CA1" w:rsidRPr="001F42D3">
        <w:t>9</w:t>
      </w:r>
      <w:r w:rsidRPr="001F42D3">
        <w:t>: Abnormal Flags, Alert Source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6B8C3BB4" w14:textId="77777777" w:rsidTr="00EB7483">
        <w:trPr>
          <w:cantSplit/>
          <w:tblHeader/>
          <w:jc w:val="center"/>
        </w:trPr>
        <w:tc>
          <w:tcPr>
            <w:tcW w:w="4428" w:type="dxa"/>
            <w:shd w:val="clear" w:color="auto" w:fill="D9D9D9"/>
          </w:tcPr>
          <w:p w14:paraId="2A2E5D95" w14:textId="77777777" w:rsidR="00B11855" w:rsidRPr="001F42D3" w:rsidRDefault="003D003E" w:rsidP="00F7428B">
            <w:pPr>
              <w:pStyle w:val="TableEntryHeader"/>
            </w:pPr>
            <w:r w:rsidRPr="001F42D3">
              <w:t>Alert Source</w:t>
            </w:r>
          </w:p>
        </w:tc>
        <w:tc>
          <w:tcPr>
            <w:tcW w:w="4320" w:type="dxa"/>
            <w:shd w:val="clear" w:color="auto" w:fill="D9D9D9"/>
          </w:tcPr>
          <w:p w14:paraId="4FC8F5D8" w14:textId="77777777" w:rsidR="00B11855" w:rsidRPr="001F42D3" w:rsidRDefault="003D003E" w:rsidP="00F7428B">
            <w:pPr>
              <w:pStyle w:val="TableEntryHeader"/>
            </w:pPr>
            <w:r w:rsidRPr="001F42D3">
              <w:t>Abbreviation</w:t>
            </w:r>
          </w:p>
        </w:tc>
      </w:tr>
      <w:tr w:rsidR="00B11855" w:rsidRPr="001F42D3" w14:paraId="565CD872" w14:textId="77777777" w:rsidTr="006C0E8E">
        <w:trPr>
          <w:cantSplit/>
          <w:jc w:val="center"/>
        </w:trPr>
        <w:tc>
          <w:tcPr>
            <w:tcW w:w="4428" w:type="dxa"/>
          </w:tcPr>
          <w:p w14:paraId="7DDB593B" w14:textId="77777777" w:rsidR="00B11855" w:rsidRPr="001F42D3" w:rsidRDefault="003D003E" w:rsidP="00F7428B">
            <w:pPr>
              <w:pStyle w:val="TableEntry"/>
              <w:keepNext/>
            </w:pPr>
            <w:r w:rsidRPr="001F42D3">
              <w:t>alarm – physiological</w:t>
            </w:r>
          </w:p>
        </w:tc>
        <w:tc>
          <w:tcPr>
            <w:tcW w:w="4320" w:type="dxa"/>
          </w:tcPr>
          <w:p w14:paraId="62FB1B8D" w14:textId="77777777" w:rsidR="00B11855" w:rsidRPr="001F42D3" w:rsidRDefault="003D003E" w:rsidP="00F7428B">
            <w:pPr>
              <w:pStyle w:val="TableEntry"/>
              <w:keepNext/>
            </w:pPr>
            <w:r w:rsidRPr="001F42D3">
              <w:t>SP</w:t>
            </w:r>
          </w:p>
        </w:tc>
      </w:tr>
      <w:tr w:rsidR="00B11855" w:rsidRPr="001F42D3" w14:paraId="4845D4D8" w14:textId="77777777" w:rsidTr="006C0E8E">
        <w:trPr>
          <w:cantSplit/>
          <w:jc w:val="center"/>
        </w:trPr>
        <w:tc>
          <w:tcPr>
            <w:tcW w:w="4428" w:type="dxa"/>
          </w:tcPr>
          <w:p w14:paraId="42E880A7" w14:textId="77777777" w:rsidR="00B11855" w:rsidRPr="001F42D3" w:rsidRDefault="003D003E" w:rsidP="00F7428B">
            <w:pPr>
              <w:pStyle w:val="TableEntry"/>
              <w:keepNext/>
            </w:pPr>
            <w:r w:rsidRPr="001F42D3">
              <w:t>alarm – technical</w:t>
            </w:r>
          </w:p>
        </w:tc>
        <w:tc>
          <w:tcPr>
            <w:tcW w:w="4320" w:type="dxa"/>
          </w:tcPr>
          <w:p w14:paraId="6C9C6E71" w14:textId="77777777" w:rsidR="00B11855" w:rsidRPr="001F42D3" w:rsidRDefault="003D003E" w:rsidP="00F7428B">
            <w:pPr>
              <w:pStyle w:val="TableEntry"/>
              <w:keepNext/>
            </w:pPr>
            <w:r w:rsidRPr="001F42D3">
              <w:t>ST</w:t>
            </w:r>
          </w:p>
        </w:tc>
      </w:tr>
      <w:tr w:rsidR="00B11855" w:rsidRPr="001F42D3" w14:paraId="08EFE178" w14:textId="77777777" w:rsidTr="006C0E8E">
        <w:trPr>
          <w:cantSplit/>
          <w:jc w:val="center"/>
        </w:trPr>
        <w:tc>
          <w:tcPr>
            <w:tcW w:w="4428" w:type="dxa"/>
          </w:tcPr>
          <w:p w14:paraId="3A033C9C" w14:textId="77777777" w:rsidR="00B11855" w:rsidRPr="001F42D3" w:rsidRDefault="003D003E" w:rsidP="00F7428B">
            <w:pPr>
              <w:pStyle w:val="TableEntry"/>
              <w:keepNext/>
            </w:pPr>
            <w:r w:rsidRPr="001F42D3">
              <w:t>advisory</w:t>
            </w:r>
          </w:p>
        </w:tc>
        <w:tc>
          <w:tcPr>
            <w:tcW w:w="4320" w:type="dxa"/>
          </w:tcPr>
          <w:p w14:paraId="2938F3DB" w14:textId="77777777" w:rsidR="00B11855" w:rsidRPr="001F42D3" w:rsidRDefault="003D003E" w:rsidP="00F7428B">
            <w:pPr>
              <w:pStyle w:val="TableEntry"/>
              <w:keepNext/>
            </w:pPr>
            <w:r w:rsidRPr="001F42D3">
              <w:t>SA</w:t>
            </w:r>
          </w:p>
        </w:tc>
      </w:tr>
    </w:tbl>
    <w:p w14:paraId="75A961F4" w14:textId="77777777" w:rsidR="002E102A" w:rsidRPr="001F42D3" w:rsidRDefault="002E102A" w:rsidP="00144946">
      <w:pPr>
        <w:pStyle w:val="BodyText"/>
      </w:pPr>
    </w:p>
    <w:p w14:paraId="20EFD9D8" w14:textId="4AB961CD" w:rsidR="00506FBD" w:rsidRPr="001F42D3" w:rsidRDefault="003D003E" w:rsidP="002E102A">
      <w:pPr>
        <w:pStyle w:val="BodyText"/>
      </w:pPr>
      <w:r w:rsidRPr="001F42D3">
        <w:t>This is a repeatable field and values from the above table may be combined by entering them as repetitions of the field, for example, a field value of 'H~PH~SP' would signify a physiological measurement with an abnormally high value, constituting an alert that is a high priority physiological alarm condition</w:t>
      </w:r>
      <w:r w:rsidR="00CA3A2C" w:rsidRPr="001F42D3">
        <w:t xml:space="preserve">. </w:t>
      </w:r>
      <w:r w:rsidRPr="001F42D3">
        <w:t xml:space="preserve">These values shall be recorded in the OBX-8 field of the OBX segment occurrence associated with the OBX segment identified by the Facet value (1) associated </w:t>
      </w:r>
      <w:r w:rsidR="00506FBD" w:rsidRPr="001F42D3">
        <w:t>with Event</w:t>
      </w:r>
      <w:r w:rsidRPr="001F42D3">
        <w:t xml:space="preserve"> </w:t>
      </w:r>
      <w:r w:rsidR="00346BD0" w:rsidRPr="001F42D3">
        <w:t>Identification</w:t>
      </w:r>
      <w:r w:rsidRPr="001F42D3">
        <w:t>.</w:t>
      </w:r>
    </w:p>
    <w:p w14:paraId="2C84FC86" w14:textId="44E9C439" w:rsidR="00B11855" w:rsidRPr="001F42D3" w:rsidRDefault="003D003E" w:rsidP="00CF5627">
      <w:pPr>
        <w:pStyle w:val="TableTitle"/>
      </w:pPr>
      <w:r w:rsidRPr="001F42D3">
        <w:t xml:space="preserve">Table </w:t>
      </w:r>
      <w:r w:rsidR="00E86B15" w:rsidRPr="001F42D3">
        <w:t>B.8</w:t>
      </w:r>
      <w:r w:rsidR="004E547A" w:rsidRPr="001F42D3">
        <w:t>.5</w:t>
      </w:r>
      <w:r w:rsidR="00E86B15" w:rsidRPr="001F42D3">
        <w:t>-</w:t>
      </w:r>
      <w:r w:rsidR="00E76CA1" w:rsidRPr="001F42D3">
        <w:t>10</w:t>
      </w:r>
      <w:r w:rsidRPr="001F42D3">
        <w:t>: 11073-10201 AlertType to OBX-8 Abnormal Flags mappings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28"/>
        <w:gridCol w:w="4320"/>
      </w:tblGrid>
      <w:tr w:rsidR="00B11855" w:rsidRPr="001F42D3" w14:paraId="708308B9" w14:textId="77777777" w:rsidTr="00A92110">
        <w:trPr>
          <w:cantSplit/>
          <w:jc w:val="center"/>
        </w:trPr>
        <w:tc>
          <w:tcPr>
            <w:tcW w:w="4428" w:type="dxa"/>
            <w:shd w:val="clear" w:color="auto" w:fill="D9D9D9"/>
          </w:tcPr>
          <w:p w14:paraId="04D87E58" w14:textId="77176A19" w:rsidR="00B11855" w:rsidRPr="001F42D3" w:rsidRDefault="000209A7" w:rsidP="00144946">
            <w:pPr>
              <w:pStyle w:val="TableEntryHeader"/>
            </w:pPr>
            <w:r w:rsidRPr="001F42D3">
              <w:t>Alert Type</w:t>
            </w:r>
          </w:p>
        </w:tc>
        <w:tc>
          <w:tcPr>
            <w:tcW w:w="4320" w:type="dxa"/>
            <w:shd w:val="clear" w:color="auto" w:fill="D9D9D9"/>
          </w:tcPr>
          <w:p w14:paraId="0073AB66" w14:textId="77777777" w:rsidR="00B11855" w:rsidRPr="001F42D3" w:rsidRDefault="003D003E" w:rsidP="00144946">
            <w:pPr>
              <w:pStyle w:val="TableEntryHeader"/>
            </w:pPr>
            <w:r w:rsidRPr="001F42D3">
              <w:t>OBX-8 Value</w:t>
            </w:r>
          </w:p>
        </w:tc>
      </w:tr>
      <w:tr w:rsidR="00B11855" w:rsidRPr="001F42D3" w14:paraId="4D41EE64" w14:textId="77777777" w:rsidTr="006C0E8E">
        <w:trPr>
          <w:cantSplit/>
          <w:jc w:val="center"/>
        </w:trPr>
        <w:tc>
          <w:tcPr>
            <w:tcW w:w="4428" w:type="dxa"/>
          </w:tcPr>
          <w:p w14:paraId="6DF2828A" w14:textId="77777777" w:rsidR="00B11855" w:rsidRPr="001F42D3" w:rsidRDefault="003D003E" w:rsidP="00144946">
            <w:pPr>
              <w:pStyle w:val="TableEntry"/>
            </w:pPr>
            <w:r w:rsidRPr="001F42D3">
              <w:t>no-alert</w:t>
            </w:r>
          </w:p>
        </w:tc>
        <w:tc>
          <w:tcPr>
            <w:tcW w:w="4320" w:type="dxa"/>
          </w:tcPr>
          <w:p w14:paraId="0B86CBB7" w14:textId="77777777" w:rsidR="00B11855" w:rsidRPr="001F42D3" w:rsidRDefault="003D003E" w:rsidP="00144946">
            <w:pPr>
              <w:pStyle w:val="TableEntry"/>
            </w:pPr>
            <w:r w:rsidRPr="001F42D3">
              <w:t>PN</w:t>
            </w:r>
          </w:p>
        </w:tc>
      </w:tr>
      <w:tr w:rsidR="00B11855" w:rsidRPr="001F42D3" w14:paraId="35FD883B" w14:textId="77777777" w:rsidTr="006C0E8E">
        <w:trPr>
          <w:cantSplit/>
          <w:jc w:val="center"/>
        </w:trPr>
        <w:tc>
          <w:tcPr>
            <w:tcW w:w="4428" w:type="dxa"/>
          </w:tcPr>
          <w:p w14:paraId="75635408" w14:textId="77777777" w:rsidR="00B11855" w:rsidRPr="001F42D3" w:rsidRDefault="003D003E" w:rsidP="00144946">
            <w:pPr>
              <w:pStyle w:val="TableEntry"/>
            </w:pPr>
            <w:r w:rsidRPr="001F42D3">
              <w:t>low-pri-t-al</w:t>
            </w:r>
          </w:p>
        </w:tc>
        <w:tc>
          <w:tcPr>
            <w:tcW w:w="4320" w:type="dxa"/>
          </w:tcPr>
          <w:p w14:paraId="7E9BB1B6" w14:textId="77777777" w:rsidR="00B11855" w:rsidRPr="001F42D3" w:rsidRDefault="003D003E" w:rsidP="00144946">
            <w:pPr>
              <w:pStyle w:val="TableEntry"/>
            </w:pPr>
            <w:r w:rsidRPr="001F42D3">
              <w:t>PL~ST</w:t>
            </w:r>
          </w:p>
        </w:tc>
      </w:tr>
      <w:tr w:rsidR="00B11855" w:rsidRPr="001F42D3" w14:paraId="49F73815" w14:textId="77777777" w:rsidTr="006C0E8E">
        <w:trPr>
          <w:cantSplit/>
          <w:jc w:val="center"/>
        </w:trPr>
        <w:tc>
          <w:tcPr>
            <w:tcW w:w="4428" w:type="dxa"/>
          </w:tcPr>
          <w:p w14:paraId="5A6015AD" w14:textId="77777777" w:rsidR="00B11855" w:rsidRPr="001F42D3" w:rsidRDefault="003D003E" w:rsidP="00144946">
            <w:pPr>
              <w:pStyle w:val="TableEntry"/>
            </w:pPr>
            <w:r w:rsidRPr="001F42D3">
              <w:t>med-pri-t-al</w:t>
            </w:r>
          </w:p>
        </w:tc>
        <w:tc>
          <w:tcPr>
            <w:tcW w:w="4320" w:type="dxa"/>
          </w:tcPr>
          <w:p w14:paraId="332C6A4F" w14:textId="77777777" w:rsidR="00B11855" w:rsidRPr="001F42D3" w:rsidRDefault="003D003E" w:rsidP="00144946">
            <w:pPr>
              <w:pStyle w:val="TableEntry"/>
            </w:pPr>
            <w:r w:rsidRPr="001F42D3">
              <w:t>PM~ST</w:t>
            </w:r>
          </w:p>
        </w:tc>
      </w:tr>
      <w:tr w:rsidR="00B11855" w:rsidRPr="001F42D3" w14:paraId="7B4A374C" w14:textId="77777777" w:rsidTr="006C0E8E">
        <w:trPr>
          <w:cantSplit/>
          <w:jc w:val="center"/>
        </w:trPr>
        <w:tc>
          <w:tcPr>
            <w:tcW w:w="4428" w:type="dxa"/>
          </w:tcPr>
          <w:p w14:paraId="2C2F603C" w14:textId="77777777" w:rsidR="00B11855" w:rsidRPr="001F42D3" w:rsidRDefault="003D003E" w:rsidP="00144946">
            <w:pPr>
              <w:pStyle w:val="TableEntry"/>
            </w:pPr>
            <w:r w:rsidRPr="001F42D3">
              <w:t>hi-pri-t-al</w:t>
            </w:r>
          </w:p>
        </w:tc>
        <w:tc>
          <w:tcPr>
            <w:tcW w:w="4320" w:type="dxa"/>
          </w:tcPr>
          <w:p w14:paraId="308BB923" w14:textId="77777777" w:rsidR="00B11855" w:rsidRPr="001F42D3" w:rsidRDefault="003D003E" w:rsidP="00144946">
            <w:pPr>
              <w:pStyle w:val="TableEntry"/>
            </w:pPr>
            <w:r w:rsidRPr="001F42D3">
              <w:t>PH~ST</w:t>
            </w:r>
          </w:p>
        </w:tc>
      </w:tr>
      <w:tr w:rsidR="00B11855" w:rsidRPr="001F42D3" w14:paraId="0BBB8307" w14:textId="77777777" w:rsidTr="006C0E8E">
        <w:trPr>
          <w:cantSplit/>
          <w:jc w:val="center"/>
        </w:trPr>
        <w:tc>
          <w:tcPr>
            <w:tcW w:w="4428" w:type="dxa"/>
          </w:tcPr>
          <w:p w14:paraId="693858AA" w14:textId="77777777" w:rsidR="00B11855" w:rsidRPr="001F42D3" w:rsidRDefault="003D003E" w:rsidP="00144946">
            <w:pPr>
              <w:pStyle w:val="TableEntry"/>
            </w:pPr>
            <w:r w:rsidRPr="001F42D3">
              <w:t>low-pri-p-al</w:t>
            </w:r>
          </w:p>
        </w:tc>
        <w:tc>
          <w:tcPr>
            <w:tcW w:w="4320" w:type="dxa"/>
          </w:tcPr>
          <w:p w14:paraId="31AE6DEA" w14:textId="77777777" w:rsidR="00B11855" w:rsidRPr="001F42D3" w:rsidRDefault="003D003E" w:rsidP="00144946">
            <w:pPr>
              <w:pStyle w:val="TableEntry"/>
            </w:pPr>
            <w:r w:rsidRPr="001F42D3">
              <w:t>PL~SP</w:t>
            </w:r>
          </w:p>
        </w:tc>
      </w:tr>
      <w:tr w:rsidR="00B11855" w:rsidRPr="001F42D3" w14:paraId="436BE49C" w14:textId="77777777" w:rsidTr="006C0E8E">
        <w:trPr>
          <w:cantSplit/>
          <w:jc w:val="center"/>
        </w:trPr>
        <w:tc>
          <w:tcPr>
            <w:tcW w:w="4428" w:type="dxa"/>
          </w:tcPr>
          <w:p w14:paraId="339E4EED" w14:textId="77777777" w:rsidR="00B11855" w:rsidRPr="001F42D3" w:rsidRDefault="003D003E" w:rsidP="00144946">
            <w:pPr>
              <w:pStyle w:val="TableEntry"/>
            </w:pPr>
            <w:r w:rsidRPr="001F42D3">
              <w:t>med-pri-p-al</w:t>
            </w:r>
          </w:p>
        </w:tc>
        <w:tc>
          <w:tcPr>
            <w:tcW w:w="4320" w:type="dxa"/>
          </w:tcPr>
          <w:p w14:paraId="5B46BA74" w14:textId="77777777" w:rsidR="00B11855" w:rsidRPr="001F42D3" w:rsidRDefault="003D003E" w:rsidP="00144946">
            <w:pPr>
              <w:pStyle w:val="TableEntry"/>
            </w:pPr>
            <w:r w:rsidRPr="001F42D3">
              <w:t>PM~SP</w:t>
            </w:r>
          </w:p>
        </w:tc>
      </w:tr>
      <w:tr w:rsidR="00B11855" w:rsidRPr="001F42D3" w14:paraId="4E1BF6BD" w14:textId="77777777" w:rsidTr="006C0E8E">
        <w:trPr>
          <w:cantSplit/>
          <w:jc w:val="center"/>
        </w:trPr>
        <w:tc>
          <w:tcPr>
            <w:tcW w:w="4428" w:type="dxa"/>
          </w:tcPr>
          <w:p w14:paraId="1D2E00CD" w14:textId="77777777" w:rsidR="00B11855" w:rsidRPr="001F42D3" w:rsidRDefault="003D003E" w:rsidP="00144946">
            <w:pPr>
              <w:pStyle w:val="TableEntry"/>
            </w:pPr>
            <w:r w:rsidRPr="001F42D3">
              <w:t>hi-pri-p-al</w:t>
            </w:r>
          </w:p>
        </w:tc>
        <w:tc>
          <w:tcPr>
            <w:tcW w:w="4320" w:type="dxa"/>
          </w:tcPr>
          <w:p w14:paraId="08E180EF" w14:textId="77777777" w:rsidR="00B11855" w:rsidRPr="001F42D3" w:rsidRDefault="003D003E" w:rsidP="00144946">
            <w:pPr>
              <w:pStyle w:val="TableEntry"/>
            </w:pPr>
            <w:r w:rsidRPr="001F42D3">
              <w:t>PH~SP</w:t>
            </w:r>
          </w:p>
        </w:tc>
      </w:tr>
    </w:tbl>
    <w:p w14:paraId="21D5870E" w14:textId="77777777" w:rsidR="00B11855" w:rsidRPr="001F42D3" w:rsidRDefault="00B11855" w:rsidP="002E102A">
      <w:pPr>
        <w:pStyle w:val="BodyText"/>
      </w:pPr>
    </w:p>
    <w:p w14:paraId="17AAE820" w14:textId="77777777" w:rsidR="00B11855" w:rsidRPr="001F42D3" w:rsidRDefault="003D003E" w:rsidP="005C1693">
      <w:pPr>
        <w:pStyle w:val="BodyText"/>
      </w:pPr>
      <w:r w:rsidRPr="001F42D3">
        <w:rPr>
          <w:b/>
          <w:bCs/>
        </w:rPr>
        <w:t>OBX-11   Observation Result Status</w:t>
      </w:r>
    </w:p>
    <w:p w14:paraId="1297C468" w14:textId="2AA7BC02" w:rsidR="00B11855" w:rsidRPr="001F42D3" w:rsidRDefault="003D003E" w:rsidP="005C1693">
      <w:pPr>
        <w:pStyle w:val="BodyText"/>
      </w:pPr>
      <w:r w:rsidRPr="001F42D3">
        <w:t xml:space="preserve">This field should be filled according to </w:t>
      </w:r>
      <w:r w:rsidR="006D613E" w:rsidRPr="001F42D3">
        <w:t>HL7</w:t>
      </w:r>
      <w:r w:rsidR="00995105" w:rsidRPr="001F42D3">
        <w:t xml:space="preserve"> </w:t>
      </w:r>
      <w:r w:rsidRPr="001F42D3">
        <w:t xml:space="preserve">Table 0085 described in Chapter 7 of HL7. For the IHE </w:t>
      </w:r>
      <w:r w:rsidR="007E67D4" w:rsidRPr="001F42D3">
        <w:t>DEV TF</w:t>
      </w:r>
      <w:r w:rsidRPr="001F42D3">
        <w:t>, the possible values for this field for this profile are shown in Table B.8</w:t>
      </w:r>
      <w:r w:rsidR="00305080" w:rsidRPr="001F42D3">
        <w:rPr>
          <w:rFonts w:eastAsia="MS Mincho"/>
        </w:rPr>
        <w:t>-</w:t>
      </w:r>
      <w:r w:rsidR="003570BC" w:rsidRPr="001F42D3">
        <w:t>7</w:t>
      </w:r>
      <w:r w:rsidRPr="001F42D3">
        <w:t xml:space="preserve">: </w:t>
      </w:r>
      <w:r w:rsidR="006D613E" w:rsidRPr="001F42D3">
        <w:t>HL7</w:t>
      </w:r>
      <w:r w:rsidR="00995105" w:rsidRPr="001F42D3">
        <w:t xml:space="preserve"> </w:t>
      </w:r>
      <w:r w:rsidRPr="001F42D3">
        <w:t>Table 0085 selected values. The value of X is used for device related segments where OBX-7 is not used to express the device measurement range capability. Certain values of OBX-8 Abnormal Flags are semantically linked to OBX-11 Observation Results Status; see the table under OBX-8 for these cases.</w:t>
      </w:r>
    </w:p>
    <w:p w14:paraId="097D2E3A" w14:textId="571994E0" w:rsidR="00B11855" w:rsidRPr="001F42D3" w:rsidRDefault="003D003E" w:rsidP="00CF5627">
      <w:pPr>
        <w:pStyle w:val="TableTitle"/>
      </w:pPr>
      <w:r w:rsidRPr="001F42D3">
        <w:lastRenderedPageBreak/>
        <w:t>Table B.8</w:t>
      </w:r>
      <w:r w:rsidR="004E547A" w:rsidRPr="001F42D3">
        <w:t>.5</w:t>
      </w:r>
      <w:r w:rsidR="003570BC" w:rsidRPr="001F42D3">
        <w:rPr>
          <w:rFonts w:eastAsia="MS Gothic"/>
        </w:rPr>
        <w:t>-</w:t>
      </w:r>
      <w:r w:rsidR="00E76CA1" w:rsidRPr="001F42D3">
        <w:rPr>
          <w:rFonts w:eastAsia="MS Gothic"/>
        </w:rPr>
        <w:t>11</w:t>
      </w:r>
      <w:r w:rsidRPr="001F42D3">
        <w:t xml:space="preserve">: </w:t>
      </w:r>
      <w:r w:rsidR="006D613E" w:rsidRPr="001F42D3">
        <w:t>HL7</w:t>
      </w:r>
      <w:r w:rsidR="00995105" w:rsidRPr="001F42D3">
        <w:t xml:space="preserve"> </w:t>
      </w:r>
      <w:r w:rsidRPr="001F42D3">
        <w:t>Table 0085 selected values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2330"/>
        <w:gridCol w:w="4420"/>
      </w:tblGrid>
      <w:tr w:rsidR="00C40FD5" w:rsidRPr="001F42D3" w14:paraId="2801943A" w14:textId="77777777" w:rsidTr="00A92110">
        <w:trPr>
          <w:cantSplit/>
          <w:tblHeader/>
          <w:jc w:val="center"/>
        </w:trPr>
        <w:tc>
          <w:tcPr>
            <w:tcW w:w="1530" w:type="dxa"/>
            <w:shd w:val="clear" w:color="auto" w:fill="D9D9D9"/>
          </w:tcPr>
          <w:p w14:paraId="226327CF" w14:textId="77777777" w:rsidR="00B11855" w:rsidRPr="001F42D3" w:rsidRDefault="003D003E">
            <w:pPr>
              <w:pStyle w:val="TableEntryHeader"/>
            </w:pPr>
            <w:r w:rsidRPr="001F42D3">
              <w:t>Value</w:t>
            </w:r>
          </w:p>
        </w:tc>
        <w:tc>
          <w:tcPr>
            <w:tcW w:w="2330" w:type="dxa"/>
            <w:shd w:val="clear" w:color="auto" w:fill="D9D9D9"/>
          </w:tcPr>
          <w:p w14:paraId="50FB07A4" w14:textId="77777777" w:rsidR="00B11855" w:rsidRPr="001F42D3" w:rsidRDefault="003D003E">
            <w:pPr>
              <w:pStyle w:val="TableEntryHeader"/>
            </w:pPr>
            <w:r w:rsidRPr="001F42D3">
              <w:t>Description</w:t>
            </w:r>
          </w:p>
        </w:tc>
        <w:tc>
          <w:tcPr>
            <w:tcW w:w="4420" w:type="dxa"/>
            <w:shd w:val="clear" w:color="auto" w:fill="D9D9D9"/>
          </w:tcPr>
          <w:p w14:paraId="4960F771" w14:textId="77777777" w:rsidR="00B11855" w:rsidRPr="001F42D3" w:rsidRDefault="003D003E">
            <w:pPr>
              <w:pStyle w:val="TableEntryHeader"/>
            </w:pPr>
            <w:r w:rsidRPr="001F42D3">
              <w:t>Comment</w:t>
            </w:r>
          </w:p>
        </w:tc>
      </w:tr>
      <w:tr w:rsidR="00B11855" w:rsidRPr="001F42D3" w14:paraId="59191E47" w14:textId="77777777" w:rsidTr="00A92110">
        <w:trPr>
          <w:cantSplit/>
          <w:jc w:val="center"/>
        </w:trPr>
        <w:tc>
          <w:tcPr>
            <w:tcW w:w="1530" w:type="dxa"/>
          </w:tcPr>
          <w:p w14:paraId="5FA0374E" w14:textId="77777777" w:rsidR="00B11855" w:rsidRPr="001F42D3" w:rsidRDefault="003D003E" w:rsidP="006C0E8E">
            <w:pPr>
              <w:pStyle w:val="TableEntry"/>
              <w:keepNext/>
            </w:pPr>
            <w:r w:rsidRPr="001F42D3">
              <w:t>C</w:t>
            </w:r>
          </w:p>
        </w:tc>
        <w:tc>
          <w:tcPr>
            <w:tcW w:w="2330" w:type="dxa"/>
          </w:tcPr>
          <w:p w14:paraId="20769B0E" w14:textId="77777777" w:rsidR="00B11855" w:rsidRPr="001F42D3" w:rsidRDefault="003D003E" w:rsidP="006C0E8E">
            <w:pPr>
              <w:pStyle w:val="TableEntry"/>
              <w:keepNext/>
            </w:pPr>
            <w:r w:rsidRPr="001F42D3">
              <w:t>Record coming over is a correction and thus replaces a final result</w:t>
            </w:r>
          </w:p>
        </w:tc>
        <w:tc>
          <w:tcPr>
            <w:tcW w:w="4420" w:type="dxa"/>
          </w:tcPr>
          <w:p w14:paraId="01273B43" w14:textId="77777777" w:rsidR="00B11855" w:rsidRPr="001F42D3" w:rsidRDefault="00B11855" w:rsidP="006C0E8E">
            <w:pPr>
              <w:pStyle w:val="TableEntry"/>
              <w:keepNext/>
            </w:pPr>
          </w:p>
        </w:tc>
      </w:tr>
      <w:tr w:rsidR="00B11855" w:rsidRPr="001F42D3" w14:paraId="7BBC1002" w14:textId="77777777" w:rsidTr="00A92110">
        <w:trPr>
          <w:cantSplit/>
          <w:jc w:val="center"/>
        </w:trPr>
        <w:tc>
          <w:tcPr>
            <w:tcW w:w="1530" w:type="dxa"/>
          </w:tcPr>
          <w:p w14:paraId="33AB78B0" w14:textId="77777777" w:rsidR="00B11855" w:rsidRPr="001F42D3" w:rsidRDefault="003D003E" w:rsidP="00144946">
            <w:pPr>
              <w:pStyle w:val="TableEntry"/>
            </w:pPr>
            <w:r w:rsidRPr="001F42D3">
              <w:t>D</w:t>
            </w:r>
          </w:p>
        </w:tc>
        <w:tc>
          <w:tcPr>
            <w:tcW w:w="2330" w:type="dxa"/>
          </w:tcPr>
          <w:p w14:paraId="5441D6A5" w14:textId="77777777" w:rsidR="00B11855" w:rsidRPr="001F42D3" w:rsidRDefault="003D003E" w:rsidP="00144946">
            <w:pPr>
              <w:pStyle w:val="TableEntry"/>
            </w:pPr>
            <w:r w:rsidRPr="001F42D3">
              <w:t>Deletes the OBX record</w:t>
            </w:r>
          </w:p>
        </w:tc>
        <w:tc>
          <w:tcPr>
            <w:tcW w:w="4420" w:type="dxa"/>
          </w:tcPr>
          <w:p w14:paraId="7CD4688E" w14:textId="77777777" w:rsidR="00B11855" w:rsidRPr="001F42D3" w:rsidRDefault="00B11855" w:rsidP="00144946">
            <w:pPr>
              <w:pStyle w:val="TableEntry"/>
            </w:pPr>
          </w:p>
        </w:tc>
      </w:tr>
      <w:tr w:rsidR="00B11855" w:rsidRPr="001F42D3" w14:paraId="263BE8E3" w14:textId="77777777" w:rsidTr="00A92110">
        <w:trPr>
          <w:cantSplit/>
          <w:jc w:val="center"/>
        </w:trPr>
        <w:tc>
          <w:tcPr>
            <w:tcW w:w="1530" w:type="dxa"/>
          </w:tcPr>
          <w:p w14:paraId="78BF29D0" w14:textId="77777777" w:rsidR="00B11855" w:rsidRPr="001F42D3" w:rsidRDefault="003D003E" w:rsidP="00144946">
            <w:pPr>
              <w:pStyle w:val="TableEntry"/>
            </w:pPr>
            <w:r w:rsidRPr="001F42D3">
              <w:t>F</w:t>
            </w:r>
          </w:p>
        </w:tc>
        <w:tc>
          <w:tcPr>
            <w:tcW w:w="2330" w:type="dxa"/>
          </w:tcPr>
          <w:p w14:paraId="58B411F6" w14:textId="77777777" w:rsidR="00B11855" w:rsidRPr="001F42D3" w:rsidRDefault="003D003E" w:rsidP="00144946">
            <w:pPr>
              <w:pStyle w:val="TableEntry"/>
            </w:pPr>
            <w:r w:rsidRPr="001F42D3">
              <w:t>Final results; Can only be changed with a corrected result.</w:t>
            </w:r>
          </w:p>
        </w:tc>
        <w:tc>
          <w:tcPr>
            <w:tcW w:w="4420" w:type="dxa"/>
          </w:tcPr>
          <w:p w14:paraId="0F21FEE2" w14:textId="77777777" w:rsidR="00B11855" w:rsidRPr="001F42D3" w:rsidRDefault="00B11855" w:rsidP="00144946">
            <w:pPr>
              <w:pStyle w:val="TableEntry"/>
            </w:pPr>
          </w:p>
        </w:tc>
      </w:tr>
      <w:tr w:rsidR="00B11855" w:rsidRPr="001F42D3" w14:paraId="028E30C5" w14:textId="77777777" w:rsidTr="00A92110">
        <w:trPr>
          <w:cantSplit/>
          <w:jc w:val="center"/>
        </w:trPr>
        <w:tc>
          <w:tcPr>
            <w:tcW w:w="1530" w:type="dxa"/>
          </w:tcPr>
          <w:p w14:paraId="63621C90" w14:textId="77777777" w:rsidR="00B11855" w:rsidRPr="001F42D3" w:rsidRDefault="003D003E" w:rsidP="00144946">
            <w:pPr>
              <w:pStyle w:val="TableEntry"/>
            </w:pPr>
            <w:r w:rsidRPr="001F42D3">
              <w:t>P</w:t>
            </w:r>
          </w:p>
        </w:tc>
        <w:tc>
          <w:tcPr>
            <w:tcW w:w="2330" w:type="dxa"/>
          </w:tcPr>
          <w:p w14:paraId="45EEA0D2" w14:textId="77777777" w:rsidR="00B11855" w:rsidRPr="001F42D3" w:rsidRDefault="003D003E" w:rsidP="00144946">
            <w:pPr>
              <w:pStyle w:val="TableEntry"/>
            </w:pPr>
            <w:r w:rsidRPr="001F42D3">
              <w:t>Preliminary results</w:t>
            </w:r>
          </w:p>
        </w:tc>
        <w:tc>
          <w:tcPr>
            <w:tcW w:w="4420" w:type="dxa"/>
          </w:tcPr>
          <w:p w14:paraId="6E9C7054" w14:textId="77777777" w:rsidR="00B11855" w:rsidRPr="001F42D3" w:rsidRDefault="00B11855" w:rsidP="00144946">
            <w:pPr>
              <w:pStyle w:val="TableEntry"/>
            </w:pPr>
          </w:p>
        </w:tc>
      </w:tr>
      <w:tr w:rsidR="00B11855" w:rsidRPr="001F42D3" w14:paraId="5BE4AC80" w14:textId="77777777" w:rsidTr="00A92110">
        <w:trPr>
          <w:cantSplit/>
          <w:jc w:val="center"/>
        </w:trPr>
        <w:tc>
          <w:tcPr>
            <w:tcW w:w="1530" w:type="dxa"/>
          </w:tcPr>
          <w:p w14:paraId="23F1988F" w14:textId="77777777" w:rsidR="00B11855" w:rsidRPr="001F42D3" w:rsidRDefault="003D003E" w:rsidP="00144946">
            <w:pPr>
              <w:pStyle w:val="TableEntry"/>
            </w:pPr>
            <w:r w:rsidRPr="001F42D3">
              <w:t>R</w:t>
            </w:r>
          </w:p>
        </w:tc>
        <w:tc>
          <w:tcPr>
            <w:tcW w:w="2330" w:type="dxa"/>
          </w:tcPr>
          <w:p w14:paraId="06767920" w14:textId="77777777" w:rsidR="00B11855" w:rsidRPr="001F42D3" w:rsidRDefault="003D003E" w:rsidP="00144946">
            <w:pPr>
              <w:pStyle w:val="TableEntry"/>
            </w:pPr>
            <w:r w:rsidRPr="001F42D3">
              <w:t>Results entered -- not verified</w:t>
            </w:r>
          </w:p>
        </w:tc>
        <w:tc>
          <w:tcPr>
            <w:tcW w:w="4420" w:type="dxa"/>
          </w:tcPr>
          <w:p w14:paraId="0A117C92" w14:textId="77777777" w:rsidR="00B11855" w:rsidRPr="001F42D3" w:rsidRDefault="00B11855" w:rsidP="00144946">
            <w:pPr>
              <w:pStyle w:val="TableEntry"/>
            </w:pPr>
          </w:p>
        </w:tc>
      </w:tr>
      <w:tr w:rsidR="00B11855" w:rsidRPr="001F42D3" w14:paraId="7999F15F" w14:textId="77777777" w:rsidTr="00A92110">
        <w:trPr>
          <w:cantSplit/>
          <w:jc w:val="center"/>
        </w:trPr>
        <w:tc>
          <w:tcPr>
            <w:tcW w:w="1530" w:type="dxa"/>
          </w:tcPr>
          <w:p w14:paraId="6EBAA4EE" w14:textId="77777777" w:rsidR="00B11855" w:rsidRPr="001F42D3" w:rsidRDefault="003D003E" w:rsidP="00144946">
            <w:pPr>
              <w:pStyle w:val="TableEntry"/>
            </w:pPr>
            <w:r w:rsidRPr="001F42D3">
              <w:t>S</w:t>
            </w:r>
          </w:p>
        </w:tc>
        <w:tc>
          <w:tcPr>
            <w:tcW w:w="2330" w:type="dxa"/>
          </w:tcPr>
          <w:p w14:paraId="09563706" w14:textId="77777777" w:rsidR="00B11855" w:rsidRPr="001F42D3" w:rsidRDefault="003D003E" w:rsidP="00144946">
            <w:pPr>
              <w:pStyle w:val="TableEntry"/>
            </w:pPr>
            <w:r w:rsidRPr="001F42D3">
              <w:t>Partial results</w:t>
            </w:r>
          </w:p>
        </w:tc>
        <w:tc>
          <w:tcPr>
            <w:tcW w:w="4420" w:type="dxa"/>
          </w:tcPr>
          <w:p w14:paraId="4B899EB2" w14:textId="77777777" w:rsidR="00B11855" w:rsidRPr="001F42D3" w:rsidRDefault="00B11855" w:rsidP="00144946">
            <w:pPr>
              <w:pStyle w:val="TableEntry"/>
            </w:pPr>
          </w:p>
        </w:tc>
      </w:tr>
      <w:tr w:rsidR="00B11855" w:rsidRPr="001F42D3" w14:paraId="5AE3640A" w14:textId="77777777" w:rsidTr="00A92110">
        <w:trPr>
          <w:cantSplit/>
          <w:jc w:val="center"/>
        </w:trPr>
        <w:tc>
          <w:tcPr>
            <w:tcW w:w="1530" w:type="dxa"/>
          </w:tcPr>
          <w:p w14:paraId="21CDBA22" w14:textId="77777777" w:rsidR="00B11855" w:rsidRPr="001F42D3" w:rsidRDefault="003D003E" w:rsidP="00144946">
            <w:pPr>
              <w:pStyle w:val="TableEntry"/>
            </w:pPr>
            <w:r w:rsidRPr="001F42D3">
              <w:t>U</w:t>
            </w:r>
          </w:p>
        </w:tc>
        <w:tc>
          <w:tcPr>
            <w:tcW w:w="2330" w:type="dxa"/>
          </w:tcPr>
          <w:p w14:paraId="6C6A5E20" w14:textId="77777777" w:rsidR="00B11855" w:rsidRPr="001F42D3" w:rsidRDefault="003D003E" w:rsidP="00144946">
            <w:pPr>
              <w:pStyle w:val="TableEntry"/>
            </w:pPr>
            <w:r w:rsidRPr="001F42D3">
              <w:t>Results status change to final without retransmitting results already sent as ‘preliminary.’</w:t>
            </w:r>
          </w:p>
        </w:tc>
        <w:tc>
          <w:tcPr>
            <w:tcW w:w="4420" w:type="dxa"/>
          </w:tcPr>
          <w:p w14:paraId="47A9DF2C" w14:textId="77777777" w:rsidR="00B11855" w:rsidRPr="001F42D3" w:rsidRDefault="00B11855" w:rsidP="00144946">
            <w:pPr>
              <w:pStyle w:val="TableEntry"/>
            </w:pPr>
          </w:p>
        </w:tc>
      </w:tr>
      <w:tr w:rsidR="00B11855" w:rsidRPr="001F42D3" w14:paraId="572B214E" w14:textId="77777777" w:rsidTr="00A92110">
        <w:trPr>
          <w:cantSplit/>
          <w:jc w:val="center"/>
        </w:trPr>
        <w:tc>
          <w:tcPr>
            <w:tcW w:w="1530" w:type="dxa"/>
          </w:tcPr>
          <w:p w14:paraId="6081B14B" w14:textId="77777777" w:rsidR="00B11855" w:rsidRPr="001F42D3" w:rsidRDefault="003D003E" w:rsidP="00144946">
            <w:pPr>
              <w:pStyle w:val="TableEntry"/>
            </w:pPr>
            <w:r w:rsidRPr="001F42D3">
              <w:t>W</w:t>
            </w:r>
          </w:p>
        </w:tc>
        <w:tc>
          <w:tcPr>
            <w:tcW w:w="2330" w:type="dxa"/>
          </w:tcPr>
          <w:p w14:paraId="6A7B6608" w14:textId="77777777" w:rsidR="00B11855" w:rsidRPr="001F42D3" w:rsidRDefault="003D003E" w:rsidP="00144946">
            <w:pPr>
              <w:pStyle w:val="TableEntry"/>
            </w:pPr>
            <w:r w:rsidRPr="001F42D3">
              <w:t>Post original as wrong, e.g., transmitted for wrong patient</w:t>
            </w:r>
          </w:p>
        </w:tc>
        <w:tc>
          <w:tcPr>
            <w:tcW w:w="4420" w:type="dxa"/>
          </w:tcPr>
          <w:p w14:paraId="1B062E4E" w14:textId="77777777" w:rsidR="00B11855" w:rsidRPr="001F42D3" w:rsidRDefault="00B11855" w:rsidP="00144946">
            <w:pPr>
              <w:pStyle w:val="TableEntry"/>
            </w:pPr>
          </w:p>
        </w:tc>
      </w:tr>
      <w:tr w:rsidR="00B11855" w:rsidRPr="001F42D3" w14:paraId="5ABB3269" w14:textId="77777777" w:rsidTr="00A92110">
        <w:trPr>
          <w:cantSplit/>
          <w:jc w:val="center"/>
        </w:trPr>
        <w:tc>
          <w:tcPr>
            <w:tcW w:w="1530" w:type="dxa"/>
          </w:tcPr>
          <w:p w14:paraId="2CA9854E" w14:textId="77777777" w:rsidR="00B11855" w:rsidRPr="001F42D3" w:rsidRDefault="003D003E" w:rsidP="00144946">
            <w:pPr>
              <w:pStyle w:val="TableEntry"/>
            </w:pPr>
            <w:r w:rsidRPr="001F42D3">
              <w:t>X</w:t>
            </w:r>
          </w:p>
        </w:tc>
        <w:tc>
          <w:tcPr>
            <w:tcW w:w="2330" w:type="dxa"/>
          </w:tcPr>
          <w:p w14:paraId="7E6BBE40" w14:textId="77777777" w:rsidR="00B11855" w:rsidRPr="001F42D3" w:rsidRDefault="003D003E" w:rsidP="00144946">
            <w:pPr>
              <w:pStyle w:val="TableEntry"/>
            </w:pPr>
            <w:r w:rsidRPr="001F42D3">
              <w:t>Results cannot be obtained for this observation</w:t>
            </w:r>
          </w:p>
        </w:tc>
        <w:tc>
          <w:tcPr>
            <w:tcW w:w="4420" w:type="dxa"/>
          </w:tcPr>
          <w:p w14:paraId="066E90F1" w14:textId="77777777" w:rsidR="00B11855" w:rsidRPr="001F42D3" w:rsidRDefault="00B11855" w:rsidP="00144946">
            <w:pPr>
              <w:pStyle w:val="TableEntry"/>
            </w:pPr>
          </w:p>
        </w:tc>
      </w:tr>
    </w:tbl>
    <w:p w14:paraId="5A89BD36" w14:textId="77777777" w:rsidR="002E102A" w:rsidRPr="001F42D3" w:rsidRDefault="002E102A" w:rsidP="00A17802">
      <w:pPr>
        <w:pStyle w:val="BodyText"/>
      </w:pPr>
    </w:p>
    <w:p w14:paraId="712C9D00" w14:textId="450671AA" w:rsidR="00596708" w:rsidRPr="001F42D3" w:rsidRDefault="00D53FC4" w:rsidP="00B34AEB">
      <w:pPr>
        <w:pStyle w:val="Heading3"/>
        <w:numPr>
          <w:ilvl w:val="0"/>
          <w:numId w:val="0"/>
        </w:numPr>
        <w:rPr>
          <w:noProof w:val="0"/>
        </w:rPr>
      </w:pPr>
      <w:bookmarkStart w:id="1653" w:name="_Toc214889779"/>
      <w:r w:rsidRPr="001F42D3">
        <w:rPr>
          <w:noProof w:val="0"/>
        </w:rPr>
        <w:t xml:space="preserve">B.8.6 </w:t>
      </w:r>
      <w:r w:rsidR="00596708" w:rsidRPr="001F42D3">
        <w:rPr>
          <w:noProof w:val="0"/>
        </w:rPr>
        <w:t>OBX-11 Observation Result Status in Report Alert</w:t>
      </w:r>
      <w:r w:rsidR="00714B20" w:rsidRPr="001F42D3">
        <w:rPr>
          <w:noProof w:val="0"/>
        </w:rPr>
        <w:t xml:space="preserve"> [PCD-04]</w:t>
      </w:r>
      <w:bookmarkEnd w:id="1653"/>
    </w:p>
    <w:p w14:paraId="579007C7" w14:textId="77777777" w:rsidR="00B11855" w:rsidRPr="001F42D3" w:rsidRDefault="003D003E" w:rsidP="00C10546">
      <w:pPr>
        <w:pStyle w:val="BodyText"/>
      </w:pPr>
      <w:r w:rsidRPr="001F42D3">
        <w:t>The field shall be populated with the result status of the Report Alert transaction</w:t>
      </w:r>
      <w:r w:rsidR="00CA3A2C" w:rsidRPr="001F42D3">
        <w:t xml:space="preserve">. </w:t>
      </w:r>
      <w:r w:rsidRPr="001F42D3">
        <w:t xml:space="preserve">Once a Report Alert transaction is sent it is by definition final, not held for later revision, and given that state and status of indications are updated through additional Report Alert transactions specific to the ACM </w:t>
      </w:r>
      <w:r w:rsidR="00CA3A2C" w:rsidRPr="001F42D3">
        <w:t>Profile</w:t>
      </w:r>
      <w:r w:rsidRPr="001F42D3">
        <w:t xml:space="preserve"> the only possible value is “F” indicating final.</w:t>
      </w:r>
    </w:p>
    <w:p w14:paraId="4B874405" w14:textId="77777777" w:rsidR="00B11855" w:rsidRPr="001F42D3" w:rsidRDefault="003D003E" w:rsidP="005C1693">
      <w:pPr>
        <w:pStyle w:val="BodyText"/>
      </w:pPr>
      <w:r w:rsidRPr="001F42D3">
        <w:rPr>
          <w:b/>
          <w:bCs/>
        </w:rPr>
        <w:t>OBX-14   Date/Time of the Observation:</w:t>
      </w:r>
    </w:p>
    <w:p w14:paraId="1F494EC8" w14:textId="04F79016" w:rsidR="00B11855" w:rsidRPr="001F42D3" w:rsidRDefault="003D003E" w:rsidP="005C1693">
      <w:pPr>
        <w:pStyle w:val="BodyText"/>
      </w:pPr>
      <w:r w:rsidRPr="001F42D3">
        <w:t>If this field is present in a 'metric' observation, its value overrides the time stamp in OBR-7. This should only be populated to signal an episodic observation such as noninvasive blood pressure. For periodically sampled observations where the time stamp for all observations in the message is the same and is given in OBR-7, OBX-14 should not be populated.</w:t>
      </w:r>
      <w:r w:rsidR="004824A8" w:rsidRPr="001F42D3">
        <w:t xml:space="preserve"> See also Appendix Section </w:t>
      </w:r>
      <w:r w:rsidR="004824A8" w:rsidRPr="001F42D3">
        <w:fldChar w:fldCharType="begin"/>
      </w:r>
      <w:r w:rsidR="004824A8" w:rsidRPr="001F42D3">
        <w:instrText xml:space="preserve"> REF _Ref429944659 \r \h </w:instrText>
      </w:r>
      <w:r w:rsidR="002E102A" w:rsidRPr="001F42D3">
        <w:instrText xml:space="preserve"> \* MERGEFORMAT </w:instrText>
      </w:r>
      <w:r w:rsidR="004824A8" w:rsidRPr="001F42D3">
        <w:fldChar w:fldCharType="separate"/>
      </w:r>
      <w:r w:rsidR="00D021FA" w:rsidRPr="001F42D3">
        <w:t>0</w:t>
      </w:r>
      <w:r w:rsidR="004824A8" w:rsidRPr="001F42D3">
        <w:fldChar w:fldCharType="end"/>
      </w:r>
      <w:r w:rsidR="004824A8" w:rsidRPr="001F42D3">
        <w:t xml:space="preserve"> </w:t>
      </w:r>
      <w:r w:rsidR="004824A8" w:rsidRPr="001F42D3">
        <w:fldChar w:fldCharType="begin"/>
      </w:r>
      <w:r w:rsidR="004824A8" w:rsidRPr="001F42D3">
        <w:instrText xml:space="preserve"> REF _Ref429944639 \h </w:instrText>
      </w:r>
      <w:r w:rsidR="002E102A" w:rsidRPr="001F42D3">
        <w:instrText xml:space="preserve"> \* MERGEFORMAT </w:instrText>
      </w:r>
      <w:r w:rsidR="004824A8" w:rsidRPr="001F42D3">
        <w:fldChar w:fldCharType="separate"/>
      </w:r>
      <w:r w:rsidR="00D021FA" w:rsidRPr="001F42D3">
        <w:t>B.8.7 Time Stamps and Time Synchronization</w:t>
      </w:r>
      <w:r w:rsidR="004824A8" w:rsidRPr="001F42D3">
        <w:fldChar w:fldCharType="end"/>
      </w:r>
      <w:r w:rsidR="004824A8" w:rsidRPr="001F42D3">
        <w:t xml:space="preserve"> for a general discussion of time stamps in IHE PCD messages.</w:t>
      </w:r>
    </w:p>
    <w:p w14:paraId="5A6015C3" w14:textId="0A3AFD3D" w:rsidR="00B11855" w:rsidRPr="001F42D3" w:rsidRDefault="003D003E" w:rsidP="005C1693">
      <w:pPr>
        <w:pStyle w:val="BodyText"/>
      </w:pPr>
      <w:r w:rsidRPr="001F42D3">
        <w:t xml:space="preserve">This implies that time stamp may be 'inherited' from the OBR, which is in effect a higher-level grouping element for the OBX segments it contains (i.e., that form part of the same ORDER_OBSERVATION segment group), unless the time stamp is overridden. In a similar </w:t>
      </w:r>
      <w:r w:rsidR="0028379E" w:rsidRPr="001F42D3">
        <w:t>way,</w:t>
      </w:r>
      <w:r w:rsidRPr="001F42D3">
        <w:t xml:space="preserve"> an OBX segment applying to a higher level in the MDS-VMD-channel-metric hierarchy establishes a default time stamp for its contained lower-level elements unless overridden by associating a time stamp with the lower-level element. So metric observations get their time </w:t>
      </w:r>
      <w:r w:rsidRPr="001F42D3">
        <w:lastRenderedPageBreak/>
        <w:t>stamps from their nearest 'ancestor' which has a time stamp in OBX-14 unless they have a time stamp of their own in OBX-14. Channel-level OBXs with filled OBX-14 fields establish a default time stamp for their contained metric observations.</w:t>
      </w:r>
    </w:p>
    <w:p w14:paraId="332FC224" w14:textId="34AB5D5D" w:rsidR="00B11855" w:rsidRPr="001F42D3" w:rsidRDefault="003D003E" w:rsidP="005C1693">
      <w:pPr>
        <w:pStyle w:val="BodyText"/>
      </w:pPr>
      <w:r w:rsidRPr="001F42D3">
        <w:t xml:space="preserve">For the </w:t>
      </w:r>
      <w:r w:rsidR="007E67D4" w:rsidRPr="001F42D3">
        <w:t>DEV TF</w:t>
      </w:r>
      <w:r w:rsidRPr="001F42D3">
        <w:t xml:space="preserve"> the value is the same as OBX-19 Date/Time of the Analysis, but should be used in preference to OBX-19 if time of the particular observation is relevant and is different than OBR-7 (that is, in the case of an episodic observation). The OBX-14 time stamp may be duplicated in OBX-19 if local needs dictate.</w:t>
      </w:r>
    </w:p>
    <w:p w14:paraId="4A37B2EC" w14:textId="77777777" w:rsidR="00B11855" w:rsidRPr="001F42D3" w:rsidRDefault="003D003E" w:rsidP="005C1693">
      <w:pPr>
        <w:pStyle w:val="BodyText"/>
      </w:pPr>
      <w:r w:rsidRPr="001F42D3">
        <w:rPr>
          <w:b/>
          <w:bCs/>
        </w:rPr>
        <w:t>OBX-16   Responsible Observer</w:t>
      </w:r>
    </w:p>
    <w:p w14:paraId="55D7EB63" w14:textId="33AFED60" w:rsidR="00B11855" w:rsidRPr="001F42D3" w:rsidRDefault="003D003E" w:rsidP="005C1693">
      <w:pPr>
        <w:pStyle w:val="BodyText"/>
      </w:pPr>
      <w:r w:rsidRPr="001F42D3">
        <w:t xml:space="preserve">For the </w:t>
      </w:r>
      <w:r w:rsidR="007E67D4" w:rsidRPr="001F42D3">
        <w:t>DEV TF</w:t>
      </w:r>
      <w:r w:rsidRPr="001F42D3">
        <w:t>:</w:t>
      </w:r>
    </w:p>
    <w:p w14:paraId="37935FF8" w14:textId="0B712ADF" w:rsidR="00B11855" w:rsidRPr="001F42D3" w:rsidRDefault="003D003E" w:rsidP="005C1693">
      <w:pPr>
        <w:pStyle w:val="BodyText"/>
      </w:pPr>
      <w:r w:rsidRPr="001F42D3">
        <w:t>The identifier values for the Operator ID field may null, if unknown or unspecified at the sending device.</w:t>
      </w:r>
    </w:p>
    <w:p w14:paraId="2BD58609" w14:textId="77777777" w:rsidR="00B11855" w:rsidRPr="001F42D3" w:rsidRDefault="003D003E" w:rsidP="00CF5627">
      <w:pPr>
        <w:pStyle w:val="TableTitle"/>
      </w:pPr>
      <w:r w:rsidRPr="001F42D3">
        <w:t>Table B.8</w:t>
      </w:r>
      <w:r w:rsidR="004E547A" w:rsidRPr="001F42D3">
        <w:t>.6-1</w:t>
      </w:r>
      <w:r w:rsidRPr="001F42D3">
        <w:t xml:space="preserve">: Extended composite ID number and name for persons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5EEA8328" w14:textId="77777777" w:rsidTr="00EB7483">
        <w:trPr>
          <w:cantSplit/>
          <w:tblHeader/>
          <w:jc w:val="center"/>
        </w:trPr>
        <w:tc>
          <w:tcPr>
            <w:tcW w:w="783" w:type="dxa"/>
            <w:shd w:val="clear" w:color="auto" w:fill="D9D9D9"/>
          </w:tcPr>
          <w:p w14:paraId="3983D20C" w14:textId="77777777" w:rsidR="00B11855" w:rsidRPr="001F42D3" w:rsidRDefault="003D003E" w:rsidP="00144946">
            <w:pPr>
              <w:pStyle w:val="TableEntryHeader"/>
            </w:pPr>
            <w:r w:rsidRPr="001F42D3">
              <w:t>SEQ</w:t>
            </w:r>
          </w:p>
        </w:tc>
        <w:tc>
          <w:tcPr>
            <w:tcW w:w="764" w:type="dxa"/>
            <w:shd w:val="clear" w:color="auto" w:fill="D9D9D9"/>
          </w:tcPr>
          <w:p w14:paraId="111DFAD7" w14:textId="77777777" w:rsidR="00B11855" w:rsidRPr="001F42D3" w:rsidRDefault="003D003E" w:rsidP="00144946">
            <w:pPr>
              <w:pStyle w:val="TableEntryHeader"/>
            </w:pPr>
            <w:r w:rsidRPr="001F42D3">
              <w:t>LEN</w:t>
            </w:r>
          </w:p>
        </w:tc>
        <w:tc>
          <w:tcPr>
            <w:tcW w:w="760" w:type="dxa"/>
            <w:shd w:val="clear" w:color="auto" w:fill="D9D9D9"/>
          </w:tcPr>
          <w:p w14:paraId="462CD3D6" w14:textId="77777777" w:rsidR="00B11855" w:rsidRPr="001F42D3" w:rsidRDefault="003D003E" w:rsidP="00144946">
            <w:pPr>
              <w:pStyle w:val="TableEntryHeader"/>
            </w:pPr>
            <w:r w:rsidRPr="001F42D3">
              <w:t>DT</w:t>
            </w:r>
          </w:p>
        </w:tc>
        <w:tc>
          <w:tcPr>
            <w:tcW w:w="961" w:type="dxa"/>
            <w:shd w:val="clear" w:color="auto" w:fill="D9D9D9"/>
          </w:tcPr>
          <w:p w14:paraId="40C78864" w14:textId="77777777" w:rsidR="00B11855" w:rsidRPr="001F42D3" w:rsidRDefault="003D003E" w:rsidP="00144946">
            <w:pPr>
              <w:pStyle w:val="TableEntryHeader"/>
            </w:pPr>
            <w:r w:rsidRPr="001F42D3">
              <w:t>Usage</w:t>
            </w:r>
          </w:p>
        </w:tc>
        <w:tc>
          <w:tcPr>
            <w:tcW w:w="1316" w:type="dxa"/>
            <w:shd w:val="clear" w:color="auto" w:fill="D9D9D9"/>
          </w:tcPr>
          <w:p w14:paraId="41C84164" w14:textId="77777777" w:rsidR="00B11855" w:rsidRPr="001F42D3" w:rsidRDefault="003D003E" w:rsidP="00144946">
            <w:pPr>
              <w:pStyle w:val="TableEntryHeader"/>
            </w:pPr>
            <w:r w:rsidRPr="001F42D3">
              <w:t>Card.</w:t>
            </w:r>
          </w:p>
        </w:tc>
        <w:tc>
          <w:tcPr>
            <w:tcW w:w="861" w:type="dxa"/>
            <w:shd w:val="clear" w:color="auto" w:fill="D9D9D9"/>
          </w:tcPr>
          <w:p w14:paraId="3A8163BC" w14:textId="77777777" w:rsidR="00B11855" w:rsidRPr="001F42D3" w:rsidRDefault="003D003E" w:rsidP="00144946">
            <w:pPr>
              <w:pStyle w:val="TableEntryHeader"/>
            </w:pPr>
            <w:r w:rsidRPr="001F42D3">
              <w:t>TBL#</w:t>
            </w:r>
          </w:p>
        </w:tc>
        <w:tc>
          <w:tcPr>
            <w:tcW w:w="2834" w:type="dxa"/>
            <w:shd w:val="clear" w:color="auto" w:fill="D9D9D9"/>
          </w:tcPr>
          <w:p w14:paraId="10DBE4F0" w14:textId="77777777" w:rsidR="00B11855" w:rsidRPr="001F42D3" w:rsidRDefault="003D003E" w:rsidP="00144946">
            <w:pPr>
              <w:pStyle w:val="TableEntryHeader"/>
            </w:pPr>
            <w:r w:rsidRPr="001F42D3">
              <w:t>Component name</w:t>
            </w:r>
          </w:p>
        </w:tc>
      </w:tr>
      <w:tr w:rsidR="00C40FD5" w:rsidRPr="001F42D3" w14:paraId="4F43B935" w14:textId="77777777" w:rsidTr="006C0E8E">
        <w:trPr>
          <w:cantSplit/>
          <w:jc w:val="center"/>
        </w:trPr>
        <w:tc>
          <w:tcPr>
            <w:tcW w:w="783" w:type="dxa"/>
          </w:tcPr>
          <w:p w14:paraId="65B689AB" w14:textId="77777777" w:rsidR="00B11855" w:rsidRPr="001F42D3" w:rsidRDefault="003D003E" w:rsidP="00144946">
            <w:pPr>
              <w:pStyle w:val="TableEntry"/>
            </w:pPr>
            <w:r w:rsidRPr="001F42D3">
              <w:t>1</w:t>
            </w:r>
          </w:p>
        </w:tc>
        <w:tc>
          <w:tcPr>
            <w:tcW w:w="764" w:type="dxa"/>
          </w:tcPr>
          <w:p w14:paraId="26CC53CB" w14:textId="77777777" w:rsidR="00B11855" w:rsidRPr="001F42D3" w:rsidRDefault="003D003E" w:rsidP="00144946">
            <w:pPr>
              <w:pStyle w:val="TableEntry"/>
            </w:pPr>
            <w:r w:rsidRPr="001F42D3">
              <w:t>15</w:t>
            </w:r>
          </w:p>
        </w:tc>
        <w:tc>
          <w:tcPr>
            <w:tcW w:w="760" w:type="dxa"/>
          </w:tcPr>
          <w:p w14:paraId="07B75117" w14:textId="77777777" w:rsidR="00B11855" w:rsidRPr="001F42D3" w:rsidRDefault="003D003E" w:rsidP="00144946">
            <w:pPr>
              <w:pStyle w:val="TableEntry"/>
            </w:pPr>
            <w:r w:rsidRPr="001F42D3">
              <w:t>ST</w:t>
            </w:r>
          </w:p>
        </w:tc>
        <w:tc>
          <w:tcPr>
            <w:tcW w:w="961" w:type="dxa"/>
          </w:tcPr>
          <w:p w14:paraId="1EAE97A1" w14:textId="77777777" w:rsidR="00B11855" w:rsidRPr="001F42D3" w:rsidRDefault="003D003E" w:rsidP="00144946">
            <w:pPr>
              <w:pStyle w:val="TableEntry"/>
            </w:pPr>
            <w:r w:rsidRPr="001F42D3">
              <w:t>R</w:t>
            </w:r>
          </w:p>
        </w:tc>
        <w:tc>
          <w:tcPr>
            <w:tcW w:w="1316" w:type="dxa"/>
          </w:tcPr>
          <w:p w14:paraId="2AFBBEC7" w14:textId="77777777" w:rsidR="00B11855" w:rsidRPr="001F42D3" w:rsidRDefault="003D003E" w:rsidP="00144946">
            <w:pPr>
              <w:pStyle w:val="TableEntry"/>
            </w:pPr>
            <w:r w:rsidRPr="001F42D3">
              <w:t>[1.1]</w:t>
            </w:r>
          </w:p>
        </w:tc>
        <w:tc>
          <w:tcPr>
            <w:tcW w:w="861" w:type="dxa"/>
          </w:tcPr>
          <w:p w14:paraId="16D2901E" w14:textId="77777777" w:rsidR="00B11855" w:rsidRPr="001F42D3" w:rsidRDefault="00B11855" w:rsidP="00144946">
            <w:pPr>
              <w:pStyle w:val="TableEntry"/>
            </w:pPr>
          </w:p>
        </w:tc>
        <w:tc>
          <w:tcPr>
            <w:tcW w:w="2834" w:type="dxa"/>
          </w:tcPr>
          <w:p w14:paraId="26EF8EBD" w14:textId="77777777" w:rsidR="00B11855" w:rsidRPr="001F42D3" w:rsidRDefault="003D003E" w:rsidP="00144946">
            <w:pPr>
              <w:pStyle w:val="TableEntry"/>
            </w:pPr>
            <w:r w:rsidRPr="001F42D3">
              <w:t>ID Number</w:t>
            </w:r>
          </w:p>
        </w:tc>
      </w:tr>
      <w:tr w:rsidR="00C40FD5" w:rsidRPr="001F42D3" w14:paraId="7BF174CA" w14:textId="77777777" w:rsidTr="006C0E8E">
        <w:trPr>
          <w:cantSplit/>
          <w:jc w:val="center"/>
        </w:trPr>
        <w:tc>
          <w:tcPr>
            <w:tcW w:w="783" w:type="dxa"/>
          </w:tcPr>
          <w:p w14:paraId="74250A35" w14:textId="77777777" w:rsidR="00B11855" w:rsidRPr="001F42D3" w:rsidRDefault="003D003E" w:rsidP="00144946">
            <w:pPr>
              <w:pStyle w:val="TableEntry"/>
            </w:pPr>
            <w:r w:rsidRPr="001F42D3">
              <w:t>2</w:t>
            </w:r>
          </w:p>
        </w:tc>
        <w:tc>
          <w:tcPr>
            <w:tcW w:w="764" w:type="dxa"/>
          </w:tcPr>
          <w:p w14:paraId="4C0578EE" w14:textId="77777777" w:rsidR="00B11855" w:rsidRPr="001F42D3" w:rsidRDefault="003D003E" w:rsidP="00144946">
            <w:pPr>
              <w:pStyle w:val="TableEntry"/>
            </w:pPr>
            <w:r w:rsidRPr="001F42D3">
              <w:t>194</w:t>
            </w:r>
          </w:p>
        </w:tc>
        <w:tc>
          <w:tcPr>
            <w:tcW w:w="760" w:type="dxa"/>
          </w:tcPr>
          <w:p w14:paraId="08FD2F09" w14:textId="77777777" w:rsidR="00B11855" w:rsidRPr="001F42D3" w:rsidRDefault="003D003E" w:rsidP="00144946">
            <w:pPr>
              <w:pStyle w:val="TableEntry"/>
            </w:pPr>
            <w:r w:rsidRPr="001F42D3">
              <w:t>FN</w:t>
            </w:r>
          </w:p>
        </w:tc>
        <w:tc>
          <w:tcPr>
            <w:tcW w:w="961" w:type="dxa"/>
          </w:tcPr>
          <w:p w14:paraId="7402274F" w14:textId="77777777" w:rsidR="00B11855" w:rsidRPr="001F42D3" w:rsidRDefault="003D003E" w:rsidP="00144946">
            <w:pPr>
              <w:pStyle w:val="TableEntry"/>
            </w:pPr>
            <w:r w:rsidRPr="001F42D3">
              <w:t>RE</w:t>
            </w:r>
          </w:p>
        </w:tc>
        <w:tc>
          <w:tcPr>
            <w:tcW w:w="1316" w:type="dxa"/>
          </w:tcPr>
          <w:p w14:paraId="11AB0700" w14:textId="77777777" w:rsidR="00B11855" w:rsidRPr="001F42D3" w:rsidRDefault="003D003E" w:rsidP="00144946">
            <w:pPr>
              <w:pStyle w:val="TableEntry"/>
            </w:pPr>
            <w:r w:rsidRPr="001F42D3">
              <w:t>[0..1]</w:t>
            </w:r>
          </w:p>
        </w:tc>
        <w:tc>
          <w:tcPr>
            <w:tcW w:w="861" w:type="dxa"/>
          </w:tcPr>
          <w:p w14:paraId="693843DE" w14:textId="77777777" w:rsidR="00B11855" w:rsidRPr="001F42D3" w:rsidRDefault="00B11855" w:rsidP="00144946">
            <w:pPr>
              <w:pStyle w:val="TableEntry"/>
            </w:pPr>
          </w:p>
        </w:tc>
        <w:tc>
          <w:tcPr>
            <w:tcW w:w="2834" w:type="dxa"/>
          </w:tcPr>
          <w:p w14:paraId="2E9096AF" w14:textId="77777777" w:rsidR="00B11855" w:rsidRPr="001F42D3" w:rsidRDefault="003D003E" w:rsidP="00144946">
            <w:pPr>
              <w:pStyle w:val="TableEntry"/>
            </w:pPr>
            <w:r w:rsidRPr="001F42D3">
              <w:t>Family Name</w:t>
            </w:r>
          </w:p>
        </w:tc>
      </w:tr>
      <w:tr w:rsidR="00C40FD5" w:rsidRPr="001F42D3" w14:paraId="79CE329F" w14:textId="77777777" w:rsidTr="006C0E8E">
        <w:trPr>
          <w:cantSplit/>
          <w:jc w:val="center"/>
        </w:trPr>
        <w:tc>
          <w:tcPr>
            <w:tcW w:w="783" w:type="dxa"/>
          </w:tcPr>
          <w:p w14:paraId="791A5294" w14:textId="77777777" w:rsidR="00B11855" w:rsidRPr="001F42D3" w:rsidRDefault="003D003E" w:rsidP="00144946">
            <w:pPr>
              <w:pStyle w:val="TableEntry"/>
            </w:pPr>
            <w:r w:rsidRPr="001F42D3">
              <w:t>3</w:t>
            </w:r>
          </w:p>
        </w:tc>
        <w:tc>
          <w:tcPr>
            <w:tcW w:w="764" w:type="dxa"/>
          </w:tcPr>
          <w:p w14:paraId="01DEF8DF" w14:textId="77777777" w:rsidR="00B11855" w:rsidRPr="001F42D3" w:rsidRDefault="003D003E" w:rsidP="00144946">
            <w:pPr>
              <w:pStyle w:val="TableEntry"/>
            </w:pPr>
            <w:r w:rsidRPr="001F42D3">
              <w:t>30</w:t>
            </w:r>
          </w:p>
        </w:tc>
        <w:tc>
          <w:tcPr>
            <w:tcW w:w="760" w:type="dxa"/>
          </w:tcPr>
          <w:p w14:paraId="61FE3549" w14:textId="77777777" w:rsidR="00B11855" w:rsidRPr="001F42D3" w:rsidRDefault="003D003E" w:rsidP="00144946">
            <w:pPr>
              <w:pStyle w:val="TableEntry"/>
            </w:pPr>
            <w:r w:rsidRPr="001F42D3">
              <w:t>ST</w:t>
            </w:r>
          </w:p>
        </w:tc>
        <w:tc>
          <w:tcPr>
            <w:tcW w:w="961" w:type="dxa"/>
          </w:tcPr>
          <w:p w14:paraId="704F2D27" w14:textId="77777777" w:rsidR="00B11855" w:rsidRPr="001F42D3" w:rsidRDefault="003D003E" w:rsidP="00144946">
            <w:pPr>
              <w:pStyle w:val="TableEntry"/>
            </w:pPr>
            <w:r w:rsidRPr="001F42D3">
              <w:t>RE</w:t>
            </w:r>
          </w:p>
        </w:tc>
        <w:tc>
          <w:tcPr>
            <w:tcW w:w="1316" w:type="dxa"/>
          </w:tcPr>
          <w:p w14:paraId="288416C6" w14:textId="77777777" w:rsidR="00B11855" w:rsidRPr="001F42D3" w:rsidRDefault="003D003E" w:rsidP="00144946">
            <w:pPr>
              <w:pStyle w:val="TableEntry"/>
            </w:pPr>
            <w:r w:rsidRPr="001F42D3">
              <w:t>[0..1]</w:t>
            </w:r>
          </w:p>
        </w:tc>
        <w:tc>
          <w:tcPr>
            <w:tcW w:w="861" w:type="dxa"/>
          </w:tcPr>
          <w:p w14:paraId="6E6A6917" w14:textId="77777777" w:rsidR="00B11855" w:rsidRPr="001F42D3" w:rsidRDefault="00B11855" w:rsidP="00144946">
            <w:pPr>
              <w:pStyle w:val="TableEntry"/>
            </w:pPr>
          </w:p>
        </w:tc>
        <w:tc>
          <w:tcPr>
            <w:tcW w:w="2834" w:type="dxa"/>
          </w:tcPr>
          <w:p w14:paraId="034E9C48" w14:textId="77777777" w:rsidR="00B11855" w:rsidRPr="001F42D3" w:rsidRDefault="003D003E" w:rsidP="00144946">
            <w:pPr>
              <w:pStyle w:val="TableEntry"/>
            </w:pPr>
            <w:r w:rsidRPr="001F42D3">
              <w:t>Given Name</w:t>
            </w:r>
          </w:p>
        </w:tc>
      </w:tr>
    </w:tbl>
    <w:p w14:paraId="7678EE01" w14:textId="77777777" w:rsidR="00B11855" w:rsidRPr="001F42D3" w:rsidRDefault="00B11855" w:rsidP="00A92110">
      <w:pPr>
        <w:pStyle w:val="BodyText"/>
      </w:pPr>
    </w:p>
    <w:p w14:paraId="184F9108" w14:textId="77777777" w:rsidR="00B11855" w:rsidRPr="001F42D3" w:rsidRDefault="003D003E" w:rsidP="005C1693">
      <w:pPr>
        <w:pStyle w:val="BodyText"/>
      </w:pPr>
      <w:r w:rsidRPr="001F42D3">
        <w:rPr>
          <w:b/>
          <w:bCs/>
        </w:rPr>
        <w:t>OBX-17   Observation Method</w:t>
      </w:r>
    </w:p>
    <w:p w14:paraId="3F7B8C57" w14:textId="77777777" w:rsidR="00B11855" w:rsidRPr="001F42D3" w:rsidRDefault="003D003E" w:rsidP="005C1693">
      <w:pPr>
        <w:pStyle w:val="BodyText"/>
      </w:pPr>
      <w:r w:rsidRPr="001F42D3">
        <w:t>For metric related segments observation methods are in many cases implicit in device related MDC Ref_ID/codes; use of OBX17 is superfluous if given there. However, if observation method is needed and no device detail is shown then the method shall be given here.</w:t>
      </w:r>
    </w:p>
    <w:p w14:paraId="01C3B46F" w14:textId="77777777" w:rsidR="00B11855" w:rsidRPr="001F42D3" w:rsidRDefault="003D003E" w:rsidP="005C1693">
      <w:pPr>
        <w:pStyle w:val="BodyText"/>
      </w:pPr>
      <w:r w:rsidRPr="001F42D3">
        <w:t>The preferred format is an MDC value, secondly a LOINC value.</w:t>
      </w:r>
    </w:p>
    <w:p w14:paraId="4BEDBD19" w14:textId="1EA6E4B9" w:rsidR="00B11855" w:rsidRPr="001F42D3" w:rsidRDefault="003D003E" w:rsidP="005C1693">
      <w:pPr>
        <w:pStyle w:val="BodyText"/>
      </w:pPr>
      <w:r w:rsidRPr="001F42D3">
        <w:t>This field is repeatable and may be used with multiple coded elements to reflect different aspects of the methods used to make an observation (for example, an episodic as opposed to continuous, periodic measurement for, say, cardiac output).</w:t>
      </w:r>
    </w:p>
    <w:p w14:paraId="6A4DB1FF" w14:textId="02E2666F" w:rsidR="00FE1495" w:rsidRPr="001F42D3" w:rsidRDefault="003D003E" w:rsidP="005C1693">
      <w:pPr>
        <w:pStyle w:val="BodyText"/>
      </w:pPr>
      <w:r w:rsidRPr="001F42D3">
        <w:t xml:space="preserve">The observation may be identified as to whether it is measured, calculated, or a setting, using these codes based on </w:t>
      </w:r>
      <w:bookmarkStart w:id="1654" w:name="OLE_LINK15"/>
      <w:bookmarkStart w:id="1655" w:name="OLE_LINK16"/>
      <w:r w:rsidRPr="001F42D3">
        <w:t>IEE</w:t>
      </w:r>
      <w:r w:rsidR="0077420A" w:rsidRPr="001F42D3">
        <w:t>E</w:t>
      </w:r>
      <w:r w:rsidRPr="001F42D3">
        <w:t xml:space="preserve"> 11073 MetricCategory</w:t>
      </w:r>
      <w:bookmarkEnd w:id="1654"/>
      <w:bookmarkEnd w:id="1655"/>
      <w:r w:rsidRPr="001F42D3">
        <w:t>:</w:t>
      </w:r>
    </w:p>
    <w:p w14:paraId="0AB51207" w14:textId="6FD0B8BC" w:rsidR="00B11855" w:rsidRPr="001F42D3" w:rsidRDefault="00FE1495" w:rsidP="00CF5627">
      <w:pPr>
        <w:pStyle w:val="TableTitle"/>
      </w:pPr>
      <w:r w:rsidRPr="001F42D3">
        <w:t xml:space="preserve">Table B.8.6-2: </w:t>
      </w:r>
      <w:r w:rsidR="00C714D3" w:rsidRPr="001F42D3">
        <w:t>MetricCategory Codes</w:t>
      </w:r>
    </w:p>
    <w:tbl>
      <w:tblPr>
        <w:tblW w:w="8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0"/>
        <w:gridCol w:w="3210"/>
      </w:tblGrid>
      <w:tr w:rsidR="00B11855" w:rsidRPr="001F42D3" w14:paraId="795131EB" w14:textId="77777777" w:rsidTr="00CF5627">
        <w:trPr>
          <w:cantSplit/>
          <w:tblHeader/>
          <w:jc w:val="center"/>
        </w:trPr>
        <w:tc>
          <w:tcPr>
            <w:tcW w:w="5670" w:type="dxa"/>
            <w:shd w:val="clear" w:color="auto" w:fill="D9D9D9"/>
          </w:tcPr>
          <w:p w14:paraId="5F8145D2" w14:textId="77777777" w:rsidR="00B11855" w:rsidRPr="001F42D3" w:rsidRDefault="003D003E" w:rsidP="00144946">
            <w:pPr>
              <w:pStyle w:val="TableEntryHeader"/>
            </w:pPr>
            <w:r w:rsidRPr="001F42D3">
              <w:t>MetricCategory ::= BITS-16 { ... }</w:t>
            </w:r>
          </w:p>
        </w:tc>
        <w:tc>
          <w:tcPr>
            <w:tcW w:w="3210" w:type="dxa"/>
            <w:shd w:val="clear" w:color="auto" w:fill="D9D9D9"/>
          </w:tcPr>
          <w:p w14:paraId="7D607ABA" w14:textId="77777777" w:rsidR="00B11855" w:rsidRPr="001F42D3" w:rsidRDefault="003D003E" w:rsidP="00144946">
            <w:pPr>
              <w:pStyle w:val="TableEntryHeader"/>
            </w:pPr>
            <w:r w:rsidRPr="001F42D3">
              <w:t>OBX-17</w:t>
            </w:r>
          </w:p>
        </w:tc>
      </w:tr>
      <w:tr w:rsidR="00B11855" w:rsidRPr="001F42D3" w14:paraId="66B9CEA2" w14:textId="77777777" w:rsidTr="006C0E8E">
        <w:trPr>
          <w:cantSplit/>
          <w:jc w:val="center"/>
        </w:trPr>
        <w:tc>
          <w:tcPr>
            <w:tcW w:w="5670" w:type="dxa"/>
          </w:tcPr>
          <w:p w14:paraId="3AF50A6B" w14:textId="77777777" w:rsidR="00B11855" w:rsidRPr="001F42D3" w:rsidRDefault="003D003E" w:rsidP="00144946">
            <w:pPr>
              <w:pStyle w:val="TableEntry"/>
            </w:pPr>
            <w:r w:rsidRPr="001F42D3">
              <w:t>mcat-unspec(0),</w:t>
            </w:r>
          </w:p>
        </w:tc>
        <w:tc>
          <w:tcPr>
            <w:tcW w:w="3210" w:type="dxa"/>
          </w:tcPr>
          <w:p w14:paraId="659D830F" w14:textId="77777777" w:rsidR="00B11855" w:rsidRPr="001F42D3" w:rsidRDefault="003D003E" w:rsidP="00506FBD">
            <w:pPr>
              <w:pStyle w:val="TableEntry"/>
            </w:pPr>
            <w:r w:rsidRPr="001F42D3">
              <w:t>UNSPEC^mcat-unspec^MDC</w:t>
            </w:r>
          </w:p>
        </w:tc>
      </w:tr>
      <w:tr w:rsidR="00B11855" w:rsidRPr="001F42D3" w14:paraId="66405F2A" w14:textId="77777777" w:rsidTr="006C0E8E">
        <w:trPr>
          <w:cantSplit/>
          <w:jc w:val="center"/>
        </w:trPr>
        <w:tc>
          <w:tcPr>
            <w:tcW w:w="5670" w:type="dxa"/>
          </w:tcPr>
          <w:p w14:paraId="0139042F" w14:textId="77777777" w:rsidR="00B11855" w:rsidRPr="001F42D3" w:rsidRDefault="003D003E" w:rsidP="00144946">
            <w:pPr>
              <w:pStyle w:val="TableEntry"/>
            </w:pPr>
            <w:r w:rsidRPr="001F42D3">
              <w:t>auto-measurement(1),</w:t>
            </w:r>
          </w:p>
        </w:tc>
        <w:tc>
          <w:tcPr>
            <w:tcW w:w="3210" w:type="dxa"/>
          </w:tcPr>
          <w:p w14:paraId="03621EB3" w14:textId="77777777" w:rsidR="00B11855" w:rsidRPr="001F42D3" w:rsidRDefault="003D003E" w:rsidP="00506FBD">
            <w:pPr>
              <w:pStyle w:val="TableEntry"/>
            </w:pPr>
            <w:r w:rsidRPr="001F42D3">
              <w:t>AMEAS^auto-measurement^MDC</w:t>
            </w:r>
          </w:p>
        </w:tc>
      </w:tr>
      <w:tr w:rsidR="00B11855" w:rsidRPr="001F42D3" w14:paraId="71CC5B95" w14:textId="77777777" w:rsidTr="006C0E8E">
        <w:trPr>
          <w:cantSplit/>
          <w:jc w:val="center"/>
        </w:trPr>
        <w:tc>
          <w:tcPr>
            <w:tcW w:w="5670" w:type="dxa"/>
          </w:tcPr>
          <w:p w14:paraId="4E8FC50D" w14:textId="77777777" w:rsidR="00B11855" w:rsidRPr="001F42D3" w:rsidRDefault="003D003E" w:rsidP="00144946">
            <w:pPr>
              <w:pStyle w:val="TableEntry"/>
            </w:pPr>
            <w:r w:rsidRPr="001F42D3">
              <w:t>manual-measurement(2),</w:t>
            </w:r>
          </w:p>
        </w:tc>
        <w:tc>
          <w:tcPr>
            <w:tcW w:w="3210" w:type="dxa"/>
          </w:tcPr>
          <w:p w14:paraId="7C8768CC" w14:textId="77777777" w:rsidR="00B11855" w:rsidRPr="001F42D3" w:rsidRDefault="003D003E" w:rsidP="00506FBD">
            <w:pPr>
              <w:pStyle w:val="TableEntry"/>
            </w:pPr>
            <w:r w:rsidRPr="001F42D3">
              <w:t>MMEAS^manual-measurement^MDC</w:t>
            </w:r>
          </w:p>
        </w:tc>
      </w:tr>
      <w:tr w:rsidR="00B11855" w:rsidRPr="001F42D3" w14:paraId="1DBDB27C" w14:textId="77777777" w:rsidTr="006C0E8E">
        <w:trPr>
          <w:cantSplit/>
          <w:jc w:val="center"/>
        </w:trPr>
        <w:tc>
          <w:tcPr>
            <w:tcW w:w="5670" w:type="dxa"/>
          </w:tcPr>
          <w:p w14:paraId="47E25E89" w14:textId="77777777" w:rsidR="00B11855" w:rsidRPr="001F42D3" w:rsidRDefault="003D003E" w:rsidP="00144946">
            <w:pPr>
              <w:pStyle w:val="TableEntry"/>
            </w:pPr>
            <w:r w:rsidRPr="001F42D3">
              <w:t>auto-setting(3),</w:t>
            </w:r>
          </w:p>
        </w:tc>
        <w:tc>
          <w:tcPr>
            <w:tcW w:w="3210" w:type="dxa"/>
          </w:tcPr>
          <w:p w14:paraId="52518DE7" w14:textId="77777777" w:rsidR="00B11855" w:rsidRPr="001F42D3" w:rsidRDefault="003D003E" w:rsidP="00506FBD">
            <w:pPr>
              <w:pStyle w:val="TableEntry"/>
            </w:pPr>
            <w:r w:rsidRPr="001F42D3">
              <w:t>ASET^auto-setting^MDC</w:t>
            </w:r>
          </w:p>
        </w:tc>
      </w:tr>
      <w:tr w:rsidR="00B11855" w:rsidRPr="001F42D3" w14:paraId="30BA740E" w14:textId="77777777" w:rsidTr="006C0E8E">
        <w:trPr>
          <w:cantSplit/>
          <w:jc w:val="center"/>
        </w:trPr>
        <w:tc>
          <w:tcPr>
            <w:tcW w:w="5670" w:type="dxa"/>
          </w:tcPr>
          <w:p w14:paraId="1174F12D" w14:textId="77777777" w:rsidR="00B11855" w:rsidRPr="001F42D3" w:rsidRDefault="003D003E" w:rsidP="00144946">
            <w:pPr>
              <w:pStyle w:val="TableEntry"/>
            </w:pPr>
            <w:r w:rsidRPr="001F42D3">
              <w:t>manual-setting(4),</w:t>
            </w:r>
          </w:p>
        </w:tc>
        <w:tc>
          <w:tcPr>
            <w:tcW w:w="3210" w:type="dxa"/>
          </w:tcPr>
          <w:p w14:paraId="4E5512AE" w14:textId="77777777" w:rsidR="00B11855" w:rsidRPr="001F42D3" w:rsidRDefault="003D003E" w:rsidP="00506FBD">
            <w:pPr>
              <w:pStyle w:val="TableEntry"/>
            </w:pPr>
            <w:r w:rsidRPr="001F42D3">
              <w:t>MSET^manual-setting^MDC</w:t>
            </w:r>
          </w:p>
        </w:tc>
      </w:tr>
      <w:tr w:rsidR="00B11855" w:rsidRPr="001F42D3" w14:paraId="2E9E2ED2" w14:textId="77777777" w:rsidTr="006C0E8E">
        <w:trPr>
          <w:cantSplit/>
          <w:jc w:val="center"/>
        </w:trPr>
        <w:tc>
          <w:tcPr>
            <w:tcW w:w="5670" w:type="dxa"/>
          </w:tcPr>
          <w:p w14:paraId="7C030490" w14:textId="77777777" w:rsidR="00B11855" w:rsidRPr="001F42D3" w:rsidRDefault="003D003E" w:rsidP="00144946">
            <w:pPr>
              <w:pStyle w:val="TableEntry"/>
            </w:pPr>
            <w:r w:rsidRPr="001F42D3">
              <w:t>auto-calculation(5),</w:t>
            </w:r>
          </w:p>
        </w:tc>
        <w:tc>
          <w:tcPr>
            <w:tcW w:w="3210" w:type="dxa"/>
          </w:tcPr>
          <w:p w14:paraId="1AD31375" w14:textId="77777777" w:rsidR="00B11855" w:rsidRPr="001F42D3" w:rsidRDefault="003D003E" w:rsidP="00506FBD">
            <w:pPr>
              <w:pStyle w:val="TableEntry"/>
            </w:pPr>
            <w:r w:rsidRPr="001F42D3">
              <w:t>ACALC^auto-calculation^MDC</w:t>
            </w:r>
          </w:p>
        </w:tc>
      </w:tr>
      <w:tr w:rsidR="00B11855" w:rsidRPr="001F42D3" w14:paraId="6C92828A" w14:textId="77777777" w:rsidTr="006C0E8E">
        <w:trPr>
          <w:cantSplit/>
          <w:jc w:val="center"/>
        </w:trPr>
        <w:tc>
          <w:tcPr>
            <w:tcW w:w="5670" w:type="dxa"/>
          </w:tcPr>
          <w:p w14:paraId="0576F46D" w14:textId="77777777" w:rsidR="00B11855" w:rsidRPr="001F42D3" w:rsidRDefault="003D003E" w:rsidP="00144946">
            <w:pPr>
              <w:pStyle w:val="TableEntry"/>
            </w:pPr>
            <w:r w:rsidRPr="001F42D3">
              <w:lastRenderedPageBreak/>
              <w:t>manual-calculation(6),</w:t>
            </w:r>
            <w:r w:rsidRPr="001F42D3">
              <w:tab/>
              <w:t>-- relevant, e.g., in an archive</w:t>
            </w:r>
          </w:p>
        </w:tc>
        <w:tc>
          <w:tcPr>
            <w:tcW w:w="3210" w:type="dxa"/>
          </w:tcPr>
          <w:p w14:paraId="3F8BADAC" w14:textId="77777777" w:rsidR="00B11855" w:rsidRPr="001F42D3" w:rsidRDefault="003D003E" w:rsidP="00506FBD">
            <w:pPr>
              <w:pStyle w:val="TableEntry"/>
            </w:pPr>
            <w:r w:rsidRPr="001F42D3">
              <w:t>MCALC^manual-calculation^MDC</w:t>
            </w:r>
          </w:p>
        </w:tc>
      </w:tr>
    </w:tbl>
    <w:p w14:paraId="10C18854" w14:textId="77777777" w:rsidR="00FE1495" w:rsidRPr="001F42D3" w:rsidRDefault="00FE1495" w:rsidP="0034511D">
      <w:pPr>
        <w:pStyle w:val="BodyText"/>
      </w:pPr>
    </w:p>
    <w:p w14:paraId="4BA6C6EB" w14:textId="77777777" w:rsidR="00B11855" w:rsidRPr="001F42D3" w:rsidRDefault="003D003E" w:rsidP="005C1693">
      <w:pPr>
        <w:pStyle w:val="BodyText"/>
      </w:pPr>
      <w:r w:rsidRPr="001F42D3">
        <w:t>This field can convey the distinction between measurements (AMEAS or MMEAS) settings (MMEAS or MSET), as well as whether the measurement or setting was initiated by an operator (MMEAS, as in an episodic measurement, MSET, as in a manual setting) or automatically, as in a periodic measurement (AMEAS).</w:t>
      </w:r>
    </w:p>
    <w:p w14:paraId="6205955A" w14:textId="0CC2DEFD" w:rsidR="00627790" w:rsidRPr="001F42D3" w:rsidRDefault="003D003E" w:rsidP="005C1693">
      <w:pPr>
        <w:pStyle w:val="BodyText"/>
      </w:pPr>
      <w:r w:rsidRPr="001F42D3">
        <w:t>If omitted, the default value is AMEAS.</w:t>
      </w:r>
    </w:p>
    <w:p w14:paraId="507B1763" w14:textId="77777777" w:rsidR="00627790" w:rsidRPr="001F42D3" w:rsidRDefault="00627790" w:rsidP="005C1693">
      <w:pPr>
        <w:pStyle w:val="BodyText"/>
      </w:pPr>
      <w:bookmarkStart w:id="1656" w:name="OLE_LINK67"/>
      <w:bookmarkStart w:id="1657" w:name="OLE_LINK68"/>
      <w:r w:rsidRPr="001F42D3">
        <w:t>The observation may provide additional information about the measure mode:</w:t>
      </w:r>
    </w:p>
    <w:p w14:paraId="4D4F6A6B" w14:textId="4E59319D" w:rsidR="00627790" w:rsidRPr="001F42D3" w:rsidRDefault="00627790" w:rsidP="005C1693">
      <w:pPr>
        <w:pStyle w:val="TableTitle"/>
      </w:pPr>
      <w:r w:rsidRPr="001F42D3">
        <w:t>Table B.8.6-</w:t>
      </w:r>
      <w:r w:rsidR="00277D6B">
        <w:t>3</w:t>
      </w:r>
      <w:r w:rsidRPr="001F42D3">
        <w:t>: MeasureMode Codes</w:t>
      </w:r>
    </w:p>
    <w:tbl>
      <w:tblPr>
        <w:tblStyle w:val="TableStyleJR1"/>
        <w:tblW w:w="8880" w:type="dxa"/>
        <w:tblLook w:val="04A0" w:firstRow="1" w:lastRow="0" w:firstColumn="1" w:lastColumn="0" w:noHBand="0" w:noVBand="1"/>
      </w:tblPr>
      <w:tblGrid>
        <w:gridCol w:w="5670"/>
        <w:gridCol w:w="3210"/>
      </w:tblGrid>
      <w:tr w:rsidR="00627790" w:rsidRPr="001F42D3" w14:paraId="2607CF6B" w14:textId="77777777" w:rsidTr="000416B2">
        <w:trPr>
          <w:cnfStyle w:val="100000000000" w:firstRow="1" w:lastRow="0" w:firstColumn="0" w:lastColumn="0" w:oddVBand="0" w:evenVBand="0" w:oddHBand="0" w:evenHBand="0" w:firstRowFirstColumn="0" w:firstRowLastColumn="0" w:lastRowFirstColumn="0" w:lastRowLastColumn="0"/>
        </w:trPr>
        <w:tc>
          <w:tcPr>
            <w:tcW w:w="5670" w:type="dxa"/>
            <w:hideMark/>
          </w:tcPr>
          <w:p w14:paraId="7AB258B8" w14:textId="77777777" w:rsidR="00627790" w:rsidRPr="001F42D3" w:rsidRDefault="00627790" w:rsidP="00627790">
            <w:pPr>
              <w:pStyle w:val="TableEntryHeader"/>
            </w:pPr>
            <w:r w:rsidRPr="001F42D3">
              <w:t>MeasureMode</w:t>
            </w:r>
          </w:p>
        </w:tc>
        <w:tc>
          <w:tcPr>
            <w:tcW w:w="3210" w:type="dxa"/>
            <w:hideMark/>
          </w:tcPr>
          <w:p w14:paraId="2702807C" w14:textId="77777777" w:rsidR="00627790" w:rsidRPr="001F42D3" w:rsidRDefault="00627790" w:rsidP="00627790">
            <w:pPr>
              <w:pStyle w:val="TableEntryHeader"/>
            </w:pPr>
            <w:r w:rsidRPr="001F42D3">
              <w:t>OBX-17</w:t>
            </w:r>
          </w:p>
        </w:tc>
      </w:tr>
      <w:tr w:rsidR="00627790" w:rsidRPr="001F42D3" w14:paraId="66DBA8DF" w14:textId="77777777" w:rsidTr="000416B2">
        <w:tc>
          <w:tcPr>
            <w:tcW w:w="5670" w:type="dxa"/>
            <w:hideMark/>
          </w:tcPr>
          <w:p w14:paraId="14AD0275" w14:textId="77777777" w:rsidR="00627790" w:rsidRPr="001F42D3" w:rsidRDefault="00627790" w:rsidP="00627790">
            <w:pPr>
              <w:pStyle w:val="TableEntry"/>
            </w:pPr>
            <w:r w:rsidRPr="001F42D3">
              <w:t>mode-auscultatory-ref,</w:t>
            </w:r>
            <w:r w:rsidRPr="001F42D3">
              <w:br/>
              <w:t>mode-invasive-ref</w:t>
            </w:r>
          </w:p>
        </w:tc>
        <w:tc>
          <w:tcPr>
            <w:tcW w:w="3210" w:type="dxa"/>
            <w:hideMark/>
          </w:tcPr>
          <w:p w14:paraId="4C43FA06" w14:textId="77777777" w:rsidR="00627790" w:rsidRPr="001F42D3" w:rsidRDefault="00627790" w:rsidP="00627790">
            <w:pPr>
              <w:pStyle w:val="TableEntry"/>
            </w:pPr>
            <w:r w:rsidRPr="001F42D3">
              <w:t>AUSRFS^mode-auscultatory-ref^MDC,</w:t>
            </w:r>
            <w:r w:rsidRPr="001F42D3">
              <w:br/>
              <w:t>INVRFS^mode-invasive-ref^MDC</w:t>
            </w:r>
          </w:p>
        </w:tc>
      </w:tr>
      <w:bookmarkEnd w:id="1656"/>
      <w:bookmarkEnd w:id="1657"/>
    </w:tbl>
    <w:p w14:paraId="3086EA6D" w14:textId="77777777" w:rsidR="000209A7" w:rsidRPr="001F42D3" w:rsidRDefault="000209A7" w:rsidP="000209A7">
      <w:pPr>
        <w:pStyle w:val="BodyText"/>
      </w:pPr>
    </w:p>
    <w:p w14:paraId="2F2CC975" w14:textId="1D40EB54" w:rsidR="00627790" w:rsidRPr="001F42D3" w:rsidRDefault="000416B2" w:rsidP="005C1693">
      <w:pPr>
        <w:pStyle w:val="BodyText"/>
      </w:pPr>
      <w:r w:rsidRPr="001F42D3">
        <w:t>The MeasureMode “mode-auscultatory-ref” and “mode-invasive-ref” indicates the reference measurement method / equipment used in clinical investigations for this observation. An example is the Non-invasive Blood Pressure (NBP) measurement.</w:t>
      </w:r>
      <w:r w:rsidRPr="001F42D3">
        <w:br/>
        <w:t>When none of the reference modes are specified in the OBX-17, the reference measurement method / equipment is either unknown, does not apply for this observation, or the measurement is not involved in a clinical investigation.</w:t>
      </w:r>
    </w:p>
    <w:p w14:paraId="5CE8DB08" w14:textId="77777777" w:rsidR="00B11855" w:rsidRPr="001F42D3" w:rsidRDefault="003D003E" w:rsidP="005C1693">
      <w:pPr>
        <w:pStyle w:val="BodyText"/>
      </w:pPr>
      <w:r w:rsidRPr="001F42D3">
        <w:rPr>
          <w:b/>
          <w:bCs/>
        </w:rPr>
        <w:t>OBX-18   Equipment Instance Identifier</w:t>
      </w:r>
    </w:p>
    <w:p w14:paraId="6C27A4BC" w14:textId="77777777" w:rsidR="00B11855" w:rsidRPr="001F42D3" w:rsidRDefault="003D003E" w:rsidP="005C1693">
      <w:pPr>
        <w:pStyle w:val="BodyText"/>
      </w:pPr>
      <w:r w:rsidRPr="001F42D3">
        <w:t>This field identifies the Equipment Instance (e.g., infusion pump, physiological monitor) responsible for the production of the observation. This is to provide specific traceability for the source of the observation, and so identification should identify the equipment at the lowest practical subsystem level where this applies: for example, the individual removable module in a physiological monitor. This allows an observation or a trouble indication to be traced to its source as specifically as possible.</w:t>
      </w:r>
    </w:p>
    <w:p w14:paraId="47E7B08A" w14:textId="60B2058E" w:rsidR="00B11855" w:rsidRPr="001F42D3" w:rsidRDefault="003D003E" w:rsidP="005C1693">
      <w:pPr>
        <w:pStyle w:val="BodyText"/>
      </w:pPr>
      <w:r w:rsidRPr="001F42D3">
        <w:t xml:space="preserve">Future </w:t>
      </w:r>
      <w:r w:rsidR="004C60BF" w:rsidRPr="001F42D3">
        <w:t>implementation</w:t>
      </w:r>
      <w:r w:rsidRPr="001F42D3">
        <w:t xml:space="preserve"> note: as of </w:t>
      </w:r>
      <w:r w:rsidR="006D613E" w:rsidRPr="001F42D3">
        <w:t>HL7</w:t>
      </w:r>
      <w:r w:rsidR="00995105" w:rsidRPr="001F42D3">
        <w:t xml:space="preserve"> </w:t>
      </w:r>
      <w:r w:rsidRPr="001F42D3">
        <w:t xml:space="preserve">V2.7, this field is retained for backward compatibility only. This field will be represented through the PRT segment. Future versions of the </w:t>
      </w:r>
      <w:r w:rsidR="006E73C1" w:rsidRPr="001F42D3">
        <w:t>IHE Devices Technical Framework</w:t>
      </w:r>
      <w:r w:rsidRPr="001F42D3">
        <w:t xml:space="preserve"> will require the use of this segment, which will also provide for including the Unique Device Identification adopted by the U.S. F.D.A. and being considered by regulatory agencies in other jurisdictions.</w:t>
      </w:r>
    </w:p>
    <w:p w14:paraId="1E6C7BDF" w14:textId="04084FF1" w:rsidR="00B11855" w:rsidRPr="001F42D3" w:rsidRDefault="003D003E" w:rsidP="005C1693">
      <w:pPr>
        <w:pStyle w:val="BodyText"/>
      </w:pPr>
      <w:r w:rsidRPr="001F42D3">
        <w:t xml:space="preserve">For the </w:t>
      </w:r>
      <w:r w:rsidR="007E67D4" w:rsidRPr="001F42D3">
        <w:t>DEV TF</w:t>
      </w:r>
      <w:r w:rsidRPr="001F42D3">
        <w:t>:</w:t>
      </w:r>
    </w:p>
    <w:p w14:paraId="42D8D667" w14:textId="77777777" w:rsidR="00B11855" w:rsidRPr="001F42D3" w:rsidRDefault="003D003E" w:rsidP="005C1693">
      <w:pPr>
        <w:pStyle w:val="BodyText"/>
      </w:pPr>
      <w:r w:rsidRPr="001F42D3">
        <w:t xml:space="preserve">The preferred format is an EUI-64 Device ID. The Device Identifier should be globally unique. </w:t>
      </w:r>
    </w:p>
    <w:p w14:paraId="13A616B2" w14:textId="3A3782FB" w:rsidR="00B11855" w:rsidRPr="001F42D3" w:rsidRDefault="003D003E" w:rsidP="005C1693">
      <w:pPr>
        <w:pStyle w:val="BodyText"/>
      </w:pPr>
      <w:r w:rsidRPr="001F42D3">
        <w:lastRenderedPageBreak/>
        <w:t>Every device should be identified by a universally unique identifier in the format specified by IEEE for the EUI-64 identifier (e.g., "1234567890ABCDEF"). To allow the Observation Reporting interface to be employed with ‘legacy’ Devices, this field may also be populated by a combination of serial number, model, and manufacturer (see Section C.5 EI Data Type for details of how this may be done). If the EUI-64 identifier is available, it should be recorded in the ‘universal ID’ component of this field. If it is not available, the manufacturer’s unique device identifier (e.g., serial number) should be recorded in ‘Entity Identifier’ component (EI-1), with the model identification in the Namespace ID (EI-2), and the manufacturers identity in the universal ID (EI-3) using an OID or URI scheme (which should be identified in the universal ID type, EI-4).</w:t>
      </w:r>
    </w:p>
    <w:p w14:paraId="65C16601" w14:textId="4104CC49" w:rsidR="00B11855" w:rsidRPr="001F42D3" w:rsidRDefault="003D003E" w:rsidP="005C1693">
      <w:pPr>
        <w:pStyle w:val="BodyText"/>
      </w:pPr>
      <w:r w:rsidRPr="001F42D3">
        <w:t xml:space="preserve">Note that OBX-18 is repeatable, and </w:t>
      </w:r>
      <w:r w:rsidR="006D613E" w:rsidRPr="001F42D3">
        <w:t>HL7</w:t>
      </w:r>
      <w:r w:rsidR="00995105" w:rsidRPr="001F42D3">
        <w:t xml:space="preserve"> </w:t>
      </w:r>
      <w:r w:rsidRPr="001F42D3">
        <w:t>suggests that where a hierarchical identification of the equipment is desired (e.g., module or VMD within Medical Device System) that the lowest-level equipment be sent first, followed by higher levels in succession.</w:t>
      </w:r>
    </w:p>
    <w:p w14:paraId="47732F2C" w14:textId="37A42CBB" w:rsidR="00B11855" w:rsidRPr="001F42D3" w:rsidRDefault="006C4608" w:rsidP="005C1693">
      <w:pPr>
        <w:pStyle w:val="BodyText"/>
      </w:pPr>
      <w:r w:rsidRPr="001F42D3">
        <w:t xml:space="preserve">A </w:t>
      </w:r>
      <w:r w:rsidR="004C60BF" w:rsidRPr="001F42D3">
        <w:t>permissible</w:t>
      </w:r>
      <w:r w:rsidRPr="001F42D3">
        <w:t xml:space="preserve"> </w:t>
      </w:r>
      <w:r w:rsidR="003D003E" w:rsidRPr="001F42D3">
        <w:t>optimization is to not send the full hierarchy with every observation, but rather the identification should be sent at the highest level of device related OBX possible: i.e., MDS, then VMD, and then Channel. Inheritance should be assumed</w:t>
      </w:r>
      <w:r w:rsidR="009D39AD" w:rsidRPr="001F42D3">
        <w:t xml:space="preserve">, </w:t>
      </w:r>
      <w:r w:rsidR="003D003E" w:rsidRPr="001F42D3">
        <w:t>i.e., for multivalued results from the same Device, this field is required only in the first OBX segment.</w:t>
      </w:r>
    </w:p>
    <w:p w14:paraId="28E579A9" w14:textId="2370A641" w:rsidR="00B11855" w:rsidRPr="001F42D3" w:rsidRDefault="003D003E" w:rsidP="005C1693">
      <w:pPr>
        <w:pStyle w:val="BodyText"/>
      </w:pPr>
      <w:r w:rsidRPr="001F42D3">
        <w:t>For metric related data this field is not required – unless no device hierarchy, and therefore related OBXs, is being declared; in which case the device ID should be provided here if available. Inheritance should be assumed</w:t>
      </w:r>
      <w:r w:rsidR="009D39AD" w:rsidRPr="001F42D3">
        <w:t xml:space="preserve">, </w:t>
      </w:r>
      <w:r w:rsidRPr="001F42D3">
        <w:t>i.e., for multivalued results from the same Device, this field is required only in the first OBX segment.</w:t>
      </w:r>
    </w:p>
    <w:p w14:paraId="6E8AFBD5" w14:textId="42807196" w:rsidR="00B11855" w:rsidRPr="001F42D3" w:rsidRDefault="003D003E" w:rsidP="005C1693">
      <w:pPr>
        <w:pStyle w:val="BodyText"/>
      </w:pPr>
      <w:r w:rsidRPr="001F42D3">
        <w:t>Device identifiers shall be reported in OBX-18, data type ‘EI’ (Entity Identifier), for the MDS level for PCD devices and DEV_SPEC_PROFILE for PHD devices.</w:t>
      </w:r>
    </w:p>
    <w:p w14:paraId="64EBFD82" w14:textId="5E90B80D" w:rsidR="00B11855" w:rsidRPr="001F42D3" w:rsidRDefault="003D003E" w:rsidP="00CF5627">
      <w:pPr>
        <w:pStyle w:val="TableTitle"/>
      </w:pPr>
      <w:r w:rsidRPr="001F42D3">
        <w:t>Table B.8</w:t>
      </w:r>
      <w:r w:rsidR="004E547A" w:rsidRPr="001F42D3">
        <w:t>.6-</w:t>
      </w:r>
      <w:r w:rsidR="00277D6B">
        <w:t>4</w:t>
      </w:r>
      <w:r w:rsidRPr="001F42D3">
        <w:t xml:space="preserve">: </w:t>
      </w:r>
      <w:r w:rsidR="006D613E" w:rsidRPr="001F42D3">
        <w:t>HL7</w:t>
      </w:r>
      <w:r w:rsidR="00995105" w:rsidRPr="001F42D3">
        <w:t xml:space="preserve"> </w:t>
      </w:r>
      <w:r w:rsidRPr="001F42D3">
        <w:t>Component Table - EI – Entity Identifier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2"/>
        <w:gridCol w:w="887"/>
        <w:gridCol w:w="720"/>
        <w:gridCol w:w="932"/>
        <w:gridCol w:w="990"/>
        <w:gridCol w:w="2861"/>
      </w:tblGrid>
      <w:tr w:rsidR="00C40FD5" w:rsidRPr="001F42D3" w14:paraId="5FA150D2" w14:textId="77777777" w:rsidTr="00A92110">
        <w:trPr>
          <w:cantSplit/>
          <w:jc w:val="center"/>
        </w:trPr>
        <w:tc>
          <w:tcPr>
            <w:tcW w:w="1132" w:type="dxa"/>
            <w:shd w:val="clear" w:color="auto" w:fill="D9D9D9"/>
          </w:tcPr>
          <w:p w14:paraId="4C694A0E" w14:textId="77777777" w:rsidR="00B11855" w:rsidRPr="001F42D3" w:rsidRDefault="003D003E" w:rsidP="00F7428B">
            <w:pPr>
              <w:pStyle w:val="TableEntryHeader"/>
            </w:pPr>
            <w:r w:rsidRPr="001F42D3">
              <w:t>SEQ</w:t>
            </w:r>
          </w:p>
        </w:tc>
        <w:tc>
          <w:tcPr>
            <w:tcW w:w="887" w:type="dxa"/>
            <w:shd w:val="clear" w:color="auto" w:fill="D9D9D9"/>
          </w:tcPr>
          <w:p w14:paraId="7E4ACF27" w14:textId="77777777" w:rsidR="00B11855" w:rsidRPr="001F42D3" w:rsidRDefault="003D003E" w:rsidP="00F7428B">
            <w:pPr>
              <w:pStyle w:val="TableEntryHeader"/>
            </w:pPr>
            <w:r w:rsidRPr="001F42D3">
              <w:t>LEN</w:t>
            </w:r>
          </w:p>
        </w:tc>
        <w:tc>
          <w:tcPr>
            <w:tcW w:w="720" w:type="dxa"/>
            <w:shd w:val="clear" w:color="auto" w:fill="D9D9D9"/>
          </w:tcPr>
          <w:p w14:paraId="16FA03BB" w14:textId="77777777" w:rsidR="00B11855" w:rsidRPr="001F42D3" w:rsidRDefault="003D003E" w:rsidP="00F7428B">
            <w:pPr>
              <w:pStyle w:val="TableEntryHeader"/>
            </w:pPr>
            <w:r w:rsidRPr="001F42D3">
              <w:t>DT</w:t>
            </w:r>
          </w:p>
        </w:tc>
        <w:tc>
          <w:tcPr>
            <w:tcW w:w="932" w:type="dxa"/>
            <w:shd w:val="clear" w:color="auto" w:fill="D9D9D9"/>
          </w:tcPr>
          <w:p w14:paraId="106DDA74" w14:textId="77777777" w:rsidR="00B11855" w:rsidRPr="001F42D3" w:rsidRDefault="003D003E" w:rsidP="00F7428B">
            <w:pPr>
              <w:pStyle w:val="TableEntryHeader"/>
            </w:pPr>
            <w:r w:rsidRPr="001F42D3">
              <w:t xml:space="preserve">OPT </w:t>
            </w:r>
          </w:p>
        </w:tc>
        <w:tc>
          <w:tcPr>
            <w:tcW w:w="990" w:type="dxa"/>
            <w:shd w:val="clear" w:color="auto" w:fill="D9D9D9"/>
          </w:tcPr>
          <w:p w14:paraId="61624C7C" w14:textId="77777777" w:rsidR="00B11855" w:rsidRPr="001F42D3" w:rsidRDefault="003D003E" w:rsidP="00F7428B">
            <w:pPr>
              <w:pStyle w:val="TableEntryHeader"/>
            </w:pPr>
            <w:r w:rsidRPr="001F42D3">
              <w:t>TBL#</w:t>
            </w:r>
          </w:p>
        </w:tc>
        <w:tc>
          <w:tcPr>
            <w:tcW w:w="2861" w:type="dxa"/>
            <w:shd w:val="clear" w:color="auto" w:fill="D9D9D9"/>
          </w:tcPr>
          <w:p w14:paraId="131D21AB" w14:textId="77777777" w:rsidR="00B11855" w:rsidRPr="001F42D3" w:rsidRDefault="003D003E" w:rsidP="00F7428B">
            <w:pPr>
              <w:pStyle w:val="TableEntryHeader"/>
            </w:pPr>
            <w:r w:rsidRPr="001F42D3">
              <w:t>COMPONENT NAME</w:t>
            </w:r>
          </w:p>
        </w:tc>
      </w:tr>
      <w:tr w:rsidR="00C40FD5" w:rsidRPr="001F42D3" w14:paraId="2C0657EE" w14:textId="77777777" w:rsidTr="006C0E8E">
        <w:trPr>
          <w:cantSplit/>
          <w:jc w:val="center"/>
        </w:trPr>
        <w:tc>
          <w:tcPr>
            <w:tcW w:w="1132" w:type="dxa"/>
          </w:tcPr>
          <w:p w14:paraId="4AA66EDE" w14:textId="77777777" w:rsidR="00B11855" w:rsidRPr="001F42D3" w:rsidRDefault="003D003E" w:rsidP="00F7428B">
            <w:pPr>
              <w:pStyle w:val="TableEntry"/>
              <w:keepNext/>
            </w:pPr>
            <w:r w:rsidRPr="001F42D3">
              <w:t>1</w:t>
            </w:r>
          </w:p>
        </w:tc>
        <w:tc>
          <w:tcPr>
            <w:tcW w:w="887" w:type="dxa"/>
          </w:tcPr>
          <w:p w14:paraId="6DF807AC" w14:textId="77777777" w:rsidR="00B11855" w:rsidRPr="001F42D3" w:rsidRDefault="003D003E" w:rsidP="00F7428B">
            <w:pPr>
              <w:pStyle w:val="TableEntry"/>
              <w:keepNext/>
            </w:pPr>
            <w:r w:rsidRPr="001F42D3">
              <w:t>199</w:t>
            </w:r>
          </w:p>
        </w:tc>
        <w:tc>
          <w:tcPr>
            <w:tcW w:w="720" w:type="dxa"/>
          </w:tcPr>
          <w:p w14:paraId="5F4B4732" w14:textId="77777777" w:rsidR="00B11855" w:rsidRPr="001F42D3" w:rsidRDefault="003D003E" w:rsidP="00F7428B">
            <w:pPr>
              <w:pStyle w:val="TableEntry"/>
              <w:keepNext/>
            </w:pPr>
            <w:r w:rsidRPr="001F42D3">
              <w:t>ST</w:t>
            </w:r>
          </w:p>
        </w:tc>
        <w:tc>
          <w:tcPr>
            <w:tcW w:w="932" w:type="dxa"/>
          </w:tcPr>
          <w:p w14:paraId="65F730CA" w14:textId="77777777" w:rsidR="00B11855" w:rsidRPr="001F42D3" w:rsidRDefault="003D003E" w:rsidP="00F7428B">
            <w:pPr>
              <w:pStyle w:val="TableEntry"/>
              <w:keepNext/>
            </w:pPr>
            <w:r w:rsidRPr="001F42D3">
              <w:t>R</w:t>
            </w:r>
          </w:p>
        </w:tc>
        <w:tc>
          <w:tcPr>
            <w:tcW w:w="990" w:type="dxa"/>
          </w:tcPr>
          <w:p w14:paraId="5717973D" w14:textId="77777777" w:rsidR="00B11855" w:rsidRPr="001F42D3" w:rsidRDefault="00B11855" w:rsidP="00F7428B">
            <w:pPr>
              <w:pStyle w:val="TableEntry"/>
              <w:keepNext/>
            </w:pPr>
          </w:p>
        </w:tc>
        <w:tc>
          <w:tcPr>
            <w:tcW w:w="2861" w:type="dxa"/>
          </w:tcPr>
          <w:p w14:paraId="3F11E18B" w14:textId="77777777" w:rsidR="00B11855" w:rsidRPr="001F42D3" w:rsidRDefault="003D003E" w:rsidP="00F7428B">
            <w:pPr>
              <w:pStyle w:val="TableEntry"/>
              <w:keepNext/>
            </w:pPr>
            <w:r w:rsidRPr="001F42D3">
              <w:t>Entity Identifier</w:t>
            </w:r>
          </w:p>
        </w:tc>
      </w:tr>
      <w:tr w:rsidR="00C40FD5" w:rsidRPr="001F42D3" w14:paraId="71BA9260" w14:textId="77777777" w:rsidTr="006C0E8E">
        <w:trPr>
          <w:cantSplit/>
          <w:jc w:val="center"/>
        </w:trPr>
        <w:tc>
          <w:tcPr>
            <w:tcW w:w="1132" w:type="dxa"/>
          </w:tcPr>
          <w:p w14:paraId="0A68156A" w14:textId="77777777" w:rsidR="00B11855" w:rsidRPr="001F42D3" w:rsidRDefault="003D003E" w:rsidP="00F7428B">
            <w:pPr>
              <w:pStyle w:val="TableEntry"/>
              <w:keepNext/>
            </w:pPr>
            <w:r w:rsidRPr="001F42D3">
              <w:t>2</w:t>
            </w:r>
          </w:p>
        </w:tc>
        <w:tc>
          <w:tcPr>
            <w:tcW w:w="887" w:type="dxa"/>
          </w:tcPr>
          <w:p w14:paraId="560A2FB7" w14:textId="77777777" w:rsidR="00B11855" w:rsidRPr="001F42D3" w:rsidRDefault="003D003E" w:rsidP="00F7428B">
            <w:pPr>
              <w:pStyle w:val="TableEntry"/>
              <w:keepNext/>
            </w:pPr>
            <w:r w:rsidRPr="001F42D3">
              <w:t>20</w:t>
            </w:r>
          </w:p>
        </w:tc>
        <w:tc>
          <w:tcPr>
            <w:tcW w:w="720" w:type="dxa"/>
          </w:tcPr>
          <w:p w14:paraId="5FD55FC3" w14:textId="77777777" w:rsidR="00B11855" w:rsidRPr="001F42D3" w:rsidRDefault="003D003E" w:rsidP="00F7428B">
            <w:pPr>
              <w:pStyle w:val="TableEntry"/>
              <w:keepNext/>
            </w:pPr>
            <w:r w:rsidRPr="001F42D3">
              <w:t>IS</w:t>
            </w:r>
          </w:p>
        </w:tc>
        <w:tc>
          <w:tcPr>
            <w:tcW w:w="932" w:type="dxa"/>
          </w:tcPr>
          <w:p w14:paraId="17C7A557" w14:textId="77777777" w:rsidR="00B11855" w:rsidRPr="001F42D3" w:rsidRDefault="003D003E" w:rsidP="00F7428B">
            <w:pPr>
              <w:pStyle w:val="TableEntry"/>
              <w:keepNext/>
            </w:pPr>
            <w:r w:rsidRPr="001F42D3">
              <w:t>RE</w:t>
            </w:r>
          </w:p>
        </w:tc>
        <w:tc>
          <w:tcPr>
            <w:tcW w:w="990" w:type="dxa"/>
          </w:tcPr>
          <w:p w14:paraId="611ECADA" w14:textId="77777777" w:rsidR="00B11855" w:rsidRPr="001F42D3" w:rsidRDefault="003D003E" w:rsidP="00F7428B">
            <w:pPr>
              <w:pStyle w:val="TableEntry"/>
              <w:keepNext/>
            </w:pPr>
            <w:r w:rsidRPr="001F42D3">
              <w:t>0363</w:t>
            </w:r>
          </w:p>
        </w:tc>
        <w:tc>
          <w:tcPr>
            <w:tcW w:w="2861" w:type="dxa"/>
          </w:tcPr>
          <w:p w14:paraId="7558FBA3" w14:textId="77777777" w:rsidR="00B11855" w:rsidRPr="001F42D3" w:rsidRDefault="003D003E" w:rsidP="00F7428B">
            <w:pPr>
              <w:pStyle w:val="TableEntry"/>
              <w:keepNext/>
            </w:pPr>
            <w:r w:rsidRPr="001F42D3">
              <w:t>Namespace ID</w:t>
            </w:r>
          </w:p>
        </w:tc>
      </w:tr>
      <w:tr w:rsidR="00C40FD5" w:rsidRPr="001F42D3" w14:paraId="0490F071" w14:textId="77777777" w:rsidTr="006C0E8E">
        <w:trPr>
          <w:cantSplit/>
          <w:jc w:val="center"/>
        </w:trPr>
        <w:tc>
          <w:tcPr>
            <w:tcW w:w="1132" w:type="dxa"/>
          </w:tcPr>
          <w:p w14:paraId="1D8E57F3" w14:textId="77777777" w:rsidR="00B11855" w:rsidRPr="001F42D3" w:rsidRDefault="003D003E" w:rsidP="00F7428B">
            <w:pPr>
              <w:pStyle w:val="TableEntry"/>
              <w:keepNext/>
            </w:pPr>
            <w:r w:rsidRPr="001F42D3">
              <w:t>3</w:t>
            </w:r>
          </w:p>
        </w:tc>
        <w:tc>
          <w:tcPr>
            <w:tcW w:w="887" w:type="dxa"/>
          </w:tcPr>
          <w:p w14:paraId="78D0CE7B" w14:textId="77777777" w:rsidR="00B11855" w:rsidRPr="001F42D3" w:rsidRDefault="003D003E" w:rsidP="00F7428B">
            <w:pPr>
              <w:pStyle w:val="TableEntry"/>
              <w:keepNext/>
            </w:pPr>
            <w:r w:rsidRPr="001F42D3">
              <w:t>199</w:t>
            </w:r>
          </w:p>
        </w:tc>
        <w:tc>
          <w:tcPr>
            <w:tcW w:w="720" w:type="dxa"/>
          </w:tcPr>
          <w:p w14:paraId="7D8E3047" w14:textId="77777777" w:rsidR="00B11855" w:rsidRPr="001F42D3" w:rsidRDefault="003D003E" w:rsidP="00F7428B">
            <w:pPr>
              <w:pStyle w:val="TableEntry"/>
              <w:keepNext/>
            </w:pPr>
            <w:r w:rsidRPr="001F42D3">
              <w:t>ST</w:t>
            </w:r>
          </w:p>
        </w:tc>
        <w:tc>
          <w:tcPr>
            <w:tcW w:w="932" w:type="dxa"/>
          </w:tcPr>
          <w:p w14:paraId="52DF0DB3" w14:textId="77777777" w:rsidR="00B11855" w:rsidRPr="001F42D3" w:rsidRDefault="003D003E" w:rsidP="00F7428B">
            <w:pPr>
              <w:pStyle w:val="TableEntry"/>
              <w:keepNext/>
            </w:pPr>
            <w:r w:rsidRPr="001F42D3">
              <w:t>C</w:t>
            </w:r>
          </w:p>
        </w:tc>
        <w:tc>
          <w:tcPr>
            <w:tcW w:w="990" w:type="dxa"/>
          </w:tcPr>
          <w:p w14:paraId="521D7A3F" w14:textId="77777777" w:rsidR="00B11855" w:rsidRPr="001F42D3" w:rsidRDefault="00B11855" w:rsidP="00F7428B">
            <w:pPr>
              <w:pStyle w:val="TableEntry"/>
              <w:keepNext/>
            </w:pPr>
          </w:p>
        </w:tc>
        <w:tc>
          <w:tcPr>
            <w:tcW w:w="2861" w:type="dxa"/>
          </w:tcPr>
          <w:p w14:paraId="4FE7A425" w14:textId="77777777" w:rsidR="00B11855" w:rsidRPr="001F42D3" w:rsidRDefault="003D003E" w:rsidP="00F7428B">
            <w:pPr>
              <w:pStyle w:val="TableEntry"/>
              <w:keepNext/>
            </w:pPr>
            <w:r w:rsidRPr="001F42D3">
              <w:t>Universal ID</w:t>
            </w:r>
          </w:p>
        </w:tc>
      </w:tr>
      <w:tr w:rsidR="00C40FD5" w:rsidRPr="001F42D3" w14:paraId="0B415F93" w14:textId="77777777" w:rsidTr="006C0E8E">
        <w:trPr>
          <w:cantSplit/>
          <w:jc w:val="center"/>
        </w:trPr>
        <w:tc>
          <w:tcPr>
            <w:tcW w:w="1132" w:type="dxa"/>
          </w:tcPr>
          <w:p w14:paraId="4764E017" w14:textId="77777777" w:rsidR="00B11855" w:rsidRPr="001F42D3" w:rsidRDefault="003D003E" w:rsidP="00F7428B">
            <w:pPr>
              <w:pStyle w:val="TableEntry"/>
              <w:keepNext/>
            </w:pPr>
            <w:r w:rsidRPr="001F42D3">
              <w:t>4</w:t>
            </w:r>
          </w:p>
        </w:tc>
        <w:tc>
          <w:tcPr>
            <w:tcW w:w="887" w:type="dxa"/>
          </w:tcPr>
          <w:p w14:paraId="03F59F50" w14:textId="77777777" w:rsidR="00B11855" w:rsidRPr="001F42D3" w:rsidRDefault="003D003E" w:rsidP="00F7428B">
            <w:pPr>
              <w:pStyle w:val="TableEntry"/>
              <w:keepNext/>
            </w:pPr>
            <w:r w:rsidRPr="001F42D3">
              <w:t>6</w:t>
            </w:r>
          </w:p>
        </w:tc>
        <w:tc>
          <w:tcPr>
            <w:tcW w:w="720" w:type="dxa"/>
          </w:tcPr>
          <w:p w14:paraId="00ED6216" w14:textId="77777777" w:rsidR="00B11855" w:rsidRPr="001F42D3" w:rsidRDefault="003D003E" w:rsidP="00F7428B">
            <w:pPr>
              <w:pStyle w:val="TableEntry"/>
              <w:keepNext/>
            </w:pPr>
            <w:r w:rsidRPr="001F42D3">
              <w:t>ID</w:t>
            </w:r>
          </w:p>
        </w:tc>
        <w:tc>
          <w:tcPr>
            <w:tcW w:w="932" w:type="dxa"/>
          </w:tcPr>
          <w:p w14:paraId="2DD884F0" w14:textId="77777777" w:rsidR="00B11855" w:rsidRPr="001F42D3" w:rsidRDefault="003D003E" w:rsidP="00F7428B">
            <w:pPr>
              <w:pStyle w:val="TableEntry"/>
              <w:keepNext/>
            </w:pPr>
            <w:r w:rsidRPr="001F42D3">
              <w:t>C</w:t>
            </w:r>
          </w:p>
        </w:tc>
        <w:tc>
          <w:tcPr>
            <w:tcW w:w="990" w:type="dxa"/>
          </w:tcPr>
          <w:p w14:paraId="6670C5B3" w14:textId="77777777" w:rsidR="00B11855" w:rsidRPr="001F42D3" w:rsidRDefault="003D003E" w:rsidP="00F7428B">
            <w:pPr>
              <w:pStyle w:val="TableEntry"/>
              <w:keepNext/>
            </w:pPr>
            <w:r w:rsidRPr="001F42D3">
              <w:t>0301</w:t>
            </w:r>
          </w:p>
        </w:tc>
        <w:tc>
          <w:tcPr>
            <w:tcW w:w="2861" w:type="dxa"/>
          </w:tcPr>
          <w:p w14:paraId="0F5D598E" w14:textId="77777777" w:rsidR="00B11855" w:rsidRPr="001F42D3" w:rsidRDefault="003D003E" w:rsidP="00F7428B">
            <w:pPr>
              <w:pStyle w:val="TableEntry"/>
              <w:keepNext/>
            </w:pPr>
            <w:r w:rsidRPr="001F42D3">
              <w:t>Universal ID Type</w:t>
            </w:r>
          </w:p>
        </w:tc>
      </w:tr>
    </w:tbl>
    <w:p w14:paraId="5D41BC90" w14:textId="77777777" w:rsidR="00FE1495" w:rsidRPr="001F42D3" w:rsidRDefault="00FE1495" w:rsidP="0034511D">
      <w:pPr>
        <w:pStyle w:val="BodyText"/>
      </w:pPr>
    </w:p>
    <w:p w14:paraId="65FC4CB6" w14:textId="77777777" w:rsidR="00B11855" w:rsidRPr="001F42D3" w:rsidRDefault="003D003E" w:rsidP="00CF5627">
      <w:pPr>
        <w:pStyle w:val="BodyText"/>
        <w:ind w:left="720"/>
      </w:pPr>
      <w:r w:rsidRPr="001F42D3">
        <w:rPr>
          <w:b/>
        </w:rPr>
        <w:t>Example 1:</w:t>
      </w:r>
      <w:r w:rsidRPr="001F42D3">
        <w:rPr>
          <w:b/>
        </w:rPr>
        <w:tab/>
        <w:t>EUI-64</w:t>
      </w:r>
    </w:p>
    <w:p w14:paraId="1B17D8CE" w14:textId="77777777" w:rsidR="00B11855" w:rsidRPr="001F42D3" w:rsidRDefault="003D003E" w:rsidP="005C1693">
      <w:pPr>
        <w:pStyle w:val="BodyText"/>
      </w:pPr>
      <w:r w:rsidRPr="001F42D3">
        <w:t>This is the preferred and most concise representation of an EUI-64.</w:t>
      </w:r>
    </w:p>
    <w:p w14:paraId="7CE525E2" w14:textId="77777777" w:rsidR="009D16B6" w:rsidRPr="001F42D3" w:rsidRDefault="009D16B6" w:rsidP="005C1693">
      <w:pPr>
        <w:pStyle w:val="BodyText"/>
      </w:pPr>
    </w:p>
    <w:p w14:paraId="7DEB4124" w14:textId="77777777" w:rsidR="00B11855" w:rsidRPr="001F42D3" w:rsidRDefault="003D003E" w:rsidP="009D16B6">
      <w:pPr>
        <w:pStyle w:val="ExampleValue"/>
        <w:rPr>
          <w:noProof w:val="0"/>
        </w:rPr>
      </w:pPr>
      <w:r w:rsidRPr="001F42D3">
        <w:rPr>
          <w:noProof w:val="0"/>
        </w:rPr>
        <w:t>|0123456789ABCDEF^^0123456789ABCDEF^EUI-64|</w:t>
      </w:r>
    </w:p>
    <w:p w14:paraId="452EED9A" w14:textId="77777777" w:rsidR="00B11855" w:rsidRPr="001F42D3" w:rsidRDefault="003D003E" w:rsidP="00CF5627">
      <w:pPr>
        <w:pStyle w:val="BodyText"/>
        <w:ind w:left="720"/>
        <w:rPr>
          <w:bCs/>
        </w:rPr>
      </w:pPr>
      <w:r w:rsidRPr="001F42D3">
        <w:rPr>
          <w:b/>
          <w:bCs/>
        </w:rPr>
        <w:t xml:space="preserve">Example </w:t>
      </w:r>
      <w:r w:rsidR="006C4608" w:rsidRPr="001F42D3">
        <w:rPr>
          <w:b/>
          <w:bCs/>
        </w:rPr>
        <w:t>2</w:t>
      </w:r>
      <w:r w:rsidRPr="001F42D3">
        <w:rPr>
          <w:b/>
          <w:bCs/>
        </w:rPr>
        <w:t>: Vendor-specific identifier string in OBX-18.1</w:t>
      </w:r>
    </w:p>
    <w:p w14:paraId="345DF999" w14:textId="1D86CCC9" w:rsidR="00B11855" w:rsidRPr="001F42D3" w:rsidRDefault="003C5B97" w:rsidP="005C1693">
      <w:pPr>
        <w:pStyle w:val="BodyText"/>
      </w:pPr>
      <w:r w:rsidRPr="001F42D3">
        <w:t xml:space="preserve">The EUI-64 form of identifier discussed above is required in production environments. In debug and test environments the following form of identifier is acceptable, and it may also be used if </w:t>
      </w:r>
      <w:r w:rsidRPr="001F42D3">
        <w:lastRenderedPageBreak/>
        <w:t xml:space="preserve">desired in addition to EUI-64 as a repeat of this field since OBX-18 is repeatable. </w:t>
      </w:r>
      <w:r w:rsidR="003D003E" w:rsidRPr="001F42D3">
        <w:t xml:space="preserve">All four OBX-18 components may be used to indicate a vendor-specific identifier string plus an identifier from </w:t>
      </w:r>
      <w:r w:rsidR="006D613E" w:rsidRPr="001F42D3">
        <w:t>HL7</w:t>
      </w:r>
      <w:r w:rsidR="00995105" w:rsidRPr="001F42D3">
        <w:t xml:space="preserve"> </w:t>
      </w:r>
      <w:r w:rsidR="003D003E" w:rsidRPr="001F42D3">
        <w:t>Table 0301 - Universal ID type. Here EI-1 (Entity Identifier is the serial number of the equipment, EI-2 (Namespace ID) identifies the equipment model, EI-3 (Universal ID) identifies the manufacturer using a DNS domain name under the control of the manufacturer, and EI-4 (Universal ID Type) identifies the type of Universal ID contained in EI-3.</w:t>
      </w:r>
    </w:p>
    <w:p w14:paraId="143D3575" w14:textId="77777777" w:rsidR="00B11855" w:rsidRPr="001F42D3" w:rsidRDefault="00B11855" w:rsidP="009D16B6">
      <w:pPr>
        <w:pStyle w:val="ExampleValue"/>
        <w:rPr>
          <w:noProof w:val="0"/>
        </w:rPr>
      </w:pPr>
    </w:p>
    <w:p w14:paraId="0B3878F0" w14:textId="77777777" w:rsidR="00B11855" w:rsidRPr="001F42D3" w:rsidRDefault="003D003E" w:rsidP="009D16B6">
      <w:pPr>
        <w:pStyle w:val="ExampleValue"/>
        <w:rPr>
          <w:noProof w:val="0"/>
        </w:rPr>
      </w:pPr>
      <w:r w:rsidRPr="001F42D3">
        <w:rPr>
          <w:noProof w:val="0"/>
        </w:rPr>
        <w:t>|123456^ICU_MONITOR^megacorp.com^DNS|.</w:t>
      </w:r>
    </w:p>
    <w:p w14:paraId="108441D8" w14:textId="77777777" w:rsidR="00B11855" w:rsidRPr="001F42D3" w:rsidRDefault="00B11855" w:rsidP="009D16B6">
      <w:pPr>
        <w:pStyle w:val="ExampleValue"/>
        <w:rPr>
          <w:noProof w:val="0"/>
        </w:rPr>
      </w:pPr>
    </w:p>
    <w:p w14:paraId="3CDEA6DA" w14:textId="5492695A" w:rsidR="00B11855" w:rsidRPr="001F42D3" w:rsidRDefault="003D003E" w:rsidP="005C1693">
      <w:pPr>
        <w:pStyle w:val="BodyText"/>
      </w:pPr>
      <w:r w:rsidRPr="001F42D3">
        <w:t>See the discussion of the EI data type in Appendix C.5 for further details and examples.</w:t>
      </w:r>
    </w:p>
    <w:p w14:paraId="44B3D98E" w14:textId="77777777" w:rsidR="00B11855" w:rsidRPr="001F42D3" w:rsidRDefault="003D003E" w:rsidP="005C1693">
      <w:pPr>
        <w:pStyle w:val="BodyText"/>
        <w:keepNext/>
      </w:pPr>
      <w:r w:rsidRPr="001F42D3">
        <w:rPr>
          <w:b/>
          <w:bCs/>
        </w:rPr>
        <w:t>OBX-19   Date/Time of the Analysis</w:t>
      </w:r>
    </w:p>
    <w:p w14:paraId="42ADE6B1" w14:textId="77777777" w:rsidR="00B11855" w:rsidRPr="001F42D3" w:rsidRDefault="003D003E" w:rsidP="005C1693">
      <w:pPr>
        <w:pStyle w:val="BodyText"/>
      </w:pPr>
      <w:r w:rsidRPr="001F42D3">
        <w:t>Conditional Predicate: May be used if duplicate of OBX-14 is needed in this field by receiving system.</w:t>
      </w:r>
    </w:p>
    <w:p w14:paraId="2477E06E" w14:textId="77DF45C8" w:rsidR="00B11855" w:rsidRPr="001F42D3" w:rsidRDefault="003D003E" w:rsidP="005C1693">
      <w:pPr>
        <w:pStyle w:val="BodyText"/>
      </w:pPr>
      <w:r w:rsidRPr="001F42D3">
        <w:t xml:space="preserve">For the </w:t>
      </w:r>
      <w:r w:rsidR="007E67D4" w:rsidRPr="001F42D3">
        <w:t>DEV TF</w:t>
      </w:r>
      <w:r w:rsidRPr="001F42D3">
        <w:t xml:space="preserve"> use OBX-14 preferentially if device time is relevant. Information in OBX-14 may be duplicated here if local needs dictate.</w:t>
      </w:r>
    </w:p>
    <w:p w14:paraId="25E9A46B" w14:textId="77777777" w:rsidR="00B11855" w:rsidRPr="001F42D3" w:rsidRDefault="003D003E" w:rsidP="005C1693">
      <w:pPr>
        <w:pStyle w:val="BodyText"/>
      </w:pPr>
      <w:r w:rsidRPr="001F42D3">
        <w:rPr>
          <w:b/>
          <w:bCs/>
        </w:rPr>
        <w:t>OBX-20   Observation Site</w:t>
      </w:r>
    </w:p>
    <w:p w14:paraId="0F556927" w14:textId="77777777" w:rsidR="00B11855" w:rsidRPr="001F42D3" w:rsidRDefault="003D003E" w:rsidP="009D16B6">
      <w:pPr>
        <w:pStyle w:val="Components"/>
        <w:ind w:left="0" w:hanging="2"/>
      </w:pPr>
      <w:r w:rsidRPr="001F42D3">
        <w:t>Components: &lt;Identifier (ST)&gt; ^ &lt;Text (ST)&gt; ^ &lt;Name of Coding System (ID)&gt; ^ &lt;Alternate Identifier (ST)&gt; ^ &lt;Alternate Text (ST)&gt; ^ &lt;Name of Alternate Coding System (ID)&gt; ^ &lt;Coding System Version ID (ST)&gt; ^ &lt;Alternate Coding System Version ID (ST)&gt; ^ &lt;Original Text (ST)&gt;</w:t>
      </w:r>
    </w:p>
    <w:p w14:paraId="5AAFAD32" w14:textId="77777777" w:rsidR="00B11855" w:rsidRPr="001F42D3" w:rsidRDefault="003D003E" w:rsidP="005C1693">
      <w:pPr>
        <w:pStyle w:val="BodyText"/>
      </w:pPr>
      <w:r w:rsidRPr="001F42D3">
        <w:t xml:space="preserve">Definition: This field typically contains the body site(s) where the measurement being reported was obtained. This field should not be used for a specimen source or specimen collection site. </w:t>
      </w:r>
    </w:p>
    <w:p w14:paraId="20944191" w14:textId="77777777" w:rsidR="00B11855" w:rsidRPr="001F42D3" w:rsidRDefault="003D003E" w:rsidP="005C1693">
      <w:pPr>
        <w:pStyle w:val="BodyText"/>
      </w:pPr>
      <w:r w:rsidRPr="001F42D3">
        <w:t xml:space="preserve">This information is of particular importance if the clinical meaning of a value is modified either directly by the site (for example, is the temperature central or peripheral?) or if the site of one measurement impacts the value of another measurement (for example, is the finger SpO2 probe on the same arm as the NIBP cuff?). In most cases these observations are performed directly upon the patient and do not involve a specimen. </w:t>
      </w:r>
    </w:p>
    <w:p w14:paraId="72A40874" w14:textId="3C9FAC0F" w:rsidR="00B11855" w:rsidRPr="001F42D3" w:rsidRDefault="003D003E" w:rsidP="005C1693">
      <w:pPr>
        <w:pStyle w:val="BodyText"/>
      </w:pPr>
      <w:r w:rsidRPr="001F42D3">
        <w:t xml:space="preserve">Any nationally recognized coding system might be used for this field including SNOMED or MDC; </w:t>
      </w:r>
      <w:r w:rsidR="0028379E" w:rsidRPr="001F42D3">
        <w:t>alternatively,</w:t>
      </w:r>
      <w:r w:rsidRPr="001F42D3">
        <w:t xml:space="preserve"> the </w:t>
      </w:r>
      <w:r w:rsidR="006D613E" w:rsidRPr="001F42D3">
        <w:t>HL7</w:t>
      </w:r>
      <w:r w:rsidR="00995105" w:rsidRPr="001F42D3">
        <w:t xml:space="preserve"> </w:t>
      </w:r>
      <w:r w:rsidRPr="001F42D3">
        <w:t>Table 0163 may be used. Veterinary medicine may choose the tables supported for the components of this field as decided by their industry.</w:t>
      </w:r>
    </w:p>
    <w:p w14:paraId="19E52D80" w14:textId="3A23851C" w:rsidR="00A32D52" w:rsidRPr="001F42D3" w:rsidRDefault="00D53FC4" w:rsidP="00B34AEB">
      <w:pPr>
        <w:pStyle w:val="Heading3"/>
        <w:numPr>
          <w:ilvl w:val="0"/>
          <w:numId w:val="0"/>
        </w:numPr>
        <w:rPr>
          <w:noProof w:val="0"/>
        </w:rPr>
      </w:pPr>
      <w:bookmarkStart w:id="1658" w:name="_Toc401769863"/>
      <w:bookmarkStart w:id="1659" w:name="_Ref429943940"/>
      <w:bookmarkStart w:id="1660" w:name="_Ref429943954"/>
      <w:bookmarkStart w:id="1661" w:name="_Ref429944113"/>
      <w:bookmarkStart w:id="1662" w:name="_Ref429944139"/>
      <w:bookmarkStart w:id="1663" w:name="_Ref429944639"/>
      <w:bookmarkStart w:id="1664" w:name="_Ref429944659"/>
      <w:bookmarkStart w:id="1665" w:name="_Toc214889780"/>
      <w:r w:rsidRPr="001F42D3">
        <w:rPr>
          <w:noProof w:val="0"/>
        </w:rPr>
        <w:t xml:space="preserve">B.8.7 </w:t>
      </w:r>
      <w:r w:rsidR="00A32D52" w:rsidRPr="001F42D3">
        <w:rPr>
          <w:noProof w:val="0"/>
        </w:rPr>
        <w:t>Time Stamps and Time Synchronization</w:t>
      </w:r>
      <w:bookmarkEnd w:id="1658"/>
      <w:bookmarkEnd w:id="1659"/>
      <w:bookmarkEnd w:id="1660"/>
      <w:bookmarkEnd w:id="1661"/>
      <w:bookmarkEnd w:id="1662"/>
      <w:bookmarkEnd w:id="1663"/>
      <w:bookmarkEnd w:id="1664"/>
      <w:bookmarkEnd w:id="1665"/>
    </w:p>
    <w:p w14:paraId="080F3596" w14:textId="77777777" w:rsidR="00A32D52" w:rsidRPr="001F42D3" w:rsidRDefault="00A32D52" w:rsidP="00A32D52">
      <w:pPr>
        <w:pStyle w:val="BodyText"/>
      </w:pPr>
      <w:r w:rsidRPr="001F42D3">
        <w:t xml:space="preserve">Medical device data observations conveyed by the IHE PCD DEC Technical Frameworks should where feasible use ‘consistent time’ for MSH-7, OBR-7, OBR-8 and OBX-14, where ‘consistent time’ is based on a known reference time source such as NTP or similar service. Since medical devices may use local clocks that are not synchronized to ‘consistent time’, a standardized representation for disclosing how the device time(s) were mapped to ‘consistent time’ is required to provide traceability between the two. </w:t>
      </w:r>
    </w:p>
    <w:p w14:paraId="4A8763CE" w14:textId="77777777" w:rsidR="009A35CA" w:rsidRPr="001F42D3" w:rsidRDefault="00A32D52" w:rsidP="00A32D52">
      <w:pPr>
        <w:pStyle w:val="BodyText"/>
      </w:pPr>
      <w:r w:rsidRPr="001F42D3">
        <w:t xml:space="preserve">In order to facilitate the correlation of transmitted observations, each observation should contain a time stamp from a consistent, isochronous time-base, either by default reference to [OBR-7, OBR-8) or by an overriding value in OBX-14. Since many medical devices have only a sense of </w:t>
      </w:r>
      <w:r w:rsidRPr="001F42D3">
        <w:lastRenderedPageBreak/>
        <w:t>local time, and this local time may not be equivalent to the local time of the DOR, it is a responsibility of the DOR to ensure the reported times within an Observation Result message are consistent. This means that all observation times reported SHOULD be UTC, as indicated by including a time zone offset of +0000, but it is permissible to use local time with the required correct time zone offset included in the timestamp representation since this can readily be converted to UTC whatever the time zone of the receiving system. In order to preserve the original time marking provided by the device, the Observation Result message SHALL contain a synchronization time element such as MDC_ATTR_TIME_ABS at the Medical Device System level which discloses the device’s notion of time, as described in the following table. The DOR SHALL use this device time as the basis for correcting the timestamps from the device (for example, for OBX-14) to the DOR’s ‘consistent time’.</w:t>
      </w:r>
    </w:p>
    <w:p w14:paraId="1346DF8B" w14:textId="77777777" w:rsidR="00A32D52" w:rsidRPr="001F42D3" w:rsidRDefault="00A32D52" w:rsidP="00264692">
      <w:pPr>
        <w:pStyle w:val="BodyText"/>
      </w:pPr>
    </w:p>
    <w:tbl>
      <w:tblPr>
        <w:tblW w:w="969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4" w:type="dxa"/>
        </w:tblCellMar>
        <w:tblLook w:val="0000" w:firstRow="0" w:lastRow="0" w:firstColumn="0" w:lastColumn="0" w:noHBand="0" w:noVBand="0"/>
      </w:tblPr>
      <w:tblGrid>
        <w:gridCol w:w="203"/>
        <w:gridCol w:w="104"/>
        <w:gridCol w:w="208"/>
        <w:gridCol w:w="106"/>
        <w:gridCol w:w="207"/>
        <w:gridCol w:w="93"/>
        <w:gridCol w:w="220"/>
        <w:gridCol w:w="77"/>
        <w:gridCol w:w="1404"/>
        <w:gridCol w:w="6349"/>
        <w:gridCol w:w="720"/>
      </w:tblGrid>
      <w:tr w:rsidR="00A32D52" w:rsidRPr="001F42D3" w14:paraId="13C59E78" w14:textId="77777777" w:rsidTr="00A32D52">
        <w:trPr>
          <w:tblHeader/>
        </w:trPr>
        <w:tc>
          <w:tcPr>
            <w:tcW w:w="203" w:type="dxa"/>
            <w:tcBorders>
              <w:top w:val="nil"/>
              <w:left w:val="nil"/>
              <w:bottom w:val="single" w:sz="8" w:space="0" w:color="auto"/>
              <w:right w:val="nil"/>
            </w:tcBorders>
          </w:tcPr>
          <w:p w14:paraId="20FA877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nil"/>
            </w:tcBorders>
          </w:tcPr>
          <w:p w14:paraId="462B2A35" w14:textId="77777777" w:rsidR="00A32D52" w:rsidRPr="001F42D3" w:rsidRDefault="00A32D52" w:rsidP="00A32D52">
            <w:pPr>
              <w:ind w:hanging="2"/>
              <w:rPr>
                <w:rFonts w:ascii="Verdana" w:hAnsi="Verdana"/>
                <w:sz w:val="16"/>
                <w:szCs w:val="16"/>
              </w:rPr>
            </w:pPr>
          </w:p>
        </w:tc>
        <w:tc>
          <w:tcPr>
            <w:tcW w:w="208" w:type="dxa"/>
            <w:tcBorders>
              <w:top w:val="nil"/>
              <w:left w:val="nil"/>
              <w:bottom w:val="nil"/>
              <w:right w:val="nil"/>
            </w:tcBorders>
          </w:tcPr>
          <w:p w14:paraId="00FF0E8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53DCC0EF" w14:textId="77777777" w:rsidR="00A32D52" w:rsidRPr="001F42D3" w:rsidRDefault="00A32D52" w:rsidP="00A32D52">
            <w:pPr>
              <w:ind w:hanging="2"/>
              <w:rPr>
                <w:rFonts w:ascii="Verdana" w:hAnsi="Verdana"/>
                <w:sz w:val="16"/>
                <w:szCs w:val="16"/>
              </w:rPr>
            </w:pPr>
          </w:p>
        </w:tc>
        <w:tc>
          <w:tcPr>
            <w:tcW w:w="207" w:type="dxa"/>
            <w:tcBorders>
              <w:top w:val="nil"/>
              <w:left w:val="nil"/>
              <w:bottom w:val="nil"/>
              <w:right w:val="nil"/>
            </w:tcBorders>
          </w:tcPr>
          <w:p w14:paraId="56E268A4"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46D53C63"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7D7A6F83"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5D14F4B7" w14:textId="77777777" w:rsidR="00A32D52" w:rsidRPr="001F42D3" w:rsidRDefault="00A32D52" w:rsidP="00A32D52">
            <w:pPr>
              <w:ind w:hanging="2"/>
              <w:rPr>
                <w:rFonts w:ascii="Verdana" w:hAnsi="Verdana"/>
                <w:sz w:val="16"/>
                <w:szCs w:val="16"/>
              </w:rPr>
            </w:pPr>
          </w:p>
        </w:tc>
        <w:tc>
          <w:tcPr>
            <w:tcW w:w="1404" w:type="dxa"/>
            <w:shd w:val="clear" w:color="auto" w:fill="E6E6E6"/>
          </w:tcPr>
          <w:p w14:paraId="07FD01B3" w14:textId="77777777" w:rsidR="00A32D52" w:rsidRPr="001F42D3" w:rsidRDefault="00A32D52" w:rsidP="00A32D52">
            <w:pPr>
              <w:ind w:hanging="2"/>
            </w:pPr>
            <w:r w:rsidRPr="001F42D3">
              <w:rPr>
                <w:rFonts w:ascii="Verdana" w:hAnsi="Verdana"/>
                <w:b/>
                <w:bCs/>
                <w:sz w:val="16"/>
                <w:szCs w:val="16"/>
              </w:rPr>
              <w:t>Msg Segment</w:t>
            </w:r>
          </w:p>
        </w:tc>
        <w:tc>
          <w:tcPr>
            <w:tcW w:w="6349" w:type="dxa"/>
            <w:shd w:val="clear" w:color="auto" w:fill="E6E6E6"/>
          </w:tcPr>
          <w:p w14:paraId="1036F51D" w14:textId="77777777" w:rsidR="00A32D52" w:rsidRPr="001F42D3" w:rsidRDefault="00A32D52" w:rsidP="00A32D52">
            <w:pPr>
              <w:ind w:hanging="2"/>
            </w:pPr>
            <w:r w:rsidRPr="001F42D3">
              <w:rPr>
                <w:rFonts w:ascii="Verdana" w:hAnsi="Verdana"/>
                <w:b/>
                <w:bCs/>
                <w:sz w:val="16"/>
                <w:szCs w:val="16"/>
              </w:rPr>
              <w:t>Description and comments</w:t>
            </w:r>
          </w:p>
        </w:tc>
        <w:tc>
          <w:tcPr>
            <w:tcW w:w="720" w:type="dxa"/>
            <w:shd w:val="clear" w:color="auto" w:fill="E6E6E6"/>
          </w:tcPr>
          <w:p w14:paraId="27661F25" w14:textId="77777777" w:rsidR="00A32D52" w:rsidRPr="001F42D3" w:rsidRDefault="00A32D52" w:rsidP="00A32D52">
            <w:pPr>
              <w:ind w:hanging="2"/>
            </w:pPr>
            <w:r w:rsidRPr="001F42D3">
              <w:rPr>
                <w:rFonts w:ascii="Verdana" w:hAnsi="Verdana"/>
                <w:b/>
                <w:bCs/>
                <w:sz w:val="16"/>
                <w:szCs w:val="16"/>
              </w:rPr>
              <w:t>Status</w:t>
            </w:r>
          </w:p>
        </w:tc>
      </w:tr>
      <w:tr w:rsidR="00A32D52" w:rsidRPr="001F42D3" w14:paraId="0F085593" w14:textId="77777777" w:rsidTr="00A32D52">
        <w:tc>
          <w:tcPr>
            <w:tcW w:w="203" w:type="dxa"/>
            <w:tcBorders>
              <w:top w:val="single" w:sz="8" w:space="0" w:color="auto"/>
              <w:left w:val="single" w:sz="8" w:space="0" w:color="auto"/>
              <w:bottom w:val="nil"/>
              <w:right w:val="nil"/>
            </w:tcBorders>
          </w:tcPr>
          <w:p w14:paraId="1F5D14C6"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nil"/>
            </w:tcBorders>
          </w:tcPr>
          <w:p w14:paraId="50F2A5BA" w14:textId="77777777" w:rsidR="00A32D52" w:rsidRPr="001F42D3" w:rsidRDefault="00A32D52" w:rsidP="00A32D52">
            <w:pPr>
              <w:ind w:hanging="2"/>
              <w:rPr>
                <w:rFonts w:ascii="Verdana" w:hAnsi="Verdana"/>
                <w:sz w:val="16"/>
                <w:szCs w:val="16"/>
              </w:rPr>
            </w:pPr>
          </w:p>
        </w:tc>
        <w:tc>
          <w:tcPr>
            <w:tcW w:w="208" w:type="dxa"/>
            <w:tcBorders>
              <w:top w:val="nil"/>
              <w:left w:val="nil"/>
              <w:bottom w:val="single" w:sz="8" w:space="0" w:color="auto"/>
              <w:right w:val="nil"/>
            </w:tcBorders>
          </w:tcPr>
          <w:p w14:paraId="07CCBA7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54197424" w14:textId="77777777" w:rsidR="00A32D52" w:rsidRPr="001F42D3" w:rsidRDefault="00A32D52" w:rsidP="00A32D52">
            <w:pPr>
              <w:ind w:hanging="2"/>
              <w:rPr>
                <w:rFonts w:ascii="Verdana" w:hAnsi="Verdana"/>
                <w:sz w:val="16"/>
                <w:szCs w:val="16"/>
              </w:rPr>
            </w:pPr>
          </w:p>
        </w:tc>
        <w:tc>
          <w:tcPr>
            <w:tcW w:w="207" w:type="dxa"/>
            <w:tcBorders>
              <w:top w:val="nil"/>
              <w:left w:val="nil"/>
              <w:bottom w:val="nil"/>
              <w:right w:val="nil"/>
            </w:tcBorders>
          </w:tcPr>
          <w:p w14:paraId="6F8962EA"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04A4A30C"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3B0FB689"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64DA81EE" w14:textId="77777777" w:rsidR="00A32D52" w:rsidRPr="001F42D3" w:rsidRDefault="00A32D52" w:rsidP="00A32D52">
            <w:pPr>
              <w:ind w:hanging="2"/>
              <w:rPr>
                <w:rFonts w:ascii="Verdana" w:hAnsi="Verdana"/>
                <w:sz w:val="16"/>
                <w:szCs w:val="16"/>
              </w:rPr>
            </w:pPr>
          </w:p>
        </w:tc>
        <w:tc>
          <w:tcPr>
            <w:tcW w:w="1404" w:type="dxa"/>
          </w:tcPr>
          <w:p w14:paraId="2DB77156" w14:textId="77777777" w:rsidR="00A32D52" w:rsidRPr="001F42D3" w:rsidRDefault="00A32D52" w:rsidP="00A32D52">
            <w:pPr>
              <w:ind w:hanging="2"/>
            </w:pPr>
            <w:r w:rsidRPr="001F42D3">
              <w:rPr>
                <w:rFonts w:ascii="Verdana" w:hAnsi="Verdana"/>
                <w:sz w:val="16"/>
                <w:szCs w:val="16"/>
              </w:rPr>
              <w:t>MSH......</w:t>
            </w:r>
          </w:p>
        </w:tc>
        <w:tc>
          <w:tcPr>
            <w:tcW w:w="6349" w:type="dxa"/>
          </w:tcPr>
          <w:p w14:paraId="7183BCF7" w14:textId="77777777" w:rsidR="00A32D52" w:rsidRPr="001F42D3" w:rsidRDefault="00A32D52" w:rsidP="00A32D52">
            <w:pPr>
              <w:ind w:hanging="2"/>
            </w:pPr>
            <w:r w:rsidRPr="001F42D3">
              <w:rPr>
                <w:rFonts w:ascii="Verdana" w:hAnsi="Verdana"/>
                <w:b/>
                <w:bCs/>
                <w:sz w:val="16"/>
                <w:szCs w:val="16"/>
              </w:rPr>
              <w:t>MSH-7</w:t>
            </w:r>
            <w:r w:rsidRPr="001F42D3">
              <w:rPr>
                <w:rFonts w:ascii="Verdana" w:hAnsi="Verdana"/>
                <w:sz w:val="16"/>
                <w:szCs w:val="16"/>
              </w:rPr>
              <w:t xml:space="preserve"> Date/Time of Message created/sent (DTM</w:t>
            </w:r>
            <w:r w:rsidRPr="001F42D3">
              <w:rPr>
                <w:rFonts w:ascii="Verdana" w:hAnsi="Verdana"/>
                <w:i/>
                <w:sz w:val="16"/>
                <w:szCs w:val="16"/>
                <w:vertAlign w:val="subscript"/>
              </w:rPr>
              <w:t>DOR</w:t>
            </w:r>
            <w:r w:rsidRPr="001F42D3">
              <w:rPr>
                <w:rFonts w:ascii="Verdana" w:hAnsi="Verdana"/>
                <w:sz w:val="16"/>
                <w:szCs w:val="16"/>
              </w:rPr>
              <w:t>)</w:t>
            </w:r>
          </w:p>
        </w:tc>
        <w:tc>
          <w:tcPr>
            <w:tcW w:w="720" w:type="dxa"/>
          </w:tcPr>
          <w:p w14:paraId="65F54FEE" w14:textId="77777777" w:rsidR="00A32D52" w:rsidRPr="001F42D3" w:rsidRDefault="00A32D52" w:rsidP="00A32D52">
            <w:pPr>
              <w:ind w:hanging="2"/>
            </w:pPr>
            <w:r w:rsidRPr="001F42D3">
              <w:rPr>
                <w:rFonts w:ascii="Verdana" w:hAnsi="Verdana"/>
                <w:sz w:val="16"/>
                <w:szCs w:val="16"/>
              </w:rPr>
              <w:t>M</w:t>
            </w:r>
          </w:p>
        </w:tc>
      </w:tr>
      <w:tr w:rsidR="00A32D52" w:rsidRPr="001F42D3" w14:paraId="75571DC0" w14:textId="77777777" w:rsidTr="00A32D52">
        <w:tc>
          <w:tcPr>
            <w:tcW w:w="203" w:type="dxa"/>
            <w:tcBorders>
              <w:top w:val="nil"/>
              <w:left w:val="single" w:sz="8" w:space="0" w:color="auto"/>
              <w:bottom w:val="nil"/>
              <w:right w:val="nil"/>
            </w:tcBorders>
          </w:tcPr>
          <w:p w14:paraId="4DC7A265"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7EADED28" w14:textId="77777777" w:rsidR="00A32D52" w:rsidRPr="001F42D3" w:rsidRDefault="00A32D52" w:rsidP="00A32D52">
            <w:pPr>
              <w:ind w:hanging="2"/>
              <w:rPr>
                <w:rFonts w:ascii="Verdana" w:hAnsi="Verdana"/>
                <w:sz w:val="16"/>
                <w:szCs w:val="16"/>
              </w:rPr>
            </w:pPr>
          </w:p>
        </w:tc>
        <w:tc>
          <w:tcPr>
            <w:tcW w:w="208" w:type="dxa"/>
            <w:tcBorders>
              <w:top w:val="single" w:sz="8" w:space="0" w:color="auto"/>
              <w:left w:val="single" w:sz="8" w:space="0" w:color="auto"/>
              <w:bottom w:val="nil"/>
              <w:right w:val="nil"/>
            </w:tcBorders>
          </w:tcPr>
          <w:p w14:paraId="71700A0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nil"/>
            </w:tcBorders>
          </w:tcPr>
          <w:p w14:paraId="723D50A2" w14:textId="77777777" w:rsidR="00A32D52" w:rsidRPr="001F42D3" w:rsidRDefault="00A32D52" w:rsidP="00A32D52">
            <w:pPr>
              <w:ind w:hanging="2"/>
              <w:rPr>
                <w:rFonts w:ascii="Verdana" w:hAnsi="Verdana"/>
                <w:sz w:val="16"/>
                <w:szCs w:val="16"/>
              </w:rPr>
            </w:pPr>
          </w:p>
        </w:tc>
        <w:tc>
          <w:tcPr>
            <w:tcW w:w="207" w:type="dxa"/>
            <w:tcBorders>
              <w:top w:val="nil"/>
              <w:left w:val="nil"/>
              <w:bottom w:val="single" w:sz="8" w:space="0" w:color="auto"/>
              <w:right w:val="nil"/>
            </w:tcBorders>
          </w:tcPr>
          <w:p w14:paraId="354B4991"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24521D1D"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7D33A86A"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1D0E444" w14:textId="77777777" w:rsidR="00A32D52" w:rsidRPr="001F42D3" w:rsidRDefault="00A32D52" w:rsidP="00A32D52">
            <w:pPr>
              <w:ind w:hanging="2"/>
              <w:rPr>
                <w:rFonts w:ascii="Verdana" w:hAnsi="Verdana"/>
                <w:sz w:val="16"/>
                <w:szCs w:val="16"/>
              </w:rPr>
            </w:pPr>
          </w:p>
        </w:tc>
        <w:tc>
          <w:tcPr>
            <w:tcW w:w="1404" w:type="dxa"/>
          </w:tcPr>
          <w:p w14:paraId="05D1E4FD" w14:textId="77777777" w:rsidR="00A32D52" w:rsidRPr="001F42D3" w:rsidRDefault="00A32D52" w:rsidP="00A32D52">
            <w:pPr>
              <w:ind w:hanging="2"/>
            </w:pPr>
            <w:r w:rsidRPr="001F42D3">
              <w:rPr>
                <w:rFonts w:ascii="Verdana" w:hAnsi="Verdana"/>
                <w:sz w:val="16"/>
                <w:szCs w:val="16"/>
              </w:rPr>
              <w:t>PID......</w:t>
            </w:r>
          </w:p>
        </w:tc>
        <w:tc>
          <w:tcPr>
            <w:tcW w:w="6349" w:type="dxa"/>
          </w:tcPr>
          <w:p w14:paraId="604A810B" w14:textId="77777777" w:rsidR="00A32D52" w:rsidRPr="001F42D3" w:rsidRDefault="00A32D52" w:rsidP="00A32D52">
            <w:pPr>
              <w:ind w:hanging="2"/>
              <w:rPr>
                <w:rFonts w:ascii="Verdana" w:hAnsi="Verdana"/>
                <w:sz w:val="16"/>
                <w:szCs w:val="16"/>
              </w:rPr>
            </w:pPr>
          </w:p>
        </w:tc>
        <w:tc>
          <w:tcPr>
            <w:tcW w:w="720" w:type="dxa"/>
          </w:tcPr>
          <w:p w14:paraId="2545799C" w14:textId="77777777" w:rsidR="00A32D52" w:rsidRPr="001F42D3" w:rsidRDefault="00A32D52" w:rsidP="00A32D52">
            <w:pPr>
              <w:ind w:hanging="2"/>
            </w:pPr>
            <w:r w:rsidRPr="001F42D3">
              <w:rPr>
                <w:rFonts w:ascii="Verdana" w:hAnsi="Verdana"/>
                <w:sz w:val="16"/>
                <w:szCs w:val="16"/>
              </w:rPr>
              <w:t>M</w:t>
            </w:r>
          </w:p>
        </w:tc>
      </w:tr>
      <w:tr w:rsidR="00A32D52" w:rsidRPr="001F42D3" w14:paraId="61950E08" w14:textId="77777777" w:rsidTr="00A32D52">
        <w:tc>
          <w:tcPr>
            <w:tcW w:w="203" w:type="dxa"/>
            <w:tcBorders>
              <w:top w:val="nil"/>
              <w:left w:val="single" w:sz="8" w:space="0" w:color="auto"/>
              <w:bottom w:val="nil"/>
              <w:right w:val="nil"/>
            </w:tcBorders>
          </w:tcPr>
          <w:p w14:paraId="2A1D44EA"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3FE989B8"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7D5520F8"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45DED516" w14:textId="77777777" w:rsidR="00A32D52" w:rsidRPr="001F42D3" w:rsidRDefault="00A32D52" w:rsidP="00A32D52">
            <w:pPr>
              <w:ind w:hanging="2"/>
              <w:rPr>
                <w:rFonts w:ascii="Verdana" w:hAnsi="Verdana"/>
                <w:sz w:val="16"/>
                <w:szCs w:val="16"/>
              </w:rPr>
            </w:pPr>
          </w:p>
        </w:tc>
        <w:tc>
          <w:tcPr>
            <w:tcW w:w="207" w:type="dxa"/>
            <w:tcBorders>
              <w:top w:val="single" w:sz="8" w:space="0" w:color="auto"/>
              <w:left w:val="single" w:sz="4" w:space="0" w:color="auto"/>
              <w:bottom w:val="nil"/>
              <w:right w:val="nil"/>
            </w:tcBorders>
          </w:tcPr>
          <w:p w14:paraId="10A184BD"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1F6DEEAD"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576A162C"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1BE18016" w14:textId="77777777" w:rsidR="00A32D52" w:rsidRPr="001F42D3" w:rsidRDefault="00A32D52" w:rsidP="00A32D52">
            <w:pPr>
              <w:ind w:hanging="2"/>
              <w:rPr>
                <w:rFonts w:ascii="Verdana" w:hAnsi="Verdana"/>
                <w:sz w:val="16"/>
                <w:szCs w:val="16"/>
              </w:rPr>
            </w:pPr>
          </w:p>
        </w:tc>
        <w:tc>
          <w:tcPr>
            <w:tcW w:w="1404" w:type="dxa"/>
            <w:shd w:val="clear" w:color="auto" w:fill="F3F3F3"/>
          </w:tcPr>
          <w:p w14:paraId="34FB8743" w14:textId="77777777" w:rsidR="00A32D52" w:rsidRPr="001F42D3" w:rsidRDefault="00A32D52" w:rsidP="00A32D52">
            <w:pPr>
              <w:ind w:hanging="2"/>
            </w:pPr>
            <w:r w:rsidRPr="001F42D3">
              <w:rPr>
                <w:rFonts w:ascii="Verdana" w:hAnsi="Verdana"/>
                <w:sz w:val="16"/>
                <w:szCs w:val="16"/>
              </w:rPr>
              <w:t>OBR......</w:t>
            </w:r>
          </w:p>
        </w:tc>
        <w:tc>
          <w:tcPr>
            <w:tcW w:w="6349" w:type="dxa"/>
            <w:shd w:val="clear" w:color="auto" w:fill="F3F3F3"/>
          </w:tcPr>
          <w:p w14:paraId="3080E2D1" w14:textId="77777777" w:rsidR="00A32D52" w:rsidRPr="001F42D3" w:rsidRDefault="00A32D52" w:rsidP="00A32D52">
            <w:pPr>
              <w:ind w:hanging="2"/>
            </w:pPr>
            <w:r w:rsidRPr="001F42D3">
              <w:rPr>
                <w:rFonts w:ascii="Verdana" w:hAnsi="Verdana"/>
                <w:sz w:val="16"/>
                <w:szCs w:val="16"/>
              </w:rPr>
              <w:t>[</w:t>
            </w:r>
            <w:r w:rsidRPr="001F42D3">
              <w:rPr>
                <w:rFonts w:ascii="Verdana" w:hAnsi="Verdana"/>
                <w:b/>
                <w:bCs/>
                <w:sz w:val="16"/>
                <w:szCs w:val="16"/>
              </w:rPr>
              <w:t>OBR-7</w:t>
            </w:r>
            <w:r w:rsidRPr="001F42D3">
              <w:rPr>
                <w:rFonts w:ascii="Verdana" w:hAnsi="Verdana"/>
                <w:sz w:val="16"/>
                <w:szCs w:val="16"/>
              </w:rPr>
              <w:t xml:space="preserve">, </w:t>
            </w:r>
            <w:r w:rsidRPr="001F42D3">
              <w:rPr>
                <w:rFonts w:ascii="Verdana" w:hAnsi="Verdana"/>
                <w:b/>
                <w:bCs/>
                <w:sz w:val="16"/>
                <w:szCs w:val="16"/>
              </w:rPr>
              <w:t>OBR-8</w:t>
            </w:r>
            <w:r w:rsidRPr="001F42D3">
              <w:rPr>
                <w:rFonts w:ascii="Verdana" w:hAnsi="Verdana"/>
                <w:sz w:val="16"/>
                <w:szCs w:val="16"/>
              </w:rPr>
              <w:t>)  Default time interval for child OBXs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3F3F3"/>
          </w:tcPr>
          <w:p w14:paraId="5B8A3EB8" w14:textId="77777777" w:rsidR="00A32D52" w:rsidRPr="001F42D3" w:rsidRDefault="00A32D52" w:rsidP="00A32D52">
            <w:pPr>
              <w:ind w:hanging="2"/>
            </w:pPr>
            <w:r w:rsidRPr="001F42D3">
              <w:rPr>
                <w:rFonts w:ascii="Verdana" w:hAnsi="Verdana"/>
                <w:sz w:val="16"/>
                <w:szCs w:val="16"/>
              </w:rPr>
              <w:t>M</w:t>
            </w:r>
          </w:p>
        </w:tc>
      </w:tr>
      <w:tr w:rsidR="00A32D52" w:rsidRPr="001F42D3" w14:paraId="41330FEB" w14:textId="77777777" w:rsidTr="00A32D52">
        <w:tc>
          <w:tcPr>
            <w:tcW w:w="203" w:type="dxa"/>
            <w:tcBorders>
              <w:top w:val="nil"/>
              <w:left w:val="single" w:sz="8" w:space="0" w:color="auto"/>
              <w:bottom w:val="nil"/>
              <w:right w:val="nil"/>
            </w:tcBorders>
          </w:tcPr>
          <w:p w14:paraId="2E48260B"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20E8455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9BA0B08"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4145EA41" w14:textId="77777777" w:rsidR="00A32D52" w:rsidRPr="001F42D3" w:rsidRDefault="00A32D52" w:rsidP="00A32D52">
            <w:pPr>
              <w:ind w:hanging="2"/>
              <w:rPr>
                <w:rFonts w:ascii="Verdana" w:hAnsi="Verdana"/>
                <w:sz w:val="16"/>
                <w:szCs w:val="16"/>
              </w:rPr>
            </w:pPr>
          </w:p>
        </w:tc>
        <w:tc>
          <w:tcPr>
            <w:tcW w:w="207" w:type="dxa"/>
            <w:tcBorders>
              <w:top w:val="nil"/>
              <w:left w:val="single" w:sz="4" w:space="0" w:color="auto"/>
              <w:bottom w:val="nil"/>
              <w:right w:val="nil"/>
            </w:tcBorders>
          </w:tcPr>
          <w:p w14:paraId="323889D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3E0DE3B6"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35E5A3B2"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5C5B0B1" w14:textId="77777777" w:rsidR="00A32D52" w:rsidRPr="001F42D3" w:rsidRDefault="00A32D52" w:rsidP="00A32D52">
            <w:pPr>
              <w:ind w:hanging="2"/>
              <w:rPr>
                <w:rFonts w:ascii="Verdana" w:hAnsi="Verdana"/>
                <w:sz w:val="16"/>
                <w:szCs w:val="16"/>
              </w:rPr>
            </w:pPr>
          </w:p>
        </w:tc>
        <w:tc>
          <w:tcPr>
            <w:tcW w:w="1404" w:type="dxa"/>
            <w:shd w:val="clear" w:color="auto" w:fill="F3F3F3"/>
          </w:tcPr>
          <w:p w14:paraId="4C1845A6" w14:textId="77777777" w:rsidR="00A32D52" w:rsidRPr="001F42D3" w:rsidRDefault="00A32D52" w:rsidP="00A32D52">
            <w:pPr>
              <w:ind w:hanging="2"/>
            </w:pPr>
            <w:r w:rsidRPr="001F42D3">
              <w:rPr>
                <w:rFonts w:ascii="Verdana" w:hAnsi="Verdana"/>
                <w:sz w:val="16"/>
                <w:szCs w:val="16"/>
              </w:rPr>
              <w:t>OBX.. 0.0.0.1</w:t>
            </w:r>
          </w:p>
        </w:tc>
        <w:tc>
          <w:tcPr>
            <w:tcW w:w="6349" w:type="dxa"/>
            <w:shd w:val="clear" w:color="auto" w:fill="F3F3F3"/>
          </w:tcPr>
          <w:p w14:paraId="5A34D8DB" w14:textId="77777777" w:rsidR="00A32D52" w:rsidRPr="001F42D3" w:rsidRDefault="00A32D52" w:rsidP="00A32D52">
            <w:pPr>
              <w:ind w:hanging="2"/>
            </w:pPr>
            <w:r w:rsidRPr="001F42D3">
              <w:rPr>
                <w:rFonts w:ascii="Verdana" w:hAnsi="Verdana"/>
                <w:sz w:val="16"/>
                <w:szCs w:val="16"/>
              </w:rPr>
              <w:t>MDC_TIME_SYNC_PROTOCOL  (time sync protocol used by the DOR)</w:t>
            </w:r>
          </w:p>
        </w:tc>
        <w:tc>
          <w:tcPr>
            <w:tcW w:w="720" w:type="dxa"/>
            <w:shd w:val="clear" w:color="auto" w:fill="F3F3F3"/>
          </w:tcPr>
          <w:p w14:paraId="38702473" w14:textId="77777777" w:rsidR="00A32D52" w:rsidRPr="001F42D3" w:rsidRDefault="00A32D52" w:rsidP="00A32D52">
            <w:pPr>
              <w:ind w:hanging="2"/>
            </w:pPr>
            <w:r w:rsidRPr="001F42D3">
              <w:rPr>
                <w:rFonts w:ascii="Verdana" w:hAnsi="Verdana"/>
                <w:sz w:val="16"/>
                <w:szCs w:val="16"/>
              </w:rPr>
              <w:t>O</w:t>
            </w:r>
          </w:p>
        </w:tc>
      </w:tr>
      <w:tr w:rsidR="00A32D52" w:rsidRPr="001F42D3" w14:paraId="49B6B565" w14:textId="77777777" w:rsidTr="00A32D52">
        <w:tc>
          <w:tcPr>
            <w:tcW w:w="203" w:type="dxa"/>
            <w:tcBorders>
              <w:top w:val="nil"/>
              <w:left w:val="single" w:sz="8" w:space="0" w:color="auto"/>
              <w:bottom w:val="nil"/>
              <w:right w:val="nil"/>
            </w:tcBorders>
          </w:tcPr>
          <w:p w14:paraId="5EF6706D"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2F43FF6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5EAB062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4" w:space="0" w:color="auto"/>
            </w:tcBorders>
          </w:tcPr>
          <w:p w14:paraId="62174B1F" w14:textId="77777777" w:rsidR="00A32D52" w:rsidRPr="001F42D3" w:rsidRDefault="00A32D52" w:rsidP="00A32D52">
            <w:pPr>
              <w:ind w:hanging="2"/>
              <w:rPr>
                <w:rFonts w:ascii="Verdana" w:hAnsi="Verdana"/>
                <w:sz w:val="16"/>
                <w:szCs w:val="16"/>
              </w:rPr>
            </w:pPr>
          </w:p>
        </w:tc>
        <w:tc>
          <w:tcPr>
            <w:tcW w:w="207" w:type="dxa"/>
            <w:tcBorders>
              <w:top w:val="nil"/>
              <w:left w:val="single" w:sz="4" w:space="0" w:color="auto"/>
              <w:bottom w:val="nil"/>
              <w:right w:val="nil"/>
            </w:tcBorders>
          </w:tcPr>
          <w:p w14:paraId="32A9DF5F"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nil"/>
            </w:tcBorders>
          </w:tcPr>
          <w:p w14:paraId="39EB03B2" w14:textId="77777777" w:rsidR="00A32D52" w:rsidRPr="001F42D3" w:rsidRDefault="00A32D52" w:rsidP="00A32D52">
            <w:pPr>
              <w:ind w:hanging="2"/>
              <w:rPr>
                <w:rFonts w:ascii="Verdana" w:hAnsi="Verdana"/>
                <w:sz w:val="16"/>
                <w:szCs w:val="16"/>
              </w:rPr>
            </w:pPr>
          </w:p>
        </w:tc>
        <w:tc>
          <w:tcPr>
            <w:tcW w:w="220" w:type="dxa"/>
            <w:tcBorders>
              <w:top w:val="nil"/>
              <w:left w:val="nil"/>
              <w:bottom w:val="nil"/>
              <w:right w:val="nil"/>
            </w:tcBorders>
          </w:tcPr>
          <w:p w14:paraId="07F9A8BF"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0FCB5C24" w14:textId="77777777" w:rsidR="00A32D52" w:rsidRPr="001F42D3" w:rsidRDefault="00A32D52" w:rsidP="00A32D52">
            <w:pPr>
              <w:ind w:hanging="2"/>
              <w:rPr>
                <w:rFonts w:ascii="Verdana" w:hAnsi="Verdana"/>
                <w:sz w:val="16"/>
                <w:szCs w:val="16"/>
              </w:rPr>
            </w:pPr>
          </w:p>
        </w:tc>
        <w:tc>
          <w:tcPr>
            <w:tcW w:w="1404" w:type="dxa"/>
            <w:shd w:val="clear" w:color="auto" w:fill="F3F3F3"/>
          </w:tcPr>
          <w:p w14:paraId="079A7FC3" w14:textId="77777777" w:rsidR="00A32D52" w:rsidRPr="001F42D3" w:rsidRDefault="00A32D52" w:rsidP="00A32D52">
            <w:pPr>
              <w:ind w:hanging="2"/>
            </w:pPr>
            <w:r w:rsidRPr="001F42D3">
              <w:rPr>
                <w:rFonts w:ascii="Verdana" w:hAnsi="Verdana"/>
                <w:sz w:val="16"/>
                <w:szCs w:val="16"/>
              </w:rPr>
              <w:t>OBX.. 0.0.0.2</w:t>
            </w:r>
          </w:p>
        </w:tc>
        <w:tc>
          <w:tcPr>
            <w:tcW w:w="6349" w:type="dxa"/>
            <w:shd w:val="clear" w:color="auto" w:fill="F3F3F3"/>
          </w:tcPr>
          <w:p w14:paraId="4D241589" w14:textId="77777777" w:rsidR="00A32D52" w:rsidRPr="001F42D3" w:rsidRDefault="00A32D52" w:rsidP="00A32D52">
            <w:pPr>
              <w:ind w:hanging="2"/>
            </w:pPr>
            <w:r w:rsidRPr="001F42D3">
              <w:rPr>
                <w:rFonts w:ascii="Verdana" w:hAnsi="Verdana"/>
                <w:sz w:val="16"/>
                <w:szCs w:val="16"/>
              </w:rPr>
              <w:t>MDC_TIME_ACCURACY  (known or estimated accuracy of DOR time)</w:t>
            </w:r>
          </w:p>
        </w:tc>
        <w:tc>
          <w:tcPr>
            <w:tcW w:w="720" w:type="dxa"/>
            <w:shd w:val="clear" w:color="auto" w:fill="F3F3F3"/>
          </w:tcPr>
          <w:p w14:paraId="7C5AFD5C" w14:textId="77777777" w:rsidR="00A32D52" w:rsidRPr="001F42D3" w:rsidRDefault="00A32D52" w:rsidP="00A32D52">
            <w:pPr>
              <w:ind w:hanging="2"/>
            </w:pPr>
            <w:r w:rsidRPr="001F42D3">
              <w:rPr>
                <w:rFonts w:ascii="Verdana" w:hAnsi="Verdana"/>
                <w:sz w:val="16"/>
                <w:szCs w:val="16"/>
              </w:rPr>
              <w:t>O</w:t>
            </w:r>
          </w:p>
        </w:tc>
      </w:tr>
      <w:tr w:rsidR="00A32D52" w:rsidRPr="001F42D3" w14:paraId="25123CD0" w14:textId="77777777" w:rsidTr="00A32D52">
        <w:tc>
          <w:tcPr>
            <w:tcW w:w="203" w:type="dxa"/>
            <w:tcBorders>
              <w:top w:val="nil"/>
              <w:left w:val="single" w:sz="8" w:space="0" w:color="auto"/>
              <w:bottom w:val="nil"/>
              <w:right w:val="nil"/>
            </w:tcBorders>
          </w:tcPr>
          <w:p w14:paraId="0159D10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DB43A73"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3633503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6999AF96"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tcPr>
          <w:p w14:paraId="47F20A9F"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2B8E5CA4" w14:textId="77777777" w:rsidR="00A32D52" w:rsidRPr="001F42D3" w:rsidRDefault="00A32D52" w:rsidP="00A32D52">
            <w:pPr>
              <w:ind w:hanging="2"/>
              <w:rPr>
                <w:rFonts w:ascii="Verdana" w:hAnsi="Verdana"/>
                <w:sz w:val="16"/>
                <w:szCs w:val="16"/>
              </w:rPr>
            </w:pPr>
          </w:p>
        </w:tc>
        <w:tc>
          <w:tcPr>
            <w:tcW w:w="220" w:type="dxa"/>
            <w:tcBorders>
              <w:top w:val="single" w:sz="8" w:space="0" w:color="auto"/>
              <w:left w:val="single" w:sz="8" w:space="0" w:color="auto"/>
              <w:bottom w:val="nil"/>
              <w:right w:val="nil"/>
            </w:tcBorders>
            <w:shd w:val="clear" w:color="auto" w:fill="FFFFCC"/>
          </w:tcPr>
          <w:p w14:paraId="0F84C21E"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317B7C3" w14:textId="77777777" w:rsidR="00A32D52" w:rsidRPr="001F42D3" w:rsidRDefault="00A32D52" w:rsidP="00A32D52">
            <w:pPr>
              <w:ind w:hanging="2"/>
              <w:rPr>
                <w:rFonts w:ascii="Verdana" w:hAnsi="Verdana"/>
                <w:sz w:val="16"/>
                <w:szCs w:val="16"/>
              </w:rPr>
            </w:pPr>
          </w:p>
        </w:tc>
        <w:tc>
          <w:tcPr>
            <w:tcW w:w="1404" w:type="dxa"/>
          </w:tcPr>
          <w:p w14:paraId="6FF19CE3" w14:textId="77777777" w:rsidR="00A32D52" w:rsidRPr="001F42D3" w:rsidRDefault="00A32D52" w:rsidP="00A32D52">
            <w:pPr>
              <w:ind w:hanging="2"/>
            </w:pPr>
            <w:r w:rsidRPr="001F42D3">
              <w:rPr>
                <w:rFonts w:ascii="Verdana" w:hAnsi="Verdana"/>
                <w:b/>
                <w:bCs/>
                <w:sz w:val="16"/>
                <w:szCs w:val="16"/>
              </w:rPr>
              <w:t>OBX.. 1</w:t>
            </w:r>
          </w:p>
        </w:tc>
        <w:tc>
          <w:tcPr>
            <w:tcW w:w="6349" w:type="dxa"/>
          </w:tcPr>
          <w:p w14:paraId="231CA3C8" w14:textId="77777777" w:rsidR="00A32D52" w:rsidRPr="001F42D3" w:rsidRDefault="00A32D52" w:rsidP="00A32D52">
            <w:pPr>
              <w:ind w:hanging="2"/>
            </w:pPr>
            <w:r w:rsidRPr="001F42D3">
              <w:rPr>
                <w:rFonts w:ascii="Verdana" w:hAnsi="Verdana"/>
                <w:b/>
                <w:bCs/>
                <w:sz w:val="16"/>
                <w:szCs w:val="16"/>
              </w:rPr>
              <w:t>MDS for device #1</w:t>
            </w:r>
          </w:p>
        </w:tc>
        <w:tc>
          <w:tcPr>
            <w:tcW w:w="720" w:type="dxa"/>
          </w:tcPr>
          <w:p w14:paraId="1CC3F81D" w14:textId="77777777" w:rsidR="00A32D52" w:rsidRPr="001F42D3" w:rsidRDefault="00A32D52" w:rsidP="00A32D52">
            <w:pPr>
              <w:ind w:hanging="2"/>
            </w:pPr>
            <w:r w:rsidRPr="001F42D3">
              <w:rPr>
                <w:rFonts w:ascii="Verdana" w:hAnsi="Verdana"/>
                <w:sz w:val="16"/>
                <w:szCs w:val="16"/>
              </w:rPr>
              <w:t>M</w:t>
            </w:r>
          </w:p>
        </w:tc>
      </w:tr>
      <w:tr w:rsidR="00A32D52" w:rsidRPr="001F42D3" w14:paraId="5A009988" w14:textId="77777777" w:rsidTr="00A32D52">
        <w:tc>
          <w:tcPr>
            <w:tcW w:w="203" w:type="dxa"/>
            <w:tcBorders>
              <w:top w:val="nil"/>
              <w:left w:val="single" w:sz="8" w:space="0" w:color="auto"/>
              <w:bottom w:val="nil"/>
              <w:right w:val="nil"/>
            </w:tcBorders>
            <w:shd w:val="clear" w:color="auto" w:fill="FFFFFF"/>
          </w:tcPr>
          <w:p w14:paraId="47B3CDF4"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57F0F40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51CEFAC6"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0C77614A"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ADC01D0"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453E6FAA"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074EA434"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6EFE1164" w14:textId="77777777" w:rsidR="00A32D52" w:rsidRPr="001F42D3" w:rsidRDefault="00A32D52" w:rsidP="00A32D52">
            <w:pPr>
              <w:ind w:hanging="2"/>
              <w:rPr>
                <w:rFonts w:ascii="Verdana" w:hAnsi="Verdana"/>
                <w:sz w:val="16"/>
                <w:szCs w:val="16"/>
              </w:rPr>
            </w:pPr>
          </w:p>
        </w:tc>
        <w:tc>
          <w:tcPr>
            <w:tcW w:w="1404" w:type="dxa"/>
            <w:shd w:val="clear" w:color="auto" w:fill="FFFFFF"/>
          </w:tcPr>
          <w:p w14:paraId="23EE1381" w14:textId="77777777" w:rsidR="00A32D52" w:rsidRPr="001F42D3" w:rsidRDefault="00A32D52" w:rsidP="00A32D52">
            <w:pPr>
              <w:ind w:hanging="2"/>
            </w:pPr>
            <w:r w:rsidRPr="001F42D3">
              <w:rPr>
                <w:rFonts w:ascii="Verdana" w:hAnsi="Verdana"/>
                <w:sz w:val="16"/>
                <w:szCs w:val="16"/>
              </w:rPr>
              <w:t>OBX.. 1.0.0.1</w:t>
            </w:r>
          </w:p>
        </w:tc>
        <w:tc>
          <w:tcPr>
            <w:tcW w:w="6349" w:type="dxa"/>
            <w:shd w:val="clear" w:color="auto" w:fill="FFFFFF"/>
          </w:tcPr>
          <w:p w14:paraId="7F6EFE2C" w14:textId="77777777" w:rsidR="00A32D52" w:rsidRPr="001F42D3" w:rsidRDefault="00A32D52" w:rsidP="00A32D52">
            <w:pPr>
              <w:ind w:hanging="2"/>
            </w:pPr>
            <w:r w:rsidRPr="001F42D3">
              <w:rPr>
                <w:rFonts w:ascii="Verdana" w:hAnsi="Verdana"/>
                <w:sz w:val="16"/>
                <w:szCs w:val="16"/>
              </w:rPr>
              <w:t>MDC_TIME_CAP_STATE  (BITS-16, using MdsTimeCapState)</w:t>
            </w:r>
          </w:p>
        </w:tc>
        <w:tc>
          <w:tcPr>
            <w:tcW w:w="720" w:type="dxa"/>
            <w:shd w:val="clear" w:color="auto" w:fill="FFFFFF"/>
          </w:tcPr>
          <w:p w14:paraId="6019D4AB" w14:textId="77777777" w:rsidR="00A32D52" w:rsidRPr="001F42D3" w:rsidRDefault="00A32D52" w:rsidP="00A32D52">
            <w:pPr>
              <w:ind w:hanging="2"/>
            </w:pPr>
            <w:r w:rsidRPr="001F42D3">
              <w:rPr>
                <w:rFonts w:ascii="Verdana" w:hAnsi="Verdana"/>
                <w:sz w:val="16"/>
                <w:szCs w:val="16"/>
              </w:rPr>
              <w:t>O</w:t>
            </w:r>
          </w:p>
        </w:tc>
      </w:tr>
      <w:tr w:rsidR="00A32D52" w:rsidRPr="001F42D3" w14:paraId="336C02EF" w14:textId="77777777" w:rsidTr="00A32D52">
        <w:tc>
          <w:tcPr>
            <w:tcW w:w="203" w:type="dxa"/>
            <w:tcBorders>
              <w:top w:val="nil"/>
              <w:left w:val="single" w:sz="8" w:space="0" w:color="auto"/>
              <w:bottom w:val="nil"/>
              <w:right w:val="nil"/>
            </w:tcBorders>
            <w:shd w:val="clear" w:color="auto" w:fill="FFFFFF"/>
          </w:tcPr>
          <w:p w14:paraId="640EE872"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2AF848C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120D2C07"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1E5EB654"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32856751"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42D96E1C"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2A62004A"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0CB1E1BD" w14:textId="77777777" w:rsidR="00A32D52" w:rsidRPr="001F42D3" w:rsidRDefault="00A32D52" w:rsidP="00A32D52">
            <w:pPr>
              <w:ind w:hanging="2"/>
              <w:rPr>
                <w:rFonts w:ascii="Verdana" w:hAnsi="Verdana"/>
                <w:sz w:val="16"/>
                <w:szCs w:val="16"/>
              </w:rPr>
            </w:pPr>
          </w:p>
        </w:tc>
        <w:tc>
          <w:tcPr>
            <w:tcW w:w="1404" w:type="dxa"/>
            <w:shd w:val="clear" w:color="auto" w:fill="FFFFFF"/>
          </w:tcPr>
          <w:p w14:paraId="1F2DD4BF" w14:textId="77777777" w:rsidR="00A32D52" w:rsidRPr="001F42D3" w:rsidRDefault="00A32D52" w:rsidP="00A32D52">
            <w:pPr>
              <w:ind w:hanging="2"/>
            </w:pPr>
            <w:r w:rsidRPr="001F42D3">
              <w:rPr>
                <w:rFonts w:ascii="Verdana" w:hAnsi="Verdana"/>
                <w:sz w:val="16"/>
                <w:szCs w:val="16"/>
              </w:rPr>
              <w:t>OBX.. 1.0.0.2</w:t>
            </w:r>
          </w:p>
        </w:tc>
        <w:tc>
          <w:tcPr>
            <w:tcW w:w="6349" w:type="dxa"/>
            <w:shd w:val="clear" w:color="auto" w:fill="FFFFFF"/>
          </w:tcPr>
          <w:p w14:paraId="3C4768FF" w14:textId="77777777" w:rsidR="00A32D52" w:rsidRPr="001F42D3" w:rsidRDefault="00A32D52" w:rsidP="00A32D52">
            <w:pPr>
              <w:ind w:hanging="2"/>
            </w:pPr>
            <w:r w:rsidRPr="001F42D3">
              <w:rPr>
                <w:rFonts w:ascii="Verdana" w:hAnsi="Verdana"/>
                <w:sz w:val="16"/>
                <w:szCs w:val="16"/>
              </w:rPr>
              <w:t>MDC_TIME_SYNC_PROTOCOL  (from nom-part-infrastructure)</w:t>
            </w:r>
          </w:p>
        </w:tc>
        <w:tc>
          <w:tcPr>
            <w:tcW w:w="720" w:type="dxa"/>
            <w:shd w:val="clear" w:color="auto" w:fill="FFFFFF"/>
          </w:tcPr>
          <w:p w14:paraId="1A93CEAA" w14:textId="77777777" w:rsidR="00A32D52" w:rsidRPr="001F42D3" w:rsidRDefault="00A32D52" w:rsidP="00A32D52">
            <w:pPr>
              <w:ind w:hanging="2"/>
            </w:pPr>
            <w:r w:rsidRPr="001F42D3">
              <w:rPr>
                <w:rFonts w:ascii="Verdana" w:hAnsi="Verdana"/>
                <w:sz w:val="16"/>
                <w:szCs w:val="16"/>
              </w:rPr>
              <w:t>O</w:t>
            </w:r>
          </w:p>
        </w:tc>
      </w:tr>
      <w:tr w:rsidR="00A32D52" w:rsidRPr="001F42D3" w14:paraId="77C946F5" w14:textId="77777777" w:rsidTr="00A32D52">
        <w:tc>
          <w:tcPr>
            <w:tcW w:w="203" w:type="dxa"/>
            <w:tcBorders>
              <w:top w:val="nil"/>
              <w:left w:val="single" w:sz="8" w:space="0" w:color="auto"/>
              <w:bottom w:val="nil"/>
              <w:right w:val="nil"/>
            </w:tcBorders>
            <w:shd w:val="clear" w:color="auto" w:fill="FFFFFF"/>
          </w:tcPr>
          <w:p w14:paraId="51B966FC"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50B0BB6B"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2712EAF6"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1BCCB935"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17E9F7E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05D9187E"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48D41A2"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6A1BD5F7" w14:textId="77777777" w:rsidR="00A32D52" w:rsidRPr="001F42D3" w:rsidRDefault="00A32D52" w:rsidP="00A32D52">
            <w:pPr>
              <w:ind w:hanging="2"/>
              <w:rPr>
                <w:rFonts w:ascii="Verdana" w:hAnsi="Verdana"/>
                <w:sz w:val="16"/>
                <w:szCs w:val="16"/>
              </w:rPr>
            </w:pPr>
          </w:p>
        </w:tc>
        <w:tc>
          <w:tcPr>
            <w:tcW w:w="1404" w:type="dxa"/>
            <w:shd w:val="clear" w:color="auto" w:fill="FFFFFF"/>
          </w:tcPr>
          <w:p w14:paraId="48EC5725" w14:textId="77777777" w:rsidR="00A32D52" w:rsidRPr="001F42D3" w:rsidRDefault="00A32D52" w:rsidP="00A32D52">
            <w:pPr>
              <w:ind w:hanging="2"/>
            </w:pPr>
            <w:r w:rsidRPr="001F42D3">
              <w:rPr>
                <w:rFonts w:ascii="Verdana" w:hAnsi="Verdana"/>
                <w:sz w:val="16"/>
                <w:szCs w:val="16"/>
              </w:rPr>
              <w:t>OBX.. 1.0.0.3</w:t>
            </w:r>
          </w:p>
        </w:tc>
        <w:tc>
          <w:tcPr>
            <w:tcW w:w="6349" w:type="dxa"/>
            <w:shd w:val="clear" w:color="auto" w:fill="FFFFFF"/>
          </w:tcPr>
          <w:p w14:paraId="2DD80E4B" w14:textId="77777777" w:rsidR="00A32D52" w:rsidRPr="001F42D3" w:rsidRDefault="00A32D52" w:rsidP="00A32D52">
            <w:pPr>
              <w:ind w:hanging="2"/>
            </w:pPr>
            <w:r w:rsidRPr="001F42D3">
              <w:rPr>
                <w:rFonts w:ascii="Verdana" w:hAnsi="Verdana"/>
                <w:sz w:val="16"/>
                <w:szCs w:val="16"/>
              </w:rPr>
              <w:t>MDC_TIME_SYNC_ACCURACY  (device absolute time accuracy)</w:t>
            </w:r>
          </w:p>
        </w:tc>
        <w:tc>
          <w:tcPr>
            <w:tcW w:w="720" w:type="dxa"/>
            <w:shd w:val="clear" w:color="auto" w:fill="FFFFFF"/>
          </w:tcPr>
          <w:p w14:paraId="54A923A5" w14:textId="77777777" w:rsidR="00A32D52" w:rsidRPr="001F42D3" w:rsidRDefault="00A32D52" w:rsidP="00A32D52">
            <w:pPr>
              <w:ind w:hanging="2"/>
            </w:pPr>
            <w:r w:rsidRPr="001F42D3">
              <w:rPr>
                <w:rFonts w:ascii="Verdana" w:hAnsi="Verdana"/>
                <w:sz w:val="16"/>
                <w:szCs w:val="16"/>
              </w:rPr>
              <w:t>O</w:t>
            </w:r>
          </w:p>
        </w:tc>
      </w:tr>
      <w:tr w:rsidR="00A32D52" w:rsidRPr="001F42D3" w14:paraId="2850B382" w14:textId="77777777" w:rsidTr="00A32D52">
        <w:tc>
          <w:tcPr>
            <w:tcW w:w="203" w:type="dxa"/>
            <w:tcBorders>
              <w:top w:val="nil"/>
              <w:left w:val="single" w:sz="8" w:space="0" w:color="auto"/>
              <w:bottom w:val="nil"/>
              <w:right w:val="nil"/>
            </w:tcBorders>
            <w:shd w:val="clear" w:color="auto" w:fill="FFFFFF"/>
          </w:tcPr>
          <w:p w14:paraId="7FB412EC"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3A46D38F"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4A2ED71C"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01FF35ED"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36C47607"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29F0B57A"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126EC604"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3EAF3FE0" w14:textId="77777777" w:rsidR="00A32D52" w:rsidRPr="001F42D3" w:rsidRDefault="00A32D52" w:rsidP="00A32D52">
            <w:pPr>
              <w:ind w:hanging="2"/>
              <w:rPr>
                <w:rFonts w:ascii="Verdana" w:hAnsi="Verdana"/>
                <w:sz w:val="16"/>
                <w:szCs w:val="16"/>
              </w:rPr>
            </w:pPr>
          </w:p>
        </w:tc>
        <w:tc>
          <w:tcPr>
            <w:tcW w:w="1404" w:type="dxa"/>
            <w:shd w:val="clear" w:color="auto" w:fill="FFFFFF"/>
          </w:tcPr>
          <w:p w14:paraId="64324598" w14:textId="77777777" w:rsidR="00A32D52" w:rsidRPr="001F42D3" w:rsidRDefault="00A32D52" w:rsidP="00A32D52">
            <w:pPr>
              <w:ind w:hanging="2"/>
            </w:pPr>
            <w:r w:rsidRPr="001F42D3">
              <w:rPr>
                <w:rFonts w:ascii="Verdana" w:hAnsi="Verdana"/>
                <w:sz w:val="16"/>
                <w:szCs w:val="16"/>
              </w:rPr>
              <w:t>OBX.. 1.0.0.4</w:t>
            </w:r>
          </w:p>
        </w:tc>
        <w:tc>
          <w:tcPr>
            <w:tcW w:w="6349" w:type="dxa"/>
            <w:shd w:val="clear" w:color="auto" w:fill="FFFFFF"/>
          </w:tcPr>
          <w:p w14:paraId="77A4D486" w14:textId="77777777" w:rsidR="00A32D52" w:rsidRPr="001F42D3" w:rsidRDefault="00A32D52" w:rsidP="00A32D52">
            <w:pPr>
              <w:ind w:hanging="2"/>
            </w:pPr>
            <w:r w:rsidRPr="001F42D3">
              <w:rPr>
                <w:rFonts w:ascii="Verdana" w:hAnsi="Verdana"/>
                <w:sz w:val="16"/>
                <w:szCs w:val="16"/>
              </w:rPr>
              <w:t>MDC_ATTR_TIME_ABS (</w:t>
            </w:r>
            <w:r w:rsidRPr="001F42D3">
              <w:rPr>
                <w:rFonts w:ascii="Verdana" w:hAnsi="Verdana"/>
                <w:b/>
                <w:bCs/>
                <w:sz w:val="16"/>
                <w:szCs w:val="16"/>
              </w:rPr>
              <w:t>displayed</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0979FFA3" w14:textId="77777777" w:rsidR="00A32D52" w:rsidRPr="001F42D3" w:rsidRDefault="00A32D52" w:rsidP="00A32D52">
            <w:pPr>
              <w:ind w:hanging="2"/>
            </w:pPr>
            <w:r w:rsidRPr="001F42D3">
              <w:rPr>
                <w:rFonts w:ascii="Verdana" w:hAnsi="Verdana"/>
                <w:sz w:val="16"/>
                <w:szCs w:val="16"/>
              </w:rPr>
              <w:t>C</w:t>
            </w:r>
            <w:bookmarkStart w:id="1666" w:name="_Ref252183207"/>
            <w:r w:rsidRPr="001F42D3">
              <w:rPr>
                <w:rStyle w:val="FootnoteReference"/>
                <w:rFonts w:ascii="Verdana" w:hAnsi="Verdana"/>
              </w:rPr>
              <w:footnoteReference w:id="3"/>
            </w:r>
            <w:bookmarkEnd w:id="1666"/>
          </w:p>
        </w:tc>
      </w:tr>
      <w:tr w:rsidR="00A32D52" w:rsidRPr="001F42D3" w14:paraId="4BF6A75B" w14:textId="77777777" w:rsidTr="00A32D52">
        <w:tc>
          <w:tcPr>
            <w:tcW w:w="203" w:type="dxa"/>
            <w:tcBorders>
              <w:top w:val="nil"/>
              <w:left w:val="single" w:sz="8" w:space="0" w:color="auto"/>
              <w:bottom w:val="nil"/>
              <w:right w:val="nil"/>
            </w:tcBorders>
            <w:shd w:val="clear" w:color="auto" w:fill="FFFFFF"/>
          </w:tcPr>
          <w:p w14:paraId="3B034AE8"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085D8778"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0722AA43"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57EA917F"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CDCA813"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1828D32C"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139F288"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571A4A69" w14:textId="77777777" w:rsidR="00A32D52" w:rsidRPr="001F42D3" w:rsidRDefault="00A32D52" w:rsidP="00A32D52">
            <w:pPr>
              <w:ind w:hanging="2"/>
              <w:rPr>
                <w:rFonts w:ascii="Verdana" w:hAnsi="Verdana"/>
                <w:sz w:val="16"/>
                <w:szCs w:val="16"/>
              </w:rPr>
            </w:pPr>
          </w:p>
        </w:tc>
        <w:tc>
          <w:tcPr>
            <w:tcW w:w="1404" w:type="dxa"/>
            <w:shd w:val="clear" w:color="auto" w:fill="FFFFFF"/>
          </w:tcPr>
          <w:p w14:paraId="26A5737D" w14:textId="77777777" w:rsidR="00A32D52" w:rsidRPr="001F42D3" w:rsidRDefault="00A32D52" w:rsidP="00A32D52">
            <w:pPr>
              <w:ind w:hanging="2"/>
            </w:pPr>
            <w:r w:rsidRPr="001F42D3">
              <w:rPr>
                <w:rFonts w:ascii="Verdana" w:hAnsi="Verdana"/>
                <w:sz w:val="16"/>
                <w:szCs w:val="16"/>
              </w:rPr>
              <w:t>OBX.. 1.0.0.5</w:t>
            </w:r>
          </w:p>
        </w:tc>
        <w:tc>
          <w:tcPr>
            <w:tcW w:w="6349" w:type="dxa"/>
            <w:shd w:val="clear" w:color="auto" w:fill="FFFFFF"/>
          </w:tcPr>
          <w:p w14:paraId="344C57FB" w14:textId="77777777" w:rsidR="00A32D52" w:rsidRPr="001F42D3" w:rsidRDefault="00A32D52" w:rsidP="00A32D52">
            <w:pPr>
              <w:ind w:hanging="2"/>
            </w:pPr>
            <w:r w:rsidRPr="001F42D3">
              <w:rPr>
                <w:rFonts w:ascii="Verdana" w:hAnsi="Verdana"/>
                <w:sz w:val="16"/>
                <w:szCs w:val="16"/>
              </w:rPr>
              <w:t>MDC_ATTR_TIME_REL (</w:t>
            </w:r>
            <w:r w:rsidRPr="001F42D3">
              <w:rPr>
                <w:rFonts w:ascii="Verdana" w:hAnsi="Verdana"/>
                <w:b/>
                <w:bCs/>
                <w:sz w:val="16"/>
                <w:szCs w:val="16"/>
              </w:rPr>
              <w:t>relative</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6FD7FC4A" w14:textId="77777777" w:rsidR="00A32D52" w:rsidRPr="001F42D3" w:rsidRDefault="00A32D52" w:rsidP="00A32D52">
            <w:pPr>
              <w:ind w:hanging="2"/>
            </w:pPr>
            <w:r w:rsidRPr="001F42D3">
              <w:rPr>
                <w:rFonts w:ascii="Verdana" w:hAnsi="Verdana"/>
                <w:sz w:val="16"/>
                <w:szCs w:val="16"/>
              </w:rPr>
              <w:t>C</w:t>
            </w:r>
          </w:p>
        </w:tc>
      </w:tr>
      <w:tr w:rsidR="00A32D52" w:rsidRPr="001F42D3" w14:paraId="1F902883" w14:textId="77777777" w:rsidTr="00A32D52">
        <w:tc>
          <w:tcPr>
            <w:tcW w:w="203" w:type="dxa"/>
            <w:tcBorders>
              <w:top w:val="nil"/>
              <w:left w:val="single" w:sz="8" w:space="0" w:color="auto"/>
              <w:bottom w:val="nil"/>
              <w:right w:val="nil"/>
            </w:tcBorders>
            <w:shd w:val="clear" w:color="auto" w:fill="FFFFFF"/>
          </w:tcPr>
          <w:p w14:paraId="507F2D4B"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shd w:val="clear" w:color="auto" w:fill="FFFFFF"/>
          </w:tcPr>
          <w:p w14:paraId="39F96AEA"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shd w:val="clear" w:color="auto" w:fill="FFFFFF"/>
          </w:tcPr>
          <w:p w14:paraId="30877697"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shd w:val="clear" w:color="auto" w:fill="FFFFFF"/>
          </w:tcPr>
          <w:p w14:paraId="57DD41B1"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shd w:val="clear" w:color="auto" w:fill="FFFFFF"/>
          </w:tcPr>
          <w:p w14:paraId="5E2DFE0A"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shd w:val="clear" w:color="auto" w:fill="FFFFFF"/>
          </w:tcPr>
          <w:p w14:paraId="25779E33"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FF"/>
          </w:tcPr>
          <w:p w14:paraId="78FCD8D3"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shd w:val="clear" w:color="auto" w:fill="FFFFFF"/>
          </w:tcPr>
          <w:p w14:paraId="17170FBD" w14:textId="77777777" w:rsidR="00A32D52" w:rsidRPr="001F42D3" w:rsidRDefault="00A32D52" w:rsidP="00A32D52">
            <w:pPr>
              <w:ind w:hanging="2"/>
              <w:rPr>
                <w:rFonts w:ascii="Verdana" w:hAnsi="Verdana"/>
                <w:sz w:val="16"/>
                <w:szCs w:val="16"/>
              </w:rPr>
            </w:pPr>
          </w:p>
        </w:tc>
        <w:tc>
          <w:tcPr>
            <w:tcW w:w="1404" w:type="dxa"/>
            <w:shd w:val="clear" w:color="auto" w:fill="FFFFFF"/>
          </w:tcPr>
          <w:p w14:paraId="6AC38D84" w14:textId="77777777" w:rsidR="00A32D52" w:rsidRPr="001F42D3" w:rsidRDefault="00A32D52" w:rsidP="00A32D52">
            <w:pPr>
              <w:ind w:hanging="2"/>
            </w:pPr>
            <w:r w:rsidRPr="001F42D3">
              <w:rPr>
                <w:rFonts w:ascii="Verdana" w:hAnsi="Verdana"/>
                <w:sz w:val="16"/>
                <w:szCs w:val="16"/>
              </w:rPr>
              <w:t>OBX.. 1.0.0.6</w:t>
            </w:r>
          </w:p>
        </w:tc>
        <w:tc>
          <w:tcPr>
            <w:tcW w:w="6349" w:type="dxa"/>
            <w:shd w:val="clear" w:color="auto" w:fill="FFFFFF"/>
          </w:tcPr>
          <w:p w14:paraId="6B18E235" w14:textId="77777777" w:rsidR="00A32D52" w:rsidRPr="001F42D3" w:rsidRDefault="00A32D52" w:rsidP="00A32D52">
            <w:pPr>
              <w:ind w:hanging="2"/>
            </w:pPr>
            <w:r w:rsidRPr="001F42D3">
              <w:rPr>
                <w:rFonts w:ascii="Verdana" w:hAnsi="Verdana"/>
                <w:sz w:val="16"/>
                <w:szCs w:val="16"/>
              </w:rPr>
              <w:t>MDC_ATTR_TIME_HI_RES (</w:t>
            </w:r>
            <w:r w:rsidRPr="001F42D3">
              <w:rPr>
                <w:rFonts w:ascii="Verdana" w:hAnsi="Verdana"/>
                <w:b/>
                <w:bCs/>
                <w:sz w:val="16"/>
                <w:szCs w:val="16"/>
              </w:rPr>
              <w:t>hi-res rel</w:t>
            </w:r>
            <w:r w:rsidRPr="001F42D3">
              <w:rPr>
                <w:rFonts w:ascii="Verdana" w:hAnsi="Verdana"/>
                <w:sz w:val="16"/>
                <w:szCs w:val="16"/>
              </w:rPr>
              <w:t xml:space="preserve"> time) and </w:t>
            </w:r>
            <w:r w:rsidRPr="001F42D3">
              <w:rPr>
                <w:rFonts w:ascii="Verdana" w:hAnsi="Verdana"/>
                <w:b/>
                <w:bCs/>
                <w:sz w:val="16"/>
                <w:szCs w:val="16"/>
              </w:rPr>
              <w:t>OBX-14</w:t>
            </w:r>
            <w:r w:rsidRPr="001F42D3">
              <w:rPr>
                <w:rFonts w:ascii="Verdana" w:hAnsi="Verdana"/>
                <w:sz w:val="16"/>
                <w:szCs w:val="16"/>
              </w:rPr>
              <w:t xml:space="preserve">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FFFFF"/>
          </w:tcPr>
          <w:p w14:paraId="34AB029E" w14:textId="77777777" w:rsidR="00A32D52" w:rsidRPr="001F42D3" w:rsidRDefault="00A32D52" w:rsidP="00A32D52">
            <w:pPr>
              <w:ind w:hanging="2"/>
            </w:pPr>
            <w:r w:rsidRPr="001F42D3">
              <w:rPr>
                <w:rFonts w:ascii="Verdana" w:hAnsi="Verdana"/>
                <w:sz w:val="16"/>
                <w:szCs w:val="16"/>
              </w:rPr>
              <w:t>C</w:t>
            </w:r>
          </w:p>
        </w:tc>
      </w:tr>
      <w:tr w:rsidR="00A32D52" w:rsidRPr="001F42D3" w14:paraId="54CEFA8D" w14:textId="77777777" w:rsidTr="00A32D52">
        <w:tc>
          <w:tcPr>
            <w:tcW w:w="203" w:type="dxa"/>
            <w:tcBorders>
              <w:top w:val="nil"/>
              <w:left w:val="single" w:sz="8" w:space="0" w:color="auto"/>
              <w:bottom w:val="nil"/>
              <w:right w:val="nil"/>
            </w:tcBorders>
          </w:tcPr>
          <w:p w14:paraId="786EFD82"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55004ED9"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7DDC6F5"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62265C99"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nil"/>
              <w:right w:val="nil"/>
            </w:tcBorders>
          </w:tcPr>
          <w:p w14:paraId="74BB513D"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5128946F"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nil"/>
              <w:right w:val="nil"/>
            </w:tcBorders>
            <w:shd w:val="clear" w:color="auto" w:fill="FFFFCC"/>
          </w:tcPr>
          <w:p w14:paraId="1CD34928"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0AA4D68" w14:textId="77777777" w:rsidR="00A32D52" w:rsidRPr="001F42D3" w:rsidRDefault="00A32D52" w:rsidP="00A32D52">
            <w:pPr>
              <w:ind w:hanging="2"/>
              <w:rPr>
                <w:rFonts w:ascii="Verdana" w:hAnsi="Verdana"/>
                <w:sz w:val="16"/>
                <w:szCs w:val="16"/>
              </w:rPr>
            </w:pPr>
          </w:p>
        </w:tc>
        <w:tc>
          <w:tcPr>
            <w:tcW w:w="1404" w:type="dxa"/>
          </w:tcPr>
          <w:p w14:paraId="506892BB" w14:textId="77777777" w:rsidR="00A32D52" w:rsidRPr="001F42D3" w:rsidRDefault="00A32D52" w:rsidP="00A32D52">
            <w:pPr>
              <w:ind w:hanging="2"/>
            </w:pPr>
            <w:r w:rsidRPr="001F42D3">
              <w:rPr>
                <w:rFonts w:ascii="Verdana" w:hAnsi="Verdana"/>
                <w:sz w:val="16"/>
                <w:szCs w:val="16"/>
              </w:rPr>
              <w:t>OBX.. 1.0.0.7</w:t>
            </w:r>
          </w:p>
        </w:tc>
        <w:tc>
          <w:tcPr>
            <w:tcW w:w="6349" w:type="dxa"/>
          </w:tcPr>
          <w:p w14:paraId="56D1E4D4" w14:textId="77777777" w:rsidR="00A32D52" w:rsidRPr="001F42D3" w:rsidRDefault="00A32D52" w:rsidP="00A32D52">
            <w:pPr>
              <w:ind w:hanging="2"/>
            </w:pPr>
            <w:r w:rsidRPr="001F42D3">
              <w:rPr>
                <w:rFonts w:ascii="Verdana" w:hAnsi="Verdana"/>
                <w:sz w:val="16"/>
                <w:szCs w:val="16"/>
              </w:rPr>
              <w:t>OBX-14 (DTM</w:t>
            </w:r>
            <w:r w:rsidRPr="001F42D3">
              <w:rPr>
                <w:rFonts w:ascii="Verdana" w:hAnsi="Verdana"/>
                <w:i/>
                <w:sz w:val="16"/>
                <w:szCs w:val="16"/>
                <w:vertAlign w:val="subscript"/>
              </w:rPr>
              <w:t>DOR</w:t>
            </w:r>
            <w:r w:rsidRPr="001F42D3">
              <w:rPr>
                <w:rFonts w:ascii="Verdana" w:hAnsi="Verdana"/>
                <w:sz w:val="16"/>
                <w:szCs w:val="16"/>
              </w:rPr>
              <w:t xml:space="preserve">, </w:t>
            </w:r>
            <w:r w:rsidRPr="001F42D3">
              <w:rPr>
                <w:rFonts w:ascii="Verdana" w:hAnsi="Verdana"/>
                <w:i/>
                <w:iCs/>
                <w:sz w:val="16"/>
                <w:szCs w:val="16"/>
              </w:rPr>
              <w:t>optional</w:t>
            </w:r>
            <w:r w:rsidRPr="001F42D3">
              <w:rPr>
                <w:rFonts w:ascii="Verdana" w:hAnsi="Verdana"/>
                <w:sz w:val="16"/>
                <w:szCs w:val="16"/>
              </w:rPr>
              <w:t>, overrides default (OBR-7, OBR-8] time interval</w:t>
            </w:r>
          </w:p>
        </w:tc>
        <w:tc>
          <w:tcPr>
            <w:tcW w:w="720" w:type="dxa"/>
          </w:tcPr>
          <w:p w14:paraId="4D446B23" w14:textId="77777777" w:rsidR="00A32D52" w:rsidRPr="001F42D3" w:rsidRDefault="00A32D52" w:rsidP="00A32D52">
            <w:pPr>
              <w:ind w:hanging="2"/>
              <w:jc w:val="center"/>
              <w:rPr>
                <w:rFonts w:ascii="Verdana" w:hAnsi="Verdana"/>
                <w:sz w:val="16"/>
                <w:szCs w:val="16"/>
              </w:rPr>
            </w:pPr>
          </w:p>
        </w:tc>
      </w:tr>
      <w:tr w:rsidR="00A32D52" w:rsidRPr="001F42D3" w14:paraId="621386E5" w14:textId="77777777" w:rsidTr="00A32D52">
        <w:tc>
          <w:tcPr>
            <w:tcW w:w="203" w:type="dxa"/>
            <w:tcBorders>
              <w:top w:val="nil"/>
              <w:left w:val="single" w:sz="8" w:space="0" w:color="auto"/>
              <w:bottom w:val="nil"/>
              <w:right w:val="nil"/>
            </w:tcBorders>
          </w:tcPr>
          <w:p w14:paraId="236ECF16"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D0B4CFD"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6595897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34C83263"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single" w:sz="8" w:space="0" w:color="auto"/>
              <w:right w:val="nil"/>
            </w:tcBorders>
          </w:tcPr>
          <w:p w14:paraId="7F41DFB8"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1D309B4B"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single" w:sz="8" w:space="0" w:color="auto"/>
              <w:right w:val="nil"/>
            </w:tcBorders>
            <w:shd w:val="clear" w:color="auto" w:fill="FFFFCC"/>
          </w:tcPr>
          <w:p w14:paraId="6CC2530D"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75F90C83" w14:textId="77777777" w:rsidR="00A32D52" w:rsidRPr="001F42D3" w:rsidRDefault="00A32D52" w:rsidP="00A32D52">
            <w:pPr>
              <w:ind w:hanging="2"/>
              <w:rPr>
                <w:rFonts w:ascii="Verdana" w:hAnsi="Verdana"/>
                <w:sz w:val="16"/>
                <w:szCs w:val="16"/>
              </w:rPr>
            </w:pPr>
          </w:p>
        </w:tc>
        <w:tc>
          <w:tcPr>
            <w:tcW w:w="1404" w:type="dxa"/>
          </w:tcPr>
          <w:p w14:paraId="6E61E1EB" w14:textId="77777777" w:rsidR="00A32D52" w:rsidRPr="001F42D3" w:rsidRDefault="00A32D52" w:rsidP="00A32D52">
            <w:pPr>
              <w:ind w:hanging="2"/>
            </w:pPr>
            <w:r w:rsidRPr="001F42D3">
              <w:rPr>
                <w:rFonts w:ascii="Verdana" w:hAnsi="Verdana"/>
                <w:sz w:val="16"/>
                <w:szCs w:val="16"/>
              </w:rPr>
              <w:t>OBX.. 1.0.0.7.1</w:t>
            </w:r>
          </w:p>
        </w:tc>
        <w:tc>
          <w:tcPr>
            <w:tcW w:w="6349" w:type="dxa"/>
          </w:tcPr>
          <w:p w14:paraId="3C24D69A" w14:textId="77777777" w:rsidR="00A32D52" w:rsidRPr="001F42D3" w:rsidRDefault="00A32D52" w:rsidP="00A32D52">
            <w:pPr>
              <w:ind w:hanging="2"/>
            </w:pPr>
            <w:r w:rsidRPr="001F42D3">
              <w:rPr>
                <w:rFonts w:ascii="Verdana" w:hAnsi="Verdana"/>
                <w:sz w:val="16"/>
                <w:szCs w:val="16"/>
              </w:rPr>
              <w:t>OBX-14</w:t>
            </w:r>
          </w:p>
        </w:tc>
        <w:tc>
          <w:tcPr>
            <w:tcW w:w="720" w:type="dxa"/>
          </w:tcPr>
          <w:p w14:paraId="6C49B0E1" w14:textId="77777777" w:rsidR="00A32D52" w:rsidRPr="001F42D3" w:rsidRDefault="00A32D52" w:rsidP="00A32D52">
            <w:pPr>
              <w:ind w:hanging="2"/>
              <w:jc w:val="center"/>
              <w:rPr>
                <w:rFonts w:ascii="Verdana" w:hAnsi="Verdana"/>
                <w:sz w:val="16"/>
                <w:szCs w:val="16"/>
              </w:rPr>
            </w:pPr>
          </w:p>
        </w:tc>
      </w:tr>
      <w:tr w:rsidR="00A32D52" w:rsidRPr="001F42D3" w14:paraId="47D8D0C3" w14:textId="77777777" w:rsidTr="00A32D52">
        <w:tc>
          <w:tcPr>
            <w:tcW w:w="203" w:type="dxa"/>
            <w:tcBorders>
              <w:top w:val="nil"/>
              <w:left w:val="single" w:sz="8" w:space="0" w:color="auto"/>
              <w:bottom w:val="nil"/>
              <w:right w:val="nil"/>
            </w:tcBorders>
          </w:tcPr>
          <w:p w14:paraId="222AF368"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4C8AC0E"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nil"/>
              <w:right w:val="nil"/>
            </w:tcBorders>
          </w:tcPr>
          <w:p w14:paraId="017D75AC"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45180021" w14:textId="77777777" w:rsidR="00A32D52" w:rsidRPr="001F42D3" w:rsidRDefault="00A32D52" w:rsidP="00A32D52">
            <w:pPr>
              <w:ind w:hanging="2"/>
              <w:rPr>
                <w:rFonts w:ascii="Verdana" w:hAnsi="Verdana"/>
                <w:sz w:val="16"/>
                <w:szCs w:val="16"/>
              </w:rPr>
            </w:pPr>
          </w:p>
        </w:tc>
        <w:tc>
          <w:tcPr>
            <w:tcW w:w="207" w:type="dxa"/>
            <w:tcBorders>
              <w:top w:val="single" w:sz="8" w:space="0" w:color="auto"/>
              <w:left w:val="single" w:sz="8" w:space="0" w:color="auto"/>
              <w:bottom w:val="nil"/>
              <w:right w:val="nil"/>
            </w:tcBorders>
          </w:tcPr>
          <w:p w14:paraId="44C9D81E"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4" w:space="0" w:color="auto"/>
            </w:tcBorders>
          </w:tcPr>
          <w:p w14:paraId="0E74CBF2" w14:textId="77777777" w:rsidR="00A32D52" w:rsidRPr="001F42D3" w:rsidRDefault="00A32D52" w:rsidP="00A32D52">
            <w:pPr>
              <w:ind w:hanging="2"/>
              <w:rPr>
                <w:rFonts w:ascii="Verdana" w:hAnsi="Verdana"/>
                <w:sz w:val="16"/>
                <w:szCs w:val="16"/>
              </w:rPr>
            </w:pPr>
          </w:p>
        </w:tc>
        <w:tc>
          <w:tcPr>
            <w:tcW w:w="220" w:type="dxa"/>
            <w:tcBorders>
              <w:top w:val="single" w:sz="8" w:space="0" w:color="auto"/>
              <w:left w:val="single" w:sz="4" w:space="0" w:color="auto"/>
              <w:bottom w:val="single" w:sz="8" w:space="0" w:color="auto"/>
              <w:right w:val="nil"/>
            </w:tcBorders>
          </w:tcPr>
          <w:p w14:paraId="31C0BC9C"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4A108144" w14:textId="77777777" w:rsidR="00A32D52" w:rsidRPr="001F42D3" w:rsidRDefault="00A32D52" w:rsidP="00A32D52">
            <w:pPr>
              <w:ind w:hanging="2"/>
              <w:rPr>
                <w:rFonts w:ascii="Verdana" w:hAnsi="Verdana"/>
                <w:sz w:val="16"/>
                <w:szCs w:val="16"/>
              </w:rPr>
            </w:pPr>
          </w:p>
        </w:tc>
        <w:tc>
          <w:tcPr>
            <w:tcW w:w="1404" w:type="dxa"/>
            <w:shd w:val="clear" w:color="auto" w:fill="F3F3F3"/>
          </w:tcPr>
          <w:p w14:paraId="763BEA50" w14:textId="77777777" w:rsidR="00A32D52" w:rsidRPr="001F42D3" w:rsidRDefault="00A32D52" w:rsidP="00A32D52">
            <w:pPr>
              <w:ind w:hanging="2"/>
            </w:pPr>
            <w:r w:rsidRPr="001F42D3">
              <w:rPr>
                <w:rFonts w:ascii="Verdana" w:hAnsi="Verdana"/>
                <w:sz w:val="16"/>
                <w:szCs w:val="16"/>
              </w:rPr>
              <w:t>OBR......</w:t>
            </w:r>
          </w:p>
        </w:tc>
        <w:tc>
          <w:tcPr>
            <w:tcW w:w="6349" w:type="dxa"/>
            <w:shd w:val="clear" w:color="auto" w:fill="F3F3F3"/>
          </w:tcPr>
          <w:p w14:paraId="7398EC61" w14:textId="77777777" w:rsidR="00A32D52" w:rsidRPr="001F42D3" w:rsidRDefault="00A32D52" w:rsidP="00A32D52">
            <w:pPr>
              <w:ind w:hanging="2"/>
            </w:pPr>
            <w:r w:rsidRPr="001F42D3">
              <w:rPr>
                <w:rFonts w:ascii="Verdana" w:hAnsi="Verdana"/>
                <w:sz w:val="16"/>
                <w:szCs w:val="16"/>
              </w:rPr>
              <w:t>[</w:t>
            </w:r>
            <w:r w:rsidRPr="001F42D3">
              <w:rPr>
                <w:rFonts w:ascii="Verdana" w:hAnsi="Verdana"/>
                <w:b/>
                <w:bCs/>
                <w:sz w:val="16"/>
                <w:szCs w:val="16"/>
              </w:rPr>
              <w:t>OBR-7</w:t>
            </w:r>
            <w:r w:rsidRPr="001F42D3">
              <w:rPr>
                <w:rFonts w:ascii="Verdana" w:hAnsi="Verdana"/>
                <w:sz w:val="16"/>
                <w:szCs w:val="16"/>
              </w:rPr>
              <w:t xml:space="preserve">, </w:t>
            </w:r>
            <w:r w:rsidRPr="001F42D3">
              <w:rPr>
                <w:rFonts w:ascii="Verdana" w:hAnsi="Verdana"/>
                <w:b/>
                <w:bCs/>
                <w:sz w:val="16"/>
                <w:szCs w:val="16"/>
              </w:rPr>
              <w:t>OBR-8</w:t>
            </w:r>
            <w:r w:rsidRPr="001F42D3">
              <w:rPr>
                <w:rFonts w:ascii="Verdana" w:hAnsi="Verdana"/>
                <w:sz w:val="16"/>
                <w:szCs w:val="16"/>
              </w:rPr>
              <w:t>)  Default time interval for child OBXs (DTM</w:t>
            </w:r>
            <w:r w:rsidRPr="001F42D3">
              <w:rPr>
                <w:rFonts w:ascii="Verdana" w:hAnsi="Verdana"/>
                <w:i/>
                <w:sz w:val="16"/>
                <w:szCs w:val="16"/>
                <w:vertAlign w:val="subscript"/>
              </w:rPr>
              <w:t>DOR</w:t>
            </w:r>
            <w:r w:rsidRPr="001F42D3">
              <w:rPr>
                <w:rFonts w:ascii="Verdana" w:hAnsi="Verdana"/>
                <w:sz w:val="16"/>
                <w:szCs w:val="16"/>
              </w:rPr>
              <w:t>)</w:t>
            </w:r>
          </w:p>
        </w:tc>
        <w:tc>
          <w:tcPr>
            <w:tcW w:w="720" w:type="dxa"/>
            <w:shd w:val="clear" w:color="auto" w:fill="F3F3F3"/>
          </w:tcPr>
          <w:p w14:paraId="4CB1460A" w14:textId="77777777" w:rsidR="00A32D52" w:rsidRPr="001F42D3" w:rsidRDefault="00A32D52" w:rsidP="00A32D52">
            <w:pPr>
              <w:ind w:hanging="2"/>
            </w:pPr>
            <w:r w:rsidRPr="001F42D3">
              <w:rPr>
                <w:rFonts w:ascii="Verdana" w:hAnsi="Verdana"/>
                <w:sz w:val="16"/>
                <w:szCs w:val="16"/>
              </w:rPr>
              <w:t>M</w:t>
            </w:r>
          </w:p>
        </w:tc>
      </w:tr>
      <w:tr w:rsidR="00A32D52" w:rsidRPr="001F42D3" w14:paraId="42BBBC5F" w14:textId="77777777" w:rsidTr="00A32D52">
        <w:tc>
          <w:tcPr>
            <w:tcW w:w="203" w:type="dxa"/>
            <w:tcBorders>
              <w:top w:val="nil"/>
              <w:left w:val="single" w:sz="8" w:space="0" w:color="auto"/>
              <w:bottom w:val="single" w:sz="8" w:space="0" w:color="auto"/>
              <w:right w:val="nil"/>
            </w:tcBorders>
          </w:tcPr>
          <w:p w14:paraId="63CDAE97" w14:textId="77777777" w:rsidR="00A32D52" w:rsidRPr="001F42D3" w:rsidRDefault="00A32D52" w:rsidP="00A32D52">
            <w:pPr>
              <w:ind w:hanging="2"/>
              <w:rPr>
                <w:rFonts w:ascii="Verdana" w:hAnsi="Verdana"/>
                <w:sz w:val="16"/>
                <w:szCs w:val="16"/>
              </w:rPr>
            </w:pPr>
          </w:p>
        </w:tc>
        <w:tc>
          <w:tcPr>
            <w:tcW w:w="104" w:type="dxa"/>
            <w:tcBorders>
              <w:top w:val="nil"/>
              <w:left w:val="nil"/>
              <w:bottom w:val="nil"/>
              <w:right w:val="single" w:sz="8" w:space="0" w:color="auto"/>
            </w:tcBorders>
          </w:tcPr>
          <w:p w14:paraId="64AFCA51" w14:textId="77777777" w:rsidR="00A32D52" w:rsidRPr="001F42D3" w:rsidRDefault="00A32D52" w:rsidP="00A32D52">
            <w:pPr>
              <w:ind w:hanging="2"/>
              <w:rPr>
                <w:rFonts w:ascii="Verdana" w:hAnsi="Verdana"/>
                <w:sz w:val="16"/>
                <w:szCs w:val="16"/>
              </w:rPr>
            </w:pPr>
          </w:p>
        </w:tc>
        <w:tc>
          <w:tcPr>
            <w:tcW w:w="208" w:type="dxa"/>
            <w:tcBorders>
              <w:top w:val="nil"/>
              <w:left w:val="single" w:sz="8" w:space="0" w:color="auto"/>
              <w:bottom w:val="single" w:sz="8" w:space="0" w:color="auto"/>
              <w:right w:val="nil"/>
            </w:tcBorders>
          </w:tcPr>
          <w:p w14:paraId="46F1821B" w14:textId="77777777" w:rsidR="00A32D52" w:rsidRPr="001F42D3" w:rsidRDefault="00A32D52" w:rsidP="00A32D52">
            <w:pPr>
              <w:ind w:hanging="2"/>
              <w:rPr>
                <w:rFonts w:ascii="Verdana" w:hAnsi="Verdana"/>
                <w:sz w:val="16"/>
                <w:szCs w:val="16"/>
              </w:rPr>
            </w:pPr>
          </w:p>
        </w:tc>
        <w:tc>
          <w:tcPr>
            <w:tcW w:w="106" w:type="dxa"/>
            <w:tcBorders>
              <w:top w:val="nil"/>
              <w:left w:val="nil"/>
              <w:bottom w:val="nil"/>
              <w:right w:val="single" w:sz="8" w:space="0" w:color="auto"/>
            </w:tcBorders>
          </w:tcPr>
          <w:p w14:paraId="3A19293D" w14:textId="77777777" w:rsidR="00A32D52" w:rsidRPr="001F42D3" w:rsidRDefault="00A32D52" w:rsidP="00A32D52">
            <w:pPr>
              <w:ind w:hanging="2"/>
              <w:rPr>
                <w:rFonts w:ascii="Verdana" w:hAnsi="Verdana"/>
                <w:sz w:val="16"/>
                <w:szCs w:val="16"/>
              </w:rPr>
            </w:pPr>
          </w:p>
        </w:tc>
        <w:tc>
          <w:tcPr>
            <w:tcW w:w="207" w:type="dxa"/>
            <w:tcBorders>
              <w:top w:val="nil"/>
              <w:left w:val="single" w:sz="8" w:space="0" w:color="auto"/>
              <w:bottom w:val="single" w:sz="8" w:space="0" w:color="auto"/>
              <w:right w:val="nil"/>
            </w:tcBorders>
          </w:tcPr>
          <w:p w14:paraId="724FE46C" w14:textId="77777777" w:rsidR="00A32D52" w:rsidRPr="001F42D3" w:rsidRDefault="00A32D52" w:rsidP="00A32D52">
            <w:pPr>
              <w:ind w:hanging="2"/>
              <w:rPr>
                <w:rFonts w:ascii="Verdana" w:hAnsi="Verdana"/>
                <w:sz w:val="16"/>
                <w:szCs w:val="16"/>
              </w:rPr>
            </w:pPr>
          </w:p>
        </w:tc>
        <w:tc>
          <w:tcPr>
            <w:tcW w:w="93" w:type="dxa"/>
            <w:tcBorders>
              <w:top w:val="nil"/>
              <w:left w:val="nil"/>
              <w:bottom w:val="nil"/>
              <w:right w:val="single" w:sz="8" w:space="0" w:color="auto"/>
            </w:tcBorders>
          </w:tcPr>
          <w:p w14:paraId="7DFAE636" w14:textId="77777777" w:rsidR="00A32D52" w:rsidRPr="001F42D3" w:rsidRDefault="00A32D52" w:rsidP="00A32D52">
            <w:pPr>
              <w:ind w:hanging="2"/>
              <w:rPr>
                <w:rFonts w:ascii="Verdana" w:hAnsi="Verdana"/>
                <w:sz w:val="16"/>
                <w:szCs w:val="16"/>
              </w:rPr>
            </w:pPr>
          </w:p>
        </w:tc>
        <w:tc>
          <w:tcPr>
            <w:tcW w:w="220" w:type="dxa"/>
            <w:tcBorders>
              <w:top w:val="nil"/>
              <w:left w:val="single" w:sz="8" w:space="0" w:color="auto"/>
              <w:bottom w:val="single" w:sz="8" w:space="0" w:color="auto"/>
              <w:right w:val="nil"/>
            </w:tcBorders>
          </w:tcPr>
          <w:p w14:paraId="1D5EA3E0" w14:textId="77777777" w:rsidR="00A32D52" w:rsidRPr="001F42D3" w:rsidRDefault="00A32D52" w:rsidP="00A32D52">
            <w:pPr>
              <w:ind w:hanging="2"/>
              <w:rPr>
                <w:rFonts w:ascii="Verdana" w:hAnsi="Verdana"/>
                <w:sz w:val="16"/>
                <w:szCs w:val="16"/>
              </w:rPr>
            </w:pPr>
          </w:p>
        </w:tc>
        <w:tc>
          <w:tcPr>
            <w:tcW w:w="77" w:type="dxa"/>
            <w:tcBorders>
              <w:top w:val="nil"/>
              <w:left w:val="nil"/>
              <w:bottom w:val="nil"/>
            </w:tcBorders>
          </w:tcPr>
          <w:p w14:paraId="52C17E66" w14:textId="77777777" w:rsidR="00A32D52" w:rsidRPr="001F42D3" w:rsidRDefault="00A32D52" w:rsidP="00A32D52">
            <w:pPr>
              <w:ind w:hanging="2"/>
              <w:rPr>
                <w:rFonts w:ascii="Verdana" w:hAnsi="Verdana"/>
                <w:sz w:val="16"/>
                <w:szCs w:val="16"/>
              </w:rPr>
            </w:pPr>
          </w:p>
        </w:tc>
        <w:tc>
          <w:tcPr>
            <w:tcW w:w="1404" w:type="dxa"/>
          </w:tcPr>
          <w:p w14:paraId="641AE778" w14:textId="77777777" w:rsidR="00A32D52" w:rsidRPr="001F42D3" w:rsidRDefault="00A32D52" w:rsidP="00A32D52">
            <w:pPr>
              <w:ind w:hanging="2"/>
            </w:pPr>
            <w:r w:rsidRPr="001F42D3">
              <w:rPr>
                <w:rFonts w:ascii="Verdana" w:hAnsi="Verdana"/>
                <w:b/>
                <w:bCs/>
                <w:sz w:val="16"/>
                <w:szCs w:val="16"/>
              </w:rPr>
              <w:t>OBX.. 2</w:t>
            </w:r>
          </w:p>
        </w:tc>
        <w:tc>
          <w:tcPr>
            <w:tcW w:w="6349" w:type="dxa"/>
          </w:tcPr>
          <w:p w14:paraId="772ECD51" w14:textId="77777777" w:rsidR="00A32D52" w:rsidRPr="001F42D3" w:rsidRDefault="00A32D52" w:rsidP="00A32D52">
            <w:pPr>
              <w:ind w:hanging="2"/>
            </w:pPr>
            <w:r w:rsidRPr="001F42D3">
              <w:rPr>
                <w:rFonts w:ascii="Verdana" w:hAnsi="Verdana"/>
                <w:b/>
                <w:bCs/>
                <w:sz w:val="16"/>
                <w:szCs w:val="16"/>
              </w:rPr>
              <w:t>MDS for device #2</w:t>
            </w:r>
          </w:p>
        </w:tc>
        <w:tc>
          <w:tcPr>
            <w:tcW w:w="720" w:type="dxa"/>
          </w:tcPr>
          <w:p w14:paraId="59879DC0" w14:textId="77777777" w:rsidR="00A32D52" w:rsidRPr="001F42D3" w:rsidRDefault="00A32D52" w:rsidP="00A32D52">
            <w:pPr>
              <w:ind w:hanging="2"/>
            </w:pPr>
            <w:r w:rsidRPr="001F42D3">
              <w:rPr>
                <w:rFonts w:ascii="Verdana" w:hAnsi="Verdana"/>
                <w:sz w:val="16"/>
                <w:szCs w:val="16"/>
              </w:rPr>
              <w:t>M</w:t>
            </w:r>
          </w:p>
        </w:tc>
      </w:tr>
    </w:tbl>
    <w:p w14:paraId="37365863" w14:textId="77777777" w:rsidR="00A32D52" w:rsidRPr="001F42D3" w:rsidRDefault="00A32D52" w:rsidP="00A32D52">
      <w:pPr>
        <w:pStyle w:val="Note"/>
        <w:ind w:left="0" w:hanging="2"/>
      </w:pPr>
      <w:r w:rsidRPr="001F42D3">
        <w:t>Notes:</w:t>
      </w:r>
    </w:p>
    <w:p w14:paraId="3AE99991" w14:textId="77777777" w:rsidR="00A32D52" w:rsidRPr="001F42D3" w:rsidRDefault="00A32D52" w:rsidP="00A32D52">
      <w:pPr>
        <w:pStyle w:val="Note"/>
        <w:ind w:left="0" w:hanging="2"/>
      </w:pPr>
      <w:r w:rsidRPr="001F42D3">
        <w:t>Status column gives Presence Qualifier, M: mandatory, O: option, C: conditional.</w:t>
      </w:r>
    </w:p>
    <w:p w14:paraId="2EB53415" w14:textId="77777777" w:rsidR="00A32D52" w:rsidRPr="001F42D3" w:rsidRDefault="00A32D52" w:rsidP="00A32D52">
      <w:pPr>
        <w:pStyle w:val="Note"/>
        <w:ind w:left="0" w:hanging="2"/>
      </w:pPr>
      <w:r w:rsidRPr="001F42D3">
        <w:t>The dotted numbers represent the object hierarchy value of OBX-4 and are provided as example values only.</w:t>
      </w:r>
    </w:p>
    <w:p w14:paraId="789BCC63" w14:textId="5E79047C" w:rsidR="00A32D52" w:rsidRPr="001F42D3" w:rsidRDefault="00A32D52" w:rsidP="00A32D52">
      <w:pPr>
        <w:pStyle w:val="Note"/>
        <w:ind w:left="0" w:hanging="2"/>
      </w:pPr>
      <w:r w:rsidRPr="001F42D3">
        <w:lastRenderedPageBreak/>
        <w:t>a.</w:t>
      </w:r>
      <w:r w:rsidRPr="001F42D3">
        <w:tab/>
        <w:t>DTM</w:t>
      </w:r>
      <w:r w:rsidRPr="001F42D3">
        <w:rPr>
          <w:i/>
          <w:vertAlign w:val="subscript"/>
        </w:rPr>
        <w:t>DOR</w:t>
      </w:r>
      <w:r w:rsidRPr="001F42D3">
        <w:t xml:space="preserve"> is the datetime of the DOR, reported with a</w:t>
      </w:r>
      <w:r w:rsidR="009753FB" w:rsidRPr="001F42D3">
        <w:t xml:space="preserve">n IHE PCD modification of the </w:t>
      </w:r>
      <w:r w:rsidR="006D613E" w:rsidRPr="001F42D3">
        <w:t>HL7</w:t>
      </w:r>
      <w:r w:rsidR="00995105" w:rsidRPr="001F42D3">
        <w:t xml:space="preserve"> </w:t>
      </w:r>
      <w:r w:rsidRPr="001F42D3">
        <w:t>V2.6 ‘date/time’ data type</w:t>
      </w:r>
      <w:r w:rsidR="009753FB" w:rsidRPr="001F42D3">
        <w:t xml:space="preserve"> differing in the specification of the time zone offset. See Appendix C.4 for details</w:t>
      </w:r>
      <w:r w:rsidRPr="001F42D3">
        <w:t xml:space="preserve">. A time stamp resolution of at least one second and a time zone offset are required, e.g., </w:t>
      </w:r>
      <w:r w:rsidRPr="001F42D3">
        <w:rPr>
          <w:rStyle w:val="Strong"/>
        </w:rPr>
        <w:t>YYYYMMDDHHMMSS</w:t>
      </w:r>
      <w:r w:rsidRPr="001F42D3">
        <w:t>[.S[S[S[S</w:t>
      </w:r>
      <w:r w:rsidRPr="001F42D3">
        <w:rPr>
          <w:rStyle w:val="Strong"/>
        </w:rPr>
        <w:t>]]]]+/-ZZZZ</w:t>
      </w:r>
      <w:r w:rsidRPr="001F42D3">
        <w:t xml:space="preserve"> (required items shown in bold font).</w:t>
      </w:r>
    </w:p>
    <w:p w14:paraId="0BFCEC1A" w14:textId="77777777" w:rsidR="00A32D52" w:rsidRPr="001F42D3" w:rsidRDefault="00A32D52" w:rsidP="00A32D52">
      <w:pPr>
        <w:pStyle w:val="Note"/>
        <w:ind w:left="0" w:hanging="2"/>
      </w:pPr>
      <w:r w:rsidRPr="001F42D3">
        <w:t>b.</w:t>
      </w:r>
      <w:r w:rsidRPr="001F42D3">
        <w:tab/>
        <w:t>Within the time scope of each OBR and the time interval expressed in [OBR-7, OBR-8), time discontinuities in the MDC_ATTR_TIME_ABS displayed time are prohibited. Discontinuities due to daylight savings or other clock adjustments require that data on the new displayed timeline shall be sent as a separate OBR.</w:t>
      </w:r>
    </w:p>
    <w:p w14:paraId="00FA57EC" w14:textId="0E0E75C5" w:rsidR="00A32D52" w:rsidRPr="001F42D3" w:rsidRDefault="00A32D52" w:rsidP="00A32D52">
      <w:pPr>
        <w:pStyle w:val="Note"/>
        <w:ind w:left="0" w:hanging="2"/>
      </w:pPr>
      <w:r w:rsidRPr="001F42D3">
        <w:t>c.</w:t>
      </w:r>
      <w:r w:rsidRPr="001F42D3">
        <w:tab/>
        <w:t>The OBR establishes the default time context for all its child OBXs but can be overridden by a time stamp in OBX-14.</w:t>
      </w:r>
    </w:p>
    <w:p w14:paraId="1F0BAE3C" w14:textId="77777777" w:rsidR="00A32D52" w:rsidRPr="001F42D3" w:rsidRDefault="00A32D52" w:rsidP="00A32D52">
      <w:pPr>
        <w:pStyle w:val="Note"/>
        <w:ind w:left="0" w:hanging="2"/>
      </w:pPr>
      <w:r w:rsidRPr="001F42D3">
        <w:t>d.</w:t>
      </w:r>
      <w:r w:rsidRPr="001F42D3">
        <w:tab/>
        <w:t>The time interval specified by [OBR-7, OBR-8) is a mathematically ‘closed’ interval for OBR-7 and ‘open’ for OBR-8. A datum that occurs exactly at the time specified by OBR-8 would be sent in the next time epoch. This allows subsequent OBR segments to represent a continuous sequence of time. For encoding a simple set of episodic measurement, if there is no logical "end" of the observation period, OBR-8 may be set to the message creation time to indicate the logical upper limit for the contained observations.</w:t>
      </w:r>
    </w:p>
    <w:p w14:paraId="1E2801CD" w14:textId="77777777" w:rsidR="00A32D52" w:rsidRPr="001F42D3" w:rsidRDefault="00A32D52" w:rsidP="00A32D52">
      <w:pPr>
        <w:pStyle w:val="BodyText"/>
      </w:pPr>
    </w:p>
    <w:p w14:paraId="7FD9D7D1" w14:textId="7BE931F5" w:rsidR="00A32D52" w:rsidRPr="001F42D3" w:rsidRDefault="006D613E" w:rsidP="00A32D52">
      <w:pPr>
        <w:pStyle w:val="BodyText"/>
      </w:pPr>
      <w:r w:rsidRPr="001F42D3">
        <w:t>HL7</w:t>
      </w:r>
      <w:r w:rsidR="00995105" w:rsidRPr="001F42D3">
        <w:t xml:space="preserve"> </w:t>
      </w:r>
      <w:r w:rsidR="00A32D52" w:rsidRPr="001F42D3">
        <w:t>time stamps sent in MSH-7, OBR-7, OBR-8 and OBX-14 should in most situations be ‘consistent time’ based on NTP or any other reference time source that provides traceability to NTP when this is feasible. As a consequence, it is strongly encouraged that the gateway or application device (AHD) support synchronized time as an NTP or SNTP (or other time service) client so that it can (1) apply consistent time stamps to the data reported over the WAN interface and (2) provide a time synchronization service to the agents connected to it.</w:t>
      </w:r>
    </w:p>
    <w:p w14:paraId="63397A47" w14:textId="77777777" w:rsidR="00A32D52" w:rsidRPr="001F42D3" w:rsidRDefault="00A32D52" w:rsidP="00A32D52">
      <w:pPr>
        <w:pStyle w:val="BodyText"/>
      </w:pPr>
      <w:r w:rsidRPr="001F42D3">
        <w:t xml:space="preserve">The MDC_ATTR_TIME_ABS (in OBX-3) observation provides traceability between the displayed time shown on the device, as a DTM datatype in OBX-5, and the corresponding gateway or AHD time reported in OBX-14. </w:t>
      </w:r>
    </w:p>
    <w:p w14:paraId="2F14D614" w14:textId="77777777" w:rsidR="00A32D52" w:rsidRPr="001F42D3" w:rsidRDefault="00A32D52" w:rsidP="00A32D52">
      <w:pPr>
        <w:pStyle w:val="BodyText"/>
      </w:pPr>
      <w:r w:rsidRPr="001F42D3">
        <w:t>The MDC_ATTR_TIME_REL and MDC_ATTR_TIME_HI_RES (in OBX-3) observations provide traceability between the relative or hi-resolution relative values, reported as an integer value in OBX-5, and the corresponding AHD time reported in OBX-14. The units-of-measure are s or ms, expressed as MDC units.</w:t>
      </w:r>
    </w:p>
    <w:p w14:paraId="4D658067" w14:textId="5169DB30" w:rsidR="00A32D52" w:rsidRPr="001F42D3" w:rsidRDefault="00D53FC4" w:rsidP="00B34AEB">
      <w:pPr>
        <w:pStyle w:val="Heading3"/>
        <w:numPr>
          <w:ilvl w:val="0"/>
          <w:numId w:val="0"/>
        </w:numPr>
        <w:rPr>
          <w:noProof w:val="0"/>
        </w:rPr>
      </w:pPr>
      <w:bookmarkStart w:id="1667" w:name="_Toc401769864"/>
      <w:bookmarkStart w:id="1668" w:name="_Toc214889781"/>
      <w:r w:rsidRPr="001F42D3">
        <w:rPr>
          <w:noProof w:val="0"/>
        </w:rPr>
        <w:t xml:space="preserve">B.8.8 </w:t>
      </w:r>
      <w:r w:rsidR="00A32D52" w:rsidRPr="001F42D3">
        <w:rPr>
          <w:noProof w:val="0"/>
        </w:rPr>
        <w:t>Device Time Synchronization Capabilities</w:t>
      </w:r>
      <w:bookmarkEnd w:id="1667"/>
      <w:bookmarkEnd w:id="1668"/>
    </w:p>
    <w:p w14:paraId="49FBBFAA" w14:textId="77777777" w:rsidR="00A32D52" w:rsidRPr="001F42D3" w:rsidRDefault="00A32D52" w:rsidP="00A32D52">
      <w:pPr>
        <w:pStyle w:val="BodyText"/>
      </w:pPr>
      <w:r w:rsidRPr="001F42D3">
        <w:t>OBX-2: CWE</w:t>
      </w:r>
    </w:p>
    <w:p w14:paraId="59F4CB33" w14:textId="77777777" w:rsidR="00A32D52" w:rsidRPr="001F42D3" w:rsidRDefault="00A32D52" w:rsidP="00A32D52">
      <w:pPr>
        <w:pStyle w:val="BodyText"/>
      </w:pPr>
      <w:r w:rsidRPr="001F42D3">
        <w:t>OBX-3: 68219^MDC_TIME_CAP_STATE^MDC</w:t>
      </w:r>
    </w:p>
    <w:p w14:paraId="50919FEF" w14:textId="0FE074B8" w:rsidR="00A32D52" w:rsidRPr="001F42D3" w:rsidRDefault="00A32D52" w:rsidP="00A32D52">
      <w:pPr>
        <w:pStyle w:val="BodyText"/>
      </w:pPr>
      <w:r w:rsidRPr="001F42D3">
        <w:t>OBX-5: Valid device time capabilities include (one or more):</w:t>
      </w:r>
    </w:p>
    <w:p w14:paraId="7DB17C59" w14:textId="77777777" w:rsidR="00A32D52" w:rsidRPr="001F42D3" w:rsidRDefault="00A32D52" w:rsidP="00CF5627">
      <w:pPr>
        <w:pStyle w:val="TableTitle"/>
      </w:pPr>
      <w:r w:rsidRPr="001F42D3">
        <w:t>Table B.</w:t>
      </w:r>
      <w:r w:rsidR="004E547A" w:rsidRPr="001F42D3">
        <w:t>8.8</w:t>
      </w:r>
      <w:r w:rsidRPr="001F42D3">
        <w:t>-1: OBX-5 Values for Device Time Synchronization Capabilities</w:t>
      </w:r>
    </w:p>
    <w:tbl>
      <w:tblPr>
        <w:tblW w:w="8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20"/>
        <w:gridCol w:w="4200"/>
      </w:tblGrid>
      <w:tr w:rsidR="00A32D52" w:rsidRPr="001F42D3" w14:paraId="49E25767" w14:textId="77777777" w:rsidTr="0034511D">
        <w:trPr>
          <w:cantSplit/>
          <w:tblHeader/>
          <w:jc w:val="center"/>
        </w:trPr>
        <w:tc>
          <w:tcPr>
            <w:tcW w:w="4320" w:type="dxa"/>
            <w:shd w:val="clear" w:color="auto" w:fill="D9D9D9"/>
          </w:tcPr>
          <w:p w14:paraId="1CFC4B16" w14:textId="77777777" w:rsidR="00A32D52" w:rsidRPr="001F42D3" w:rsidRDefault="00A32D52" w:rsidP="00A32D52">
            <w:pPr>
              <w:pStyle w:val="TableEntryHeader"/>
            </w:pPr>
            <w:r w:rsidRPr="001F42D3">
              <w:t>OBX-5 values  (one or more ...)</w:t>
            </w:r>
          </w:p>
        </w:tc>
        <w:tc>
          <w:tcPr>
            <w:tcW w:w="4200" w:type="dxa"/>
            <w:shd w:val="clear" w:color="auto" w:fill="D9D9D9"/>
          </w:tcPr>
          <w:p w14:paraId="15D93C13" w14:textId="77777777" w:rsidR="00A32D52" w:rsidRPr="001F42D3" w:rsidRDefault="00A32D52" w:rsidP="00A32D52">
            <w:pPr>
              <w:pStyle w:val="TableEntryHeader"/>
            </w:pPr>
            <w:r w:rsidRPr="001F42D3">
              <w:t>Description</w:t>
            </w:r>
          </w:p>
        </w:tc>
      </w:tr>
      <w:tr w:rsidR="00A32D52" w:rsidRPr="001F42D3" w14:paraId="55B7AADC" w14:textId="77777777" w:rsidTr="00A32D52">
        <w:trPr>
          <w:cantSplit/>
          <w:jc w:val="center"/>
        </w:trPr>
        <w:tc>
          <w:tcPr>
            <w:tcW w:w="4320" w:type="dxa"/>
          </w:tcPr>
          <w:p w14:paraId="0B3FF498" w14:textId="77777777" w:rsidR="00A32D52" w:rsidRPr="001F42D3" w:rsidRDefault="00A32D52" w:rsidP="00A32D52">
            <w:pPr>
              <w:pStyle w:val="TableEntry"/>
            </w:pPr>
            <w:r w:rsidRPr="001F42D3">
              <w:t>&lt;0 or 1&gt;^mds-time-capab-real-time-clock(0),</w:t>
            </w:r>
          </w:p>
        </w:tc>
        <w:tc>
          <w:tcPr>
            <w:tcW w:w="4200" w:type="dxa"/>
          </w:tcPr>
          <w:p w14:paraId="2F972D75" w14:textId="77777777" w:rsidR="00A32D52" w:rsidRPr="001F42D3" w:rsidRDefault="00A32D52" w:rsidP="00A32D52">
            <w:pPr>
              <w:pStyle w:val="TableEntry"/>
            </w:pPr>
            <w:r w:rsidRPr="001F42D3">
              <w:t>device supports an internal RTC</w:t>
            </w:r>
          </w:p>
        </w:tc>
      </w:tr>
      <w:tr w:rsidR="00A32D52" w:rsidRPr="001F42D3" w14:paraId="4113B7B6" w14:textId="77777777" w:rsidTr="00A32D52">
        <w:trPr>
          <w:cantSplit/>
          <w:jc w:val="center"/>
        </w:trPr>
        <w:tc>
          <w:tcPr>
            <w:tcW w:w="4320" w:type="dxa"/>
          </w:tcPr>
          <w:p w14:paraId="02228D19" w14:textId="77777777" w:rsidR="00A32D52" w:rsidRPr="001F42D3" w:rsidRDefault="00A32D52" w:rsidP="00A32D52">
            <w:pPr>
              <w:pStyle w:val="TableEntry"/>
            </w:pPr>
            <w:r w:rsidRPr="001F42D3">
              <w:t>&lt;0 or 1&gt;^mds-time-capab-set-clock(1),</w:t>
            </w:r>
          </w:p>
        </w:tc>
        <w:tc>
          <w:tcPr>
            <w:tcW w:w="4200" w:type="dxa"/>
          </w:tcPr>
          <w:p w14:paraId="028B9D07" w14:textId="77777777" w:rsidR="00A32D52" w:rsidRPr="001F42D3" w:rsidRDefault="00A32D52" w:rsidP="00A32D52">
            <w:pPr>
              <w:pStyle w:val="TableEntry"/>
            </w:pPr>
            <w:r w:rsidRPr="001F42D3">
              <w:t>device supports Set Time Action</w:t>
            </w:r>
          </w:p>
        </w:tc>
      </w:tr>
      <w:tr w:rsidR="00A32D52" w:rsidRPr="001F42D3" w14:paraId="396ABDB3" w14:textId="77777777" w:rsidTr="00A32D52">
        <w:trPr>
          <w:cantSplit/>
          <w:jc w:val="center"/>
        </w:trPr>
        <w:tc>
          <w:tcPr>
            <w:tcW w:w="4320" w:type="dxa"/>
          </w:tcPr>
          <w:p w14:paraId="2C7BAB5D" w14:textId="77777777" w:rsidR="00A32D52" w:rsidRPr="001F42D3" w:rsidRDefault="00A32D52" w:rsidP="00A32D52">
            <w:pPr>
              <w:pStyle w:val="TableEntry"/>
            </w:pPr>
            <w:r w:rsidRPr="001F42D3">
              <w:t>&lt;0 or 1&gt;^mds-time-capab-relative-time(2),</w:t>
            </w:r>
          </w:p>
        </w:tc>
        <w:tc>
          <w:tcPr>
            <w:tcW w:w="4200" w:type="dxa"/>
          </w:tcPr>
          <w:p w14:paraId="1F69D05A" w14:textId="77777777" w:rsidR="00A32D52" w:rsidRPr="001F42D3" w:rsidRDefault="00A32D52" w:rsidP="00A32D52">
            <w:pPr>
              <w:pStyle w:val="TableEntry"/>
            </w:pPr>
            <w:r w:rsidRPr="001F42D3">
              <w:t>device supports RelativeTime</w:t>
            </w:r>
          </w:p>
        </w:tc>
      </w:tr>
      <w:tr w:rsidR="00A32D52" w:rsidRPr="001F42D3" w14:paraId="62D305C4" w14:textId="77777777" w:rsidTr="00A32D52">
        <w:trPr>
          <w:cantSplit/>
          <w:jc w:val="center"/>
        </w:trPr>
        <w:tc>
          <w:tcPr>
            <w:tcW w:w="4320" w:type="dxa"/>
          </w:tcPr>
          <w:p w14:paraId="4EFC4DEC" w14:textId="77777777" w:rsidR="00A32D52" w:rsidRPr="001F42D3" w:rsidRDefault="00A32D52" w:rsidP="00A32D52">
            <w:pPr>
              <w:pStyle w:val="TableEntry"/>
            </w:pPr>
            <w:r w:rsidRPr="001F42D3">
              <w:t>&lt;0 or 1&gt;^mds-time-capab-high-res-relative-time(3),</w:t>
            </w:r>
          </w:p>
        </w:tc>
        <w:tc>
          <w:tcPr>
            <w:tcW w:w="4200" w:type="dxa"/>
          </w:tcPr>
          <w:p w14:paraId="40464507" w14:textId="77777777" w:rsidR="00A32D52" w:rsidRPr="001F42D3" w:rsidRDefault="00A32D52" w:rsidP="00A32D52">
            <w:pPr>
              <w:pStyle w:val="TableEntry"/>
            </w:pPr>
            <w:r w:rsidRPr="001F42D3">
              <w:t>device supports HighResRelativeTime</w:t>
            </w:r>
          </w:p>
        </w:tc>
      </w:tr>
      <w:tr w:rsidR="00A32D52" w:rsidRPr="001F42D3" w14:paraId="0C92C773" w14:textId="77777777" w:rsidTr="00A32D52">
        <w:trPr>
          <w:cantSplit/>
          <w:jc w:val="center"/>
        </w:trPr>
        <w:tc>
          <w:tcPr>
            <w:tcW w:w="4320" w:type="dxa"/>
          </w:tcPr>
          <w:p w14:paraId="54912371" w14:textId="77777777" w:rsidR="00A32D52" w:rsidRPr="001F42D3" w:rsidRDefault="00A32D52" w:rsidP="00A32D52">
            <w:pPr>
              <w:pStyle w:val="TableEntry"/>
            </w:pPr>
            <w:r w:rsidRPr="001F42D3">
              <w:t>&lt;0 or 1&gt;^mds-time-capab-sync-abs-time(4),</w:t>
            </w:r>
          </w:p>
        </w:tc>
        <w:tc>
          <w:tcPr>
            <w:tcW w:w="4200" w:type="dxa"/>
          </w:tcPr>
          <w:p w14:paraId="5F098DD3" w14:textId="77777777" w:rsidR="00A32D52" w:rsidRPr="001F42D3" w:rsidRDefault="00A32D52" w:rsidP="00A32D52">
            <w:pPr>
              <w:pStyle w:val="TableEntry"/>
            </w:pPr>
            <w:r w:rsidRPr="001F42D3">
              <w:t>device syncs AbsoluteTime</w:t>
            </w:r>
          </w:p>
        </w:tc>
      </w:tr>
      <w:tr w:rsidR="00A32D52" w:rsidRPr="001F42D3" w14:paraId="28E6EEA0" w14:textId="77777777" w:rsidTr="00A32D52">
        <w:trPr>
          <w:cantSplit/>
          <w:jc w:val="center"/>
        </w:trPr>
        <w:tc>
          <w:tcPr>
            <w:tcW w:w="4320" w:type="dxa"/>
          </w:tcPr>
          <w:p w14:paraId="75FA3A8D" w14:textId="77777777" w:rsidR="00A32D52" w:rsidRPr="001F42D3" w:rsidRDefault="00A32D52" w:rsidP="00A32D52">
            <w:pPr>
              <w:pStyle w:val="TableEntry"/>
            </w:pPr>
            <w:r w:rsidRPr="001F42D3">
              <w:t>&lt;0 or 1&gt;^mds-time-capab-sync-rel-time(5),</w:t>
            </w:r>
          </w:p>
        </w:tc>
        <w:tc>
          <w:tcPr>
            <w:tcW w:w="4200" w:type="dxa"/>
          </w:tcPr>
          <w:p w14:paraId="1BA520C5" w14:textId="77777777" w:rsidR="00A32D52" w:rsidRPr="001F42D3" w:rsidRDefault="00A32D52" w:rsidP="00A32D52">
            <w:pPr>
              <w:pStyle w:val="TableEntry"/>
            </w:pPr>
            <w:r w:rsidRPr="001F42D3">
              <w:t>device syncs RelativeTime</w:t>
            </w:r>
          </w:p>
        </w:tc>
      </w:tr>
      <w:tr w:rsidR="00A32D52" w:rsidRPr="001F42D3" w14:paraId="1A2B4B37" w14:textId="77777777" w:rsidTr="00A32D52">
        <w:trPr>
          <w:cantSplit/>
          <w:jc w:val="center"/>
        </w:trPr>
        <w:tc>
          <w:tcPr>
            <w:tcW w:w="4320" w:type="dxa"/>
          </w:tcPr>
          <w:p w14:paraId="3E5D276C" w14:textId="77777777" w:rsidR="00A32D52" w:rsidRPr="001F42D3" w:rsidRDefault="00A32D52" w:rsidP="00A32D52">
            <w:pPr>
              <w:pStyle w:val="TableEntry"/>
            </w:pPr>
            <w:r w:rsidRPr="001F42D3">
              <w:lastRenderedPageBreak/>
              <w:t>&lt;0 or 1&gt;^mds-time-capab-sync-hi-res-relative-time(6),</w:t>
            </w:r>
          </w:p>
        </w:tc>
        <w:tc>
          <w:tcPr>
            <w:tcW w:w="4200" w:type="dxa"/>
          </w:tcPr>
          <w:p w14:paraId="16BE3606" w14:textId="77777777" w:rsidR="00A32D52" w:rsidRPr="001F42D3" w:rsidRDefault="00A32D52" w:rsidP="00A32D52">
            <w:pPr>
              <w:pStyle w:val="TableEntry"/>
            </w:pPr>
            <w:r w:rsidRPr="001F42D3">
              <w:t>device syncs HiResRelativeTime</w:t>
            </w:r>
          </w:p>
        </w:tc>
      </w:tr>
      <w:tr w:rsidR="00A32D52" w:rsidRPr="001F42D3" w14:paraId="38C656CE" w14:textId="77777777" w:rsidTr="00A32D52">
        <w:trPr>
          <w:cantSplit/>
          <w:jc w:val="center"/>
        </w:trPr>
        <w:tc>
          <w:tcPr>
            <w:tcW w:w="4320" w:type="dxa"/>
          </w:tcPr>
          <w:p w14:paraId="09F137F4" w14:textId="77777777" w:rsidR="00A32D52" w:rsidRPr="001F42D3" w:rsidRDefault="00A32D52" w:rsidP="00A32D52">
            <w:pPr>
              <w:pStyle w:val="TableEntry"/>
            </w:pPr>
            <w:r w:rsidRPr="001F42D3">
              <w:t>&lt;0 or 1&gt;^mds-time-state-abs-time-synced(8),</w:t>
            </w:r>
          </w:p>
        </w:tc>
        <w:tc>
          <w:tcPr>
            <w:tcW w:w="4200" w:type="dxa"/>
          </w:tcPr>
          <w:p w14:paraId="05FC3D3F" w14:textId="77777777" w:rsidR="00A32D52" w:rsidRPr="001F42D3" w:rsidRDefault="00A32D52" w:rsidP="00A32D52">
            <w:pPr>
              <w:pStyle w:val="TableEntry"/>
            </w:pPr>
            <w:r w:rsidRPr="001F42D3">
              <w:t>AbsoluteTime is synced</w:t>
            </w:r>
          </w:p>
        </w:tc>
      </w:tr>
      <w:tr w:rsidR="00A32D52" w:rsidRPr="001F42D3" w14:paraId="1DB3DFF8" w14:textId="77777777" w:rsidTr="00A32D52">
        <w:trPr>
          <w:cantSplit/>
          <w:jc w:val="center"/>
        </w:trPr>
        <w:tc>
          <w:tcPr>
            <w:tcW w:w="4320" w:type="dxa"/>
          </w:tcPr>
          <w:p w14:paraId="2BFCEA2A" w14:textId="77777777" w:rsidR="00A32D52" w:rsidRPr="001F42D3" w:rsidRDefault="00A32D52" w:rsidP="00A32D52">
            <w:pPr>
              <w:pStyle w:val="TableEntry"/>
            </w:pPr>
            <w:r w:rsidRPr="001F42D3">
              <w:t>&lt;0 or 1&gt;^mds-time-state-rel-time-synced(9),</w:t>
            </w:r>
          </w:p>
        </w:tc>
        <w:tc>
          <w:tcPr>
            <w:tcW w:w="4200" w:type="dxa"/>
          </w:tcPr>
          <w:p w14:paraId="20B0121F" w14:textId="77777777" w:rsidR="00A32D52" w:rsidRPr="001F42D3" w:rsidRDefault="00A32D52" w:rsidP="00A32D52">
            <w:pPr>
              <w:pStyle w:val="TableEntry"/>
            </w:pPr>
            <w:r w:rsidRPr="001F42D3">
              <w:t>RelativeTime is synced</w:t>
            </w:r>
            <w:r w:rsidRPr="001F42D3">
              <w:tab/>
            </w:r>
          </w:p>
        </w:tc>
      </w:tr>
      <w:tr w:rsidR="00A32D52" w:rsidRPr="001F42D3" w14:paraId="3793B9CA" w14:textId="77777777" w:rsidTr="00A32D52">
        <w:trPr>
          <w:cantSplit/>
          <w:jc w:val="center"/>
        </w:trPr>
        <w:tc>
          <w:tcPr>
            <w:tcW w:w="4320" w:type="dxa"/>
          </w:tcPr>
          <w:p w14:paraId="18A3E31F" w14:textId="77777777" w:rsidR="00A32D52" w:rsidRPr="001F42D3" w:rsidRDefault="00A32D52" w:rsidP="00A32D52">
            <w:pPr>
              <w:pStyle w:val="TableEntry"/>
            </w:pPr>
            <w:r w:rsidRPr="001F42D3">
              <w:t>&lt;0 or 1&gt;^mds-time-state-hi-res-relative-time-synced(10),</w:t>
            </w:r>
          </w:p>
        </w:tc>
        <w:tc>
          <w:tcPr>
            <w:tcW w:w="4200" w:type="dxa"/>
          </w:tcPr>
          <w:p w14:paraId="624CCE50" w14:textId="77777777" w:rsidR="00A32D52" w:rsidRPr="001F42D3" w:rsidRDefault="00A32D52" w:rsidP="00A32D52">
            <w:pPr>
              <w:pStyle w:val="TableEntry"/>
            </w:pPr>
            <w:r w:rsidRPr="001F42D3">
              <w:t>HiResRelativeTime is synced</w:t>
            </w:r>
          </w:p>
        </w:tc>
      </w:tr>
      <w:tr w:rsidR="00A32D52" w:rsidRPr="001F42D3" w14:paraId="16E61BC2" w14:textId="77777777" w:rsidTr="00A32D52">
        <w:trPr>
          <w:cantSplit/>
          <w:jc w:val="center"/>
        </w:trPr>
        <w:tc>
          <w:tcPr>
            <w:tcW w:w="4320" w:type="dxa"/>
          </w:tcPr>
          <w:p w14:paraId="394B5559" w14:textId="77777777" w:rsidR="00A32D52" w:rsidRPr="001F42D3" w:rsidRDefault="00A32D52" w:rsidP="00A32D52">
            <w:pPr>
              <w:pStyle w:val="TableEntry"/>
            </w:pPr>
            <w:r w:rsidRPr="001F42D3">
              <w:t>&lt;0 or 1&gt;^mds-time-mgr-set-time(11)</w:t>
            </w:r>
          </w:p>
        </w:tc>
        <w:tc>
          <w:tcPr>
            <w:tcW w:w="4200" w:type="dxa"/>
          </w:tcPr>
          <w:p w14:paraId="1A15FE71" w14:textId="77777777" w:rsidR="00A32D52" w:rsidRPr="001F42D3" w:rsidRDefault="00A32D52" w:rsidP="00A32D52">
            <w:pPr>
              <w:pStyle w:val="TableEntry"/>
            </w:pPr>
            <w:r w:rsidRPr="001F42D3">
              <w:t>manager is encouraged to set the time</w:t>
            </w:r>
          </w:p>
          <w:p w14:paraId="58CEF6FD" w14:textId="77777777" w:rsidR="00A32D52" w:rsidRPr="001F42D3" w:rsidRDefault="00A32D52" w:rsidP="00A32D52">
            <w:pPr>
              <w:pStyle w:val="TableEntry"/>
            </w:pPr>
          </w:p>
        </w:tc>
      </w:tr>
    </w:tbl>
    <w:p w14:paraId="14C39EC5" w14:textId="77777777" w:rsidR="00A32D52" w:rsidRPr="001F42D3" w:rsidRDefault="00A32D52" w:rsidP="00A32D52">
      <w:pPr>
        <w:pStyle w:val="BodyText"/>
      </w:pPr>
    </w:p>
    <w:p w14:paraId="2FAEB55F" w14:textId="4A3E669B" w:rsidR="00A32D52" w:rsidRPr="001F42D3" w:rsidRDefault="00D53FC4" w:rsidP="00B34AEB">
      <w:pPr>
        <w:pStyle w:val="Heading3"/>
        <w:numPr>
          <w:ilvl w:val="0"/>
          <w:numId w:val="0"/>
        </w:numPr>
        <w:rPr>
          <w:noProof w:val="0"/>
        </w:rPr>
      </w:pPr>
      <w:bookmarkStart w:id="1669" w:name="_Toc401769865"/>
      <w:bookmarkStart w:id="1670" w:name="_Toc214889782"/>
      <w:r w:rsidRPr="001F42D3">
        <w:rPr>
          <w:noProof w:val="0"/>
        </w:rPr>
        <w:t xml:space="preserve">B.8.9 </w:t>
      </w:r>
      <w:r w:rsidR="00A32D52" w:rsidRPr="001F42D3">
        <w:rPr>
          <w:noProof w:val="0"/>
        </w:rPr>
        <w:t>Device and/or DOR Synchronization Protocol</w:t>
      </w:r>
      <w:bookmarkEnd w:id="1669"/>
      <w:bookmarkEnd w:id="1670"/>
      <w:r w:rsidR="00A32D52" w:rsidRPr="001F42D3">
        <w:rPr>
          <w:noProof w:val="0"/>
        </w:rPr>
        <w:t xml:space="preserve">  </w:t>
      </w:r>
    </w:p>
    <w:p w14:paraId="5C70D421" w14:textId="77777777" w:rsidR="00A32D52" w:rsidRPr="001F42D3" w:rsidRDefault="00A32D52" w:rsidP="00A32D52">
      <w:pPr>
        <w:pStyle w:val="BodyText"/>
      </w:pPr>
      <w:r w:rsidRPr="001F42D3">
        <w:t xml:space="preserve">Beyond the use of the MDC_ATTR_TIME_ABS, MDC_ATTR_TIME_REL, and MDC_ATTR_TIME_HI_RES time code observations, a DOR Device Observation Report MAY provide additional information about the device clocks, or its own clock, by communicating the MDC_TIME_SYNC_PROTOCOL of a given device. </w:t>
      </w:r>
    </w:p>
    <w:p w14:paraId="6F86CEED" w14:textId="77777777" w:rsidR="00A32D52" w:rsidRPr="001F42D3" w:rsidRDefault="00A32D52" w:rsidP="00CF5627">
      <w:pPr>
        <w:pStyle w:val="BodyText"/>
      </w:pPr>
      <w:r w:rsidRPr="001F42D3">
        <w:t>OBX-2: CWE</w:t>
      </w:r>
    </w:p>
    <w:p w14:paraId="21BD4B3E" w14:textId="77777777" w:rsidR="00A32D52" w:rsidRPr="001F42D3" w:rsidRDefault="00A32D52" w:rsidP="00CF5627">
      <w:pPr>
        <w:pStyle w:val="BodyText"/>
      </w:pPr>
      <w:r w:rsidRPr="001F42D3">
        <w:t>OBX-3: 68220^MDC_TIME_SYNC_PROTOCOL^MDC</w:t>
      </w:r>
    </w:p>
    <w:p w14:paraId="75FC47C9" w14:textId="77777777" w:rsidR="00A32D52" w:rsidRPr="001F42D3" w:rsidRDefault="00A32D52" w:rsidP="00742706">
      <w:pPr>
        <w:pStyle w:val="BodyText"/>
      </w:pPr>
      <w:r w:rsidRPr="001F42D3">
        <w:t>OBX-5: Valid synchronization profiles include (choice of one):</w:t>
      </w:r>
    </w:p>
    <w:p w14:paraId="3C850248" w14:textId="77777777" w:rsidR="00A32D52" w:rsidRPr="001F42D3" w:rsidRDefault="00A32D52" w:rsidP="00CF5627">
      <w:pPr>
        <w:pStyle w:val="TableTitle"/>
      </w:pPr>
      <w:r w:rsidRPr="001F42D3">
        <w:lastRenderedPageBreak/>
        <w:t>Table B.</w:t>
      </w:r>
      <w:r w:rsidR="004E547A" w:rsidRPr="001F42D3">
        <w:t>8.9</w:t>
      </w:r>
      <w:r w:rsidRPr="001F42D3">
        <w:t>-1: OBX-5 Values for Device and/or DOR Synchronization Protocol</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80"/>
        <w:gridCol w:w="3685"/>
        <w:gridCol w:w="1179"/>
        <w:gridCol w:w="1521"/>
      </w:tblGrid>
      <w:tr w:rsidR="00A32D52" w:rsidRPr="001F42D3" w14:paraId="2811F926" w14:textId="77777777" w:rsidTr="00A32D52">
        <w:trPr>
          <w:cantSplit/>
          <w:tblHeader/>
          <w:jc w:val="center"/>
        </w:trPr>
        <w:tc>
          <w:tcPr>
            <w:tcW w:w="3780" w:type="dxa"/>
            <w:shd w:val="clear" w:color="auto" w:fill="D9D9D9"/>
          </w:tcPr>
          <w:p w14:paraId="55B5498A" w14:textId="77777777" w:rsidR="00A32D52" w:rsidRPr="001F42D3" w:rsidRDefault="00A32D52" w:rsidP="00A32D52">
            <w:pPr>
              <w:pStyle w:val="TableEntryHeader"/>
              <w:keepLines/>
            </w:pPr>
            <w:r w:rsidRPr="001F42D3">
              <w:t>OBX-5 values  (choice of one)</w:t>
            </w:r>
          </w:p>
        </w:tc>
        <w:tc>
          <w:tcPr>
            <w:tcW w:w="3685" w:type="dxa"/>
            <w:shd w:val="clear" w:color="auto" w:fill="D9D9D9"/>
          </w:tcPr>
          <w:p w14:paraId="26D3149E" w14:textId="77777777" w:rsidR="00A32D52" w:rsidRPr="001F42D3" w:rsidRDefault="00A32D52" w:rsidP="00A32D52">
            <w:pPr>
              <w:pStyle w:val="TableEntryHeader"/>
              <w:keepLines/>
            </w:pPr>
            <w:r w:rsidRPr="001F42D3">
              <w:t>Synchronization Protocol</w:t>
            </w:r>
          </w:p>
        </w:tc>
        <w:tc>
          <w:tcPr>
            <w:tcW w:w="1179" w:type="dxa"/>
            <w:shd w:val="clear" w:color="auto" w:fill="D9D9D9"/>
          </w:tcPr>
          <w:p w14:paraId="0ACAB0F1" w14:textId="77777777" w:rsidR="00A32D52" w:rsidRPr="001F42D3" w:rsidRDefault="00A32D52" w:rsidP="00A32D52">
            <w:pPr>
              <w:pStyle w:val="TableEntryHeader"/>
              <w:keepLines/>
            </w:pPr>
            <w:r w:rsidRPr="001F42D3">
              <w:t>Part::Code</w:t>
            </w:r>
          </w:p>
        </w:tc>
        <w:tc>
          <w:tcPr>
            <w:tcW w:w="1521" w:type="dxa"/>
            <w:shd w:val="clear" w:color="auto" w:fill="D9D9D9"/>
          </w:tcPr>
          <w:p w14:paraId="1CF2C23A" w14:textId="77777777" w:rsidR="00A32D52" w:rsidRPr="001F42D3" w:rsidRDefault="00A32D52" w:rsidP="00A32D52">
            <w:pPr>
              <w:pStyle w:val="TableEntryHeader"/>
              <w:keepLines/>
            </w:pPr>
            <w:r w:rsidRPr="001F42D3">
              <w:t>Default</w:t>
            </w:r>
          </w:p>
        </w:tc>
      </w:tr>
      <w:tr w:rsidR="00A32D52" w:rsidRPr="001F42D3" w14:paraId="4A4C9466" w14:textId="77777777" w:rsidTr="00A32D52">
        <w:trPr>
          <w:cantSplit/>
          <w:jc w:val="center"/>
        </w:trPr>
        <w:tc>
          <w:tcPr>
            <w:tcW w:w="3780" w:type="dxa"/>
          </w:tcPr>
          <w:p w14:paraId="548FE49F" w14:textId="77777777" w:rsidR="00A32D52" w:rsidRPr="001F42D3" w:rsidRDefault="00A32D52" w:rsidP="00A32D52">
            <w:pPr>
              <w:pStyle w:val="TableEntry"/>
              <w:keepNext/>
              <w:keepLines/>
            </w:pPr>
            <w:r w:rsidRPr="001F42D3">
              <w:t>532224^MDC_TIME_SYNC_NONE^MDC</w:t>
            </w:r>
          </w:p>
        </w:tc>
        <w:tc>
          <w:tcPr>
            <w:tcW w:w="3685" w:type="dxa"/>
          </w:tcPr>
          <w:p w14:paraId="2F427BFC" w14:textId="77777777" w:rsidR="00A32D52" w:rsidRPr="001F42D3" w:rsidRDefault="00A32D52" w:rsidP="00A32D52">
            <w:pPr>
              <w:pStyle w:val="TableEntry"/>
              <w:keepNext/>
              <w:keepLines/>
            </w:pPr>
            <w:r w:rsidRPr="001F42D3">
              <w:t>An uncalibrated and unsynchronized local clock source</w:t>
            </w:r>
          </w:p>
        </w:tc>
        <w:tc>
          <w:tcPr>
            <w:tcW w:w="1179" w:type="dxa"/>
          </w:tcPr>
          <w:p w14:paraId="249B2C52" w14:textId="77777777" w:rsidR="00A32D52" w:rsidRPr="001F42D3" w:rsidRDefault="00A32D52" w:rsidP="00A32D52">
            <w:pPr>
              <w:pStyle w:val="TableEntry"/>
              <w:keepNext/>
              <w:keepLines/>
            </w:pPr>
            <w:r w:rsidRPr="001F42D3">
              <w:t>8::7936</w:t>
            </w:r>
          </w:p>
        </w:tc>
        <w:tc>
          <w:tcPr>
            <w:tcW w:w="1521" w:type="dxa"/>
          </w:tcPr>
          <w:p w14:paraId="6FFFFAFC" w14:textId="77777777" w:rsidR="00A32D52" w:rsidRPr="001F42D3" w:rsidRDefault="00A32D52" w:rsidP="00A32D52">
            <w:pPr>
              <w:pStyle w:val="TableEntry"/>
              <w:keepNext/>
              <w:keepLines/>
            </w:pPr>
            <w:r w:rsidRPr="001F42D3">
              <w:t>± 300 s  (5 min)</w:t>
            </w:r>
          </w:p>
        </w:tc>
      </w:tr>
      <w:tr w:rsidR="00A32D52" w:rsidRPr="001F42D3" w14:paraId="5C2E9AAD" w14:textId="77777777" w:rsidTr="00A32D52">
        <w:trPr>
          <w:cantSplit/>
          <w:jc w:val="center"/>
        </w:trPr>
        <w:tc>
          <w:tcPr>
            <w:tcW w:w="3780" w:type="dxa"/>
          </w:tcPr>
          <w:p w14:paraId="76E5FAD2" w14:textId="77777777" w:rsidR="00A32D52" w:rsidRPr="001F42D3" w:rsidRDefault="00A32D52" w:rsidP="00A32D52">
            <w:pPr>
              <w:pStyle w:val="TableEntry"/>
              <w:keepNext/>
              <w:keepLines/>
            </w:pPr>
            <w:r w:rsidRPr="001F42D3">
              <w:t>––––––^MDC_TIME_SYNC_EBWW^MDC</w:t>
            </w:r>
          </w:p>
        </w:tc>
        <w:tc>
          <w:tcPr>
            <w:tcW w:w="3685" w:type="dxa"/>
          </w:tcPr>
          <w:p w14:paraId="6FD44E76" w14:textId="77777777" w:rsidR="00A32D52" w:rsidRPr="001F42D3" w:rsidRDefault="00A32D52" w:rsidP="00A32D52">
            <w:pPr>
              <w:pStyle w:val="TableEntry"/>
              <w:keepNext/>
              <w:keepLines/>
            </w:pPr>
            <w:r w:rsidRPr="001F42D3">
              <w:t>A manually set time, by ‘eyeball and wristwatch’</w:t>
            </w:r>
            <w:r w:rsidRPr="001F42D3">
              <w:footnoteReference w:id="4"/>
            </w:r>
            <w:r w:rsidRPr="001F42D3">
              <w:t xml:space="preserve"> </w:t>
            </w:r>
          </w:p>
        </w:tc>
        <w:tc>
          <w:tcPr>
            <w:tcW w:w="1179" w:type="dxa"/>
          </w:tcPr>
          <w:p w14:paraId="3ED2EE97" w14:textId="77777777" w:rsidR="00A32D52" w:rsidRPr="001F42D3" w:rsidRDefault="00A32D52" w:rsidP="00A32D52">
            <w:pPr>
              <w:pStyle w:val="TableEntry"/>
              <w:keepNext/>
              <w:keepLines/>
            </w:pPr>
            <w:r w:rsidRPr="001F42D3">
              <w:t>–:––––</w:t>
            </w:r>
          </w:p>
        </w:tc>
        <w:tc>
          <w:tcPr>
            <w:tcW w:w="1521" w:type="dxa"/>
          </w:tcPr>
          <w:p w14:paraId="3D17FC16" w14:textId="77777777" w:rsidR="00A32D52" w:rsidRPr="001F42D3" w:rsidRDefault="00A32D52" w:rsidP="00A32D52">
            <w:pPr>
              <w:pStyle w:val="TableEntry"/>
              <w:keepNext/>
              <w:keepLines/>
            </w:pPr>
            <w:r w:rsidRPr="001F42D3">
              <w:t>± 120 s  (2 min)</w:t>
            </w:r>
          </w:p>
        </w:tc>
      </w:tr>
      <w:tr w:rsidR="00A32D52" w:rsidRPr="001F42D3" w14:paraId="12F8B968" w14:textId="77777777" w:rsidTr="00A32D52">
        <w:trPr>
          <w:cantSplit/>
          <w:jc w:val="center"/>
        </w:trPr>
        <w:tc>
          <w:tcPr>
            <w:tcW w:w="3780" w:type="dxa"/>
          </w:tcPr>
          <w:p w14:paraId="02F0D204" w14:textId="77777777" w:rsidR="00A32D52" w:rsidRPr="001F42D3" w:rsidRDefault="00A32D52" w:rsidP="00A32D52">
            <w:pPr>
              <w:pStyle w:val="TableEntry"/>
              <w:keepNext/>
              <w:keepLines/>
            </w:pPr>
            <w:r w:rsidRPr="001F42D3">
              <w:t>532225^MDC_TIME_SYNC_NTPV3^MDC</w:t>
            </w:r>
          </w:p>
        </w:tc>
        <w:tc>
          <w:tcPr>
            <w:tcW w:w="3685" w:type="dxa"/>
          </w:tcPr>
          <w:p w14:paraId="6BB59DE5" w14:textId="30EA7436" w:rsidR="00A32D52" w:rsidRPr="001F42D3" w:rsidRDefault="00A32D52" w:rsidP="00EE799D">
            <w:pPr>
              <w:pStyle w:val="TableEntry"/>
              <w:keepNext/>
              <w:keepLines/>
            </w:pPr>
            <w:r w:rsidRPr="001F42D3">
              <w:t>Network Time Protocol Version 3.0 (RFC1305)</w:t>
            </w:r>
          </w:p>
        </w:tc>
        <w:tc>
          <w:tcPr>
            <w:tcW w:w="1179" w:type="dxa"/>
          </w:tcPr>
          <w:p w14:paraId="31774E1C" w14:textId="77777777" w:rsidR="00A32D52" w:rsidRPr="001F42D3" w:rsidRDefault="00A32D52" w:rsidP="00A32D52">
            <w:pPr>
              <w:pStyle w:val="TableEntry"/>
              <w:keepNext/>
              <w:keepLines/>
            </w:pPr>
            <w:r w:rsidRPr="001F42D3">
              <w:t>8::7937</w:t>
            </w:r>
          </w:p>
        </w:tc>
        <w:tc>
          <w:tcPr>
            <w:tcW w:w="1521" w:type="dxa"/>
          </w:tcPr>
          <w:p w14:paraId="48FC5293" w14:textId="77777777" w:rsidR="00A32D52" w:rsidRPr="001F42D3" w:rsidRDefault="00A32D52" w:rsidP="00A32D52">
            <w:pPr>
              <w:pStyle w:val="TableEntry"/>
              <w:keepNext/>
              <w:keepLines/>
            </w:pPr>
            <w:r w:rsidRPr="001F42D3">
              <w:t>calculate</w:t>
            </w:r>
          </w:p>
        </w:tc>
      </w:tr>
      <w:tr w:rsidR="00A32D52" w:rsidRPr="001F42D3" w14:paraId="7D843EA6" w14:textId="77777777" w:rsidTr="00A32D52">
        <w:trPr>
          <w:cantSplit/>
          <w:jc w:val="center"/>
        </w:trPr>
        <w:tc>
          <w:tcPr>
            <w:tcW w:w="3780" w:type="dxa"/>
          </w:tcPr>
          <w:p w14:paraId="6AED82C0" w14:textId="77777777" w:rsidR="00A32D52" w:rsidRPr="001F42D3" w:rsidRDefault="00A32D52" w:rsidP="00A32D52">
            <w:pPr>
              <w:pStyle w:val="TableEntry"/>
              <w:keepNext/>
              <w:keepLines/>
            </w:pPr>
            <w:r w:rsidRPr="001F42D3">
              <w:t>532226^MDC_TIME_SYNC_NTPV4^MDC</w:t>
            </w:r>
          </w:p>
        </w:tc>
        <w:tc>
          <w:tcPr>
            <w:tcW w:w="3685" w:type="dxa"/>
          </w:tcPr>
          <w:p w14:paraId="34BDF3E4" w14:textId="77777777" w:rsidR="00A32D52" w:rsidRPr="001F42D3" w:rsidRDefault="00A32D52" w:rsidP="00A32D52">
            <w:pPr>
              <w:pStyle w:val="TableEntry"/>
              <w:keepNext/>
              <w:keepLines/>
            </w:pPr>
            <w:r w:rsidRPr="001F42D3">
              <w:t>Network Time Protocol Version 4.0 (under dev)</w:t>
            </w:r>
          </w:p>
        </w:tc>
        <w:tc>
          <w:tcPr>
            <w:tcW w:w="1179" w:type="dxa"/>
          </w:tcPr>
          <w:p w14:paraId="76423A48" w14:textId="77777777" w:rsidR="00A32D52" w:rsidRPr="001F42D3" w:rsidRDefault="00A32D52" w:rsidP="00A32D52">
            <w:pPr>
              <w:pStyle w:val="TableEntry"/>
              <w:keepNext/>
              <w:keepLines/>
            </w:pPr>
            <w:r w:rsidRPr="001F42D3">
              <w:t>8::7938</w:t>
            </w:r>
          </w:p>
        </w:tc>
        <w:tc>
          <w:tcPr>
            <w:tcW w:w="1521" w:type="dxa"/>
          </w:tcPr>
          <w:p w14:paraId="65C2CECB" w14:textId="77777777" w:rsidR="00A32D52" w:rsidRPr="001F42D3" w:rsidRDefault="00A32D52" w:rsidP="00A32D52">
            <w:pPr>
              <w:pStyle w:val="TableEntry"/>
              <w:keepNext/>
              <w:keepLines/>
            </w:pPr>
            <w:r w:rsidRPr="001F42D3">
              <w:t>calculate</w:t>
            </w:r>
          </w:p>
        </w:tc>
      </w:tr>
      <w:tr w:rsidR="00A32D52" w:rsidRPr="001F42D3" w14:paraId="4C6A977E" w14:textId="77777777" w:rsidTr="00A32D52">
        <w:trPr>
          <w:cantSplit/>
          <w:jc w:val="center"/>
        </w:trPr>
        <w:tc>
          <w:tcPr>
            <w:tcW w:w="3780" w:type="dxa"/>
          </w:tcPr>
          <w:p w14:paraId="55645EA3" w14:textId="77777777" w:rsidR="00A32D52" w:rsidRPr="001F42D3" w:rsidRDefault="00A32D52" w:rsidP="00A32D52">
            <w:pPr>
              <w:pStyle w:val="TableEntry"/>
              <w:keepNext/>
              <w:keepLines/>
            </w:pPr>
            <w:r w:rsidRPr="001F42D3">
              <w:t>532227^MDC_TIME_SYNC_SNTPV4^MDC</w:t>
            </w:r>
          </w:p>
        </w:tc>
        <w:tc>
          <w:tcPr>
            <w:tcW w:w="3685" w:type="dxa"/>
          </w:tcPr>
          <w:p w14:paraId="068F88A2" w14:textId="2D790C64" w:rsidR="00A32D52" w:rsidRPr="001F42D3" w:rsidRDefault="00A32D52" w:rsidP="00EE799D">
            <w:pPr>
              <w:pStyle w:val="TableEntry"/>
              <w:keepNext/>
              <w:keepLines/>
            </w:pPr>
            <w:r w:rsidRPr="001F42D3">
              <w:t>Simple Network Time Protocol v4 (RFC2030)</w:t>
            </w:r>
          </w:p>
        </w:tc>
        <w:tc>
          <w:tcPr>
            <w:tcW w:w="1179" w:type="dxa"/>
          </w:tcPr>
          <w:p w14:paraId="4B79542A" w14:textId="77777777" w:rsidR="00A32D52" w:rsidRPr="001F42D3" w:rsidRDefault="00A32D52" w:rsidP="00A32D52">
            <w:pPr>
              <w:pStyle w:val="TableEntry"/>
              <w:keepNext/>
              <w:keepLines/>
            </w:pPr>
            <w:r w:rsidRPr="001F42D3">
              <w:t>8::7939</w:t>
            </w:r>
          </w:p>
        </w:tc>
        <w:tc>
          <w:tcPr>
            <w:tcW w:w="1521" w:type="dxa"/>
          </w:tcPr>
          <w:p w14:paraId="089EBAA2" w14:textId="77777777" w:rsidR="00A32D52" w:rsidRPr="001F42D3" w:rsidRDefault="00A32D52" w:rsidP="00A32D52">
            <w:pPr>
              <w:pStyle w:val="TableEntry"/>
              <w:keepNext/>
              <w:keepLines/>
            </w:pPr>
            <w:r w:rsidRPr="001F42D3">
              <w:t>estimate</w:t>
            </w:r>
          </w:p>
        </w:tc>
      </w:tr>
      <w:tr w:rsidR="00A32D52" w:rsidRPr="001F42D3" w14:paraId="33AA7FD5" w14:textId="77777777" w:rsidTr="00A32D52">
        <w:trPr>
          <w:cantSplit/>
          <w:jc w:val="center"/>
        </w:trPr>
        <w:tc>
          <w:tcPr>
            <w:tcW w:w="3780" w:type="dxa"/>
          </w:tcPr>
          <w:p w14:paraId="304290EB" w14:textId="77777777" w:rsidR="00A32D52" w:rsidRPr="001F42D3" w:rsidRDefault="00A32D52" w:rsidP="00A32D52">
            <w:pPr>
              <w:pStyle w:val="TableEntry"/>
              <w:keepNext/>
              <w:keepLines/>
            </w:pPr>
            <w:r w:rsidRPr="001F42D3">
              <w:t>532228^MDC_TIME_SYNC_SNTPV4330^MDC</w:t>
            </w:r>
          </w:p>
        </w:tc>
        <w:tc>
          <w:tcPr>
            <w:tcW w:w="3685" w:type="dxa"/>
          </w:tcPr>
          <w:p w14:paraId="04BE608A" w14:textId="17DD2AD4" w:rsidR="00A32D52" w:rsidRPr="001F42D3" w:rsidRDefault="00A32D52" w:rsidP="00EE799D">
            <w:pPr>
              <w:pStyle w:val="TableEntry"/>
              <w:keepNext/>
              <w:keepLines/>
            </w:pPr>
            <w:r w:rsidRPr="001F42D3">
              <w:t>Simple Network Time Protocol v4 (RFC4330)</w:t>
            </w:r>
          </w:p>
        </w:tc>
        <w:tc>
          <w:tcPr>
            <w:tcW w:w="1179" w:type="dxa"/>
          </w:tcPr>
          <w:p w14:paraId="168A4775" w14:textId="77777777" w:rsidR="00A32D52" w:rsidRPr="001F42D3" w:rsidRDefault="00A32D52" w:rsidP="00A32D52">
            <w:pPr>
              <w:pStyle w:val="TableEntry"/>
              <w:keepNext/>
              <w:keepLines/>
            </w:pPr>
            <w:r w:rsidRPr="001F42D3">
              <w:t>8::7940</w:t>
            </w:r>
          </w:p>
        </w:tc>
        <w:tc>
          <w:tcPr>
            <w:tcW w:w="1521" w:type="dxa"/>
          </w:tcPr>
          <w:p w14:paraId="51E40541" w14:textId="77777777" w:rsidR="00A32D52" w:rsidRPr="001F42D3" w:rsidRDefault="00A32D52" w:rsidP="00A32D52">
            <w:pPr>
              <w:pStyle w:val="TableEntry"/>
              <w:keepNext/>
              <w:keepLines/>
            </w:pPr>
            <w:r w:rsidRPr="001F42D3">
              <w:t>estimate</w:t>
            </w:r>
          </w:p>
        </w:tc>
      </w:tr>
      <w:tr w:rsidR="00A32D52" w:rsidRPr="001F42D3" w14:paraId="064D6335" w14:textId="77777777" w:rsidTr="00A32D52">
        <w:trPr>
          <w:cantSplit/>
          <w:jc w:val="center"/>
        </w:trPr>
        <w:tc>
          <w:tcPr>
            <w:tcW w:w="3780" w:type="dxa"/>
          </w:tcPr>
          <w:p w14:paraId="2EF6D377" w14:textId="77777777" w:rsidR="00A32D52" w:rsidRPr="001F42D3" w:rsidRDefault="00A32D52" w:rsidP="00A32D52">
            <w:pPr>
              <w:pStyle w:val="TableEntry"/>
              <w:keepNext/>
              <w:keepLines/>
            </w:pPr>
            <w:r w:rsidRPr="001F42D3">
              <w:t>532229^MDC_TIME_SYNC_BTV1^MDC</w:t>
            </w:r>
          </w:p>
        </w:tc>
        <w:tc>
          <w:tcPr>
            <w:tcW w:w="3685" w:type="dxa"/>
          </w:tcPr>
          <w:p w14:paraId="4E1B41D7" w14:textId="77777777" w:rsidR="00A32D52" w:rsidRPr="001F42D3" w:rsidRDefault="00A32D52" w:rsidP="00A32D52">
            <w:pPr>
              <w:pStyle w:val="TableEntry"/>
              <w:keepNext/>
              <w:keepLines/>
            </w:pPr>
            <w:r w:rsidRPr="001F42D3">
              <w:t>Bluetooth Medical Device Profile</w:t>
            </w:r>
          </w:p>
        </w:tc>
        <w:tc>
          <w:tcPr>
            <w:tcW w:w="1179" w:type="dxa"/>
          </w:tcPr>
          <w:p w14:paraId="06B9A522" w14:textId="77777777" w:rsidR="00A32D52" w:rsidRPr="001F42D3" w:rsidRDefault="00A32D52" w:rsidP="00A32D52">
            <w:pPr>
              <w:pStyle w:val="TableEntry"/>
              <w:keepNext/>
              <w:keepLines/>
            </w:pPr>
            <w:r w:rsidRPr="001F42D3">
              <w:t>8::7941</w:t>
            </w:r>
          </w:p>
        </w:tc>
        <w:tc>
          <w:tcPr>
            <w:tcW w:w="1521" w:type="dxa"/>
          </w:tcPr>
          <w:p w14:paraId="1B00BC88" w14:textId="77777777" w:rsidR="00A32D52" w:rsidRPr="001F42D3" w:rsidRDefault="00A32D52" w:rsidP="00A32D52">
            <w:pPr>
              <w:pStyle w:val="TableEntry"/>
              <w:keepNext/>
              <w:keepLines/>
            </w:pPr>
            <w:r w:rsidRPr="001F42D3">
              <w:t>not absolute</w:t>
            </w:r>
            <w:r w:rsidRPr="001F42D3">
              <w:footnoteReference w:id="5"/>
            </w:r>
            <w:r w:rsidRPr="001F42D3">
              <w:t xml:space="preserve"> </w:t>
            </w:r>
          </w:p>
        </w:tc>
      </w:tr>
      <w:tr w:rsidR="00A32D52" w:rsidRPr="001F42D3" w14:paraId="06259835" w14:textId="77777777" w:rsidTr="00A32D52">
        <w:trPr>
          <w:cantSplit/>
          <w:jc w:val="center"/>
        </w:trPr>
        <w:tc>
          <w:tcPr>
            <w:tcW w:w="3780" w:type="dxa"/>
          </w:tcPr>
          <w:p w14:paraId="61E3ABC3" w14:textId="77777777" w:rsidR="00A32D52" w:rsidRPr="001F42D3" w:rsidRDefault="00A32D52" w:rsidP="00A32D52">
            <w:pPr>
              <w:pStyle w:val="TableEntry"/>
              <w:keepNext/>
              <w:keepLines/>
            </w:pPr>
            <w:r w:rsidRPr="001F42D3">
              <w:t>––––––^MDC_TIME_SYNC_NCK^MDC</w:t>
            </w:r>
          </w:p>
        </w:tc>
        <w:tc>
          <w:tcPr>
            <w:tcW w:w="3685" w:type="dxa"/>
          </w:tcPr>
          <w:p w14:paraId="76414AED" w14:textId="77777777" w:rsidR="00A32D52" w:rsidRPr="001F42D3" w:rsidRDefault="00A32D52" w:rsidP="00A32D52">
            <w:pPr>
              <w:pStyle w:val="TableEntry"/>
              <w:keepNext/>
              <w:keepLines/>
            </w:pPr>
            <w:r w:rsidRPr="001F42D3">
              <w:t>HL7 V2 ‘NCK’ System Clock Segment in NMD msg</w:t>
            </w:r>
          </w:p>
        </w:tc>
        <w:tc>
          <w:tcPr>
            <w:tcW w:w="1179" w:type="dxa"/>
          </w:tcPr>
          <w:p w14:paraId="41E4664D" w14:textId="77777777" w:rsidR="00A32D52" w:rsidRPr="001F42D3" w:rsidRDefault="00A32D52" w:rsidP="00A32D52">
            <w:pPr>
              <w:pStyle w:val="TableEntry"/>
              <w:keepNext/>
              <w:keepLines/>
            </w:pPr>
            <w:r w:rsidRPr="001F42D3">
              <w:t>–:––––</w:t>
            </w:r>
          </w:p>
        </w:tc>
        <w:tc>
          <w:tcPr>
            <w:tcW w:w="1521" w:type="dxa"/>
          </w:tcPr>
          <w:p w14:paraId="723569B7" w14:textId="77777777" w:rsidR="00A32D52" w:rsidRPr="001F42D3" w:rsidRDefault="00A32D52" w:rsidP="00A32D52">
            <w:pPr>
              <w:pStyle w:val="TableEntry"/>
              <w:keepNext/>
              <w:keepLines/>
            </w:pPr>
            <w:r w:rsidRPr="001F42D3">
              <w:t>+ 5 s, - 0 s</w:t>
            </w:r>
          </w:p>
        </w:tc>
      </w:tr>
      <w:tr w:rsidR="00A32D52" w:rsidRPr="001F42D3" w14:paraId="1DA47745" w14:textId="77777777" w:rsidTr="00A32D52">
        <w:trPr>
          <w:cantSplit/>
          <w:jc w:val="center"/>
        </w:trPr>
        <w:tc>
          <w:tcPr>
            <w:tcW w:w="3780" w:type="dxa"/>
          </w:tcPr>
          <w:p w14:paraId="6B4CCD24" w14:textId="77777777" w:rsidR="00A32D52" w:rsidRPr="001F42D3" w:rsidRDefault="00A32D52" w:rsidP="00A32D52">
            <w:pPr>
              <w:pStyle w:val="TableEntry"/>
              <w:keepNext/>
              <w:keepLines/>
            </w:pPr>
            <w:r w:rsidRPr="001F42D3">
              <w:t>––––––^MDC_TIME_SYNC_GPS^MDC</w:t>
            </w:r>
          </w:p>
        </w:tc>
        <w:tc>
          <w:tcPr>
            <w:tcW w:w="3685" w:type="dxa"/>
          </w:tcPr>
          <w:p w14:paraId="7C66DE80" w14:textId="77777777" w:rsidR="00A32D52" w:rsidRPr="001F42D3" w:rsidRDefault="00A32D52" w:rsidP="00A32D52">
            <w:pPr>
              <w:pStyle w:val="TableEntry"/>
              <w:keepNext/>
              <w:keepLines/>
            </w:pPr>
            <w:r w:rsidRPr="001F42D3">
              <w:t>Global Positioning Service (GPS)</w:t>
            </w:r>
          </w:p>
        </w:tc>
        <w:tc>
          <w:tcPr>
            <w:tcW w:w="1179" w:type="dxa"/>
          </w:tcPr>
          <w:p w14:paraId="1172E198" w14:textId="77777777" w:rsidR="00A32D52" w:rsidRPr="001F42D3" w:rsidRDefault="00A32D52" w:rsidP="00A32D52">
            <w:pPr>
              <w:pStyle w:val="TableEntry"/>
              <w:keepNext/>
              <w:keepLines/>
            </w:pPr>
            <w:r w:rsidRPr="001F42D3">
              <w:t>–:––––</w:t>
            </w:r>
          </w:p>
        </w:tc>
        <w:tc>
          <w:tcPr>
            <w:tcW w:w="1521" w:type="dxa"/>
          </w:tcPr>
          <w:p w14:paraId="7F4538E4" w14:textId="77777777" w:rsidR="00A32D52" w:rsidRPr="001F42D3" w:rsidRDefault="00A32D52" w:rsidP="00A32D52">
            <w:pPr>
              <w:pStyle w:val="TableEntry"/>
              <w:keepNext/>
              <w:keepLines/>
            </w:pPr>
            <w:r w:rsidRPr="001F42D3">
              <w:t>calculate</w:t>
            </w:r>
          </w:p>
        </w:tc>
      </w:tr>
    </w:tbl>
    <w:p w14:paraId="49805008" w14:textId="77777777" w:rsidR="00A32D52" w:rsidRPr="001F42D3" w:rsidRDefault="00A32D52" w:rsidP="00C10546">
      <w:pPr>
        <w:pStyle w:val="BodyText"/>
      </w:pPr>
    </w:p>
    <w:p w14:paraId="5A8B2510" w14:textId="523F7D95" w:rsidR="00B11855" w:rsidRPr="001F42D3" w:rsidRDefault="00D53FC4" w:rsidP="00B34AEB">
      <w:pPr>
        <w:pStyle w:val="Heading2"/>
        <w:numPr>
          <w:ilvl w:val="0"/>
          <w:numId w:val="0"/>
        </w:numPr>
        <w:rPr>
          <w:noProof w:val="0"/>
        </w:rPr>
      </w:pPr>
      <w:bookmarkStart w:id="1671" w:name="_Toc401769868"/>
      <w:bookmarkStart w:id="1672" w:name="_Toc214889783"/>
      <w:r w:rsidRPr="001F42D3">
        <w:rPr>
          <w:noProof w:val="0"/>
        </w:rPr>
        <w:t>B.</w:t>
      </w:r>
      <w:r w:rsidR="0024732D" w:rsidRPr="001F42D3">
        <w:rPr>
          <w:noProof w:val="0"/>
        </w:rPr>
        <w:t>9</w:t>
      </w:r>
      <w:r w:rsidRPr="001F42D3">
        <w:rPr>
          <w:noProof w:val="0"/>
        </w:rPr>
        <w:t xml:space="preserve"> </w:t>
      </w:r>
      <w:r w:rsidR="003D003E" w:rsidRPr="001F42D3">
        <w:rPr>
          <w:noProof w:val="0"/>
        </w:rPr>
        <w:t>ORC – Common Order Segment</w:t>
      </w:r>
      <w:bookmarkEnd w:id="1671"/>
      <w:bookmarkEnd w:id="1672"/>
    </w:p>
    <w:p w14:paraId="1F500BB4" w14:textId="1A8B4A63" w:rsidR="00B11855" w:rsidRPr="001F42D3" w:rsidRDefault="003D003E" w:rsidP="00871B1F">
      <w:pPr>
        <w:pStyle w:val="BodyText"/>
      </w:pPr>
      <w:r w:rsidRPr="001F42D3">
        <w:t xml:space="preserve">In </w:t>
      </w:r>
      <w:r w:rsidR="00647994" w:rsidRPr="001F42D3">
        <w:t>[PCD-03]</w:t>
      </w:r>
      <w:r w:rsidRPr="001F42D3">
        <w:t xml:space="preserve">, the Common Order segment (ORC) is used to transmit fields that are common to all orders (all types of services that are requested). In </w:t>
      </w:r>
      <w:r w:rsidR="00647994" w:rsidRPr="001F42D3">
        <w:t>[PCD-01]</w:t>
      </w:r>
      <w:r w:rsidRPr="001F42D3">
        <w:t>, ORC segments are not sent.</w:t>
      </w:r>
    </w:p>
    <w:p w14:paraId="5CDDC9D6" w14:textId="3C2E8315" w:rsidR="00B11855" w:rsidRPr="001F42D3" w:rsidRDefault="003D003E" w:rsidP="00CF5627">
      <w:pPr>
        <w:pStyle w:val="TableTitle"/>
      </w:pPr>
      <w:r w:rsidRPr="001F42D3">
        <w:t xml:space="preserve">Table B.9-1: </w:t>
      </w:r>
      <w:r w:rsidR="006D613E" w:rsidRPr="001F42D3">
        <w:t>HL7</w:t>
      </w:r>
      <w:r w:rsidR="00995105" w:rsidRPr="001F42D3">
        <w:t xml:space="preserve"> </w:t>
      </w:r>
      <w:r w:rsidRPr="001F42D3">
        <w:t>Attribute Table – ORC – Common Order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0"/>
        <w:gridCol w:w="1080"/>
        <w:gridCol w:w="990"/>
        <w:gridCol w:w="1227"/>
        <w:gridCol w:w="940"/>
        <w:gridCol w:w="810"/>
        <w:gridCol w:w="2810"/>
      </w:tblGrid>
      <w:tr w:rsidR="00506FBD" w:rsidRPr="001F42D3" w14:paraId="11CF1A0C" w14:textId="77777777" w:rsidTr="00CF5627">
        <w:trPr>
          <w:cantSplit/>
          <w:tblHeader/>
          <w:jc w:val="center"/>
        </w:trPr>
        <w:tc>
          <w:tcPr>
            <w:tcW w:w="990" w:type="dxa"/>
            <w:tcBorders>
              <w:top w:val="single" w:sz="4" w:space="0" w:color="auto"/>
              <w:left w:val="single" w:sz="4" w:space="0" w:color="auto"/>
              <w:bottom w:val="single" w:sz="4" w:space="0" w:color="auto"/>
              <w:right w:val="single" w:sz="4" w:space="0" w:color="auto"/>
            </w:tcBorders>
            <w:shd w:val="clear" w:color="auto" w:fill="D9D9D9"/>
          </w:tcPr>
          <w:p w14:paraId="43950197" w14:textId="77777777" w:rsidR="00B11855" w:rsidRPr="001F42D3" w:rsidRDefault="003D003E" w:rsidP="00A92110">
            <w:pPr>
              <w:pStyle w:val="TableEntryHeader"/>
            </w:pPr>
            <w:r w:rsidRPr="001F42D3">
              <w:t>SEQ</w:t>
            </w:r>
          </w:p>
        </w:tc>
        <w:tc>
          <w:tcPr>
            <w:tcW w:w="1080" w:type="dxa"/>
            <w:tcBorders>
              <w:top w:val="single" w:sz="4" w:space="0" w:color="auto"/>
              <w:left w:val="single" w:sz="4" w:space="0" w:color="auto"/>
              <w:bottom w:val="single" w:sz="4" w:space="0" w:color="auto"/>
              <w:right w:val="single" w:sz="4" w:space="0" w:color="auto"/>
            </w:tcBorders>
            <w:shd w:val="clear" w:color="auto" w:fill="D9D9D9"/>
          </w:tcPr>
          <w:p w14:paraId="466AD872" w14:textId="77777777" w:rsidR="00B11855" w:rsidRPr="001F42D3" w:rsidRDefault="003D003E" w:rsidP="00A92110">
            <w:pPr>
              <w:pStyle w:val="TableEntryHeader"/>
            </w:pPr>
            <w:r w:rsidRPr="001F42D3">
              <w:t>LEN</w:t>
            </w:r>
          </w:p>
        </w:tc>
        <w:tc>
          <w:tcPr>
            <w:tcW w:w="990" w:type="dxa"/>
            <w:tcBorders>
              <w:top w:val="single" w:sz="4" w:space="0" w:color="auto"/>
              <w:left w:val="single" w:sz="4" w:space="0" w:color="auto"/>
              <w:bottom w:val="single" w:sz="4" w:space="0" w:color="auto"/>
              <w:right w:val="single" w:sz="4" w:space="0" w:color="auto"/>
            </w:tcBorders>
            <w:shd w:val="clear" w:color="auto" w:fill="D9D9D9"/>
          </w:tcPr>
          <w:p w14:paraId="0BFE580C" w14:textId="77777777" w:rsidR="00B11855" w:rsidRPr="001F42D3" w:rsidRDefault="003D003E" w:rsidP="00A92110">
            <w:pPr>
              <w:pStyle w:val="TableEntryHeader"/>
            </w:pPr>
            <w:r w:rsidRPr="001F42D3">
              <w:t>DT</w:t>
            </w:r>
          </w:p>
        </w:tc>
        <w:tc>
          <w:tcPr>
            <w:tcW w:w="1227" w:type="dxa"/>
            <w:tcBorders>
              <w:top w:val="single" w:sz="4" w:space="0" w:color="auto"/>
              <w:left w:val="single" w:sz="4" w:space="0" w:color="auto"/>
              <w:bottom w:val="single" w:sz="4" w:space="0" w:color="auto"/>
              <w:right w:val="single" w:sz="4" w:space="0" w:color="auto"/>
            </w:tcBorders>
            <w:shd w:val="clear" w:color="auto" w:fill="D9D9D9"/>
          </w:tcPr>
          <w:p w14:paraId="3784748A" w14:textId="77777777" w:rsidR="00B11855" w:rsidRPr="001F42D3" w:rsidRDefault="003D003E" w:rsidP="00A92110">
            <w:pPr>
              <w:pStyle w:val="TableEntryHeader"/>
            </w:pPr>
            <w:r w:rsidRPr="001F42D3">
              <w:t>Usage</w:t>
            </w:r>
          </w:p>
        </w:tc>
        <w:tc>
          <w:tcPr>
            <w:tcW w:w="940" w:type="dxa"/>
            <w:tcBorders>
              <w:top w:val="single" w:sz="4" w:space="0" w:color="auto"/>
              <w:left w:val="single" w:sz="4" w:space="0" w:color="auto"/>
              <w:bottom w:val="single" w:sz="4" w:space="0" w:color="auto"/>
              <w:right w:val="single" w:sz="4" w:space="0" w:color="auto"/>
            </w:tcBorders>
            <w:shd w:val="clear" w:color="auto" w:fill="D9D9D9"/>
          </w:tcPr>
          <w:p w14:paraId="6F77A41A" w14:textId="77777777" w:rsidR="00B11855" w:rsidRPr="001F42D3" w:rsidRDefault="003D003E" w:rsidP="00A92110">
            <w:pPr>
              <w:pStyle w:val="TableEntryHeader"/>
            </w:pPr>
            <w:r w:rsidRPr="001F42D3">
              <w:t>Card.</w:t>
            </w:r>
          </w:p>
        </w:tc>
        <w:tc>
          <w:tcPr>
            <w:tcW w:w="810" w:type="dxa"/>
            <w:tcBorders>
              <w:top w:val="single" w:sz="4" w:space="0" w:color="auto"/>
              <w:left w:val="single" w:sz="4" w:space="0" w:color="auto"/>
              <w:bottom w:val="single" w:sz="4" w:space="0" w:color="auto"/>
              <w:right w:val="single" w:sz="4" w:space="0" w:color="auto"/>
            </w:tcBorders>
            <w:shd w:val="clear" w:color="auto" w:fill="D9D9D9"/>
          </w:tcPr>
          <w:p w14:paraId="5BDF6EB5" w14:textId="77777777" w:rsidR="00B11855" w:rsidRPr="001F42D3" w:rsidRDefault="003D003E" w:rsidP="00A92110">
            <w:pPr>
              <w:pStyle w:val="TableEntryHeader"/>
            </w:pPr>
            <w:r w:rsidRPr="001F42D3">
              <w:t>TBL#</w:t>
            </w:r>
          </w:p>
        </w:tc>
        <w:tc>
          <w:tcPr>
            <w:tcW w:w="2810" w:type="dxa"/>
            <w:tcBorders>
              <w:top w:val="single" w:sz="4" w:space="0" w:color="auto"/>
              <w:left w:val="single" w:sz="4" w:space="0" w:color="auto"/>
              <w:bottom w:val="single" w:sz="4" w:space="0" w:color="auto"/>
              <w:right w:val="single" w:sz="4" w:space="0" w:color="auto"/>
            </w:tcBorders>
            <w:shd w:val="clear" w:color="auto" w:fill="D9D9D9"/>
          </w:tcPr>
          <w:p w14:paraId="25A6F9EF" w14:textId="77777777" w:rsidR="00B11855" w:rsidRPr="001F42D3" w:rsidRDefault="003D003E" w:rsidP="00A92110">
            <w:pPr>
              <w:pStyle w:val="TableEntryHeader"/>
            </w:pPr>
            <w:r w:rsidRPr="001F42D3">
              <w:t>ELEMENT NAME</w:t>
            </w:r>
          </w:p>
        </w:tc>
      </w:tr>
      <w:tr w:rsidR="00C40FD5" w:rsidRPr="001F42D3" w14:paraId="58ED8B3E"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5126F821" w14:textId="77777777" w:rsidR="00B11855" w:rsidRPr="001F42D3" w:rsidRDefault="003D003E" w:rsidP="00A92110">
            <w:pPr>
              <w:pStyle w:val="TableEntry"/>
            </w:pPr>
            <w:r w:rsidRPr="001F42D3">
              <w:t>1</w:t>
            </w:r>
          </w:p>
        </w:tc>
        <w:tc>
          <w:tcPr>
            <w:tcW w:w="1080" w:type="dxa"/>
            <w:tcBorders>
              <w:top w:val="single" w:sz="4" w:space="0" w:color="auto"/>
              <w:left w:val="single" w:sz="4" w:space="0" w:color="auto"/>
              <w:bottom w:val="single" w:sz="4" w:space="0" w:color="auto"/>
              <w:right w:val="single" w:sz="4" w:space="0" w:color="auto"/>
            </w:tcBorders>
          </w:tcPr>
          <w:p w14:paraId="5F09E58D" w14:textId="77777777" w:rsidR="00B11855" w:rsidRPr="001F42D3" w:rsidRDefault="003D003E" w:rsidP="00A92110">
            <w:pPr>
              <w:pStyle w:val="TableEntry"/>
            </w:pPr>
            <w:r w:rsidRPr="001F42D3">
              <w:t>2</w:t>
            </w:r>
          </w:p>
        </w:tc>
        <w:tc>
          <w:tcPr>
            <w:tcW w:w="990" w:type="dxa"/>
            <w:tcBorders>
              <w:top w:val="single" w:sz="4" w:space="0" w:color="auto"/>
              <w:left w:val="single" w:sz="4" w:space="0" w:color="auto"/>
              <w:bottom w:val="single" w:sz="4" w:space="0" w:color="auto"/>
              <w:right w:val="single" w:sz="4" w:space="0" w:color="auto"/>
            </w:tcBorders>
          </w:tcPr>
          <w:p w14:paraId="19B82AB7"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494B75D0"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6EF38367"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0F04F444" w14:textId="77777777" w:rsidR="00B11855" w:rsidRPr="001F42D3" w:rsidRDefault="003D003E" w:rsidP="00A92110">
            <w:pPr>
              <w:pStyle w:val="TableEntry"/>
            </w:pPr>
            <w:r w:rsidRPr="001F42D3">
              <w:t>0119</w:t>
            </w:r>
          </w:p>
        </w:tc>
        <w:tc>
          <w:tcPr>
            <w:tcW w:w="2810" w:type="dxa"/>
            <w:tcBorders>
              <w:top w:val="single" w:sz="4" w:space="0" w:color="auto"/>
              <w:left w:val="single" w:sz="4" w:space="0" w:color="auto"/>
              <w:bottom w:val="single" w:sz="4" w:space="0" w:color="auto"/>
              <w:right w:val="single" w:sz="4" w:space="0" w:color="auto"/>
            </w:tcBorders>
          </w:tcPr>
          <w:p w14:paraId="4C1B9345" w14:textId="77777777" w:rsidR="00B11855" w:rsidRPr="001F42D3" w:rsidRDefault="003D003E" w:rsidP="00A92110">
            <w:pPr>
              <w:pStyle w:val="TableEntry"/>
            </w:pPr>
            <w:r w:rsidRPr="001F42D3">
              <w:t>Order Control</w:t>
            </w:r>
          </w:p>
        </w:tc>
      </w:tr>
      <w:tr w:rsidR="00C40FD5" w:rsidRPr="001F42D3" w14:paraId="25F75993"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2C03A6D0" w14:textId="77777777" w:rsidR="00B11855" w:rsidRPr="001F42D3" w:rsidRDefault="003D003E" w:rsidP="00A92110">
            <w:pPr>
              <w:pStyle w:val="TableEntry"/>
            </w:pPr>
            <w:r w:rsidRPr="001F42D3">
              <w:t>2</w:t>
            </w:r>
          </w:p>
        </w:tc>
        <w:tc>
          <w:tcPr>
            <w:tcW w:w="1080" w:type="dxa"/>
            <w:tcBorders>
              <w:top w:val="single" w:sz="4" w:space="0" w:color="auto"/>
              <w:left w:val="single" w:sz="4" w:space="0" w:color="auto"/>
              <w:bottom w:val="single" w:sz="4" w:space="0" w:color="auto"/>
              <w:right w:val="single" w:sz="4" w:space="0" w:color="auto"/>
            </w:tcBorders>
          </w:tcPr>
          <w:p w14:paraId="23233283" w14:textId="77777777" w:rsidR="00B11855" w:rsidRPr="001F42D3" w:rsidRDefault="003D003E" w:rsidP="00A92110">
            <w:pPr>
              <w:pStyle w:val="TableEntry"/>
            </w:pPr>
            <w:r w:rsidRPr="001F42D3">
              <w:t>427</w:t>
            </w:r>
          </w:p>
        </w:tc>
        <w:tc>
          <w:tcPr>
            <w:tcW w:w="990" w:type="dxa"/>
            <w:tcBorders>
              <w:top w:val="single" w:sz="4" w:space="0" w:color="auto"/>
              <w:left w:val="single" w:sz="4" w:space="0" w:color="auto"/>
              <w:bottom w:val="single" w:sz="4" w:space="0" w:color="auto"/>
              <w:right w:val="single" w:sz="4" w:space="0" w:color="auto"/>
            </w:tcBorders>
          </w:tcPr>
          <w:p w14:paraId="185580DE"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233D7DBF"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090DCB9A"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714883CC"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05F51370" w14:textId="77777777" w:rsidR="00B11855" w:rsidRPr="001F42D3" w:rsidRDefault="003D003E" w:rsidP="00A92110">
            <w:pPr>
              <w:pStyle w:val="TableEntry"/>
            </w:pPr>
            <w:r w:rsidRPr="001F42D3">
              <w:t>Placer Order Number</w:t>
            </w:r>
          </w:p>
        </w:tc>
      </w:tr>
      <w:tr w:rsidR="00C40FD5" w:rsidRPr="001F42D3" w14:paraId="6B72ABB7"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1D34247C" w14:textId="77777777" w:rsidR="00B11855" w:rsidRPr="001F42D3" w:rsidRDefault="003D003E" w:rsidP="00A92110">
            <w:pPr>
              <w:pStyle w:val="TableEntry"/>
            </w:pPr>
            <w:r w:rsidRPr="001F42D3">
              <w:t>3</w:t>
            </w:r>
          </w:p>
        </w:tc>
        <w:tc>
          <w:tcPr>
            <w:tcW w:w="1080" w:type="dxa"/>
            <w:tcBorders>
              <w:top w:val="single" w:sz="4" w:space="0" w:color="auto"/>
              <w:left w:val="single" w:sz="4" w:space="0" w:color="auto"/>
              <w:bottom w:val="single" w:sz="4" w:space="0" w:color="auto"/>
              <w:right w:val="single" w:sz="4" w:space="0" w:color="auto"/>
            </w:tcBorders>
          </w:tcPr>
          <w:p w14:paraId="746878D8" w14:textId="77777777" w:rsidR="00B11855" w:rsidRPr="001F42D3" w:rsidRDefault="003D003E" w:rsidP="00A92110">
            <w:pPr>
              <w:pStyle w:val="TableEntry"/>
            </w:pPr>
            <w:r w:rsidRPr="001F42D3">
              <w:t>427</w:t>
            </w:r>
          </w:p>
        </w:tc>
        <w:tc>
          <w:tcPr>
            <w:tcW w:w="990" w:type="dxa"/>
            <w:tcBorders>
              <w:top w:val="single" w:sz="4" w:space="0" w:color="auto"/>
              <w:left w:val="single" w:sz="4" w:space="0" w:color="auto"/>
              <w:bottom w:val="single" w:sz="4" w:space="0" w:color="auto"/>
              <w:right w:val="single" w:sz="4" w:space="0" w:color="auto"/>
            </w:tcBorders>
          </w:tcPr>
          <w:p w14:paraId="66F0E177"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42067AC1" w14:textId="77777777" w:rsidR="00B11855" w:rsidRPr="001F42D3" w:rsidRDefault="003D003E" w:rsidP="00A92110">
            <w:pPr>
              <w:pStyle w:val="TableEntry"/>
            </w:pPr>
            <w:r w:rsidRPr="001F42D3">
              <w:t>X</w:t>
            </w:r>
          </w:p>
        </w:tc>
        <w:tc>
          <w:tcPr>
            <w:tcW w:w="940" w:type="dxa"/>
            <w:tcBorders>
              <w:top w:val="single" w:sz="4" w:space="0" w:color="auto"/>
              <w:left w:val="single" w:sz="4" w:space="0" w:color="auto"/>
              <w:bottom w:val="single" w:sz="4" w:space="0" w:color="auto"/>
              <w:right w:val="single" w:sz="4" w:space="0" w:color="auto"/>
            </w:tcBorders>
          </w:tcPr>
          <w:p w14:paraId="0DA026DE" w14:textId="77777777" w:rsidR="00B11855" w:rsidRPr="001F42D3" w:rsidRDefault="003D003E" w:rsidP="00A92110">
            <w:pPr>
              <w:pStyle w:val="TableEntry"/>
            </w:pPr>
            <w:r w:rsidRPr="001F42D3">
              <w:t>[0..0]</w:t>
            </w:r>
          </w:p>
        </w:tc>
        <w:tc>
          <w:tcPr>
            <w:tcW w:w="810" w:type="dxa"/>
            <w:tcBorders>
              <w:top w:val="single" w:sz="4" w:space="0" w:color="auto"/>
              <w:left w:val="single" w:sz="4" w:space="0" w:color="auto"/>
              <w:bottom w:val="single" w:sz="4" w:space="0" w:color="auto"/>
              <w:right w:val="single" w:sz="4" w:space="0" w:color="auto"/>
            </w:tcBorders>
          </w:tcPr>
          <w:p w14:paraId="53FFC393"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15FECFB2" w14:textId="77777777" w:rsidR="00B11855" w:rsidRPr="001F42D3" w:rsidRDefault="003D003E" w:rsidP="00A92110">
            <w:pPr>
              <w:pStyle w:val="TableEntry"/>
            </w:pPr>
            <w:r w:rsidRPr="001F42D3">
              <w:t>Filler Order Number</w:t>
            </w:r>
          </w:p>
        </w:tc>
      </w:tr>
      <w:tr w:rsidR="00C40FD5" w:rsidRPr="001F42D3" w14:paraId="5DF39C0F"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29327355" w14:textId="77777777" w:rsidR="00B11855" w:rsidRPr="001F42D3" w:rsidRDefault="003D003E" w:rsidP="00A92110">
            <w:pPr>
              <w:pStyle w:val="TableEntry"/>
            </w:pPr>
            <w:r w:rsidRPr="001F42D3">
              <w:t>4</w:t>
            </w:r>
          </w:p>
        </w:tc>
        <w:tc>
          <w:tcPr>
            <w:tcW w:w="1080" w:type="dxa"/>
            <w:tcBorders>
              <w:top w:val="single" w:sz="4" w:space="0" w:color="auto"/>
              <w:left w:val="single" w:sz="4" w:space="0" w:color="auto"/>
              <w:bottom w:val="single" w:sz="4" w:space="0" w:color="auto"/>
              <w:right w:val="single" w:sz="4" w:space="0" w:color="auto"/>
            </w:tcBorders>
          </w:tcPr>
          <w:p w14:paraId="0F7F546E" w14:textId="77777777" w:rsidR="00B11855" w:rsidRPr="001F42D3" w:rsidRDefault="003D003E" w:rsidP="00A92110">
            <w:pPr>
              <w:pStyle w:val="TableEntry"/>
            </w:pPr>
            <w:r w:rsidRPr="001F42D3">
              <w:t>22</w:t>
            </w:r>
          </w:p>
        </w:tc>
        <w:tc>
          <w:tcPr>
            <w:tcW w:w="990" w:type="dxa"/>
            <w:tcBorders>
              <w:top w:val="single" w:sz="4" w:space="0" w:color="auto"/>
              <w:left w:val="single" w:sz="4" w:space="0" w:color="auto"/>
              <w:bottom w:val="single" w:sz="4" w:space="0" w:color="auto"/>
              <w:right w:val="single" w:sz="4" w:space="0" w:color="auto"/>
            </w:tcBorders>
          </w:tcPr>
          <w:p w14:paraId="22D6BD8E" w14:textId="77777777" w:rsidR="00B11855" w:rsidRPr="001F42D3" w:rsidRDefault="003D003E" w:rsidP="00A92110">
            <w:pPr>
              <w:pStyle w:val="TableEntry"/>
            </w:pPr>
            <w:r w:rsidRPr="001F42D3">
              <w:t>EI</w:t>
            </w:r>
          </w:p>
        </w:tc>
        <w:tc>
          <w:tcPr>
            <w:tcW w:w="1227" w:type="dxa"/>
            <w:tcBorders>
              <w:top w:val="single" w:sz="4" w:space="0" w:color="auto"/>
              <w:left w:val="single" w:sz="4" w:space="0" w:color="auto"/>
              <w:bottom w:val="single" w:sz="4" w:space="0" w:color="auto"/>
              <w:right w:val="single" w:sz="4" w:space="0" w:color="auto"/>
            </w:tcBorders>
          </w:tcPr>
          <w:p w14:paraId="2332AFE7"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6A92F70C"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231C882A"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18A06FF4" w14:textId="77777777" w:rsidR="00B11855" w:rsidRPr="001F42D3" w:rsidRDefault="003D003E" w:rsidP="00A92110">
            <w:pPr>
              <w:pStyle w:val="TableEntry"/>
            </w:pPr>
            <w:r w:rsidRPr="001F42D3">
              <w:t>Placer Group Number</w:t>
            </w:r>
          </w:p>
        </w:tc>
      </w:tr>
      <w:tr w:rsidR="00C40FD5" w:rsidRPr="001F42D3" w14:paraId="7F1F5CF2"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65B6E308" w14:textId="77777777" w:rsidR="00B11855" w:rsidRPr="001F42D3" w:rsidRDefault="003D003E" w:rsidP="00A92110">
            <w:pPr>
              <w:pStyle w:val="TableEntry"/>
            </w:pPr>
            <w:r w:rsidRPr="001F42D3">
              <w:t>5</w:t>
            </w:r>
          </w:p>
        </w:tc>
        <w:tc>
          <w:tcPr>
            <w:tcW w:w="1080" w:type="dxa"/>
            <w:tcBorders>
              <w:top w:val="single" w:sz="4" w:space="0" w:color="auto"/>
              <w:left w:val="single" w:sz="4" w:space="0" w:color="auto"/>
              <w:bottom w:val="single" w:sz="4" w:space="0" w:color="auto"/>
              <w:right w:val="single" w:sz="4" w:space="0" w:color="auto"/>
            </w:tcBorders>
          </w:tcPr>
          <w:p w14:paraId="3430A637" w14:textId="77777777" w:rsidR="00B11855" w:rsidRPr="001F42D3" w:rsidRDefault="003D003E" w:rsidP="00A92110">
            <w:pPr>
              <w:pStyle w:val="TableEntry"/>
            </w:pPr>
            <w:r w:rsidRPr="001F42D3">
              <w:t>2</w:t>
            </w:r>
          </w:p>
        </w:tc>
        <w:tc>
          <w:tcPr>
            <w:tcW w:w="990" w:type="dxa"/>
            <w:tcBorders>
              <w:top w:val="single" w:sz="4" w:space="0" w:color="auto"/>
              <w:left w:val="single" w:sz="4" w:space="0" w:color="auto"/>
              <w:bottom w:val="single" w:sz="4" w:space="0" w:color="auto"/>
              <w:right w:val="single" w:sz="4" w:space="0" w:color="auto"/>
            </w:tcBorders>
          </w:tcPr>
          <w:p w14:paraId="49654C92"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4E37468B"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399A239B"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6954B45E" w14:textId="77777777" w:rsidR="00B11855" w:rsidRPr="001F42D3" w:rsidRDefault="003D003E" w:rsidP="00A92110">
            <w:pPr>
              <w:pStyle w:val="TableEntry"/>
            </w:pPr>
            <w:r w:rsidRPr="001F42D3">
              <w:t>0038</w:t>
            </w:r>
          </w:p>
        </w:tc>
        <w:tc>
          <w:tcPr>
            <w:tcW w:w="2810" w:type="dxa"/>
            <w:tcBorders>
              <w:top w:val="single" w:sz="4" w:space="0" w:color="auto"/>
              <w:left w:val="single" w:sz="4" w:space="0" w:color="auto"/>
              <w:bottom w:val="single" w:sz="4" w:space="0" w:color="auto"/>
              <w:right w:val="single" w:sz="4" w:space="0" w:color="auto"/>
            </w:tcBorders>
          </w:tcPr>
          <w:p w14:paraId="719869CA" w14:textId="77777777" w:rsidR="00B11855" w:rsidRPr="001F42D3" w:rsidRDefault="003D003E" w:rsidP="00A92110">
            <w:pPr>
              <w:pStyle w:val="TableEntry"/>
            </w:pPr>
            <w:r w:rsidRPr="001F42D3">
              <w:t>Order Status</w:t>
            </w:r>
          </w:p>
        </w:tc>
      </w:tr>
      <w:tr w:rsidR="00C40FD5" w:rsidRPr="001F42D3" w14:paraId="45A7176E"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713DA5C6" w14:textId="77777777" w:rsidR="00B11855" w:rsidRPr="001F42D3" w:rsidRDefault="003D003E" w:rsidP="00A92110">
            <w:pPr>
              <w:pStyle w:val="TableEntry"/>
            </w:pPr>
            <w:r w:rsidRPr="001F42D3">
              <w:t>6</w:t>
            </w:r>
          </w:p>
        </w:tc>
        <w:tc>
          <w:tcPr>
            <w:tcW w:w="1080" w:type="dxa"/>
            <w:tcBorders>
              <w:top w:val="single" w:sz="4" w:space="0" w:color="auto"/>
              <w:left w:val="single" w:sz="4" w:space="0" w:color="auto"/>
              <w:bottom w:val="single" w:sz="4" w:space="0" w:color="auto"/>
              <w:right w:val="single" w:sz="4" w:space="0" w:color="auto"/>
            </w:tcBorders>
          </w:tcPr>
          <w:p w14:paraId="650D927E" w14:textId="77777777" w:rsidR="00B11855" w:rsidRPr="001F42D3" w:rsidRDefault="003D003E" w:rsidP="00A92110">
            <w:pPr>
              <w:pStyle w:val="TableEntry"/>
            </w:pPr>
            <w:r w:rsidRPr="001F42D3">
              <w:t>1</w:t>
            </w:r>
          </w:p>
        </w:tc>
        <w:tc>
          <w:tcPr>
            <w:tcW w:w="990" w:type="dxa"/>
            <w:tcBorders>
              <w:top w:val="single" w:sz="4" w:space="0" w:color="auto"/>
              <w:left w:val="single" w:sz="4" w:space="0" w:color="auto"/>
              <w:bottom w:val="single" w:sz="4" w:space="0" w:color="auto"/>
              <w:right w:val="single" w:sz="4" w:space="0" w:color="auto"/>
            </w:tcBorders>
          </w:tcPr>
          <w:p w14:paraId="54B9C576" w14:textId="77777777" w:rsidR="00B11855" w:rsidRPr="001F42D3" w:rsidRDefault="003D003E" w:rsidP="00A92110">
            <w:pPr>
              <w:pStyle w:val="TableEntry"/>
            </w:pPr>
            <w:r w:rsidRPr="001F42D3">
              <w:t>ID</w:t>
            </w:r>
          </w:p>
        </w:tc>
        <w:tc>
          <w:tcPr>
            <w:tcW w:w="1227" w:type="dxa"/>
            <w:tcBorders>
              <w:top w:val="single" w:sz="4" w:space="0" w:color="auto"/>
              <w:left w:val="single" w:sz="4" w:space="0" w:color="auto"/>
              <w:bottom w:val="single" w:sz="4" w:space="0" w:color="auto"/>
              <w:right w:val="single" w:sz="4" w:space="0" w:color="auto"/>
            </w:tcBorders>
          </w:tcPr>
          <w:p w14:paraId="75D929F6"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272BCA5D"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55FF1F56" w14:textId="77777777" w:rsidR="00B11855" w:rsidRPr="001F42D3" w:rsidRDefault="003D003E" w:rsidP="00A92110">
            <w:pPr>
              <w:pStyle w:val="TableEntry"/>
            </w:pPr>
            <w:r w:rsidRPr="001F42D3">
              <w:t>0121</w:t>
            </w:r>
          </w:p>
        </w:tc>
        <w:tc>
          <w:tcPr>
            <w:tcW w:w="2810" w:type="dxa"/>
            <w:tcBorders>
              <w:top w:val="single" w:sz="4" w:space="0" w:color="auto"/>
              <w:left w:val="single" w:sz="4" w:space="0" w:color="auto"/>
              <w:bottom w:val="single" w:sz="4" w:space="0" w:color="auto"/>
              <w:right w:val="single" w:sz="4" w:space="0" w:color="auto"/>
            </w:tcBorders>
          </w:tcPr>
          <w:p w14:paraId="37620002" w14:textId="77777777" w:rsidR="00B11855" w:rsidRPr="001F42D3" w:rsidRDefault="003D003E" w:rsidP="00A92110">
            <w:pPr>
              <w:pStyle w:val="TableEntry"/>
            </w:pPr>
            <w:r w:rsidRPr="001F42D3">
              <w:t>Response Flag</w:t>
            </w:r>
          </w:p>
        </w:tc>
      </w:tr>
      <w:tr w:rsidR="00C40FD5" w:rsidRPr="001F42D3" w14:paraId="02D018D8"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363AB479" w14:textId="77777777" w:rsidR="00B11855" w:rsidRPr="001F42D3" w:rsidRDefault="003D003E" w:rsidP="00A92110">
            <w:pPr>
              <w:pStyle w:val="TableEntry"/>
            </w:pPr>
            <w:r w:rsidRPr="001F42D3">
              <w:t>7</w:t>
            </w:r>
          </w:p>
        </w:tc>
        <w:tc>
          <w:tcPr>
            <w:tcW w:w="1080" w:type="dxa"/>
            <w:tcBorders>
              <w:top w:val="single" w:sz="4" w:space="0" w:color="auto"/>
              <w:left w:val="single" w:sz="4" w:space="0" w:color="auto"/>
              <w:bottom w:val="single" w:sz="4" w:space="0" w:color="auto"/>
              <w:right w:val="single" w:sz="4" w:space="0" w:color="auto"/>
            </w:tcBorders>
          </w:tcPr>
          <w:p w14:paraId="052A53D0" w14:textId="77777777" w:rsidR="00B11855" w:rsidRPr="001F42D3" w:rsidRDefault="003D003E" w:rsidP="00A92110">
            <w:pPr>
              <w:pStyle w:val="TableEntry"/>
            </w:pPr>
            <w:r w:rsidRPr="001F42D3">
              <w:t>705</w:t>
            </w:r>
          </w:p>
        </w:tc>
        <w:tc>
          <w:tcPr>
            <w:tcW w:w="990" w:type="dxa"/>
            <w:tcBorders>
              <w:top w:val="single" w:sz="4" w:space="0" w:color="auto"/>
              <w:left w:val="single" w:sz="4" w:space="0" w:color="auto"/>
              <w:bottom w:val="single" w:sz="4" w:space="0" w:color="auto"/>
              <w:right w:val="single" w:sz="4" w:space="0" w:color="auto"/>
            </w:tcBorders>
          </w:tcPr>
          <w:p w14:paraId="43DDFB79" w14:textId="77777777" w:rsidR="00B11855" w:rsidRPr="001F42D3" w:rsidRDefault="003D003E" w:rsidP="00A92110">
            <w:pPr>
              <w:pStyle w:val="TableEntry"/>
            </w:pPr>
            <w:r w:rsidRPr="001F42D3">
              <w:t>TQ</w:t>
            </w:r>
          </w:p>
        </w:tc>
        <w:tc>
          <w:tcPr>
            <w:tcW w:w="1227" w:type="dxa"/>
            <w:tcBorders>
              <w:top w:val="single" w:sz="4" w:space="0" w:color="auto"/>
              <w:left w:val="single" w:sz="4" w:space="0" w:color="auto"/>
              <w:bottom w:val="single" w:sz="4" w:space="0" w:color="auto"/>
              <w:right w:val="single" w:sz="4" w:space="0" w:color="auto"/>
            </w:tcBorders>
          </w:tcPr>
          <w:p w14:paraId="3605318A" w14:textId="77777777" w:rsidR="00B11855" w:rsidRPr="001F42D3" w:rsidRDefault="003D003E" w:rsidP="00A92110">
            <w:pPr>
              <w:pStyle w:val="TableEntry"/>
            </w:pPr>
            <w:r w:rsidRPr="001F42D3">
              <w:t>X</w:t>
            </w:r>
          </w:p>
        </w:tc>
        <w:tc>
          <w:tcPr>
            <w:tcW w:w="940" w:type="dxa"/>
            <w:tcBorders>
              <w:top w:val="single" w:sz="4" w:space="0" w:color="auto"/>
              <w:left w:val="single" w:sz="4" w:space="0" w:color="auto"/>
              <w:bottom w:val="single" w:sz="4" w:space="0" w:color="auto"/>
              <w:right w:val="single" w:sz="4" w:space="0" w:color="auto"/>
            </w:tcBorders>
          </w:tcPr>
          <w:p w14:paraId="004A5A25" w14:textId="77777777" w:rsidR="00B11855" w:rsidRPr="001F42D3" w:rsidRDefault="003D003E" w:rsidP="00A92110">
            <w:pPr>
              <w:pStyle w:val="TableEntry"/>
            </w:pPr>
            <w:r w:rsidRPr="001F42D3">
              <w:t>[0..0]</w:t>
            </w:r>
          </w:p>
        </w:tc>
        <w:tc>
          <w:tcPr>
            <w:tcW w:w="810" w:type="dxa"/>
            <w:tcBorders>
              <w:top w:val="single" w:sz="4" w:space="0" w:color="auto"/>
              <w:left w:val="single" w:sz="4" w:space="0" w:color="auto"/>
              <w:bottom w:val="single" w:sz="4" w:space="0" w:color="auto"/>
              <w:right w:val="single" w:sz="4" w:space="0" w:color="auto"/>
            </w:tcBorders>
          </w:tcPr>
          <w:p w14:paraId="3F70FD35"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6CAEA3D5" w14:textId="77777777" w:rsidR="00B11855" w:rsidRPr="001F42D3" w:rsidRDefault="003D003E" w:rsidP="00A92110">
            <w:pPr>
              <w:pStyle w:val="TableEntry"/>
            </w:pPr>
            <w:r w:rsidRPr="001F42D3">
              <w:t>Quantity/Timing</w:t>
            </w:r>
          </w:p>
        </w:tc>
      </w:tr>
      <w:tr w:rsidR="00C40FD5" w:rsidRPr="001F42D3" w14:paraId="61290939"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0455D0B1" w14:textId="77777777" w:rsidR="00B11855" w:rsidRPr="001F42D3" w:rsidRDefault="003D003E" w:rsidP="00A92110">
            <w:pPr>
              <w:pStyle w:val="TableEntry"/>
            </w:pPr>
            <w:r w:rsidRPr="001F42D3">
              <w:t>8</w:t>
            </w:r>
          </w:p>
        </w:tc>
        <w:tc>
          <w:tcPr>
            <w:tcW w:w="1080" w:type="dxa"/>
            <w:tcBorders>
              <w:top w:val="single" w:sz="4" w:space="0" w:color="auto"/>
              <w:left w:val="single" w:sz="4" w:space="0" w:color="auto"/>
              <w:bottom w:val="single" w:sz="4" w:space="0" w:color="auto"/>
              <w:right w:val="single" w:sz="4" w:space="0" w:color="auto"/>
            </w:tcBorders>
          </w:tcPr>
          <w:p w14:paraId="6B33CEF2" w14:textId="77777777" w:rsidR="00B11855" w:rsidRPr="001F42D3" w:rsidRDefault="003D003E" w:rsidP="00A92110">
            <w:pPr>
              <w:pStyle w:val="TableEntry"/>
            </w:pPr>
            <w:r w:rsidRPr="001F42D3">
              <w:t>200</w:t>
            </w:r>
          </w:p>
        </w:tc>
        <w:tc>
          <w:tcPr>
            <w:tcW w:w="990" w:type="dxa"/>
            <w:tcBorders>
              <w:top w:val="single" w:sz="4" w:space="0" w:color="auto"/>
              <w:left w:val="single" w:sz="4" w:space="0" w:color="auto"/>
              <w:bottom w:val="single" w:sz="4" w:space="0" w:color="auto"/>
              <w:right w:val="single" w:sz="4" w:space="0" w:color="auto"/>
            </w:tcBorders>
          </w:tcPr>
          <w:p w14:paraId="3D971709" w14:textId="77777777" w:rsidR="00B11855" w:rsidRPr="001F42D3" w:rsidRDefault="003D003E" w:rsidP="00A92110">
            <w:pPr>
              <w:pStyle w:val="TableEntry"/>
            </w:pPr>
            <w:r w:rsidRPr="001F42D3">
              <w:t>EIP</w:t>
            </w:r>
          </w:p>
        </w:tc>
        <w:tc>
          <w:tcPr>
            <w:tcW w:w="1227" w:type="dxa"/>
            <w:tcBorders>
              <w:top w:val="single" w:sz="4" w:space="0" w:color="auto"/>
              <w:left w:val="single" w:sz="4" w:space="0" w:color="auto"/>
              <w:bottom w:val="single" w:sz="4" w:space="0" w:color="auto"/>
              <w:right w:val="single" w:sz="4" w:space="0" w:color="auto"/>
            </w:tcBorders>
          </w:tcPr>
          <w:p w14:paraId="685B8C02"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1B171D78" w14:textId="77777777" w:rsidR="00B11855" w:rsidRPr="001F42D3" w:rsidRDefault="003D003E" w:rsidP="00A92110">
            <w:pPr>
              <w:pStyle w:val="TableEntry"/>
            </w:pPr>
            <w:r w:rsidRPr="001F42D3">
              <w:t>[0..1]</w:t>
            </w:r>
          </w:p>
        </w:tc>
        <w:tc>
          <w:tcPr>
            <w:tcW w:w="810" w:type="dxa"/>
            <w:tcBorders>
              <w:top w:val="single" w:sz="4" w:space="0" w:color="auto"/>
              <w:left w:val="single" w:sz="4" w:space="0" w:color="auto"/>
              <w:bottom w:val="single" w:sz="4" w:space="0" w:color="auto"/>
              <w:right w:val="single" w:sz="4" w:space="0" w:color="auto"/>
            </w:tcBorders>
          </w:tcPr>
          <w:p w14:paraId="60D237EB"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7BB81C77" w14:textId="77777777" w:rsidR="00B11855" w:rsidRPr="001F42D3" w:rsidRDefault="003D003E" w:rsidP="00A92110">
            <w:pPr>
              <w:pStyle w:val="TableEntry"/>
            </w:pPr>
            <w:r w:rsidRPr="001F42D3">
              <w:t>Parent</w:t>
            </w:r>
          </w:p>
        </w:tc>
      </w:tr>
      <w:tr w:rsidR="00C40FD5" w:rsidRPr="001F42D3" w14:paraId="4C6E7268"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7E53C39E" w14:textId="77777777" w:rsidR="00B11855" w:rsidRPr="001F42D3" w:rsidRDefault="003D003E" w:rsidP="00A92110">
            <w:pPr>
              <w:pStyle w:val="TableEntry"/>
            </w:pPr>
            <w:r w:rsidRPr="001F42D3">
              <w:lastRenderedPageBreak/>
              <w:t>9</w:t>
            </w:r>
          </w:p>
        </w:tc>
        <w:tc>
          <w:tcPr>
            <w:tcW w:w="1080" w:type="dxa"/>
            <w:tcBorders>
              <w:top w:val="single" w:sz="4" w:space="0" w:color="auto"/>
              <w:left w:val="single" w:sz="4" w:space="0" w:color="auto"/>
              <w:bottom w:val="single" w:sz="4" w:space="0" w:color="auto"/>
              <w:right w:val="single" w:sz="4" w:space="0" w:color="auto"/>
            </w:tcBorders>
          </w:tcPr>
          <w:p w14:paraId="6E848486" w14:textId="77777777" w:rsidR="00B11855" w:rsidRPr="001F42D3" w:rsidRDefault="003D003E" w:rsidP="00A92110">
            <w:pPr>
              <w:pStyle w:val="TableEntry"/>
            </w:pPr>
            <w:r w:rsidRPr="001F42D3">
              <w:t>24</w:t>
            </w:r>
          </w:p>
        </w:tc>
        <w:tc>
          <w:tcPr>
            <w:tcW w:w="990" w:type="dxa"/>
            <w:tcBorders>
              <w:top w:val="single" w:sz="4" w:space="0" w:color="auto"/>
              <w:left w:val="single" w:sz="4" w:space="0" w:color="auto"/>
              <w:bottom w:val="single" w:sz="4" w:space="0" w:color="auto"/>
              <w:right w:val="single" w:sz="4" w:space="0" w:color="auto"/>
            </w:tcBorders>
          </w:tcPr>
          <w:p w14:paraId="6CDCF9E5" w14:textId="77777777" w:rsidR="00B11855" w:rsidRPr="001F42D3" w:rsidRDefault="003D003E" w:rsidP="00A92110">
            <w:pPr>
              <w:pStyle w:val="TableEntry"/>
            </w:pPr>
            <w:r w:rsidRPr="001F42D3">
              <w:t>DTM</w:t>
            </w:r>
          </w:p>
        </w:tc>
        <w:tc>
          <w:tcPr>
            <w:tcW w:w="1227" w:type="dxa"/>
            <w:tcBorders>
              <w:top w:val="single" w:sz="4" w:space="0" w:color="auto"/>
              <w:left w:val="single" w:sz="4" w:space="0" w:color="auto"/>
              <w:bottom w:val="single" w:sz="4" w:space="0" w:color="auto"/>
              <w:right w:val="single" w:sz="4" w:space="0" w:color="auto"/>
            </w:tcBorders>
          </w:tcPr>
          <w:p w14:paraId="746BB1B6" w14:textId="77777777" w:rsidR="00B11855" w:rsidRPr="001F42D3" w:rsidRDefault="003D003E" w:rsidP="00A92110">
            <w:pPr>
              <w:pStyle w:val="TableEntry"/>
            </w:pPr>
            <w:r w:rsidRPr="001F42D3">
              <w:t>R</w:t>
            </w:r>
          </w:p>
        </w:tc>
        <w:tc>
          <w:tcPr>
            <w:tcW w:w="940" w:type="dxa"/>
            <w:tcBorders>
              <w:top w:val="single" w:sz="4" w:space="0" w:color="auto"/>
              <w:left w:val="single" w:sz="4" w:space="0" w:color="auto"/>
              <w:bottom w:val="single" w:sz="4" w:space="0" w:color="auto"/>
              <w:right w:val="single" w:sz="4" w:space="0" w:color="auto"/>
            </w:tcBorders>
          </w:tcPr>
          <w:p w14:paraId="628D8621" w14:textId="77777777" w:rsidR="00B11855" w:rsidRPr="001F42D3" w:rsidRDefault="003D003E" w:rsidP="00A92110">
            <w:pPr>
              <w:pStyle w:val="TableEntry"/>
            </w:pPr>
            <w:r w:rsidRPr="001F42D3">
              <w:t>[1..1]</w:t>
            </w:r>
          </w:p>
        </w:tc>
        <w:tc>
          <w:tcPr>
            <w:tcW w:w="810" w:type="dxa"/>
            <w:tcBorders>
              <w:top w:val="single" w:sz="4" w:space="0" w:color="auto"/>
              <w:left w:val="single" w:sz="4" w:space="0" w:color="auto"/>
              <w:bottom w:val="single" w:sz="4" w:space="0" w:color="auto"/>
              <w:right w:val="single" w:sz="4" w:space="0" w:color="auto"/>
            </w:tcBorders>
          </w:tcPr>
          <w:p w14:paraId="6A5F994C"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7088D55E" w14:textId="77777777" w:rsidR="00B11855" w:rsidRPr="001F42D3" w:rsidRDefault="003D003E" w:rsidP="00A92110">
            <w:pPr>
              <w:pStyle w:val="TableEntry"/>
            </w:pPr>
            <w:r w:rsidRPr="001F42D3">
              <w:t>Date/Time of Transaction</w:t>
            </w:r>
          </w:p>
        </w:tc>
      </w:tr>
      <w:tr w:rsidR="00C40FD5" w:rsidRPr="001F42D3" w14:paraId="1B9E324B" w14:textId="77777777" w:rsidTr="00CF5627">
        <w:trPr>
          <w:cantSplit/>
          <w:jc w:val="center"/>
        </w:trPr>
        <w:tc>
          <w:tcPr>
            <w:tcW w:w="990" w:type="dxa"/>
            <w:tcBorders>
              <w:top w:val="single" w:sz="4" w:space="0" w:color="auto"/>
              <w:left w:val="single" w:sz="4" w:space="0" w:color="auto"/>
              <w:bottom w:val="single" w:sz="4" w:space="0" w:color="auto"/>
              <w:right w:val="single" w:sz="4" w:space="0" w:color="auto"/>
            </w:tcBorders>
          </w:tcPr>
          <w:p w14:paraId="4427D1FA" w14:textId="77777777" w:rsidR="00B11855" w:rsidRPr="001F42D3" w:rsidRDefault="003D003E" w:rsidP="00A92110">
            <w:pPr>
              <w:pStyle w:val="TableEntry"/>
            </w:pPr>
            <w:r w:rsidRPr="001F42D3">
              <w:t>10</w:t>
            </w:r>
          </w:p>
        </w:tc>
        <w:tc>
          <w:tcPr>
            <w:tcW w:w="1080" w:type="dxa"/>
            <w:tcBorders>
              <w:top w:val="single" w:sz="4" w:space="0" w:color="auto"/>
              <w:left w:val="single" w:sz="4" w:space="0" w:color="auto"/>
              <w:bottom w:val="single" w:sz="4" w:space="0" w:color="auto"/>
              <w:right w:val="single" w:sz="4" w:space="0" w:color="auto"/>
            </w:tcBorders>
          </w:tcPr>
          <w:p w14:paraId="46AF47A0" w14:textId="77777777" w:rsidR="00B11855" w:rsidRPr="001F42D3" w:rsidRDefault="003D003E" w:rsidP="00A92110">
            <w:pPr>
              <w:pStyle w:val="TableEntry"/>
            </w:pPr>
            <w:r w:rsidRPr="001F42D3">
              <w:t>3220</w:t>
            </w:r>
          </w:p>
        </w:tc>
        <w:tc>
          <w:tcPr>
            <w:tcW w:w="990" w:type="dxa"/>
            <w:tcBorders>
              <w:top w:val="single" w:sz="4" w:space="0" w:color="auto"/>
              <w:left w:val="single" w:sz="4" w:space="0" w:color="auto"/>
              <w:bottom w:val="single" w:sz="4" w:space="0" w:color="auto"/>
              <w:right w:val="single" w:sz="4" w:space="0" w:color="auto"/>
            </w:tcBorders>
          </w:tcPr>
          <w:p w14:paraId="4D5B9CDE" w14:textId="77777777" w:rsidR="00B11855" w:rsidRPr="001F42D3" w:rsidRDefault="003D003E" w:rsidP="00A92110">
            <w:pPr>
              <w:pStyle w:val="TableEntry"/>
            </w:pPr>
            <w:r w:rsidRPr="001F42D3">
              <w:t>XCN</w:t>
            </w:r>
          </w:p>
        </w:tc>
        <w:tc>
          <w:tcPr>
            <w:tcW w:w="1227" w:type="dxa"/>
            <w:tcBorders>
              <w:top w:val="single" w:sz="4" w:space="0" w:color="auto"/>
              <w:left w:val="single" w:sz="4" w:space="0" w:color="auto"/>
              <w:bottom w:val="single" w:sz="4" w:space="0" w:color="auto"/>
              <w:right w:val="single" w:sz="4" w:space="0" w:color="auto"/>
            </w:tcBorders>
          </w:tcPr>
          <w:p w14:paraId="4E9DBF06" w14:textId="77777777" w:rsidR="00B11855" w:rsidRPr="001F42D3" w:rsidRDefault="003D003E" w:rsidP="00A92110">
            <w:pPr>
              <w:pStyle w:val="TableEntry"/>
            </w:pPr>
            <w:r w:rsidRPr="001F42D3">
              <w:t>RE</w:t>
            </w:r>
          </w:p>
        </w:tc>
        <w:tc>
          <w:tcPr>
            <w:tcW w:w="940" w:type="dxa"/>
            <w:tcBorders>
              <w:top w:val="single" w:sz="4" w:space="0" w:color="auto"/>
              <w:left w:val="single" w:sz="4" w:space="0" w:color="auto"/>
              <w:bottom w:val="single" w:sz="4" w:space="0" w:color="auto"/>
              <w:right w:val="single" w:sz="4" w:space="0" w:color="auto"/>
            </w:tcBorders>
          </w:tcPr>
          <w:p w14:paraId="14B622DF" w14:textId="77777777" w:rsidR="00B11855" w:rsidRPr="001F42D3" w:rsidRDefault="003D003E" w:rsidP="00A92110">
            <w:pPr>
              <w:pStyle w:val="TableEntry"/>
            </w:pPr>
            <w:r w:rsidRPr="001F42D3">
              <w:t>[0..*]</w:t>
            </w:r>
          </w:p>
        </w:tc>
        <w:tc>
          <w:tcPr>
            <w:tcW w:w="810" w:type="dxa"/>
            <w:tcBorders>
              <w:top w:val="single" w:sz="4" w:space="0" w:color="auto"/>
              <w:left w:val="single" w:sz="4" w:space="0" w:color="auto"/>
              <w:bottom w:val="single" w:sz="4" w:space="0" w:color="auto"/>
              <w:right w:val="single" w:sz="4" w:space="0" w:color="auto"/>
            </w:tcBorders>
          </w:tcPr>
          <w:p w14:paraId="2A6488C0" w14:textId="77777777" w:rsidR="00B11855" w:rsidRPr="001F42D3" w:rsidRDefault="00B11855" w:rsidP="00A92110">
            <w:pPr>
              <w:pStyle w:val="TableEntry"/>
            </w:pPr>
          </w:p>
        </w:tc>
        <w:tc>
          <w:tcPr>
            <w:tcW w:w="2810" w:type="dxa"/>
            <w:tcBorders>
              <w:top w:val="single" w:sz="4" w:space="0" w:color="auto"/>
              <w:left w:val="single" w:sz="4" w:space="0" w:color="auto"/>
              <w:bottom w:val="single" w:sz="4" w:space="0" w:color="auto"/>
              <w:right w:val="single" w:sz="4" w:space="0" w:color="auto"/>
            </w:tcBorders>
          </w:tcPr>
          <w:p w14:paraId="6DDEE904" w14:textId="77777777" w:rsidR="00B11855" w:rsidRPr="001F42D3" w:rsidRDefault="003D003E" w:rsidP="00A92110">
            <w:pPr>
              <w:pStyle w:val="TableEntry"/>
            </w:pPr>
            <w:r w:rsidRPr="001F42D3">
              <w:t>Entered By</w:t>
            </w:r>
          </w:p>
        </w:tc>
      </w:tr>
      <w:tr w:rsidR="00C40FD5" w:rsidRPr="001F42D3" w14:paraId="55CCF57F" w14:textId="77777777" w:rsidTr="00CF5627">
        <w:trPr>
          <w:cantSplit/>
          <w:jc w:val="center"/>
        </w:trPr>
        <w:tc>
          <w:tcPr>
            <w:tcW w:w="990" w:type="dxa"/>
            <w:tcBorders>
              <w:top w:val="single" w:sz="4" w:space="0" w:color="auto"/>
            </w:tcBorders>
          </w:tcPr>
          <w:p w14:paraId="1EFC3A32" w14:textId="77777777" w:rsidR="00B11855" w:rsidRPr="001F42D3" w:rsidRDefault="003D003E" w:rsidP="00A92110">
            <w:pPr>
              <w:pStyle w:val="TableEntry"/>
            </w:pPr>
            <w:r w:rsidRPr="001F42D3">
              <w:t>11</w:t>
            </w:r>
          </w:p>
        </w:tc>
        <w:tc>
          <w:tcPr>
            <w:tcW w:w="1080" w:type="dxa"/>
            <w:tcBorders>
              <w:top w:val="single" w:sz="4" w:space="0" w:color="auto"/>
            </w:tcBorders>
          </w:tcPr>
          <w:p w14:paraId="4D514690" w14:textId="77777777" w:rsidR="00B11855" w:rsidRPr="001F42D3" w:rsidRDefault="003D003E" w:rsidP="00A92110">
            <w:pPr>
              <w:pStyle w:val="TableEntry"/>
            </w:pPr>
            <w:r w:rsidRPr="001F42D3">
              <w:t>250</w:t>
            </w:r>
          </w:p>
        </w:tc>
        <w:tc>
          <w:tcPr>
            <w:tcW w:w="990" w:type="dxa"/>
            <w:tcBorders>
              <w:top w:val="single" w:sz="4" w:space="0" w:color="auto"/>
            </w:tcBorders>
          </w:tcPr>
          <w:p w14:paraId="420CD735" w14:textId="77777777" w:rsidR="00B11855" w:rsidRPr="001F42D3" w:rsidRDefault="003D003E" w:rsidP="00A92110">
            <w:pPr>
              <w:pStyle w:val="TableEntry"/>
            </w:pPr>
            <w:r w:rsidRPr="001F42D3">
              <w:t>XCN</w:t>
            </w:r>
          </w:p>
        </w:tc>
        <w:tc>
          <w:tcPr>
            <w:tcW w:w="1227" w:type="dxa"/>
            <w:tcBorders>
              <w:top w:val="single" w:sz="4" w:space="0" w:color="auto"/>
            </w:tcBorders>
          </w:tcPr>
          <w:p w14:paraId="01A8DE61" w14:textId="77777777" w:rsidR="00B11855" w:rsidRPr="001F42D3" w:rsidRDefault="003D003E" w:rsidP="00A92110">
            <w:pPr>
              <w:pStyle w:val="TableEntry"/>
            </w:pPr>
            <w:r w:rsidRPr="001F42D3">
              <w:t>RE</w:t>
            </w:r>
          </w:p>
        </w:tc>
        <w:tc>
          <w:tcPr>
            <w:tcW w:w="940" w:type="dxa"/>
            <w:tcBorders>
              <w:top w:val="single" w:sz="4" w:space="0" w:color="auto"/>
            </w:tcBorders>
          </w:tcPr>
          <w:p w14:paraId="4667E5B6" w14:textId="77777777" w:rsidR="00B11855" w:rsidRPr="001F42D3" w:rsidRDefault="003D003E" w:rsidP="00A92110">
            <w:pPr>
              <w:pStyle w:val="TableEntry"/>
            </w:pPr>
            <w:r w:rsidRPr="001F42D3">
              <w:t>[0..*]</w:t>
            </w:r>
          </w:p>
        </w:tc>
        <w:tc>
          <w:tcPr>
            <w:tcW w:w="810" w:type="dxa"/>
            <w:tcBorders>
              <w:top w:val="single" w:sz="4" w:space="0" w:color="auto"/>
            </w:tcBorders>
          </w:tcPr>
          <w:p w14:paraId="1AE452FC" w14:textId="77777777" w:rsidR="00B11855" w:rsidRPr="001F42D3" w:rsidRDefault="00B11855" w:rsidP="00A92110">
            <w:pPr>
              <w:pStyle w:val="TableEntry"/>
            </w:pPr>
          </w:p>
        </w:tc>
        <w:tc>
          <w:tcPr>
            <w:tcW w:w="2810" w:type="dxa"/>
            <w:tcBorders>
              <w:top w:val="single" w:sz="4" w:space="0" w:color="auto"/>
            </w:tcBorders>
          </w:tcPr>
          <w:p w14:paraId="445040A6" w14:textId="77777777" w:rsidR="00B11855" w:rsidRPr="001F42D3" w:rsidRDefault="003D003E" w:rsidP="00A92110">
            <w:pPr>
              <w:pStyle w:val="TableEntry"/>
            </w:pPr>
            <w:r w:rsidRPr="001F42D3">
              <w:t>Verified By</w:t>
            </w:r>
          </w:p>
        </w:tc>
      </w:tr>
      <w:tr w:rsidR="00C40FD5" w:rsidRPr="001F42D3" w14:paraId="6260A63A" w14:textId="77777777" w:rsidTr="00A92110">
        <w:trPr>
          <w:cantSplit/>
          <w:jc w:val="center"/>
        </w:trPr>
        <w:tc>
          <w:tcPr>
            <w:tcW w:w="990" w:type="dxa"/>
          </w:tcPr>
          <w:p w14:paraId="32F2F722" w14:textId="77777777" w:rsidR="00B11855" w:rsidRPr="001F42D3" w:rsidRDefault="003D003E" w:rsidP="00A92110">
            <w:pPr>
              <w:pStyle w:val="TableEntry"/>
            </w:pPr>
            <w:r w:rsidRPr="001F42D3">
              <w:t>12</w:t>
            </w:r>
          </w:p>
        </w:tc>
        <w:tc>
          <w:tcPr>
            <w:tcW w:w="1080" w:type="dxa"/>
          </w:tcPr>
          <w:p w14:paraId="2DFF9FB4" w14:textId="77777777" w:rsidR="00B11855" w:rsidRPr="001F42D3" w:rsidRDefault="003D003E" w:rsidP="00A92110">
            <w:pPr>
              <w:pStyle w:val="TableEntry"/>
            </w:pPr>
            <w:r w:rsidRPr="001F42D3">
              <w:t>3220</w:t>
            </w:r>
          </w:p>
        </w:tc>
        <w:tc>
          <w:tcPr>
            <w:tcW w:w="990" w:type="dxa"/>
          </w:tcPr>
          <w:p w14:paraId="429E99C0" w14:textId="77777777" w:rsidR="00B11855" w:rsidRPr="001F42D3" w:rsidRDefault="003D003E" w:rsidP="00A92110">
            <w:pPr>
              <w:pStyle w:val="TableEntry"/>
            </w:pPr>
            <w:r w:rsidRPr="001F42D3">
              <w:t>XCN</w:t>
            </w:r>
          </w:p>
        </w:tc>
        <w:tc>
          <w:tcPr>
            <w:tcW w:w="1227" w:type="dxa"/>
          </w:tcPr>
          <w:p w14:paraId="597D4107" w14:textId="77777777" w:rsidR="00B11855" w:rsidRPr="001F42D3" w:rsidRDefault="003D003E" w:rsidP="00A92110">
            <w:pPr>
              <w:pStyle w:val="TableEntry"/>
            </w:pPr>
            <w:r w:rsidRPr="001F42D3">
              <w:t>RE</w:t>
            </w:r>
          </w:p>
        </w:tc>
        <w:tc>
          <w:tcPr>
            <w:tcW w:w="940" w:type="dxa"/>
          </w:tcPr>
          <w:p w14:paraId="3534810F" w14:textId="77777777" w:rsidR="00B11855" w:rsidRPr="001F42D3" w:rsidRDefault="003D003E" w:rsidP="00A92110">
            <w:pPr>
              <w:pStyle w:val="TableEntry"/>
            </w:pPr>
            <w:r w:rsidRPr="001F42D3">
              <w:t>[0..*]</w:t>
            </w:r>
          </w:p>
        </w:tc>
        <w:tc>
          <w:tcPr>
            <w:tcW w:w="810" w:type="dxa"/>
          </w:tcPr>
          <w:p w14:paraId="3A47FC48" w14:textId="77777777" w:rsidR="00B11855" w:rsidRPr="001F42D3" w:rsidRDefault="00B11855" w:rsidP="00A92110">
            <w:pPr>
              <w:pStyle w:val="TableEntry"/>
            </w:pPr>
          </w:p>
        </w:tc>
        <w:tc>
          <w:tcPr>
            <w:tcW w:w="2810" w:type="dxa"/>
          </w:tcPr>
          <w:p w14:paraId="76A63C35" w14:textId="77777777" w:rsidR="00B11855" w:rsidRPr="001F42D3" w:rsidRDefault="003D003E" w:rsidP="00A92110">
            <w:pPr>
              <w:pStyle w:val="TableEntry"/>
            </w:pPr>
            <w:r w:rsidRPr="001F42D3">
              <w:t>Ordering Provider</w:t>
            </w:r>
          </w:p>
        </w:tc>
      </w:tr>
      <w:tr w:rsidR="00C40FD5" w:rsidRPr="001F42D3" w14:paraId="3FFB0A9A" w14:textId="77777777" w:rsidTr="00A92110">
        <w:trPr>
          <w:cantSplit/>
          <w:jc w:val="center"/>
        </w:trPr>
        <w:tc>
          <w:tcPr>
            <w:tcW w:w="990" w:type="dxa"/>
          </w:tcPr>
          <w:p w14:paraId="30D5EB58" w14:textId="77777777" w:rsidR="00B11855" w:rsidRPr="001F42D3" w:rsidRDefault="003D003E" w:rsidP="00A92110">
            <w:pPr>
              <w:pStyle w:val="TableEntry"/>
            </w:pPr>
            <w:r w:rsidRPr="001F42D3">
              <w:t>13</w:t>
            </w:r>
          </w:p>
        </w:tc>
        <w:tc>
          <w:tcPr>
            <w:tcW w:w="1080" w:type="dxa"/>
          </w:tcPr>
          <w:p w14:paraId="19B25481" w14:textId="77777777" w:rsidR="00B11855" w:rsidRPr="001F42D3" w:rsidRDefault="003D003E" w:rsidP="00A92110">
            <w:pPr>
              <w:pStyle w:val="TableEntry"/>
            </w:pPr>
            <w:r w:rsidRPr="001F42D3">
              <w:t>80</w:t>
            </w:r>
          </w:p>
        </w:tc>
        <w:tc>
          <w:tcPr>
            <w:tcW w:w="990" w:type="dxa"/>
          </w:tcPr>
          <w:p w14:paraId="6960A1EB" w14:textId="77777777" w:rsidR="00B11855" w:rsidRPr="001F42D3" w:rsidRDefault="003D003E" w:rsidP="00A92110">
            <w:pPr>
              <w:pStyle w:val="TableEntry"/>
            </w:pPr>
            <w:r w:rsidRPr="001F42D3">
              <w:t>PL</w:t>
            </w:r>
          </w:p>
        </w:tc>
        <w:tc>
          <w:tcPr>
            <w:tcW w:w="1227" w:type="dxa"/>
          </w:tcPr>
          <w:p w14:paraId="3B309208" w14:textId="77777777" w:rsidR="00B11855" w:rsidRPr="001F42D3" w:rsidRDefault="003D003E" w:rsidP="00A92110">
            <w:pPr>
              <w:pStyle w:val="TableEntry"/>
            </w:pPr>
            <w:r w:rsidRPr="001F42D3">
              <w:t>RE</w:t>
            </w:r>
          </w:p>
        </w:tc>
        <w:tc>
          <w:tcPr>
            <w:tcW w:w="940" w:type="dxa"/>
          </w:tcPr>
          <w:p w14:paraId="515F18B1" w14:textId="77777777" w:rsidR="00B11855" w:rsidRPr="001F42D3" w:rsidRDefault="003D003E" w:rsidP="00A92110">
            <w:pPr>
              <w:pStyle w:val="TableEntry"/>
            </w:pPr>
            <w:r w:rsidRPr="001F42D3">
              <w:t>[0..1]</w:t>
            </w:r>
          </w:p>
        </w:tc>
        <w:tc>
          <w:tcPr>
            <w:tcW w:w="810" w:type="dxa"/>
          </w:tcPr>
          <w:p w14:paraId="48432BB2" w14:textId="77777777" w:rsidR="00B11855" w:rsidRPr="001F42D3" w:rsidRDefault="00B11855" w:rsidP="00A92110">
            <w:pPr>
              <w:pStyle w:val="TableEntry"/>
            </w:pPr>
          </w:p>
        </w:tc>
        <w:tc>
          <w:tcPr>
            <w:tcW w:w="2810" w:type="dxa"/>
          </w:tcPr>
          <w:p w14:paraId="53F02CFF" w14:textId="77777777" w:rsidR="00B11855" w:rsidRPr="001F42D3" w:rsidRDefault="003D003E" w:rsidP="00A92110">
            <w:pPr>
              <w:pStyle w:val="TableEntry"/>
            </w:pPr>
            <w:r w:rsidRPr="001F42D3">
              <w:t>Enterer's Location</w:t>
            </w:r>
          </w:p>
        </w:tc>
      </w:tr>
      <w:tr w:rsidR="00C40FD5" w:rsidRPr="001F42D3" w14:paraId="27128619" w14:textId="77777777" w:rsidTr="00A92110">
        <w:trPr>
          <w:cantSplit/>
          <w:jc w:val="center"/>
        </w:trPr>
        <w:tc>
          <w:tcPr>
            <w:tcW w:w="990" w:type="dxa"/>
          </w:tcPr>
          <w:p w14:paraId="1CD2993A" w14:textId="77777777" w:rsidR="00B11855" w:rsidRPr="001F42D3" w:rsidRDefault="003D003E" w:rsidP="00A92110">
            <w:pPr>
              <w:pStyle w:val="TableEntry"/>
            </w:pPr>
            <w:r w:rsidRPr="001F42D3">
              <w:t>14</w:t>
            </w:r>
          </w:p>
        </w:tc>
        <w:tc>
          <w:tcPr>
            <w:tcW w:w="1080" w:type="dxa"/>
          </w:tcPr>
          <w:p w14:paraId="564D1365" w14:textId="77777777" w:rsidR="00B11855" w:rsidRPr="001F42D3" w:rsidRDefault="003D003E" w:rsidP="00A92110">
            <w:pPr>
              <w:pStyle w:val="TableEntry"/>
            </w:pPr>
            <w:r w:rsidRPr="001F42D3">
              <w:t>250</w:t>
            </w:r>
          </w:p>
        </w:tc>
        <w:tc>
          <w:tcPr>
            <w:tcW w:w="990" w:type="dxa"/>
          </w:tcPr>
          <w:p w14:paraId="65EDF4E9" w14:textId="77777777" w:rsidR="00B11855" w:rsidRPr="001F42D3" w:rsidRDefault="003D003E" w:rsidP="00A92110">
            <w:pPr>
              <w:pStyle w:val="TableEntry"/>
            </w:pPr>
            <w:r w:rsidRPr="001F42D3">
              <w:t>XTN</w:t>
            </w:r>
          </w:p>
        </w:tc>
        <w:tc>
          <w:tcPr>
            <w:tcW w:w="1227" w:type="dxa"/>
          </w:tcPr>
          <w:p w14:paraId="74D98C12" w14:textId="77777777" w:rsidR="00B11855" w:rsidRPr="001F42D3" w:rsidRDefault="003D003E" w:rsidP="00A92110">
            <w:pPr>
              <w:pStyle w:val="TableEntry"/>
            </w:pPr>
            <w:r w:rsidRPr="001F42D3">
              <w:t>RE</w:t>
            </w:r>
          </w:p>
        </w:tc>
        <w:tc>
          <w:tcPr>
            <w:tcW w:w="940" w:type="dxa"/>
          </w:tcPr>
          <w:p w14:paraId="58DF914A" w14:textId="77777777" w:rsidR="00B11855" w:rsidRPr="001F42D3" w:rsidRDefault="003D003E" w:rsidP="00A92110">
            <w:pPr>
              <w:pStyle w:val="TableEntry"/>
            </w:pPr>
            <w:r w:rsidRPr="001F42D3">
              <w:t>[0..2]</w:t>
            </w:r>
          </w:p>
        </w:tc>
        <w:tc>
          <w:tcPr>
            <w:tcW w:w="810" w:type="dxa"/>
          </w:tcPr>
          <w:p w14:paraId="13D59C60" w14:textId="77777777" w:rsidR="00B11855" w:rsidRPr="001F42D3" w:rsidRDefault="00B11855" w:rsidP="00A92110">
            <w:pPr>
              <w:pStyle w:val="TableEntry"/>
            </w:pPr>
          </w:p>
        </w:tc>
        <w:tc>
          <w:tcPr>
            <w:tcW w:w="2810" w:type="dxa"/>
          </w:tcPr>
          <w:p w14:paraId="04DCD636" w14:textId="77777777" w:rsidR="00B11855" w:rsidRPr="001F42D3" w:rsidRDefault="003D003E" w:rsidP="00A92110">
            <w:pPr>
              <w:pStyle w:val="TableEntry"/>
            </w:pPr>
            <w:r w:rsidRPr="001F42D3">
              <w:t>Call Back Phone Number</w:t>
            </w:r>
          </w:p>
        </w:tc>
      </w:tr>
      <w:tr w:rsidR="00C40FD5" w:rsidRPr="001F42D3" w14:paraId="6733549A" w14:textId="77777777" w:rsidTr="00A92110">
        <w:trPr>
          <w:cantSplit/>
          <w:jc w:val="center"/>
        </w:trPr>
        <w:tc>
          <w:tcPr>
            <w:tcW w:w="990" w:type="dxa"/>
          </w:tcPr>
          <w:p w14:paraId="0CAF3491" w14:textId="77777777" w:rsidR="00B11855" w:rsidRPr="001F42D3" w:rsidRDefault="003D003E" w:rsidP="00A92110">
            <w:pPr>
              <w:pStyle w:val="TableEntry"/>
            </w:pPr>
            <w:r w:rsidRPr="001F42D3">
              <w:t>15</w:t>
            </w:r>
          </w:p>
        </w:tc>
        <w:tc>
          <w:tcPr>
            <w:tcW w:w="1080" w:type="dxa"/>
          </w:tcPr>
          <w:p w14:paraId="38805D18" w14:textId="77777777" w:rsidR="00B11855" w:rsidRPr="001F42D3" w:rsidRDefault="003D003E" w:rsidP="00A92110">
            <w:pPr>
              <w:pStyle w:val="TableEntry"/>
            </w:pPr>
            <w:r w:rsidRPr="001F42D3">
              <w:t>24</w:t>
            </w:r>
          </w:p>
        </w:tc>
        <w:tc>
          <w:tcPr>
            <w:tcW w:w="990" w:type="dxa"/>
          </w:tcPr>
          <w:p w14:paraId="2F8020F6" w14:textId="77777777" w:rsidR="00B11855" w:rsidRPr="001F42D3" w:rsidRDefault="003D003E" w:rsidP="00A92110">
            <w:pPr>
              <w:pStyle w:val="TableEntry"/>
            </w:pPr>
            <w:r w:rsidRPr="001F42D3">
              <w:t>DTM</w:t>
            </w:r>
          </w:p>
        </w:tc>
        <w:tc>
          <w:tcPr>
            <w:tcW w:w="1227" w:type="dxa"/>
          </w:tcPr>
          <w:p w14:paraId="617D3C88" w14:textId="77777777" w:rsidR="00B11855" w:rsidRPr="001F42D3" w:rsidRDefault="003D003E" w:rsidP="00A92110">
            <w:pPr>
              <w:pStyle w:val="TableEntry"/>
            </w:pPr>
            <w:r w:rsidRPr="001F42D3">
              <w:t>RE</w:t>
            </w:r>
          </w:p>
        </w:tc>
        <w:tc>
          <w:tcPr>
            <w:tcW w:w="940" w:type="dxa"/>
          </w:tcPr>
          <w:p w14:paraId="1C880BF8" w14:textId="77777777" w:rsidR="00B11855" w:rsidRPr="001F42D3" w:rsidRDefault="003D003E" w:rsidP="00A92110">
            <w:pPr>
              <w:pStyle w:val="TableEntry"/>
            </w:pPr>
            <w:r w:rsidRPr="001F42D3">
              <w:t>[0..1]</w:t>
            </w:r>
          </w:p>
        </w:tc>
        <w:tc>
          <w:tcPr>
            <w:tcW w:w="810" w:type="dxa"/>
          </w:tcPr>
          <w:p w14:paraId="2A3FE56A" w14:textId="77777777" w:rsidR="00B11855" w:rsidRPr="001F42D3" w:rsidRDefault="00B11855" w:rsidP="00A92110">
            <w:pPr>
              <w:pStyle w:val="TableEntry"/>
            </w:pPr>
          </w:p>
        </w:tc>
        <w:tc>
          <w:tcPr>
            <w:tcW w:w="2810" w:type="dxa"/>
          </w:tcPr>
          <w:p w14:paraId="7050CF73" w14:textId="77777777" w:rsidR="00B11855" w:rsidRPr="001F42D3" w:rsidRDefault="003D003E" w:rsidP="00A92110">
            <w:pPr>
              <w:pStyle w:val="TableEntry"/>
            </w:pPr>
            <w:r w:rsidRPr="001F42D3">
              <w:t>Order Effective Date/Time</w:t>
            </w:r>
          </w:p>
        </w:tc>
      </w:tr>
      <w:tr w:rsidR="00C40FD5" w:rsidRPr="001F42D3" w14:paraId="009E0C5F" w14:textId="77777777" w:rsidTr="00A92110">
        <w:trPr>
          <w:cantSplit/>
          <w:jc w:val="center"/>
        </w:trPr>
        <w:tc>
          <w:tcPr>
            <w:tcW w:w="990" w:type="dxa"/>
          </w:tcPr>
          <w:p w14:paraId="37419274" w14:textId="77777777" w:rsidR="00B11855" w:rsidRPr="001F42D3" w:rsidRDefault="003D003E" w:rsidP="00A92110">
            <w:pPr>
              <w:pStyle w:val="TableEntry"/>
            </w:pPr>
            <w:r w:rsidRPr="001F42D3">
              <w:t>16</w:t>
            </w:r>
          </w:p>
        </w:tc>
        <w:tc>
          <w:tcPr>
            <w:tcW w:w="1080" w:type="dxa"/>
          </w:tcPr>
          <w:p w14:paraId="699C454E" w14:textId="77777777" w:rsidR="00B11855" w:rsidRPr="001F42D3" w:rsidRDefault="003D003E" w:rsidP="00A92110">
            <w:pPr>
              <w:pStyle w:val="TableEntry"/>
            </w:pPr>
            <w:r w:rsidRPr="001F42D3">
              <w:t>705</w:t>
            </w:r>
          </w:p>
        </w:tc>
        <w:tc>
          <w:tcPr>
            <w:tcW w:w="990" w:type="dxa"/>
          </w:tcPr>
          <w:p w14:paraId="2B1BA105" w14:textId="77777777" w:rsidR="00B11855" w:rsidRPr="001F42D3" w:rsidRDefault="003D003E" w:rsidP="00A92110">
            <w:pPr>
              <w:pStyle w:val="TableEntry"/>
            </w:pPr>
            <w:r w:rsidRPr="001F42D3">
              <w:t>CWE</w:t>
            </w:r>
          </w:p>
        </w:tc>
        <w:tc>
          <w:tcPr>
            <w:tcW w:w="1227" w:type="dxa"/>
          </w:tcPr>
          <w:p w14:paraId="5DFD14EE" w14:textId="77777777" w:rsidR="00B11855" w:rsidRPr="001F42D3" w:rsidRDefault="003D003E" w:rsidP="00A92110">
            <w:pPr>
              <w:pStyle w:val="TableEntry"/>
            </w:pPr>
            <w:r w:rsidRPr="001F42D3">
              <w:t>RE</w:t>
            </w:r>
          </w:p>
        </w:tc>
        <w:tc>
          <w:tcPr>
            <w:tcW w:w="940" w:type="dxa"/>
          </w:tcPr>
          <w:p w14:paraId="5118DFAD" w14:textId="77777777" w:rsidR="00B11855" w:rsidRPr="001F42D3" w:rsidRDefault="003D003E" w:rsidP="00A92110">
            <w:pPr>
              <w:pStyle w:val="TableEntry"/>
            </w:pPr>
            <w:r w:rsidRPr="001F42D3">
              <w:t>[0..1]</w:t>
            </w:r>
          </w:p>
        </w:tc>
        <w:tc>
          <w:tcPr>
            <w:tcW w:w="810" w:type="dxa"/>
          </w:tcPr>
          <w:p w14:paraId="4249DB4C" w14:textId="77777777" w:rsidR="00B11855" w:rsidRPr="001F42D3" w:rsidRDefault="00B11855" w:rsidP="00A92110">
            <w:pPr>
              <w:pStyle w:val="TableEntry"/>
            </w:pPr>
          </w:p>
        </w:tc>
        <w:tc>
          <w:tcPr>
            <w:tcW w:w="2810" w:type="dxa"/>
          </w:tcPr>
          <w:p w14:paraId="266EB838" w14:textId="77777777" w:rsidR="00B11855" w:rsidRPr="001F42D3" w:rsidRDefault="003D003E" w:rsidP="00A92110">
            <w:pPr>
              <w:pStyle w:val="TableEntry"/>
            </w:pPr>
            <w:r w:rsidRPr="001F42D3">
              <w:t>Order Control Code Reason</w:t>
            </w:r>
          </w:p>
        </w:tc>
      </w:tr>
      <w:tr w:rsidR="00C40FD5" w:rsidRPr="001F42D3" w14:paraId="6919C527" w14:textId="77777777" w:rsidTr="00A92110">
        <w:trPr>
          <w:cantSplit/>
          <w:jc w:val="center"/>
        </w:trPr>
        <w:tc>
          <w:tcPr>
            <w:tcW w:w="990" w:type="dxa"/>
          </w:tcPr>
          <w:p w14:paraId="4A4D4BB0" w14:textId="77777777" w:rsidR="00B11855" w:rsidRPr="001F42D3" w:rsidRDefault="003D003E" w:rsidP="00A92110">
            <w:pPr>
              <w:pStyle w:val="TableEntry"/>
            </w:pPr>
            <w:r w:rsidRPr="001F42D3">
              <w:t>17</w:t>
            </w:r>
          </w:p>
        </w:tc>
        <w:tc>
          <w:tcPr>
            <w:tcW w:w="1080" w:type="dxa"/>
          </w:tcPr>
          <w:p w14:paraId="125D7B1B" w14:textId="77777777" w:rsidR="00B11855" w:rsidRPr="001F42D3" w:rsidRDefault="003D003E" w:rsidP="00A92110">
            <w:pPr>
              <w:pStyle w:val="TableEntry"/>
            </w:pPr>
            <w:r w:rsidRPr="001F42D3">
              <w:t>705</w:t>
            </w:r>
          </w:p>
        </w:tc>
        <w:tc>
          <w:tcPr>
            <w:tcW w:w="990" w:type="dxa"/>
          </w:tcPr>
          <w:p w14:paraId="2748636C" w14:textId="77777777" w:rsidR="00B11855" w:rsidRPr="001F42D3" w:rsidRDefault="003D003E" w:rsidP="00A92110">
            <w:pPr>
              <w:pStyle w:val="TableEntry"/>
            </w:pPr>
            <w:r w:rsidRPr="001F42D3">
              <w:t>CWE</w:t>
            </w:r>
          </w:p>
        </w:tc>
        <w:tc>
          <w:tcPr>
            <w:tcW w:w="1227" w:type="dxa"/>
          </w:tcPr>
          <w:p w14:paraId="1F1AEAF2" w14:textId="77777777" w:rsidR="00B11855" w:rsidRPr="001F42D3" w:rsidRDefault="003D003E" w:rsidP="00A92110">
            <w:pPr>
              <w:pStyle w:val="TableEntry"/>
            </w:pPr>
            <w:r w:rsidRPr="001F42D3">
              <w:t>RE</w:t>
            </w:r>
          </w:p>
        </w:tc>
        <w:tc>
          <w:tcPr>
            <w:tcW w:w="940" w:type="dxa"/>
          </w:tcPr>
          <w:p w14:paraId="66B40F0B" w14:textId="77777777" w:rsidR="00B11855" w:rsidRPr="001F42D3" w:rsidRDefault="003D003E" w:rsidP="00A92110">
            <w:pPr>
              <w:pStyle w:val="TableEntry"/>
            </w:pPr>
            <w:r w:rsidRPr="001F42D3">
              <w:t>[0..1]</w:t>
            </w:r>
          </w:p>
        </w:tc>
        <w:tc>
          <w:tcPr>
            <w:tcW w:w="810" w:type="dxa"/>
          </w:tcPr>
          <w:p w14:paraId="24B1FDA0" w14:textId="77777777" w:rsidR="00B11855" w:rsidRPr="001F42D3" w:rsidRDefault="00B11855" w:rsidP="00A92110">
            <w:pPr>
              <w:pStyle w:val="TableEntry"/>
            </w:pPr>
          </w:p>
        </w:tc>
        <w:tc>
          <w:tcPr>
            <w:tcW w:w="2810" w:type="dxa"/>
          </w:tcPr>
          <w:p w14:paraId="5B5BBACA" w14:textId="77777777" w:rsidR="00B11855" w:rsidRPr="001F42D3" w:rsidRDefault="003D003E" w:rsidP="00A92110">
            <w:pPr>
              <w:pStyle w:val="TableEntry"/>
            </w:pPr>
            <w:r w:rsidRPr="001F42D3">
              <w:t>Entering Organization</w:t>
            </w:r>
          </w:p>
        </w:tc>
      </w:tr>
      <w:tr w:rsidR="00C40FD5" w:rsidRPr="001F42D3" w14:paraId="09131780" w14:textId="77777777" w:rsidTr="00A92110">
        <w:trPr>
          <w:cantSplit/>
          <w:jc w:val="center"/>
        </w:trPr>
        <w:tc>
          <w:tcPr>
            <w:tcW w:w="990" w:type="dxa"/>
          </w:tcPr>
          <w:p w14:paraId="1CAD46FB" w14:textId="77777777" w:rsidR="00B11855" w:rsidRPr="001F42D3" w:rsidRDefault="003D003E" w:rsidP="00A92110">
            <w:pPr>
              <w:pStyle w:val="TableEntry"/>
            </w:pPr>
            <w:r w:rsidRPr="001F42D3">
              <w:t>18</w:t>
            </w:r>
          </w:p>
        </w:tc>
        <w:tc>
          <w:tcPr>
            <w:tcW w:w="1080" w:type="dxa"/>
          </w:tcPr>
          <w:p w14:paraId="3E88CE8B" w14:textId="77777777" w:rsidR="00B11855" w:rsidRPr="001F42D3" w:rsidRDefault="003D003E" w:rsidP="00A92110">
            <w:pPr>
              <w:pStyle w:val="TableEntry"/>
            </w:pPr>
            <w:r w:rsidRPr="001F42D3">
              <w:t>705</w:t>
            </w:r>
          </w:p>
        </w:tc>
        <w:tc>
          <w:tcPr>
            <w:tcW w:w="990" w:type="dxa"/>
          </w:tcPr>
          <w:p w14:paraId="21688FA7" w14:textId="77777777" w:rsidR="00B11855" w:rsidRPr="001F42D3" w:rsidRDefault="003D003E" w:rsidP="00A92110">
            <w:pPr>
              <w:pStyle w:val="TableEntry"/>
            </w:pPr>
            <w:r w:rsidRPr="001F42D3">
              <w:t>CWE</w:t>
            </w:r>
          </w:p>
        </w:tc>
        <w:tc>
          <w:tcPr>
            <w:tcW w:w="1227" w:type="dxa"/>
          </w:tcPr>
          <w:p w14:paraId="435BB563" w14:textId="77777777" w:rsidR="00B11855" w:rsidRPr="001F42D3" w:rsidRDefault="003D003E" w:rsidP="00A92110">
            <w:pPr>
              <w:pStyle w:val="TableEntry"/>
            </w:pPr>
            <w:r w:rsidRPr="001F42D3">
              <w:t>RE</w:t>
            </w:r>
          </w:p>
        </w:tc>
        <w:tc>
          <w:tcPr>
            <w:tcW w:w="940" w:type="dxa"/>
          </w:tcPr>
          <w:p w14:paraId="304A67E4" w14:textId="77777777" w:rsidR="00B11855" w:rsidRPr="001F42D3" w:rsidRDefault="003D003E" w:rsidP="00A92110">
            <w:pPr>
              <w:pStyle w:val="TableEntry"/>
            </w:pPr>
            <w:r w:rsidRPr="001F42D3">
              <w:t>[0..1]</w:t>
            </w:r>
          </w:p>
        </w:tc>
        <w:tc>
          <w:tcPr>
            <w:tcW w:w="810" w:type="dxa"/>
          </w:tcPr>
          <w:p w14:paraId="31804FE6" w14:textId="77777777" w:rsidR="00B11855" w:rsidRPr="001F42D3" w:rsidRDefault="00B11855" w:rsidP="00A92110">
            <w:pPr>
              <w:pStyle w:val="TableEntry"/>
            </w:pPr>
          </w:p>
        </w:tc>
        <w:tc>
          <w:tcPr>
            <w:tcW w:w="2810" w:type="dxa"/>
          </w:tcPr>
          <w:p w14:paraId="2285FBA1" w14:textId="77777777" w:rsidR="00B11855" w:rsidRPr="001F42D3" w:rsidRDefault="003D003E" w:rsidP="00A92110">
            <w:pPr>
              <w:pStyle w:val="TableEntry"/>
            </w:pPr>
            <w:r w:rsidRPr="001F42D3">
              <w:t>Entering Device</w:t>
            </w:r>
          </w:p>
        </w:tc>
      </w:tr>
      <w:tr w:rsidR="00C40FD5" w:rsidRPr="001F42D3" w14:paraId="35194E93" w14:textId="77777777" w:rsidTr="00A92110">
        <w:trPr>
          <w:cantSplit/>
          <w:jc w:val="center"/>
        </w:trPr>
        <w:tc>
          <w:tcPr>
            <w:tcW w:w="990" w:type="dxa"/>
          </w:tcPr>
          <w:p w14:paraId="3C792BF8" w14:textId="77777777" w:rsidR="00B11855" w:rsidRPr="001F42D3" w:rsidRDefault="003D003E" w:rsidP="00A92110">
            <w:pPr>
              <w:pStyle w:val="TableEntry"/>
            </w:pPr>
            <w:r w:rsidRPr="001F42D3">
              <w:t>19</w:t>
            </w:r>
          </w:p>
        </w:tc>
        <w:tc>
          <w:tcPr>
            <w:tcW w:w="1080" w:type="dxa"/>
          </w:tcPr>
          <w:p w14:paraId="0F9891DA" w14:textId="77777777" w:rsidR="00B11855" w:rsidRPr="001F42D3" w:rsidRDefault="003D003E" w:rsidP="00A92110">
            <w:pPr>
              <w:pStyle w:val="TableEntry"/>
            </w:pPr>
            <w:r w:rsidRPr="001F42D3">
              <w:t>705</w:t>
            </w:r>
          </w:p>
        </w:tc>
        <w:tc>
          <w:tcPr>
            <w:tcW w:w="990" w:type="dxa"/>
          </w:tcPr>
          <w:p w14:paraId="6B2019FB" w14:textId="77777777" w:rsidR="00B11855" w:rsidRPr="001F42D3" w:rsidRDefault="003D003E" w:rsidP="00A92110">
            <w:pPr>
              <w:pStyle w:val="TableEntry"/>
            </w:pPr>
            <w:r w:rsidRPr="001F42D3">
              <w:t>XCN</w:t>
            </w:r>
          </w:p>
        </w:tc>
        <w:tc>
          <w:tcPr>
            <w:tcW w:w="1227" w:type="dxa"/>
          </w:tcPr>
          <w:p w14:paraId="49919E74" w14:textId="77777777" w:rsidR="00B11855" w:rsidRPr="001F42D3" w:rsidRDefault="003D003E" w:rsidP="00A92110">
            <w:pPr>
              <w:pStyle w:val="TableEntry"/>
            </w:pPr>
            <w:r w:rsidRPr="001F42D3">
              <w:t>R</w:t>
            </w:r>
          </w:p>
        </w:tc>
        <w:tc>
          <w:tcPr>
            <w:tcW w:w="940" w:type="dxa"/>
          </w:tcPr>
          <w:p w14:paraId="7278B41C" w14:textId="77777777" w:rsidR="00B11855" w:rsidRPr="001F42D3" w:rsidRDefault="003D003E" w:rsidP="00A92110">
            <w:pPr>
              <w:pStyle w:val="TableEntry"/>
            </w:pPr>
            <w:r w:rsidRPr="001F42D3">
              <w:t>[1..1]</w:t>
            </w:r>
          </w:p>
        </w:tc>
        <w:tc>
          <w:tcPr>
            <w:tcW w:w="810" w:type="dxa"/>
          </w:tcPr>
          <w:p w14:paraId="1BA28C90" w14:textId="77777777" w:rsidR="00B11855" w:rsidRPr="001F42D3" w:rsidRDefault="00B11855" w:rsidP="00A92110">
            <w:pPr>
              <w:pStyle w:val="TableEntry"/>
            </w:pPr>
          </w:p>
        </w:tc>
        <w:tc>
          <w:tcPr>
            <w:tcW w:w="2810" w:type="dxa"/>
          </w:tcPr>
          <w:p w14:paraId="45F7237D" w14:textId="77777777" w:rsidR="00B11855" w:rsidRPr="001F42D3" w:rsidRDefault="003D003E" w:rsidP="00A92110">
            <w:pPr>
              <w:pStyle w:val="TableEntry"/>
            </w:pPr>
            <w:r w:rsidRPr="001F42D3">
              <w:t>Action By</w:t>
            </w:r>
          </w:p>
        </w:tc>
      </w:tr>
      <w:tr w:rsidR="00C40FD5" w:rsidRPr="001F42D3" w14:paraId="60C98C7B" w14:textId="77777777" w:rsidTr="00A92110">
        <w:trPr>
          <w:cantSplit/>
          <w:jc w:val="center"/>
        </w:trPr>
        <w:tc>
          <w:tcPr>
            <w:tcW w:w="990" w:type="dxa"/>
          </w:tcPr>
          <w:p w14:paraId="26E820EA" w14:textId="77777777" w:rsidR="00B11855" w:rsidRPr="001F42D3" w:rsidRDefault="003D003E" w:rsidP="00A92110">
            <w:pPr>
              <w:pStyle w:val="TableEntry"/>
            </w:pPr>
            <w:r w:rsidRPr="001F42D3">
              <w:t>20</w:t>
            </w:r>
          </w:p>
        </w:tc>
        <w:tc>
          <w:tcPr>
            <w:tcW w:w="1080" w:type="dxa"/>
          </w:tcPr>
          <w:p w14:paraId="32437DBC" w14:textId="77777777" w:rsidR="00B11855" w:rsidRPr="001F42D3" w:rsidRDefault="003D003E" w:rsidP="00A92110">
            <w:pPr>
              <w:pStyle w:val="TableEntry"/>
            </w:pPr>
            <w:r w:rsidRPr="001F42D3">
              <w:t>705</w:t>
            </w:r>
          </w:p>
        </w:tc>
        <w:tc>
          <w:tcPr>
            <w:tcW w:w="990" w:type="dxa"/>
          </w:tcPr>
          <w:p w14:paraId="623B6F22" w14:textId="77777777" w:rsidR="00B11855" w:rsidRPr="001F42D3" w:rsidRDefault="003D003E" w:rsidP="00A92110">
            <w:pPr>
              <w:pStyle w:val="TableEntry"/>
            </w:pPr>
            <w:r w:rsidRPr="001F42D3">
              <w:t>CWE</w:t>
            </w:r>
          </w:p>
        </w:tc>
        <w:tc>
          <w:tcPr>
            <w:tcW w:w="1227" w:type="dxa"/>
          </w:tcPr>
          <w:p w14:paraId="1D236364" w14:textId="77777777" w:rsidR="00B11855" w:rsidRPr="001F42D3" w:rsidRDefault="003D003E" w:rsidP="00A92110">
            <w:pPr>
              <w:pStyle w:val="TableEntry"/>
            </w:pPr>
            <w:r w:rsidRPr="001F42D3">
              <w:t>RE</w:t>
            </w:r>
          </w:p>
        </w:tc>
        <w:tc>
          <w:tcPr>
            <w:tcW w:w="940" w:type="dxa"/>
          </w:tcPr>
          <w:p w14:paraId="71A8A65A" w14:textId="77777777" w:rsidR="00B11855" w:rsidRPr="001F42D3" w:rsidRDefault="003D003E" w:rsidP="00A92110">
            <w:pPr>
              <w:pStyle w:val="TableEntry"/>
            </w:pPr>
            <w:r w:rsidRPr="001F42D3">
              <w:t>[0..1]</w:t>
            </w:r>
          </w:p>
        </w:tc>
        <w:tc>
          <w:tcPr>
            <w:tcW w:w="810" w:type="dxa"/>
          </w:tcPr>
          <w:p w14:paraId="6E02BF48" w14:textId="77777777" w:rsidR="00B11855" w:rsidRPr="001F42D3" w:rsidRDefault="003D003E" w:rsidP="00A92110">
            <w:pPr>
              <w:pStyle w:val="TableEntry"/>
            </w:pPr>
            <w:r w:rsidRPr="001F42D3">
              <w:t>0339</w:t>
            </w:r>
          </w:p>
        </w:tc>
        <w:tc>
          <w:tcPr>
            <w:tcW w:w="2810" w:type="dxa"/>
          </w:tcPr>
          <w:p w14:paraId="7A711F45" w14:textId="77777777" w:rsidR="00B11855" w:rsidRPr="001F42D3" w:rsidRDefault="003D003E" w:rsidP="00A92110">
            <w:pPr>
              <w:pStyle w:val="TableEntry"/>
            </w:pPr>
            <w:r w:rsidRPr="001F42D3">
              <w:t>Advanced Beneficiary Notice Code</w:t>
            </w:r>
          </w:p>
        </w:tc>
      </w:tr>
      <w:tr w:rsidR="00C40FD5" w:rsidRPr="001F42D3" w14:paraId="2C4683F1" w14:textId="77777777" w:rsidTr="00A92110">
        <w:trPr>
          <w:cantSplit/>
          <w:jc w:val="center"/>
        </w:trPr>
        <w:tc>
          <w:tcPr>
            <w:tcW w:w="990" w:type="dxa"/>
          </w:tcPr>
          <w:p w14:paraId="2F1F329C" w14:textId="77777777" w:rsidR="00B11855" w:rsidRPr="001F42D3" w:rsidRDefault="003D003E" w:rsidP="00A92110">
            <w:pPr>
              <w:pStyle w:val="TableEntry"/>
            </w:pPr>
            <w:r w:rsidRPr="001F42D3">
              <w:t>21</w:t>
            </w:r>
          </w:p>
        </w:tc>
        <w:tc>
          <w:tcPr>
            <w:tcW w:w="1080" w:type="dxa"/>
          </w:tcPr>
          <w:p w14:paraId="5AE56209" w14:textId="77777777" w:rsidR="00B11855" w:rsidRPr="001F42D3" w:rsidRDefault="003D003E" w:rsidP="00A92110">
            <w:pPr>
              <w:pStyle w:val="TableEntry"/>
            </w:pPr>
            <w:r w:rsidRPr="001F42D3">
              <w:t>250</w:t>
            </w:r>
          </w:p>
        </w:tc>
        <w:tc>
          <w:tcPr>
            <w:tcW w:w="990" w:type="dxa"/>
          </w:tcPr>
          <w:p w14:paraId="2CEEEB88" w14:textId="77777777" w:rsidR="00B11855" w:rsidRPr="001F42D3" w:rsidRDefault="003D003E" w:rsidP="00A92110">
            <w:pPr>
              <w:pStyle w:val="TableEntry"/>
            </w:pPr>
            <w:r w:rsidRPr="001F42D3">
              <w:t>XON</w:t>
            </w:r>
          </w:p>
        </w:tc>
        <w:tc>
          <w:tcPr>
            <w:tcW w:w="1227" w:type="dxa"/>
          </w:tcPr>
          <w:p w14:paraId="64CE8856" w14:textId="77777777" w:rsidR="00B11855" w:rsidRPr="001F42D3" w:rsidRDefault="003D003E" w:rsidP="00A92110">
            <w:pPr>
              <w:pStyle w:val="TableEntry"/>
            </w:pPr>
            <w:r w:rsidRPr="001F42D3">
              <w:t>RE</w:t>
            </w:r>
          </w:p>
        </w:tc>
        <w:tc>
          <w:tcPr>
            <w:tcW w:w="940" w:type="dxa"/>
          </w:tcPr>
          <w:p w14:paraId="62513377" w14:textId="77777777" w:rsidR="00B11855" w:rsidRPr="001F42D3" w:rsidRDefault="003D003E" w:rsidP="00A92110">
            <w:pPr>
              <w:pStyle w:val="TableEntry"/>
            </w:pPr>
            <w:r w:rsidRPr="001F42D3">
              <w:t>[0..*]</w:t>
            </w:r>
          </w:p>
        </w:tc>
        <w:tc>
          <w:tcPr>
            <w:tcW w:w="810" w:type="dxa"/>
          </w:tcPr>
          <w:p w14:paraId="60304F78" w14:textId="77777777" w:rsidR="00B11855" w:rsidRPr="001F42D3" w:rsidRDefault="00B11855" w:rsidP="00A92110">
            <w:pPr>
              <w:pStyle w:val="TableEntry"/>
            </w:pPr>
          </w:p>
        </w:tc>
        <w:tc>
          <w:tcPr>
            <w:tcW w:w="2810" w:type="dxa"/>
          </w:tcPr>
          <w:p w14:paraId="3865965F" w14:textId="77777777" w:rsidR="00B11855" w:rsidRPr="001F42D3" w:rsidRDefault="003D003E" w:rsidP="00A92110">
            <w:pPr>
              <w:pStyle w:val="TableEntry"/>
            </w:pPr>
            <w:r w:rsidRPr="001F42D3">
              <w:t>Ordering Facility Name</w:t>
            </w:r>
          </w:p>
        </w:tc>
      </w:tr>
      <w:tr w:rsidR="00C40FD5" w:rsidRPr="001F42D3" w14:paraId="75712B0A" w14:textId="77777777" w:rsidTr="00A92110">
        <w:trPr>
          <w:cantSplit/>
          <w:jc w:val="center"/>
        </w:trPr>
        <w:tc>
          <w:tcPr>
            <w:tcW w:w="990" w:type="dxa"/>
          </w:tcPr>
          <w:p w14:paraId="28408EB1" w14:textId="77777777" w:rsidR="00B11855" w:rsidRPr="001F42D3" w:rsidRDefault="003D003E" w:rsidP="00A92110">
            <w:pPr>
              <w:pStyle w:val="TableEntry"/>
            </w:pPr>
            <w:r w:rsidRPr="001F42D3">
              <w:t>22</w:t>
            </w:r>
          </w:p>
        </w:tc>
        <w:tc>
          <w:tcPr>
            <w:tcW w:w="1080" w:type="dxa"/>
          </w:tcPr>
          <w:p w14:paraId="4FAEE37B" w14:textId="77777777" w:rsidR="00B11855" w:rsidRPr="001F42D3" w:rsidRDefault="003D003E" w:rsidP="00A92110">
            <w:pPr>
              <w:pStyle w:val="TableEntry"/>
            </w:pPr>
            <w:r w:rsidRPr="001F42D3">
              <w:t>250</w:t>
            </w:r>
          </w:p>
        </w:tc>
        <w:tc>
          <w:tcPr>
            <w:tcW w:w="990" w:type="dxa"/>
          </w:tcPr>
          <w:p w14:paraId="0359D4F5" w14:textId="77777777" w:rsidR="00B11855" w:rsidRPr="001F42D3" w:rsidRDefault="003D003E" w:rsidP="00A92110">
            <w:pPr>
              <w:pStyle w:val="TableEntry"/>
            </w:pPr>
            <w:r w:rsidRPr="001F42D3">
              <w:t>XAD</w:t>
            </w:r>
          </w:p>
        </w:tc>
        <w:tc>
          <w:tcPr>
            <w:tcW w:w="1227" w:type="dxa"/>
          </w:tcPr>
          <w:p w14:paraId="284B645E" w14:textId="77777777" w:rsidR="00B11855" w:rsidRPr="001F42D3" w:rsidRDefault="003D003E" w:rsidP="00A92110">
            <w:pPr>
              <w:pStyle w:val="TableEntry"/>
            </w:pPr>
            <w:r w:rsidRPr="001F42D3">
              <w:t>RE</w:t>
            </w:r>
          </w:p>
        </w:tc>
        <w:tc>
          <w:tcPr>
            <w:tcW w:w="940" w:type="dxa"/>
          </w:tcPr>
          <w:p w14:paraId="6F5627D0" w14:textId="77777777" w:rsidR="00B11855" w:rsidRPr="001F42D3" w:rsidRDefault="003D003E" w:rsidP="00A92110">
            <w:pPr>
              <w:pStyle w:val="TableEntry"/>
            </w:pPr>
            <w:r w:rsidRPr="001F42D3">
              <w:t>[0..*]</w:t>
            </w:r>
          </w:p>
        </w:tc>
        <w:tc>
          <w:tcPr>
            <w:tcW w:w="810" w:type="dxa"/>
          </w:tcPr>
          <w:p w14:paraId="57424335" w14:textId="77777777" w:rsidR="00B11855" w:rsidRPr="001F42D3" w:rsidRDefault="00B11855" w:rsidP="00A92110">
            <w:pPr>
              <w:pStyle w:val="TableEntry"/>
            </w:pPr>
          </w:p>
        </w:tc>
        <w:tc>
          <w:tcPr>
            <w:tcW w:w="2810" w:type="dxa"/>
          </w:tcPr>
          <w:p w14:paraId="241930C8" w14:textId="77777777" w:rsidR="00B11855" w:rsidRPr="001F42D3" w:rsidRDefault="003D003E" w:rsidP="00A92110">
            <w:pPr>
              <w:pStyle w:val="TableEntry"/>
            </w:pPr>
            <w:r w:rsidRPr="001F42D3">
              <w:t>Ordering Facility Address</w:t>
            </w:r>
          </w:p>
        </w:tc>
      </w:tr>
      <w:tr w:rsidR="00C40FD5" w:rsidRPr="001F42D3" w14:paraId="0B0787BC" w14:textId="77777777" w:rsidTr="00A92110">
        <w:trPr>
          <w:cantSplit/>
          <w:jc w:val="center"/>
        </w:trPr>
        <w:tc>
          <w:tcPr>
            <w:tcW w:w="990" w:type="dxa"/>
          </w:tcPr>
          <w:p w14:paraId="118D1C4A" w14:textId="77777777" w:rsidR="00B11855" w:rsidRPr="001F42D3" w:rsidRDefault="003D003E" w:rsidP="00A92110">
            <w:pPr>
              <w:pStyle w:val="TableEntry"/>
            </w:pPr>
            <w:r w:rsidRPr="001F42D3">
              <w:t>23</w:t>
            </w:r>
          </w:p>
        </w:tc>
        <w:tc>
          <w:tcPr>
            <w:tcW w:w="1080" w:type="dxa"/>
          </w:tcPr>
          <w:p w14:paraId="6D830DE2" w14:textId="77777777" w:rsidR="00B11855" w:rsidRPr="001F42D3" w:rsidRDefault="003D003E" w:rsidP="00A92110">
            <w:pPr>
              <w:pStyle w:val="TableEntry"/>
            </w:pPr>
            <w:r w:rsidRPr="001F42D3">
              <w:t>250</w:t>
            </w:r>
          </w:p>
        </w:tc>
        <w:tc>
          <w:tcPr>
            <w:tcW w:w="990" w:type="dxa"/>
          </w:tcPr>
          <w:p w14:paraId="57B8907C" w14:textId="77777777" w:rsidR="00B11855" w:rsidRPr="001F42D3" w:rsidRDefault="003D003E" w:rsidP="00A92110">
            <w:pPr>
              <w:pStyle w:val="TableEntry"/>
            </w:pPr>
            <w:r w:rsidRPr="001F42D3">
              <w:t>XTN</w:t>
            </w:r>
          </w:p>
        </w:tc>
        <w:tc>
          <w:tcPr>
            <w:tcW w:w="1227" w:type="dxa"/>
          </w:tcPr>
          <w:p w14:paraId="5E8BC8C6" w14:textId="77777777" w:rsidR="00B11855" w:rsidRPr="001F42D3" w:rsidRDefault="003D003E" w:rsidP="00A92110">
            <w:pPr>
              <w:pStyle w:val="TableEntry"/>
            </w:pPr>
            <w:r w:rsidRPr="001F42D3">
              <w:t>RE</w:t>
            </w:r>
          </w:p>
        </w:tc>
        <w:tc>
          <w:tcPr>
            <w:tcW w:w="940" w:type="dxa"/>
          </w:tcPr>
          <w:p w14:paraId="33A24B11" w14:textId="77777777" w:rsidR="00B11855" w:rsidRPr="001F42D3" w:rsidRDefault="003D003E" w:rsidP="00A92110">
            <w:pPr>
              <w:pStyle w:val="TableEntry"/>
            </w:pPr>
            <w:r w:rsidRPr="001F42D3">
              <w:t>[0..*]</w:t>
            </w:r>
          </w:p>
        </w:tc>
        <w:tc>
          <w:tcPr>
            <w:tcW w:w="810" w:type="dxa"/>
          </w:tcPr>
          <w:p w14:paraId="74269DAB" w14:textId="77777777" w:rsidR="00B11855" w:rsidRPr="001F42D3" w:rsidRDefault="00B11855" w:rsidP="00A92110">
            <w:pPr>
              <w:pStyle w:val="TableEntry"/>
            </w:pPr>
          </w:p>
        </w:tc>
        <w:tc>
          <w:tcPr>
            <w:tcW w:w="2810" w:type="dxa"/>
          </w:tcPr>
          <w:p w14:paraId="087BA8CD" w14:textId="77777777" w:rsidR="00B11855" w:rsidRPr="001F42D3" w:rsidRDefault="003D003E" w:rsidP="00A92110">
            <w:pPr>
              <w:pStyle w:val="TableEntry"/>
            </w:pPr>
            <w:r w:rsidRPr="001F42D3">
              <w:t>Ordering Facility Phone Number</w:t>
            </w:r>
          </w:p>
        </w:tc>
      </w:tr>
      <w:tr w:rsidR="00C40FD5" w:rsidRPr="001F42D3" w14:paraId="03D7B2E1" w14:textId="77777777" w:rsidTr="00A92110">
        <w:trPr>
          <w:cantSplit/>
          <w:jc w:val="center"/>
        </w:trPr>
        <w:tc>
          <w:tcPr>
            <w:tcW w:w="990" w:type="dxa"/>
          </w:tcPr>
          <w:p w14:paraId="3AEEE0CF" w14:textId="77777777" w:rsidR="00B11855" w:rsidRPr="001F42D3" w:rsidRDefault="003D003E" w:rsidP="00A92110">
            <w:pPr>
              <w:pStyle w:val="TableEntry"/>
            </w:pPr>
            <w:r w:rsidRPr="001F42D3">
              <w:t>24</w:t>
            </w:r>
          </w:p>
        </w:tc>
        <w:tc>
          <w:tcPr>
            <w:tcW w:w="1080" w:type="dxa"/>
          </w:tcPr>
          <w:p w14:paraId="793330CC" w14:textId="77777777" w:rsidR="00B11855" w:rsidRPr="001F42D3" w:rsidRDefault="003D003E" w:rsidP="00A92110">
            <w:pPr>
              <w:pStyle w:val="TableEntry"/>
            </w:pPr>
            <w:r w:rsidRPr="001F42D3">
              <w:t>250</w:t>
            </w:r>
          </w:p>
        </w:tc>
        <w:tc>
          <w:tcPr>
            <w:tcW w:w="990" w:type="dxa"/>
          </w:tcPr>
          <w:p w14:paraId="3BE40CE1" w14:textId="77777777" w:rsidR="00B11855" w:rsidRPr="001F42D3" w:rsidRDefault="003D003E" w:rsidP="00A92110">
            <w:pPr>
              <w:pStyle w:val="TableEntry"/>
            </w:pPr>
            <w:r w:rsidRPr="001F42D3">
              <w:t>XAD</w:t>
            </w:r>
          </w:p>
        </w:tc>
        <w:tc>
          <w:tcPr>
            <w:tcW w:w="1227" w:type="dxa"/>
          </w:tcPr>
          <w:p w14:paraId="36CED680" w14:textId="77777777" w:rsidR="00B11855" w:rsidRPr="001F42D3" w:rsidRDefault="003D003E" w:rsidP="00A92110">
            <w:pPr>
              <w:pStyle w:val="TableEntry"/>
            </w:pPr>
            <w:r w:rsidRPr="001F42D3">
              <w:t>RE</w:t>
            </w:r>
          </w:p>
        </w:tc>
        <w:tc>
          <w:tcPr>
            <w:tcW w:w="940" w:type="dxa"/>
          </w:tcPr>
          <w:p w14:paraId="3807C045" w14:textId="77777777" w:rsidR="00B11855" w:rsidRPr="001F42D3" w:rsidRDefault="003D003E" w:rsidP="00A92110">
            <w:pPr>
              <w:pStyle w:val="TableEntry"/>
            </w:pPr>
            <w:r w:rsidRPr="001F42D3">
              <w:t>[0..*]</w:t>
            </w:r>
          </w:p>
        </w:tc>
        <w:tc>
          <w:tcPr>
            <w:tcW w:w="810" w:type="dxa"/>
          </w:tcPr>
          <w:p w14:paraId="1C67F3C1" w14:textId="77777777" w:rsidR="00B11855" w:rsidRPr="001F42D3" w:rsidRDefault="00B11855" w:rsidP="00A92110">
            <w:pPr>
              <w:pStyle w:val="TableEntry"/>
            </w:pPr>
          </w:p>
        </w:tc>
        <w:tc>
          <w:tcPr>
            <w:tcW w:w="2810" w:type="dxa"/>
          </w:tcPr>
          <w:p w14:paraId="5AFF010A" w14:textId="77777777" w:rsidR="00B11855" w:rsidRPr="001F42D3" w:rsidRDefault="003D003E" w:rsidP="00A92110">
            <w:pPr>
              <w:pStyle w:val="TableEntry"/>
            </w:pPr>
            <w:r w:rsidRPr="001F42D3">
              <w:t>Ordering Provider Address</w:t>
            </w:r>
          </w:p>
        </w:tc>
      </w:tr>
      <w:tr w:rsidR="00C40FD5" w:rsidRPr="001F42D3" w14:paraId="60509F4D" w14:textId="77777777" w:rsidTr="00A92110">
        <w:trPr>
          <w:cantSplit/>
          <w:jc w:val="center"/>
        </w:trPr>
        <w:tc>
          <w:tcPr>
            <w:tcW w:w="990" w:type="dxa"/>
          </w:tcPr>
          <w:p w14:paraId="04F617D7" w14:textId="77777777" w:rsidR="00B11855" w:rsidRPr="001F42D3" w:rsidRDefault="003D003E" w:rsidP="00A92110">
            <w:pPr>
              <w:pStyle w:val="TableEntry"/>
            </w:pPr>
            <w:r w:rsidRPr="001F42D3">
              <w:t>25</w:t>
            </w:r>
          </w:p>
        </w:tc>
        <w:tc>
          <w:tcPr>
            <w:tcW w:w="1080" w:type="dxa"/>
          </w:tcPr>
          <w:p w14:paraId="6FFD4C20" w14:textId="77777777" w:rsidR="00B11855" w:rsidRPr="001F42D3" w:rsidRDefault="003D003E" w:rsidP="00A92110">
            <w:pPr>
              <w:pStyle w:val="TableEntry"/>
            </w:pPr>
            <w:r w:rsidRPr="001F42D3">
              <w:t>705</w:t>
            </w:r>
          </w:p>
        </w:tc>
        <w:tc>
          <w:tcPr>
            <w:tcW w:w="990" w:type="dxa"/>
          </w:tcPr>
          <w:p w14:paraId="635E4A3B" w14:textId="77777777" w:rsidR="00B11855" w:rsidRPr="001F42D3" w:rsidRDefault="003D003E" w:rsidP="00A92110">
            <w:pPr>
              <w:pStyle w:val="TableEntry"/>
            </w:pPr>
            <w:r w:rsidRPr="001F42D3">
              <w:t>CWE</w:t>
            </w:r>
          </w:p>
        </w:tc>
        <w:tc>
          <w:tcPr>
            <w:tcW w:w="1227" w:type="dxa"/>
          </w:tcPr>
          <w:p w14:paraId="335294C6" w14:textId="77777777" w:rsidR="00B11855" w:rsidRPr="001F42D3" w:rsidRDefault="003D003E" w:rsidP="00A92110">
            <w:pPr>
              <w:pStyle w:val="TableEntry"/>
            </w:pPr>
            <w:r w:rsidRPr="001F42D3">
              <w:t>RE</w:t>
            </w:r>
          </w:p>
        </w:tc>
        <w:tc>
          <w:tcPr>
            <w:tcW w:w="940" w:type="dxa"/>
          </w:tcPr>
          <w:p w14:paraId="02223385" w14:textId="77777777" w:rsidR="00B11855" w:rsidRPr="001F42D3" w:rsidRDefault="003D003E" w:rsidP="00A92110">
            <w:pPr>
              <w:pStyle w:val="TableEntry"/>
            </w:pPr>
            <w:r w:rsidRPr="001F42D3">
              <w:t>[0..1]</w:t>
            </w:r>
          </w:p>
        </w:tc>
        <w:tc>
          <w:tcPr>
            <w:tcW w:w="810" w:type="dxa"/>
          </w:tcPr>
          <w:p w14:paraId="751F22A5" w14:textId="77777777" w:rsidR="00B11855" w:rsidRPr="001F42D3" w:rsidRDefault="00B11855" w:rsidP="00A92110">
            <w:pPr>
              <w:pStyle w:val="TableEntry"/>
            </w:pPr>
          </w:p>
        </w:tc>
        <w:tc>
          <w:tcPr>
            <w:tcW w:w="2810" w:type="dxa"/>
          </w:tcPr>
          <w:p w14:paraId="46811006" w14:textId="77777777" w:rsidR="00B11855" w:rsidRPr="001F42D3" w:rsidRDefault="003D003E" w:rsidP="00A92110">
            <w:pPr>
              <w:pStyle w:val="TableEntry"/>
            </w:pPr>
            <w:r w:rsidRPr="001F42D3">
              <w:t>Order Status Modifier</w:t>
            </w:r>
          </w:p>
        </w:tc>
      </w:tr>
      <w:tr w:rsidR="00C40FD5" w:rsidRPr="001F42D3" w14:paraId="6D8A8241" w14:textId="77777777" w:rsidTr="00A92110">
        <w:trPr>
          <w:cantSplit/>
          <w:jc w:val="center"/>
        </w:trPr>
        <w:tc>
          <w:tcPr>
            <w:tcW w:w="990" w:type="dxa"/>
          </w:tcPr>
          <w:p w14:paraId="0FFC471C" w14:textId="77777777" w:rsidR="00B11855" w:rsidRPr="001F42D3" w:rsidRDefault="003D003E" w:rsidP="00A92110">
            <w:pPr>
              <w:pStyle w:val="TableEntry"/>
            </w:pPr>
            <w:r w:rsidRPr="001F42D3">
              <w:t>26</w:t>
            </w:r>
          </w:p>
        </w:tc>
        <w:tc>
          <w:tcPr>
            <w:tcW w:w="1080" w:type="dxa"/>
          </w:tcPr>
          <w:p w14:paraId="5C40B37E" w14:textId="77777777" w:rsidR="00B11855" w:rsidRPr="001F42D3" w:rsidRDefault="003D003E" w:rsidP="00A92110">
            <w:pPr>
              <w:pStyle w:val="TableEntry"/>
            </w:pPr>
            <w:r w:rsidRPr="001F42D3">
              <w:t>60</w:t>
            </w:r>
          </w:p>
        </w:tc>
        <w:tc>
          <w:tcPr>
            <w:tcW w:w="990" w:type="dxa"/>
          </w:tcPr>
          <w:p w14:paraId="3932DD10" w14:textId="77777777" w:rsidR="00B11855" w:rsidRPr="001F42D3" w:rsidRDefault="003D003E" w:rsidP="00A92110">
            <w:pPr>
              <w:pStyle w:val="TableEntry"/>
            </w:pPr>
            <w:r w:rsidRPr="001F42D3">
              <w:t>CWE</w:t>
            </w:r>
          </w:p>
        </w:tc>
        <w:tc>
          <w:tcPr>
            <w:tcW w:w="1227" w:type="dxa"/>
          </w:tcPr>
          <w:p w14:paraId="6F57850D" w14:textId="77777777" w:rsidR="00B11855" w:rsidRPr="001F42D3" w:rsidRDefault="003D003E" w:rsidP="00A92110">
            <w:pPr>
              <w:pStyle w:val="TableEntry"/>
            </w:pPr>
            <w:r w:rsidRPr="001F42D3">
              <w:t>RE</w:t>
            </w:r>
          </w:p>
        </w:tc>
        <w:tc>
          <w:tcPr>
            <w:tcW w:w="940" w:type="dxa"/>
          </w:tcPr>
          <w:p w14:paraId="0B98468D" w14:textId="77777777" w:rsidR="00B11855" w:rsidRPr="001F42D3" w:rsidRDefault="003D003E" w:rsidP="00A92110">
            <w:pPr>
              <w:pStyle w:val="TableEntry"/>
            </w:pPr>
            <w:r w:rsidRPr="001F42D3">
              <w:t>[0..1]</w:t>
            </w:r>
          </w:p>
        </w:tc>
        <w:tc>
          <w:tcPr>
            <w:tcW w:w="810" w:type="dxa"/>
          </w:tcPr>
          <w:p w14:paraId="6BD74864" w14:textId="77777777" w:rsidR="00B11855" w:rsidRPr="001F42D3" w:rsidRDefault="003D003E" w:rsidP="00A92110">
            <w:pPr>
              <w:pStyle w:val="TableEntry"/>
            </w:pPr>
            <w:r w:rsidRPr="001F42D3">
              <w:t>0552</w:t>
            </w:r>
          </w:p>
        </w:tc>
        <w:tc>
          <w:tcPr>
            <w:tcW w:w="2810" w:type="dxa"/>
          </w:tcPr>
          <w:p w14:paraId="3D0114DF" w14:textId="77777777" w:rsidR="00B11855" w:rsidRPr="001F42D3" w:rsidRDefault="003D003E" w:rsidP="00A92110">
            <w:pPr>
              <w:pStyle w:val="TableEntry"/>
            </w:pPr>
            <w:r w:rsidRPr="001F42D3">
              <w:t>Advanced Beneficiary Notice Override Reason</w:t>
            </w:r>
          </w:p>
        </w:tc>
      </w:tr>
      <w:tr w:rsidR="00C40FD5" w:rsidRPr="001F42D3" w14:paraId="0E0D8A8A" w14:textId="77777777" w:rsidTr="00A92110">
        <w:trPr>
          <w:cantSplit/>
          <w:jc w:val="center"/>
        </w:trPr>
        <w:tc>
          <w:tcPr>
            <w:tcW w:w="990" w:type="dxa"/>
          </w:tcPr>
          <w:p w14:paraId="75B3F03F" w14:textId="77777777" w:rsidR="00B11855" w:rsidRPr="001F42D3" w:rsidRDefault="003D003E" w:rsidP="00A92110">
            <w:pPr>
              <w:pStyle w:val="TableEntry"/>
            </w:pPr>
            <w:r w:rsidRPr="001F42D3">
              <w:t>27</w:t>
            </w:r>
          </w:p>
        </w:tc>
        <w:tc>
          <w:tcPr>
            <w:tcW w:w="1080" w:type="dxa"/>
          </w:tcPr>
          <w:p w14:paraId="13148BD0" w14:textId="77777777" w:rsidR="00B11855" w:rsidRPr="001F42D3" w:rsidRDefault="003D003E" w:rsidP="00A92110">
            <w:pPr>
              <w:pStyle w:val="TableEntry"/>
            </w:pPr>
            <w:r w:rsidRPr="001F42D3">
              <w:t>24</w:t>
            </w:r>
          </w:p>
        </w:tc>
        <w:tc>
          <w:tcPr>
            <w:tcW w:w="990" w:type="dxa"/>
          </w:tcPr>
          <w:p w14:paraId="164465D5" w14:textId="77777777" w:rsidR="00B11855" w:rsidRPr="001F42D3" w:rsidRDefault="003D003E" w:rsidP="00A92110">
            <w:pPr>
              <w:pStyle w:val="TableEntry"/>
            </w:pPr>
            <w:r w:rsidRPr="001F42D3">
              <w:t>DTM</w:t>
            </w:r>
          </w:p>
        </w:tc>
        <w:tc>
          <w:tcPr>
            <w:tcW w:w="1227" w:type="dxa"/>
          </w:tcPr>
          <w:p w14:paraId="590369DB" w14:textId="77777777" w:rsidR="00B11855" w:rsidRPr="001F42D3" w:rsidRDefault="003D003E" w:rsidP="00A92110">
            <w:pPr>
              <w:pStyle w:val="TableEntry"/>
            </w:pPr>
            <w:r w:rsidRPr="001F42D3">
              <w:t>RE</w:t>
            </w:r>
          </w:p>
        </w:tc>
        <w:tc>
          <w:tcPr>
            <w:tcW w:w="940" w:type="dxa"/>
          </w:tcPr>
          <w:p w14:paraId="7300C95A" w14:textId="77777777" w:rsidR="00B11855" w:rsidRPr="001F42D3" w:rsidRDefault="003D003E" w:rsidP="00A92110">
            <w:pPr>
              <w:pStyle w:val="TableEntry"/>
            </w:pPr>
            <w:r w:rsidRPr="001F42D3">
              <w:t>[0..1]</w:t>
            </w:r>
          </w:p>
        </w:tc>
        <w:tc>
          <w:tcPr>
            <w:tcW w:w="810" w:type="dxa"/>
          </w:tcPr>
          <w:p w14:paraId="003976E3" w14:textId="77777777" w:rsidR="00B11855" w:rsidRPr="001F42D3" w:rsidRDefault="00B11855" w:rsidP="006C0E8E">
            <w:pPr>
              <w:pStyle w:val="TableEntry"/>
              <w:spacing w:before="0" w:after="0"/>
              <w:ind w:left="29" w:right="29"/>
              <w:contextualSpacing/>
            </w:pPr>
          </w:p>
        </w:tc>
        <w:tc>
          <w:tcPr>
            <w:tcW w:w="2810" w:type="dxa"/>
          </w:tcPr>
          <w:p w14:paraId="3792993D" w14:textId="77777777" w:rsidR="00B11855" w:rsidRPr="001F42D3" w:rsidRDefault="003D003E" w:rsidP="00A92110">
            <w:pPr>
              <w:pStyle w:val="TableEntry"/>
            </w:pPr>
            <w:r w:rsidRPr="001F42D3">
              <w:t>Filler's Expected Availability Date/Time</w:t>
            </w:r>
          </w:p>
        </w:tc>
      </w:tr>
      <w:tr w:rsidR="00C40FD5" w:rsidRPr="001F42D3" w14:paraId="4CA2E365" w14:textId="77777777" w:rsidTr="00A92110">
        <w:trPr>
          <w:cantSplit/>
          <w:jc w:val="center"/>
        </w:trPr>
        <w:tc>
          <w:tcPr>
            <w:tcW w:w="990" w:type="dxa"/>
          </w:tcPr>
          <w:p w14:paraId="388875AC" w14:textId="77777777" w:rsidR="00B11855" w:rsidRPr="001F42D3" w:rsidRDefault="003D003E" w:rsidP="00A92110">
            <w:pPr>
              <w:pStyle w:val="TableEntry"/>
            </w:pPr>
            <w:r w:rsidRPr="001F42D3">
              <w:t>28</w:t>
            </w:r>
          </w:p>
        </w:tc>
        <w:tc>
          <w:tcPr>
            <w:tcW w:w="1080" w:type="dxa"/>
          </w:tcPr>
          <w:p w14:paraId="66172165" w14:textId="77777777" w:rsidR="00B11855" w:rsidRPr="001F42D3" w:rsidRDefault="003D003E" w:rsidP="00A92110">
            <w:pPr>
              <w:pStyle w:val="TableEntry"/>
            </w:pPr>
            <w:r w:rsidRPr="001F42D3">
              <w:t>705</w:t>
            </w:r>
          </w:p>
        </w:tc>
        <w:tc>
          <w:tcPr>
            <w:tcW w:w="990" w:type="dxa"/>
          </w:tcPr>
          <w:p w14:paraId="20691EB2" w14:textId="77777777" w:rsidR="00B11855" w:rsidRPr="001F42D3" w:rsidRDefault="003D003E" w:rsidP="00A92110">
            <w:pPr>
              <w:pStyle w:val="TableEntry"/>
            </w:pPr>
            <w:r w:rsidRPr="001F42D3">
              <w:t>CWE</w:t>
            </w:r>
          </w:p>
        </w:tc>
        <w:tc>
          <w:tcPr>
            <w:tcW w:w="1227" w:type="dxa"/>
          </w:tcPr>
          <w:p w14:paraId="7BCB67EE" w14:textId="77777777" w:rsidR="00B11855" w:rsidRPr="001F42D3" w:rsidRDefault="003D003E" w:rsidP="00A92110">
            <w:pPr>
              <w:pStyle w:val="TableEntry"/>
            </w:pPr>
            <w:r w:rsidRPr="001F42D3">
              <w:t>RE</w:t>
            </w:r>
          </w:p>
        </w:tc>
        <w:tc>
          <w:tcPr>
            <w:tcW w:w="940" w:type="dxa"/>
          </w:tcPr>
          <w:p w14:paraId="455F0A6D" w14:textId="77777777" w:rsidR="00B11855" w:rsidRPr="001F42D3" w:rsidRDefault="003D003E" w:rsidP="00A92110">
            <w:pPr>
              <w:pStyle w:val="TableEntry"/>
            </w:pPr>
            <w:r w:rsidRPr="001F42D3">
              <w:t>[0..1]</w:t>
            </w:r>
          </w:p>
        </w:tc>
        <w:tc>
          <w:tcPr>
            <w:tcW w:w="810" w:type="dxa"/>
          </w:tcPr>
          <w:p w14:paraId="6A1FBFE7" w14:textId="77777777" w:rsidR="00B11855" w:rsidRPr="001F42D3" w:rsidRDefault="003D003E" w:rsidP="00A92110">
            <w:pPr>
              <w:pStyle w:val="TableEntry"/>
            </w:pPr>
            <w:r w:rsidRPr="001F42D3">
              <w:t>0177</w:t>
            </w:r>
          </w:p>
        </w:tc>
        <w:tc>
          <w:tcPr>
            <w:tcW w:w="2810" w:type="dxa"/>
          </w:tcPr>
          <w:p w14:paraId="5F11E59F" w14:textId="77777777" w:rsidR="00B11855" w:rsidRPr="001F42D3" w:rsidRDefault="003D003E" w:rsidP="00A92110">
            <w:pPr>
              <w:pStyle w:val="TableEntry"/>
            </w:pPr>
            <w:r w:rsidRPr="001F42D3">
              <w:t>Confidentiality Code</w:t>
            </w:r>
          </w:p>
        </w:tc>
      </w:tr>
      <w:tr w:rsidR="00C40FD5" w:rsidRPr="001F42D3" w14:paraId="099DD9FE" w14:textId="77777777" w:rsidTr="00A92110">
        <w:trPr>
          <w:cantSplit/>
          <w:jc w:val="center"/>
        </w:trPr>
        <w:tc>
          <w:tcPr>
            <w:tcW w:w="990" w:type="dxa"/>
          </w:tcPr>
          <w:p w14:paraId="1FFA8358" w14:textId="77777777" w:rsidR="00B11855" w:rsidRPr="001F42D3" w:rsidRDefault="003D003E" w:rsidP="00A92110">
            <w:pPr>
              <w:pStyle w:val="TableEntry"/>
            </w:pPr>
            <w:r w:rsidRPr="001F42D3">
              <w:t>29</w:t>
            </w:r>
          </w:p>
        </w:tc>
        <w:tc>
          <w:tcPr>
            <w:tcW w:w="1080" w:type="dxa"/>
          </w:tcPr>
          <w:p w14:paraId="688D7ECA" w14:textId="77777777" w:rsidR="00B11855" w:rsidRPr="001F42D3" w:rsidRDefault="003D003E" w:rsidP="00A92110">
            <w:pPr>
              <w:pStyle w:val="TableEntry"/>
            </w:pPr>
            <w:r w:rsidRPr="001F42D3">
              <w:t>705</w:t>
            </w:r>
          </w:p>
        </w:tc>
        <w:tc>
          <w:tcPr>
            <w:tcW w:w="990" w:type="dxa"/>
          </w:tcPr>
          <w:p w14:paraId="1745F196" w14:textId="77777777" w:rsidR="00B11855" w:rsidRPr="001F42D3" w:rsidRDefault="003D003E" w:rsidP="00A92110">
            <w:pPr>
              <w:pStyle w:val="TableEntry"/>
            </w:pPr>
            <w:r w:rsidRPr="001F42D3">
              <w:t>CWE</w:t>
            </w:r>
          </w:p>
        </w:tc>
        <w:tc>
          <w:tcPr>
            <w:tcW w:w="1227" w:type="dxa"/>
          </w:tcPr>
          <w:p w14:paraId="7151D80A" w14:textId="77777777" w:rsidR="00B11855" w:rsidRPr="001F42D3" w:rsidRDefault="003D003E" w:rsidP="00A92110">
            <w:pPr>
              <w:pStyle w:val="TableEntry"/>
            </w:pPr>
            <w:r w:rsidRPr="001F42D3">
              <w:t>RE</w:t>
            </w:r>
          </w:p>
        </w:tc>
        <w:tc>
          <w:tcPr>
            <w:tcW w:w="940" w:type="dxa"/>
          </w:tcPr>
          <w:p w14:paraId="6BD9DB96" w14:textId="77777777" w:rsidR="00B11855" w:rsidRPr="001F42D3" w:rsidRDefault="003D003E" w:rsidP="00A92110">
            <w:pPr>
              <w:pStyle w:val="TableEntry"/>
            </w:pPr>
            <w:r w:rsidRPr="001F42D3">
              <w:t>[0..1]</w:t>
            </w:r>
          </w:p>
        </w:tc>
        <w:tc>
          <w:tcPr>
            <w:tcW w:w="810" w:type="dxa"/>
          </w:tcPr>
          <w:p w14:paraId="1FC9EF52" w14:textId="77777777" w:rsidR="00B11855" w:rsidRPr="001F42D3" w:rsidRDefault="003D003E" w:rsidP="00A92110">
            <w:pPr>
              <w:pStyle w:val="TableEntry"/>
            </w:pPr>
            <w:r w:rsidRPr="001F42D3">
              <w:t>0482</w:t>
            </w:r>
          </w:p>
        </w:tc>
        <w:tc>
          <w:tcPr>
            <w:tcW w:w="2810" w:type="dxa"/>
          </w:tcPr>
          <w:p w14:paraId="20EEF0F0" w14:textId="77777777" w:rsidR="00B11855" w:rsidRPr="001F42D3" w:rsidRDefault="003D003E" w:rsidP="00A92110">
            <w:pPr>
              <w:pStyle w:val="TableEntry"/>
            </w:pPr>
            <w:r w:rsidRPr="001F42D3">
              <w:t>Order Type</w:t>
            </w:r>
          </w:p>
        </w:tc>
      </w:tr>
      <w:tr w:rsidR="00C40FD5" w:rsidRPr="001F42D3" w14:paraId="7145054D" w14:textId="77777777" w:rsidTr="00A92110">
        <w:trPr>
          <w:cantSplit/>
          <w:jc w:val="center"/>
        </w:trPr>
        <w:tc>
          <w:tcPr>
            <w:tcW w:w="990" w:type="dxa"/>
          </w:tcPr>
          <w:p w14:paraId="07C09E99" w14:textId="77777777" w:rsidR="00B11855" w:rsidRPr="001F42D3" w:rsidRDefault="003D003E" w:rsidP="00A92110">
            <w:pPr>
              <w:pStyle w:val="TableEntry"/>
            </w:pPr>
            <w:r w:rsidRPr="001F42D3">
              <w:t>30</w:t>
            </w:r>
          </w:p>
        </w:tc>
        <w:tc>
          <w:tcPr>
            <w:tcW w:w="1080" w:type="dxa"/>
          </w:tcPr>
          <w:p w14:paraId="03910557" w14:textId="77777777" w:rsidR="00B11855" w:rsidRPr="001F42D3" w:rsidRDefault="003D003E" w:rsidP="00A92110">
            <w:pPr>
              <w:pStyle w:val="TableEntry"/>
            </w:pPr>
            <w:r w:rsidRPr="001F42D3">
              <w:t>705</w:t>
            </w:r>
          </w:p>
        </w:tc>
        <w:tc>
          <w:tcPr>
            <w:tcW w:w="990" w:type="dxa"/>
          </w:tcPr>
          <w:p w14:paraId="6D867F18" w14:textId="77777777" w:rsidR="00B11855" w:rsidRPr="001F42D3" w:rsidRDefault="003D003E" w:rsidP="00A92110">
            <w:pPr>
              <w:pStyle w:val="TableEntry"/>
            </w:pPr>
            <w:r w:rsidRPr="001F42D3">
              <w:t>CNE</w:t>
            </w:r>
          </w:p>
        </w:tc>
        <w:tc>
          <w:tcPr>
            <w:tcW w:w="1227" w:type="dxa"/>
          </w:tcPr>
          <w:p w14:paraId="5BC6A72A" w14:textId="77777777" w:rsidR="00B11855" w:rsidRPr="001F42D3" w:rsidRDefault="003D003E" w:rsidP="00A92110">
            <w:pPr>
              <w:pStyle w:val="TableEntry"/>
            </w:pPr>
            <w:r w:rsidRPr="001F42D3">
              <w:t>RE</w:t>
            </w:r>
          </w:p>
        </w:tc>
        <w:tc>
          <w:tcPr>
            <w:tcW w:w="940" w:type="dxa"/>
          </w:tcPr>
          <w:p w14:paraId="6F07E260" w14:textId="77777777" w:rsidR="00B11855" w:rsidRPr="001F42D3" w:rsidRDefault="003D003E" w:rsidP="00A92110">
            <w:pPr>
              <w:pStyle w:val="TableEntry"/>
            </w:pPr>
            <w:r w:rsidRPr="001F42D3">
              <w:t>[0..1]</w:t>
            </w:r>
          </w:p>
        </w:tc>
        <w:tc>
          <w:tcPr>
            <w:tcW w:w="810" w:type="dxa"/>
          </w:tcPr>
          <w:p w14:paraId="1C848133" w14:textId="77777777" w:rsidR="00B11855" w:rsidRPr="001F42D3" w:rsidRDefault="003D003E" w:rsidP="00A92110">
            <w:pPr>
              <w:pStyle w:val="TableEntry"/>
            </w:pPr>
            <w:r w:rsidRPr="001F42D3">
              <w:t>0483</w:t>
            </w:r>
          </w:p>
        </w:tc>
        <w:tc>
          <w:tcPr>
            <w:tcW w:w="2810" w:type="dxa"/>
          </w:tcPr>
          <w:p w14:paraId="225D52FA" w14:textId="77777777" w:rsidR="00B11855" w:rsidRPr="001F42D3" w:rsidRDefault="003D003E" w:rsidP="00A92110">
            <w:pPr>
              <w:pStyle w:val="TableEntry"/>
            </w:pPr>
            <w:r w:rsidRPr="001F42D3">
              <w:t>Enterer Authorization Mode</w:t>
            </w:r>
          </w:p>
        </w:tc>
      </w:tr>
    </w:tbl>
    <w:p w14:paraId="5549E417" w14:textId="77777777" w:rsidR="00264692" w:rsidRPr="001F42D3" w:rsidRDefault="00264692" w:rsidP="00C10546">
      <w:pPr>
        <w:pStyle w:val="BodyText"/>
      </w:pPr>
    </w:p>
    <w:p w14:paraId="7FE95BEC" w14:textId="77777777" w:rsidR="00B11855" w:rsidRPr="001F42D3" w:rsidRDefault="003D003E" w:rsidP="00C10546">
      <w:pPr>
        <w:pStyle w:val="BodyText"/>
      </w:pPr>
      <w:r w:rsidRPr="001F42D3">
        <w:t>The following describes the IHE PCD usage of those fields which have a usage other than X in the above table.</w:t>
      </w:r>
    </w:p>
    <w:p w14:paraId="36785DCD" w14:textId="77777777" w:rsidR="00B11855" w:rsidRPr="001F42D3" w:rsidRDefault="003D003E" w:rsidP="005C1693">
      <w:pPr>
        <w:pStyle w:val="BodyText"/>
      </w:pPr>
      <w:r w:rsidRPr="001F42D3">
        <w:rPr>
          <w:b/>
          <w:bCs/>
        </w:rPr>
        <w:t xml:space="preserve">ORC-1   Order Control </w:t>
      </w:r>
    </w:p>
    <w:p w14:paraId="42B35F0F" w14:textId="59A6B576" w:rsidR="00B11855" w:rsidRPr="001F42D3" w:rsidRDefault="003D003E" w:rsidP="005C1693">
      <w:pPr>
        <w:pStyle w:val="BodyText"/>
      </w:pPr>
      <w:r w:rsidRPr="001F42D3">
        <w:t xml:space="preserve">Definition: Determines the function of the order segment. The </w:t>
      </w:r>
      <w:r w:rsidR="007E67D4" w:rsidRPr="001F42D3">
        <w:t>DEV TF</w:t>
      </w:r>
      <w:r w:rsidRPr="001F42D3">
        <w:t xml:space="preserve"> requires that this field be valued as RE</w:t>
      </w:r>
      <w:r w:rsidR="00D44BAE" w:rsidRPr="001F42D3">
        <w:t xml:space="preserve">, </w:t>
      </w:r>
      <w:r w:rsidR="00E86B15" w:rsidRPr="001F42D3">
        <w:t>XO</w:t>
      </w:r>
      <w:r w:rsidR="00D44BAE" w:rsidRPr="001F42D3">
        <w:t>, or CH</w:t>
      </w:r>
      <w:r w:rsidR="00E86B15" w:rsidRPr="001F42D3">
        <w:t xml:space="preserve"> </w:t>
      </w:r>
      <w:r w:rsidRPr="001F42D3">
        <w:t>according to the table below when the RGV^O15^RGV_O15 Pharmacy/Treatment Give Message is used to send information from the Infusion Order Programmer (IOP) to the Infusion Order Consumer (IOC).</w:t>
      </w:r>
    </w:p>
    <w:p w14:paraId="76529744" w14:textId="77777777" w:rsidR="00B11855" w:rsidRPr="001F42D3" w:rsidRDefault="00B11855" w:rsidP="001466DF">
      <w:pPr>
        <w:pStyle w:val="HL7FieldIndent2"/>
        <w:ind w:left="0" w:hanging="2"/>
        <w:rPr>
          <w:noProof w:val="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5625"/>
      </w:tblGrid>
      <w:tr w:rsidR="00B11855" w:rsidRPr="001F42D3" w14:paraId="1BEBFB55" w14:textId="77777777" w:rsidTr="00A92110">
        <w:trPr>
          <w:cantSplit/>
          <w:jc w:val="center"/>
        </w:trPr>
        <w:tc>
          <w:tcPr>
            <w:tcW w:w="1845" w:type="dxa"/>
            <w:shd w:val="clear" w:color="auto" w:fill="D9D9D9"/>
          </w:tcPr>
          <w:p w14:paraId="5981FD38" w14:textId="77777777" w:rsidR="00B11855" w:rsidRPr="001F42D3" w:rsidRDefault="003D003E" w:rsidP="003A64E3">
            <w:pPr>
              <w:pStyle w:val="TableEntryHeader"/>
            </w:pPr>
            <w:r w:rsidRPr="001F42D3">
              <w:t>ORC-1 Value</w:t>
            </w:r>
          </w:p>
        </w:tc>
        <w:tc>
          <w:tcPr>
            <w:tcW w:w="5625" w:type="dxa"/>
            <w:shd w:val="clear" w:color="auto" w:fill="D9D9D9"/>
          </w:tcPr>
          <w:p w14:paraId="6ADC2E60" w14:textId="77777777" w:rsidR="00B11855" w:rsidRPr="001F42D3" w:rsidRDefault="003D003E" w:rsidP="003A64E3">
            <w:pPr>
              <w:pStyle w:val="TableEntryHeader"/>
            </w:pPr>
            <w:r w:rsidRPr="001F42D3">
              <w:t>Use</w:t>
            </w:r>
          </w:p>
        </w:tc>
      </w:tr>
      <w:tr w:rsidR="00B11855" w:rsidRPr="001F42D3" w14:paraId="3011CC46" w14:textId="77777777" w:rsidTr="00A92110">
        <w:trPr>
          <w:cantSplit/>
          <w:jc w:val="center"/>
        </w:trPr>
        <w:tc>
          <w:tcPr>
            <w:tcW w:w="1845" w:type="dxa"/>
          </w:tcPr>
          <w:p w14:paraId="4715B96E" w14:textId="77777777" w:rsidR="00B11855" w:rsidRPr="001F42D3" w:rsidRDefault="003D003E" w:rsidP="003A64E3">
            <w:pPr>
              <w:pStyle w:val="TableEntry"/>
            </w:pPr>
            <w:r w:rsidRPr="001F42D3">
              <w:t>RE</w:t>
            </w:r>
          </w:p>
        </w:tc>
        <w:tc>
          <w:tcPr>
            <w:tcW w:w="5625" w:type="dxa"/>
          </w:tcPr>
          <w:p w14:paraId="27778ABA" w14:textId="77777777" w:rsidR="00B11855" w:rsidRPr="001F42D3" w:rsidRDefault="003D003E" w:rsidP="003A64E3">
            <w:pPr>
              <w:pStyle w:val="TableEntry"/>
            </w:pPr>
            <w:r w:rsidRPr="001F42D3">
              <w:t>Start of a new bag, bottle, or container</w:t>
            </w:r>
          </w:p>
        </w:tc>
      </w:tr>
      <w:tr w:rsidR="00B11855" w:rsidRPr="001F42D3" w14:paraId="634443B1" w14:textId="77777777" w:rsidTr="00A92110">
        <w:trPr>
          <w:cantSplit/>
          <w:jc w:val="center"/>
        </w:trPr>
        <w:tc>
          <w:tcPr>
            <w:tcW w:w="1845" w:type="dxa"/>
          </w:tcPr>
          <w:p w14:paraId="35D676F1" w14:textId="77777777" w:rsidR="00B11855" w:rsidRPr="001F42D3" w:rsidRDefault="00E86B15" w:rsidP="003A64E3">
            <w:pPr>
              <w:pStyle w:val="TableEntry"/>
            </w:pPr>
            <w:r w:rsidRPr="001F42D3">
              <w:lastRenderedPageBreak/>
              <w:t>XO</w:t>
            </w:r>
          </w:p>
        </w:tc>
        <w:tc>
          <w:tcPr>
            <w:tcW w:w="5625" w:type="dxa"/>
          </w:tcPr>
          <w:p w14:paraId="7F9DC966" w14:textId="77777777" w:rsidR="00B11855" w:rsidRPr="001F42D3" w:rsidRDefault="003D003E" w:rsidP="003A64E3">
            <w:pPr>
              <w:pStyle w:val="TableEntry"/>
            </w:pPr>
            <w:r w:rsidRPr="001F42D3">
              <w:t>Change of dose or rate on a currently programmed infusion</w:t>
            </w:r>
            <w:r w:rsidR="00E86B15" w:rsidRPr="001F42D3">
              <w:t xml:space="preserve"> (not valid for PCA)</w:t>
            </w:r>
            <w:r w:rsidR="00A25FE4" w:rsidRPr="001F42D3">
              <w:t xml:space="preserve"> </w:t>
            </w:r>
          </w:p>
        </w:tc>
      </w:tr>
      <w:tr w:rsidR="00D44BAE" w:rsidRPr="001F42D3" w14:paraId="0D36F4EB" w14:textId="77777777" w:rsidTr="00A92110">
        <w:trPr>
          <w:cantSplit/>
          <w:jc w:val="center"/>
        </w:trPr>
        <w:tc>
          <w:tcPr>
            <w:tcW w:w="1845" w:type="dxa"/>
          </w:tcPr>
          <w:p w14:paraId="61F00BC3" w14:textId="29ADC771" w:rsidR="00D44BAE" w:rsidRPr="001F42D3" w:rsidRDefault="00D44BAE" w:rsidP="00D44BAE">
            <w:pPr>
              <w:pStyle w:val="TableEntry"/>
            </w:pPr>
            <w:r w:rsidRPr="001F42D3">
              <w:t>CH</w:t>
            </w:r>
          </w:p>
        </w:tc>
        <w:tc>
          <w:tcPr>
            <w:tcW w:w="5625" w:type="dxa"/>
          </w:tcPr>
          <w:p w14:paraId="51002276" w14:textId="210995E6" w:rsidR="00D44BAE" w:rsidRPr="001F42D3" w:rsidRDefault="00D44BAE" w:rsidP="00D44BAE">
            <w:pPr>
              <w:pStyle w:val="TableEntry"/>
            </w:pPr>
            <w:r w:rsidRPr="001F42D3">
              <w:t>Program a bolus from an existing infusion</w:t>
            </w:r>
          </w:p>
        </w:tc>
      </w:tr>
    </w:tbl>
    <w:p w14:paraId="4CE5BE08" w14:textId="77777777" w:rsidR="00B11855" w:rsidRPr="001F42D3" w:rsidRDefault="00B11855" w:rsidP="003A64E3">
      <w:pPr>
        <w:pStyle w:val="HL7FieldIndent2"/>
        <w:ind w:left="0" w:hanging="2"/>
        <w:rPr>
          <w:noProof w:val="0"/>
        </w:rPr>
      </w:pPr>
    </w:p>
    <w:p w14:paraId="24B825DB" w14:textId="77777777" w:rsidR="00B11855" w:rsidRPr="001F42D3" w:rsidRDefault="003D003E" w:rsidP="005C1693">
      <w:pPr>
        <w:pStyle w:val="BodyText"/>
      </w:pPr>
      <w:r w:rsidRPr="001F42D3">
        <w:rPr>
          <w:b/>
          <w:bCs/>
        </w:rPr>
        <w:t>ORC-2   Placer Order Number</w:t>
      </w:r>
    </w:p>
    <w:p w14:paraId="4790FA15" w14:textId="77777777" w:rsidR="00B11855" w:rsidRPr="001F42D3" w:rsidRDefault="003D003E" w:rsidP="005C1693">
      <w:pPr>
        <w:pStyle w:val="BodyText"/>
      </w:pPr>
      <w:r w:rsidRPr="001F42D3">
        <w:t>Definition: This field contains either the pharmacy system order number, the BPOC system order ID, or the BPOC administration event ID. This field is a case of the Entity Identifier data type. The first component required is a string that identifies an individual order (e.g., OBR). It is assigned by the place</w:t>
      </w:r>
      <w:r w:rsidR="00E86B15" w:rsidRPr="001F42D3">
        <w:t>r</w:t>
      </w:r>
      <w:r w:rsidRPr="001F42D3">
        <w:t xml:space="preserve"> (ordering application). It identifies an order uniquely among all orders from a particular ordering application. The second through fourth components contain the application ID of the placing application in the same form as the HD data type. The second component, namespace ID, is a user-defined coded value that will be uniquely associated with an application. A given institution or group of intercommunicating institutions should establish a unique list of applications that may be potential placers and fillers and assign unique application IDs. The components are separated by component delimiters.</w:t>
      </w:r>
    </w:p>
    <w:p w14:paraId="1FD6C1F6" w14:textId="5F6798DD" w:rsidR="00B11855" w:rsidRPr="001F42D3" w:rsidRDefault="003D003E" w:rsidP="005C1693">
      <w:pPr>
        <w:pStyle w:val="BodyText"/>
      </w:pPr>
      <w:r w:rsidRPr="001F42D3">
        <w:t>See Appendix C.5, "EI Data Type" for further information.</w:t>
      </w:r>
    </w:p>
    <w:p w14:paraId="0CDBB50A" w14:textId="6EF1EE85"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7.4.1.2 for details. This field is required for </w:t>
      </w:r>
      <w:r w:rsidR="00647994" w:rsidRPr="001F42D3">
        <w:t>[PCD-03]</w:t>
      </w:r>
      <w:r w:rsidRPr="001F42D3">
        <w:t>.</w:t>
      </w:r>
    </w:p>
    <w:p w14:paraId="63BCFCB9" w14:textId="77777777" w:rsidR="00B11855" w:rsidRPr="001F42D3" w:rsidRDefault="003D003E" w:rsidP="005C1693">
      <w:pPr>
        <w:pStyle w:val="BodyText"/>
      </w:pPr>
      <w:r w:rsidRPr="001F42D3">
        <w:rPr>
          <w:b/>
          <w:bCs/>
        </w:rPr>
        <w:t>ORC-3</w:t>
      </w:r>
      <w:r w:rsidR="00506FBD" w:rsidRPr="001F42D3">
        <w:rPr>
          <w:b/>
          <w:bCs/>
        </w:rPr>
        <w:t xml:space="preserve">   </w:t>
      </w:r>
      <w:r w:rsidRPr="001F42D3">
        <w:rPr>
          <w:b/>
          <w:bCs/>
        </w:rPr>
        <w:t>Filler Order Number</w:t>
      </w:r>
    </w:p>
    <w:p w14:paraId="643838F8" w14:textId="77777777" w:rsidR="00B11855" w:rsidRPr="001F42D3" w:rsidRDefault="003D003E" w:rsidP="003A64E3">
      <w:pPr>
        <w:pStyle w:val="Components"/>
        <w:ind w:left="0" w:hanging="2"/>
      </w:pPr>
      <w:r w:rsidRPr="001F42D3">
        <w:t>Components: &lt;Entity Identifier (ST)&gt; ^ &lt;Namespace ID (IS)&gt; ^ &lt;Universal ID (ST)&gt; ^ &lt;Universal ID Type (ID)&gt;</w:t>
      </w:r>
    </w:p>
    <w:p w14:paraId="5BEE7448" w14:textId="0E6FE7EC"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4.5.1.3 for details. The </w:t>
      </w:r>
      <w:r w:rsidR="007E67D4" w:rsidRPr="001F42D3">
        <w:t>DEV TF</w:t>
      </w:r>
      <w:r w:rsidRPr="001F42D3">
        <w:t xml:space="preserve"> does not further constrain this field.</w:t>
      </w:r>
    </w:p>
    <w:p w14:paraId="65EFE777" w14:textId="77777777" w:rsidR="00B11855" w:rsidRPr="001F42D3" w:rsidRDefault="003D003E" w:rsidP="005C1693">
      <w:pPr>
        <w:pStyle w:val="BodyText"/>
      </w:pPr>
      <w:r w:rsidRPr="001F42D3">
        <w:rPr>
          <w:b/>
          <w:bCs/>
        </w:rPr>
        <w:t>ORC-4</w:t>
      </w:r>
      <w:r w:rsidR="00506FBD" w:rsidRPr="001F42D3">
        <w:rPr>
          <w:b/>
          <w:bCs/>
        </w:rPr>
        <w:t xml:space="preserve">   </w:t>
      </w:r>
      <w:r w:rsidRPr="001F42D3">
        <w:rPr>
          <w:b/>
          <w:bCs/>
        </w:rPr>
        <w:t>Placer Group Number</w:t>
      </w:r>
    </w:p>
    <w:p w14:paraId="3F8F9CFE" w14:textId="460A838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4.5.1.4 for details. The </w:t>
      </w:r>
      <w:r w:rsidR="007E67D4" w:rsidRPr="001F42D3">
        <w:t>DEV TF</w:t>
      </w:r>
      <w:r w:rsidRPr="001F42D3">
        <w:t xml:space="preserve"> does not further constrain this field.</w:t>
      </w:r>
    </w:p>
    <w:p w14:paraId="0386912C" w14:textId="77777777" w:rsidR="00B11855" w:rsidRPr="001F42D3" w:rsidRDefault="003D003E" w:rsidP="005C1693">
      <w:pPr>
        <w:pStyle w:val="BodyText"/>
      </w:pPr>
      <w:r w:rsidRPr="001F42D3">
        <w:rPr>
          <w:b/>
          <w:bCs/>
        </w:rPr>
        <w:t>ORC-5   Order Status</w:t>
      </w:r>
    </w:p>
    <w:p w14:paraId="5C7BF0BE" w14:textId="1405388D"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4.5.1.5 for details. The </w:t>
      </w:r>
      <w:r w:rsidR="007E67D4" w:rsidRPr="001F42D3">
        <w:t>DEV TF</w:t>
      </w:r>
      <w:r w:rsidRPr="001F42D3">
        <w:t xml:space="preserve"> does not further constrain this field.</w:t>
      </w:r>
    </w:p>
    <w:p w14:paraId="19CF85DD" w14:textId="77777777" w:rsidR="00B11855" w:rsidRPr="001F42D3" w:rsidRDefault="003D003E" w:rsidP="005C1693">
      <w:pPr>
        <w:pStyle w:val="BodyText"/>
      </w:pPr>
      <w:r w:rsidRPr="001F42D3">
        <w:rPr>
          <w:b/>
          <w:bCs/>
        </w:rPr>
        <w:t>ORC-6   Response Flag</w:t>
      </w:r>
    </w:p>
    <w:p w14:paraId="6747EFC8" w14:textId="1D7EDF7F" w:rsidR="00D44BAE" w:rsidRPr="001F42D3" w:rsidRDefault="003D003E" w:rsidP="00F641DB">
      <w:pPr>
        <w:pStyle w:val="BodyText"/>
        <w:rPr>
          <w:lang w:eastAsia="zh-CN"/>
        </w:rPr>
      </w:pPr>
      <w:r w:rsidRPr="001F42D3">
        <w:t xml:space="preserve">See </w:t>
      </w:r>
      <w:r w:rsidR="006D613E" w:rsidRPr="001F42D3">
        <w:t>HL7</w:t>
      </w:r>
      <w:r w:rsidR="00995105" w:rsidRPr="001F42D3">
        <w:t xml:space="preserve"> </w:t>
      </w:r>
      <w:r w:rsidRPr="001F42D3">
        <w:t xml:space="preserve">V2.6 Section 4.5.1.6 for details. The </w:t>
      </w:r>
      <w:r w:rsidR="007E67D4" w:rsidRPr="001F42D3">
        <w:t>DEV TF</w:t>
      </w:r>
      <w:r w:rsidRPr="001F42D3">
        <w:t xml:space="preserve"> does not further constrain this field.</w:t>
      </w:r>
    </w:p>
    <w:p w14:paraId="4DC6C843" w14:textId="77777777" w:rsidR="00D44BAE" w:rsidRPr="001F42D3" w:rsidRDefault="00D44BAE" w:rsidP="005C1693">
      <w:pPr>
        <w:pStyle w:val="BodyText"/>
      </w:pPr>
      <w:r w:rsidRPr="001F42D3">
        <w:rPr>
          <w:b/>
          <w:bCs/>
        </w:rPr>
        <w:t xml:space="preserve">ORC-8 Parent (EIP) 00222 </w:t>
      </w:r>
    </w:p>
    <w:p w14:paraId="5DFD8ECD" w14:textId="77777777" w:rsidR="00D44BAE" w:rsidRPr="005C1693" w:rsidRDefault="00D44BAE" w:rsidP="005C1693">
      <w:pPr>
        <w:pStyle w:val="Components"/>
        <w:ind w:left="0" w:hanging="2"/>
      </w:pPr>
      <w:r w:rsidRPr="005C1693">
        <w:t xml:space="preserve">Components: &lt;Placer Assigned Identifier (EI)&gt; ^ &lt;Filler Assigned Identifier (EI)&gt; </w:t>
      </w:r>
    </w:p>
    <w:p w14:paraId="635C2DDB" w14:textId="77777777" w:rsidR="00D44BAE" w:rsidRPr="005C1693" w:rsidRDefault="00D44BAE" w:rsidP="005C1693">
      <w:pPr>
        <w:pStyle w:val="Components"/>
        <w:ind w:left="0" w:hanging="2"/>
      </w:pPr>
      <w:r w:rsidRPr="005C1693">
        <w:t xml:space="preserve">Subcomponents for Placer Assigned Identifier (EI): &lt;Entity Identifier (ST)&gt; &amp; &lt;Namespace ID (IS)&gt; &amp; &lt;Universal ID (ST)&gt; &amp; &lt;Universal ID Type (ID)&gt; </w:t>
      </w:r>
    </w:p>
    <w:p w14:paraId="62580D2A" w14:textId="77777777" w:rsidR="00D44BAE" w:rsidRPr="005C1693" w:rsidRDefault="00D44BAE" w:rsidP="005C1693">
      <w:pPr>
        <w:pStyle w:val="Components"/>
        <w:ind w:left="0" w:hanging="2"/>
      </w:pPr>
      <w:r w:rsidRPr="005C1693">
        <w:t xml:space="preserve">Subcomponents for Filler Assigned Identifier (EI): &lt;Entity Identifier (ST)&gt; &amp; &lt;Namespace ID (IS)&gt; &amp; &lt;Universal ID (ST)&gt; &amp; &lt;Universal ID Type (ID)&gt; </w:t>
      </w:r>
    </w:p>
    <w:p w14:paraId="66FDDF98" w14:textId="77777777" w:rsidR="00D44BAE" w:rsidRPr="001F42D3" w:rsidRDefault="00D44BAE" w:rsidP="005C1693">
      <w:pPr>
        <w:pStyle w:val="BodyText"/>
      </w:pPr>
      <w:r w:rsidRPr="001F42D3">
        <w:t xml:space="preserve">Definition: This field relates a child to its parent when a parent-child relationship exists. The parent-child mechanism is described under </w:t>
      </w:r>
      <w:r w:rsidRPr="001F42D3">
        <w:rPr>
          <w:i/>
          <w:iCs/>
        </w:rPr>
        <w:t xml:space="preserve">HL7 Table 0119 - Order control codes </w:t>
      </w:r>
      <w:r w:rsidRPr="001F42D3">
        <w:t xml:space="preserve">. </w:t>
      </w:r>
    </w:p>
    <w:p w14:paraId="3477B42B" w14:textId="77777777" w:rsidR="00D44BAE" w:rsidRPr="001F42D3" w:rsidRDefault="00D44BAE" w:rsidP="005C1693">
      <w:pPr>
        <w:pStyle w:val="BodyText"/>
      </w:pPr>
      <w:r w:rsidRPr="001F42D3">
        <w:lastRenderedPageBreak/>
        <w:t xml:space="preserve">The first component has the same format as ORC-2-placer order number (Section </w:t>
      </w:r>
      <w:r w:rsidRPr="001F42D3">
        <w:rPr>
          <w:i/>
          <w:iCs/>
        </w:rPr>
        <w:t xml:space="preserve">4.5.1.2, </w:t>
      </w:r>
      <w:r w:rsidRPr="001F42D3">
        <w:t>"</w:t>
      </w:r>
      <w:r w:rsidRPr="001F42D3">
        <w:rPr>
          <w:i/>
          <w:iCs/>
        </w:rPr>
        <w:t xml:space="preserve">Placer Order Number </w:t>
      </w:r>
      <w:r w:rsidRPr="001F42D3">
        <w:t xml:space="preserve">(EI) 00216"). The second component has the same format as ORC-3-filler order number 4.5.1.3Filler Order Number (Section , "(EI) 00217"). The components of the placer order number and the filler order number are transmitted in sub-components of the two components of this field. </w:t>
      </w:r>
    </w:p>
    <w:p w14:paraId="6F47A950" w14:textId="3DA85449" w:rsidR="00D44BAE" w:rsidRPr="005C1693" w:rsidRDefault="00D44BAE" w:rsidP="005C1693">
      <w:pPr>
        <w:pStyle w:val="BodyText"/>
      </w:pPr>
      <w:r w:rsidRPr="001F42D3">
        <w:t>ORC-8-parent is the same as OBR-29-parent. If the parent is not present in the ORC, it must be present in the associated OBR. (This rule is the same for other identical fields in the ORC and OBR and promotes upward and ASTM compatibility.) This is particularly important when results are transmitted in an ORU message. In this case, the ORC is not required</w:t>
      </w:r>
      <w:r w:rsidR="00091726" w:rsidRPr="001F42D3">
        <w:t>,</w:t>
      </w:r>
      <w:r w:rsidRPr="001F42D3">
        <w:t xml:space="preserve"> and the identifying filler order number must be present in the OBR segments.</w:t>
      </w:r>
    </w:p>
    <w:p w14:paraId="3BA6B6E2" w14:textId="77777777" w:rsidR="00B11855" w:rsidRPr="001F42D3" w:rsidRDefault="003D003E" w:rsidP="005C1693">
      <w:pPr>
        <w:pStyle w:val="BodyText"/>
      </w:pPr>
      <w:r w:rsidRPr="001F42D3">
        <w:rPr>
          <w:b/>
          <w:bCs/>
        </w:rPr>
        <w:t>ORC-9   Date/Time of Transaction</w:t>
      </w:r>
    </w:p>
    <w:p w14:paraId="05C2DBDD" w14:textId="77777777" w:rsidR="00B11855" w:rsidRPr="001F42D3" w:rsidRDefault="003D003E" w:rsidP="005C1693">
      <w:pPr>
        <w:pStyle w:val="BodyText"/>
      </w:pPr>
      <w:r w:rsidRPr="001F42D3">
        <w:t xml:space="preserve">The time in this field should be the time the clinician initiated the program request, not the time the IOP generated the message. The IOC may use this field to determine if the request is stale or too old. </w:t>
      </w:r>
    </w:p>
    <w:p w14:paraId="1F796602" w14:textId="102F3C75"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4.5.1.9 for details. The </w:t>
      </w:r>
      <w:r w:rsidR="007E67D4" w:rsidRPr="001F42D3">
        <w:t>DEV TF</w:t>
      </w:r>
      <w:r w:rsidRPr="001F42D3">
        <w:t xml:space="preserve"> does not further constrain this field.</w:t>
      </w:r>
    </w:p>
    <w:p w14:paraId="0F4B2176" w14:textId="77777777" w:rsidR="00B11855" w:rsidRPr="001F42D3" w:rsidRDefault="003D003E" w:rsidP="005C1693">
      <w:pPr>
        <w:pStyle w:val="BodyText"/>
      </w:pPr>
      <w:r w:rsidRPr="001F42D3">
        <w:rPr>
          <w:b/>
          <w:bCs/>
        </w:rPr>
        <w:t xml:space="preserve">ORC-10   Entered By </w:t>
      </w:r>
    </w:p>
    <w:p w14:paraId="504F7153" w14:textId="5DB7995A"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4.5.1.10 for details. The </w:t>
      </w:r>
      <w:r w:rsidR="007E67D4" w:rsidRPr="001F42D3">
        <w:t>DEV TF</w:t>
      </w:r>
      <w:r w:rsidRPr="001F42D3">
        <w:t xml:space="preserve"> does not further constrain this field</w:t>
      </w:r>
    </w:p>
    <w:p w14:paraId="12BB659B" w14:textId="77777777" w:rsidR="00B11855" w:rsidRPr="001F42D3" w:rsidRDefault="003D003E" w:rsidP="005C1693">
      <w:pPr>
        <w:pStyle w:val="BodyText"/>
      </w:pPr>
      <w:r w:rsidRPr="001F42D3">
        <w:rPr>
          <w:b/>
          <w:bCs/>
        </w:rPr>
        <w:t>ORC-11   Verified By</w:t>
      </w:r>
    </w:p>
    <w:p w14:paraId="3A35A6BA" w14:textId="47B0168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4.5.1.11 for details. The </w:t>
      </w:r>
      <w:r w:rsidR="007E67D4" w:rsidRPr="001F42D3">
        <w:t>DEV TF</w:t>
      </w:r>
      <w:r w:rsidRPr="001F42D3">
        <w:t xml:space="preserve"> does not further constrain this field.</w:t>
      </w:r>
    </w:p>
    <w:p w14:paraId="374A08FC" w14:textId="77777777" w:rsidR="00B11855" w:rsidRPr="001F42D3" w:rsidRDefault="003D003E" w:rsidP="005C1693">
      <w:pPr>
        <w:pStyle w:val="BodyText"/>
      </w:pPr>
      <w:r w:rsidRPr="001F42D3">
        <w:rPr>
          <w:b/>
          <w:bCs/>
        </w:rPr>
        <w:t>ORC-12   Ordering Provider</w:t>
      </w:r>
    </w:p>
    <w:p w14:paraId="2E47761A" w14:textId="1A19E27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4.5.1.12 for details. The </w:t>
      </w:r>
      <w:r w:rsidR="007E67D4" w:rsidRPr="001F42D3">
        <w:t>DEV TF</w:t>
      </w:r>
      <w:r w:rsidRPr="001F42D3">
        <w:t xml:space="preserve"> does not further constrain this field.</w:t>
      </w:r>
    </w:p>
    <w:p w14:paraId="068A9306" w14:textId="77777777" w:rsidR="00B11855" w:rsidRPr="001F42D3" w:rsidRDefault="003D003E" w:rsidP="005C1693">
      <w:pPr>
        <w:pStyle w:val="BodyText"/>
      </w:pPr>
      <w:r w:rsidRPr="001F42D3">
        <w:rPr>
          <w:b/>
          <w:bCs/>
        </w:rPr>
        <w:t>ORC-13   Enterer's Location</w:t>
      </w:r>
    </w:p>
    <w:p w14:paraId="0D36FCEA" w14:textId="2B16F5F1"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4.5.1.13 for details. The </w:t>
      </w:r>
      <w:r w:rsidR="007E67D4" w:rsidRPr="001F42D3">
        <w:t>DEV TF</w:t>
      </w:r>
      <w:r w:rsidRPr="001F42D3">
        <w:t xml:space="preserve"> does not further constrain this field. </w:t>
      </w:r>
    </w:p>
    <w:p w14:paraId="1191452C" w14:textId="77777777" w:rsidR="00B11855" w:rsidRPr="001F42D3" w:rsidRDefault="003D003E" w:rsidP="005C1693">
      <w:pPr>
        <w:pStyle w:val="BodyText"/>
      </w:pPr>
      <w:r w:rsidRPr="001F42D3">
        <w:rPr>
          <w:b/>
          <w:bCs/>
        </w:rPr>
        <w:t>ORC-14   Call Back Phone Number</w:t>
      </w:r>
    </w:p>
    <w:p w14:paraId="0D176A40" w14:textId="3C688B0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4.5.1.14 for details. The </w:t>
      </w:r>
      <w:r w:rsidR="007E67D4" w:rsidRPr="001F42D3">
        <w:t>DEV TF</w:t>
      </w:r>
      <w:r w:rsidRPr="001F42D3">
        <w:t xml:space="preserve"> does not further constrain this field.</w:t>
      </w:r>
    </w:p>
    <w:p w14:paraId="5653D4BE" w14:textId="77777777" w:rsidR="00B11855" w:rsidRPr="001F42D3" w:rsidRDefault="003D003E" w:rsidP="005C1693">
      <w:pPr>
        <w:pStyle w:val="BodyText"/>
      </w:pPr>
      <w:r w:rsidRPr="001F42D3">
        <w:rPr>
          <w:b/>
          <w:bCs/>
        </w:rPr>
        <w:t>ORC-15   Order Effective Date/Time</w:t>
      </w:r>
    </w:p>
    <w:p w14:paraId="69155F67" w14:textId="25310C84"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4.5.1.15 for details. The </w:t>
      </w:r>
      <w:r w:rsidR="007E67D4" w:rsidRPr="001F42D3">
        <w:t>DEV TF</w:t>
      </w:r>
      <w:r w:rsidRPr="001F42D3">
        <w:t xml:space="preserve"> does not further constrain this field.</w:t>
      </w:r>
    </w:p>
    <w:p w14:paraId="73F9DF36" w14:textId="77777777" w:rsidR="00B11855" w:rsidRPr="001F42D3" w:rsidRDefault="003D003E" w:rsidP="005C1693">
      <w:pPr>
        <w:pStyle w:val="BodyText"/>
      </w:pPr>
      <w:r w:rsidRPr="001F42D3">
        <w:rPr>
          <w:b/>
          <w:bCs/>
        </w:rPr>
        <w:t>ORC-16   Order Control Code Reason</w:t>
      </w:r>
    </w:p>
    <w:p w14:paraId="53F510EE" w14:textId="3E9D161A"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4.5.1.16 for details. The </w:t>
      </w:r>
      <w:r w:rsidR="007E67D4" w:rsidRPr="001F42D3">
        <w:t>DEV TF</w:t>
      </w:r>
      <w:r w:rsidRPr="001F42D3">
        <w:t xml:space="preserve"> does not further constrain this field.</w:t>
      </w:r>
    </w:p>
    <w:p w14:paraId="7B974D1B" w14:textId="77777777" w:rsidR="00B11855" w:rsidRPr="001F42D3" w:rsidRDefault="003D003E" w:rsidP="005C1693">
      <w:pPr>
        <w:pStyle w:val="BodyText"/>
      </w:pPr>
      <w:r w:rsidRPr="001F42D3">
        <w:rPr>
          <w:b/>
          <w:bCs/>
        </w:rPr>
        <w:t>ORC-17   Entering Organization</w:t>
      </w:r>
    </w:p>
    <w:p w14:paraId="7675EC0F" w14:textId="219C2E1B"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4.5.1.17 for details. The </w:t>
      </w:r>
      <w:r w:rsidR="007E67D4" w:rsidRPr="001F42D3">
        <w:t>DEV TF</w:t>
      </w:r>
      <w:r w:rsidRPr="001F42D3">
        <w:t xml:space="preserve"> does not further constrain this field.</w:t>
      </w:r>
    </w:p>
    <w:p w14:paraId="24EDE0FB" w14:textId="77777777" w:rsidR="00B11855" w:rsidRPr="001F42D3" w:rsidRDefault="003D003E" w:rsidP="005C1693">
      <w:pPr>
        <w:pStyle w:val="BodyText"/>
        <w:keepNext/>
      </w:pPr>
      <w:r w:rsidRPr="001F42D3">
        <w:rPr>
          <w:b/>
          <w:bCs/>
        </w:rPr>
        <w:t>ORC-18   Entering Device</w:t>
      </w:r>
    </w:p>
    <w:p w14:paraId="54DCB574" w14:textId="67AF4CA2"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4.5.1.18 for details. The </w:t>
      </w:r>
      <w:r w:rsidR="007E67D4" w:rsidRPr="001F42D3">
        <w:t>DEV TF</w:t>
      </w:r>
      <w:r w:rsidRPr="001F42D3">
        <w:t xml:space="preserve"> does not further constrain this field.</w:t>
      </w:r>
    </w:p>
    <w:p w14:paraId="322A0CCA" w14:textId="77777777" w:rsidR="00B11855" w:rsidRPr="001F42D3" w:rsidRDefault="003D003E" w:rsidP="005C1693">
      <w:pPr>
        <w:pStyle w:val="BodyText"/>
      </w:pPr>
      <w:r w:rsidRPr="001F42D3">
        <w:rPr>
          <w:b/>
          <w:bCs/>
        </w:rPr>
        <w:lastRenderedPageBreak/>
        <w:t>ORC-19   Action By</w:t>
      </w:r>
    </w:p>
    <w:p w14:paraId="12397F92" w14:textId="77777777" w:rsidR="00B11855" w:rsidRPr="001F42D3" w:rsidRDefault="003D003E" w:rsidP="003A64E3">
      <w:pPr>
        <w:pStyle w:val="Components"/>
        <w:ind w:left="0" w:hanging="2"/>
      </w:pPr>
      <w:r w:rsidRPr="001F42D3">
        <w:t>Components: &lt;ID Number (ST)&gt; ^ &lt;Family Name (FN)&gt; ^ &lt;Given Name (ST)&gt; ^ &lt;Second and Further Given Names or Initials Thereof (ST)&gt; ^ &lt;Suffix (e.g., JR or III) (ST)&gt; ^ &lt;Prefix (e.g., DR) (ST)&gt; ^ &lt;DEPRECATED-Degree (e.g., MD) (IS)&gt; ^ &lt;Source Table (IS)&gt; ^ &lt;Assigning Authority (HD)&gt; ^ &lt;Name Type Code (ID)&gt; ^ &lt;Identifier Check Digit (ST)&gt; ^ &lt;Check Digit Scheme (ID)&gt; ^ &lt;Identifier Type Code (ID)&gt; ^ &lt;Assigning Facility (HD)&gt; ^ &lt;Name Representation Code (ID)&gt; ^ &lt;Name Context (CWE)&gt; ^ &lt;DEPRECATED-Name Validity Range (DR)&gt; ^ &lt;Name Assembly Order (ID)&gt; ^ &lt;Effective Date (DTM)&gt; ^ &lt;Expiration Date (DTM)&gt; ^ &lt;Professional Suffix (ST)&gt; ^ &lt;Assigning Jurisdiction (CWE)&gt; ^ &lt;Assigning Agency or Department (CWE)&gt;</w:t>
      </w:r>
    </w:p>
    <w:p w14:paraId="42DFC3E1" w14:textId="77777777" w:rsidR="00B11855" w:rsidRPr="001F42D3" w:rsidRDefault="003D003E" w:rsidP="005C1693">
      <w:pPr>
        <w:pStyle w:val="BodyText"/>
      </w:pPr>
      <w:r w:rsidRPr="001F42D3">
        <w:t>Definition: This field contains the identity of the caregiver who initiated the event.</w:t>
      </w:r>
    </w:p>
    <w:p w14:paraId="1D6A5F4A" w14:textId="77777777" w:rsidR="00B11855" w:rsidRPr="001F42D3" w:rsidRDefault="003D003E" w:rsidP="005C1693">
      <w:pPr>
        <w:pStyle w:val="BodyText"/>
      </w:pPr>
      <w:r w:rsidRPr="001F42D3">
        <w:t xml:space="preserve">Subfield XCN-1 "ID number" is required for each identifier. </w:t>
      </w:r>
    </w:p>
    <w:p w14:paraId="14D6577A" w14:textId="77777777" w:rsidR="00B11855" w:rsidRPr="001F42D3" w:rsidRDefault="003D003E" w:rsidP="005C1693">
      <w:pPr>
        <w:pStyle w:val="BodyText"/>
      </w:pPr>
      <w:r w:rsidRPr="001F42D3">
        <w:rPr>
          <w:b/>
          <w:bCs/>
        </w:rPr>
        <w:t>ORC-20   Advanced Beneficiary Notice Code</w:t>
      </w:r>
    </w:p>
    <w:p w14:paraId="7DE6A2A2" w14:textId="3C35B61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4.5.1.20 for details. The </w:t>
      </w:r>
      <w:r w:rsidR="007E67D4" w:rsidRPr="001F42D3">
        <w:t>DEV TF</w:t>
      </w:r>
      <w:r w:rsidRPr="001F42D3">
        <w:t xml:space="preserve"> does not further constrain this field.</w:t>
      </w:r>
    </w:p>
    <w:p w14:paraId="13FA0D5A" w14:textId="77777777" w:rsidR="00B11855" w:rsidRPr="001F42D3" w:rsidRDefault="003D003E" w:rsidP="005C1693">
      <w:pPr>
        <w:pStyle w:val="BodyText"/>
      </w:pPr>
      <w:r w:rsidRPr="001F42D3">
        <w:rPr>
          <w:b/>
          <w:bCs/>
        </w:rPr>
        <w:t>ORC-21   Ordering Facility Name</w:t>
      </w:r>
    </w:p>
    <w:p w14:paraId="7ADEE9C4" w14:textId="68FE29D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4.5.1.21 for details. The </w:t>
      </w:r>
      <w:r w:rsidR="007E67D4" w:rsidRPr="001F42D3">
        <w:t>DEV TF</w:t>
      </w:r>
      <w:r w:rsidRPr="001F42D3">
        <w:t xml:space="preserve"> does not further constrain this field.</w:t>
      </w:r>
    </w:p>
    <w:p w14:paraId="54BB0D9F" w14:textId="77777777" w:rsidR="00B11855" w:rsidRPr="001F42D3" w:rsidRDefault="003D003E" w:rsidP="005C1693">
      <w:pPr>
        <w:pStyle w:val="BodyText"/>
      </w:pPr>
      <w:r w:rsidRPr="001F42D3">
        <w:rPr>
          <w:b/>
          <w:bCs/>
        </w:rPr>
        <w:t>ORC-22   Ordering Facility Address</w:t>
      </w:r>
    </w:p>
    <w:p w14:paraId="27066BB3" w14:textId="18988A4B"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4.5.1.22 for details. The </w:t>
      </w:r>
      <w:r w:rsidR="007E67D4" w:rsidRPr="001F42D3">
        <w:t>DEV TF</w:t>
      </w:r>
      <w:r w:rsidRPr="001F42D3">
        <w:t xml:space="preserve"> does not further constrain this field.</w:t>
      </w:r>
    </w:p>
    <w:p w14:paraId="3C5E6AD3" w14:textId="77777777" w:rsidR="00B11855" w:rsidRPr="001F42D3" w:rsidRDefault="003D003E" w:rsidP="005C1693">
      <w:pPr>
        <w:pStyle w:val="BodyText"/>
      </w:pPr>
      <w:r w:rsidRPr="001F42D3">
        <w:rPr>
          <w:b/>
          <w:bCs/>
        </w:rPr>
        <w:t>ORC-23   Ordering Facility Phone Number</w:t>
      </w:r>
    </w:p>
    <w:p w14:paraId="0D34EE5B" w14:textId="4411E4F9"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4.5.1.23 for details. The </w:t>
      </w:r>
      <w:r w:rsidR="007E67D4" w:rsidRPr="001F42D3">
        <w:t>DEV TF</w:t>
      </w:r>
      <w:r w:rsidRPr="001F42D3">
        <w:t xml:space="preserve"> does not further constrain this field.</w:t>
      </w:r>
    </w:p>
    <w:p w14:paraId="42A8DA65" w14:textId="77777777" w:rsidR="00B11855" w:rsidRPr="001F42D3" w:rsidRDefault="003D003E" w:rsidP="005C1693">
      <w:pPr>
        <w:pStyle w:val="BodyText"/>
      </w:pPr>
      <w:r w:rsidRPr="001F42D3">
        <w:rPr>
          <w:b/>
          <w:bCs/>
        </w:rPr>
        <w:t>ORC-24   Ordering Provider Address</w:t>
      </w:r>
    </w:p>
    <w:p w14:paraId="62CF3D84" w14:textId="123E1FBE"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4.5.1.24 for details. The </w:t>
      </w:r>
      <w:r w:rsidR="007E67D4" w:rsidRPr="001F42D3">
        <w:t>DEV TF</w:t>
      </w:r>
      <w:r w:rsidRPr="001F42D3">
        <w:t xml:space="preserve"> does not further constrain this field.</w:t>
      </w:r>
    </w:p>
    <w:p w14:paraId="4377CF37" w14:textId="77777777" w:rsidR="00B11855" w:rsidRPr="001F42D3" w:rsidRDefault="003D003E" w:rsidP="005C1693">
      <w:pPr>
        <w:pStyle w:val="BodyText"/>
      </w:pPr>
      <w:r w:rsidRPr="001F42D3">
        <w:rPr>
          <w:b/>
          <w:bCs/>
        </w:rPr>
        <w:t>ORC-25   Order Status Modifier</w:t>
      </w:r>
    </w:p>
    <w:p w14:paraId="665537C9" w14:textId="7C1F9926"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4.5.1.25 for details. The </w:t>
      </w:r>
      <w:r w:rsidR="007E67D4" w:rsidRPr="001F42D3">
        <w:t>DEV TF</w:t>
      </w:r>
      <w:r w:rsidRPr="001F42D3">
        <w:t xml:space="preserve"> does not further constrain this field.</w:t>
      </w:r>
    </w:p>
    <w:p w14:paraId="6E4A0CCF" w14:textId="77777777" w:rsidR="00B11855" w:rsidRPr="001F42D3" w:rsidRDefault="003D003E" w:rsidP="005C1693">
      <w:pPr>
        <w:pStyle w:val="BodyText"/>
      </w:pPr>
      <w:r w:rsidRPr="001F42D3">
        <w:rPr>
          <w:b/>
          <w:bCs/>
        </w:rPr>
        <w:t>ORC-26   Advanced Beneficiary Notice Override Reason</w:t>
      </w:r>
    </w:p>
    <w:p w14:paraId="29DA4588" w14:textId="68099274"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4.5.1.26 for details. The </w:t>
      </w:r>
      <w:r w:rsidR="007E67D4" w:rsidRPr="001F42D3">
        <w:t>DEV TF</w:t>
      </w:r>
      <w:r w:rsidRPr="001F42D3">
        <w:t xml:space="preserve"> does not further constrain this field.</w:t>
      </w:r>
    </w:p>
    <w:p w14:paraId="35AA2E46" w14:textId="77777777" w:rsidR="00B11855" w:rsidRPr="001F42D3" w:rsidRDefault="003D003E" w:rsidP="005C1693">
      <w:pPr>
        <w:pStyle w:val="BodyText"/>
      </w:pPr>
      <w:r w:rsidRPr="001F42D3">
        <w:rPr>
          <w:b/>
          <w:bCs/>
        </w:rPr>
        <w:t>ORC-27   Filler's Expected Availability Date/Time</w:t>
      </w:r>
    </w:p>
    <w:p w14:paraId="5CBE124A" w14:textId="4D710289"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4.5.1.27 for details. The </w:t>
      </w:r>
      <w:r w:rsidR="007E67D4" w:rsidRPr="001F42D3">
        <w:t>DEV TF</w:t>
      </w:r>
      <w:r w:rsidRPr="001F42D3">
        <w:t xml:space="preserve"> does not further constrain this field.</w:t>
      </w:r>
    </w:p>
    <w:p w14:paraId="02D07914" w14:textId="77777777" w:rsidR="00B11855" w:rsidRPr="001F42D3" w:rsidRDefault="003D003E" w:rsidP="005C1693">
      <w:pPr>
        <w:pStyle w:val="BodyText"/>
      </w:pPr>
      <w:r w:rsidRPr="001F42D3">
        <w:rPr>
          <w:b/>
          <w:bCs/>
        </w:rPr>
        <w:t>ORC–28   Confidentiality Code</w:t>
      </w:r>
    </w:p>
    <w:p w14:paraId="12C19FBA" w14:textId="18CA9E2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4.5.1.28 for details. The </w:t>
      </w:r>
      <w:r w:rsidR="007E67D4" w:rsidRPr="001F42D3">
        <w:t>DEV TF</w:t>
      </w:r>
      <w:r w:rsidRPr="001F42D3">
        <w:t xml:space="preserve"> does not further constrain this field.</w:t>
      </w:r>
    </w:p>
    <w:p w14:paraId="2919638A" w14:textId="77777777" w:rsidR="00B11855" w:rsidRPr="001F42D3" w:rsidRDefault="003D003E" w:rsidP="005C1693">
      <w:pPr>
        <w:pStyle w:val="BodyText"/>
      </w:pPr>
      <w:r w:rsidRPr="001F42D3">
        <w:rPr>
          <w:b/>
          <w:bCs/>
        </w:rPr>
        <w:t>ORC–29   Order Type</w:t>
      </w:r>
    </w:p>
    <w:p w14:paraId="4E0C5BC1" w14:textId="365666E0"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4.5.1.29 for details. The </w:t>
      </w:r>
      <w:r w:rsidR="007E67D4" w:rsidRPr="001F42D3">
        <w:t>DEV TF</w:t>
      </w:r>
      <w:r w:rsidRPr="001F42D3">
        <w:t xml:space="preserve"> does not further constrain this field.</w:t>
      </w:r>
    </w:p>
    <w:p w14:paraId="4B28E4E9" w14:textId="77777777" w:rsidR="00B11855" w:rsidRPr="001F42D3" w:rsidRDefault="003D003E" w:rsidP="005C1693">
      <w:pPr>
        <w:pStyle w:val="BodyText"/>
        <w:keepNext/>
      </w:pPr>
      <w:r w:rsidRPr="001F42D3">
        <w:rPr>
          <w:b/>
          <w:bCs/>
        </w:rPr>
        <w:t>ORC–30   Enterer Authorization Mode</w:t>
      </w:r>
    </w:p>
    <w:p w14:paraId="7AE2AAC3" w14:textId="6D4C95BF" w:rsidR="00B11855" w:rsidRPr="001F42D3" w:rsidRDefault="003D003E" w:rsidP="005C1693">
      <w:pPr>
        <w:pStyle w:val="BodyText"/>
      </w:pPr>
      <w:r w:rsidRPr="001F42D3">
        <w:t xml:space="preserve">See </w:t>
      </w:r>
      <w:r w:rsidR="006D613E" w:rsidRPr="001F42D3">
        <w:t>HL7</w:t>
      </w:r>
      <w:r w:rsidR="00995105" w:rsidRPr="001F42D3">
        <w:t xml:space="preserve"> </w:t>
      </w:r>
      <w:r w:rsidRPr="001F42D3">
        <w:t xml:space="preserve">V2.6 Section 4.5.1.30 for details. The </w:t>
      </w:r>
      <w:r w:rsidR="007E67D4" w:rsidRPr="001F42D3">
        <w:t>DEV TF</w:t>
      </w:r>
      <w:r w:rsidRPr="001F42D3">
        <w:t xml:space="preserve"> does not further constrain this field.</w:t>
      </w:r>
    </w:p>
    <w:p w14:paraId="64BDFF29" w14:textId="55EA5B38" w:rsidR="00B11855" w:rsidRPr="001F42D3" w:rsidRDefault="00D53FC4" w:rsidP="00B34AEB">
      <w:pPr>
        <w:pStyle w:val="Heading3"/>
        <w:numPr>
          <w:ilvl w:val="0"/>
          <w:numId w:val="0"/>
        </w:numPr>
        <w:rPr>
          <w:noProof w:val="0"/>
        </w:rPr>
      </w:pPr>
      <w:bookmarkStart w:id="1673" w:name="_Toc401769869"/>
      <w:bookmarkStart w:id="1674" w:name="_Toc214889784"/>
      <w:r w:rsidRPr="001F42D3">
        <w:rPr>
          <w:noProof w:val="0"/>
        </w:rPr>
        <w:lastRenderedPageBreak/>
        <w:t>B.</w:t>
      </w:r>
      <w:r w:rsidR="007226F4" w:rsidRPr="001F42D3">
        <w:rPr>
          <w:noProof w:val="0"/>
        </w:rPr>
        <w:t>9</w:t>
      </w:r>
      <w:r w:rsidRPr="001F42D3">
        <w:rPr>
          <w:noProof w:val="0"/>
        </w:rPr>
        <w:t xml:space="preserve">.1 </w:t>
      </w:r>
      <w:r w:rsidR="003D003E" w:rsidRPr="001F42D3">
        <w:rPr>
          <w:noProof w:val="0"/>
        </w:rPr>
        <w:t xml:space="preserve">ORC Observation Control Segment in ACM Transaction </w:t>
      </w:r>
      <w:bookmarkEnd w:id="1673"/>
      <w:r w:rsidR="00647994" w:rsidRPr="001F42D3">
        <w:rPr>
          <w:noProof w:val="0"/>
        </w:rPr>
        <w:t>[PCD-04]</w:t>
      </w:r>
      <w:bookmarkEnd w:id="1674"/>
    </w:p>
    <w:p w14:paraId="66B1473D" w14:textId="6EAB2659" w:rsidR="00B11855" w:rsidRPr="001F42D3" w:rsidRDefault="003D003E" w:rsidP="003A64E3">
      <w:pPr>
        <w:pStyle w:val="BodyText"/>
      </w:pPr>
      <w:r w:rsidRPr="001F42D3">
        <w:t>This segment is optionally used to convey order request information for alerts involving notification of order request or order result. In addition, this segment may allow the association of the completed observation results reported in OBX segments with a particular previous order request.</w:t>
      </w:r>
    </w:p>
    <w:p w14:paraId="3A06C9C0" w14:textId="1681E76B" w:rsidR="00B11855" w:rsidRPr="001F42D3" w:rsidRDefault="003D003E" w:rsidP="00CF5627">
      <w:pPr>
        <w:pStyle w:val="TableTitle"/>
      </w:pPr>
      <w:r w:rsidRPr="001F42D3">
        <w:t>Table B.</w:t>
      </w:r>
      <w:r w:rsidR="004B2D77" w:rsidRPr="001F42D3">
        <w:t>9</w:t>
      </w:r>
      <w:r w:rsidRPr="001F42D3">
        <w:t xml:space="preserve">.1-1: </w:t>
      </w:r>
      <w:r w:rsidR="006D613E" w:rsidRPr="001F42D3">
        <w:t>HL7</w:t>
      </w:r>
      <w:r w:rsidR="00995105" w:rsidRPr="001F42D3">
        <w:t xml:space="preserve"> </w:t>
      </w:r>
      <w:r w:rsidRPr="001F42D3">
        <w:t>Attribute Table – ORC – Observation Control</w:t>
      </w:r>
    </w:p>
    <w:tbl>
      <w:tblPr>
        <w:tblW w:w="86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5"/>
        <w:gridCol w:w="827"/>
        <w:gridCol w:w="741"/>
        <w:gridCol w:w="828"/>
        <w:gridCol w:w="841"/>
        <w:gridCol w:w="935"/>
        <w:gridCol w:w="3658"/>
      </w:tblGrid>
      <w:tr w:rsidR="00C40FD5" w:rsidRPr="001F42D3" w14:paraId="7A883E67" w14:textId="77777777" w:rsidTr="0034511D">
        <w:trPr>
          <w:cantSplit/>
          <w:jc w:val="center"/>
        </w:trPr>
        <w:tc>
          <w:tcPr>
            <w:tcW w:w="815" w:type="dxa"/>
            <w:shd w:val="clear" w:color="auto" w:fill="D9D9D9" w:themeFill="background1" w:themeFillShade="D9"/>
          </w:tcPr>
          <w:p w14:paraId="31769561" w14:textId="77777777" w:rsidR="00B11855" w:rsidRPr="001F42D3" w:rsidRDefault="003D003E" w:rsidP="003A64E3">
            <w:pPr>
              <w:pStyle w:val="TableEntryHeader"/>
            </w:pPr>
            <w:r w:rsidRPr="001F42D3">
              <w:t>SEQ</w:t>
            </w:r>
          </w:p>
        </w:tc>
        <w:tc>
          <w:tcPr>
            <w:tcW w:w="827" w:type="dxa"/>
            <w:shd w:val="clear" w:color="auto" w:fill="D9D9D9" w:themeFill="background1" w:themeFillShade="D9"/>
          </w:tcPr>
          <w:p w14:paraId="2D4D80C8" w14:textId="77777777" w:rsidR="00B11855" w:rsidRPr="001F42D3" w:rsidRDefault="003D003E" w:rsidP="003A64E3">
            <w:pPr>
              <w:pStyle w:val="TableEntryHeader"/>
            </w:pPr>
            <w:r w:rsidRPr="001F42D3">
              <w:t>LEN</w:t>
            </w:r>
          </w:p>
        </w:tc>
        <w:tc>
          <w:tcPr>
            <w:tcW w:w="741" w:type="dxa"/>
            <w:shd w:val="clear" w:color="auto" w:fill="D9D9D9" w:themeFill="background1" w:themeFillShade="D9"/>
          </w:tcPr>
          <w:p w14:paraId="11524AA2" w14:textId="77777777" w:rsidR="00B11855" w:rsidRPr="001F42D3" w:rsidRDefault="003D003E" w:rsidP="003A64E3">
            <w:pPr>
              <w:pStyle w:val="TableEntryHeader"/>
            </w:pPr>
            <w:r w:rsidRPr="001F42D3">
              <w:t>DT</w:t>
            </w:r>
          </w:p>
        </w:tc>
        <w:tc>
          <w:tcPr>
            <w:tcW w:w="828" w:type="dxa"/>
            <w:shd w:val="clear" w:color="auto" w:fill="D9D9D9" w:themeFill="background1" w:themeFillShade="D9"/>
          </w:tcPr>
          <w:p w14:paraId="1D05D164" w14:textId="77777777" w:rsidR="00B11855" w:rsidRPr="001F42D3" w:rsidRDefault="003D003E" w:rsidP="003A64E3">
            <w:pPr>
              <w:pStyle w:val="TableEntryHeader"/>
            </w:pPr>
            <w:r w:rsidRPr="001F42D3">
              <w:t>OPT</w:t>
            </w:r>
          </w:p>
        </w:tc>
        <w:tc>
          <w:tcPr>
            <w:tcW w:w="841" w:type="dxa"/>
            <w:shd w:val="clear" w:color="auto" w:fill="D9D9D9" w:themeFill="background1" w:themeFillShade="D9"/>
          </w:tcPr>
          <w:p w14:paraId="033EA713" w14:textId="77777777" w:rsidR="00B11855" w:rsidRPr="001F42D3" w:rsidRDefault="003D003E" w:rsidP="003A64E3">
            <w:pPr>
              <w:pStyle w:val="TableEntryHeader"/>
            </w:pPr>
            <w:r w:rsidRPr="001F42D3">
              <w:t>RP/#</w:t>
            </w:r>
          </w:p>
        </w:tc>
        <w:tc>
          <w:tcPr>
            <w:tcW w:w="935" w:type="dxa"/>
            <w:shd w:val="clear" w:color="auto" w:fill="D9D9D9" w:themeFill="background1" w:themeFillShade="D9"/>
          </w:tcPr>
          <w:p w14:paraId="159C2ACB" w14:textId="77777777" w:rsidR="00B11855" w:rsidRPr="001F42D3" w:rsidRDefault="003D003E" w:rsidP="003A64E3">
            <w:pPr>
              <w:pStyle w:val="TableEntryHeader"/>
            </w:pPr>
            <w:r w:rsidRPr="001F42D3">
              <w:t>TBL#</w:t>
            </w:r>
          </w:p>
        </w:tc>
        <w:tc>
          <w:tcPr>
            <w:tcW w:w="3658" w:type="dxa"/>
            <w:shd w:val="clear" w:color="auto" w:fill="D9D9D9" w:themeFill="background1" w:themeFillShade="D9"/>
          </w:tcPr>
          <w:p w14:paraId="23226BA4" w14:textId="77777777" w:rsidR="00B11855" w:rsidRPr="001F42D3" w:rsidRDefault="003D003E" w:rsidP="003A64E3">
            <w:pPr>
              <w:pStyle w:val="TableEntryHeader"/>
            </w:pPr>
            <w:r w:rsidRPr="001F42D3">
              <w:t>ELEMENT NAME</w:t>
            </w:r>
          </w:p>
        </w:tc>
      </w:tr>
      <w:tr w:rsidR="00C40FD5" w:rsidRPr="001F42D3" w14:paraId="33A8FFD4" w14:textId="77777777" w:rsidTr="006C0E8E">
        <w:trPr>
          <w:cantSplit/>
          <w:jc w:val="center"/>
        </w:trPr>
        <w:tc>
          <w:tcPr>
            <w:tcW w:w="815" w:type="dxa"/>
          </w:tcPr>
          <w:p w14:paraId="57CEEEBA" w14:textId="77777777" w:rsidR="00B11855" w:rsidRPr="001F42D3" w:rsidRDefault="003D003E" w:rsidP="003A64E3">
            <w:pPr>
              <w:pStyle w:val="TableEntry"/>
            </w:pPr>
            <w:r w:rsidRPr="001F42D3">
              <w:t>2</w:t>
            </w:r>
          </w:p>
        </w:tc>
        <w:tc>
          <w:tcPr>
            <w:tcW w:w="827" w:type="dxa"/>
          </w:tcPr>
          <w:p w14:paraId="38A93268" w14:textId="77777777" w:rsidR="00B11855" w:rsidRPr="001F42D3" w:rsidRDefault="003D003E" w:rsidP="003A64E3">
            <w:pPr>
              <w:pStyle w:val="TableEntry"/>
            </w:pPr>
            <w:r w:rsidRPr="001F42D3">
              <w:t>22</w:t>
            </w:r>
          </w:p>
        </w:tc>
        <w:tc>
          <w:tcPr>
            <w:tcW w:w="741" w:type="dxa"/>
          </w:tcPr>
          <w:p w14:paraId="4DFF9BA5" w14:textId="77777777" w:rsidR="00B11855" w:rsidRPr="001F42D3" w:rsidRDefault="003D003E" w:rsidP="003A64E3">
            <w:pPr>
              <w:pStyle w:val="TableEntry"/>
            </w:pPr>
            <w:r w:rsidRPr="001F42D3">
              <w:t>EI</w:t>
            </w:r>
          </w:p>
        </w:tc>
        <w:tc>
          <w:tcPr>
            <w:tcW w:w="828" w:type="dxa"/>
          </w:tcPr>
          <w:p w14:paraId="6202D6F1" w14:textId="77777777" w:rsidR="00B11855" w:rsidRPr="001F42D3" w:rsidRDefault="003D003E" w:rsidP="003A64E3">
            <w:pPr>
              <w:pStyle w:val="TableEntry"/>
            </w:pPr>
            <w:r w:rsidRPr="001F42D3">
              <w:t>O</w:t>
            </w:r>
          </w:p>
        </w:tc>
        <w:tc>
          <w:tcPr>
            <w:tcW w:w="841" w:type="dxa"/>
          </w:tcPr>
          <w:p w14:paraId="21FCB8C4" w14:textId="77777777" w:rsidR="00B11855" w:rsidRPr="001F42D3" w:rsidRDefault="00B11855" w:rsidP="003A64E3">
            <w:pPr>
              <w:pStyle w:val="TableEntry"/>
            </w:pPr>
          </w:p>
        </w:tc>
        <w:tc>
          <w:tcPr>
            <w:tcW w:w="935" w:type="dxa"/>
          </w:tcPr>
          <w:p w14:paraId="7748E92D" w14:textId="77777777" w:rsidR="00B11855" w:rsidRPr="001F42D3" w:rsidRDefault="00B11855" w:rsidP="003A64E3">
            <w:pPr>
              <w:pStyle w:val="TableEntry"/>
            </w:pPr>
          </w:p>
        </w:tc>
        <w:tc>
          <w:tcPr>
            <w:tcW w:w="3658" w:type="dxa"/>
          </w:tcPr>
          <w:p w14:paraId="43266978" w14:textId="77777777" w:rsidR="00B11855" w:rsidRPr="001F42D3" w:rsidRDefault="003D003E" w:rsidP="003A64E3">
            <w:pPr>
              <w:pStyle w:val="TableEntry"/>
            </w:pPr>
            <w:r w:rsidRPr="001F42D3">
              <w:t>Placer Order Number</w:t>
            </w:r>
          </w:p>
        </w:tc>
      </w:tr>
      <w:tr w:rsidR="00C40FD5" w:rsidRPr="001F42D3" w14:paraId="22C19054" w14:textId="77777777" w:rsidTr="006C0E8E">
        <w:trPr>
          <w:cantSplit/>
          <w:jc w:val="center"/>
        </w:trPr>
        <w:tc>
          <w:tcPr>
            <w:tcW w:w="815" w:type="dxa"/>
          </w:tcPr>
          <w:p w14:paraId="756B3CAF" w14:textId="77777777" w:rsidR="00B11855" w:rsidRPr="001F42D3" w:rsidRDefault="003D003E" w:rsidP="003A64E3">
            <w:pPr>
              <w:pStyle w:val="TableEntry"/>
            </w:pPr>
            <w:r w:rsidRPr="001F42D3">
              <w:t>12</w:t>
            </w:r>
          </w:p>
        </w:tc>
        <w:tc>
          <w:tcPr>
            <w:tcW w:w="827" w:type="dxa"/>
          </w:tcPr>
          <w:p w14:paraId="2E03E928" w14:textId="77777777" w:rsidR="00B11855" w:rsidRPr="001F42D3" w:rsidRDefault="003D003E" w:rsidP="003A64E3">
            <w:pPr>
              <w:pStyle w:val="TableEntry"/>
            </w:pPr>
            <w:r w:rsidRPr="001F42D3">
              <w:t>250</w:t>
            </w:r>
          </w:p>
        </w:tc>
        <w:tc>
          <w:tcPr>
            <w:tcW w:w="741" w:type="dxa"/>
          </w:tcPr>
          <w:p w14:paraId="67146671" w14:textId="77777777" w:rsidR="00B11855" w:rsidRPr="001F42D3" w:rsidRDefault="003D003E" w:rsidP="003A64E3">
            <w:pPr>
              <w:pStyle w:val="TableEntry"/>
            </w:pPr>
            <w:r w:rsidRPr="001F42D3">
              <w:t>XCN</w:t>
            </w:r>
          </w:p>
        </w:tc>
        <w:tc>
          <w:tcPr>
            <w:tcW w:w="828" w:type="dxa"/>
          </w:tcPr>
          <w:p w14:paraId="14AADEC3" w14:textId="77777777" w:rsidR="00B11855" w:rsidRPr="001F42D3" w:rsidRDefault="003D003E" w:rsidP="003A64E3">
            <w:pPr>
              <w:pStyle w:val="TableEntry"/>
            </w:pPr>
            <w:r w:rsidRPr="001F42D3">
              <w:t>O</w:t>
            </w:r>
          </w:p>
        </w:tc>
        <w:tc>
          <w:tcPr>
            <w:tcW w:w="841" w:type="dxa"/>
          </w:tcPr>
          <w:p w14:paraId="7A308CEB" w14:textId="77777777" w:rsidR="00B11855" w:rsidRPr="001F42D3" w:rsidRDefault="003D003E" w:rsidP="003A64E3">
            <w:pPr>
              <w:pStyle w:val="TableEntry"/>
            </w:pPr>
            <w:r w:rsidRPr="001F42D3">
              <w:t>Y</w:t>
            </w:r>
          </w:p>
        </w:tc>
        <w:tc>
          <w:tcPr>
            <w:tcW w:w="935" w:type="dxa"/>
          </w:tcPr>
          <w:p w14:paraId="339B0869" w14:textId="77777777" w:rsidR="00B11855" w:rsidRPr="001F42D3" w:rsidRDefault="00B11855" w:rsidP="003A64E3">
            <w:pPr>
              <w:pStyle w:val="TableEntry"/>
            </w:pPr>
          </w:p>
        </w:tc>
        <w:tc>
          <w:tcPr>
            <w:tcW w:w="3658" w:type="dxa"/>
          </w:tcPr>
          <w:p w14:paraId="5D9E737E" w14:textId="77777777" w:rsidR="00B11855" w:rsidRPr="001F42D3" w:rsidRDefault="003D003E" w:rsidP="003A64E3">
            <w:pPr>
              <w:pStyle w:val="TableEntry"/>
            </w:pPr>
            <w:r w:rsidRPr="001F42D3">
              <w:t>Ordering Provider</w:t>
            </w:r>
          </w:p>
        </w:tc>
      </w:tr>
      <w:tr w:rsidR="00C40FD5" w:rsidRPr="001F42D3" w14:paraId="5436100E" w14:textId="77777777" w:rsidTr="006C0E8E">
        <w:trPr>
          <w:cantSplit/>
          <w:jc w:val="center"/>
        </w:trPr>
        <w:tc>
          <w:tcPr>
            <w:tcW w:w="815" w:type="dxa"/>
          </w:tcPr>
          <w:p w14:paraId="76CA9B0A" w14:textId="77777777" w:rsidR="00B11855" w:rsidRPr="001F42D3" w:rsidRDefault="003D003E" w:rsidP="003A64E3">
            <w:pPr>
              <w:pStyle w:val="TableEntry"/>
            </w:pPr>
            <w:r w:rsidRPr="001F42D3">
              <w:t>14</w:t>
            </w:r>
          </w:p>
        </w:tc>
        <w:tc>
          <w:tcPr>
            <w:tcW w:w="827" w:type="dxa"/>
          </w:tcPr>
          <w:p w14:paraId="55AAB522" w14:textId="77777777" w:rsidR="00B11855" w:rsidRPr="001F42D3" w:rsidRDefault="003D003E" w:rsidP="003A64E3">
            <w:pPr>
              <w:pStyle w:val="TableEntry"/>
            </w:pPr>
            <w:r w:rsidRPr="001F42D3">
              <w:t>250</w:t>
            </w:r>
          </w:p>
        </w:tc>
        <w:tc>
          <w:tcPr>
            <w:tcW w:w="741" w:type="dxa"/>
          </w:tcPr>
          <w:p w14:paraId="10F3C5C7" w14:textId="77777777" w:rsidR="00B11855" w:rsidRPr="001F42D3" w:rsidRDefault="003D003E" w:rsidP="003A64E3">
            <w:pPr>
              <w:pStyle w:val="TableEntry"/>
            </w:pPr>
            <w:r w:rsidRPr="001F42D3">
              <w:t>XTN</w:t>
            </w:r>
          </w:p>
        </w:tc>
        <w:tc>
          <w:tcPr>
            <w:tcW w:w="828" w:type="dxa"/>
          </w:tcPr>
          <w:p w14:paraId="72F71066" w14:textId="77777777" w:rsidR="00B11855" w:rsidRPr="001F42D3" w:rsidRDefault="003D003E" w:rsidP="003A64E3">
            <w:pPr>
              <w:pStyle w:val="TableEntry"/>
            </w:pPr>
            <w:r w:rsidRPr="001F42D3">
              <w:t>O</w:t>
            </w:r>
          </w:p>
        </w:tc>
        <w:tc>
          <w:tcPr>
            <w:tcW w:w="841" w:type="dxa"/>
          </w:tcPr>
          <w:p w14:paraId="0B3D003C" w14:textId="77777777" w:rsidR="00B11855" w:rsidRPr="001F42D3" w:rsidRDefault="003D003E" w:rsidP="003A64E3">
            <w:pPr>
              <w:pStyle w:val="TableEntry"/>
            </w:pPr>
            <w:r w:rsidRPr="001F42D3">
              <w:t>Y/2</w:t>
            </w:r>
          </w:p>
        </w:tc>
        <w:tc>
          <w:tcPr>
            <w:tcW w:w="935" w:type="dxa"/>
          </w:tcPr>
          <w:p w14:paraId="3E3EB5EB" w14:textId="77777777" w:rsidR="00B11855" w:rsidRPr="001F42D3" w:rsidRDefault="00B11855" w:rsidP="003A64E3">
            <w:pPr>
              <w:pStyle w:val="TableEntry"/>
            </w:pPr>
          </w:p>
        </w:tc>
        <w:tc>
          <w:tcPr>
            <w:tcW w:w="3658" w:type="dxa"/>
          </w:tcPr>
          <w:p w14:paraId="06D5D416" w14:textId="77777777" w:rsidR="00B11855" w:rsidRPr="001F42D3" w:rsidRDefault="003D003E" w:rsidP="003A64E3">
            <w:pPr>
              <w:pStyle w:val="TableEntry"/>
            </w:pPr>
            <w:r w:rsidRPr="001F42D3">
              <w:t>Call Back Phone Number</w:t>
            </w:r>
          </w:p>
        </w:tc>
      </w:tr>
    </w:tbl>
    <w:p w14:paraId="3912CE8A" w14:textId="77777777" w:rsidR="00B11855" w:rsidRPr="001F42D3" w:rsidRDefault="00B11855" w:rsidP="003A64E3">
      <w:pPr>
        <w:pStyle w:val="BodyText"/>
      </w:pPr>
    </w:p>
    <w:p w14:paraId="218A5BBA" w14:textId="77777777" w:rsidR="00B11855" w:rsidRPr="001F42D3" w:rsidRDefault="003D003E" w:rsidP="005C1693">
      <w:pPr>
        <w:pStyle w:val="BodyText"/>
      </w:pPr>
      <w:r w:rsidRPr="001F42D3">
        <w:rPr>
          <w:b/>
          <w:bCs/>
        </w:rPr>
        <w:t>ORC-2 Placer Order Number (EI) 00216</w:t>
      </w:r>
    </w:p>
    <w:p w14:paraId="53EDAF02" w14:textId="77777777" w:rsidR="00B11855" w:rsidRPr="001F42D3" w:rsidRDefault="003D003E" w:rsidP="005C1693">
      <w:pPr>
        <w:pStyle w:val="BodyText"/>
      </w:pPr>
      <w:r w:rsidRPr="001F42D3">
        <w:t>This field is the placer application's order number.</w:t>
      </w:r>
    </w:p>
    <w:p w14:paraId="605FC1A8" w14:textId="77777777" w:rsidR="00B11855" w:rsidRPr="001F42D3" w:rsidRDefault="003D003E" w:rsidP="005C1693">
      <w:pPr>
        <w:pStyle w:val="BodyText"/>
      </w:pPr>
      <w:r w:rsidRPr="001F42D3">
        <w:rPr>
          <w:b/>
          <w:bCs/>
        </w:rPr>
        <w:t>ORC-12 Ordering Provider (XCN) 00226</w:t>
      </w:r>
    </w:p>
    <w:p w14:paraId="54953361" w14:textId="6740A131" w:rsidR="00B11855" w:rsidRPr="001F42D3" w:rsidRDefault="003D003E" w:rsidP="005C1693">
      <w:pPr>
        <w:pStyle w:val="BodyText"/>
      </w:pPr>
      <w:r w:rsidRPr="001F42D3">
        <w:t>This field contains the identity of the person who is responsible for creating the request (i.e., ordering physician). ORC-12-ordering provider is the same as OBR-16-ordering provider. If the ordering provider is not present in the ORC, it may be present in the associated OBR. This is particularly important when results are transmitted in an ORU message. In this case, the ORC is not required</w:t>
      </w:r>
      <w:r w:rsidR="00091726" w:rsidRPr="001F42D3">
        <w:t>,</w:t>
      </w:r>
      <w:r w:rsidRPr="001F42D3">
        <w:t xml:space="preserve"> and the identifying filler order number may be present in the OBR segment.</w:t>
      </w:r>
    </w:p>
    <w:p w14:paraId="7AE0F8E9" w14:textId="77777777" w:rsidR="00B11855" w:rsidRPr="001F42D3" w:rsidRDefault="003D003E" w:rsidP="005C1693">
      <w:pPr>
        <w:pStyle w:val="BodyText"/>
      </w:pPr>
      <w:r w:rsidRPr="001F42D3">
        <w:rPr>
          <w:b/>
          <w:bCs/>
        </w:rPr>
        <w:t>ORC-14 Call Back Phone Number (XTN) 00228</w:t>
      </w:r>
    </w:p>
    <w:p w14:paraId="23B9F955" w14:textId="77777777" w:rsidR="00B11855" w:rsidRPr="001F42D3" w:rsidRDefault="003D003E" w:rsidP="005C1693">
      <w:pPr>
        <w:pStyle w:val="BodyText"/>
      </w:pPr>
      <w:r w:rsidRPr="001F42D3">
        <w:t>This field contains the telephone number to call for clarification of a request or other information regarding the order. ORC-14-call back phone number is the same as OBR-17-order callback phone number. If the structure of the telephony dial string is not known then the call back number should be in the Unformatted Telephone number (ST) component of the field.</w:t>
      </w:r>
    </w:p>
    <w:p w14:paraId="309F00EE" w14:textId="0577F07D" w:rsidR="00D84706" w:rsidRPr="001F42D3" w:rsidRDefault="00D53FC4" w:rsidP="00B34AEB">
      <w:pPr>
        <w:pStyle w:val="Heading3"/>
        <w:numPr>
          <w:ilvl w:val="0"/>
          <w:numId w:val="0"/>
        </w:numPr>
        <w:rPr>
          <w:noProof w:val="0"/>
        </w:rPr>
      </w:pPr>
      <w:bookmarkStart w:id="1675" w:name="_Toc428889193"/>
      <w:bookmarkStart w:id="1676" w:name="_Toc429498868"/>
      <w:bookmarkStart w:id="1677" w:name="_Toc429499759"/>
      <w:bookmarkStart w:id="1678" w:name="_Toc429499990"/>
      <w:bookmarkStart w:id="1679" w:name="_Toc429730306"/>
      <w:bookmarkStart w:id="1680" w:name="_Toc214889785"/>
      <w:bookmarkStart w:id="1681" w:name="_Toc401769870"/>
      <w:bookmarkStart w:id="1682" w:name="B10_PRT_Participation_Informat"/>
      <w:bookmarkEnd w:id="1675"/>
      <w:bookmarkEnd w:id="1676"/>
      <w:bookmarkEnd w:id="1677"/>
      <w:bookmarkEnd w:id="1678"/>
      <w:bookmarkEnd w:id="1679"/>
      <w:r w:rsidRPr="001F42D3">
        <w:rPr>
          <w:noProof w:val="0"/>
        </w:rPr>
        <w:t>B.</w:t>
      </w:r>
      <w:r w:rsidR="007226F4" w:rsidRPr="001F42D3">
        <w:rPr>
          <w:noProof w:val="0"/>
        </w:rPr>
        <w:t>9</w:t>
      </w:r>
      <w:r w:rsidRPr="001F42D3">
        <w:rPr>
          <w:noProof w:val="0"/>
        </w:rPr>
        <w:t xml:space="preserve">.2 </w:t>
      </w:r>
      <w:r w:rsidR="00995849" w:rsidRPr="001F42D3">
        <w:rPr>
          <w:noProof w:val="0"/>
        </w:rPr>
        <w:t>O</w:t>
      </w:r>
      <w:r w:rsidR="00D84706" w:rsidRPr="001F42D3">
        <w:rPr>
          <w:noProof w:val="0"/>
        </w:rPr>
        <w:t>RC Observation Control Segment in PIV Application Acknowledgment (RRG^O16^RRG_O16 Pharmacy/Treatment Give Acknowledgement)</w:t>
      </w:r>
      <w:bookmarkEnd w:id="1680"/>
    </w:p>
    <w:p w14:paraId="3D080816" w14:textId="7FE5B073" w:rsidR="00D84706" w:rsidRPr="001F42D3" w:rsidRDefault="00D84706" w:rsidP="00C44528">
      <w:pPr>
        <w:pStyle w:val="BodyText"/>
      </w:pPr>
      <w:r w:rsidRPr="001F42D3">
        <w:t xml:space="preserve">In the PIV application </w:t>
      </w:r>
      <w:r w:rsidR="0028379E" w:rsidRPr="001F42D3">
        <w:t>acknowledgement,</w:t>
      </w:r>
      <w:r w:rsidRPr="001F42D3">
        <w:t xml:space="preserve"> this segment is optionally used by the IOC to contain the order number and other information that is provided in the </w:t>
      </w:r>
      <w:r w:rsidR="00647994" w:rsidRPr="001F42D3">
        <w:t>PCD-03</w:t>
      </w:r>
      <w:r w:rsidRPr="001F42D3">
        <w:t xml:space="preserve"> message.</w:t>
      </w:r>
    </w:p>
    <w:p w14:paraId="782B18FE" w14:textId="341A8031" w:rsidR="00D84706" w:rsidRPr="001F42D3" w:rsidRDefault="00D84706" w:rsidP="00CF5627">
      <w:pPr>
        <w:pStyle w:val="TableTitle"/>
      </w:pPr>
      <w:r w:rsidRPr="001F42D3">
        <w:t>Table B.9.</w:t>
      </w:r>
      <w:r w:rsidR="004E547A" w:rsidRPr="001F42D3">
        <w:t>2-1</w:t>
      </w:r>
      <w:r w:rsidRPr="001F42D3">
        <w:t xml:space="preserve">: </w:t>
      </w:r>
      <w:r w:rsidR="006D613E" w:rsidRPr="001F42D3">
        <w:t>HL7</w:t>
      </w:r>
      <w:r w:rsidR="00995105" w:rsidRPr="001F42D3">
        <w:t xml:space="preserve"> </w:t>
      </w:r>
      <w:r w:rsidRPr="001F42D3">
        <w:t>Attribute Table – ORC – Observation Control</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887"/>
        <w:gridCol w:w="805"/>
        <w:gridCol w:w="806"/>
        <w:gridCol w:w="972"/>
        <w:gridCol w:w="978"/>
        <w:gridCol w:w="3399"/>
      </w:tblGrid>
      <w:tr w:rsidR="000B3A40" w:rsidRPr="001F42D3" w14:paraId="17FDAF91" w14:textId="77777777" w:rsidTr="005C1693">
        <w:trPr>
          <w:tblHeader/>
        </w:trPr>
        <w:tc>
          <w:tcPr>
            <w:tcW w:w="738" w:type="dxa"/>
            <w:shd w:val="clear" w:color="auto" w:fill="D9D9D9"/>
          </w:tcPr>
          <w:p w14:paraId="286AC2C8" w14:textId="77777777" w:rsidR="000B3A40" w:rsidRPr="001F42D3" w:rsidRDefault="000B3A40" w:rsidP="00430F57">
            <w:pPr>
              <w:pStyle w:val="TableEntryHeader"/>
            </w:pPr>
            <w:r w:rsidRPr="001F42D3">
              <w:t>SEQ</w:t>
            </w:r>
          </w:p>
        </w:tc>
        <w:tc>
          <w:tcPr>
            <w:tcW w:w="900" w:type="dxa"/>
            <w:shd w:val="clear" w:color="auto" w:fill="D9D9D9"/>
          </w:tcPr>
          <w:p w14:paraId="22BF4BE6" w14:textId="77777777" w:rsidR="000B3A40" w:rsidRPr="001F42D3" w:rsidRDefault="000B3A40" w:rsidP="00430F57">
            <w:pPr>
              <w:pStyle w:val="TableEntryHeader"/>
            </w:pPr>
            <w:r w:rsidRPr="001F42D3">
              <w:t>LEN</w:t>
            </w:r>
          </w:p>
        </w:tc>
        <w:tc>
          <w:tcPr>
            <w:tcW w:w="810" w:type="dxa"/>
            <w:shd w:val="clear" w:color="auto" w:fill="D9D9D9"/>
          </w:tcPr>
          <w:p w14:paraId="1FCF76D8" w14:textId="77777777" w:rsidR="000B3A40" w:rsidRPr="001F42D3" w:rsidRDefault="000B3A40" w:rsidP="00430F57">
            <w:pPr>
              <w:pStyle w:val="TableEntryHeader"/>
            </w:pPr>
            <w:r w:rsidRPr="001F42D3">
              <w:t>DT</w:t>
            </w:r>
          </w:p>
        </w:tc>
        <w:tc>
          <w:tcPr>
            <w:tcW w:w="810" w:type="dxa"/>
            <w:shd w:val="clear" w:color="auto" w:fill="D9D9D9"/>
          </w:tcPr>
          <w:p w14:paraId="750F1076" w14:textId="77777777" w:rsidR="000B3A40" w:rsidRPr="001F42D3" w:rsidRDefault="000B3A40" w:rsidP="00430F57">
            <w:pPr>
              <w:pStyle w:val="TableEntryHeader"/>
            </w:pPr>
            <w:r w:rsidRPr="001F42D3">
              <w:t>OPT</w:t>
            </w:r>
          </w:p>
        </w:tc>
        <w:tc>
          <w:tcPr>
            <w:tcW w:w="990" w:type="dxa"/>
            <w:shd w:val="clear" w:color="auto" w:fill="D9D9D9"/>
          </w:tcPr>
          <w:p w14:paraId="5DF77075" w14:textId="77777777" w:rsidR="000B3A40" w:rsidRPr="001F42D3" w:rsidRDefault="000B3A40" w:rsidP="00430F57">
            <w:pPr>
              <w:pStyle w:val="TableEntryHeader"/>
            </w:pPr>
            <w:r w:rsidRPr="001F42D3">
              <w:t>RP/#</w:t>
            </w:r>
          </w:p>
        </w:tc>
        <w:tc>
          <w:tcPr>
            <w:tcW w:w="990" w:type="dxa"/>
            <w:shd w:val="clear" w:color="auto" w:fill="D9D9D9"/>
          </w:tcPr>
          <w:p w14:paraId="78A2206D" w14:textId="77777777" w:rsidR="000B3A40" w:rsidRPr="001F42D3" w:rsidRDefault="000B3A40" w:rsidP="00430F57">
            <w:pPr>
              <w:pStyle w:val="TableEntryHeader"/>
            </w:pPr>
            <w:r w:rsidRPr="001F42D3">
              <w:t>TBL#</w:t>
            </w:r>
          </w:p>
        </w:tc>
        <w:tc>
          <w:tcPr>
            <w:tcW w:w="3618" w:type="dxa"/>
            <w:shd w:val="clear" w:color="auto" w:fill="D9D9D9"/>
          </w:tcPr>
          <w:p w14:paraId="7EC2F353" w14:textId="77777777" w:rsidR="000B3A40" w:rsidRPr="001F42D3" w:rsidRDefault="000B3A40" w:rsidP="00430F57">
            <w:pPr>
              <w:pStyle w:val="TableEntryHeader"/>
            </w:pPr>
            <w:r w:rsidRPr="001F42D3">
              <w:t>ELEMENT NAME</w:t>
            </w:r>
          </w:p>
        </w:tc>
      </w:tr>
      <w:tr w:rsidR="000B3A40" w:rsidRPr="001F42D3" w14:paraId="3926FDB0" w14:textId="77777777" w:rsidTr="00430F57">
        <w:tc>
          <w:tcPr>
            <w:tcW w:w="738" w:type="dxa"/>
          </w:tcPr>
          <w:p w14:paraId="7A44FD41" w14:textId="77777777" w:rsidR="000B3A40" w:rsidRPr="001F42D3" w:rsidRDefault="000B3A40" w:rsidP="0034367E">
            <w:pPr>
              <w:pStyle w:val="TableEntry"/>
            </w:pPr>
            <w:r w:rsidRPr="001F42D3">
              <w:t>2</w:t>
            </w:r>
          </w:p>
        </w:tc>
        <w:tc>
          <w:tcPr>
            <w:tcW w:w="900" w:type="dxa"/>
          </w:tcPr>
          <w:p w14:paraId="43B48D91" w14:textId="77777777" w:rsidR="000B3A40" w:rsidRPr="001F42D3" w:rsidRDefault="000B3A40" w:rsidP="0034367E">
            <w:pPr>
              <w:pStyle w:val="TableEntry"/>
            </w:pPr>
            <w:r w:rsidRPr="001F42D3">
              <w:t>22</w:t>
            </w:r>
          </w:p>
        </w:tc>
        <w:tc>
          <w:tcPr>
            <w:tcW w:w="810" w:type="dxa"/>
          </w:tcPr>
          <w:p w14:paraId="00A7BD56" w14:textId="77777777" w:rsidR="000B3A40" w:rsidRPr="001F42D3" w:rsidRDefault="000B3A40" w:rsidP="0034367E">
            <w:pPr>
              <w:pStyle w:val="TableEntry"/>
            </w:pPr>
            <w:r w:rsidRPr="001F42D3">
              <w:t>EI</w:t>
            </w:r>
          </w:p>
        </w:tc>
        <w:tc>
          <w:tcPr>
            <w:tcW w:w="810" w:type="dxa"/>
          </w:tcPr>
          <w:p w14:paraId="3E172E8F" w14:textId="77777777" w:rsidR="000B3A40" w:rsidRPr="001F42D3" w:rsidRDefault="000B3A40" w:rsidP="0034367E">
            <w:pPr>
              <w:pStyle w:val="TableEntry"/>
            </w:pPr>
            <w:r w:rsidRPr="001F42D3">
              <w:t>R</w:t>
            </w:r>
          </w:p>
        </w:tc>
        <w:tc>
          <w:tcPr>
            <w:tcW w:w="990" w:type="dxa"/>
          </w:tcPr>
          <w:p w14:paraId="1A620523" w14:textId="77777777" w:rsidR="000B3A40" w:rsidRPr="001F42D3" w:rsidRDefault="000B3A40" w:rsidP="0034367E">
            <w:pPr>
              <w:pStyle w:val="TableEntry"/>
            </w:pPr>
            <w:r w:rsidRPr="001F42D3">
              <w:t>[1..1]</w:t>
            </w:r>
          </w:p>
        </w:tc>
        <w:tc>
          <w:tcPr>
            <w:tcW w:w="990" w:type="dxa"/>
          </w:tcPr>
          <w:p w14:paraId="3D6BBED8" w14:textId="77777777" w:rsidR="000B3A40" w:rsidRPr="001F42D3" w:rsidRDefault="000B3A40" w:rsidP="0034367E">
            <w:pPr>
              <w:pStyle w:val="TableEntry"/>
            </w:pPr>
          </w:p>
        </w:tc>
        <w:tc>
          <w:tcPr>
            <w:tcW w:w="3618" w:type="dxa"/>
          </w:tcPr>
          <w:p w14:paraId="698547F9" w14:textId="77777777" w:rsidR="000B3A40" w:rsidRPr="001F42D3" w:rsidRDefault="000B3A40" w:rsidP="0034367E">
            <w:pPr>
              <w:pStyle w:val="TableEntry"/>
            </w:pPr>
            <w:r w:rsidRPr="001F42D3">
              <w:t>Placer Order Number</w:t>
            </w:r>
          </w:p>
        </w:tc>
      </w:tr>
      <w:tr w:rsidR="000B3A40" w:rsidRPr="001F42D3" w14:paraId="6293B294" w14:textId="77777777" w:rsidTr="00430F57">
        <w:tc>
          <w:tcPr>
            <w:tcW w:w="738" w:type="dxa"/>
          </w:tcPr>
          <w:p w14:paraId="27DF27CC" w14:textId="77777777" w:rsidR="000B3A40" w:rsidRPr="001F42D3" w:rsidRDefault="000B3A40" w:rsidP="0034367E">
            <w:pPr>
              <w:pStyle w:val="TableEntry"/>
            </w:pPr>
            <w:r w:rsidRPr="001F42D3">
              <w:t>9</w:t>
            </w:r>
          </w:p>
        </w:tc>
        <w:tc>
          <w:tcPr>
            <w:tcW w:w="900" w:type="dxa"/>
          </w:tcPr>
          <w:p w14:paraId="3706954D" w14:textId="77777777" w:rsidR="000B3A40" w:rsidRPr="001F42D3" w:rsidRDefault="000B3A40" w:rsidP="0034367E">
            <w:pPr>
              <w:pStyle w:val="TableEntry"/>
            </w:pPr>
            <w:r w:rsidRPr="001F42D3">
              <w:t>24</w:t>
            </w:r>
          </w:p>
        </w:tc>
        <w:tc>
          <w:tcPr>
            <w:tcW w:w="810" w:type="dxa"/>
          </w:tcPr>
          <w:p w14:paraId="129A7CCC" w14:textId="77777777" w:rsidR="000B3A40" w:rsidRPr="001F42D3" w:rsidRDefault="000B3A40" w:rsidP="0034367E">
            <w:pPr>
              <w:pStyle w:val="TableEntry"/>
            </w:pPr>
            <w:r w:rsidRPr="001F42D3">
              <w:t>DTM</w:t>
            </w:r>
          </w:p>
        </w:tc>
        <w:tc>
          <w:tcPr>
            <w:tcW w:w="810" w:type="dxa"/>
          </w:tcPr>
          <w:p w14:paraId="4BB25F12" w14:textId="77777777" w:rsidR="000B3A40" w:rsidRPr="001F42D3" w:rsidRDefault="000B3A40" w:rsidP="0034367E">
            <w:pPr>
              <w:pStyle w:val="TableEntry"/>
            </w:pPr>
            <w:r w:rsidRPr="001F42D3">
              <w:t>O</w:t>
            </w:r>
          </w:p>
        </w:tc>
        <w:tc>
          <w:tcPr>
            <w:tcW w:w="990" w:type="dxa"/>
          </w:tcPr>
          <w:p w14:paraId="14F621E3" w14:textId="77777777" w:rsidR="000B3A40" w:rsidRPr="001F42D3" w:rsidRDefault="000B3A40" w:rsidP="0034367E">
            <w:pPr>
              <w:pStyle w:val="TableEntry"/>
            </w:pPr>
            <w:r w:rsidRPr="001F42D3">
              <w:t>[0..1]</w:t>
            </w:r>
          </w:p>
        </w:tc>
        <w:tc>
          <w:tcPr>
            <w:tcW w:w="990" w:type="dxa"/>
          </w:tcPr>
          <w:p w14:paraId="417ECDF8" w14:textId="77777777" w:rsidR="000B3A40" w:rsidRPr="001F42D3" w:rsidRDefault="000B3A40" w:rsidP="0034367E">
            <w:pPr>
              <w:pStyle w:val="TableEntry"/>
            </w:pPr>
          </w:p>
        </w:tc>
        <w:tc>
          <w:tcPr>
            <w:tcW w:w="3618" w:type="dxa"/>
          </w:tcPr>
          <w:p w14:paraId="38B06807" w14:textId="77777777" w:rsidR="000B3A40" w:rsidRPr="001F42D3" w:rsidRDefault="000B3A40" w:rsidP="0034367E">
            <w:pPr>
              <w:pStyle w:val="TableEntry"/>
            </w:pPr>
            <w:r w:rsidRPr="001F42D3">
              <w:t>Date/Time of Transaction</w:t>
            </w:r>
          </w:p>
        </w:tc>
      </w:tr>
      <w:tr w:rsidR="000B3A40" w:rsidRPr="001F42D3" w14:paraId="5A7264BC" w14:textId="77777777" w:rsidTr="00430F57">
        <w:tc>
          <w:tcPr>
            <w:tcW w:w="738" w:type="dxa"/>
          </w:tcPr>
          <w:p w14:paraId="5736B008" w14:textId="77777777" w:rsidR="000B3A40" w:rsidRPr="001F42D3" w:rsidRDefault="000B3A40" w:rsidP="0034367E">
            <w:pPr>
              <w:pStyle w:val="TableEntry"/>
            </w:pPr>
            <w:r w:rsidRPr="001F42D3">
              <w:t>19</w:t>
            </w:r>
          </w:p>
        </w:tc>
        <w:tc>
          <w:tcPr>
            <w:tcW w:w="900" w:type="dxa"/>
          </w:tcPr>
          <w:p w14:paraId="680BFBB2" w14:textId="77777777" w:rsidR="000B3A40" w:rsidRPr="001F42D3" w:rsidRDefault="000B3A40" w:rsidP="0034367E">
            <w:pPr>
              <w:pStyle w:val="TableEntry"/>
            </w:pPr>
            <w:r w:rsidRPr="001F42D3">
              <w:t>705</w:t>
            </w:r>
          </w:p>
        </w:tc>
        <w:tc>
          <w:tcPr>
            <w:tcW w:w="810" w:type="dxa"/>
          </w:tcPr>
          <w:p w14:paraId="2EC3BEDF" w14:textId="77777777" w:rsidR="000B3A40" w:rsidRPr="001F42D3" w:rsidRDefault="000B3A40" w:rsidP="0034367E">
            <w:pPr>
              <w:pStyle w:val="TableEntry"/>
            </w:pPr>
            <w:r w:rsidRPr="001F42D3">
              <w:t>XCN</w:t>
            </w:r>
          </w:p>
        </w:tc>
        <w:tc>
          <w:tcPr>
            <w:tcW w:w="810" w:type="dxa"/>
          </w:tcPr>
          <w:p w14:paraId="267E375F" w14:textId="77777777" w:rsidR="000B3A40" w:rsidRPr="001F42D3" w:rsidRDefault="000B3A40" w:rsidP="0034367E">
            <w:pPr>
              <w:pStyle w:val="TableEntry"/>
            </w:pPr>
            <w:r w:rsidRPr="001F42D3">
              <w:t>O</w:t>
            </w:r>
          </w:p>
        </w:tc>
        <w:tc>
          <w:tcPr>
            <w:tcW w:w="990" w:type="dxa"/>
          </w:tcPr>
          <w:p w14:paraId="531F007E" w14:textId="77777777" w:rsidR="000B3A40" w:rsidRPr="001F42D3" w:rsidRDefault="000B3A40" w:rsidP="0034367E">
            <w:pPr>
              <w:pStyle w:val="TableEntry"/>
            </w:pPr>
            <w:r w:rsidRPr="001F42D3">
              <w:t>[0..1]</w:t>
            </w:r>
          </w:p>
        </w:tc>
        <w:tc>
          <w:tcPr>
            <w:tcW w:w="990" w:type="dxa"/>
          </w:tcPr>
          <w:p w14:paraId="6762B877" w14:textId="77777777" w:rsidR="000B3A40" w:rsidRPr="001F42D3" w:rsidRDefault="000B3A40" w:rsidP="0034367E">
            <w:pPr>
              <w:pStyle w:val="TableEntry"/>
            </w:pPr>
          </w:p>
        </w:tc>
        <w:tc>
          <w:tcPr>
            <w:tcW w:w="3618" w:type="dxa"/>
          </w:tcPr>
          <w:p w14:paraId="514B8D23" w14:textId="77777777" w:rsidR="000B3A40" w:rsidRPr="001F42D3" w:rsidRDefault="000B3A40" w:rsidP="0034367E">
            <w:pPr>
              <w:pStyle w:val="TableEntry"/>
            </w:pPr>
            <w:r w:rsidRPr="001F42D3">
              <w:t>Action By</w:t>
            </w:r>
          </w:p>
        </w:tc>
      </w:tr>
    </w:tbl>
    <w:p w14:paraId="6A18A707" w14:textId="77777777" w:rsidR="004B2D77" w:rsidRPr="001F42D3" w:rsidRDefault="004B2D77" w:rsidP="005C1693">
      <w:pPr>
        <w:pStyle w:val="BodyText"/>
      </w:pPr>
    </w:p>
    <w:p w14:paraId="25284F61" w14:textId="66050834" w:rsidR="00D84706" w:rsidRPr="001F42D3" w:rsidRDefault="00D84706" w:rsidP="005C1693">
      <w:pPr>
        <w:pStyle w:val="BodyText"/>
      </w:pPr>
      <w:r w:rsidRPr="001F42D3">
        <w:rPr>
          <w:b/>
          <w:bCs/>
        </w:rPr>
        <w:lastRenderedPageBreak/>
        <w:t>ORC-2 Placer Order Number (EI) 00216</w:t>
      </w:r>
    </w:p>
    <w:p w14:paraId="1679F75C" w14:textId="77777777" w:rsidR="00D84706" w:rsidRPr="001F42D3" w:rsidRDefault="00D84706" w:rsidP="005C1693">
      <w:pPr>
        <w:pStyle w:val="BodyText"/>
      </w:pPr>
      <w:r w:rsidRPr="001F42D3">
        <w:t>This field is the placer application's order number.</w:t>
      </w:r>
    </w:p>
    <w:p w14:paraId="601343F6" w14:textId="77777777" w:rsidR="00D84706" w:rsidRPr="001F42D3" w:rsidRDefault="00D84706" w:rsidP="005C1693">
      <w:pPr>
        <w:pStyle w:val="BodyText"/>
      </w:pPr>
      <w:r w:rsidRPr="001F42D3">
        <w:rPr>
          <w:b/>
          <w:bCs/>
        </w:rPr>
        <w:t>ORC-9   Date/Time of Transaction</w:t>
      </w:r>
    </w:p>
    <w:p w14:paraId="5E230F67" w14:textId="77777777" w:rsidR="00D84706" w:rsidRPr="001F42D3" w:rsidRDefault="00D84706" w:rsidP="005C1693">
      <w:pPr>
        <w:pStyle w:val="BodyText"/>
      </w:pPr>
      <w:r w:rsidRPr="001F42D3">
        <w:t xml:space="preserve">The time in this field should be the time the clinician initiated the program request, not the time the IOP generated the message. The IOC may use this field to determine if the request is stale or too old. </w:t>
      </w:r>
    </w:p>
    <w:p w14:paraId="0212D6DC" w14:textId="7E238049" w:rsidR="00D84706" w:rsidRPr="001F42D3" w:rsidRDefault="00D84706" w:rsidP="005C1693">
      <w:pPr>
        <w:pStyle w:val="BodyText"/>
      </w:pPr>
      <w:r w:rsidRPr="001F42D3">
        <w:t xml:space="preserve">See </w:t>
      </w:r>
      <w:r w:rsidR="006D613E" w:rsidRPr="001F42D3">
        <w:t>HL7</w:t>
      </w:r>
      <w:r w:rsidR="00995105" w:rsidRPr="001F42D3">
        <w:t xml:space="preserve"> </w:t>
      </w:r>
      <w:r w:rsidRPr="001F42D3">
        <w:t xml:space="preserve">V2.6 Section 4.5.1.9 for details. The </w:t>
      </w:r>
      <w:r w:rsidR="007E67D4" w:rsidRPr="001F42D3">
        <w:t>DEV TF</w:t>
      </w:r>
      <w:r w:rsidRPr="001F42D3">
        <w:t xml:space="preserve"> does not further constrain this field.</w:t>
      </w:r>
    </w:p>
    <w:p w14:paraId="27C973BD" w14:textId="77777777" w:rsidR="00D84706" w:rsidRPr="001F42D3" w:rsidRDefault="00D84706" w:rsidP="005C1693">
      <w:pPr>
        <w:pStyle w:val="BodyText"/>
      </w:pPr>
      <w:r w:rsidRPr="001F42D3">
        <w:rPr>
          <w:b/>
          <w:bCs/>
        </w:rPr>
        <w:t>ORC-19   Action By</w:t>
      </w:r>
    </w:p>
    <w:p w14:paraId="7669EDE1" w14:textId="77777777" w:rsidR="00D84706" w:rsidRPr="001F42D3" w:rsidRDefault="00D84706" w:rsidP="005F16F9">
      <w:pPr>
        <w:pStyle w:val="Components"/>
        <w:ind w:left="0" w:hanging="2"/>
      </w:pPr>
      <w:r w:rsidRPr="001F42D3">
        <w:t>Components: &lt;ID Number (ST)&gt; ^ &lt;Family Name (FN)&gt; ^ &lt;Given Name (ST)&gt; ^ &lt;Second and Further Given Names or Initials Thereof (ST)&gt; ^ &lt;Suffix (e.g., JR or III) (ST)&gt; ^ &lt;Prefix (e.g., DR) (ST)&gt; ^ &lt;DEPRECATED-Degree (e.g., MD) (IS)&gt; ^ &lt;Source Table (IS)&gt; ^ &lt;Assigning Authority (HD)&gt; ^ &lt;Name Type Code (ID)&gt; ^ &lt;Identifier Check Digit (ST)&gt; ^ &lt;Check Digit Scheme (ID)&gt; ^ &lt;Identifier Type Code (ID)&gt; ^ &lt;Assigning Facility (HD)&gt; ^ &lt;Name Representation Code (ID)&gt; ^ &lt;Name Context (CWE)&gt; ^ &lt;DEPRECATED-Name Validity Range (DR)&gt; ^ &lt;Name Assembly Order (ID)&gt; ^ &lt;Effective Date (DTM)&gt; ^ &lt;Expiration Date (DTM)&gt; ^ &lt;Professional Suffix (ST)&gt; ^ &lt;Assigning Jurisdiction (CWE)&gt; ^ &lt;Assigning Agency or Department (CWE)&gt;</w:t>
      </w:r>
    </w:p>
    <w:p w14:paraId="58D7C7E0" w14:textId="77777777" w:rsidR="00D84706" w:rsidRPr="001F42D3" w:rsidRDefault="00D84706" w:rsidP="005C1693">
      <w:pPr>
        <w:pStyle w:val="BodyText"/>
      </w:pPr>
      <w:r w:rsidRPr="001F42D3">
        <w:t>Definition: This field contains the identity of the caregiver who initiated the event.</w:t>
      </w:r>
    </w:p>
    <w:p w14:paraId="691BAF05" w14:textId="77777777" w:rsidR="00D84706" w:rsidRPr="001F42D3" w:rsidRDefault="00D84706" w:rsidP="005C1693">
      <w:pPr>
        <w:pStyle w:val="BodyText"/>
      </w:pPr>
      <w:r w:rsidRPr="001F42D3">
        <w:t xml:space="preserve">Subfield XCN-1 "ID number" is required for each identifier. </w:t>
      </w:r>
    </w:p>
    <w:p w14:paraId="66163A11" w14:textId="2AFA651C" w:rsidR="00F67594" w:rsidRPr="001F42D3" w:rsidRDefault="00D53FC4" w:rsidP="00B34AEB">
      <w:pPr>
        <w:pStyle w:val="Heading2"/>
        <w:numPr>
          <w:ilvl w:val="0"/>
          <w:numId w:val="0"/>
        </w:numPr>
        <w:rPr>
          <w:noProof w:val="0"/>
        </w:rPr>
      </w:pPr>
      <w:bookmarkStart w:id="1683" w:name="_Toc428881955"/>
      <w:bookmarkStart w:id="1684" w:name="_Toc428883244"/>
      <w:bookmarkStart w:id="1685" w:name="_Toc428883447"/>
      <w:bookmarkStart w:id="1686" w:name="_Toc428884959"/>
      <w:bookmarkStart w:id="1687" w:name="_Toc428889195"/>
      <w:bookmarkStart w:id="1688" w:name="_Toc429498870"/>
      <w:bookmarkStart w:id="1689" w:name="_Toc429499761"/>
      <w:bookmarkStart w:id="1690" w:name="_Toc429499992"/>
      <w:bookmarkStart w:id="1691" w:name="_Toc429730308"/>
      <w:bookmarkStart w:id="1692" w:name="_Toc428881956"/>
      <w:bookmarkStart w:id="1693" w:name="_Toc428883245"/>
      <w:bookmarkStart w:id="1694" w:name="_Toc428883448"/>
      <w:bookmarkStart w:id="1695" w:name="_Toc428884960"/>
      <w:bookmarkStart w:id="1696" w:name="_Toc428889196"/>
      <w:bookmarkStart w:id="1697" w:name="_Toc429498871"/>
      <w:bookmarkStart w:id="1698" w:name="_Toc429499762"/>
      <w:bookmarkStart w:id="1699" w:name="_Toc429499993"/>
      <w:bookmarkStart w:id="1700" w:name="_Toc429730309"/>
      <w:bookmarkStart w:id="1701" w:name="_Toc428881957"/>
      <w:bookmarkStart w:id="1702" w:name="_Toc428883246"/>
      <w:bookmarkStart w:id="1703" w:name="_Toc428883449"/>
      <w:bookmarkStart w:id="1704" w:name="_Toc428884961"/>
      <w:bookmarkStart w:id="1705" w:name="_Toc428889197"/>
      <w:bookmarkStart w:id="1706" w:name="_Toc429498872"/>
      <w:bookmarkStart w:id="1707" w:name="_Toc429499763"/>
      <w:bookmarkStart w:id="1708" w:name="_Toc429499994"/>
      <w:bookmarkStart w:id="1709" w:name="_Toc429730310"/>
      <w:bookmarkStart w:id="1710" w:name="_Ref429942609"/>
      <w:bookmarkStart w:id="1711" w:name="_Ref429942611"/>
      <w:bookmarkStart w:id="1712" w:name="_Ref429942669"/>
      <w:bookmarkStart w:id="1713" w:name="_Toc214889786"/>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r w:rsidRPr="001F42D3">
        <w:rPr>
          <w:noProof w:val="0"/>
        </w:rPr>
        <w:t xml:space="preserve">B.10 </w:t>
      </w:r>
      <w:r w:rsidR="00F67594" w:rsidRPr="001F42D3">
        <w:rPr>
          <w:noProof w:val="0"/>
        </w:rPr>
        <w:t>PRT Participation Information Segment</w:t>
      </w:r>
      <w:bookmarkEnd w:id="1681"/>
      <w:bookmarkEnd w:id="1710"/>
      <w:bookmarkEnd w:id="1711"/>
      <w:bookmarkEnd w:id="1712"/>
      <w:bookmarkEnd w:id="1713"/>
    </w:p>
    <w:p w14:paraId="6A319BCD" w14:textId="1097A70D" w:rsidR="0024732D" w:rsidRPr="001F42D3" w:rsidRDefault="0024732D" w:rsidP="005C1693">
      <w:pPr>
        <w:pStyle w:val="BodyText"/>
      </w:pPr>
      <w:r w:rsidRPr="001F42D3">
        <w:t xml:space="preserve">The PRT section is currently prescribed only in certain </w:t>
      </w:r>
      <w:r w:rsidR="00A429E5" w:rsidRPr="001F42D3">
        <w:t>transitions</w:t>
      </w:r>
      <w:r w:rsidRPr="001F42D3">
        <w:t xml:space="preserve"> in the ACM </w:t>
      </w:r>
      <w:r w:rsidR="00277D6B">
        <w:t>Profile</w:t>
      </w:r>
      <w:r w:rsidRPr="001F42D3">
        <w:t>, as follows.</w:t>
      </w:r>
      <w:r w:rsidR="007226F4" w:rsidRPr="001F42D3">
        <w:t xml:space="preserve"> In the future, it may be used to contain identifying information from the Unique Device Identification pattern of the US FDA</w:t>
      </w:r>
      <w:r w:rsidR="003F55BE" w:rsidRPr="001F42D3">
        <w:t>. (see Section B.10.3).</w:t>
      </w:r>
    </w:p>
    <w:p w14:paraId="7DBE838D" w14:textId="77777777" w:rsidR="00CD5A43" w:rsidRPr="001F42D3" w:rsidRDefault="00CD5A43" w:rsidP="004B2D77">
      <w:pPr>
        <w:pStyle w:val="BodyText"/>
      </w:pPr>
      <w:r w:rsidRPr="001F42D3">
        <w:t>The Participation Information segment contains the data necessary to add, update, correct, and delete from the record persons, organizations, or locations (participants) participating in the activity being transmitted.</w:t>
      </w:r>
    </w:p>
    <w:p w14:paraId="10C9AF36" w14:textId="67DC4B99" w:rsidR="00A4326F" w:rsidRPr="001F42D3" w:rsidRDefault="00A4326F" w:rsidP="004B2D77">
      <w:pPr>
        <w:pStyle w:val="BodyText"/>
      </w:pPr>
      <w:r w:rsidRPr="001F42D3">
        <w:t xml:space="preserve">The hierarchical positional location of the PRT segment within the </w:t>
      </w:r>
      <w:r w:rsidR="006D613E" w:rsidRPr="001F42D3">
        <w:t>HL7</w:t>
      </w:r>
      <w:r w:rsidR="00995105" w:rsidRPr="001F42D3">
        <w:t xml:space="preserve"> </w:t>
      </w:r>
      <w:r w:rsidRPr="001F42D3">
        <w:t>message indicates the relationship. When the segment is used following the OBR segment, then the participations relate to the relevant participations in the observation.</w:t>
      </w:r>
    </w:p>
    <w:p w14:paraId="24536F2E" w14:textId="17138B4B" w:rsidR="00CD5A43" w:rsidRPr="001F42D3" w:rsidRDefault="00CD5A43" w:rsidP="004B2D77">
      <w:pPr>
        <w:pStyle w:val="BodyText"/>
      </w:pPr>
      <w:r w:rsidRPr="001F42D3">
        <w:t xml:space="preserve">The base version of </w:t>
      </w:r>
      <w:r w:rsidR="006D613E" w:rsidRPr="001F42D3">
        <w:t>HL7</w:t>
      </w:r>
      <w:r w:rsidR="00995105" w:rsidRPr="001F42D3">
        <w:t xml:space="preserve"> </w:t>
      </w:r>
      <w:r w:rsidRPr="001F42D3">
        <w:t>for IHE PCD transactions is version 2.6. The PRT segment was not included in version 2.6, but rather was newly added in version 2.7</w:t>
      </w:r>
      <w:r w:rsidR="000967DE" w:rsidRPr="001F42D3">
        <w:t xml:space="preserve"> and extended significantly in version 2.8.2</w:t>
      </w:r>
      <w:r w:rsidRPr="001F42D3">
        <w:t xml:space="preserve">. </w:t>
      </w:r>
      <w:r w:rsidR="00D41741" w:rsidRPr="001F42D3">
        <w:t>To avoid unnecessary changes to other profiles, the IHE PCD Technical Committee determined that the base version would continue to be 2.6 for the present, but the PRT segment would draw on balloted later versions for needed semantics.</w:t>
      </w:r>
    </w:p>
    <w:p w14:paraId="05390B7B" w14:textId="24F05386" w:rsidR="00980552" w:rsidRPr="001F42D3" w:rsidRDefault="004B2D77" w:rsidP="005C1693">
      <w:pPr>
        <w:pStyle w:val="Heading3"/>
        <w:numPr>
          <w:ilvl w:val="0"/>
          <w:numId w:val="0"/>
        </w:numPr>
        <w:rPr>
          <w:noProof w:val="0"/>
        </w:rPr>
      </w:pPr>
      <w:bookmarkStart w:id="1714" w:name="_Toc214889787"/>
      <w:bookmarkStart w:id="1715" w:name="OLE_LINK6"/>
      <w:bookmarkStart w:id="1716" w:name="OLE_LINK41"/>
      <w:bookmarkStart w:id="1717" w:name="OLE_LINK48"/>
      <w:bookmarkStart w:id="1718" w:name="OLE_LINK49"/>
      <w:r w:rsidRPr="001F42D3">
        <w:rPr>
          <w:noProof w:val="0"/>
        </w:rPr>
        <w:t xml:space="preserve">B.10.1 </w:t>
      </w:r>
      <w:r w:rsidR="00980552" w:rsidRPr="001F42D3">
        <w:rPr>
          <w:noProof w:val="0"/>
        </w:rPr>
        <w:t>PRT Participation Information Segment in ACM Transaction [PCD-04]</w:t>
      </w:r>
      <w:bookmarkEnd w:id="1714"/>
    </w:p>
    <w:bookmarkEnd w:id="1715"/>
    <w:bookmarkEnd w:id="1716"/>
    <w:bookmarkEnd w:id="1717"/>
    <w:bookmarkEnd w:id="1718"/>
    <w:p w14:paraId="787A26DA" w14:textId="77777777" w:rsidR="00980552" w:rsidRPr="001F42D3" w:rsidRDefault="00980552" w:rsidP="005C1693">
      <w:pPr>
        <w:pStyle w:val="BodyText"/>
      </w:pPr>
      <w:r w:rsidRPr="001F42D3">
        <w:t xml:space="preserve">A Report Alert [PCD-04] transaction can optionally contain multiple occurrences of the Participation Information (PRT) segment to indicate additional alert notification recipients in addition to any alert notification recipients identified internally by the Alert Manager (AM). Use of the PRT segment is an extraction from HL7 v2.8. However, segment optionality and repeat </w:t>
      </w:r>
      <w:r w:rsidRPr="001F42D3">
        <w:lastRenderedPageBreak/>
        <w:t>indications are specific to the PCD-04 message. There is one recipient per PRT segment occurrence. The group of PRT segments optionally identifying the additional recipients is in the PCD-04 message after the OBR segment identifying the alert and before any OBX observation segments associated with the alert.</w:t>
      </w:r>
    </w:p>
    <w:p w14:paraId="013169BE" w14:textId="77777777" w:rsidR="00980552" w:rsidRPr="001F42D3" w:rsidRDefault="00980552" w:rsidP="005C1693">
      <w:pPr>
        <w:pStyle w:val="BodyText"/>
      </w:pPr>
      <w:r w:rsidRPr="001F42D3">
        <w:t>The content of a PRT segment shall resolve to an unambiguous single recipient, be it an identified person in PRT-5 or a communication endpoint device destination identified by its telecommunication address in PRT-15. If both PRT-5 and PRT-15 are populated the Alert Manager may send the alert notification to additional endpoint communication devices associated with the person identified in PRT-5.</w:t>
      </w:r>
    </w:p>
    <w:p w14:paraId="5FB24AE7" w14:textId="77777777" w:rsidR="00980552" w:rsidRPr="005C1693" w:rsidRDefault="00980552" w:rsidP="005C1693">
      <w:pPr>
        <w:pStyle w:val="BodyText"/>
        <w:rPr>
          <w:b/>
          <w:bCs/>
        </w:rPr>
      </w:pPr>
      <w:r w:rsidRPr="005C1693">
        <w:rPr>
          <w:b/>
          <w:bCs/>
        </w:rPr>
        <w:t>Use of OBX segment instance to filter PCD-05 transactions sent from AM to AR</w:t>
      </w:r>
    </w:p>
    <w:p w14:paraId="054DAF77" w14:textId="0AC7C8F3" w:rsidR="00980552" w:rsidRPr="001F42D3" w:rsidRDefault="00980552" w:rsidP="005C1693">
      <w:pPr>
        <w:pStyle w:val="BodyText"/>
      </w:pPr>
      <w:r w:rsidRPr="001F42D3">
        <w:t>In an ACM Report Alert [PCD-04] transaction an optional instance of the OBX segment with an OBX-3 Observation Identifier indication of MDC_</w:t>
      </w:r>
      <w:r w:rsidR="0028214A" w:rsidRPr="001F42D3">
        <w:t>ATTR_</w:t>
      </w:r>
      <w:r w:rsidRPr="001F42D3">
        <w:t xml:space="preserve">ALERT_DISSEM_STATUS_FILTER provides for communication of a filter to constrain the types alert dissemination status update Report Alert Status [PCD-05] transactions sent by the Alert Manager (AM) </w:t>
      </w:r>
      <w:r w:rsidR="00277D6B">
        <w:t>Actor</w:t>
      </w:r>
      <w:r w:rsidRPr="001F42D3">
        <w:t xml:space="preserve"> to the AR </w:t>
      </w:r>
      <w:r w:rsidR="00277D6B">
        <w:t>Actor</w:t>
      </w:r>
      <w:r w:rsidRPr="001F42D3">
        <w:t xml:space="preserve"> in response to the Alert Manager (AM) </w:t>
      </w:r>
      <w:r w:rsidR="00277D6B">
        <w:t>Actor</w:t>
      </w:r>
      <w:r w:rsidRPr="001F42D3">
        <w:t xml:space="preserve"> receiving Report Alert Dissemination Status [PCD-07] transactions from the Alert Communicator (AC) </w:t>
      </w:r>
      <w:r w:rsidR="00277D6B">
        <w:t>Actor</w:t>
      </w:r>
      <w:r w:rsidRPr="001F42D3">
        <w:t xml:space="preserve">. The value in OBX-5 Observation Value of the OBX instance is a recurrence of string data type values indicating the only alert dissemination status update Report Alert Status [PCD-05] transactions to be sent to the Alert Reporter (AR) </w:t>
      </w:r>
      <w:r w:rsidR="00277D6B">
        <w:t>Actor</w:t>
      </w:r>
      <w:r w:rsidRPr="001F42D3">
        <w:t xml:space="preserve"> by the Alert Manager (AM) </w:t>
      </w:r>
      <w:r w:rsidR="00277D6B">
        <w:t>Actor</w:t>
      </w:r>
      <w:r w:rsidR="001F42D3">
        <w:t xml:space="preserve">. </w:t>
      </w:r>
      <w:r w:rsidRPr="001F42D3">
        <w:t>The string values used in the filter are defined the Participation (PRT) segment values of the Report Alert Status [PCD-05] transaction</w:t>
      </w:r>
      <w:r w:rsidR="001F42D3">
        <w:t xml:space="preserve">. </w:t>
      </w:r>
      <w:r w:rsidRPr="001F42D3">
        <w:t xml:space="preserve">If the OBX-5 Observation Value field is empty then no Report Alert Status [PCD-05] transactions will be sent to the Alert Reporter (AR) by the Alert Manager (AM) </w:t>
      </w:r>
      <w:r w:rsidR="00277D6B">
        <w:t>Actor</w:t>
      </w:r>
      <w:r w:rsidRPr="001F42D3">
        <w:t xml:space="preserve"> in association with the carrying Report Alert [PCD-04] transaction</w:t>
      </w:r>
      <w:r w:rsidR="001F42D3">
        <w:t xml:space="preserve">. </w:t>
      </w:r>
      <w:r w:rsidRPr="001F42D3">
        <w:t xml:space="preserve">If there is no such indicating OBX segment instance in the Report Alert [PCD-04] transaction then the Alert Manager (AM) </w:t>
      </w:r>
      <w:r w:rsidR="00277D6B">
        <w:t>Actor</w:t>
      </w:r>
      <w:r w:rsidRPr="001F42D3">
        <w:t xml:space="preserve"> is not filtered and may send as many types of alert status indcating Report Alert Status [PCD-05] transactions as defined for the deployed Alert Manager (AM) </w:t>
      </w:r>
      <w:r w:rsidR="00277D6B">
        <w:t>Actor</w:t>
      </w:r>
      <w:r w:rsidRPr="001F42D3">
        <w:t>.</w:t>
      </w:r>
    </w:p>
    <w:p w14:paraId="10510D79" w14:textId="16036F96" w:rsidR="00980552" w:rsidRPr="001F42D3" w:rsidRDefault="00980552" w:rsidP="00980552">
      <w:pPr>
        <w:pStyle w:val="TableTitle"/>
      </w:pPr>
      <w:r w:rsidRPr="001F42D3">
        <w:t>Table B.</w:t>
      </w:r>
      <w:r w:rsidR="003F55BE" w:rsidRPr="001F42D3">
        <w:t>10</w:t>
      </w:r>
      <w:r w:rsidRPr="001F42D3">
        <w:t>.1-1: HL7 Attribute Table – PRT – Participation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97"/>
        <w:gridCol w:w="760"/>
        <w:gridCol w:w="772"/>
        <w:gridCol w:w="805"/>
        <w:gridCol w:w="921"/>
        <w:gridCol w:w="3578"/>
      </w:tblGrid>
      <w:tr w:rsidR="00980552" w:rsidRPr="001F42D3" w14:paraId="18685BD2" w14:textId="77777777" w:rsidTr="00234EA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07E9900" w14:textId="77777777" w:rsidR="00980552" w:rsidRPr="001F42D3" w:rsidRDefault="00980552" w:rsidP="00234EAB">
            <w:pPr>
              <w:pStyle w:val="TableEntryHeader"/>
            </w:pPr>
            <w:r w:rsidRPr="001F42D3">
              <w:t>SEQ</w:t>
            </w:r>
          </w:p>
        </w:tc>
        <w:tc>
          <w:tcPr>
            <w:tcW w:w="79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3C057C2" w14:textId="77777777" w:rsidR="00980552" w:rsidRPr="001F42D3" w:rsidRDefault="00980552" w:rsidP="00234EAB">
            <w:pPr>
              <w:pStyle w:val="TableEntryHeader"/>
            </w:pPr>
            <w:r w:rsidRPr="001F42D3">
              <w:t>LEN</w:t>
            </w:r>
          </w:p>
        </w:tc>
        <w:tc>
          <w:tcPr>
            <w:tcW w:w="7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4F3A79C" w14:textId="77777777" w:rsidR="00980552" w:rsidRPr="001F42D3" w:rsidRDefault="00980552" w:rsidP="00234EAB">
            <w:pPr>
              <w:pStyle w:val="TableEntryHeader"/>
            </w:pPr>
            <w:r w:rsidRPr="001F42D3">
              <w:t>DT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7271E85B" w14:textId="77777777" w:rsidR="00980552" w:rsidRPr="001F42D3" w:rsidRDefault="00980552" w:rsidP="00234EAB">
            <w:pPr>
              <w:pStyle w:val="TableEntryHeader"/>
            </w:pPr>
            <w:r w:rsidRPr="001F42D3">
              <w:t>OPT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6EBDF5A" w14:textId="77777777" w:rsidR="00980552" w:rsidRPr="001F42D3" w:rsidRDefault="00980552" w:rsidP="00234EAB">
            <w:pPr>
              <w:pStyle w:val="TableEntryHeader"/>
            </w:pPr>
            <w:r w:rsidRPr="001F42D3">
              <w:t>RP/#</w:t>
            </w:r>
          </w:p>
        </w:tc>
        <w:tc>
          <w:tcPr>
            <w:tcW w:w="9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1E42F92" w14:textId="77777777" w:rsidR="00980552" w:rsidRPr="001F42D3" w:rsidRDefault="00980552" w:rsidP="00234EAB">
            <w:pPr>
              <w:pStyle w:val="TableEntryHeader"/>
            </w:pPr>
            <w:r w:rsidRPr="001F42D3">
              <w:t>TBL#</w:t>
            </w:r>
          </w:p>
        </w:tc>
        <w:tc>
          <w:tcPr>
            <w:tcW w:w="357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A01F6DD" w14:textId="77777777" w:rsidR="00980552" w:rsidRPr="001F42D3" w:rsidRDefault="00980552" w:rsidP="00234EAB">
            <w:pPr>
              <w:pStyle w:val="TableEntryHeader"/>
            </w:pPr>
            <w:r w:rsidRPr="001F42D3">
              <w:t>ELEMENT NAME</w:t>
            </w:r>
          </w:p>
        </w:tc>
      </w:tr>
      <w:tr w:rsidR="00980552" w:rsidRPr="001F42D3" w14:paraId="256E6A18"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6975177" w14:textId="77777777" w:rsidR="00980552" w:rsidRPr="001F42D3" w:rsidRDefault="00980552" w:rsidP="00234EAB">
            <w:pPr>
              <w:pStyle w:val="TableEntry"/>
            </w:pPr>
            <w:r w:rsidRPr="001F42D3">
              <w:t>1</w:t>
            </w:r>
          </w:p>
        </w:tc>
        <w:tc>
          <w:tcPr>
            <w:tcW w:w="797" w:type="dxa"/>
            <w:tcBorders>
              <w:top w:val="single" w:sz="4" w:space="0" w:color="auto"/>
              <w:left w:val="single" w:sz="4" w:space="0" w:color="auto"/>
              <w:bottom w:val="single" w:sz="4" w:space="0" w:color="auto"/>
              <w:right w:val="single" w:sz="4" w:space="0" w:color="auto"/>
            </w:tcBorders>
            <w:vAlign w:val="center"/>
            <w:hideMark/>
          </w:tcPr>
          <w:p w14:paraId="261D3BB1" w14:textId="77777777" w:rsidR="00980552" w:rsidRPr="001F42D3" w:rsidRDefault="00980552" w:rsidP="00234EAB">
            <w:pPr>
              <w:pStyle w:val="TableEntry"/>
            </w:pPr>
            <w:r w:rsidRPr="001F42D3">
              <w:t>1..4</w:t>
            </w:r>
          </w:p>
        </w:tc>
        <w:tc>
          <w:tcPr>
            <w:tcW w:w="760" w:type="dxa"/>
            <w:tcBorders>
              <w:top w:val="single" w:sz="4" w:space="0" w:color="auto"/>
              <w:left w:val="single" w:sz="4" w:space="0" w:color="auto"/>
              <w:bottom w:val="single" w:sz="4" w:space="0" w:color="auto"/>
              <w:right w:val="single" w:sz="4" w:space="0" w:color="auto"/>
            </w:tcBorders>
            <w:vAlign w:val="center"/>
            <w:hideMark/>
          </w:tcPr>
          <w:p w14:paraId="4A87B9B6" w14:textId="77777777" w:rsidR="00980552" w:rsidRPr="001F42D3" w:rsidRDefault="00980552" w:rsidP="00234EAB">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53EC4EBC" w14:textId="77777777" w:rsidR="00980552" w:rsidRPr="001F42D3" w:rsidRDefault="00980552" w:rsidP="00234EAB">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957769"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012CD50"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C5B4B8F" w14:textId="77777777" w:rsidR="00980552" w:rsidRPr="001F42D3" w:rsidRDefault="00980552" w:rsidP="00234EAB">
            <w:pPr>
              <w:pStyle w:val="TableEntry"/>
            </w:pPr>
            <w:r w:rsidRPr="001F42D3">
              <w:t>Participation Instance ID</w:t>
            </w:r>
          </w:p>
        </w:tc>
      </w:tr>
      <w:tr w:rsidR="00980552" w:rsidRPr="001F42D3" w14:paraId="07CC96F0"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7E8D697" w14:textId="77777777" w:rsidR="00980552" w:rsidRPr="001F42D3" w:rsidRDefault="00980552" w:rsidP="00234EAB">
            <w:pPr>
              <w:pStyle w:val="TableEntry"/>
            </w:pPr>
            <w:r w:rsidRPr="001F42D3">
              <w:t>2</w:t>
            </w:r>
          </w:p>
        </w:tc>
        <w:tc>
          <w:tcPr>
            <w:tcW w:w="797" w:type="dxa"/>
            <w:tcBorders>
              <w:top w:val="single" w:sz="4" w:space="0" w:color="auto"/>
              <w:left w:val="single" w:sz="4" w:space="0" w:color="auto"/>
              <w:bottom w:val="single" w:sz="4" w:space="0" w:color="auto"/>
              <w:right w:val="single" w:sz="4" w:space="0" w:color="auto"/>
            </w:tcBorders>
            <w:vAlign w:val="center"/>
            <w:hideMark/>
          </w:tcPr>
          <w:p w14:paraId="5A7D175A" w14:textId="77777777" w:rsidR="00980552" w:rsidRPr="001F42D3" w:rsidRDefault="00980552" w:rsidP="00234EAB">
            <w:pPr>
              <w:pStyle w:val="TableEntry"/>
            </w:pPr>
            <w:r w:rsidRPr="001F42D3">
              <w:t>2..2</w:t>
            </w:r>
          </w:p>
        </w:tc>
        <w:tc>
          <w:tcPr>
            <w:tcW w:w="760" w:type="dxa"/>
            <w:tcBorders>
              <w:top w:val="single" w:sz="4" w:space="0" w:color="auto"/>
              <w:left w:val="single" w:sz="4" w:space="0" w:color="auto"/>
              <w:bottom w:val="single" w:sz="4" w:space="0" w:color="auto"/>
              <w:right w:val="single" w:sz="4" w:space="0" w:color="auto"/>
            </w:tcBorders>
            <w:vAlign w:val="center"/>
            <w:hideMark/>
          </w:tcPr>
          <w:p w14:paraId="0BF5AFE4" w14:textId="77777777" w:rsidR="00980552" w:rsidRPr="001F42D3" w:rsidRDefault="00980552" w:rsidP="00234EAB">
            <w:pPr>
              <w:pStyle w:val="TableEntry"/>
            </w:pPr>
            <w:r w:rsidRPr="001F42D3">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B696949" w14:textId="77777777" w:rsidR="00980552" w:rsidRPr="001F42D3" w:rsidRDefault="00980552" w:rsidP="00234EAB">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45F8FCD8"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7C08D6E3" w14:textId="77777777" w:rsidR="00980552" w:rsidRPr="001F42D3" w:rsidRDefault="00980552" w:rsidP="00234EAB">
            <w:pPr>
              <w:pStyle w:val="TableEntry"/>
            </w:pPr>
            <w:r w:rsidRPr="001F42D3">
              <w:t>0287</w:t>
            </w:r>
          </w:p>
        </w:tc>
        <w:tc>
          <w:tcPr>
            <w:tcW w:w="3578" w:type="dxa"/>
            <w:tcBorders>
              <w:top w:val="single" w:sz="4" w:space="0" w:color="auto"/>
              <w:left w:val="single" w:sz="4" w:space="0" w:color="auto"/>
              <w:bottom w:val="single" w:sz="4" w:space="0" w:color="auto"/>
              <w:right w:val="single" w:sz="4" w:space="0" w:color="auto"/>
            </w:tcBorders>
            <w:vAlign w:val="center"/>
            <w:hideMark/>
          </w:tcPr>
          <w:p w14:paraId="7A28BC4C" w14:textId="77777777" w:rsidR="00980552" w:rsidRPr="001F42D3" w:rsidRDefault="00980552" w:rsidP="00234EAB">
            <w:pPr>
              <w:pStyle w:val="TableEntry"/>
            </w:pPr>
            <w:r w:rsidRPr="001F42D3">
              <w:t>Action Code</w:t>
            </w:r>
          </w:p>
        </w:tc>
      </w:tr>
      <w:tr w:rsidR="00980552" w:rsidRPr="001F42D3" w14:paraId="0C027E5C"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C73B3F" w14:textId="77777777" w:rsidR="00980552" w:rsidRPr="001F42D3" w:rsidRDefault="00980552" w:rsidP="00234EAB">
            <w:pPr>
              <w:pStyle w:val="TableEntry"/>
            </w:pPr>
            <w:r w:rsidRPr="001F42D3">
              <w:t>3</w:t>
            </w:r>
          </w:p>
        </w:tc>
        <w:tc>
          <w:tcPr>
            <w:tcW w:w="797" w:type="dxa"/>
            <w:tcBorders>
              <w:top w:val="single" w:sz="4" w:space="0" w:color="auto"/>
              <w:left w:val="single" w:sz="4" w:space="0" w:color="auto"/>
              <w:bottom w:val="single" w:sz="4" w:space="0" w:color="auto"/>
              <w:right w:val="single" w:sz="4" w:space="0" w:color="auto"/>
            </w:tcBorders>
            <w:vAlign w:val="center"/>
          </w:tcPr>
          <w:p w14:paraId="4C38B35B"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645913C" w14:textId="77777777" w:rsidR="00980552" w:rsidRPr="001F42D3" w:rsidRDefault="00980552" w:rsidP="00234EAB">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5E18935"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8598AFF"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E36432E"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2BC4728" w14:textId="77777777" w:rsidR="00980552" w:rsidRPr="001F42D3" w:rsidRDefault="00980552" w:rsidP="00234EAB">
            <w:pPr>
              <w:pStyle w:val="TableEntry"/>
            </w:pPr>
            <w:r w:rsidRPr="001F42D3">
              <w:t>Action Reason</w:t>
            </w:r>
          </w:p>
        </w:tc>
      </w:tr>
      <w:tr w:rsidR="00980552" w:rsidRPr="001F42D3" w14:paraId="4EA8B95A"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6B64512" w14:textId="77777777" w:rsidR="00980552" w:rsidRPr="001F42D3" w:rsidRDefault="00980552" w:rsidP="00234EAB">
            <w:pPr>
              <w:pStyle w:val="TableEntry"/>
            </w:pPr>
            <w:r w:rsidRPr="001F42D3">
              <w:t>4</w:t>
            </w:r>
          </w:p>
        </w:tc>
        <w:tc>
          <w:tcPr>
            <w:tcW w:w="797" w:type="dxa"/>
            <w:tcBorders>
              <w:top w:val="single" w:sz="4" w:space="0" w:color="auto"/>
              <w:left w:val="single" w:sz="4" w:space="0" w:color="auto"/>
              <w:bottom w:val="single" w:sz="4" w:space="0" w:color="auto"/>
              <w:right w:val="single" w:sz="4" w:space="0" w:color="auto"/>
            </w:tcBorders>
            <w:vAlign w:val="center"/>
          </w:tcPr>
          <w:p w14:paraId="2984B679"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358FC92" w14:textId="77777777" w:rsidR="00980552" w:rsidRPr="001F42D3" w:rsidRDefault="00980552" w:rsidP="00234EAB">
            <w:pPr>
              <w:pStyle w:val="TableEntry"/>
            </w:pPr>
            <w:r w:rsidRPr="001F42D3">
              <w:t>CEW</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E6B37" w14:textId="77777777" w:rsidR="00980552" w:rsidRPr="001F42D3" w:rsidRDefault="00980552" w:rsidP="00234EAB">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5AC418B0"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2FF3ED82" w14:textId="77777777" w:rsidR="00980552" w:rsidRPr="001F42D3" w:rsidRDefault="00980552" w:rsidP="00234EAB">
            <w:pPr>
              <w:pStyle w:val="TableEntry"/>
            </w:pPr>
            <w:r w:rsidRPr="001F42D3">
              <w:t>0912</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BEB5856" w14:textId="77777777" w:rsidR="00980552" w:rsidRPr="001F42D3" w:rsidRDefault="00980552" w:rsidP="00234EAB">
            <w:pPr>
              <w:pStyle w:val="TableEntry"/>
            </w:pPr>
            <w:r w:rsidRPr="001F42D3">
              <w:t>Participation</w:t>
            </w:r>
          </w:p>
        </w:tc>
      </w:tr>
      <w:tr w:rsidR="00980552" w:rsidRPr="001F42D3" w14:paraId="2AEA891C"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9DB90EE" w14:textId="77777777" w:rsidR="00980552" w:rsidRPr="001F42D3" w:rsidRDefault="00980552" w:rsidP="00234EAB">
            <w:pPr>
              <w:pStyle w:val="TableEntry"/>
            </w:pPr>
            <w:r w:rsidRPr="001F42D3">
              <w:t>5</w:t>
            </w:r>
          </w:p>
        </w:tc>
        <w:tc>
          <w:tcPr>
            <w:tcW w:w="797" w:type="dxa"/>
            <w:tcBorders>
              <w:top w:val="single" w:sz="4" w:space="0" w:color="auto"/>
              <w:left w:val="single" w:sz="4" w:space="0" w:color="auto"/>
              <w:bottom w:val="single" w:sz="4" w:space="0" w:color="auto"/>
              <w:right w:val="single" w:sz="4" w:space="0" w:color="auto"/>
            </w:tcBorders>
            <w:vAlign w:val="center"/>
          </w:tcPr>
          <w:p w14:paraId="3753CF21"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53E0892" w14:textId="77777777" w:rsidR="00980552" w:rsidRPr="001F42D3" w:rsidRDefault="00980552" w:rsidP="00234EAB">
            <w:pPr>
              <w:pStyle w:val="TableEntry"/>
            </w:pPr>
            <w:r w:rsidRPr="001F42D3">
              <w:t>XCN</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B8BE0" w14:textId="77777777" w:rsidR="00980552" w:rsidRPr="001F42D3" w:rsidRDefault="00980552" w:rsidP="00234EAB">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1EB1E"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4F5901A"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BA603BE" w14:textId="77777777" w:rsidR="00980552" w:rsidRPr="001F42D3" w:rsidRDefault="00980552" w:rsidP="00234EAB">
            <w:pPr>
              <w:pStyle w:val="TableEntry"/>
            </w:pPr>
            <w:r w:rsidRPr="001F42D3">
              <w:t>Participation Person</w:t>
            </w:r>
          </w:p>
        </w:tc>
      </w:tr>
      <w:tr w:rsidR="00980552" w:rsidRPr="001F42D3" w14:paraId="15C2AF65"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29ABF08" w14:textId="77777777" w:rsidR="00980552" w:rsidRPr="001F42D3" w:rsidRDefault="00980552" w:rsidP="00234EAB">
            <w:pPr>
              <w:pStyle w:val="TableEntry"/>
            </w:pPr>
            <w:r w:rsidRPr="001F42D3">
              <w:t>6</w:t>
            </w:r>
          </w:p>
        </w:tc>
        <w:tc>
          <w:tcPr>
            <w:tcW w:w="797" w:type="dxa"/>
            <w:tcBorders>
              <w:top w:val="single" w:sz="4" w:space="0" w:color="auto"/>
              <w:left w:val="single" w:sz="4" w:space="0" w:color="auto"/>
              <w:bottom w:val="single" w:sz="4" w:space="0" w:color="auto"/>
              <w:right w:val="single" w:sz="4" w:space="0" w:color="auto"/>
            </w:tcBorders>
            <w:vAlign w:val="center"/>
          </w:tcPr>
          <w:p w14:paraId="059F50CE"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BEB9979" w14:textId="77777777" w:rsidR="00980552" w:rsidRPr="001F42D3" w:rsidRDefault="00980552" w:rsidP="00234EAB">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6B8EFD"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41595AE0"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C000A7C"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89EF8FC" w14:textId="77777777" w:rsidR="00980552" w:rsidRPr="001F42D3" w:rsidRDefault="00980552" w:rsidP="00234EAB">
            <w:pPr>
              <w:pStyle w:val="TableEntry"/>
            </w:pPr>
            <w:r w:rsidRPr="001F42D3">
              <w:t>Participation Person Provider Type</w:t>
            </w:r>
          </w:p>
        </w:tc>
      </w:tr>
      <w:tr w:rsidR="00980552" w:rsidRPr="001F42D3" w14:paraId="5939E010"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8CF72FB" w14:textId="77777777" w:rsidR="00980552" w:rsidRPr="001F42D3" w:rsidRDefault="00980552" w:rsidP="00234EAB">
            <w:pPr>
              <w:pStyle w:val="TableEntry"/>
            </w:pPr>
            <w:r w:rsidRPr="001F42D3">
              <w:t>7</w:t>
            </w:r>
          </w:p>
        </w:tc>
        <w:tc>
          <w:tcPr>
            <w:tcW w:w="797" w:type="dxa"/>
            <w:tcBorders>
              <w:top w:val="single" w:sz="4" w:space="0" w:color="auto"/>
              <w:left w:val="single" w:sz="4" w:space="0" w:color="auto"/>
              <w:bottom w:val="single" w:sz="4" w:space="0" w:color="auto"/>
              <w:right w:val="single" w:sz="4" w:space="0" w:color="auto"/>
            </w:tcBorders>
            <w:vAlign w:val="center"/>
          </w:tcPr>
          <w:p w14:paraId="797AF759"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D700E4F" w14:textId="77777777" w:rsidR="00980552" w:rsidRPr="001F42D3" w:rsidRDefault="00980552" w:rsidP="00234EAB">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4EE1EC00"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4C27AD37"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292D026E" w14:textId="77777777" w:rsidR="00980552" w:rsidRPr="001F42D3" w:rsidRDefault="00980552" w:rsidP="00234EAB">
            <w:pPr>
              <w:pStyle w:val="TableEntry"/>
            </w:pPr>
            <w:r w:rsidRPr="001F42D3">
              <w:t>0406</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EC2FB92" w14:textId="77777777" w:rsidR="00980552" w:rsidRPr="001F42D3" w:rsidRDefault="00980552" w:rsidP="00234EAB">
            <w:pPr>
              <w:pStyle w:val="TableEntry"/>
            </w:pPr>
            <w:r w:rsidRPr="001F42D3">
              <w:t>Participation Organization Unit Type</w:t>
            </w:r>
          </w:p>
        </w:tc>
      </w:tr>
      <w:tr w:rsidR="00980552" w:rsidRPr="001F42D3" w14:paraId="7F7C1B69"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C559F5B" w14:textId="77777777" w:rsidR="00980552" w:rsidRPr="001F42D3" w:rsidRDefault="00980552" w:rsidP="00234EAB">
            <w:pPr>
              <w:pStyle w:val="TableEntry"/>
            </w:pPr>
            <w:r w:rsidRPr="001F42D3">
              <w:t>8</w:t>
            </w:r>
          </w:p>
        </w:tc>
        <w:tc>
          <w:tcPr>
            <w:tcW w:w="797" w:type="dxa"/>
            <w:tcBorders>
              <w:top w:val="single" w:sz="4" w:space="0" w:color="auto"/>
              <w:left w:val="single" w:sz="4" w:space="0" w:color="auto"/>
              <w:bottom w:val="single" w:sz="4" w:space="0" w:color="auto"/>
              <w:right w:val="single" w:sz="4" w:space="0" w:color="auto"/>
            </w:tcBorders>
            <w:vAlign w:val="center"/>
          </w:tcPr>
          <w:p w14:paraId="1BCF1BDC"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36C8A6E" w14:textId="77777777" w:rsidR="00980552" w:rsidRPr="001F42D3" w:rsidRDefault="00980552" w:rsidP="00234EAB">
            <w:pPr>
              <w:pStyle w:val="TableEntry"/>
            </w:pPr>
            <w:r w:rsidRPr="001F42D3">
              <w:t>XON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607910D"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47991"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42C85AFC"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B574EF0" w14:textId="77777777" w:rsidR="00980552" w:rsidRPr="001F42D3" w:rsidRDefault="00980552" w:rsidP="00234EAB">
            <w:pPr>
              <w:pStyle w:val="TableEntry"/>
            </w:pPr>
            <w:r w:rsidRPr="001F42D3">
              <w:t>Participation Organization</w:t>
            </w:r>
          </w:p>
        </w:tc>
      </w:tr>
      <w:tr w:rsidR="00980552" w:rsidRPr="001F42D3" w14:paraId="0151D552"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7347D42" w14:textId="77777777" w:rsidR="00980552" w:rsidRPr="001F42D3" w:rsidRDefault="00980552" w:rsidP="00234EAB">
            <w:pPr>
              <w:pStyle w:val="TableEntry"/>
            </w:pPr>
            <w:r w:rsidRPr="001F42D3">
              <w:t>9</w:t>
            </w:r>
          </w:p>
        </w:tc>
        <w:tc>
          <w:tcPr>
            <w:tcW w:w="797" w:type="dxa"/>
            <w:tcBorders>
              <w:top w:val="single" w:sz="4" w:space="0" w:color="auto"/>
              <w:left w:val="single" w:sz="4" w:space="0" w:color="auto"/>
              <w:bottom w:val="single" w:sz="4" w:space="0" w:color="auto"/>
              <w:right w:val="single" w:sz="4" w:space="0" w:color="auto"/>
            </w:tcBorders>
            <w:vAlign w:val="center"/>
          </w:tcPr>
          <w:p w14:paraId="13B63F65"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1AAC72E" w14:textId="77777777" w:rsidR="00980552" w:rsidRPr="001F42D3" w:rsidRDefault="00980552" w:rsidP="00234EAB">
            <w:pPr>
              <w:pStyle w:val="TableEntry"/>
            </w:pPr>
            <w:r w:rsidRPr="001F42D3">
              <w:t>PL</w:t>
            </w:r>
          </w:p>
        </w:tc>
        <w:tc>
          <w:tcPr>
            <w:tcW w:w="0" w:type="auto"/>
            <w:tcBorders>
              <w:top w:val="single" w:sz="4" w:space="0" w:color="auto"/>
              <w:left w:val="single" w:sz="4" w:space="0" w:color="auto"/>
              <w:bottom w:val="single" w:sz="4" w:space="0" w:color="auto"/>
              <w:right w:val="single" w:sz="4" w:space="0" w:color="auto"/>
            </w:tcBorders>
            <w:vAlign w:val="center"/>
            <w:hideMark/>
          </w:tcPr>
          <w:p w14:paraId="1FA8001C"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90831"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A5C075B"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79319CF" w14:textId="77777777" w:rsidR="00980552" w:rsidRPr="001F42D3" w:rsidRDefault="00980552" w:rsidP="00234EAB">
            <w:pPr>
              <w:pStyle w:val="TableEntry"/>
            </w:pPr>
            <w:r w:rsidRPr="001F42D3">
              <w:t>Participation Location</w:t>
            </w:r>
          </w:p>
        </w:tc>
      </w:tr>
      <w:tr w:rsidR="00980552" w:rsidRPr="001F42D3" w14:paraId="364DA25D"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B716A54" w14:textId="77777777" w:rsidR="00980552" w:rsidRPr="001F42D3" w:rsidRDefault="00980552" w:rsidP="00234EAB">
            <w:pPr>
              <w:pStyle w:val="TableEntry"/>
            </w:pPr>
            <w:r w:rsidRPr="001F42D3">
              <w:t>10</w:t>
            </w:r>
          </w:p>
        </w:tc>
        <w:tc>
          <w:tcPr>
            <w:tcW w:w="797" w:type="dxa"/>
            <w:tcBorders>
              <w:top w:val="single" w:sz="4" w:space="0" w:color="auto"/>
              <w:left w:val="single" w:sz="4" w:space="0" w:color="auto"/>
              <w:bottom w:val="single" w:sz="4" w:space="0" w:color="auto"/>
              <w:right w:val="single" w:sz="4" w:space="0" w:color="auto"/>
            </w:tcBorders>
            <w:vAlign w:val="center"/>
          </w:tcPr>
          <w:p w14:paraId="0908F38F"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7746820" w14:textId="77777777" w:rsidR="00980552" w:rsidRPr="001F42D3" w:rsidRDefault="00980552" w:rsidP="00234EAB">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07CB6FCA"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C5BE5"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7DAE2CEA"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DFE0D36" w14:textId="77777777" w:rsidR="00980552" w:rsidRPr="001F42D3" w:rsidRDefault="00980552" w:rsidP="00234EAB">
            <w:pPr>
              <w:pStyle w:val="TableEntry"/>
            </w:pPr>
            <w:r w:rsidRPr="001F42D3">
              <w:t>Participation Device</w:t>
            </w:r>
          </w:p>
        </w:tc>
      </w:tr>
      <w:tr w:rsidR="00980552" w:rsidRPr="001F42D3" w14:paraId="4331BDD7"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B5AAA24" w14:textId="77777777" w:rsidR="00980552" w:rsidRPr="001F42D3" w:rsidRDefault="00980552" w:rsidP="00234EAB">
            <w:pPr>
              <w:pStyle w:val="TableEntry"/>
            </w:pPr>
            <w:r w:rsidRPr="001F42D3">
              <w:lastRenderedPageBreak/>
              <w:t>11</w:t>
            </w:r>
          </w:p>
        </w:tc>
        <w:tc>
          <w:tcPr>
            <w:tcW w:w="797" w:type="dxa"/>
            <w:tcBorders>
              <w:top w:val="single" w:sz="4" w:space="0" w:color="auto"/>
              <w:left w:val="single" w:sz="4" w:space="0" w:color="auto"/>
              <w:bottom w:val="single" w:sz="4" w:space="0" w:color="auto"/>
              <w:right w:val="single" w:sz="4" w:space="0" w:color="auto"/>
            </w:tcBorders>
            <w:vAlign w:val="center"/>
          </w:tcPr>
          <w:p w14:paraId="403E178C"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91A21FD" w14:textId="77777777" w:rsidR="00980552" w:rsidRPr="001F42D3" w:rsidRDefault="00980552" w:rsidP="00234EAB">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6A96AF5D"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31D2756D"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1EFACFD"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2CC5050" w14:textId="77777777" w:rsidR="00980552" w:rsidRPr="001F42D3" w:rsidRDefault="00980552" w:rsidP="00234EAB">
            <w:pPr>
              <w:pStyle w:val="TableEntry"/>
            </w:pPr>
            <w:r w:rsidRPr="001F42D3">
              <w:t>Participation Begin Date/Time (arrival Time)</w:t>
            </w:r>
          </w:p>
        </w:tc>
      </w:tr>
      <w:tr w:rsidR="00980552" w:rsidRPr="001F42D3" w14:paraId="63B2FA7D"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64CC475" w14:textId="77777777" w:rsidR="00980552" w:rsidRPr="001F42D3" w:rsidRDefault="00980552" w:rsidP="00234EAB">
            <w:pPr>
              <w:pStyle w:val="TableEntry"/>
            </w:pPr>
            <w:r w:rsidRPr="001F42D3">
              <w:t>12</w:t>
            </w:r>
          </w:p>
        </w:tc>
        <w:tc>
          <w:tcPr>
            <w:tcW w:w="797" w:type="dxa"/>
            <w:tcBorders>
              <w:top w:val="single" w:sz="4" w:space="0" w:color="auto"/>
              <w:left w:val="single" w:sz="4" w:space="0" w:color="auto"/>
              <w:bottom w:val="single" w:sz="4" w:space="0" w:color="auto"/>
              <w:right w:val="single" w:sz="4" w:space="0" w:color="auto"/>
            </w:tcBorders>
            <w:vAlign w:val="center"/>
          </w:tcPr>
          <w:p w14:paraId="2A19B72A"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379486FF" w14:textId="77777777" w:rsidR="00980552" w:rsidRPr="001F42D3" w:rsidRDefault="00980552" w:rsidP="00234EAB">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580BBC14"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53B2421"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58E5F029"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83B3D80" w14:textId="77777777" w:rsidR="00980552" w:rsidRPr="001F42D3" w:rsidRDefault="00980552" w:rsidP="00234EAB">
            <w:pPr>
              <w:pStyle w:val="TableEntry"/>
            </w:pPr>
            <w:r w:rsidRPr="001F42D3">
              <w:t>Participation End Date/Time (departure time)</w:t>
            </w:r>
          </w:p>
        </w:tc>
      </w:tr>
      <w:tr w:rsidR="00980552" w:rsidRPr="001F42D3" w14:paraId="59FC2021"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4086F1" w14:textId="77777777" w:rsidR="00980552" w:rsidRPr="001F42D3" w:rsidRDefault="00980552" w:rsidP="00234EAB">
            <w:pPr>
              <w:pStyle w:val="TableEntry"/>
            </w:pPr>
            <w:r w:rsidRPr="001F42D3">
              <w:t>13</w:t>
            </w:r>
          </w:p>
        </w:tc>
        <w:tc>
          <w:tcPr>
            <w:tcW w:w="797" w:type="dxa"/>
            <w:tcBorders>
              <w:top w:val="single" w:sz="4" w:space="0" w:color="auto"/>
              <w:left w:val="single" w:sz="4" w:space="0" w:color="auto"/>
              <w:bottom w:val="single" w:sz="4" w:space="0" w:color="auto"/>
              <w:right w:val="single" w:sz="4" w:space="0" w:color="auto"/>
            </w:tcBorders>
            <w:vAlign w:val="center"/>
          </w:tcPr>
          <w:p w14:paraId="1A85BD38"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17B8D5E1" w14:textId="77777777" w:rsidR="00980552" w:rsidRPr="001F42D3" w:rsidRDefault="00980552" w:rsidP="00234EAB">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F1C59F"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E373708" w14:textId="77777777" w:rsidR="00980552" w:rsidRPr="001F42D3" w:rsidRDefault="00980552" w:rsidP="00234EAB">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074718AF"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D8A9ED5" w14:textId="77777777" w:rsidR="00980552" w:rsidRPr="001F42D3" w:rsidRDefault="00980552" w:rsidP="00234EAB">
            <w:pPr>
              <w:pStyle w:val="TableEntry"/>
            </w:pPr>
            <w:r w:rsidRPr="001F42D3">
              <w:t>Participation Qualitative Duration</w:t>
            </w:r>
          </w:p>
        </w:tc>
      </w:tr>
      <w:tr w:rsidR="00980552" w:rsidRPr="001F42D3" w14:paraId="746F12A8"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696828" w14:textId="77777777" w:rsidR="00980552" w:rsidRPr="001F42D3" w:rsidRDefault="00980552" w:rsidP="00234EAB">
            <w:pPr>
              <w:pStyle w:val="TableEntry"/>
            </w:pPr>
            <w:r w:rsidRPr="001F42D3">
              <w:t>14</w:t>
            </w:r>
          </w:p>
        </w:tc>
        <w:tc>
          <w:tcPr>
            <w:tcW w:w="797" w:type="dxa"/>
            <w:tcBorders>
              <w:top w:val="single" w:sz="4" w:space="0" w:color="auto"/>
              <w:left w:val="single" w:sz="4" w:space="0" w:color="auto"/>
              <w:bottom w:val="single" w:sz="4" w:space="0" w:color="auto"/>
              <w:right w:val="single" w:sz="4" w:space="0" w:color="auto"/>
            </w:tcBorders>
            <w:vAlign w:val="center"/>
          </w:tcPr>
          <w:p w14:paraId="3ECD9C06"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0E775AF" w14:textId="77777777" w:rsidR="00980552" w:rsidRPr="001F42D3" w:rsidRDefault="00980552" w:rsidP="00234EAB">
            <w:pPr>
              <w:pStyle w:val="TableEntry"/>
            </w:pPr>
            <w:r w:rsidRPr="001F42D3">
              <w:t>XAD</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A9CCD" w14:textId="77777777" w:rsidR="00980552" w:rsidRPr="001F42D3" w:rsidRDefault="00980552" w:rsidP="00234EAB">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187E69C6"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44AC89CD"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A2F5225" w14:textId="77777777" w:rsidR="00980552" w:rsidRPr="001F42D3" w:rsidRDefault="00980552" w:rsidP="00234EAB">
            <w:pPr>
              <w:pStyle w:val="TableEntry"/>
            </w:pPr>
            <w:r w:rsidRPr="001F42D3">
              <w:t>Participation Address</w:t>
            </w:r>
          </w:p>
        </w:tc>
      </w:tr>
      <w:tr w:rsidR="00980552" w:rsidRPr="001F42D3" w14:paraId="528708AC"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42BA03B" w14:textId="77777777" w:rsidR="00980552" w:rsidRPr="001F42D3" w:rsidRDefault="00980552" w:rsidP="00234EAB">
            <w:pPr>
              <w:pStyle w:val="TableEntry"/>
            </w:pPr>
            <w:r w:rsidRPr="001F42D3">
              <w:t>15</w:t>
            </w:r>
          </w:p>
        </w:tc>
        <w:tc>
          <w:tcPr>
            <w:tcW w:w="797" w:type="dxa"/>
            <w:tcBorders>
              <w:top w:val="single" w:sz="4" w:space="0" w:color="auto"/>
              <w:left w:val="single" w:sz="4" w:space="0" w:color="auto"/>
              <w:bottom w:val="single" w:sz="4" w:space="0" w:color="auto"/>
              <w:right w:val="single" w:sz="4" w:space="0" w:color="auto"/>
            </w:tcBorders>
            <w:vAlign w:val="center"/>
          </w:tcPr>
          <w:p w14:paraId="78AED22B" w14:textId="77777777" w:rsidR="00980552" w:rsidRPr="001F42D3" w:rsidRDefault="00980552" w:rsidP="00234EAB">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5C1BA8C" w14:textId="77777777" w:rsidR="00980552" w:rsidRPr="001F42D3" w:rsidRDefault="00980552" w:rsidP="00234EAB">
            <w:pPr>
              <w:pStyle w:val="TableEntry"/>
            </w:pPr>
            <w:r w:rsidRPr="001F42D3">
              <w:t>XTN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E81AC" w14:textId="77777777" w:rsidR="00980552" w:rsidRPr="001F42D3" w:rsidRDefault="00980552" w:rsidP="00234EAB">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31618425" w14:textId="77777777" w:rsidR="00980552" w:rsidRPr="001F42D3" w:rsidRDefault="00980552" w:rsidP="00234EAB">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05173F0F" w14:textId="77777777" w:rsidR="00980552" w:rsidRPr="001F42D3" w:rsidRDefault="00980552" w:rsidP="00234EAB">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67DADE17" w14:textId="77777777" w:rsidR="00980552" w:rsidRPr="001F42D3" w:rsidRDefault="00980552" w:rsidP="00234EAB">
            <w:pPr>
              <w:pStyle w:val="TableEntry"/>
            </w:pPr>
            <w:r w:rsidRPr="001F42D3">
              <w:t>Participation Telecommunication Address</w:t>
            </w:r>
          </w:p>
        </w:tc>
      </w:tr>
    </w:tbl>
    <w:p w14:paraId="2164930A" w14:textId="77777777" w:rsidR="00980552" w:rsidRPr="001F42D3" w:rsidRDefault="00980552" w:rsidP="00980552">
      <w:pPr>
        <w:pStyle w:val="BodyText"/>
      </w:pPr>
    </w:p>
    <w:p w14:paraId="2A69B755" w14:textId="77777777" w:rsidR="00980552" w:rsidRPr="005C1693" w:rsidRDefault="00980552" w:rsidP="005C1693">
      <w:pPr>
        <w:pStyle w:val="BodyText"/>
      </w:pPr>
      <w:r w:rsidRPr="005C1693">
        <w:rPr>
          <w:b/>
          <w:bCs/>
        </w:rPr>
        <w:t>PRT-1 Participation Instance ID (EI) 02379</w:t>
      </w:r>
    </w:p>
    <w:p w14:paraId="34AB0368" w14:textId="77777777" w:rsidR="00980552" w:rsidRPr="001F42D3" w:rsidRDefault="00980552" w:rsidP="005C1693">
      <w:pPr>
        <w:pStyle w:val="BodyText"/>
      </w:pPr>
      <w:r w:rsidRPr="001F42D3">
        <w:t>This field contains a unique identifier of the specific participation record.</w:t>
      </w:r>
    </w:p>
    <w:p w14:paraId="1FAE8A38" w14:textId="77777777" w:rsidR="00980552" w:rsidRPr="001F42D3" w:rsidRDefault="00980552" w:rsidP="005C1693">
      <w:pPr>
        <w:pStyle w:val="BodyText"/>
      </w:pPr>
      <w:r w:rsidRPr="001F42D3">
        <w:rPr>
          <w:b/>
          <w:bCs/>
        </w:rPr>
        <w:t>PRT-2 Action Code (ID) 00816</w:t>
      </w:r>
    </w:p>
    <w:p w14:paraId="05F94D3B" w14:textId="77777777" w:rsidR="00980552" w:rsidRPr="001F42D3" w:rsidRDefault="00980552" w:rsidP="005C1693">
      <w:pPr>
        <w:pStyle w:val="BodyText"/>
      </w:pPr>
      <w:r w:rsidRPr="001F42D3">
        <w:t>For the PCD-04 message this field shall contain the value AD indicating Add.</w:t>
      </w:r>
    </w:p>
    <w:p w14:paraId="48147D77" w14:textId="77777777" w:rsidR="00980552" w:rsidRPr="001F42D3" w:rsidRDefault="00980552" w:rsidP="005C1693">
      <w:pPr>
        <w:pStyle w:val="BodyText"/>
      </w:pPr>
      <w:r w:rsidRPr="001F42D3">
        <w:rPr>
          <w:b/>
          <w:bCs/>
        </w:rPr>
        <w:t>PRT-3 Action Reason (CWE) 02380</w:t>
      </w:r>
    </w:p>
    <w:p w14:paraId="551E1E70" w14:textId="77777777" w:rsidR="00980552" w:rsidRPr="001F42D3" w:rsidRDefault="00980552" w:rsidP="005C1693">
      <w:pPr>
        <w:pStyle w:val="BodyText"/>
      </w:pPr>
      <w:r w:rsidRPr="001F42D3">
        <w:t>For the PCD-04 message this field is optional.</w:t>
      </w:r>
    </w:p>
    <w:p w14:paraId="7F829137" w14:textId="77777777" w:rsidR="00980552" w:rsidRPr="001F42D3" w:rsidRDefault="00980552" w:rsidP="005C1693">
      <w:pPr>
        <w:pStyle w:val="BodyText"/>
      </w:pPr>
      <w:r w:rsidRPr="001F42D3">
        <w:rPr>
          <w:b/>
          <w:bCs/>
        </w:rPr>
        <w:t>PRT-4 Participation (CWE) 02381</w:t>
      </w:r>
    </w:p>
    <w:p w14:paraId="4F09E5B6" w14:textId="77777777" w:rsidR="00980552" w:rsidRPr="001F42D3" w:rsidRDefault="00980552" w:rsidP="005C1693">
      <w:pPr>
        <w:pStyle w:val="BodyText"/>
      </w:pPr>
      <w:r w:rsidRPr="001F42D3">
        <w:t>For [PCD-04] this field shall contain Alert Reporter indicating Alert Recipient. This is an addition to HL7 v2.8 Table 0912 specifically for the PCD-04 message such that PRT segment occurrences identifying alert recipients can be unambiguously identified for processing, independent of unrelated to alert processing PRT segments containing RCT (indicating Result Copies To).</w:t>
      </w:r>
    </w:p>
    <w:p w14:paraId="49BE6556" w14:textId="77777777" w:rsidR="00980552" w:rsidRPr="001F42D3" w:rsidRDefault="00980552" w:rsidP="005C1693">
      <w:pPr>
        <w:pStyle w:val="BodyText"/>
      </w:pPr>
      <w:r w:rsidRPr="001F42D3">
        <w:rPr>
          <w:b/>
          <w:bCs/>
        </w:rPr>
        <w:t>PRT-5 Participation Person (XCN) 02382</w:t>
      </w:r>
    </w:p>
    <w:p w14:paraId="28427580" w14:textId="77777777" w:rsidR="00980552" w:rsidRPr="001F42D3" w:rsidRDefault="00980552" w:rsidP="005C1693">
      <w:pPr>
        <w:pStyle w:val="BodyText"/>
      </w:pPr>
      <w:r w:rsidRPr="001F42D3">
        <w:t>This is the identification of the person that is the recipient of the alert notification. If this field is populated it shall unambiguously resolve to one person. If this field is populated and PRT-15 is not populated it presumes the Alert Manager will internally resolve the person to their currently assigned endpoint communication device or devices.</w:t>
      </w:r>
    </w:p>
    <w:p w14:paraId="18A28080" w14:textId="77777777" w:rsidR="00980552" w:rsidRPr="001F42D3" w:rsidRDefault="00980552" w:rsidP="005C1693">
      <w:pPr>
        <w:pStyle w:val="BodyText"/>
      </w:pPr>
      <w:r w:rsidRPr="001F42D3">
        <w:rPr>
          <w:b/>
          <w:bCs/>
        </w:rPr>
        <w:t>PRT-6 Participation Person Provider Type (CWE) 02383</w:t>
      </w:r>
    </w:p>
    <w:p w14:paraId="2D286F8A" w14:textId="77777777" w:rsidR="00980552" w:rsidRPr="001F42D3" w:rsidRDefault="00980552" w:rsidP="005C1693">
      <w:pPr>
        <w:pStyle w:val="BodyText"/>
      </w:pPr>
      <w:r w:rsidRPr="001F42D3">
        <w:t>For the PCD-04 message this field is optional.</w:t>
      </w:r>
    </w:p>
    <w:p w14:paraId="034BCE17" w14:textId="77777777" w:rsidR="00980552" w:rsidRPr="001F42D3" w:rsidRDefault="00980552" w:rsidP="005C1693">
      <w:pPr>
        <w:pStyle w:val="BodyText"/>
      </w:pPr>
      <w:r w:rsidRPr="001F42D3">
        <w:rPr>
          <w:b/>
          <w:bCs/>
        </w:rPr>
        <w:t>PRT-7 Participation Organization Unit Type (CWE) 02384</w:t>
      </w:r>
    </w:p>
    <w:p w14:paraId="0E2DEA60" w14:textId="77777777" w:rsidR="00980552" w:rsidRPr="001F42D3" w:rsidRDefault="00980552" w:rsidP="005C1693">
      <w:pPr>
        <w:pStyle w:val="BodyText"/>
      </w:pPr>
      <w:r w:rsidRPr="001F42D3">
        <w:t>For the PCD-04 message this field is optional.</w:t>
      </w:r>
    </w:p>
    <w:p w14:paraId="12852A30" w14:textId="77777777" w:rsidR="00980552" w:rsidRPr="001F42D3" w:rsidRDefault="00980552" w:rsidP="005C1693">
      <w:pPr>
        <w:pStyle w:val="BodyText"/>
      </w:pPr>
      <w:r w:rsidRPr="001F42D3">
        <w:rPr>
          <w:b/>
          <w:bCs/>
        </w:rPr>
        <w:t>PRT-8 Participation Organization (XON) 02385</w:t>
      </w:r>
    </w:p>
    <w:p w14:paraId="19B03E98" w14:textId="77777777" w:rsidR="00980552" w:rsidRPr="001F42D3" w:rsidRDefault="00980552" w:rsidP="005C1693">
      <w:pPr>
        <w:pStyle w:val="BodyText"/>
      </w:pPr>
      <w:r w:rsidRPr="001F42D3">
        <w:t>For the PCD-04 message this field is optional.</w:t>
      </w:r>
    </w:p>
    <w:p w14:paraId="195E07D1" w14:textId="77777777" w:rsidR="00980552" w:rsidRPr="001F42D3" w:rsidRDefault="00980552" w:rsidP="005C1693">
      <w:pPr>
        <w:pStyle w:val="BodyText"/>
      </w:pPr>
      <w:r w:rsidRPr="001F42D3">
        <w:rPr>
          <w:b/>
          <w:bCs/>
        </w:rPr>
        <w:t>PRT-9 Participation Location (PL) 02386</w:t>
      </w:r>
    </w:p>
    <w:p w14:paraId="475E920D" w14:textId="77777777" w:rsidR="00980552" w:rsidRPr="001F42D3" w:rsidRDefault="00980552" w:rsidP="005C1693">
      <w:pPr>
        <w:pStyle w:val="BodyText"/>
      </w:pPr>
      <w:r w:rsidRPr="001F42D3">
        <w:t>For the PCD-04 message this field is not used.</w:t>
      </w:r>
    </w:p>
    <w:p w14:paraId="1215CE3F" w14:textId="77777777" w:rsidR="00980552" w:rsidRPr="001F42D3" w:rsidRDefault="00980552" w:rsidP="005C1693">
      <w:pPr>
        <w:pStyle w:val="BodyText"/>
      </w:pPr>
      <w:r w:rsidRPr="001F42D3">
        <w:rPr>
          <w:b/>
          <w:bCs/>
        </w:rPr>
        <w:lastRenderedPageBreak/>
        <w:t>PRT-10 Participation Device (EI) 02348</w:t>
      </w:r>
    </w:p>
    <w:p w14:paraId="69961256" w14:textId="77777777" w:rsidR="00980552" w:rsidRPr="001F42D3" w:rsidRDefault="00980552" w:rsidP="005C1693">
      <w:pPr>
        <w:pStyle w:val="BodyText"/>
      </w:pPr>
      <w:r w:rsidRPr="001F42D3">
        <w:t>For the PCD-04 message this field is not used.</w:t>
      </w:r>
    </w:p>
    <w:p w14:paraId="3D4A6A13" w14:textId="77777777" w:rsidR="00980552" w:rsidRPr="001F42D3" w:rsidRDefault="00980552" w:rsidP="005C1693">
      <w:pPr>
        <w:pStyle w:val="BodyText"/>
      </w:pPr>
      <w:r w:rsidRPr="001F42D3">
        <w:rPr>
          <w:b/>
          <w:bCs/>
        </w:rPr>
        <w:t>PRT-11 Participation Begin Date/Time (DTM) 02387</w:t>
      </w:r>
    </w:p>
    <w:p w14:paraId="6AD425E7" w14:textId="77777777" w:rsidR="00980552" w:rsidRPr="001F42D3" w:rsidRDefault="00980552" w:rsidP="005C1693">
      <w:pPr>
        <w:pStyle w:val="BodyText"/>
      </w:pPr>
      <w:r w:rsidRPr="001F42D3">
        <w:t>For the PCD-04 message this field is not used.</w:t>
      </w:r>
    </w:p>
    <w:p w14:paraId="67BF084D" w14:textId="77777777" w:rsidR="00980552" w:rsidRPr="001F42D3" w:rsidRDefault="00980552" w:rsidP="005C1693">
      <w:pPr>
        <w:pStyle w:val="BodyText"/>
      </w:pPr>
      <w:r w:rsidRPr="001F42D3">
        <w:rPr>
          <w:b/>
          <w:bCs/>
        </w:rPr>
        <w:t>PRT-12 Participation End Date/Time (DTM) 02388</w:t>
      </w:r>
    </w:p>
    <w:p w14:paraId="26AE55B4" w14:textId="77777777" w:rsidR="00980552" w:rsidRPr="001F42D3" w:rsidRDefault="00980552" w:rsidP="005C1693">
      <w:pPr>
        <w:pStyle w:val="BodyText"/>
      </w:pPr>
      <w:r w:rsidRPr="001F42D3">
        <w:t>For the PCD-04 message this field is not used.</w:t>
      </w:r>
    </w:p>
    <w:p w14:paraId="091AAB2B" w14:textId="77777777" w:rsidR="00980552" w:rsidRPr="005C1693" w:rsidRDefault="00980552" w:rsidP="005C1693">
      <w:pPr>
        <w:pStyle w:val="BodyText"/>
      </w:pPr>
      <w:r w:rsidRPr="005C1693">
        <w:rPr>
          <w:b/>
          <w:bCs/>
        </w:rPr>
        <w:t>PRT-13 Participation Qualitative Duration (CWE) 02389</w:t>
      </w:r>
    </w:p>
    <w:p w14:paraId="5F253CC1" w14:textId="77777777" w:rsidR="00980552" w:rsidRPr="001F42D3" w:rsidRDefault="00980552" w:rsidP="005C1693">
      <w:pPr>
        <w:pStyle w:val="BodyText"/>
      </w:pPr>
      <w:r w:rsidRPr="001F42D3">
        <w:t>For the PCD-04 message this field is not used.</w:t>
      </w:r>
    </w:p>
    <w:p w14:paraId="3298916E" w14:textId="77777777" w:rsidR="00980552" w:rsidRPr="001F42D3" w:rsidRDefault="00980552" w:rsidP="005C1693">
      <w:pPr>
        <w:pStyle w:val="BodyText"/>
      </w:pPr>
      <w:r w:rsidRPr="001F42D3">
        <w:rPr>
          <w:b/>
          <w:bCs/>
        </w:rPr>
        <w:t>PRT-14 Participation Address (XAD) 02390</w:t>
      </w:r>
    </w:p>
    <w:p w14:paraId="220FF038" w14:textId="77777777" w:rsidR="00980552" w:rsidRPr="001F42D3" w:rsidRDefault="00980552" w:rsidP="005C1693">
      <w:pPr>
        <w:pStyle w:val="BodyText"/>
      </w:pPr>
      <w:r w:rsidRPr="001F42D3">
        <w:t>For the PCD-04 message this field is not used.</w:t>
      </w:r>
    </w:p>
    <w:p w14:paraId="587F6437" w14:textId="77777777" w:rsidR="00980552" w:rsidRPr="001F42D3" w:rsidRDefault="00980552" w:rsidP="005C1693">
      <w:pPr>
        <w:pStyle w:val="BodyText"/>
      </w:pPr>
      <w:r w:rsidRPr="001F42D3">
        <w:rPr>
          <w:b/>
          <w:bCs/>
        </w:rPr>
        <w:t>PRT-15 Participation Telecommunication Address (XTN) 02391</w:t>
      </w:r>
    </w:p>
    <w:p w14:paraId="2A3483F3" w14:textId="087E1BC3" w:rsidR="00980552" w:rsidRPr="001F42D3" w:rsidRDefault="00980552" w:rsidP="005C1693">
      <w:pPr>
        <w:pStyle w:val="BodyText"/>
      </w:pPr>
      <w:r w:rsidRPr="001F42D3">
        <w:t>This field optionally contains the telecommunication identification of the alert notification recipient’s telecommunication device (phone #, carrier and PIN, etc.). If this field is populated it shall unambiguously resolve to one endpoint communication device. If this field is not populated then PRT-5 Participation Person shall be populated</w:t>
      </w:r>
      <w:r w:rsidR="00091726" w:rsidRPr="001F42D3">
        <w:t>,</w:t>
      </w:r>
      <w:r w:rsidRPr="001F42D3">
        <w:t xml:space="preserve"> and it is presumed the Alert Manager will internally resolve the person to their currently assigned endpoint communication device or devices.</w:t>
      </w:r>
    </w:p>
    <w:p w14:paraId="3BB6BF52" w14:textId="77777777" w:rsidR="00980552" w:rsidRPr="001F42D3" w:rsidRDefault="00980552" w:rsidP="005C1693">
      <w:pPr>
        <w:pStyle w:val="BodyText"/>
      </w:pPr>
      <w:r w:rsidRPr="001F42D3">
        <w:t>If the field value represents a telecommunications carrier identification and PIN reference, the carrier identification string goes in the fourth component Communication Address and the PIN string goes in the seventh component Local Number. If the field value represents a telephony dial string it can either be split into its XTN data type components or it can be a dial string in the twelfth component Unformatted Telephone number.</w:t>
      </w:r>
    </w:p>
    <w:p w14:paraId="1D3E736F" w14:textId="2D74C18F" w:rsidR="00980552" w:rsidRPr="001F42D3" w:rsidRDefault="00D5185F" w:rsidP="005C1693">
      <w:pPr>
        <w:pStyle w:val="Heading3"/>
        <w:numPr>
          <w:ilvl w:val="0"/>
          <w:numId w:val="0"/>
        </w:numPr>
        <w:rPr>
          <w:noProof w:val="0"/>
        </w:rPr>
      </w:pPr>
      <w:bookmarkStart w:id="1719" w:name="_Toc214889788"/>
      <w:bookmarkStart w:id="1720" w:name="OLE_LINK42"/>
      <w:bookmarkStart w:id="1721" w:name="OLE_LINK43"/>
      <w:r w:rsidRPr="001F42D3">
        <w:rPr>
          <w:noProof w:val="0"/>
        </w:rPr>
        <w:t>B.10.2</w:t>
      </w:r>
      <w:bookmarkStart w:id="1722" w:name="OLE_LINK50"/>
      <w:bookmarkStart w:id="1723" w:name="OLE_LINK51"/>
      <w:r w:rsidRPr="001F42D3">
        <w:rPr>
          <w:noProof w:val="0"/>
        </w:rPr>
        <w:t xml:space="preserve"> </w:t>
      </w:r>
      <w:r w:rsidR="00980552" w:rsidRPr="001F42D3">
        <w:rPr>
          <w:noProof w:val="0"/>
        </w:rPr>
        <w:t>PRT Participation Information Segment</w:t>
      </w:r>
      <w:bookmarkEnd w:id="1722"/>
      <w:bookmarkEnd w:id="1723"/>
      <w:r w:rsidR="00980552" w:rsidRPr="001F42D3">
        <w:rPr>
          <w:noProof w:val="0"/>
        </w:rPr>
        <w:t xml:space="preserve"> in ACM Transaction [PCD-05]</w:t>
      </w:r>
      <w:bookmarkEnd w:id="1719"/>
    </w:p>
    <w:bookmarkEnd w:id="1720"/>
    <w:bookmarkEnd w:id="1721"/>
    <w:p w14:paraId="7FDF1D05" w14:textId="45555517" w:rsidR="00980552" w:rsidRPr="001F42D3" w:rsidRDefault="00980552" w:rsidP="00D5185F">
      <w:pPr>
        <w:pStyle w:val="BodyText"/>
      </w:pPr>
      <w:r w:rsidRPr="001F42D3">
        <w:t>A Report Alert Dissemination [PCD-05] transaction can optionally contain at most one occurrence of the Participation Information (PRT) segment to indicate the location associated with an alert notification dissemination status update, for example delivered or read receipt, or the location where an endpoint communication device operator response took place, for example accept or reject</w:t>
      </w:r>
      <w:r w:rsidR="001F42D3">
        <w:t xml:space="preserve">. </w:t>
      </w:r>
      <w:r w:rsidRPr="001F42D3">
        <w:t xml:space="preserve">Whether or not the Alert Manager (AM) includes this information in a PCD-05 transaction is dependent upon the AM </w:t>
      </w:r>
      <w:r w:rsidR="00277D6B">
        <w:t>Actor</w:t>
      </w:r>
      <w:r w:rsidRPr="001F42D3">
        <w:t xml:space="preserve"> having a source for this information</w:t>
      </w:r>
      <w:r w:rsidR="001F42D3">
        <w:t xml:space="preserve">. </w:t>
      </w:r>
      <w:r w:rsidRPr="001F42D3">
        <w:t xml:space="preserve">The source can be either from the Alert Communicator (AC) </w:t>
      </w:r>
      <w:r w:rsidR="00277D6B">
        <w:t>Actor</w:t>
      </w:r>
      <w:r w:rsidRPr="001F42D3">
        <w:t xml:space="preserve"> in PCD-07 Report Dissemination Alert Status transaction content or by the AM </w:t>
      </w:r>
      <w:r w:rsidR="00277D6B">
        <w:t>Actor</w:t>
      </w:r>
      <w:r w:rsidRPr="001F42D3">
        <w:t xml:space="preserve"> integrating as a Medical Equipment Management (MEM) Location Services (LS) Location Observation Consumer (LOC) profile actor and receiving PCD-16 Report Location Observation (RLO) transactions and copying PRT segment information into the PCD-05. When location information is from a PCD-16 transaction it is the last known location which may not be the same location as would be provided in a PCD-07 transaction.</w:t>
      </w:r>
    </w:p>
    <w:p w14:paraId="2D6955C2" w14:textId="77777777" w:rsidR="00980552" w:rsidRPr="001F42D3" w:rsidRDefault="00980552" w:rsidP="005C1693">
      <w:pPr>
        <w:pStyle w:val="BodyText"/>
      </w:pPr>
      <w:r w:rsidRPr="001F42D3">
        <w:lastRenderedPageBreak/>
        <w:t>Use of the PRT segment is an extraction from HL7 v2.8 with field optionality and cardinality specific to the PCD-05 message.</w:t>
      </w:r>
    </w:p>
    <w:p w14:paraId="3D0BC094" w14:textId="69019877" w:rsidR="00980552" w:rsidRPr="001F42D3" w:rsidRDefault="00980552" w:rsidP="00980552">
      <w:pPr>
        <w:pStyle w:val="TableTitle"/>
      </w:pPr>
      <w:r w:rsidRPr="001F42D3">
        <w:t>Table B.</w:t>
      </w:r>
      <w:r w:rsidR="003F55BE" w:rsidRPr="001F42D3">
        <w:t>10</w:t>
      </w:r>
      <w:r w:rsidRPr="001F42D3">
        <w:t>.2-1: HL7 Attribute Table – PRT – Participation Information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97"/>
        <w:gridCol w:w="760"/>
        <w:gridCol w:w="772"/>
        <w:gridCol w:w="805"/>
        <w:gridCol w:w="921"/>
        <w:gridCol w:w="3578"/>
      </w:tblGrid>
      <w:tr w:rsidR="00980552" w:rsidRPr="001F42D3" w14:paraId="4A2BA2BC" w14:textId="77777777" w:rsidTr="00234EAB">
        <w:trPr>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06E7C416" w14:textId="77777777" w:rsidR="00980552" w:rsidRPr="001F42D3" w:rsidRDefault="00980552" w:rsidP="00980552">
            <w:pPr>
              <w:pStyle w:val="TableEntryHeader"/>
            </w:pPr>
            <w:r w:rsidRPr="001F42D3">
              <w:t>SEQ</w:t>
            </w:r>
          </w:p>
        </w:tc>
        <w:tc>
          <w:tcPr>
            <w:tcW w:w="797"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45A3D10" w14:textId="77777777" w:rsidR="00980552" w:rsidRPr="001F42D3" w:rsidRDefault="00980552" w:rsidP="00980552">
            <w:pPr>
              <w:pStyle w:val="TableEntryHeader"/>
            </w:pPr>
            <w:r w:rsidRPr="001F42D3">
              <w:t>LEN</w:t>
            </w:r>
          </w:p>
        </w:tc>
        <w:tc>
          <w:tcPr>
            <w:tcW w:w="76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4E543B7" w14:textId="77777777" w:rsidR="00980552" w:rsidRPr="001F42D3" w:rsidRDefault="00980552" w:rsidP="00980552">
            <w:pPr>
              <w:pStyle w:val="TableEntryHeader"/>
            </w:pPr>
            <w:r w:rsidRPr="001F42D3">
              <w:t>DT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3A638019" w14:textId="77777777" w:rsidR="00980552" w:rsidRPr="001F42D3" w:rsidRDefault="00980552" w:rsidP="00980552">
            <w:pPr>
              <w:pStyle w:val="TableEntryHeader"/>
            </w:pPr>
            <w:r w:rsidRPr="001F42D3">
              <w:t>OPT</w:t>
            </w:r>
          </w:p>
        </w:tc>
        <w:tc>
          <w:tcPr>
            <w:tcW w:w="0" w:type="auto"/>
            <w:tcBorders>
              <w:top w:val="single" w:sz="4" w:space="0" w:color="auto"/>
              <w:left w:val="single" w:sz="4" w:space="0" w:color="auto"/>
              <w:bottom w:val="single" w:sz="4" w:space="0" w:color="auto"/>
              <w:right w:val="single" w:sz="4" w:space="0" w:color="auto"/>
            </w:tcBorders>
            <w:shd w:val="clear" w:color="auto" w:fill="D9D9D9"/>
            <w:vAlign w:val="center"/>
            <w:hideMark/>
          </w:tcPr>
          <w:p w14:paraId="163616E7" w14:textId="77777777" w:rsidR="00980552" w:rsidRPr="001F42D3" w:rsidRDefault="00980552" w:rsidP="00980552">
            <w:pPr>
              <w:pStyle w:val="TableEntryHeader"/>
            </w:pPr>
            <w:r w:rsidRPr="001F42D3">
              <w:t>RP/#</w:t>
            </w:r>
          </w:p>
        </w:tc>
        <w:tc>
          <w:tcPr>
            <w:tcW w:w="92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4194AE6" w14:textId="77777777" w:rsidR="00980552" w:rsidRPr="001F42D3" w:rsidRDefault="00980552" w:rsidP="00980552">
            <w:pPr>
              <w:pStyle w:val="TableEntryHeader"/>
            </w:pPr>
            <w:r w:rsidRPr="001F42D3">
              <w:t>TBL#</w:t>
            </w:r>
          </w:p>
        </w:tc>
        <w:tc>
          <w:tcPr>
            <w:tcW w:w="357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95B2F1F" w14:textId="77777777" w:rsidR="00980552" w:rsidRPr="001F42D3" w:rsidRDefault="00980552" w:rsidP="00980552">
            <w:pPr>
              <w:pStyle w:val="TableEntryHeader"/>
            </w:pPr>
            <w:r w:rsidRPr="001F42D3">
              <w:t>ELEMENT NAME</w:t>
            </w:r>
          </w:p>
        </w:tc>
      </w:tr>
      <w:tr w:rsidR="00980552" w:rsidRPr="001F42D3" w14:paraId="6850DDE4"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70EE469" w14:textId="77777777" w:rsidR="00980552" w:rsidRPr="001F42D3" w:rsidRDefault="00980552" w:rsidP="00980552">
            <w:pPr>
              <w:pStyle w:val="TableEntry"/>
            </w:pPr>
            <w:r w:rsidRPr="001F42D3">
              <w:t>1</w:t>
            </w:r>
          </w:p>
        </w:tc>
        <w:tc>
          <w:tcPr>
            <w:tcW w:w="797" w:type="dxa"/>
            <w:tcBorders>
              <w:top w:val="single" w:sz="4" w:space="0" w:color="auto"/>
              <w:left w:val="single" w:sz="4" w:space="0" w:color="auto"/>
              <w:bottom w:val="single" w:sz="4" w:space="0" w:color="auto"/>
              <w:right w:val="single" w:sz="4" w:space="0" w:color="auto"/>
            </w:tcBorders>
            <w:vAlign w:val="center"/>
            <w:hideMark/>
          </w:tcPr>
          <w:p w14:paraId="615D4903" w14:textId="77777777" w:rsidR="00980552" w:rsidRPr="001F42D3" w:rsidRDefault="00980552" w:rsidP="00980552">
            <w:pPr>
              <w:pStyle w:val="TableEntry"/>
            </w:pPr>
            <w:r w:rsidRPr="001F42D3">
              <w:t>1..4</w:t>
            </w:r>
          </w:p>
        </w:tc>
        <w:tc>
          <w:tcPr>
            <w:tcW w:w="760" w:type="dxa"/>
            <w:tcBorders>
              <w:top w:val="single" w:sz="4" w:space="0" w:color="auto"/>
              <w:left w:val="single" w:sz="4" w:space="0" w:color="auto"/>
              <w:bottom w:val="single" w:sz="4" w:space="0" w:color="auto"/>
              <w:right w:val="single" w:sz="4" w:space="0" w:color="auto"/>
            </w:tcBorders>
            <w:vAlign w:val="center"/>
            <w:hideMark/>
          </w:tcPr>
          <w:p w14:paraId="52C6F31F" w14:textId="77777777" w:rsidR="00980552" w:rsidRPr="001F42D3" w:rsidRDefault="00980552" w:rsidP="00980552">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3569CFD8"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7544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2C4A0F13"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30312478" w14:textId="77777777" w:rsidR="00980552" w:rsidRPr="001F42D3" w:rsidRDefault="00980552" w:rsidP="00980552">
            <w:pPr>
              <w:pStyle w:val="TableEntry"/>
            </w:pPr>
            <w:r w:rsidRPr="001F42D3">
              <w:t>Participation Instance ID</w:t>
            </w:r>
          </w:p>
        </w:tc>
      </w:tr>
      <w:tr w:rsidR="00980552" w:rsidRPr="001F42D3" w14:paraId="3B598D31"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15D6CEB" w14:textId="77777777" w:rsidR="00980552" w:rsidRPr="001F42D3" w:rsidRDefault="00980552" w:rsidP="00980552">
            <w:pPr>
              <w:pStyle w:val="TableEntry"/>
            </w:pPr>
            <w:r w:rsidRPr="001F42D3">
              <w:t>2</w:t>
            </w:r>
          </w:p>
        </w:tc>
        <w:tc>
          <w:tcPr>
            <w:tcW w:w="797" w:type="dxa"/>
            <w:tcBorders>
              <w:top w:val="single" w:sz="4" w:space="0" w:color="auto"/>
              <w:left w:val="single" w:sz="4" w:space="0" w:color="auto"/>
              <w:bottom w:val="single" w:sz="4" w:space="0" w:color="auto"/>
              <w:right w:val="single" w:sz="4" w:space="0" w:color="auto"/>
            </w:tcBorders>
            <w:vAlign w:val="center"/>
            <w:hideMark/>
          </w:tcPr>
          <w:p w14:paraId="782814DC" w14:textId="77777777" w:rsidR="00980552" w:rsidRPr="001F42D3" w:rsidRDefault="00980552" w:rsidP="00980552">
            <w:pPr>
              <w:pStyle w:val="TableEntry"/>
            </w:pPr>
            <w:r w:rsidRPr="001F42D3">
              <w:t>2..2</w:t>
            </w:r>
          </w:p>
        </w:tc>
        <w:tc>
          <w:tcPr>
            <w:tcW w:w="760" w:type="dxa"/>
            <w:tcBorders>
              <w:top w:val="single" w:sz="4" w:space="0" w:color="auto"/>
              <w:left w:val="single" w:sz="4" w:space="0" w:color="auto"/>
              <w:bottom w:val="single" w:sz="4" w:space="0" w:color="auto"/>
              <w:right w:val="single" w:sz="4" w:space="0" w:color="auto"/>
            </w:tcBorders>
            <w:vAlign w:val="center"/>
            <w:hideMark/>
          </w:tcPr>
          <w:p w14:paraId="34B5438B" w14:textId="77777777" w:rsidR="00980552" w:rsidRPr="001F42D3" w:rsidRDefault="00980552" w:rsidP="00980552">
            <w:pPr>
              <w:pStyle w:val="TableEntry"/>
            </w:pPr>
            <w:r w:rsidRPr="001F42D3">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D0809"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285A0143"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1FEF1F77" w14:textId="77777777" w:rsidR="00980552" w:rsidRPr="001F42D3" w:rsidRDefault="00980552" w:rsidP="00980552">
            <w:pPr>
              <w:pStyle w:val="TableEntry"/>
            </w:pPr>
            <w:r w:rsidRPr="001F42D3">
              <w:t>0287</w:t>
            </w:r>
          </w:p>
        </w:tc>
        <w:tc>
          <w:tcPr>
            <w:tcW w:w="3578" w:type="dxa"/>
            <w:tcBorders>
              <w:top w:val="single" w:sz="4" w:space="0" w:color="auto"/>
              <w:left w:val="single" w:sz="4" w:space="0" w:color="auto"/>
              <w:bottom w:val="single" w:sz="4" w:space="0" w:color="auto"/>
              <w:right w:val="single" w:sz="4" w:space="0" w:color="auto"/>
            </w:tcBorders>
            <w:vAlign w:val="center"/>
            <w:hideMark/>
          </w:tcPr>
          <w:p w14:paraId="3396CD95" w14:textId="77777777" w:rsidR="00980552" w:rsidRPr="001F42D3" w:rsidRDefault="00980552" w:rsidP="00980552">
            <w:pPr>
              <w:pStyle w:val="TableEntry"/>
            </w:pPr>
            <w:r w:rsidRPr="001F42D3">
              <w:t>Action Code</w:t>
            </w:r>
          </w:p>
        </w:tc>
      </w:tr>
      <w:tr w:rsidR="00980552" w:rsidRPr="001F42D3" w14:paraId="06177EDA"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58A7640" w14:textId="77777777" w:rsidR="00980552" w:rsidRPr="001F42D3" w:rsidRDefault="00980552" w:rsidP="00980552">
            <w:pPr>
              <w:pStyle w:val="TableEntry"/>
            </w:pPr>
            <w:r w:rsidRPr="001F42D3">
              <w:t>3</w:t>
            </w:r>
          </w:p>
        </w:tc>
        <w:tc>
          <w:tcPr>
            <w:tcW w:w="797" w:type="dxa"/>
            <w:tcBorders>
              <w:top w:val="single" w:sz="4" w:space="0" w:color="auto"/>
              <w:left w:val="single" w:sz="4" w:space="0" w:color="auto"/>
              <w:bottom w:val="single" w:sz="4" w:space="0" w:color="auto"/>
              <w:right w:val="single" w:sz="4" w:space="0" w:color="auto"/>
            </w:tcBorders>
            <w:vAlign w:val="center"/>
          </w:tcPr>
          <w:p w14:paraId="5BE77334"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93B78C4"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4E01A"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3F662AAC"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4D7FF189"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4061E192" w14:textId="77777777" w:rsidR="00980552" w:rsidRPr="001F42D3" w:rsidRDefault="00980552" w:rsidP="00980552">
            <w:pPr>
              <w:pStyle w:val="TableEntry"/>
            </w:pPr>
            <w:r w:rsidRPr="001F42D3">
              <w:t>Action Reason</w:t>
            </w:r>
          </w:p>
        </w:tc>
      </w:tr>
      <w:tr w:rsidR="00980552" w:rsidRPr="001F42D3" w14:paraId="4431E604"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E6A1862" w14:textId="77777777" w:rsidR="00980552" w:rsidRPr="001F42D3" w:rsidRDefault="00980552" w:rsidP="00980552">
            <w:pPr>
              <w:pStyle w:val="TableEntry"/>
            </w:pPr>
            <w:r w:rsidRPr="001F42D3">
              <w:t>4</w:t>
            </w:r>
          </w:p>
        </w:tc>
        <w:tc>
          <w:tcPr>
            <w:tcW w:w="797" w:type="dxa"/>
            <w:tcBorders>
              <w:top w:val="single" w:sz="4" w:space="0" w:color="auto"/>
              <w:left w:val="single" w:sz="4" w:space="0" w:color="auto"/>
              <w:bottom w:val="single" w:sz="4" w:space="0" w:color="auto"/>
              <w:right w:val="single" w:sz="4" w:space="0" w:color="auto"/>
            </w:tcBorders>
            <w:vAlign w:val="center"/>
          </w:tcPr>
          <w:p w14:paraId="5736415D"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7767DDA" w14:textId="77777777" w:rsidR="00980552" w:rsidRPr="001F42D3" w:rsidRDefault="00980552" w:rsidP="00980552">
            <w:pPr>
              <w:pStyle w:val="TableEntry"/>
            </w:pPr>
            <w:r w:rsidRPr="001F42D3">
              <w:t>CEW</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6F1B4"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26337A9B"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1FF35BA9" w14:textId="77777777" w:rsidR="00980552" w:rsidRPr="001F42D3" w:rsidRDefault="00980552" w:rsidP="00980552">
            <w:pPr>
              <w:pStyle w:val="TableEntry"/>
            </w:pPr>
            <w:r w:rsidRPr="001F42D3">
              <w:t>0912</w:t>
            </w:r>
          </w:p>
        </w:tc>
        <w:tc>
          <w:tcPr>
            <w:tcW w:w="3578" w:type="dxa"/>
            <w:tcBorders>
              <w:top w:val="single" w:sz="4" w:space="0" w:color="auto"/>
              <w:left w:val="single" w:sz="4" w:space="0" w:color="auto"/>
              <w:bottom w:val="single" w:sz="4" w:space="0" w:color="auto"/>
              <w:right w:val="single" w:sz="4" w:space="0" w:color="auto"/>
            </w:tcBorders>
            <w:vAlign w:val="center"/>
            <w:hideMark/>
          </w:tcPr>
          <w:p w14:paraId="56102395" w14:textId="77777777" w:rsidR="00980552" w:rsidRPr="001F42D3" w:rsidRDefault="00980552" w:rsidP="00980552">
            <w:pPr>
              <w:pStyle w:val="TableEntry"/>
            </w:pPr>
            <w:r w:rsidRPr="001F42D3">
              <w:t>Participation</w:t>
            </w:r>
          </w:p>
        </w:tc>
      </w:tr>
      <w:tr w:rsidR="00980552" w:rsidRPr="001F42D3" w14:paraId="6F2B444C"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9520DF4" w14:textId="77777777" w:rsidR="00980552" w:rsidRPr="001F42D3" w:rsidRDefault="00980552" w:rsidP="00980552">
            <w:pPr>
              <w:pStyle w:val="TableEntry"/>
            </w:pPr>
            <w:r w:rsidRPr="001F42D3">
              <w:t>5</w:t>
            </w:r>
          </w:p>
        </w:tc>
        <w:tc>
          <w:tcPr>
            <w:tcW w:w="797" w:type="dxa"/>
            <w:tcBorders>
              <w:top w:val="single" w:sz="4" w:space="0" w:color="auto"/>
              <w:left w:val="single" w:sz="4" w:space="0" w:color="auto"/>
              <w:bottom w:val="single" w:sz="4" w:space="0" w:color="auto"/>
              <w:right w:val="single" w:sz="4" w:space="0" w:color="auto"/>
            </w:tcBorders>
            <w:vAlign w:val="center"/>
          </w:tcPr>
          <w:p w14:paraId="6BEE360F"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C9CD749" w14:textId="77777777" w:rsidR="00980552" w:rsidRPr="001F42D3" w:rsidRDefault="00980552" w:rsidP="00980552">
            <w:pPr>
              <w:pStyle w:val="TableEntry"/>
            </w:pPr>
            <w:r w:rsidRPr="001F42D3">
              <w:t>XCN</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BCC7C"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E07708"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0B433A69"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D249314" w14:textId="77777777" w:rsidR="00980552" w:rsidRPr="001F42D3" w:rsidRDefault="00980552" w:rsidP="00980552">
            <w:pPr>
              <w:pStyle w:val="TableEntry"/>
            </w:pPr>
            <w:r w:rsidRPr="001F42D3">
              <w:t>Participation Person</w:t>
            </w:r>
          </w:p>
        </w:tc>
      </w:tr>
      <w:tr w:rsidR="00980552" w:rsidRPr="001F42D3" w14:paraId="2F33A28B"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9E8163C" w14:textId="77777777" w:rsidR="00980552" w:rsidRPr="001F42D3" w:rsidRDefault="00980552" w:rsidP="00980552">
            <w:pPr>
              <w:pStyle w:val="TableEntry"/>
            </w:pPr>
            <w:r w:rsidRPr="001F42D3">
              <w:t>6</w:t>
            </w:r>
          </w:p>
        </w:tc>
        <w:tc>
          <w:tcPr>
            <w:tcW w:w="797" w:type="dxa"/>
            <w:tcBorders>
              <w:top w:val="single" w:sz="4" w:space="0" w:color="auto"/>
              <w:left w:val="single" w:sz="4" w:space="0" w:color="auto"/>
              <w:bottom w:val="single" w:sz="4" w:space="0" w:color="auto"/>
              <w:right w:val="single" w:sz="4" w:space="0" w:color="auto"/>
            </w:tcBorders>
            <w:vAlign w:val="center"/>
          </w:tcPr>
          <w:p w14:paraId="07A9FB1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1F12DF3A"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A7230"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55CB652A"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76F4F244"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2DFF1E21" w14:textId="77777777" w:rsidR="00980552" w:rsidRPr="001F42D3" w:rsidRDefault="00980552" w:rsidP="00980552">
            <w:pPr>
              <w:pStyle w:val="TableEntry"/>
            </w:pPr>
            <w:r w:rsidRPr="001F42D3">
              <w:t>Participation Person Provider Type</w:t>
            </w:r>
          </w:p>
        </w:tc>
      </w:tr>
      <w:tr w:rsidR="00980552" w:rsidRPr="001F42D3" w14:paraId="560D2D18"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6AEF7E11" w14:textId="77777777" w:rsidR="00980552" w:rsidRPr="001F42D3" w:rsidRDefault="00980552" w:rsidP="00980552">
            <w:pPr>
              <w:pStyle w:val="TableEntry"/>
            </w:pPr>
            <w:r w:rsidRPr="001F42D3">
              <w:t>7</w:t>
            </w:r>
          </w:p>
        </w:tc>
        <w:tc>
          <w:tcPr>
            <w:tcW w:w="797" w:type="dxa"/>
            <w:tcBorders>
              <w:top w:val="single" w:sz="4" w:space="0" w:color="auto"/>
              <w:left w:val="single" w:sz="4" w:space="0" w:color="auto"/>
              <w:bottom w:val="single" w:sz="4" w:space="0" w:color="auto"/>
              <w:right w:val="single" w:sz="4" w:space="0" w:color="auto"/>
            </w:tcBorders>
            <w:vAlign w:val="center"/>
          </w:tcPr>
          <w:p w14:paraId="00C44EA3"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06096B75"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6C0960"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75B06ABE"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hideMark/>
          </w:tcPr>
          <w:p w14:paraId="0BFBE4CA" w14:textId="77777777" w:rsidR="00980552" w:rsidRPr="001F42D3" w:rsidRDefault="00980552" w:rsidP="00980552">
            <w:pPr>
              <w:pStyle w:val="TableEntry"/>
            </w:pPr>
            <w:r w:rsidRPr="001F42D3">
              <w:t>0406</w:t>
            </w:r>
          </w:p>
        </w:tc>
        <w:tc>
          <w:tcPr>
            <w:tcW w:w="3578" w:type="dxa"/>
            <w:tcBorders>
              <w:top w:val="single" w:sz="4" w:space="0" w:color="auto"/>
              <w:left w:val="single" w:sz="4" w:space="0" w:color="auto"/>
              <w:bottom w:val="single" w:sz="4" w:space="0" w:color="auto"/>
              <w:right w:val="single" w:sz="4" w:space="0" w:color="auto"/>
            </w:tcBorders>
            <w:vAlign w:val="center"/>
            <w:hideMark/>
          </w:tcPr>
          <w:p w14:paraId="5984C883" w14:textId="77777777" w:rsidR="00980552" w:rsidRPr="001F42D3" w:rsidRDefault="00980552" w:rsidP="00980552">
            <w:pPr>
              <w:pStyle w:val="TableEntry"/>
            </w:pPr>
            <w:r w:rsidRPr="001F42D3">
              <w:t>Participation Organization Unit Type</w:t>
            </w:r>
          </w:p>
        </w:tc>
      </w:tr>
      <w:tr w:rsidR="00980552" w:rsidRPr="001F42D3" w14:paraId="7A871269"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287D3F3" w14:textId="77777777" w:rsidR="00980552" w:rsidRPr="001F42D3" w:rsidRDefault="00980552" w:rsidP="00980552">
            <w:pPr>
              <w:pStyle w:val="TableEntry"/>
            </w:pPr>
            <w:r w:rsidRPr="001F42D3">
              <w:t>8</w:t>
            </w:r>
          </w:p>
        </w:tc>
        <w:tc>
          <w:tcPr>
            <w:tcW w:w="797" w:type="dxa"/>
            <w:tcBorders>
              <w:top w:val="single" w:sz="4" w:space="0" w:color="auto"/>
              <w:left w:val="single" w:sz="4" w:space="0" w:color="auto"/>
              <w:bottom w:val="single" w:sz="4" w:space="0" w:color="auto"/>
              <w:right w:val="single" w:sz="4" w:space="0" w:color="auto"/>
            </w:tcBorders>
            <w:vAlign w:val="center"/>
          </w:tcPr>
          <w:p w14:paraId="3FDAF023"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D3B46E8" w14:textId="77777777" w:rsidR="00980552" w:rsidRPr="001F42D3" w:rsidRDefault="00980552" w:rsidP="00980552">
            <w:pPr>
              <w:pStyle w:val="TableEntry"/>
            </w:pPr>
            <w:r w:rsidRPr="001F42D3">
              <w:t>XON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C041A"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BD640C6"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57FB1FD"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EDC0A62" w14:textId="77777777" w:rsidR="00980552" w:rsidRPr="001F42D3" w:rsidRDefault="00980552" w:rsidP="00980552">
            <w:pPr>
              <w:pStyle w:val="TableEntry"/>
            </w:pPr>
            <w:r w:rsidRPr="001F42D3">
              <w:t>Participation Organization</w:t>
            </w:r>
          </w:p>
        </w:tc>
      </w:tr>
      <w:tr w:rsidR="00980552" w:rsidRPr="001F42D3" w14:paraId="09C99E2B"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ADA4AEB" w14:textId="77777777" w:rsidR="00980552" w:rsidRPr="001F42D3" w:rsidRDefault="00980552" w:rsidP="00980552">
            <w:pPr>
              <w:pStyle w:val="TableEntry"/>
            </w:pPr>
            <w:r w:rsidRPr="001F42D3">
              <w:t>9</w:t>
            </w:r>
          </w:p>
        </w:tc>
        <w:tc>
          <w:tcPr>
            <w:tcW w:w="797" w:type="dxa"/>
            <w:tcBorders>
              <w:top w:val="single" w:sz="4" w:space="0" w:color="auto"/>
              <w:left w:val="single" w:sz="4" w:space="0" w:color="auto"/>
              <w:bottom w:val="single" w:sz="4" w:space="0" w:color="auto"/>
              <w:right w:val="single" w:sz="4" w:space="0" w:color="auto"/>
            </w:tcBorders>
            <w:vAlign w:val="center"/>
          </w:tcPr>
          <w:p w14:paraId="1378EE1E"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153B916" w14:textId="77777777" w:rsidR="00980552" w:rsidRPr="001F42D3" w:rsidRDefault="00980552" w:rsidP="00980552">
            <w:pPr>
              <w:pStyle w:val="TableEntry"/>
            </w:pPr>
            <w:r w:rsidRPr="001F42D3">
              <w:t>PL</w:t>
            </w:r>
          </w:p>
        </w:tc>
        <w:tc>
          <w:tcPr>
            <w:tcW w:w="0" w:type="auto"/>
            <w:tcBorders>
              <w:top w:val="single" w:sz="4" w:space="0" w:color="auto"/>
              <w:left w:val="single" w:sz="4" w:space="0" w:color="auto"/>
              <w:bottom w:val="single" w:sz="4" w:space="0" w:color="auto"/>
              <w:right w:val="single" w:sz="4" w:space="0" w:color="auto"/>
            </w:tcBorders>
            <w:vAlign w:val="center"/>
            <w:hideMark/>
          </w:tcPr>
          <w:p w14:paraId="23F03FB6" w14:textId="77777777" w:rsidR="00980552" w:rsidRPr="001F42D3" w:rsidRDefault="00980552" w:rsidP="00980552">
            <w:pPr>
              <w:pStyle w:val="TableEntry"/>
            </w:pPr>
            <w:r w:rsidRPr="001F42D3">
              <w:t>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C8DDD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7EF462B0"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07B005D" w14:textId="77777777" w:rsidR="00980552" w:rsidRPr="001F42D3" w:rsidRDefault="00980552" w:rsidP="00980552">
            <w:pPr>
              <w:pStyle w:val="TableEntry"/>
            </w:pPr>
            <w:r w:rsidRPr="001F42D3">
              <w:t>Participation Location</w:t>
            </w:r>
          </w:p>
        </w:tc>
      </w:tr>
      <w:tr w:rsidR="00980552" w:rsidRPr="001F42D3" w14:paraId="56230518"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6C59BCF" w14:textId="77777777" w:rsidR="00980552" w:rsidRPr="001F42D3" w:rsidRDefault="00980552" w:rsidP="00980552">
            <w:pPr>
              <w:pStyle w:val="TableEntry"/>
            </w:pPr>
            <w:r w:rsidRPr="001F42D3">
              <w:t>10</w:t>
            </w:r>
          </w:p>
        </w:tc>
        <w:tc>
          <w:tcPr>
            <w:tcW w:w="797" w:type="dxa"/>
            <w:tcBorders>
              <w:top w:val="single" w:sz="4" w:space="0" w:color="auto"/>
              <w:left w:val="single" w:sz="4" w:space="0" w:color="auto"/>
              <w:bottom w:val="single" w:sz="4" w:space="0" w:color="auto"/>
              <w:right w:val="single" w:sz="4" w:space="0" w:color="auto"/>
            </w:tcBorders>
            <w:vAlign w:val="center"/>
          </w:tcPr>
          <w:p w14:paraId="35F71E6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6456B244" w14:textId="77777777" w:rsidR="00980552" w:rsidRPr="001F42D3" w:rsidRDefault="00980552" w:rsidP="00980552">
            <w:pPr>
              <w:pStyle w:val="TableEntry"/>
            </w:pPr>
            <w:r w:rsidRPr="001F42D3">
              <w:t>EI</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1D67B"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7A8E2F94"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3BC44D8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4E0261C" w14:textId="77777777" w:rsidR="00980552" w:rsidRPr="001F42D3" w:rsidRDefault="00980552" w:rsidP="00980552">
            <w:pPr>
              <w:pStyle w:val="TableEntry"/>
            </w:pPr>
            <w:r w:rsidRPr="001F42D3">
              <w:t>Participation Device</w:t>
            </w:r>
          </w:p>
        </w:tc>
      </w:tr>
      <w:tr w:rsidR="00980552" w:rsidRPr="001F42D3" w14:paraId="670151CC"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8874C8D" w14:textId="77777777" w:rsidR="00980552" w:rsidRPr="001F42D3" w:rsidRDefault="00980552" w:rsidP="00980552">
            <w:pPr>
              <w:pStyle w:val="TableEntry"/>
            </w:pPr>
            <w:r w:rsidRPr="001F42D3">
              <w:t>11</w:t>
            </w:r>
          </w:p>
        </w:tc>
        <w:tc>
          <w:tcPr>
            <w:tcW w:w="797" w:type="dxa"/>
            <w:tcBorders>
              <w:top w:val="single" w:sz="4" w:space="0" w:color="auto"/>
              <w:left w:val="single" w:sz="4" w:space="0" w:color="auto"/>
              <w:bottom w:val="single" w:sz="4" w:space="0" w:color="auto"/>
              <w:right w:val="single" w:sz="4" w:space="0" w:color="auto"/>
            </w:tcBorders>
            <w:vAlign w:val="center"/>
          </w:tcPr>
          <w:p w14:paraId="1990871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89BCE08" w14:textId="77777777" w:rsidR="00980552" w:rsidRPr="001F42D3" w:rsidRDefault="00980552" w:rsidP="00980552">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6C3BDDB9" w14:textId="77777777" w:rsidR="00980552" w:rsidRPr="001F42D3" w:rsidRDefault="00980552" w:rsidP="00980552">
            <w:pPr>
              <w:pStyle w:val="TableEntry"/>
            </w:pPr>
            <w:r w:rsidRPr="001F42D3">
              <w:t>R</w:t>
            </w:r>
          </w:p>
        </w:tc>
        <w:tc>
          <w:tcPr>
            <w:tcW w:w="0" w:type="auto"/>
            <w:tcBorders>
              <w:top w:val="single" w:sz="4" w:space="0" w:color="auto"/>
              <w:left w:val="single" w:sz="4" w:space="0" w:color="auto"/>
              <w:bottom w:val="single" w:sz="4" w:space="0" w:color="auto"/>
              <w:right w:val="single" w:sz="4" w:space="0" w:color="auto"/>
            </w:tcBorders>
            <w:vAlign w:val="center"/>
          </w:tcPr>
          <w:p w14:paraId="4FB5F3B9"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253E13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36F4C39E" w14:textId="77777777" w:rsidR="00980552" w:rsidRPr="001F42D3" w:rsidRDefault="00980552" w:rsidP="00980552">
            <w:pPr>
              <w:pStyle w:val="TableEntry"/>
            </w:pPr>
            <w:r w:rsidRPr="001F42D3">
              <w:t>Participation Begin Date/Time (arrival Time)</w:t>
            </w:r>
          </w:p>
        </w:tc>
      </w:tr>
      <w:tr w:rsidR="00980552" w:rsidRPr="001F42D3" w14:paraId="37627E59"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8ABF14D" w14:textId="77777777" w:rsidR="00980552" w:rsidRPr="001F42D3" w:rsidRDefault="00980552" w:rsidP="00980552">
            <w:pPr>
              <w:pStyle w:val="TableEntry"/>
            </w:pPr>
            <w:r w:rsidRPr="001F42D3">
              <w:t>12</w:t>
            </w:r>
          </w:p>
        </w:tc>
        <w:tc>
          <w:tcPr>
            <w:tcW w:w="797" w:type="dxa"/>
            <w:tcBorders>
              <w:top w:val="single" w:sz="4" w:space="0" w:color="auto"/>
              <w:left w:val="single" w:sz="4" w:space="0" w:color="auto"/>
              <w:bottom w:val="single" w:sz="4" w:space="0" w:color="auto"/>
              <w:right w:val="single" w:sz="4" w:space="0" w:color="auto"/>
            </w:tcBorders>
            <w:vAlign w:val="center"/>
          </w:tcPr>
          <w:p w14:paraId="3754E9EB"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4F9EB922" w14:textId="77777777" w:rsidR="00980552" w:rsidRPr="001F42D3" w:rsidRDefault="00980552" w:rsidP="00980552">
            <w:pPr>
              <w:pStyle w:val="TableEntry"/>
            </w:pPr>
            <w:r w:rsidRPr="001F42D3">
              <w:t>DTM</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12240"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52FB9D02"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19C33291"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70779A2C" w14:textId="77777777" w:rsidR="00980552" w:rsidRPr="001F42D3" w:rsidRDefault="00980552" w:rsidP="00980552">
            <w:pPr>
              <w:pStyle w:val="TableEntry"/>
            </w:pPr>
            <w:r w:rsidRPr="001F42D3">
              <w:t>Participation End Date/Time (departure time)</w:t>
            </w:r>
          </w:p>
        </w:tc>
      </w:tr>
      <w:tr w:rsidR="00980552" w:rsidRPr="001F42D3" w14:paraId="0AA465A1"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95F99E" w14:textId="77777777" w:rsidR="00980552" w:rsidRPr="001F42D3" w:rsidRDefault="00980552" w:rsidP="00980552">
            <w:pPr>
              <w:pStyle w:val="TableEntry"/>
            </w:pPr>
            <w:r w:rsidRPr="001F42D3">
              <w:t>13</w:t>
            </w:r>
          </w:p>
        </w:tc>
        <w:tc>
          <w:tcPr>
            <w:tcW w:w="797" w:type="dxa"/>
            <w:tcBorders>
              <w:top w:val="single" w:sz="4" w:space="0" w:color="auto"/>
              <w:left w:val="single" w:sz="4" w:space="0" w:color="auto"/>
              <w:bottom w:val="single" w:sz="4" w:space="0" w:color="auto"/>
              <w:right w:val="single" w:sz="4" w:space="0" w:color="auto"/>
            </w:tcBorders>
            <w:vAlign w:val="center"/>
          </w:tcPr>
          <w:p w14:paraId="0C9601B6"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71CC5863" w14:textId="77777777" w:rsidR="00980552" w:rsidRPr="001F42D3" w:rsidRDefault="00980552" w:rsidP="00980552">
            <w:pPr>
              <w:pStyle w:val="TableEntry"/>
            </w:pPr>
            <w:r w:rsidRPr="001F42D3">
              <w:t>CWE</w:t>
            </w:r>
          </w:p>
        </w:tc>
        <w:tc>
          <w:tcPr>
            <w:tcW w:w="0" w:type="auto"/>
            <w:tcBorders>
              <w:top w:val="single" w:sz="4" w:space="0" w:color="auto"/>
              <w:left w:val="single" w:sz="4" w:space="0" w:color="auto"/>
              <w:bottom w:val="single" w:sz="4" w:space="0" w:color="auto"/>
              <w:right w:val="single" w:sz="4" w:space="0" w:color="auto"/>
            </w:tcBorders>
            <w:vAlign w:val="center"/>
            <w:hideMark/>
          </w:tcPr>
          <w:p w14:paraId="4767D3C9"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tcPr>
          <w:p w14:paraId="7534AFBE" w14:textId="77777777" w:rsidR="00980552" w:rsidRPr="001F42D3" w:rsidRDefault="00980552" w:rsidP="00980552">
            <w:pPr>
              <w:pStyle w:val="TableEntry"/>
              <w:rPr>
                <w:rFonts w:ascii="Calibri" w:hAnsi="Calibri"/>
              </w:rPr>
            </w:pPr>
          </w:p>
        </w:tc>
        <w:tc>
          <w:tcPr>
            <w:tcW w:w="921" w:type="dxa"/>
            <w:tcBorders>
              <w:top w:val="single" w:sz="4" w:space="0" w:color="auto"/>
              <w:left w:val="single" w:sz="4" w:space="0" w:color="auto"/>
              <w:bottom w:val="single" w:sz="4" w:space="0" w:color="auto"/>
              <w:right w:val="single" w:sz="4" w:space="0" w:color="auto"/>
            </w:tcBorders>
            <w:vAlign w:val="center"/>
          </w:tcPr>
          <w:p w14:paraId="0146F12E"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199F2D95" w14:textId="77777777" w:rsidR="00980552" w:rsidRPr="001F42D3" w:rsidRDefault="00980552" w:rsidP="00980552">
            <w:pPr>
              <w:pStyle w:val="TableEntry"/>
            </w:pPr>
            <w:r w:rsidRPr="001F42D3">
              <w:t>Participation Qualitative Duration</w:t>
            </w:r>
          </w:p>
        </w:tc>
      </w:tr>
      <w:tr w:rsidR="00980552" w:rsidRPr="001F42D3" w14:paraId="29D4809B"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FDB8ED1" w14:textId="77777777" w:rsidR="00980552" w:rsidRPr="001F42D3" w:rsidRDefault="00980552" w:rsidP="00980552">
            <w:pPr>
              <w:pStyle w:val="TableEntry"/>
            </w:pPr>
            <w:r w:rsidRPr="001F42D3">
              <w:t>14</w:t>
            </w:r>
          </w:p>
        </w:tc>
        <w:tc>
          <w:tcPr>
            <w:tcW w:w="797" w:type="dxa"/>
            <w:tcBorders>
              <w:top w:val="single" w:sz="4" w:space="0" w:color="auto"/>
              <w:left w:val="single" w:sz="4" w:space="0" w:color="auto"/>
              <w:bottom w:val="single" w:sz="4" w:space="0" w:color="auto"/>
              <w:right w:val="single" w:sz="4" w:space="0" w:color="auto"/>
            </w:tcBorders>
            <w:vAlign w:val="center"/>
          </w:tcPr>
          <w:p w14:paraId="0502C866"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56CEB264" w14:textId="77777777" w:rsidR="00980552" w:rsidRPr="001F42D3" w:rsidRDefault="00980552" w:rsidP="00980552">
            <w:pPr>
              <w:pStyle w:val="TableEntry"/>
            </w:pPr>
            <w:r w:rsidRPr="001F42D3">
              <w:t>XAD</w:t>
            </w:r>
          </w:p>
        </w:tc>
        <w:tc>
          <w:tcPr>
            <w:tcW w:w="0" w:type="auto"/>
            <w:tcBorders>
              <w:top w:val="single" w:sz="4" w:space="0" w:color="auto"/>
              <w:left w:val="single" w:sz="4" w:space="0" w:color="auto"/>
              <w:bottom w:val="single" w:sz="4" w:space="0" w:color="auto"/>
              <w:right w:val="single" w:sz="4" w:space="0" w:color="auto"/>
            </w:tcBorders>
            <w:vAlign w:val="center"/>
            <w:hideMark/>
          </w:tcPr>
          <w:p w14:paraId="529E8F27" w14:textId="77777777" w:rsidR="00980552" w:rsidRPr="001F42D3" w:rsidRDefault="00980552" w:rsidP="00980552">
            <w:pPr>
              <w:pStyle w:val="TableEntry"/>
            </w:pPr>
            <w:r w:rsidRPr="001F42D3">
              <w:t>O</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6A96E"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56FEA7C4"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0276FCFF" w14:textId="77777777" w:rsidR="00980552" w:rsidRPr="001F42D3" w:rsidRDefault="00980552" w:rsidP="00980552">
            <w:pPr>
              <w:pStyle w:val="TableEntry"/>
            </w:pPr>
            <w:r w:rsidRPr="001F42D3">
              <w:t>Participation Address (postal address)</w:t>
            </w:r>
          </w:p>
        </w:tc>
      </w:tr>
      <w:tr w:rsidR="00980552" w:rsidRPr="001F42D3" w14:paraId="00169FC8" w14:textId="77777777" w:rsidTr="00234EAB">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856761A" w14:textId="77777777" w:rsidR="00980552" w:rsidRPr="001F42D3" w:rsidRDefault="00980552" w:rsidP="00980552">
            <w:pPr>
              <w:pStyle w:val="TableEntry"/>
            </w:pPr>
            <w:r w:rsidRPr="001F42D3">
              <w:t>15</w:t>
            </w:r>
          </w:p>
        </w:tc>
        <w:tc>
          <w:tcPr>
            <w:tcW w:w="797" w:type="dxa"/>
            <w:tcBorders>
              <w:top w:val="single" w:sz="4" w:space="0" w:color="auto"/>
              <w:left w:val="single" w:sz="4" w:space="0" w:color="auto"/>
              <w:bottom w:val="single" w:sz="4" w:space="0" w:color="auto"/>
              <w:right w:val="single" w:sz="4" w:space="0" w:color="auto"/>
            </w:tcBorders>
            <w:vAlign w:val="center"/>
          </w:tcPr>
          <w:p w14:paraId="07FDB258" w14:textId="77777777" w:rsidR="00980552" w:rsidRPr="001F42D3" w:rsidRDefault="00980552" w:rsidP="00980552">
            <w:pPr>
              <w:pStyle w:val="TableEntry"/>
              <w:rPr>
                <w:rFonts w:ascii="Calibri" w:hAnsi="Calibri"/>
              </w:rPr>
            </w:pPr>
          </w:p>
        </w:tc>
        <w:tc>
          <w:tcPr>
            <w:tcW w:w="760" w:type="dxa"/>
            <w:tcBorders>
              <w:top w:val="single" w:sz="4" w:space="0" w:color="auto"/>
              <w:left w:val="single" w:sz="4" w:space="0" w:color="auto"/>
              <w:bottom w:val="single" w:sz="4" w:space="0" w:color="auto"/>
              <w:right w:val="single" w:sz="4" w:space="0" w:color="auto"/>
            </w:tcBorders>
            <w:vAlign w:val="center"/>
            <w:hideMark/>
          </w:tcPr>
          <w:p w14:paraId="2AAF86DA" w14:textId="77777777" w:rsidR="00980552" w:rsidRPr="001F42D3" w:rsidRDefault="00980552" w:rsidP="00980552">
            <w:pPr>
              <w:pStyle w:val="TableEntry"/>
            </w:pPr>
            <w:r w:rsidRPr="001F42D3">
              <w:t>XTN</w:t>
            </w:r>
          </w:p>
        </w:tc>
        <w:tc>
          <w:tcPr>
            <w:tcW w:w="0" w:type="auto"/>
            <w:tcBorders>
              <w:top w:val="single" w:sz="4" w:space="0" w:color="auto"/>
              <w:left w:val="single" w:sz="4" w:space="0" w:color="auto"/>
              <w:bottom w:val="single" w:sz="4" w:space="0" w:color="auto"/>
              <w:right w:val="single" w:sz="4" w:space="0" w:color="auto"/>
            </w:tcBorders>
            <w:vAlign w:val="center"/>
            <w:hideMark/>
          </w:tcPr>
          <w:p w14:paraId="2AD52B78" w14:textId="77777777" w:rsidR="00980552" w:rsidRPr="001F42D3" w:rsidRDefault="00980552" w:rsidP="00980552">
            <w:pPr>
              <w:pStyle w:val="TableEntry"/>
            </w:pPr>
            <w:r w:rsidRPr="001F42D3">
              <w:t>C</w:t>
            </w:r>
          </w:p>
        </w:tc>
        <w:tc>
          <w:tcPr>
            <w:tcW w:w="0" w:type="auto"/>
            <w:tcBorders>
              <w:top w:val="single" w:sz="4" w:space="0" w:color="auto"/>
              <w:left w:val="single" w:sz="4" w:space="0" w:color="auto"/>
              <w:bottom w:val="single" w:sz="4" w:space="0" w:color="auto"/>
              <w:right w:val="single" w:sz="4" w:space="0" w:color="auto"/>
            </w:tcBorders>
            <w:vAlign w:val="center"/>
            <w:hideMark/>
          </w:tcPr>
          <w:p w14:paraId="4EF15F01" w14:textId="77777777" w:rsidR="00980552" w:rsidRPr="001F42D3" w:rsidRDefault="00980552" w:rsidP="00980552">
            <w:pPr>
              <w:pStyle w:val="TableEntry"/>
            </w:pPr>
            <w:r w:rsidRPr="001F42D3">
              <w:t>N</w:t>
            </w:r>
          </w:p>
        </w:tc>
        <w:tc>
          <w:tcPr>
            <w:tcW w:w="921" w:type="dxa"/>
            <w:tcBorders>
              <w:top w:val="single" w:sz="4" w:space="0" w:color="auto"/>
              <w:left w:val="single" w:sz="4" w:space="0" w:color="auto"/>
              <w:bottom w:val="single" w:sz="4" w:space="0" w:color="auto"/>
              <w:right w:val="single" w:sz="4" w:space="0" w:color="auto"/>
            </w:tcBorders>
            <w:vAlign w:val="center"/>
          </w:tcPr>
          <w:p w14:paraId="1CD67CFC" w14:textId="77777777" w:rsidR="00980552" w:rsidRPr="001F42D3" w:rsidRDefault="00980552" w:rsidP="00980552">
            <w:pPr>
              <w:pStyle w:val="TableEntry"/>
              <w:rPr>
                <w:rFonts w:ascii="Calibri" w:hAnsi="Calibri"/>
              </w:rPr>
            </w:pPr>
          </w:p>
        </w:tc>
        <w:tc>
          <w:tcPr>
            <w:tcW w:w="3578" w:type="dxa"/>
            <w:tcBorders>
              <w:top w:val="single" w:sz="4" w:space="0" w:color="auto"/>
              <w:left w:val="single" w:sz="4" w:space="0" w:color="auto"/>
              <w:bottom w:val="single" w:sz="4" w:space="0" w:color="auto"/>
              <w:right w:val="single" w:sz="4" w:space="0" w:color="auto"/>
            </w:tcBorders>
            <w:vAlign w:val="center"/>
            <w:hideMark/>
          </w:tcPr>
          <w:p w14:paraId="6B859E4B" w14:textId="77777777" w:rsidR="00980552" w:rsidRPr="001F42D3" w:rsidRDefault="00980552" w:rsidP="00980552">
            <w:pPr>
              <w:pStyle w:val="TableEntry"/>
            </w:pPr>
            <w:r w:rsidRPr="001F42D3">
              <w:t>Participation Telecommunication Address</w:t>
            </w:r>
          </w:p>
        </w:tc>
      </w:tr>
    </w:tbl>
    <w:p w14:paraId="7EFC6AEF" w14:textId="77777777" w:rsidR="00980552" w:rsidRPr="001F42D3" w:rsidRDefault="00980552" w:rsidP="00980552">
      <w:pPr>
        <w:pStyle w:val="BodyText"/>
      </w:pPr>
    </w:p>
    <w:p w14:paraId="349F4445" w14:textId="77777777" w:rsidR="00980552" w:rsidRPr="005C1693" w:rsidRDefault="00980552" w:rsidP="005C1693">
      <w:pPr>
        <w:pStyle w:val="BodyText"/>
      </w:pPr>
      <w:r w:rsidRPr="005C1693">
        <w:rPr>
          <w:b/>
          <w:bCs/>
        </w:rPr>
        <w:t>PRT-1 Participation Instance ID (EI) 02379</w:t>
      </w:r>
    </w:p>
    <w:p w14:paraId="5D0ACC7A" w14:textId="77777777" w:rsidR="00980552" w:rsidRPr="001F42D3" w:rsidRDefault="00980552" w:rsidP="005C1693">
      <w:pPr>
        <w:pStyle w:val="BodyText"/>
      </w:pPr>
      <w:r w:rsidRPr="001F42D3">
        <w:t>This field contains a unique identifier of the specific participation record.</w:t>
      </w:r>
    </w:p>
    <w:p w14:paraId="0253541E" w14:textId="77777777" w:rsidR="00980552" w:rsidRPr="001F42D3" w:rsidRDefault="00980552" w:rsidP="005C1693">
      <w:pPr>
        <w:pStyle w:val="BodyText"/>
      </w:pPr>
      <w:r w:rsidRPr="001F42D3">
        <w:rPr>
          <w:b/>
          <w:bCs/>
        </w:rPr>
        <w:t>PRT-2 Action Code (ID) 00816</w:t>
      </w:r>
    </w:p>
    <w:p w14:paraId="51CEB6AC" w14:textId="77777777" w:rsidR="00980552" w:rsidRPr="001F42D3" w:rsidRDefault="00980552" w:rsidP="005C1693">
      <w:pPr>
        <w:pStyle w:val="BodyText"/>
      </w:pPr>
      <w:r w:rsidRPr="001F42D3">
        <w:t>For the PCD-05 message this field shall contain the value AD indicating Add.</w:t>
      </w:r>
    </w:p>
    <w:p w14:paraId="0242D209" w14:textId="77777777" w:rsidR="00980552" w:rsidRPr="001F42D3" w:rsidRDefault="00980552" w:rsidP="005C1693">
      <w:pPr>
        <w:pStyle w:val="BodyText"/>
      </w:pPr>
      <w:r w:rsidRPr="001F42D3">
        <w:rPr>
          <w:b/>
          <w:bCs/>
        </w:rPr>
        <w:t>PRT-3 Action Reason (CWE) 02380</w:t>
      </w:r>
    </w:p>
    <w:p w14:paraId="58805CD0" w14:textId="77777777" w:rsidR="00980552" w:rsidRPr="001F42D3" w:rsidRDefault="00980552" w:rsidP="005C1693">
      <w:pPr>
        <w:pStyle w:val="BodyText"/>
      </w:pPr>
      <w:r w:rsidRPr="001F42D3">
        <w:t xml:space="preserve">For the PCD-05 message the PRT-3.1 Action Reason – Identifier component </w:t>
      </w:r>
      <w:r w:rsidRPr="001F42D3">
        <w:rPr>
          <w:i/>
        </w:rPr>
        <w:t>shall</w:t>
      </w:r>
      <w:r w:rsidRPr="001F42D3">
        <w:t xml:space="preserve"> be populated with the string RESPONSE. For the PCD-05 message the PRT-3.2 Action Reason – Text component </w:t>
      </w:r>
      <w:r w:rsidRPr="001F42D3">
        <w:rPr>
          <w:i/>
        </w:rPr>
        <w:t>shall</w:t>
      </w:r>
      <w:r w:rsidRPr="001F42D3">
        <w:t xml:space="preserve"> be populated with a string value from the following table which correlates with values from the PCD-07 response status and shall be one of the following.</w:t>
      </w:r>
    </w:p>
    <w:p w14:paraId="7735BB69" w14:textId="77777777" w:rsidR="00D5185F" w:rsidRPr="001F42D3" w:rsidRDefault="00D5185F" w:rsidP="005C1693">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4494"/>
      </w:tblGrid>
      <w:tr w:rsidR="00980552" w:rsidRPr="001F42D3" w14:paraId="5678FE0D" w14:textId="77777777" w:rsidTr="005C1693">
        <w:trPr>
          <w:cantSplit/>
          <w:tblHeader/>
          <w:jc w:val="center"/>
        </w:trPr>
        <w:tc>
          <w:tcPr>
            <w:tcW w:w="2367" w:type="dxa"/>
            <w:shd w:val="clear" w:color="auto" w:fill="D9D9D9" w:themeFill="background1" w:themeFillShade="D9"/>
          </w:tcPr>
          <w:p w14:paraId="4F758496" w14:textId="77777777" w:rsidR="00980552" w:rsidRPr="001F42D3" w:rsidRDefault="00980552" w:rsidP="00980552">
            <w:pPr>
              <w:pStyle w:val="TableEntryHeader"/>
            </w:pPr>
            <w:r w:rsidRPr="001F42D3">
              <w:t>PRT-3.2 value</w:t>
            </w:r>
          </w:p>
        </w:tc>
        <w:tc>
          <w:tcPr>
            <w:tcW w:w="4494" w:type="dxa"/>
            <w:shd w:val="clear" w:color="auto" w:fill="D9D9D9" w:themeFill="background1" w:themeFillShade="D9"/>
          </w:tcPr>
          <w:p w14:paraId="6A6C43FC" w14:textId="77777777" w:rsidR="00980552" w:rsidRPr="001F42D3" w:rsidRDefault="00980552" w:rsidP="00980552">
            <w:pPr>
              <w:pStyle w:val="TableEntryHeader"/>
            </w:pPr>
            <w:r w:rsidRPr="001F42D3">
              <w:t>PCD-07 response status</w:t>
            </w:r>
          </w:p>
        </w:tc>
      </w:tr>
      <w:tr w:rsidR="00980552" w:rsidRPr="001F42D3" w14:paraId="4084C3D7" w14:textId="77777777" w:rsidTr="00234EAB">
        <w:trPr>
          <w:jc w:val="center"/>
        </w:trPr>
        <w:tc>
          <w:tcPr>
            <w:tcW w:w="2367" w:type="dxa"/>
            <w:vAlign w:val="center"/>
          </w:tcPr>
          <w:p w14:paraId="7AB71AF3" w14:textId="77777777" w:rsidR="00980552" w:rsidRPr="001F42D3" w:rsidRDefault="00980552" w:rsidP="00980552">
            <w:pPr>
              <w:pStyle w:val="TableEntry"/>
            </w:pPr>
            <w:r w:rsidRPr="001F42D3">
              <w:t>RECEIVED</w:t>
            </w:r>
          </w:p>
        </w:tc>
        <w:tc>
          <w:tcPr>
            <w:tcW w:w="4494" w:type="dxa"/>
            <w:vAlign w:val="center"/>
          </w:tcPr>
          <w:p w14:paraId="5D91E180" w14:textId="75AE2B8B" w:rsidR="00980552" w:rsidRPr="001F42D3" w:rsidRDefault="00980552" w:rsidP="00980552">
            <w:pPr>
              <w:pStyle w:val="TableEntry"/>
            </w:pPr>
            <w:r w:rsidRPr="001F42D3">
              <w:t xml:space="preserve">PCD-06 received and verified by ACM AC </w:t>
            </w:r>
            <w:r w:rsidR="00277D6B">
              <w:t>Actor</w:t>
            </w:r>
          </w:p>
        </w:tc>
      </w:tr>
      <w:tr w:rsidR="00980552" w:rsidRPr="001F42D3" w14:paraId="4BAFCA3E" w14:textId="77777777" w:rsidTr="00234EAB">
        <w:trPr>
          <w:jc w:val="center"/>
        </w:trPr>
        <w:tc>
          <w:tcPr>
            <w:tcW w:w="2367" w:type="dxa"/>
            <w:vAlign w:val="center"/>
          </w:tcPr>
          <w:p w14:paraId="4059EEDD" w14:textId="77777777" w:rsidR="00980552" w:rsidRPr="001F42D3" w:rsidRDefault="00980552" w:rsidP="00980552">
            <w:pPr>
              <w:pStyle w:val="TableEntry"/>
            </w:pPr>
            <w:r w:rsidRPr="001F42D3">
              <w:t>UNDELIVERABLE</w:t>
            </w:r>
          </w:p>
        </w:tc>
        <w:tc>
          <w:tcPr>
            <w:tcW w:w="4494" w:type="dxa"/>
            <w:vAlign w:val="center"/>
          </w:tcPr>
          <w:p w14:paraId="552D735E" w14:textId="35C96BAF" w:rsidR="00980552" w:rsidRPr="001F42D3" w:rsidRDefault="00980552" w:rsidP="00980552">
            <w:pPr>
              <w:pStyle w:val="TableEntry"/>
            </w:pPr>
            <w:r w:rsidRPr="001F42D3">
              <w:t xml:space="preserve">ACM AC </w:t>
            </w:r>
            <w:r w:rsidR="00277D6B">
              <w:t>Actor</w:t>
            </w:r>
            <w:r w:rsidRPr="001F42D3">
              <w:t xml:space="preserve"> unable to deliver notification to endpoint communication device</w:t>
            </w:r>
          </w:p>
        </w:tc>
      </w:tr>
      <w:tr w:rsidR="00980552" w:rsidRPr="001F42D3" w14:paraId="15B4FAA8" w14:textId="77777777" w:rsidTr="00234EAB">
        <w:trPr>
          <w:jc w:val="center"/>
        </w:trPr>
        <w:tc>
          <w:tcPr>
            <w:tcW w:w="2367" w:type="dxa"/>
            <w:vAlign w:val="center"/>
          </w:tcPr>
          <w:p w14:paraId="31EE9859" w14:textId="77777777" w:rsidR="00980552" w:rsidRPr="001F42D3" w:rsidRDefault="00980552" w:rsidP="00980552">
            <w:pPr>
              <w:pStyle w:val="TableEntry"/>
            </w:pPr>
            <w:r w:rsidRPr="001F42D3">
              <w:lastRenderedPageBreak/>
              <w:t>DELIVERED</w:t>
            </w:r>
          </w:p>
        </w:tc>
        <w:tc>
          <w:tcPr>
            <w:tcW w:w="4494" w:type="dxa"/>
            <w:vAlign w:val="center"/>
          </w:tcPr>
          <w:p w14:paraId="2957506C" w14:textId="77777777" w:rsidR="00980552" w:rsidRPr="001F42D3" w:rsidRDefault="00980552" w:rsidP="00980552">
            <w:pPr>
              <w:pStyle w:val="TableEntry"/>
            </w:pPr>
            <w:r w:rsidRPr="001F42D3">
              <w:t>ACM AC delivered notification to endpoint communication device</w:t>
            </w:r>
          </w:p>
        </w:tc>
      </w:tr>
      <w:tr w:rsidR="00980552" w:rsidRPr="001F42D3" w14:paraId="11EF5EA7" w14:textId="77777777" w:rsidTr="00234EAB">
        <w:trPr>
          <w:jc w:val="center"/>
        </w:trPr>
        <w:tc>
          <w:tcPr>
            <w:tcW w:w="2367" w:type="dxa"/>
            <w:vAlign w:val="center"/>
          </w:tcPr>
          <w:p w14:paraId="5B00B414" w14:textId="77777777" w:rsidR="00980552" w:rsidRPr="001F42D3" w:rsidRDefault="00980552" w:rsidP="00980552">
            <w:pPr>
              <w:pStyle w:val="TableEntry"/>
            </w:pPr>
            <w:r w:rsidRPr="001F42D3">
              <w:t>READ</w:t>
            </w:r>
          </w:p>
        </w:tc>
        <w:tc>
          <w:tcPr>
            <w:tcW w:w="4494" w:type="dxa"/>
            <w:vAlign w:val="center"/>
          </w:tcPr>
          <w:p w14:paraId="4509542F" w14:textId="77777777" w:rsidR="00980552" w:rsidRPr="001F42D3" w:rsidRDefault="00980552" w:rsidP="00980552">
            <w:pPr>
              <w:pStyle w:val="TableEntry"/>
            </w:pPr>
            <w:r w:rsidRPr="001F42D3">
              <w:t>Application on endpoint communication device has presented the notification to the operator and the operator may have manually indicated read receipt</w:t>
            </w:r>
          </w:p>
        </w:tc>
      </w:tr>
      <w:tr w:rsidR="00980552" w:rsidRPr="001F42D3" w14:paraId="66D82C64" w14:textId="77777777" w:rsidTr="00234EAB">
        <w:trPr>
          <w:jc w:val="center"/>
        </w:trPr>
        <w:tc>
          <w:tcPr>
            <w:tcW w:w="2367" w:type="dxa"/>
            <w:vAlign w:val="center"/>
          </w:tcPr>
          <w:p w14:paraId="270EDC66" w14:textId="77777777" w:rsidR="00980552" w:rsidRPr="001F42D3" w:rsidRDefault="00980552" w:rsidP="00980552">
            <w:pPr>
              <w:pStyle w:val="TableEntry"/>
            </w:pPr>
            <w:r w:rsidRPr="001F42D3">
              <w:t>CALLBACKSTART</w:t>
            </w:r>
          </w:p>
        </w:tc>
        <w:tc>
          <w:tcPr>
            <w:tcW w:w="4494" w:type="dxa"/>
            <w:vAlign w:val="center"/>
          </w:tcPr>
          <w:p w14:paraId="002A0395" w14:textId="77777777" w:rsidR="00980552" w:rsidRPr="001F42D3" w:rsidRDefault="00980552" w:rsidP="00980552">
            <w:pPr>
              <w:pStyle w:val="TableEntry"/>
            </w:pPr>
            <w:r w:rsidRPr="001F42D3">
              <w:t>Endpoint communication device telephony dial back started</w:t>
            </w:r>
          </w:p>
        </w:tc>
      </w:tr>
      <w:tr w:rsidR="00980552" w:rsidRPr="001F42D3" w14:paraId="0F11791C" w14:textId="77777777" w:rsidTr="00234EAB">
        <w:trPr>
          <w:jc w:val="center"/>
        </w:trPr>
        <w:tc>
          <w:tcPr>
            <w:tcW w:w="2367" w:type="dxa"/>
            <w:vAlign w:val="center"/>
          </w:tcPr>
          <w:p w14:paraId="0E2BDA30" w14:textId="77777777" w:rsidR="00980552" w:rsidRPr="001F42D3" w:rsidRDefault="00980552" w:rsidP="00980552">
            <w:pPr>
              <w:pStyle w:val="TableEntry"/>
            </w:pPr>
            <w:r w:rsidRPr="001F42D3">
              <w:t>CALLBACKEND</w:t>
            </w:r>
          </w:p>
        </w:tc>
        <w:tc>
          <w:tcPr>
            <w:tcW w:w="4494" w:type="dxa"/>
            <w:vAlign w:val="center"/>
          </w:tcPr>
          <w:p w14:paraId="435E2DD7" w14:textId="77777777" w:rsidR="00980552" w:rsidRPr="001F42D3" w:rsidRDefault="00980552" w:rsidP="00980552">
            <w:pPr>
              <w:pStyle w:val="TableEntry"/>
            </w:pPr>
            <w:r w:rsidRPr="001F42D3">
              <w:t>Endpoint communication device telephony dial back ended</w:t>
            </w:r>
          </w:p>
        </w:tc>
      </w:tr>
      <w:tr w:rsidR="00980552" w:rsidRPr="001F42D3" w14:paraId="29DE98A7" w14:textId="77777777" w:rsidTr="00234EAB">
        <w:trPr>
          <w:jc w:val="center"/>
        </w:trPr>
        <w:tc>
          <w:tcPr>
            <w:tcW w:w="2367" w:type="dxa"/>
            <w:vAlign w:val="center"/>
          </w:tcPr>
          <w:p w14:paraId="2C5FDF25" w14:textId="77777777" w:rsidR="00980552" w:rsidRPr="001F42D3" w:rsidRDefault="00980552" w:rsidP="00980552">
            <w:pPr>
              <w:pStyle w:val="TableEntry"/>
            </w:pPr>
            <w:r w:rsidRPr="001F42D3">
              <w:t>ACCEPTED</w:t>
            </w:r>
          </w:p>
        </w:tc>
        <w:tc>
          <w:tcPr>
            <w:tcW w:w="4494" w:type="dxa"/>
            <w:vAlign w:val="center"/>
          </w:tcPr>
          <w:p w14:paraId="75005C37" w14:textId="77777777" w:rsidR="00980552" w:rsidRPr="001F42D3" w:rsidRDefault="00980552" w:rsidP="00980552">
            <w:pPr>
              <w:pStyle w:val="TableEntry"/>
            </w:pPr>
            <w:r w:rsidRPr="001F42D3">
              <w:t>Endpoint communication device operator has accepted responsibility for the alert</w:t>
            </w:r>
          </w:p>
        </w:tc>
      </w:tr>
      <w:tr w:rsidR="00980552" w:rsidRPr="001F42D3" w14:paraId="7FBD60F5" w14:textId="77777777" w:rsidTr="00234EAB">
        <w:trPr>
          <w:jc w:val="center"/>
        </w:trPr>
        <w:tc>
          <w:tcPr>
            <w:tcW w:w="2367" w:type="dxa"/>
            <w:vAlign w:val="center"/>
          </w:tcPr>
          <w:p w14:paraId="5B92FD15" w14:textId="77777777" w:rsidR="00980552" w:rsidRPr="001F42D3" w:rsidRDefault="00980552" w:rsidP="00980552">
            <w:pPr>
              <w:pStyle w:val="TableEntry"/>
            </w:pPr>
            <w:r w:rsidRPr="001F42D3">
              <w:t>ACCEPTEDPOSITIVE</w:t>
            </w:r>
          </w:p>
        </w:tc>
        <w:tc>
          <w:tcPr>
            <w:tcW w:w="4494" w:type="dxa"/>
            <w:vAlign w:val="center"/>
          </w:tcPr>
          <w:p w14:paraId="3103F43C" w14:textId="77777777" w:rsidR="00980552" w:rsidRPr="001F42D3" w:rsidRDefault="00980552" w:rsidP="00980552">
            <w:pPr>
              <w:pStyle w:val="TableEntry"/>
            </w:pPr>
            <w:r w:rsidRPr="001F42D3">
              <w:t>Endpoint communication device operator has accepted responsibility for the alert and has indicated that the alert is actionable</w:t>
            </w:r>
          </w:p>
        </w:tc>
      </w:tr>
      <w:tr w:rsidR="00980552" w:rsidRPr="001F42D3" w14:paraId="52B73557" w14:textId="77777777" w:rsidTr="00234EAB">
        <w:trPr>
          <w:jc w:val="center"/>
        </w:trPr>
        <w:tc>
          <w:tcPr>
            <w:tcW w:w="2367" w:type="dxa"/>
            <w:vAlign w:val="center"/>
          </w:tcPr>
          <w:p w14:paraId="1F3D9BEE" w14:textId="77777777" w:rsidR="00980552" w:rsidRPr="001F42D3" w:rsidRDefault="00980552" w:rsidP="00980552">
            <w:pPr>
              <w:pStyle w:val="TableEntry"/>
            </w:pPr>
            <w:r w:rsidRPr="001F42D3">
              <w:t>ACCEPTEDNOTRELEVANT</w:t>
            </w:r>
          </w:p>
        </w:tc>
        <w:tc>
          <w:tcPr>
            <w:tcW w:w="4494" w:type="dxa"/>
            <w:vAlign w:val="center"/>
          </w:tcPr>
          <w:p w14:paraId="1993B5EE" w14:textId="77777777" w:rsidR="00980552" w:rsidRPr="001F42D3" w:rsidRDefault="00980552" w:rsidP="00980552">
            <w:pPr>
              <w:pStyle w:val="TableEntry"/>
            </w:pPr>
            <w:r w:rsidRPr="001F42D3">
              <w:t>Endpoint communication device operator has accepted responsibility for the alert and has indicated it as not actionable</w:t>
            </w:r>
          </w:p>
        </w:tc>
      </w:tr>
      <w:tr w:rsidR="00980552" w:rsidRPr="001F42D3" w14:paraId="1DDE02EB" w14:textId="77777777" w:rsidTr="00234EAB">
        <w:trPr>
          <w:jc w:val="center"/>
        </w:trPr>
        <w:tc>
          <w:tcPr>
            <w:tcW w:w="2367" w:type="dxa"/>
            <w:vAlign w:val="center"/>
          </w:tcPr>
          <w:p w14:paraId="59862831" w14:textId="77777777" w:rsidR="00980552" w:rsidRPr="001F42D3" w:rsidRDefault="00980552" w:rsidP="00980552">
            <w:pPr>
              <w:pStyle w:val="TableEntry"/>
            </w:pPr>
            <w:r w:rsidRPr="001F42D3">
              <w:t>ACCEPTEDFALSE</w:t>
            </w:r>
          </w:p>
        </w:tc>
        <w:tc>
          <w:tcPr>
            <w:tcW w:w="4494" w:type="dxa"/>
            <w:vAlign w:val="center"/>
          </w:tcPr>
          <w:p w14:paraId="0AC0B4A0" w14:textId="77777777" w:rsidR="00980552" w:rsidRPr="001F42D3" w:rsidRDefault="00980552" w:rsidP="00980552">
            <w:pPr>
              <w:pStyle w:val="TableEntry"/>
            </w:pPr>
            <w:r w:rsidRPr="001F42D3">
              <w:t>Endpoint communication device  operator has accepted responsibility for the alert has indicated that it is not a true alert</w:t>
            </w:r>
          </w:p>
        </w:tc>
      </w:tr>
      <w:tr w:rsidR="00980552" w:rsidRPr="001F42D3" w14:paraId="1CC47BDE" w14:textId="77777777" w:rsidTr="00234EAB">
        <w:trPr>
          <w:jc w:val="center"/>
        </w:trPr>
        <w:tc>
          <w:tcPr>
            <w:tcW w:w="2367" w:type="dxa"/>
            <w:vAlign w:val="center"/>
          </w:tcPr>
          <w:p w14:paraId="6922ABF6" w14:textId="77777777" w:rsidR="00980552" w:rsidRPr="001F42D3" w:rsidRDefault="00980552" w:rsidP="00980552">
            <w:pPr>
              <w:pStyle w:val="TableEntry"/>
            </w:pPr>
            <w:r w:rsidRPr="001F42D3">
              <w:t>REJECTED</w:t>
            </w:r>
          </w:p>
        </w:tc>
        <w:tc>
          <w:tcPr>
            <w:tcW w:w="4494" w:type="dxa"/>
            <w:vAlign w:val="center"/>
          </w:tcPr>
          <w:p w14:paraId="722BFE37" w14:textId="77777777" w:rsidR="00980552" w:rsidRPr="001F42D3" w:rsidRDefault="00980552" w:rsidP="00980552">
            <w:pPr>
              <w:pStyle w:val="TableEntry"/>
            </w:pPr>
            <w:r w:rsidRPr="001F42D3">
              <w:t>Endpoint communication device  operator has declined responsibility for the alert</w:t>
            </w:r>
          </w:p>
        </w:tc>
      </w:tr>
      <w:tr w:rsidR="00980552" w:rsidRPr="001F42D3" w14:paraId="25EEC203" w14:textId="77777777" w:rsidTr="00234EAB">
        <w:trPr>
          <w:jc w:val="center"/>
        </w:trPr>
        <w:tc>
          <w:tcPr>
            <w:tcW w:w="2367" w:type="dxa"/>
            <w:vAlign w:val="center"/>
          </w:tcPr>
          <w:p w14:paraId="38D0BF1A" w14:textId="77777777" w:rsidR="00980552" w:rsidRPr="001F42D3" w:rsidRDefault="00980552" w:rsidP="00980552">
            <w:pPr>
              <w:pStyle w:val="TableEntry"/>
            </w:pPr>
            <w:r w:rsidRPr="001F42D3">
              <w:t>CANCELLED</w:t>
            </w:r>
          </w:p>
        </w:tc>
        <w:tc>
          <w:tcPr>
            <w:tcW w:w="4494" w:type="dxa"/>
            <w:vAlign w:val="center"/>
          </w:tcPr>
          <w:p w14:paraId="3B401EEA" w14:textId="77777777" w:rsidR="00980552" w:rsidRPr="001F42D3" w:rsidRDefault="00980552" w:rsidP="00980552">
            <w:pPr>
              <w:pStyle w:val="TableEntry"/>
            </w:pPr>
            <w:r w:rsidRPr="001F42D3">
              <w:t>[reserved, not implemented]</w:t>
            </w:r>
          </w:p>
        </w:tc>
      </w:tr>
      <w:tr w:rsidR="00980552" w:rsidRPr="001F42D3" w14:paraId="68D5CFB0" w14:textId="77777777" w:rsidTr="00234EAB">
        <w:trPr>
          <w:jc w:val="center"/>
        </w:trPr>
        <w:tc>
          <w:tcPr>
            <w:tcW w:w="2367" w:type="dxa"/>
            <w:vAlign w:val="center"/>
          </w:tcPr>
          <w:p w14:paraId="5395C01C" w14:textId="77777777" w:rsidR="00980552" w:rsidRPr="001F42D3" w:rsidRDefault="00980552" w:rsidP="00980552">
            <w:pPr>
              <w:pStyle w:val="TableEntry"/>
            </w:pPr>
            <w:r w:rsidRPr="001F42D3">
              <w:t>COMPLETED</w:t>
            </w:r>
          </w:p>
        </w:tc>
        <w:tc>
          <w:tcPr>
            <w:tcW w:w="4494" w:type="dxa"/>
            <w:vAlign w:val="center"/>
          </w:tcPr>
          <w:p w14:paraId="32F7D5E7" w14:textId="77777777" w:rsidR="00980552" w:rsidRPr="001F42D3" w:rsidRDefault="00980552" w:rsidP="00980552">
            <w:pPr>
              <w:pStyle w:val="TableEntry"/>
            </w:pPr>
            <w:r w:rsidRPr="001F42D3">
              <w:t>Endpoint communication device operator has indicated completion of the clinical workflow step associated with the alert notification</w:t>
            </w:r>
          </w:p>
        </w:tc>
      </w:tr>
      <w:tr w:rsidR="00980552" w:rsidRPr="001F42D3" w14:paraId="30CE0081" w14:textId="77777777" w:rsidTr="00234EAB">
        <w:trPr>
          <w:jc w:val="center"/>
        </w:trPr>
        <w:tc>
          <w:tcPr>
            <w:tcW w:w="2367" w:type="dxa"/>
            <w:vAlign w:val="center"/>
          </w:tcPr>
          <w:p w14:paraId="6D8D8BCB" w14:textId="77777777" w:rsidR="00980552" w:rsidRPr="001F42D3" w:rsidRDefault="00980552" w:rsidP="00980552">
            <w:pPr>
              <w:pStyle w:val="TableEntry"/>
            </w:pPr>
            <w:r w:rsidRPr="001F42D3">
              <w:t>ACTIONURI</w:t>
            </w:r>
          </w:p>
        </w:tc>
        <w:tc>
          <w:tcPr>
            <w:tcW w:w="4494" w:type="dxa"/>
            <w:vAlign w:val="center"/>
          </w:tcPr>
          <w:p w14:paraId="6A38EA6C" w14:textId="77777777" w:rsidR="00980552" w:rsidRPr="001F42D3" w:rsidRDefault="00980552" w:rsidP="00980552">
            <w:pPr>
              <w:pStyle w:val="TableEntry"/>
            </w:pPr>
            <w:r w:rsidRPr="001F42D3">
              <w:t xml:space="preserve">An actionURI provided in the PCD-06 associated with the PCD-07 has been activated (the endpoint device operator clicked on the provided link and therefore activated it) in which case PRT-3.2 </w:t>
            </w:r>
            <w:r w:rsidRPr="001F42D3">
              <w:rPr>
                <w:i/>
              </w:rPr>
              <w:t>shall</w:t>
            </w:r>
            <w:r w:rsidRPr="001F42D3">
              <w:t xml:space="preserve"> have three repeated occurrences.</w:t>
            </w:r>
          </w:p>
          <w:p w14:paraId="24861EDB" w14:textId="5EA71911" w:rsidR="00980552" w:rsidRPr="001F42D3" w:rsidRDefault="00980552" w:rsidP="00980552">
            <w:pPr>
              <w:pStyle w:val="TableEntry"/>
            </w:pPr>
            <w:r w:rsidRPr="001F42D3">
              <w:t>The second occurrence – Identifier shall contain the string ACTIONURI</w:t>
            </w:r>
            <w:r w:rsidR="001F42D3">
              <w:t xml:space="preserve">. </w:t>
            </w:r>
            <w:r w:rsidRPr="001F42D3">
              <w:t xml:space="preserve">The – Text </w:t>
            </w:r>
            <w:r w:rsidRPr="001F42D3">
              <w:rPr>
                <w:i/>
              </w:rPr>
              <w:t>shall</w:t>
            </w:r>
            <w:r w:rsidRPr="001F42D3">
              <w:t xml:space="preserve"> contain the actionURL from the PCD-0</w:t>
            </w:r>
          </w:p>
          <w:p w14:paraId="485A876F" w14:textId="77777777" w:rsidR="00980552" w:rsidRPr="001F42D3" w:rsidRDefault="00980552" w:rsidP="00980552">
            <w:pPr>
              <w:pStyle w:val="TableEntry"/>
            </w:pPr>
            <w:r w:rsidRPr="001F42D3">
              <w:t>6.</w:t>
            </w:r>
          </w:p>
          <w:p w14:paraId="540A78ED" w14:textId="06267D74" w:rsidR="00980552" w:rsidRPr="001F42D3" w:rsidRDefault="00980552" w:rsidP="00980552">
            <w:pPr>
              <w:pStyle w:val="TableEntry"/>
            </w:pPr>
            <w:r w:rsidRPr="001F42D3">
              <w:t>The third occurrence – Identifier shall contain the string ACTIONURIPURPOSE</w:t>
            </w:r>
            <w:r w:rsidR="001F42D3">
              <w:t xml:space="preserve">. </w:t>
            </w:r>
            <w:r w:rsidRPr="001F42D3">
              <w:t xml:space="preserve">The – Text </w:t>
            </w:r>
            <w:r w:rsidRPr="001F42D3">
              <w:rPr>
                <w:i/>
              </w:rPr>
              <w:t>shall</w:t>
            </w:r>
            <w:r w:rsidRPr="001F42D3">
              <w:t xml:space="preserve"> contain the actionURIPurpose from the PCD-07</w:t>
            </w:r>
          </w:p>
        </w:tc>
      </w:tr>
    </w:tbl>
    <w:p w14:paraId="711DA4D1" w14:textId="77777777" w:rsidR="00D5185F" w:rsidRPr="001F42D3" w:rsidRDefault="00D5185F" w:rsidP="005C1693">
      <w:pPr>
        <w:pStyle w:val="BodyText"/>
      </w:pPr>
    </w:p>
    <w:p w14:paraId="69F6179F" w14:textId="1276C2D8" w:rsidR="00980552" w:rsidRPr="001F42D3" w:rsidRDefault="00980552" w:rsidP="005C1693">
      <w:pPr>
        <w:pStyle w:val="BodyText"/>
      </w:pPr>
      <w:r w:rsidRPr="001F42D3">
        <w:t>PRT-3.3 Name of Coding System is IHE_PCD_ACM.</w:t>
      </w:r>
    </w:p>
    <w:p w14:paraId="20F528E6" w14:textId="77777777" w:rsidR="00980552" w:rsidRPr="001F42D3" w:rsidRDefault="00980552" w:rsidP="005C1693">
      <w:pPr>
        <w:pStyle w:val="BodyText"/>
      </w:pPr>
      <w:r w:rsidRPr="001F42D3">
        <w:rPr>
          <w:b/>
          <w:bCs/>
        </w:rPr>
        <w:t>PRT-4 Participation (CWE) 02381</w:t>
      </w:r>
    </w:p>
    <w:p w14:paraId="782EB5E0" w14:textId="77777777" w:rsidR="00980552" w:rsidRPr="001F42D3" w:rsidRDefault="00980552" w:rsidP="005C1693">
      <w:pPr>
        <w:pStyle w:val="BodyText"/>
      </w:pPr>
      <w:r w:rsidRPr="001F42D3">
        <w:t>Identifier = ‘AAP” Alert Acknowledging Provider</w:t>
      </w:r>
    </w:p>
    <w:p w14:paraId="330446AA" w14:textId="77777777" w:rsidR="00980552" w:rsidRPr="001F42D3" w:rsidRDefault="00980552" w:rsidP="005C1693">
      <w:pPr>
        <w:pStyle w:val="BodyText"/>
      </w:pPr>
      <w:r w:rsidRPr="001F42D3">
        <w:t>Text = “Alert Acknowledging Provider”</w:t>
      </w:r>
    </w:p>
    <w:p w14:paraId="4617BE00" w14:textId="77777777" w:rsidR="00980552" w:rsidRPr="001F42D3" w:rsidRDefault="00980552" w:rsidP="005C1693">
      <w:pPr>
        <w:pStyle w:val="BodyText"/>
      </w:pPr>
      <w:r w:rsidRPr="001F42D3">
        <w:rPr>
          <w:b/>
          <w:bCs/>
        </w:rPr>
        <w:t>PRT-5 Participation Person (XCN) 02382</w:t>
      </w:r>
    </w:p>
    <w:p w14:paraId="17E0E277" w14:textId="0B34D98A" w:rsidR="00980552" w:rsidRPr="001F42D3" w:rsidRDefault="00980552" w:rsidP="005C1693">
      <w:pPr>
        <w:pStyle w:val="BodyText"/>
      </w:pPr>
      <w:r w:rsidRPr="001F42D3">
        <w:lastRenderedPageBreak/>
        <w:t xml:space="preserve">This is the identification of the person that was the intended recipient of the alert notification as communicated by the values ParticipantName and ParticipantID. This may refer to a specific person or it may refer to a shift changed shared device or a display device or it may refer to a person or device known only to the AC </w:t>
      </w:r>
      <w:r w:rsidR="00277D6B">
        <w:t>Actor</w:t>
      </w:r>
      <w:r w:rsidR="001F42D3">
        <w:t xml:space="preserve">. </w:t>
      </w:r>
      <w:r w:rsidRPr="001F42D3">
        <w:t>If this field is populated it shall unambiguously resolve to one person. When this field is populated and PRT-15 is not populated it presumes the Alert Manager has internally resolved the person to their currently assigned endpoint communication device or devices.</w:t>
      </w:r>
    </w:p>
    <w:p w14:paraId="295CA841" w14:textId="77777777" w:rsidR="00980552" w:rsidRPr="001F42D3" w:rsidRDefault="00980552" w:rsidP="005C1693">
      <w:pPr>
        <w:pStyle w:val="BodyText"/>
      </w:pPr>
      <w:r w:rsidRPr="001F42D3">
        <w:rPr>
          <w:b/>
          <w:bCs/>
        </w:rPr>
        <w:t>PRT-6 Participation Person Provider Type (CWE) 02383</w:t>
      </w:r>
    </w:p>
    <w:p w14:paraId="62AF81DB" w14:textId="6ACFCD34" w:rsidR="00980552" w:rsidRPr="001F42D3" w:rsidRDefault="00980552" w:rsidP="005C1693">
      <w:pPr>
        <w:pStyle w:val="BodyText"/>
      </w:pPr>
      <w:r w:rsidRPr="001F42D3">
        <w:t>For the PCD-05 message this is STF-4 StaffType</w:t>
      </w:r>
      <w:r w:rsidR="001F42D3">
        <w:t xml:space="preserve">. </w:t>
      </w:r>
      <w:r w:rsidRPr="001F42D3">
        <w:t>For example, to encode a nurse as the type of provider person consider using</w:t>
      </w:r>
    </w:p>
    <w:p w14:paraId="021589E6" w14:textId="77777777" w:rsidR="00980552" w:rsidRPr="001F42D3" w:rsidRDefault="00980552" w:rsidP="005C1693">
      <w:pPr>
        <w:pStyle w:val="BodyText"/>
      </w:pPr>
      <w:r w:rsidRPr="001F42D3">
        <w:tab/>
        <w:t>NURSE^Nurse^HL70182</w:t>
      </w:r>
    </w:p>
    <w:p w14:paraId="0F580025" w14:textId="77777777" w:rsidR="00980552" w:rsidRPr="001F42D3" w:rsidRDefault="00980552" w:rsidP="005C1693">
      <w:pPr>
        <w:pStyle w:val="BodyText"/>
      </w:pPr>
      <w:r w:rsidRPr="001F42D3">
        <w:t>If table HL70182 has not been loaded in the verification tool use “HL7nnnn”.</w:t>
      </w:r>
    </w:p>
    <w:p w14:paraId="3E0A38C7" w14:textId="77777777" w:rsidR="00980552" w:rsidRPr="001F42D3" w:rsidRDefault="00980552" w:rsidP="005C1693">
      <w:pPr>
        <w:pStyle w:val="BodyText"/>
      </w:pPr>
      <w:r w:rsidRPr="001F42D3">
        <w:rPr>
          <w:b/>
          <w:bCs/>
        </w:rPr>
        <w:t>PRT-7 Participation Organization Unit Type (CWE) 02384</w:t>
      </w:r>
    </w:p>
    <w:p w14:paraId="2930F0A7" w14:textId="77777777" w:rsidR="00980552" w:rsidRPr="001F42D3" w:rsidRDefault="00980552" w:rsidP="005C1693">
      <w:pPr>
        <w:pStyle w:val="BodyText"/>
      </w:pPr>
      <w:r w:rsidRPr="001F42D3">
        <w:t>For the PCD-05 message this field is optional.</w:t>
      </w:r>
    </w:p>
    <w:p w14:paraId="558CFFA6" w14:textId="77777777" w:rsidR="00980552" w:rsidRPr="001F42D3" w:rsidRDefault="00980552" w:rsidP="005C1693">
      <w:pPr>
        <w:pStyle w:val="BodyText"/>
      </w:pPr>
      <w:r w:rsidRPr="001F42D3">
        <w:rPr>
          <w:b/>
          <w:bCs/>
        </w:rPr>
        <w:t>PRT-8 Participation Organization (XON) 02385</w:t>
      </w:r>
    </w:p>
    <w:p w14:paraId="1D385A00" w14:textId="77777777" w:rsidR="00980552" w:rsidRPr="001F42D3" w:rsidRDefault="00980552" w:rsidP="005C1693">
      <w:pPr>
        <w:pStyle w:val="BodyText"/>
      </w:pPr>
      <w:r w:rsidRPr="001F42D3">
        <w:t>For the PCD-05 message this field is optional.</w:t>
      </w:r>
    </w:p>
    <w:p w14:paraId="15E16B8C" w14:textId="77777777" w:rsidR="00980552" w:rsidRPr="001F42D3" w:rsidRDefault="00980552" w:rsidP="005C1693">
      <w:pPr>
        <w:pStyle w:val="BodyText"/>
      </w:pPr>
      <w:r w:rsidRPr="001F42D3">
        <w:rPr>
          <w:b/>
          <w:bCs/>
        </w:rPr>
        <w:t>PRT-9 Participation Location (PL) 02386</w:t>
      </w:r>
    </w:p>
    <w:p w14:paraId="03E7A085" w14:textId="77777777" w:rsidR="00980552" w:rsidRPr="001F42D3" w:rsidRDefault="00980552" w:rsidP="005C1693">
      <w:pPr>
        <w:pStyle w:val="BodyText"/>
      </w:pPr>
      <w:r w:rsidRPr="001F42D3">
        <w:t>For the PCD-05 message this field contains the location associated with the alert notification dissemination status update, where the alert dissemination status update took place, for example delivered or read, or where the endpoint communication device operator response took place, for example accept or reject.</w:t>
      </w:r>
    </w:p>
    <w:p w14:paraId="6805CCCE" w14:textId="77777777" w:rsidR="00980552" w:rsidRPr="001F42D3" w:rsidRDefault="00980552" w:rsidP="005C1693">
      <w:pPr>
        <w:pStyle w:val="BodyText"/>
      </w:pPr>
      <w:r w:rsidRPr="001F42D3">
        <w:rPr>
          <w:b/>
          <w:bCs/>
        </w:rPr>
        <w:t>PRT-10 Participation Device (EI) 02348</w:t>
      </w:r>
    </w:p>
    <w:p w14:paraId="418EE768" w14:textId="77777777" w:rsidR="00980552" w:rsidRPr="001F42D3" w:rsidRDefault="00980552" w:rsidP="005C1693">
      <w:pPr>
        <w:pStyle w:val="BodyText"/>
      </w:pPr>
      <w:r w:rsidRPr="001F42D3">
        <w:t>For the PCD-05 this is the world unique identification of the endpoint communication device and not of the alerting medical device.</w:t>
      </w:r>
    </w:p>
    <w:p w14:paraId="22506231" w14:textId="77777777" w:rsidR="00980552" w:rsidRPr="001F42D3" w:rsidRDefault="00980552" w:rsidP="005C1693">
      <w:pPr>
        <w:pStyle w:val="BodyText"/>
      </w:pPr>
      <w:r w:rsidRPr="001F42D3">
        <w:rPr>
          <w:b/>
          <w:bCs/>
        </w:rPr>
        <w:t>PRT-11 Participation Begin Date/Time (DTM) 02387</w:t>
      </w:r>
    </w:p>
    <w:p w14:paraId="00D3AA60" w14:textId="77777777" w:rsidR="00980552" w:rsidRPr="001F42D3" w:rsidRDefault="00980552" w:rsidP="005C1693">
      <w:pPr>
        <w:pStyle w:val="BodyText"/>
      </w:pPr>
      <w:r w:rsidRPr="001F42D3">
        <w:t>For the PCD-05 this contains the reformatted for conformance timestamp from the underlying WCTP status update message of the PCD-07 transaction.</w:t>
      </w:r>
    </w:p>
    <w:p w14:paraId="533BDDAB" w14:textId="04777689" w:rsidR="00980552" w:rsidRPr="001F42D3" w:rsidRDefault="00980552" w:rsidP="005C1693">
      <w:pPr>
        <w:pStyle w:val="BodyText"/>
      </w:pPr>
      <w:r w:rsidRPr="001F42D3">
        <w:t>The syntax of WCTP timestamps and PCD (HL7) timestamps is not identical</w:t>
      </w:r>
      <w:r w:rsidR="001F42D3">
        <w:t xml:space="preserve">. </w:t>
      </w:r>
      <w:r w:rsidRPr="001F42D3">
        <w:t>Some reformatting is required to map the WCTP timestamp to a PCD timestamp.</w:t>
      </w:r>
    </w:p>
    <w:p w14:paraId="3AB3DD30" w14:textId="77777777" w:rsidR="00980552" w:rsidRPr="001F42D3" w:rsidRDefault="00980552" w:rsidP="005C1693">
      <w:pPr>
        <w:pStyle w:val="BodyText"/>
      </w:pPr>
      <w:r w:rsidRPr="001F42D3">
        <w:rPr>
          <w:b/>
          <w:bCs/>
        </w:rPr>
        <w:t>PRT-12 Participation End Date/Time (DTM) 02388</w:t>
      </w:r>
    </w:p>
    <w:p w14:paraId="2139473E" w14:textId="77777777" w:rsidR="00980552" w:rsidRPr="001F42D3" w:rsidRDefault="00980552" w:rsidP="005C1693">
      <w:pPr>
        <w:pStyle w:val="BodyText"/>
      </w:pPr>
      <w:r w:rsidRPr="001F42D3">
        <w:t>For the PCD-05 message this field is not used.</w:t>
      </w:r>
    </w:p>
    <w:p w14:paraId="2D6ECFF8" w14:textId="77777777" w:rsidR="00980552" w:rsidRPr="005C1693" w:rsidRDefault="00980552" w:rsidP="005C1693">
      <w:pPr>
        <w:pStyle w:val="BodyText"/>
      </w:pPr>
      <w:r w:rsidRPr="005C1693">
        <w:rPr>
          <w:b/>
          <w:bCs/>
        </w:rPr>
        <w:t>PRT-13 Participation Qualitative Duration (CWE) 02389</w:t>
      </w:r>
    </w:p>
    <w:p w14:paraId="0F2D2AA6" w14:textId="77777777" w:rsidR="00980552" w:rsidRPr="001F42D3" w:rsidRDefault="00980552" w:rsidP="005C1693">
      <w:pPr>
        <w:pStyle w:val="BodyText"/>
      </w:pPr>
      <w:r w:rsidRPr="001F42D3">
        <w:t>For the PCD-05 message this field is not used.</w:t>
      </w:r>
    </w:p>
    <w:p w14:paraId="52C9D5B4" w14:textId="77777777" w:rsidR="00980552" w:rsidRPr="001F42D3" w:rsidRDefault="00980552" w:rsidP="005C1693">
      <w:pPr>
        <w:pStyle w:val="BodyText"/>
      </w:pPr>
      <w:r w:rsidRPr="001F42D3">
        <w:rPr>
          <w:b/>
          <w:bCs/>
        </w:rPr>
        <w:t>PRT-14 Participation Address (XAD) 02390</w:t>
      </w:r>
    </w:p>
    <w:p w14:paraId="24184B76" w14:textId="058A491F" w:rsidR="00980552" w:rsidRPr="001F42D3" w:rsidRDefault="00980552" w:rsidP="005C1693">
      <w:pPr>
        <w:pStyle w:val="BodyText"/>
      </w:pPr>
      <w:r w:rsidRPr="001F42D3">
        <w:lastRenderedPageBreak/>
        <w:t>For the PCD-05 message this field is optional</w:t>
      </w:r>
      <w:r w:rsidR="001F42D3">
        <w:t xml:space="preserve">. </w:t>
      </w:r>
      <w:r w:rsidRPr="001F42D3">
        <w:t xml:space="preserve">A value in this field may be useful if the endpoint communication device operator is accessing the communication device from outside the healthcare facility in which case the AC </w:t>
      </w:r>
      <w:r w:rsidR="00277D6B">
        <w:t>Actor</w:t>
      </w:r>
      <w:r w:rsidRPr="001F42D3">
        <w:t xml:space="preserve"> may be able to optionally provide a value for the field in the form of an XAD data type conformant postal service address.</w:t>
      </w:r>
    </w:p>
    <w:p w14:paraId="5313A503" w14:textId="77777777" w:rsidR="00980552" w:rsidRPr="001F42D3" w:rsidRDefault="00980552" w:rsidP="005C1693">
      <w:pPr>
        <w:pStyle w:val="BodyText"/>
      </w:pPr>
      <w:r w:rsidRPr="001F42D3">
        <w:rPr>
          <w:b/>
          <w:bCs/>
        </w:rPr>
        <w:t>PRT-15 Participation Telecommunication Address (XTN) 02391</w:t>
      </w:r>
    </w:p>
    <w:p w14:paraId="33AE584E" w14:textId="1ECC6952" w:rsidR="00980552" w:rsidRPr="001F42D3" w:rsidRDefault="00980552" w:rsidP="005C1693">
      <w:pPr>
        <w:pStyle w:val="BodyText"/>
      </w:pPr>
      <w:r w:rsidRPr="001F42D3">
        <w:t>This field contains the telecommunication identification of the alert notification recipient’s telecommunication device (phone #, carrier and PIN, etc.) from the WCTP recipientID from the PCD-07 transaction. If this field is populated it shall unambiguously resolve to one endpoint communication device. If this field is not populated then PRT-5 Participation Person shall be populated</w:t>
      </w:r>
      <w:r w:rsidR="002C7EFF" w:rsidRPr="001F42D3">
        <w:t>,</w:t>
      </w:r>
      <w:r w:rsidRPr="001F42D3">
        <w:t xml:space="preserve"> and it is presumed that the Alert Manager has internally resolved the person to their currently assigned endpoint communication device or devices.</w:t>
      </w:r>
    </w:p>
    <w:p w14:paraId="427E779C" w14:textId="701F575D" w:rsidR="00980552" w:rsidRPr="001F42D3" w:rsidRDefault="00980552" w:rsidP="005C1693">
      <w:pPr>
        <w:pStyle w:val="BodyText"/>
      </w:pPr>
      <w:r w:rsidRPr="001F42D3">
        <w:t>If the field value represents a telecommunications carrier identification and PIN reference, the carrier identification string goes in the fourth component Communication Address and the PIN string goes in the seventh component Local Number. If the field value represents a telephony dial string it can either be split into its XTN data type components or it can be a dial string in the twelfth component Unformatted Telephone number</w:t>
      </w:r>
      <w:r w:rsidR="001F42D3">
        <w:t xml:space="preserve">. </w:t>
      </w:r>
    </w:p>
    <w:p w14:paraId="08BF7C42" w14:textId="6A33BFFC" w:rsidR="00980552" w:rsidRPr="001F42D3" w:rsidRDefault="00980552" w:rsidP="005C1693">
      <w:pPr>
        <w:pStyle w:val="BodyText"/>
      </w:pPr>
      <w:r w:rsidRPr="001F42D3">
        <w:t>Note that XTN.1 was withdrawn as of HL7 v2.6</w:t>
      </w:r>
      <w:r w:rsidR="001F42D3">
        <w:t xml:space="preserve">. </w:t>
      </w:r>
      <w:r w:rsidRPr="001F42D3">
        <w:t>The field value should be formatted as per the HL7 2.6 form of the XGN datatype and leave XTN.1 empty.</w:t>
      </w:r>
    </w:p>
    <w:p w14:paraId="497F986C" w14:textId="4493E2FA" w:rsidR="00CD5A43" w:rsidRPr="001F42D3" w:rsidRDefault="00D53FC4" w:rsidP="00B34AEB">
      <w:pPr>
        <w:pStyle w:val="Heading3"/>
        <w:numPr>
          <w:ilvl w:val="0"/>
          <w:numId w:val="0"/>
        </w:numPr>
        <w:rPr>
          <w:noProof w:val="0"/>
        </w:rPr>
      </w:pPr>
      <w:bookmarkStart w:id="1724" w:name="_Toc214889789"/>
      <w:r w:rsidRPr="001F42D3">
        <w:rPr>
          <w:noProof w:val="0"/>
        </w:rPr>
        <w:t>B.10.</w:t>
      </w:r>
      <w:r w:rsidR="003F55BE" w:rsidRPr="001F42D3">
        <w:rPr>
          <w:noProof w:val="0"/>
        </w:rPr>
        <w:t>3</w:t>
      </w:r>
      <w:r w:rsidRPr="001F42D3">
        <w:rPr>
          <w:noProof w:val="0"/>
        </w:rPr>
        <w:t xml:space="preserve"> </w:t>
      </w:r>
      <w:r w:rsidR="00CD5A43" w:rsidRPr="001F42D3">
        <w:rPr>
          <w:noProof w:val="0"/>
        </w:rPr>
        <w:t>Future PRT segment use to support Unique Device Identifiers in the PCD Profiles</w:t>
      </w:r>
      <w:bookmarkEnd w:id="1724"/>
    </w:p>
    <w:p w14:paraId="3F0747E4" w14:textId="07514351" w:rsidR="00A4326F" w:rsidRPr="001F42D3" w:rsidRDefault="00D41741" w:rsidP="003A64E3">
      <w:pPr>
        <w:pStyle w:val="BodyText"/>
      </w:pPr>
      <w:r w:rsidRPr="001F42D3">
        <w:t>Because of the importance of the recently defined Unique Device Identifier from the US FDA, which was developed with extensive international consultation and is thus likely to be of international importance as well, the IHE PCD Technical Committee is preparing to enable the use of this device identification in addition to the IEEE EUI-64 it has previously prescribed for device identification. This relies on changes and additions to the PRT segment</w:t>
      </w:r>
      <w:r w:rsidR="00A4326F" w:rsidRPr="001F42D3">
        <w:t xml:space="preserve"> added in </w:t>
      </w:r>
      <w:r w:rsidR="006D613E" w:rsidRPr="001F42D3">
        <w:t>HL7</w:t>
      </w:r>
      <w:r w:rsidR="00995105" w:rsidRPr="001F42D3">
        <w:t xml:space="preserve"> </w:t>
      </w:r>
      <w:r w:rsidR="00A4326F" w:rsidRPr="001F42D3">
        <w:t xml:space="preserve">version 2.8.2. </w:t>
      </w:r>
      <w:r w:rsidR="0084235B" w:rsidRPr="001F42D3">
        <w:t>For the usage of PRT fields in ACM transactions PCD-04 and PCD-05, the instructions in sections B.10.01 (for PCD-04) and B.10.2 (for PCD-05) take precedence over this section in the case of conflict.</w:t>
      </w:r>
    </w:p>
    <w:p w14:paraId="4CC64FD7" w14:textId="209CEB4F" w:rsidR="00B11855" w:rsidRPr="001F42D3" w:rsidRDefault="00A4326F" w:rsidP="003A64E3">
      <w:pPr>
        <w:pStyle w:val="BodyText"/>
      </w:pPr>
      <w:r w:rsidRPr="001F42D3">
        <w:t xml:space="preserve">In future versions of this Technical Framework, the PRT segment will be used to convey device identification information formerly in the OBX-18 field of the OBX segment, which from V2.7 of </w:t>
      </w:r>
      <w:r w:rsidR="006D613E" w:rsidRPr="001F42D3">
        <w:t>HL7</w:t>
      </w:r>
      <w:r w:rsidR="00995105" w:rsidRPr="001F42D3">
        <w:t xml:space="preserve"> </w:t>
      </w:r>
      <w:r w:rsidRPr="001F42D3">
        <w:t xml:space="preserve">is retained for backward compatibility </w:t>
      </w:r>
      <w:r w:rsidR="00DF4204" w:rsidRPr="001F42D3">
        <w:t>only. The</w:t>
      </w:r>
      <w:r w:rsidR="00FF0C11" w:rsidRPr="001F42D3">
        <w:t xml:space="preserve"> material discussed under PRT-10 and PRT-16-20 below covers semantics to support inclusion of the FDA Universal Device Identifier (UDI)</w:t>
      </w:r>
      <w:r w:rsidRPr="001F42D3">
        <w:t>. The use of UDI</w:t>
      </w:r>
      <w:r w:rsidR="00FF0C11" w:rsidRPr="001F42D3">
        <w:t xml:space="preserve"> </w:t>
      </w:r>
      <w:r w:rsidRPr="001F42D3">
        <w:t>is</w:t>
      </w:r>
      <w:r w:rsidR="00FF0C11" w:rsidRPr="001F42D3">
        <w:t xml:space="preserve"> not yet required in this version of the Technical Framework but are expected to be required </w:t>
      </w:r>
      <w:r w:rsidR="00CD5A43" w:rsidRPr="001F42D3">
        <w:t>when the requirement is considered timely by the IHE PCD Technical and Planning Committees</w:t>
      </w:r>
      <w:r w:rsidR="00FF0C11" w:rsidRPr="001F42D3">
        <w:t>. In this revision, this information</w:t>
      </w:r>
      <w:r w:rsidR="00C45AB6" w:rsidRPr="001F42D3">
        <w:t xml:space="preserve"> is</w:t>
      </w:r>
      <w:r w:rsidR="003D003E" w:rsidRPr="001F42D3">
        <w:t xml:space="preserve"> </w:t>
      </w:r>
      <w:r w:rsidR="00C45AB6" w:rsidRPr="001F42D3">
        <w:t xml:space="preserve">informative only and </w:t>
      </w:r>
      <w:r w:rsidRPr="001F42D3">
        <w:t xml:space="preserve">this use of the PRI segment </w:t>
      </w:r>
      <w:r w:rsidR="00C45AB6" w:rsidRPr="001F42D3">
        <w:t xml:space="preserve">is not required </w:t>
      </w:r>
      <w:r w:rsidRPr="001F42D3">
        <w:t xml:space="preserve">in order </w:t>
      </w:r>
      <w:r w:rsidR="00C45AB6" w:rsidRPr="001F42D3">
        <w:t>to make a valid message in the current version of this Technical Framework.</w:t>
      </w:r>
      <w:r w:rsidR="00FF0C11" w:rsidRPr="001F42D3">
        <w:t xml:space="preserve"> Implementers should take note and prepare to support this segment</w:t>
      </w:r>
      <w:bookmarkEnd w:id="1682"/>
      <w:r w:rsidRPr="001F42D3">
        <w:t>.</w:t>
      </w:r>
      <w:r w:rsidR="009E6C9B" w:rsidRPr="001F42D3">
        <w:t xml:space="preserve"> </w:t>
      </w:r>
      <w:r w:rsidRPr="001F42D3">
        <w:t xml:space="preserve">Implementers should consider supporting this optional usage as soon as </w:t>
      </w:r>
      <w:r w:rsidR="006D48A4" w:rsidRPr="001F42D3">
        <w:t xml:space="preserve">is </w:t>
      </w:r>
      <w:r w:rsidRPr="001F42D3">
        <w:t xml:space="preserve">practicable for them, to prepare for early testing. For a Device Observation Consumer, it is advisable </w:t>
      </w:r>
      <w:r w:rsidR="006D48A4" w:rsidRPr="001F42D3">
        <w:t xml:space="preserve">as a first step </w:t>
      </w:r>
      <w:r w:rsidRPr="001F42D3">
        <w:t xml:space="preserve">to </w:t>
      </w:r>
      <w:r w:rsidR="006D48A4" w:rsidRPr="001F42D3">
        <w:lastRenderedPageBreak/>
        <w:t>check at a minimum that the PRT segments are accepted without causing unexpected behavior or error messages even if they are not yet semantically processed.</w:t>
      </w:r>
    </w:p>
    <w:p w14:paraId="6EF1DB6C" w14:textId="5CF936AB" w:rsidR="00B11855" w:rsidRPr="001F42D3" w:rsidRDefault="003D003E" w:rsidP="00CF5627">
      <w:pPr>
        <w:pStyle w:val="TableTitle"/>
      </w:pPr>
      <w:r w:rsidRPr="001F42D3">
        <w:t xml:space="preserve">Table </w:t>
      </w:r>
      <w:r w:rsidR="00E86B15" w:rsidRPr="001F42D3">
        <w:t>B</w:t>
      </w:r>
      <w:r w:rsidR="00506FBD" w:rsidRPr="001F42D3">
        <w:t>.10</w:t>
      </w:r>
      <w:r w:rsidR="004E547A" w:rsidRPr="001F42D3">
        <w:t>.</w:t>
      </w:r>
      <w:r w:rsidR="00ED73DD" w:rsidRPr="001F42D3">
        <w:t>3</w:t>
      </w:r>
      <w:r w:rsidR="00E86B15" w:rsidRPr="001F42D3">
        <w:t>-1</w:t>
      </w:r>
      <w:r w:rsidRPr="001F42D3">
        <w:t xml:space="preserve">: </w:t>
      </w:r>
      <w:r w:rsidR="006D613E" w:rsidRPr="001F42D3">
        <w:t>HL7</w:t>
      </w:r>
      <w:r w:rsidR="00995105" w:rsidRPr="001F42D3">
        <w:t xml:space="preserve"> </w:t>
      </w:r>
      <w:r w:rsidRPr="001F42D3">
        <w:t>Attribute Table - PRT – Participation Information</w:t>
      </w:r>
    </w:p>
    <w:tbl>
      <w:tblPr>
        <w:tblW w:w="83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044"/>
        <w:gridCol w:w="990"/>
        <w:gridCol w:w="900"/>
        <w:gridCol w:w="822"/>
        <w:gridCol w:w="834"/>
        <w:gridCol w:w="900"/>
        <w:gridCol w:w="2898"/>
      </w:tblGrid>
      <w:tr w:rsidR="0012698E" w:rsidRPr="001F42D3" w14:paraId="7EB8EC7A" w14:textId="77777777" w:rsidTr="00C10546">
        <w:trPr>
          <w:cantSplit/>
          <w:jc w:val="center"/>
        </w:trPr>
        <w:tc>
          <w:tcPr>
            <w:tcW w:w="1044" w:type="dxa"/>
            <w:shd w:val="clear" w:color="auto" w:fill="D9D9D9"/>
            <w:hideMark/>
          </w:tcPr>
          <w:p w14:paraId="4F7BA2CA" w14:textId="77777777" w:rsidR="0012698E" w:rsidRPr="001F42D3" w:rsidRDefault="0012698E" w:rsidP="001371EA">
            <w:pPr>
              <w:pStyle w:val="TableEntryHeader"/>
              <w:keepLines/>
              <w:suppressAutoHyphens/>
              <w:rPr>
                <w:rFonts w:cs="PMingLiU"/>
              </w:rPr>
            </w:pPr>
            <w:r w:rsidRPr="001F42D3">
              <w:rPr>
                <w:rFonts w:cs="PMingLiU"/>
              </w:rPr>
              <w:t>SEQ</w:t>
            </w:r>
          </w:p>
        </w:tc>
        <w:tc>
          <w:tcPr>
            <w:tcW w:w="990" w:type="dxa"/>
            <w:shd w:val="clear" w:color="auto" w:fill="D9D9D9"/>
            <w:hideMark/>
          </w:tcPr>
          <w:p w14:paraId="5520F03B" w14:textId="77777777" w:rsidR="0012698E" w:rsidRPr="001F42D3" w:rsidRDefault="0012698E" w:rsidP="001371EA">
            <w:pPr>
              <w:pStyle w:val="TableEntryHeader"/>
              <w:keepLines/>
              <w:suppressAutoHyphens/>
              <w:rPr>
                <w:rFonts w:cs="PMingLiU"/>
              </w:rPr>
            </w:pPr>
            <w:r w:rsidRPr="001F42D3">
              <w:rPr>
                <w:rFonts w:cs="PMingLiU"/>
              </w:rPr>
              <w:t>LEN</w:t>
            </w:r>
          </w:p>
        </w:tc>
        <w:tc>
          <w:tcPr>
            <w:tcW w:w="900" w:type="dxa"/>
            <w:shd w:val="clear" w:color="auto" w:fill="D9D9D9"/>
            <w:hideMark/>
          </w:tcPr>
          <w:p w14:paraId="6BACE0E5" w14:textId="77777777" w:rsidR="0012698E" w:rsidRPr="001F42D3" w:rsidRDefault="0012698E" w:rsidP="001371EA">
            <w:pPr>
              <w:pStyle w:val="TableEntryHeader"/>
              <w:keepLines/>
              <w:suppressAutoHyphens/>
              <w:rPr>
                <w:rFonts w:cs="PMingLiU"/>
              </w:rPr>
            </w:pPr>
            <w:r w:rsidRPr="001F42D3">
              <w:rPr>
                <w:rFonts w:cs="PMingLiU"/>
              </w:rPr>
              <w:t>DT</w:t>
            </w:r>
          </w:p>
        </w:tc>
        <w:tc>
          <w:tcPr>
            <w:tcW w:w="822" w:type="dxa"/>
            <w:shd w:val="clear" w:color="auto" w:fill="D9D9D9"/>
            <w:hideMark/>
          </w:tcPr>
          <w:p w14:paraId="623CACBF" w14:textId="77777777" w:rsidR="0012698E" w:rsidRPr="001F42D3" w:rsidRDefault="0012698E" w:rsidP="001371EA">
            <w:pPr>
              <w:pStyle w:val="TableEntryHeader"/>
              <w:keepLines/>
              <w:suppressAutoHyphens/>
              <w:rPr>
                <w:rFonts w:cs="PMingLiU"/>
              </w:rPr>
            </w:pPr>
            <w:r w:rsidRPr="001F42D3">
              <w:rPr>
                <w:rFonts w:cs="PMingLiU"/>
              </w:rPr>
              <w:t>OPT</w:t>
            </w:r>
          </w:p>
        </w:tc>
        <w:tc>
          <w:tcPr>
            <w:tcW w:w="834" w:type="dxa"/>
            <w:shd w:val="clear" w:color="auto" w:fill="D9D9D9"/>
            <w:hideMark/>
          </w:tcPr>
          <w:p w14:paraId="4CBC0975" w14:textId="77777777" w:rsidR="0012698E" w:rsidRPr="001F42D3" w:rsidRDefault="0012698E" w:rsidP="001371EA">
            <w:pPr>
              <w:pStyle w:val="TableEntryHeader"/>
              <w:keepLines/>
              <w:suppressAutoHyphens/>
              <w:rPr>
                <w:rFonts w:cs="PMingLiU"/>
              </w:rPr>
            </w:pPr>
            <w:r w:rsidRPr="001F42D3">
              <w:rPr>
                <w:rFonts w:cs="PMingLiU"/>
              </w:rPr>
              <w:t>RP/#</w:t>
            </w:r>
          </w:p>
        </w:tc>
        <w:tc>
          <w:tcPr>
            <w:tcW w:w="900" w:type="dxa"/>
            <w:shd w:val="clear" w:color="auto" w:fill="D9D9D9"/>
            <w:hideMark/>
          </w:tcPr>
          <w:p w14:paraId="64C3A0D2" w14:textId="77777777" w:rsidR="0012698E" w:rsidRPr="001F42D3" w:rsidRDefault="0012698E" w:rsidP="001371EA">
            <w:pPr>
              <w:pStyle w:val="TableEntryHeader"/>
              <w:keepLines/>
              <w:suppressAutoHyphens/>
              <w:rPr>
                <w:rFonts w:cs="PMingLiU"/>
              </w:rPr>
            </w:pPr>
            <w:r w:rsidRPr="001F42D3">
              <w:rPr>
                <w:rFonts w:cs="PMingLiU"/>
              </w:rPr>
              <w:t>TBL#</w:t>
            </w:r>
          </w:p>
        </w:tc>
        <w:tc>
          <w:tcPr>
            <w:tcW w:w="2898" w:type="dxa"/>
            <w:shd w:val="clear" w:color="auto" w:fill="D9D9D9"/>
            <w:hideMark/>
          </w:tcPr>
          <w:p w14:paraId="3FFD97E4" w14:textId="77777777" w:rsidR="0012698E" w:rsidRPr="001F42D3" w:rsidRDefault="0012698E" w:rsidP="001371EA">
            <w:pPr>
              <w:pStyle w:val="TableEntryHeader"/>
              <w:keepLines/>
              <w:suppressAutoHyphens/>
              <w:rPr>
                <w:rFonts w:cs="PMingLiU"/>
              </w:rPr>
            </w:pPr>
            <w:r w:rsidRPr="001F42D3">
              <w:rPr>
                <w:rFonts w:cs="PMingLiU"/>
              </w:rPr>
              <w:t>ELEMENT NAME</w:t>
            </w:r>
          </w:p>
        </w:tc>
      </w:tr>
      <w:tr w:rsidR="0012698E" w:rsidRPr="001F42D3" w14:paraId="559CF68D" w14:textId="77777777" w:rsidTr="00C10546">
        <w:trPr>
          <w:cantSplit/>
          <w:jc w:val="center"/>
        </w:trPr>
        <w:tc>
          <w:tcPr>
            <w:tcW w:w="1044" w:type="dxa"/>
            <w:hideMark/>
          </w:tcPr>
          <w:p w14:paraId="1754FEAE" w14:textId="77777777" w:rsidR="0012698E" w:rsidRPr="001F42D3" w:rsidRDefault="0012698E" w:rsidP="00B34AEB">
            <w:pPr>
              <w:pStyle w:val="TableEntry"/>
            </w:pPr>
            <w:r w:rsidRPr="001F42D3">
              <w:t>1</w:t>
            </w:r>
          </w:p>
        </w:tc>
        <w:tc>
          <w:tcPr>
            <w:tcW w:w="990" w:type="dxa"/>
            <w:hideMark/>
          </w:tcPr>
          <w:p w14:paraId="32BB2484" w14:textId="77777777" w:rsidR="0012698E" w:rsidRPr="001F42D3" w:rsidRDefault="0012698E" w:rsidP="001371EA">
            <w:pPr>
              <w:pStyle w:val="TableEntry"/>
              <w:keepNext/>
              <w:keepLines/>
              <w:suppressAutoHyphens/>
              <w:rPr>
                <w:rFonts w:cs="TimesNewRomanPSMT"/>
              </w:rPr>
            </w:pPr>
            <w:r w:rsidRPr="001F42D3">
              <w:rPr>
                <w:rFonts w:cs="TimesNewRomanPSMT"/>
              </w:rPr>
              <w:t>1..4</w:t>
            </w:r>
          </w:p>
        </w:tc>
        <w:tc>
          <w:tcPr>
            <w:tcW w:w="900" w:type="dxa"/>
            <w:hideMark/>
          </w:tcPr>
          <w:p w14:paraId="5074A47C"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25D6FC4B"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43999B84" w14:textId="77777777" w:rsidR="0012698E" w:rsidRPr="001F42D3" w:rsidRDefault="0012698E" w:rsidP="001371EA">
            <w:pPr>
              <w:pStyle w:val="TableEntry"/>
              <w:keepNext/>
              <w:keepLines/>
              <w:suppressAutoHyphens/>
              <w:rPr>
                <w:rFonts w:cs="TimesNewRomanPSMT"/>
              </w:rPr>
            </w:pPr>
            <w:r w:rsidRPr="001F42D3">
              <w:rPr>
                <w:rFonts w:cs="TimesNewRomanPSMT"/>
              </w:rPr>
              <w:t>N</w:t>
            </w:r>
          </w:p>
        </w:tc>
        <w:tc>
          <w:tcPr>
            <w:tcW w:w="900" w:type="dxa"/>
          </w:tcPr>
          <w:p w14:paraId="76F001B9" w14:textId="77777777" w:rsidR="0012698E" w:rsidRPr="001F42D3" w:rsidRDefault="0012698E" w:rsidP="001371EA">
            <w:pPr>
              <w:pStyle w:val="TableEntry"/>
              <w:keepNext/>
              <w:keepLines/>
              <w:suppressAutoHyphens/>
              <w:rPr>
                <w:rFonts w:cs="TimesNewRomanPSMT"/>
              </w:rPr>
            </w:pPr>
          </w:p>
        </w:tc>
        <w:tc>
          <w:tcPr>
            <w:tcW w:w="2898" w:type="dxa"/>
            <w:hideMark/>
          </w:tcPr>
          <w:p w14:paraId="707F1030" w14:textId="77777777" w:rsidR="0012698E" w:rsidRPr="001F42D3" w:rsidRDefault="0012698E" w:rsidP="001371EA">
            <w:pPr>
              <w:pStyle w:val="TableEntry"/>
              <w:keepNext/>
              <w:keepLines/>
              <w:suppressAutoHyphens/>
              <w:rPr>
                <w:rFonts w:cs="TimesNewRomanPSMT"/>
              </w:rPr>
            </w:pPr>
            <w:r w:rsidRPr="001F42D3">
              <w:rPr>
                <w:rFonts w:cs="TimesNewRomanPSMT"/>
              </w:rPr>
              <w:t>Participation Instance ID</w:t>
            </w:r>
          </w:p>
        </w:tc>
      </w:tr>
      <w:tr w:rsidR="0012698E" w:rsidRPr="001F42D3" w14:paraId="556C45B1" w14:textId="77777777" w:rsidTr="00C10546">
        <w:trPr>
          <w:cantSplit/>
          <w:jc w:val="center"/>
        </w:trPr>
        <w:tc>
          <w:tcPr>
            <w:tcW w:w="1044" w:type="dxa"/>
            <w:hideMark/>
          </w:tcPr>
          <w:p w14:paraId="01AB5578" w14:textId="77777777" w:rsidR="0012698E" w:rsidRPr="001F42D3" w:rsidRDefault="0012698E" w:rsidP="00B34AEB">
            <w:pPr>
              <w:pStyle w:val="TableEntry"/>
            </w:pPr>
            <w:r w:rsidRPr="001F42D3">
              <w:t>2</w:t>
            </w:r>
          </w:p>
        </w:tc>
        <w:tc>
          <w:tcPr>
            <w:tcW w:w="990" w:type="dxa"/>
            <w:hideMark/>
          </w:tcPr>
          <w:p w14:paraId="24FA92B2" w14:textId="77777777" w:rsidR="0012698E" w:rsidRPr="001F42D3" w:rsidRDefault="0012698E" w:rsidP="001371EA">
            <w:pPr>
              <w:pStyle w:val="TableEntry"/>
              <w:keepNext/>
              <w:keepLines/>
              <w:suppressAutoHyphens/>
              <w:rPr>
                <w:rFonts w:cs="TimesNewRomanPSMT"/>
              </w:rPr>
            </w:pPr>
            <w:r w:rsidRPr="001F42D3">
              <w:rPr>
                <w:rFonts w:cs="TimesNewRomanPSMT"/>
              </w:rPr>
              <w:t>2..2</w:t>
            </w:r>
          </w:p>
        </w:tc>
        <w:tc>
          <w:tcPr>
            <w:tcW w:w="900" w:type="dxa"/>
            <w:hideMark/>
          </w:tcPr>
          <w:p w14:paraId="3BDA6FB0" w14:textId="77777777" w:rsidR="0012698E" w:rsidRPr="001F42D3" w:rsidRDefault="0012698E" w:rsidP="001371EA">
            <w:pPr>
              <w:pStyle w:val="TableEntry"/>
              <w:keepNext/>
              <w:keepLines/>
              <w:suppressAutoHyphens/>
              <w:rPr>
                <w:rFonts w:cs="TimesNewRomanPSMT"/>
              </w:rPr>
            </w:pPr>
            <w:r w:rsidRPr="001F42D3">
              <w:rPr>
                <w:rFonts w:cs="TimesNewRomanPSMT"/>
              </w:rPr>
              <w:t>ID</w:t>
            </w:r>
          </w:p>
        </w:tc>
        <w:tc>
          <w:tcPr>
            <w:tcW w:w="822" w:type="dxa"/>
            <w:hideMark/>
          </w:tcPr>
          <w:p w14:paraId="45FB862F" w14:textId="77777777" w:rsidR="0012698E" w:rsidRPr="001F42D3" w:rsidRDefault="0012698E" w:rsidP="001371EA">
            <w:pPr>
              <w:pStyle w:val="TableEntry"/>
              <w:keepNext/>
              <w:keepLines/>
              <w:suppressAutoHyphens/>
              <w:rPr>
                <w:rFonts w:cs="TimesNewRomanPSMT"/>
              </w:rPr>
            </w:pPr>
            <w:r w:rsidRPr="001F42D3">
              <w:rPr>
                <w:rFonts w:cs="TimesNewRomanPSMT"/>
              </w:rPr>
              <w:t>R</w:t>
            </w:r>
          </w:p>
        </w:tc>
        <w:tc>
          <w:tcPr>
            <w:tcW w:w="834" w:type="dxa"/>
          </w:tcPr>
          <w:p w14:paraId="5D578B58" w14:textId="77777777" w:rsidR="0012698E" w:rsidRPr="001F42D3" w:rsidRDefault="0012698E" w:rsidP="001371EA">
            <w:pPr>
              <w:pStyle w:val="TableEntry"/>
              <w:keepNext/>
              <w:keepLines/>
              <w:suppressAutoHyphens/>
              <w:rPr>
                <w:rFonts w:cs="TimesNewRomanPSMT"/>
              </w:rPr>
            </w:pPr>
          </w:p>
        </w:tc>
        <w:tc>
          <w:tcPr>
            <w:tcW w:w="900" w:type="dxa"/>
            <w:hideMark/>
          </w:tcPr>
          <w:p w14:paraId="028999BF" w14:textId="77777777" w:rsidR="0012698E" w:rsidRPr="001F42D3" w:rsidRDefault="0012698E" w:rsidP="001371EA">
            <w:pPr>
              <w:pStyle w:val="TableEntry"/>
              <w:keepNext/>
              <w:keepLines/>
              <w:suppressAutoHyphens/>
              <w:rPr>
                <w:rFonts w:cs="TimesNewRomanPSMT"/>
              </w:rPr>
            </w:pPr>
            <w:hyperlink r:id="rId72" w:anchor="HL70287" w:history="1">
              <w:r w:rsidRPr="001F42D3">
                <w:rPr>
                  <w:rStyle w:val="Hyperlink"/>
                  <w:rFonts w:cs="TimesNewRomanPSMT"/>
                </w:rPr>
                <w:t>0287</w:t>
              </w:r>
            </w:hyperlink>
          </w:p>
        </w:tc>
        <w:tc>
          <w:tcPr>
            <w:tcW w:w="2898" w:type="dxa"/>
            <w:hideMark/>
          </w:tcPr>
          <w:p w14:paraId="73DBE1A4" w14:textId="77777777" w:rsidR="0012698E" w:rsidRPr="001F42D3" w:rsidRDefault="0012698E" w:rsidP="001371EA">
            <w:pPr>
              <w:pStyle w:val="TableEntry"/>
              <w:keepNext/>
              <w:keepLines/>
              <w:suppressAutoHyphens/>
              <w:rPr>
                <w:rFonts w:cs="TimesNewRomanPSMT"/>
              </w:rPr>
            </w:pPr>
            <w:r w:rsidRPr="001F42D3">
              <w:rPr>
                <w:rFonts w:cs="TimesNewRomanPSMT"/>
              </w:rPr>
              <w:t>Action Code</w:t>
            </w:r>
          </w:p>
        </w:tc>
      </w:tr>
      <w:tr w:rsidR="0012698E" w:rsidRPr="001F42D3" w14:paraId="4D8A77ED" w14:textId="77777777" w:rsidTr="00C10546">
        <w:trPr>
          <w:cantSplit/>
          <w:jc w:val="center"/>
        </w:trPr>
        <w:tc>
          <w:tcPr>
            <w:tcW w:w="1044" w:type="dxa"/>
            <w:hideMark/>
          </w:tcPr>
          <w:p w14:paraId="35BA8479" w14:textId="77777777" w:rsidR="0012698E" w:rsidRPr="001F42D3" w:rsidRDefault="0012698E" w:rsidP="00B34AEB">
            <w:pPr>
              <w:pStyle w:val="TableEntry"/>
            </w:pPr>
            <w:r w:rsidRPr="001F42D3">
              <w:t>3</w:t>
            </w:r>
          </w:p>
        </w:tc>
        <w:tc>
          <w:tcPr>
            <w:tcW w:w="990" w:type="dxa"/>
          </w:tcPr>
          <w:p w14:paraId="4F78E262" w14:textId="77777777" w:rsidR="0012698E" w:rsidRPr="001F42D3" w:rsidRDefault="0012698E" w:rsidP="001371EA">
            <w:pPr>
              <w:pStyle w:val="TableEntry"/>
              <w:keepNext/>
              <w:keepLines/>
              <w:suppressAutoHyphens/>
              <w:rPr>
                <w:rFonts w:cs="TimesNewRomanPSMT"/>
              </w:rPr>
            </w:pPr>
          </w:p>
        </w:tc>
        <w:tc>
          <w:tcPr>
            <w:tcW w:w="900" w:type="dxa"/>
            <w:hideMark/>
          </w:tcPr>
          <w:p w14:paraId="6B91ADEE"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4ECA659E"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45A93670" w14:textId="77777777" w:rsidR="0012698E" w:rsidRPr="001F42D3" w:rsidRDefault="0012698E" w:rsidP="001371EA">
            <w:pPr>
              <w:pStyle w:val="TableEntry"/>
              <w:keepNext/>
              <w:keepLines/>
              <w:suppressAutoHyphens/>
              <w:rPr>
                <w:rFonts w:cs="TimesNewRomanPSMT"/>
              </w:rPr>
            </w:pPr>
          </w:p>
        </w:tc>
        <w:tc>
          <w:tcPr>
            <w:tcW w:w="900" w:type="dxa"/>
          </w:tcPr>
          <w:p w14:paraId="079A50F1" w14:textId="77777777" w:rsidR="0012698E" w:rsidRPr="001F42D3" w:rsidRDefault="0012698E" w:rsidP="001371EA">
            <w:pPr>
              <w:pStyle w:val="TableEntry"/>
              <w:keepNext/>
              <w:keepLines/>
              <w:suppressAutoHyphens/>
              <w:rPr>
                <w:rFonts w:cs="TimesNewRomanPSMT"/>
              </w:rPr>
            </w:pPr>
          </w:p>
        </w:tc>
        <w:tc>
          <w:tcPr>
            <w:tcW w:w="2898" w:type="dxa"/>
            <w:hideMark/>
          </w:tcPr>
          <w:p w14:paraId="461FD064" w14:textId="77777777" w:rsidR="0012698E" w:rsidRPr="001F42D3" w:rsidRDefault="0012698E" w:rsidP="001371EA">
            <w:pPr>
              <w:pStyle w:val="TableEntry"/>
              <w:keepNext/>
              <w:keepLines/>
              <w:suppressAutoHyphens/>
              <w:rPr>
                <w:rFonts w:cs="TimesNewRomanPSMT"/>
              </w:rPr>
            </w:pPr>
            <w:r w:rsidRPr="001F42D3">
              <w:rPr>
                <w:rFonts w:cs="TimesNewRomanPSMT"/>
              </w:rPr>
              <w:t>Action Reason</w:t>
            </w:r>
          </w:p>
        </w:tc>
      </w:tr>
      <w:tr w:rsidR="0012698E" w:rsidRPr="001F42D3" w14:paraId="403D0BA1" w14:textId="77777777" w:rsidTr="00C10546">
        <w:trPr>
          <w:cantSplit/>
          <w:jc w:val="center"/>
        </w:trPr>
        <w:tc>
          <w:tcPr>
            <w:tcW w:w="1044" w:type="dxa"/>
            <w:hideMark/>
          </w:tcPr>
          <w:p w14:paraId="542792A4" w14:textId="77777777" w:rsidR="0012698E" w:rsidRPr="001F42D3" w:rsidRDefault="0012698E" w:rsidP="00B34AEB">
            <w:pPr>
              <w:pStyle w:val="TableEntry"/>
            </w:pPr>
            <w:r w:rsidRPr="001F42D3">
              <w:t>4</w:t>
            </w:r>
          </w:p>
        </w:tc>
        <w:tc>
          <w:tcPr>
            <w:tcW w:w="990" w:type="dxa"/>
          </w:tcPr>
          <w:p w14:paraId="0D318BBA" w14:textId="77777777" w:rsidR="0012698E" w:rsidRPr="001F42D3" w:rsidRDefault="0012698E" w:rsidP="001371EA">
            <w:pPr>
              <w:pStyle w:val="TableEntry"/>
              <w:keepNext/>
              <w:keepLines/>
              <w:suppressAutoHyphens/>
              <w:rPr>
                <w:rFonts w:cs="TimesNewRomanPSMT"/>
              </w:rPr>
            </w:pPr>
          </w:p>
        </w:tc>
        <w:tc>
          <w:tcPr>
            <w:tcW w:w="900" w:type="dxa"/>
            <w:hideMark/>
          </w:tcPr>
          <w:p w14:paraId="40CA127F"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23346742" w14:textId="77777777" w:rsidR="0012698E" w:rsidRPr="001F42D3" w:rsidRDefault="0012698E" w:rsidP="001371EA">
            <w:pPr>
              <w:pStyle w:val="TableEntry"/>
              <w:keepNext/>
              <w:keepLines/>
              <w:suppressAutoHyphens/>
              <w:rPr>
                <w:rFonts w:cs="TimesNewRomanPSMT"/>
              </w:rPr>
            </w:pPr>
            <w:r w:rsidRPr="001F42D3">
              <w:rPr>
                <w:rFonts w:cs="TimesNewRomanPSMT"/>
              </w:rPr>
              <w:t>R</w:t>
            </w:r>
          </w:p>
        </w:tc>
        <w:tc>
          <w:tcPr>
            <w:tcW w:w="834" w:type="dxa"/>
          </w:tcPr>
          <w:p w14:paraId="2C6A0FA4" w14:textId="77777777" w:rsidR="0012698E" w:rsidRPr="001F42D3" w:rsidRDefault="0012698E" w:rsidP="001371EA">
            <w:pPr>
              <w:pStyle w:val="TableEntry"/>
              <w:keepNext/>
              <w:keepLines/>
              <w:suppressAutoHyphens/>
              <w:rPr>
                <w:rFonts w:cs="TimesNewRomanPSMT"/>
              </w:rPr>
            </w:pPr>
          </w:p>
        </w:tc>
        <w:tc>
          <w:tcPr>
            <w:tcW w:w="900" w:type="dxa"/>
            <w:hideMark/>
          </w:tcPr>
          <w:p w14:paraId="7BE6D70C" w14:textId="77777777" w:rsidR="0012698E" w:rsidRPr="001F42D3" w:rsidRDefault="0012698E" w:rsidP="001371EA">
            <w:pPr>
              <w:pStyle w:val="TableEntry"/>
              <w:keepNext/>
              <w:keepLines/>
              <w:suppressAutoHyphens/>
              <w:rPr>
                <w:rStyle w:val="HyperlinkTable"/>
              </w:rPr>
            </w:pPr>
            <w:hyperlink r:id="rId73" w:anchor="HL70912" w:history="1">
              <w:r w:rsidRPr="001F42D3">
                <w:rPr>
                  <w:rStyle w:val="Hyperlink"/>
                  <w:rFonts w:cs="TimesNewRomanPSMT"/>
                </w:rPr>
                <w:t>0912</w:t>
              </w:r>
            </w:hyperlink>
          </w:p>
        </w:tc>
        <w:tc>
          <w:tcPr>
            <w:tcW w:w="2898" w:type="dxa"/>
            <w:hideMark/>
          </w:tcPr>
          <w:p w14:paraId="61D4EAB5" w14:textId="77777777" w:rsidR="0012698E" w:rsidRPr="001F42D3" w:rsidRDefault="0012698E" w:rsidP="001371EA">
            <w:pPr>
              <w:pStyle w:val="TableEntry"/>
              <w:keepNext/>
              <w:keepLines/>
              <w:suppressAutoHyphens/>
              <w:rPr>
                <w:rFonts w:cs="TimesNewRomanPSMT"/>
              </w:rPr>
            </w:pPr>
            <w:r w:rsidRPr="001F42D3">
              <w:rPr>
                <w:rFonts w:cs="TimesNewRomanPSMT"/>
              </w:rPr>
              <w:t xml:space="preserve">Participation </w:t>
            </w:r>
          </w:p>
        </w:tc>
      </w:tr>
      <w:tr w:rsidR="0012698E" w:rsidRPr="001F42D3" w14:paraId="4490F333" w14:textId="77777777" w:rsidTr="00C10546">
        <w:trPr>
          <w:cantSplit/>
          <w:jc w:val="center"/>
        </w:trPr>
        <w:tc>
          <w:tcPr>
            <w:tcW w:w="1044" w:type="dxa"/>
            <w:hideMark/>
          </w:tcPr>
          <w:p w14:paraId="00F3EC38" w14:textId="77777777" w:rsidR="0012698E" w:rsidRPr="001F42D3" w:rsidRDefault="0012698E" w:rsidP="00B34AEB">
            <w:pPr>
              <w:pStyle w:val="TableEntry"/>
            </w:pPr>
            <w:r w:rsidRPr="001F42D3">
              <w:t>5</w:t>
            </w:r>
          </w:p>
        </w:tc>
        <w:tc>
          <w:tcPr>
            <w:tcW w:w="990" w:type="dxa"/>
          </w:tcPr>
          <w:p w14:paraId="28B9D3D2" w14:textId="77777777" w:rsidR="0012698E" w:rsidRPr="001F42D3" w:rsidRDefault="0012698E" w:rsidP="001371EA">
            <w:pPr>
              <w:pStyle w:val="TableEntry"/>
              <w:keepNext/>
              <w:keepLines/>
              <w:suppressAutoHyphens/>
              <w:rPr>
                <w:rFonts w:cs="TimesNewRomanPSMT"/>
              </w:rPr>
            </w:pPr>
          </w:p>
        </w:tc>
        <w:tc>
          <w:tcPr>
            <w:tcW w:w="900" w:type="dxa"/>
            <w:hideMark/>
          </w:tcPr>
          <w:p w14:paraId="7BFFF0F5" w14:textId="77777777" w:rsidR="0012698E" w:rsidRPr="001F42D3" w:rsidRDefault="0012698E" w:rsidP="001371EA">
            <w:pPr>
              <w:pStyle w:val="TableEntry"/>
              <w:keepNext/>
              <w:keepLines/>
              <w:suppressAutoHyphens/>
              <w:rPr>
                <w:rFonts w:cs="TimesNewRomanPSMT"/>
              </w:rPr>
            </w:pPr>
            <w:r w:rsidRPr="001F42D3">
              <w:rPr>
                <w:rFonts w:cs="TimesNewRomanPSMT"/>
              </w:rPr>
              <w:t>XCN</w:t>
            </w:r>
          </w:p>
        </w:tc>
        <w:tc>
          <w:tcPr>
            <w:tcW w:w="822" w:type="dxa"/>
            <w:hideMark/>
          </w:tcPr>
          <w:p w14:paraId="24CBF243"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3F19AAF7"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56C0892A" w14:textId="77777777" w:rsidR="0012698E" w:rsidRPr="001F42D3" w:rsidRDefault="0012698E" w:rsidP="001371EA">
            <w:pPr>
              <w:pStyle w:val="TableEntry"/>
              <w:keepNext/>
              <w:keepLines/>
              <w:suppressAutoHyphens/>
              <w:rPr>
                <w:rFonts w:cs="TimesNewRomanPSMT"/>
              </w:rPr>
            </w:pPr>
          </w:p>
        </w:tc>
        <w:tc>
          <w:tcPr>
            <w:tcW w:w="2898" w:type="dxa"/>
            <w:hideMark/>
          </w:tcPr>
          <w:p w14:paraId="335AFC61" w14:textId="77777777" w:rsidR="0012698E" w:rsidRPr="001F42D3" w:rsidRDefault="0012698E" w:rsidP="001371EA">
            <w:pPr>
              <w:pStyle w:val="TableEntry"/>
              <w:keepNext/>
              <w:keepLines/>
              <w:suppressAutoHyphens/>
              <w:rPr>
                <w:rFonts w:cs="TimesNewRomanPSMT"/>
              </w:rPr>
            </w:pPr>
            <w:r w:rsidRPr="001F42D3">
              <w:rPr>
                <w:rFonts w:cs="TimesNewRomanPSMT"/>
              </w:rPr>
              <w:t>Participation Person</w:t>
            </w:r>
          </w:p>
        </w:tc>
      </w:tr>
      <w:tr w:rsidR="0012698E" w:rsidRPr="001F42D3" w14:paraId="1CD35EE3" w14:textId="77777777" w:rsidTr="00C10546">
        <w:trPr>
          <w:cantSplit/>
          <w:jc w:val="center"/>
        </w:trPr>
        <w:tc>
          <w:tcPr>
            <w:tcW w:w="1044" w:type="dxa"/>
            <w:hideMark/>
          </w:tcPr>
          <w:p w14:paraId="07CEBCD4" w14:textId="77777777" w:rsidR="0012698E" w:rsidRPr="001F42D3" w:rsidRDefault="0012698E" w:rsidP="00B34AEB">
            <w:pPr>
              <w:pStyle w:val="TableEntry"/>
            </w:pPr>
            <w:r w:rsidRPr="001F42D3">
              <w:t>6</w:t>
            </w:r>
          </w:p>
        </w:tc>
        <w:tc>
          <w:tcPr>
            <w:tcW w:w="990" w:type="dxa"/>
          </w:tcPr>
          <w:p w14:paraId="212EC791" w14:textId="77777777" w:rsidR="0012698E" w:rsidRPr="001F42D3" w:rsidRDefault="0012698E" w:rsidP="001371EA">
            <w:pPr>
              <w:pStyle w:val="TableEntry"/>
              <w:keepNext/>
              <w:keepLines/>
              <w:suppressAutoHyphens/>
              <w:rPr>
                <w:rFonts w:cs="TimesNewRomanPSMT"/>
              </w:rPr>
            </w:pPr>
          </w:p>
        </w:tc>
        <w:tc>
          <w:tcPr>
            <w:tcW w:w="900" w:type="dxa"/>
            <w:hideMark/>
          </w:tcPr>
          <w:p w14:paraId="1AAAC225"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23E6CF53"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tcPr>
          <w:p w14:paraId="68AC5A5F" w14:textId="77777777" w:rsidR="0012698E" w:rsidRPr="001F42D3" w:rsidRDefault="0012698E" w:rsidP="001371EA">
            <w:pPr>
              <w:pStyle w:val="TableEntry"/>
              <w:keepNext/>
              <w:keepLines/>
              <w:suppressAutoHyphens/>
              <w:rPr>
                <w:rFonts w:cs="TimesNewRomanPSMT"/>
              </w:rPr>
            </w:pPr>
          </w:p>
        </w:tc>
        <w:tc>
          <w:tcPr>
            <w:tcW w:w="900" w:type="dxa"/>
          </w:tcPr>
          <w:p w14:paraId="3713E9B2" w14:textId="77777777" w:rsidR="0012698E" w:rsidRPr="001F42D3" w:rsidRDefault="0012698E" w:rsidP="001371EA">
            <w:pPr>
              <w:pStyle w:val="TableEntry"/>
              <w:keepNext/>
              <w:keepLines/>
              <w:suppressAutoHyphens/>
              <w:rPr>
                <w:rStyle w:val="HyperlinkTable"/>
              </w:rPr>
            </w:pPr>
          </w:p>
        </w:tc>
        <w:tc>
          <w:tcPr>
            <w:tcW w:w="2898" w:type="dxa"/>
            <w:hideMark/>
          </w:tcPr>
          <w:p w14:paraId="11F91CD2" w14:textId="77777777" w:rsidR="0012698E" w:rsidRPr="001F42D3" w:rsidRDefault="0012698E" w:rsidP="001371EA">
            <w:pPr>
              <w:pStyle w:val="TableEntry"/>
              <w:keepNext/>
              <w:keepLines/>
              <w:suppressAutoHyphens/>
              <w:rPr>
                <w:rFonts w:cs="TimesNewRomanPSMT"/>
              </w:rPr>
            </w:pPr>
            <w:r w:rsidRPr="001F42D3">
              <w:rPr>
                <w:rFonts w:cs="TimesNewRomanPSMT"/>
              </w:rPr>
              <w:t>Participation Person Provider Type</w:t>
            </w:r>
          </w:p>
        </w:tc>
      </w:tr>
      <w:tr w:rsidR="0012698E" w:rsidRPr="001F42D3" w14:paraId="2A9F9D7C" w14:textId="77777777" w:rsidTr="00C10546">
        <w:trPr>
          <w:cantSplit/>
          <w:jc w:val="center"/>
        </w:trPr>
        <w:tc>
          <w:tcPr>
            <w:tcW w:w="1044" w:type="dxa"/>
            <w:hideMark/>
          </w:tcPr>
          <w:p w14:paraId="73EBDF96" w14:textId="77777777" w:rsidR="0012698E" w:rsidRPr="001F42D3" w:rsidRDefault="0012698E" w:rsidP="00B34AEB">
            <w:pPr>
              <w:pStyle w:val="TableEntry"/>
            </w:pPr>
            <w:r w:rsidRPr="001F42D3">
              <w:t>7</w:t>
            </w:r>
          </w:p>
        </w:tc>
        <w:tc>
          <w:tcPr>
            <w:tcW w:w="990" w:type="dxa"/>
          </w:tcPr>
          <w:p w14:paraId="3AED7561" w14:textId="77777777" w:rsidR="0012698E" w:rsidRPr="001F42D3" w:rsidRDefault="0012698E" w:rsidP="001371EA">
            <w:pPr>
              <w:pStyle w:val="TableEntry"/>
              <w:keepNext/>
              <w:keepLines/>
              <w:suppressAutoHyphens/>
              <w:rPr>
                <w:rFonts w:cs="TimesNewRomanPSMT"/>
              </w:rPr>
            </w:pPr>
          </w:p>
        </w:tc>
        <w:tc>
          <w:tcPr>
            <w:tcW w:w="900" w:type="dxa"/>
            <w:hideMark/>
          </w:tcPr>
          <w:p w14:paraId="42BCD5B1"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615EBDC4"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tcPr>
          <w:p w14:paraId="0AA2F993" w14:textId="77777777" w:rsidR="0012698E" w:rsidRPr="001F42D3" w:rsidRDefault="0012698E" w:rsidP="001371EA">
            <w:pPr>
              <w:pStyle w:val="TableEntry"/>
              <w:keepNext/>
              <w:keepLines/>
              <w:suppressAutoHyphens/>
              <w:rPr>
                <w:rFonts w:cs="TimesNewRomanPSMT"/>
              </w:rPr>
            </w:pPr>
          </w:p>
        </w:tc>
        <w:tc>
          <w:tcPr>
            <w:tcW w:w="900" w:type="dxa"/>
            <w:hideMark/>
          </w:tcPr>
          <w:p w14:paraId="294D2910" w14:textId="77777777" w:rsidR="0012698E" w:rsidRPr="001F42D3" w:rsidRDefault="0012698E" w:rsidP="001371EA">
            <w:pPr>
              <w:pStyle w:val="TableEntry"/>
              <w:keepNext/>
              <w:keepLines/>
              <w:suppressAutoHyphens/>
              <w:rPr>
                <w:rStyle w:val="HyperlinkTable"/>
              </w:rPr>
            </w:pPr>
            <w:hyperlink r:id="rId74" w:anchor="HL70406" w:history="1">
              <w:r w:rsidRPr="001F42D3">
                <w:rPr>
                  <w:rStyle w:val="Hyperlink"/>
                  <w:rFonts w:cs="TimesNewRomanPSMT"/>
                </w:rPr>
                <w:t>0406</w:t>
              </w:r>
            </w:hyperlink>
          </w:p>
        </w:tc>
        <w:tc>
          <w:tcPr>
            <w:tcW w:w="2898" w:type="dxa"/>
            <w:hideMark/>
          </w:tcPr>
          <w:p w14:paraId="102D082F" w14:textId="77777777" w:rsidR="0012698E" w:rsidRPr="001F42D3" w:rsidRDefault="0012698E" w:rsidP="001371EA">
            <w:pPr>
              <w:pStyle w:val="TableEntry"/>
              <w:keepNext/>
              <w:keepLines/>
              <w:suppressAutoHyphens/>
              <w:rPr>
                <w:rFonts w:cs="TimesNewRomanPSMT"/>
              </w:rPr>
            </w:pPr>
            <w:r w:rsidRPr="001F42D3">
              <w:rPr>
                <w:rFonts w:cs="TimesNewRomanPSMT"/>
              </w:rPr>
              <w:t>Participant Organization Unit Type</w:t>
            </w:r>
          </w:p>
        </w:tc>
      </w:tr>
      <w:tr w:rsidR="0012698E" w:rsidRPr="001F42D3" w14:paraId="6715DD90" w14:textId="77777777" w:rsidTr="00C10546">
        <w:trPr>
          <w:cantSplit/>
          <w:jc w:val="center"/>
        </w:trPr>
        <w:tc>
          <w:tcPr>
            <w:tcW w:w="1044" w:type="dxa"/>
            <w:hideMark/>
          </w:tcPr>
          <w:p w14:paraId="4869708B" w14:textId="77777777" w:rsidR="0012698E" w:rsidRPr="001F42D3" w:rsidRDefault="0012698E" w:rsidP="00B34AEB">
            <w:pPr>
              <w:pStyle w:val="TableEntry"/>
            </w:pPr>
            <w:r w:rsidRPr="001F42D3">
              <w:t>8</w:t>
            </w:r>
          </w:p>
        </w:tc>
        <w:tc>
          <w:tcPr>
            <w:tcW w:w="990" w:type="dxa"/>
          </w:tcPr>
          <w:p w14:paraId="100F5DD0" w14:textId="77777777" w:rsidR="0012698E" w:rsidRPr="001F42D3" w:rsidRDefault="0012698E" w:rsidP="001371EA">
            <w:pPr>
              <w:pStyle w:val="TableEntry"/>
              <w:keepNext/>
              <w:keepLines/>
              <w:suppressAutoHyphens/>
              <w:rPr>
                <w:rFonts w:cs="TimesNewRomanPSMT"/>
              </w:rPr>
            </w:pPr>
          </w:p>
        </w:tc>
        <w:tc>
          <w:tcPr>
            <w:tcW w:w="900" w:type="dxa"/>
            <w:hideMark/>
          </w:tcPr>
          <w:p w14:paraId="388EBBD2" w14:textId="77777777" w:rsidR="0012698E" w:rsidRPr="001F42D3" w:rsidRDefault="0012698E" w:rsidP="001371EA">
            <w:pPr>
              <w:pStyle w:val="TableEntry"/>
              <w:keepNext/>
              <w:keepLines/>
              <w:suppressAutoHyphens/>
              <w:rPr>
                <w:rFonts w:cs="TimesNewRomanPSMT"/>
              </w:rPr>
            </w:pPr>
            <w:r w:rsidRPr="001F42D3">
              <w:rPr>
                <w:rFonts w:cs="TimesNewRomanPSMT"/>
              </w:rPr>
              <w:t>XON</w:t>
            </w:r>
          </w:p>
        </w:tc>
        <w:tc>
          <w:tcPr>
            <w:tcW w:w="822" w:type="dxa"/>
            <w:hideMark/>
          </w:tcPr>
          <w:p w14:paraId="56C83729"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59F911DC"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432F0953" w14:textId="77777777" w:rsidR="0012698E" w:rsidRPr="001F42D3" w:rsidRDefault="0012698E" w:rsidP="001371EA">
            <w:pPr>
              <w:pStyle w:val="TableEntry"/>
              <w:keepNext/>
              <w:keepLines/>
              <w:suppressAutoHyphens/>
              <w:rPr>
                <w:rFonts w:cs="TimesNewRomanPSMT"/>
              </w:rPr>
            </w:pPr>
          </w:p>
        </w:tc>
        <w:tc>
          <w:tcPr>
            <w:tcW w:w="2898" w:type="dxa"/>
            <w:hideMark/>
          </w:tcPr>
          <w:p w14:paraId="7E859E46" w14:textId="77777777" w:rsidR="0012698E" w:rsidRPr="001F42D3" w:rsidRDefault="0012698E" w:rsidP="001371EA">
            <w:pPr>
              <w:pStyle w:val="TableEntry"/>
              <w:keepNext/>
              <w:keepLines/>
              <w:suppressAutoHyphens/>
              <w:rPr>
                <w:rFonts w:cs="TimesNewRomanPSMT"/>
              </w:rPr>
            </w:pPr>
            <w:r w:rsidRPr="001F42D3">
              <w:rPr>
                <w:rFonts w:cs="TimesNewRomanPSMT"/>
              </w:rPr>
              <w:t>Participation Organization</w:t>
            </w:r>
          </w:p>
        </w:tc>
      </w:tr>
      <w:tr w:rsidR="0012698E" w:rsidRPr="001F42D3" w14:paraId="4B32AB6C" w14:textId="77777777" w:rsidTr="00C10546">
        <w:trPr>
          <w:cantSplit/>
          <w:jc w:val="center"/>
        </w:trPr>
        <w:tc>
          <w:tcPr>
            <w:tcW w:w="1044" w:type="dxa"/>
            <w:hideMark/>
          </w:tcPr>
          <w:p w14:paraId="4CE1BA26" w14:textId="77777777" w:rsidR="0012698E" w:rsidRPr="001F42D3" w:rsidRDefault="0012698E" w:rsidP="00B34AEB">
            <w:pPr>
              <w:pStyle w:val="TableEntry"/>
            </w:pPr>
            <w:r w:rsidRPr="001F42D3">
              <w:t>9</w:t>
            </w:r>
          </w:p>
        </w:tc>
        <w:tc>
          <w:tcPr>
            <w:tcW w:w="990" w:type="dxa"/>
          </w:tcPr>
          <w:p w14:paraId="0AAF1FAC" w14:textId="77777777" w:rsidR="0012698E" w:rsidRPr="001F42D3" w:rsidRDefault="0012698E" w:rsidP="001371EA">
            <w:pPr>
              <w:pStyle w:val="TableEntry"/>
              <w:keepNext/>
              <w:keepLines/>
              <w:suppressAutoHyphens/>
              <w:rPr>
                <w:rFonts w:cs="TimesNewRomanPSMT"/>
              </w:rPr>
            </w:pPr>
          </w:p>
        </w:tc>
        <w:tc>
          <w:tcPr>
            <w:tcW w:w="900" w:type="dxa"/>
            <w:hideMark/>
          </w:tcPr>
          <w:p w14:paraId="7B5EB11E" w14:textId="77777777" w:rsidR="0012698E" w:rsidRPr="001F42D3" w:rsidRDefault="0012698E" w:rsidP="001371EA">
            <w:pPr>
              <w:pStyle w:val="TableEntry"/>
              <w:keepNext/>
              <w:keepLines/>
              <w:suppressAutoHyphens/>
              <w:rPr>
                <w:rFonts w:cs="TimesNewRomanPSMT"/>
              </w:rPr>
            </w:pPr>
            <w:r w:rsidRPr="001F42D3">
              <w:rPr>
                <w:rFonts w:cs="TimesNewRomanPSMT"/>
              </w:rPr>
              <w:t>PL</w:t>
            </w:r>
          </w:p>
        </w:tc>
        <w:tc>
          <w:tcPr>
            <w:tcW w:w="822" w:type="dxa"/>
            <w:hideMark/>
          </w:tcPr>
          <w:p w14:paraId="7ABDCF78"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5ECD2D4C"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004F9C72" w14:textId="77777777" w:rsidR="0012698E" w:rsidRPr="001F42D3" w:rsidRDefault="0012698E" w:rsidP="001371EA">
            <w:pPr>
              <w:pStyle w:val="TableEntry"/>
              <w:keepNext/>
              <w:keepLines/>
              <w:suppressAutoHyphens/>
              <w:rPr>
                <w:rFonts w:cs="TimesNewRomanPSMT"/>
              </w:rPr>
            </w:pPr>
          </w:p>
        </w:tc>
        <w:tc>
          <w:tcPr>
            <w:tcW w:w="2898" w:type="dxa"/>
            <w:hideMark/>
          </w:tcPr>
          <w:p w14:paraId="0931811B" w14:textId="77777777" w:rsidR="0012698E" w:rsidRPr="001F42D3" w:rsidRDefault="0012698E" w:rsidP="001371EA">
            <w:pPr>
              <w:pStyle w:val="TableEntry"/>
              <w:keepNext/>
              <w:keepLines/>
              <w:suppressAutoHyphens/>
              <w:rPr>
                <w:rFonts w:cs="TimesNewRomanPSMT"/>
              </w:rPr>
            </w:pPr>
            <w:r w:rsidRPr="001F42D3">
              <w:rPr>
                <w:rFonts w:cs="TimesNewRomanPSMT"/>
              </w:rPr>
              <w:t>Participant Location</w:t>
            </w:r>
          </w:p>
        </w:tc>
      </w:tr>
      <w:tr w:rsidR="0012698E" w:rsidRPr="001F42D3" w14:paraId="7F092FF6" w14:textId="77777777" w:rsidTr="00C10546">
        <w:trPr>
          <w:cantSplit/>
          <w:jc w:val="center"/>
        </w:trPr>
        <w:tc>
          <w:tcPr>
            <w:tcW w:w="1044" w:type="dxa"/>
            <w:hideMark/>
          </w:tcPr>
          <w:p w14:paraId="71E72271" w14:textId="77777777" w:rsidR="0012698E" w:rsidRPr="001F42D3" w:rsidRDefault="0012698E" w:rsidP="00B34AEB">
            <w:pPr>
              <w:pStyle w:val="TableEntry"/>
            </w:pPr>
            <w:r w:rsidRPr="001F42D3">
              <w:t>10</w:t>
            </w:r>
          </w:p>
        </w:tc>
        <w:tc>
          <w:tcPr>
            <w:tcW w:w="990" w:type="dxa"/>
          </w:tcPr>
          <w:p w14:paraId="4B214043" w14:textId="77777777" w:rsidR="0012698E" w:rsidRPr="001F42D3" w:rsidRDefault="0012698E" w:rsidP="001371EA">
            <w:pPr>
              <w:pStyle w:val="TableEntry"/>
              <w:keepNext/>
              <w:keepLines/>
              <w:suppressAutoHyphens/>
              <w:rPr>
                <w:rFonts w:cs="TimesNewRomanPSMT"/>
              </w:rPr>
            </w:pPr>
          </w:p>
        </w:tc>
        <w:tc>
          <w:tcPr>
            <w:tcW w:w="900" w:type="dxa"/>
            <w:hideMark/>
          </w:tcPr>
          <w:p w14:paraId="55AB23E1"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218C4AE7"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1E22436E"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23819FB1" w14:textId="77777777" w:rsidR="0012698E" w:rsidRPr="001F42D3" w:rsidRDefault="0012698E" w:rsidP="001371EA">
            <w:pPr>
              <w:pStyle w:val="TableEntry"/>
              <w:keepNext/>
              <w:keepLines/>
              <w:suppressAutoHyphens/>
              <w:rPr>
                <w:rFonts w:cs="TimesNewRomanPSMT"/>
              </w:rPr>
            </w:pPr>
          </w:p>
        </w:tc>
        <w:tc>
          <w:tcPr>
            <w:tcW w:w="2898" w:type="dxa"/>
            <w:hideMark/>
          </w:tcPr>
          <w:p w14:paraId="3ED7FCC7" w14:textId="77777777" w:rsidR="0012698E" w:rsidRPr="001F42D3" w:rsidRDefault="0012698E" w:rsidP="001371EA">
            <w:pPr>
              <w:pStyle w:val="TableEntry"/>
              <w:keepNext/>
              <w:keepLines/>
              <w:suppressAutoHyphens/>
              <w:rPr>
                <w:rFonts w:cs="TimesNewRomanPSMT"/>
              </w:rPr>
            </w:pPr>
            <w:r w:rsidRPr="001F42D3">
              <w:rPr>
                <w:rFonts w:cs="TimesNewRomanPSMT"/>
              </w:rPr>
              <w:t>Participation Device</w:t>
            </w:r>
          </w:p>
        </w:tc>
      </w:tr>
      <w:tr w:rsidR="0012698E" w:rsidRPr="001F42D3" w14:paraId="491F643E" w14:textId="77777777" w:rsidTr="00C10546">
        <w:trPr>
          <w:cantSplit/>
          <w:jc w:val="center"/>
        </w:trPr>
        <w:tc>
          <w:tcPr>
            <w:tcW w:w="1044" w:type="dxa"/>
            <w:hideMark/>
          </w:tcPr>
          <w:p w14:paraId="1E81F01F" w14:textId="77777777" w:rsidR="0012698E" w:rsidRPr="001F42D3" w:rsidRDefault="0012698E" w:rsidP="00B34AEB">
            <w:pPr>
              <w:pStyle w:val="TableEntry"/>
            </w:pPr>
            <w:r w:rsidRPr="001F42D3">
              <w:t>11</w:t>
            </w:r>
          </w:p>
        </w:tc>
        <w:tc>
          <w:tcPr>
            <w:tcW w:w="990" w:type="dxa"/>
          </w:tcPr>
          <w:p w14:paraId="79E5A38F" w14:textId="77777777" w:rsidR="0012698E" w:rsidRPr="001F42D3" w:rsidRDefault="0012698E" w:rsidP="001371EA">
            <w:pPr>
              <w:pStyle w:val="TableEntry"/>
              <w:keepNext/>
              <w:keepLines/>
              <w:suppressAutoHyphens/>
              <w:rPr>
                <w:rFonts w:cs="TimesNewRomanPSMT"/>
              </w:rPr>
            </w:pPr>
          </w:p>
        </w:tc>
        <w:tc>
          <w:tcPr>
            <w:tcW w:w="900" w:type="dxa"/>
            <w:hideMark/>
          </w:tcPr>
          <w:p w14:paraId="79C09E08"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6D7B8720"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6FBB7F5" w14:textId="77777777" w:rsidR="0012698E" w:rsidRPr="001F42D3" w:rsidRDefault="0012698E" w:rsidP="001371EA">
            <w:pPr>
              <w:pStyle w:val="TableEntry"/>
              <w:keepNext/>
              <w:keepLines/>
              <w:suppressAutoHyphens/>
              <w:rPr>
                <w:rFonts w:cs="TimesNewRomanPSMT"/>
              </w:rPr>
            </w:pPr>
          </w:p>
        </w:tc>
        <w:tc>
          <w:tcPr>
            <w:tcW w:w="900" w:type="dxa"/>
          </w:tcPr>
          <w:p w14:paraId="71CD0A0B" w14:textId="77777777" w:rsidR="0012698E" w:rsidRPr="001F42D3" w:rsidRDefault="0012698E" w:rsidP="001371EA">
            <w:pPr>
              <w:pStyle w:val="TableEntry"/>
              <w:keepNext/>
              <w:keepLines/>
              <w:suppressAutoHyphens/>
              <w:rPr>
                <w:rFonts w:cs="TimesNewRomanPSMT"/>
              </w:rPr>
            </w:pPr>
          </w:p>
        </w:tc>
        <w:tc>
          <w:tcPr>
            <w:tcW w:w="2898" w:type="dxa"/>
            <w:hideMark/>
          </w:tcPr>
          <w:p w14:paraId="6207323E" w14:textId="77777777" w:rsidR="0012698E" w:rsidRPr="001F42D3" w:rsidRDefault="0012698E" w:rsidP="001371EA">
            <w:pPr>
              <w:pStyle w:val="TableEntry"/>
              <w:keepNext/>
              <w:keepLines/>
              <w:suppressAutoHyphens/>
              <w:rPr>
                <w:rFonts w:cs="TimesNewRomanPSMT"/>
              </w:rPr>
            </w:pPr>
            <w:r w:rsidRPr="001F42D3">
              <w:rPr>
                <w:rFonts w:cs="TimesNewRomanPSMT"/>
              </w:rPr>
              <w:t>Participation Begin Date/Time (arrival time)</w:t>
            </w:r>
          </w:p>
        </w:tc>
      </w:tr>
      <w:tr w:rsidR="0012698E" w:rsidRPr="001F42D3" w14:paraId="23710916" w14:textId="77777777" w:rsidTr="00C10546">
        <w:trPr>
          <w:cantSplit/>
          <w:jc w:val="center"/>
        </w:trPr>
        <w:tc>
          <w:tcPr>
            <w:tcW w:w="1044" w:type="dxa"/>
            <w:hideMark/>
          </w:tcPr>
          <w:p w14:paraId="545571B1" w14:textId="77777777" w:rsidR="0012698E" w:rsidRPr="001F42D3" w:rsidRDefault="0012698E" w:rsidP="00B34AEB">
            <w:pPr>
              <w:pStyle w:val="TableEntry"/>
            </w:pPr>
            <w:r w:rsidRPr="001F42D3">
              <w:t>12</w:t>
            </w:r>
          </w:p>
        </w:tc>
        <w:tc>
          <w:tcPr>
            <w:tcW w:w="990" w:type="dxa"/>
          </w:tcPr>
          <w:p w14:paraId="6CF784F7" w14:textId="77777777" w:rsidR="0012698E" w:rsidRPr="001F42D3" w:rsidRDefault="0012698E" w:rsidP="001371EA">
            <w:pPr>
              <w:pStyle w:val="TableEntry"/>
              <w:keepNext/>
              <w:keepLines/>
              <w:suppressAutoHyphens/>
              <w:rPr>
                <w:rFonts w:cs="TimesNewRomanPSMT"/>
              </w:rPr>
            </w:pPr>
          </w:p>
        </w:tc>
        <w:tc>
          <w:tcPr>
            <w:tcW w:w="900" w:type="dxa"/>
            <w:hideMark/>
          </w:tcPr>
          <w:p w14:paraId="6EB4E69F"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2D005B5F"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01BE1DDD" w14:textId="77777777" w:rsidR="0012698E" w:rsidRPr="001F42D3" w:rsidRDefault="0012698E" w:rsidP="001371EA">
            <w:pPr>
              <w:pStyle w:val="TableEntry"/>
              <w:keepNext/>
              <w:keepLines/>
              <w:suppressAutoHyphens/>
              <w:rPr>
                <w:rFonts w:cs="TimesNewRomanPSMT"/>
              </w:rPr>
            </w:pPr>
          </w:p>
        </w:tc>
        <w:tc>
          <w:tcPr>
            <w:tcW w:w="900" w:type="dxa"/>
          </w:tcPr>
          <w:p w14:paraId="758C4C4C" w14:textId="77777777" w:rsidR="0012698E" w:rsidRPr="001F42D3" w:rsidRDefault="0012698E" w:rsidP="001371EA">
            <w:pPr>
              <w:pStyle w:val="TableEntry"/>
              <w:keepNext/>
              <w:keepLines/>
              <w:suppressAutoHyphens/>
              <w:rPr>
                <w:rFonts w:cs="TimesNewRomanPSMT"/>
              </w:rPr>
            </w:pPr>
          </w:p>
        </w:tc>
        <w:tc>
          <w:tcPr>
            <w:tcW w:w="2898" w:type="dxa"/>
            <w:hideMark/>
          </w:tcPr>
          <w:p w14:paraId="2257F57A" w14:textId="77777777" w:rsidR="0012698E" w:rsidRPr="001F42D3" w:rsidRDefault="0012698E" w:rsidP="001371EA">
            <w:pPr>
              <w:pStyle w:val="TableEntry"/>
              <w:keepNext/>
              <w:keepLines/>
              <w:suppressAutoHyphens/>
              <w:rPr>
                <w:rFonts w:cs="TimesNewRomanPSMT"/>
              </w:rPr>
            </w:pPr>
            <w:r w:rsidRPr="001F42D3">
              <w:rPr>
                <w:rFonts w:cs="TimesNewRomanPSMT"/>
              </w:rPr>
              <w:t>Participation End Date/Time (departure time)</w:t>
            </w:r>
          </w:p>
        </w:tc>
      </w:tr>
      <w:tr w:rsidR="0012698E" w:rsidRPr="001F42D3" w14:paraId="3FD51791" w14:textId="77777777" w:rsidTr="00C10546">
        <w:trPr>
          <w:cantSplit/>
          <w:jc w:val="center"/>
        </w:trPr>
        <w:tc>
          <w:tcPr>
            <w:tcW w:w="1044" w:type="dxa"/>
            <w:hideMark/>
          </w:tcPr>
          <w:p w14:paraId="42765A92" w14:textId="77777777" w:rsidR="0012698E" w:rsidRPr="001F42D3" w:rsidRDefault="0012698E" w:rsidP="00B34AEB">
            <w:pPr>
              <w:pStyle w:val="TableEntry"/>
            </w:pPr>
            <w:r w:rsidRPr="001F42D3">
              <w:t>13</w:t>
            </w:r>
          </w:p>
        </w:tc>
        <w:tc>
          <w:tcPr>
            <w:tcW w:w="990" w:type="dxa"/>
          </w:tcPr>
          <w:p w14:paraId="517D7B1D" w14:textId="77777777" w:rsidR="0012698E" w:rsidRPr="001F42D3" w:rsidRDefault="0012698E" w:rsidP="001371EA">
            <w:pPr>
              <w:pStyle w:val="TableEntry"/>
              <w:keepNext/>
              <w:keepLines/>
              <w:suppressAutoHyphens/>
              <w:rPr>
                <w:rFonts w:cs="TimesNewRomanPSMT"/>
              </w:rPr>
            </w:pPr>
          </w:p>
        </w:tc>
        <w:tc>
          <w:tcPr>
            <w:tcW w:w="900" w:type="dxa"/>
            <w:hideMark/>
          </w:tcPr>
          <w:p w14:paraId="55E8ECD6" w14:textId="77777777" w:rsidR="0012698E" w:rsidRPr="001F42D3" w:rsidRDefault="0012698E" w:rsidP="001371EA">
            <w:pPr>
              <w:pStyle w:val="TableEntry"/>
              <w:keepNext/>
              <w:keepLines/>
              <w:suppressAutoHyphens/>
              <w:rPr>
                <w:rFonts w:cs="TimesNewRomanPSMT"/>
              </w:rPr>
            </w:pPr>
            <w:r w:rsidRPr="001F42D3">
              <w:rPr>
                <w:rFonts w:cs="TimesNewRomanPSMT"/>
              </w:rPr>
              <w:t>CWE</w:t>
            </w:r>
          </w:p>
        </w:tc>
        <w:tc>
          <w:tcPr>
            <w:tcW w:w="822" w:type="dxa"/>
            <w:hideMark/>
          </w:tcPr>
          <w:p w14:paraId="63D2BDC2"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26C6AA86" w14:textId="77777777" w:rsidR="0012698E" w:rsidRPr="001F42D3" w:rsidRDefault="0012698E" w:rsidP="001371EA">
            <w:pPr>
              <w:pStyle w:val="TableEntry"/>
              <w:keepNext/>
              <w:keepLines/>
              <w:suppressAutoHyphens/>
              <w:rPr>
                <w:rFonts w:cs="TimesNewRomanPSMT"/>
              </w:rPr>
            </w:pPr>
          </w:p>
        </w:tc>
        <w:tc>
          <w:tcPr>
            <w:tcW w:w="900" w:type="dxa"/>
          </w:tcPr>
          <w:p w14:paraId="2E889180" w14:textId="77777777" w:rsidR="0012698E" w:rsidRPr="001F42D3" w:rsidRDefault="0012698E" w:rsidP="001371EA">
            <w:pPr>
              <w:pStyle w:val="TableEntry"/>
              <w:keepNext/>
              <w:keepLines/>
              <w:suppressAutoHyphens/>
              <w:rPr>
                <w:rFonts w:cs="TimesNewRomanPSMT"/>
              </w:rPr>
            </w:pPr>
          </w:p>
        </w:tc>
        <w:tc>
          <w:tcPr>
            <w:tcW w:w="2898" w:type="dxa"/>
            <w:hideMark/>
          </w:tcPr>
          <w:p w14:paraId="4842A587" w14:textId="77777777" w:rsidR="0012698E" w:rsidRPr="001F42D3" w:rsidRDefault="0012698E" w:rsidP="001371EA">
            <w:pPr>
              <w:pStyle w:val="TableEntry"/>
              <w:keepNext/>
              <w:keepLines/>
              <w:suppressAutoHyphens/>
              <w:rPr>
                <w:rFonts w:cs="TimesNewRomanPSMT"/>
              </w:rPr>
            </w:pPr>
            <w:r w:rsidRPr="001F42D3">
              <w:rPr>
                <w:rFonts w:cs="TimesNewRomanPSMT"/>
              </w:rPr>
              <w:t>Participation Qualitative Duration</w:t>
            </w:r>
          </w:p>
        </w:tc>
      </w:tr>
      <w:tr w:rsidR="0012698E" w:rsidRPr="001F42D3" w14:paraId="65DF8C83" w14:textId="77777777" w:rsidTr="00C10546">
        <w:trPr>
          <w:cantSplit/>
          <w:jc w:val="center"/>
        </w:trPr>
        <w:tc>
          <w:tcPr>
            <w:tcW w:w="1044" w:type="dxa"/>
            <w:hideMark/>
          </w:tcPr>
          <w:p w14:paraId="6CF5E240" w14:textId="77777777" w:rsidR="0012698E" w:rsidRPr="001F42D3" w:rsidRDefault="0012698E" w:rsidP="00B34AEB">
            <w:pPr>
              <w:pStyle w:val="TableEntry"/>
            </w:pPr>
            <w:r w:rsidRPr="001F42D3">
              <w:t>14</w:t>
            </w:r>
          </w:p>
        </w:tc>
        <w:tc>
          <w:tcPr>
            <w:tcW w:w="990" w:type="dxa"/>
          </w:tcPr>
          <w:p w14:paraId="2FF5A384" w14:textId="77777777" w:rsidR="0012698E" w:rsidRPr="001F42D3" w:rsidRDefault="0012698E" w:rsidP="001371EA">
            <w:pPr>
              <w:pStyle w:val="TableEntry"/>
              <w:keepNext/>
              <w:keepLines/>
              <w:suppressAutoHyphens/>
              <w:rPr>
                <w:rFonts w:cs="TimesNewRomanPSMT"/>
              </w:rPr>
            </w:pPr>
          </w:p>
        </w:tc>
        <w:tc>
          <w:tcPr>
            <w:tcW w:w="900" w:type="dxa"/>
            <w:hideMark/>
          </w:tcPr>
          <w:p w14:paraId="7D8ED8F0" w14:textId="77777777" w:rsidR="0012698E" w:rsidRPr="001F42D3" w:rsidRDefault="0012698E" w:rsidP="001371EA">
            <w:pPr>
              <w:pStyle w:val="TableEntry"/>
              <w:keepNext/>
              <w:keepLines/>
              <w:suppressAutoHyphens/>
              <w:rPr>
                <w:rFonts w:cs="TimesNewRomanPSMT"/>
              </w:rPr>
            </w:pPr>
            <w:r w:rsidRPr="001F42D3">
              <w:rPr>
                <w:rFonts w:cs="TimesNewRomanPSMT"/>
              </w:rPr>
              <w:t>XAD</w:t>
            </w:r>
          </w:p>
        </w:tc>
        <w:tc>
          <w:tcPr>
            <w:tcW w:w="822" w:type="dxa"/>
            <w:hideMark/>
          </w:tcPr>
          <w:p w14:paraId="6C257528" w14:textId="77777777" w:rsidR="0012698E" w:rsidRPr="001F42D3" w:rsidRDefault="0012698E" w:rsidP="001371EA">
            <w:pPr>
              <w:pStyle w:val="TableEntry"/>
              <w:keepNext/>
              <w:keepLines/>
              <w:suppressAutoHyphens/>
              <w:rPr>
                <w:rFonts w:cs="TimesNewRomanPSMT"/>
              </w:rPr>
            </w:pPr>
            <w:r w:rsidRPr="001F42D3">
              <w:rPr>
                <w:rFonts w:cs="TimesNewRomanPSMT"/>
              </w:rPr>
              <w:t>C</w:t>
            </w:r>
          </w:p>
        </w:tc>
        <w:tc>
          <w:tcPr>
            <w:tcW w:w="834" w:type="dxa"/>
            <w:hideMark/>
          </w:tcPr>
          <w:p w14:paraId="740C770A"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1D3FB00C" w14:textId="77777777" w:rsidR="0012698E" w:rsidRPr="001F42D3" w:rsidRDefault="0012698E" w:rsidP="001371EA">
            <w:pPr>
              <w:pStyle w:val="TableEntry"/>
              <w:keepNext/>
              <w:keepLines/>
              <w:suppressAutoHyphens/>
              <w:rPr>
                <w:rFonts w:cs="TimesNewRomanPSMT"/>
              </w:rPr>
            </w:pPr>
          </w:p>
        </w:tc>
        <w:tc>
          <w:tcPr>
            <w:tcW w:w="2898" w:type="dxa"/>
            <w:hideMark/>
          </w:tcPr>
          <w:p w14:paraId="2F51881D" w14:textId="77777777" w:rsidR="0012698E" w:rsidRPr="001F42D3" w:rsidRDefault="0012698E" w:rsidP="001371EA">
            <w:pPr>
              <w:pStyle w:val="TableEntry"/>
              <w:keepNext/>
              <w:keepLines/>
              <w:suppressAutoHyphens/>
              <w:rPr>
                <w:rFonts w:cs="TimesNewRomanPSMT"/>
              </w:rPr>
            </w:pPr>
            <w:r w:rsidRPr="001F42D3">
              <w:rPr>
                <w:rFonts w:cs="TimesNewRomanPSMT"/>
              </w:rPr>
              <w:t>Participation Address</w:t>
            </w:r>
          </w:p>
        </w:tc>
      </w:tr>
      <w:tr w:rsidR="0012698E" w:rsidRPr="001F42D3" w14:paraId="48703417" w14:textId="77777777" w:rsidTr="00C10546">
        <w:trPr>
          <w:cantSplit/>
          <w:jc w:val="center"/>
        </w:trPr>
        <w:tc>
          <w:tcPr>
            <w:tcW w:w="1044" w:type="dxa"/>
            <w:hideMark/>
          </w:tcPr>
          <w:p w14:paraId="4C1E5E79" w14:textId="77777777" w:rsidR="0012698E" w:rsidRPr="001F42D3" w:rsidRDefault="0012698E" w:rsidP="00B34AEB">
            <w:pPr>
              <w:pStyle w:val="TableEntry"/>
            </w:pPr>
            <w:r w:rsidRPr="001F42D3">
              <w:t>15</w:t>
            </w:r>
          </w:p>
        </w:tc>
        <w:tc>
          <w:tcPr>
            <w:tcW w:w="990" w:type="dxa"/>
          </w:tcPr>
          <w:p w14:paraId="441B1C7A" w14:textId="77777777" w:rsidR="0012698E" w:rsidRPr="001F42D3" w:rsidRDefault="0012698E" w:rsidP="001371EA">
            <w:pPr>
              <w:pStyle w:val="TableEntry"/>
              <w:keepNext/>
              <w:keepLines/>
              <w:suppressAutoHyphens/>
              <w:rPr>
                <w:rFonts w:cs="TimesNewRomanPSMT"/>
              </w:rPr>
            </w:pPr>
          </w:p>
        </w:tc>
        <w:tc>
          <w:tcPr>
            <w:tcW w:w="900" w:type="dxa"/>
            <w:hideMark/>
          </w:tcPr>
          <w:p w14:paraId="5F2049F6" w14:textId="77777777" w:rsidR="0012698E" w:rsidRPr="001F42D3" w:rsidRDefault="0012698E" w:rsidP="001371EA">
            <w:pPr>
              <w:pStyle w:val="TableEntry"/>
              <w:keepNext/>
              <w:keepLines/>
              <w:suppressAutoHyphens/>
              <w:rPr>
                <w:rFonts w:cs="TimesNewRomanPSMT"/>
              </w:rPr>
            </w:pPr>
            <w:r w:rsidRPr="001F42D3">
              <w:rPr>
                <w:rFonts w:cs="TimesNewRomanPSMT"/>
              </w:rPr>
              <w:t>XTN</w:t>
            </w:r>
          </w:p>
        </w:tc>
        <w:tc>
          <w:tcPr>
            <w:tcW w:w="822" w:type="dxa"/>
            <w:hideMark/>
          </w:tcPr>
          <w:p w14:paraId="74C253CE"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hideMark/>
          </w:tcPr>
          <w:p w14:paraId="5E160630" w14:textId="77777777" w:rsidR="0012698E" w:rsidRPr="001F42D3" w:rsidRDefault="0012698E" w:rsidP="001371EA">
            <w:pPr>
              <w:pStyle w:val="TableEntry"/>
              <w:keepNext/>
              <w:keepLines/>
              <w:suppressAutoHyphens/>
              <w:rPr>
                <w:rFonts w:cs="TimesNewRomanPSMT"/>
              </w:rPr>
            </w:pPr>
            <w:r w:rsidRPr="001F42D3">
              <w:rPr>
                <w:rFonts w:cs="TimesNewRomanPSMT"/>
              </w:rPr>
              <w:t>Y</w:t>
            </w:r>
          </w:p>
        </w:tc>
        <w:tc>
          <w:tcPr>
            <w:tcW w:w="900" w:type="dxa"/>
          </w:tcPr>
          <w:p w14:paraId="0DF83F20" w14:textId="77777777" w:rsidR="0012698E" w:rsidRPr="001F42D3" w:rsidRDefault="0012698E" w:rsidP="001371EA">
            <w:pPr>
              <w:pStyle w:val="TableEntry"/>
              <w:keepNext/>
              <w:keepLines/>
              <w:suppressAutoHyphens/>
              <w:rPr>
                <w:rFonts w:cs="TimesNewRomanPSMT"/>
              </w:rPr>
            </w:pPr>
          </w:p>
        </w:tc>
        <w:tc>
          <w:tcPr>
            <w:tcW w:w="2898" w:type="dxa"/>
            <w:hideMark/>
          </w:tcPr>
          <w:p w14:paraId="079A6062" w14:textId="77777777" w:rsidR="0012698E" w:rsidRPr="001F42D3" w:rsidRDefault="0012698E" w:rsidP="001371EA">
            <w:pPr>
              <w:pStyle w:val="TableEntry"/>
              <w:keepNext/>
              <w:keepLines/>
              <w:suppressAutoHyphens/>
              <w:rPr>
                <w:rFonts w:cs="TimesNewRomanPSMT"/>
              </w:rPr>
            </w:pPr>
            <w:r w:rsidRPr="001F42D3">
              <w:rPr>
                <w:rFonts w:cs="TimesNewRomanPSMT"/>
              </w:rPr>
              <w:t>Participant Telecommunication Address</w:t>
            </w:r>
          </w:p>
        </w:tc>
      </w:tr>
      <w:tr w:rsidR="0012698E" w:rsidRPr="001F42D3" w14:paraId="6AA12C4E" w14:textId="77777777" w:rsidTr="00C10546">
        <w:trPr>
          <w:cantSplit/>
          <w:jc w:val="center"/>
        </w:trPr>
        <w:tc>
          <w:tcPr>
            <w:tcW w:w="1044" w:type="dxa"/>
            <w:hideMark/>
          </w:tcPr>
          <w:p w14:paraId="138B41CE" w14:textId="77777777" w:rsidR="0012698E" w:rsidRPr="001F42D3" w:rsidRDefault="0012698E" w:rsidP="00B34AEB">
            <w:pPr>
              <w:pStyle w:val="TableEntry"/>
            </w:pPr>
            <w:r w:rsidRPr="001F42D3">
              <w:t>16</w:t>
            </w:r>
          </w:p>
        </w:tc>
        <w:tc>
          <w:tcPr>
            <w:tcW w:w="990" w:type="dxa"/>
          </w:tcPr>
          <w:p w14:paraId="60684171" w14:textId="77777777" w:rsidR="0012698E" w:rsidRPr="001F42D3" w:rsidRDefault="0012698E" w:rsidP="001371EA">
            <w:pPr>
              <w:pStyle w:val="TableEntry"/>
              <w:keepNext/>
              <w:keepLines/>
              <w:suppressAutoHyphens/>
              <w:rPr>
                <w:rFonts w:cs="TimesNewRomanPSMT"/>
              </w:rPr>
            </w:pPr>
          </w:p>
        </w:tc>
        <w:tc>
          <w:tcPr>
            <w:tcW w:w="900" w:type="dxa"/>
            <w:hideMark/>
          </w:tcPr>
          <w:p w14:paraId="1AA38271"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0DCFDC3B"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7A40793B" w14:textId="77777777" w:rsidR="0012698E" w:rsidRPr="001F42D3" w:rsidRDefault="0012698E" w:rsidP="001371EA">
            <w:pPr>
              <w:pStyle w:val="TableEntry"/>
              <w:keepNext/>
              <w:keepLines/>
              <w:suppressAutoHyphens/>
              <w:rPr>
                <w:rFonts w:cs="TimesNewRomanPSMT"/>
              </w:rPr>
            </w:pPr>
          </w:p>
        </w:tc>
        <w:tc>
          <w:tcPr>
            <w:tcW w:w="900" w:type="dxa"/>
          </w:tcPr>
          <w:p w14:paraId="1677B64F" w14:textId="77777777" w:rsidR="0012698E" w:rsidRPr="001F42D3" w:rsidRDefault="0012698E" w:rsidP="001371EA">
            <w:pPr>
              <w:pStyle w:val="TableEntry"/>
              <w:keepNext/>
              <w:keepLines/>
              <w:suppressAutoHyphens/>
              <w:rPr>
                <w:rFonts w:cs="TimesNewRomanPSMT"/>
              </w:rPr>
            </w:pPr>
          </w:p>
        </w:tc>
        <w:tc>
          <w:tcPr>
            <w:tcW w:w="2898" w:type="dxa"/>
            <w:hideMark/>
          </w:tcPr>
          <w:p w14:paraId="0999C181"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Identifier</w:t>
            </w:r>
          </w:p>
        </w:tc>
      </w:tr>
      <w:tr w:rsidR="0012698E" w:rsidRPr="001F42D3" w14:paraId="52E32369" w14:textId="77777777" w:rsidTr="00C10546">
        <w:trPr>
          <w:cantSplit/>
          <w:jc w:val="center"/>
        </w:trPr>
        <w:tc>
          <w:tcPr>
            <w:tcW w:w="1044" w:type="dxa"/>
            <w:hideMark/>
          </w:tcPr>
          <w:p w14:paraId="442DA040" w14:textId="77777777" w:rsidR="0012698E" w:rsidRPr="001F42D3" w:rsidRDefault="0012698E" w:rsidP="00B34AEB">
            <w:pPr>
              <w:pStyle w:val="TableEntry"/>
            </w:pPr>
            <w:r w:rsidRPr="001F42D3">
              <w:t>17</w:t>
            </w:r>
          </w:p>
        </w:tc>
        <w:tc>
          <w:tcPr>
            <w:tcW w:w="990" w:type="dxa"/>
          </w:tcPr>
          <w:p w14:paraId="25699104" w14:textId="77777777" w:rsidR="0012698E" w:rsidRPr="001F42D3" w:rsidRDefault="0012698E" w:rsidP="001371EA">
            <w:pPr>
              <w:pStyle w:val="TableEntry"/>
              <w:keepNext/>
              <w:keepLines/>
              <w:suppressAutoHyphens/>
              <w:rPr>
                <w:rFonts w:cs="TimesNewRomanPSMT"/>
              </w:rPr>
            </w:pPr>
          </w:p>
        </w:tc>
        <w:tc>
          <w:tcPr>
            <w:tcW w:w="900" w:type="dxa"/>
            <w:hideMark/>
          </w:tcPr>
          <w:p w14:paraId="5DED1128"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6AB8090A"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13FB8D9" w14:textId="77777777" w:rsidR="0012698E" w:rsidRPr="001F42D3" w:rsidRDefault="0012698E" w:rsidP="001371EA">
            <w:pPr>
              <w:pStyle w:val="TableEntry"/>
              <w:keepNext/>
              <w:keepLines/>
              <w:suppressAutoHyphens/>
              <w:rPr>
                <w:rFonts w:cs="TimesNewRomanPSMT"/>
              </w:rPr>
            </w:pPr>
          </w:p>
        </w:tc>
        <w:tc>
          <w:tcPr>
            <w:tcW w:w="900" w:type="dxa"/>
          </w:tcPr>
          <w:p w14:paraId="74A32C1A" w14:textId="77777777" w:rsidR="0012698E" w:rsidRPr="001F42D3" w:rsidRDefault="0012698E" w:rsidP="001371EA">
            <w:pPr>
              <w:pStyle w:val="TableEntry"/>
              <w:keepNext/>
              <w:keepLines/>
              <w:suppressAutoHyphens/>
              <w:rPr>
                <w:rFonts w:cs="TimesNewRomanPSMT"/>
              </w:rPr>
            </w:pPr>
          </w:p>
        </w:tc>
        <w:tc>
          <w:tcPr>
            <w:tcW w:w="2898" w:type="dxa"/>
            <w:hideMark/>
          </w:tcPr>
          <w:p w14:paraId="32DFE864"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Manufacture Date</w:t>
            </w:r>
          </w:p>
        </w:tc>
      </w:tr>
      <w:tr w:rsidR="0012698E" w:rsidRPr="001F42D3" w14:paraId="54151E39" w14:textId="77777777" w:rsidTr="00C10546">
        <w:trPr>
          <w:cantSplit/>
          <w:jc w:val="center"/>
        </w:trPr>
        <w:tc>
          <w:tcPr>
            <w:tcW w:w="1044" w:type="dxa"/>
            <w:hideMark/>
          </w:tcPr>
          <w:p w14:paraId="6ED2603D" w14:textId="77777777" w:rsidR="0012698E" w:rsidRPr="001F42D3" w:rsidRDefault="0012698E" w:rsidP="00B34AEB">
            <w:pPr>
              <w:pStyle w:val="TableEntry"/>
            </w:pPr>
            <w:r w:rsidRPr="001F42D3">
              <w:t>18</w:t>
            </w:r>
          </w:p>
        </w:tc>
        <w:tc>
          <w:tcPr>
            <w:tcW w:w="990" w:type="dxa"/>
          </w:tcPr>
          <w:p w14:paraId="17C2EFFC" w14:textId="77777777" w:rsidR="0012698E" w:rsidRPr="001F42D3" w:rsidRDefault="0012698E" w:rsidP="001371EA">
            <w:pPr>
              <w:pStyle w:val="TableEntry"/>
              <w:keepNext/>
              <w:keepLines/>
              <w:suppressAutoHyphens/>
              <w:rPr>
                <w:rFonts w:cs="TimesNewRomanPSMT"/>
              </w:rPr>
            </w:pPr>
          </w:p>
        </w:tc>
        <w:tc>
          <w:tcPr>
            <w:tcW w:w="900" w:type="dxa"/>
            <w:hideMark/>
          </w:tcPr>
          <w:p w14:paraId="2C7D58B6" w14:textId="77777777" w:rsidR="0012698E" w:rsidRPr="001F42D3" w:rsidRDefault="0012698E" w:rsidP="001371EA">
            <w:pPr>
              <w:pStyle w:val="TableEntry"/>
              <w:keepNext/>
              <w:keepLines/>
              <w:suppressAutoHyphens/>
              <w:rPr>
                <w:rFonts w:cs="TimesNewRomanPSMT"/>
              </w:rPr>
            </w:pPr>
            <w:r w:rsidRPr="001F42D3">
              <w:rPr>
                <w:rFonts w:cs="TimesNewRomanPSMT"/>
              </w:rPr>
              <w:t>DTM</w:t>
            </w:r>
          </w:p>
        </w:tc>
        <w:tc>
          <w:tcPr>
            <w:tcW w:w="822" w:type="dxa"/>
            <w:hideMark/>
          </w:tcPr>
          <w:p w14:paraId="5FC10081"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0A3D2C29" w14:textId="77777777" w:rsidR="0012698E" w:rsidRPr="001F42D3" w:rsidRDefault="0012698E" w:rsidP="001371EA">
            <w:pPr>
              <w:pStyle w:val="TableEntry"/>
              <w:keepNext/>
              <w:keepLines/>
              <w:suppressAutoHyphens/>
              <w:rPr>
                <w:rFonts w:cs="TimesNewRomanPSMT"/>
              </w:rPr>
            </w:pPr>
          </w:p>
        </w:tc>
        <w:tc>
          <w:tcPr>
            <w:tcW w:w="900" w:type="dxa"/>
          </w:tcPr>
          <w:p w14:paraId="67D3C575" w14:textId="77777777" w:rsidR="0012698E" w:rsidRPr="001F42D3" w:rsidRDefault="0012698E" w:rsidP="001371EA">
            <w:pPr>
              <w:pStyle w:val="TableEntry"/>
              <w:keepNext/>
              <w:keepLines/>
              <w:suppressAutoHyphens/>
              <w:rPr>
                <w:rFonts w:cs="TimesNewRomanPSMT"/>
              </w:rPr>
            </w:pPr>
          </w:p>
        </w:tc>
        <w:tc>
          <w:tcPr>
            <w:tcW w:w="2898" w:type="dxa"/>
            <w:hideMark/>
          </w:tcPr>
          <w:p w14:paraId="424B0BEB"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Expiry Date</w:t>
            </w:r>
          </w:p>
        </w:tc>
      </w:tr>
      <w:tr w:rsidR="0012698E" w:rsidRPr="001F42D3" w14:paraId="0D996295" w14:textId="77777777" w:rsidTr="00C10546">
        <w:trPr>
          <w:cantSplit/>
          <w:jc w:val="center"/>
        </w:trPr>
        <w:tc>
          <w:tcPr>
            <w:tcW w:w="1044" w:type="dxa"/>
            <w:hideMark/>
          </w:tcPr>
          <w:p w14:paraId="4935411B" w14:textId="77777777" w:rsidR="0012698E" w:rsidRPr="001F42D3" w:rsidRDefault="0012698E" w:rsidP="00B34AEB">
            <w:pPr>
              <w:pStyle w:val="TableEntry"/>
            </w:pPr>
            <w:r w:rsidRPr="001F42D3">
              <w:t>19</w:t>
            </w:r>
          </w:p>
        </w:tc>
        <w:tc>
          <w:tcPr>
            <w:tcW w:w="990" w:type="dxa"/>
          </w:tcPr>
          <w:p w14:paraId="1B0F7ED4" w14:textId="77777777" w:rsidR="0012698E" w:rsidRPr="001F42D3" w:rsidRDefault="0012698E" w:rsidP="001371EA">
            <w:pPr>
              <w:pStyle w:val="TableEntry"/>
              <w:keepNext/>
              <w:keepLines/>
              <w:suppressAutoHyphens/>
              <w:rPr>
                <w:rFonts w:cs="TimesNewRomanPSMT"/>
              </w:rPr>
            </w:pPr>
          </w:p>
        </w:tc>
        <w:tc>
          <w:tcPr>
            <w:tcW w:w="900" w:type="dxa"/>
            <w:hideMark/>
          </w:tcPr>
          <w:p w14:paraId="3C815293" w14:textId="77777777" w:rsidR="0012698E" w:rsidRPr="001F42D3" w:rsidRDefault="0012698E" w:rsidP="001371EA">
            <w:pPr>
              <w:pStyle w:val="TableEntry"/>
              <w:keepNext/>
              <w:keepLines/>
              <w:suppressAutoHyphens/>
              <w:rPr>
                <w:rFonts w:cs="TimesNewRomanPSMT"/>
              </w:rPr>
            </w:pPr>
            <w:r w:rsidRPr="001F42D3">
              <w:rPr>
                <w:rFonts w:cs="TimesNewRomanPSMT"/>
              </w:rPr>
              <w:t>ST</w:t>
            </w:r>
          </w:p>
        </w:tc>
        <w:tc>
          <w:tcPr>
            <w:tcW w:w="822" w:type="dxa"/>
            <w:hideMark/>
          </w:tcPr>
          <w:p w14:paraId="484996C9"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4A2A7E80" w14:textId="77777777" w:rsidR="0012698E" w:rsidRPr="001F42D3" w:rsidRDefault="0012698E" w:rsidP="001371EA">
            <w:pPr>
              <w:pStyle w:val="TableEntry"/>
              <w:keepNext/>
              <w:keepLines/>
              <w:suppressAutoHyphens/>
              <w:rPr>
                <w:rFonts w:cs="TimesNewRomanPSMT"/>
              </w:rPr>
            </w:pPr>
          </w:p>
        </w:tc>
        <w:tc>
          <w:tcPr>
            <w:tcW w:w="900" w:type="dxa"/>
          </w:tcPr>
          <w:p w14:paraId="5B43DA67" w14:textId="77777777" w:rsidR="0012698E" w:rsidRPr="001F42D3" w:rsidRDefault="0012698E" w:rsidP="001371EA">
            <w:pPr>
              <w:pStyle w:val="TableEntry"/>
              <w:keepNext/>
              <w:keepLines/>
              <w:suppressAutoHyphens/>
              <w:rPr>
                <w:rFonts w:cs="TimesNewRomanPSMT"/>
              </w:rPr>
            </w:pPr>
          </w:p>
        </w:tc>
        <w:tc>
          <w:tcPr>
            <w:tcW w:w="2898" w:type="dxa"/>
            <w:hideMark/>
          </w:tcPr>
          <w:p w14:paraId="551E7C74"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Lot Number</w:t>
            </w:r>
          </w:p>
        </w:tc>
      </w:tr>
      <w:tr w:rsidR="0012698E" w:rsidRPr="001F42D3" w14:paraId="04427B83" w14:textId="77777777" w:rsidTr="00C10546">
        <w:trPr>
          <w:cantSplit/>
          <w:jc w:val="center"/>
        </w:trPr>
        <w:tc>
          <w:tcPr>
            <w:tcW w:w="1044" w:type="dxa"/>
            <w:hideMark/>
          </w:tcPr>
          <w:p w14:paraId="5067ABF2" w14:textId="77777777" w:rsidR="0012698E" w:rsidRPr="001F42D3" w:rsidRDefault="0012698E" w:rsidP="00B34AEB">
            <w:pPr>
              <w:pStyle w:val="TableEntry"/>
            </w:pPr>
            <w:r w:rsidRPr="001F42D3">
              <w:t>20</w:t>
            </w:r>
          </w:p>
        </w:tc>
        <w:tc>
          <w:tcPr>
            <w:tcW w:w="990" w:type="dxa"/>
          </w:tcPr>
          <w:p w14:paraId="343C3722" w14:textId="77777777" w:rsidR="0012698E" w:rsidRPr="001F42D3" w:rsidRDefault="0012698E" w:rsidP="001371EA">
            <w:pPr>
              <w:pStyle w:val="TableEntry"/>
              <w:keepNext/>
              <w:keepLines/>
              <w:suppressAutoHyphens/>
              <w:rPr>
                <w:rFonts w:cs="TimesNewRomanPSMT"/>
              </w:rPr>
            </w:pPr>
          </w:p>
        </w:tc>
        <w:tc>
          <w:tcPr>
            <w:tcW w:w="900" w:type="dxa"/>
            <w:hideMark/>
          </w:tcPr>
          <w:p w14:paraId="051BF37D" w14:textId="77777777" w:rsidR="0012698E" w:rsidRPr="001F42D3" w:rsidRDefault="0012698E" w:rsidP="001371EA">
            <w:pPr>
              <w:pStyle w:val="TableEntry"/>
              <w:keepNext/>
              <w:keepLines/>
              <w:suppressAutoHyphens/>
              <w:rPr>
                <w:rFonts w:cs="TimesNewRomanPSMT"/>
              </w:rPr>
            </w:pPr>
            <w:r w:rsidRPr="001F42D3">
              <w:rPr>
                <w:rFonts w:cs="TimesNewRomanPSMT"/>
              </w:rPr>
              <w:t>ST</w:t>
            </w:r>
          </w:p>
        </w:tc>
        <w:tc>
          <w:tcPr>
            <w:tcW w:w="822" w:type="dxa"/>
            <w:hideMark/>
          </w:tcPr>
          <w:p w14:paraId="1C58B79D"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1288B42A" w14:textId="77777777" w:rsidR="0012698E" w:rsidRPr="001F42D3" w:rsidRDefault="0012698E" w:rsidP="001371EA">
            <w:pPr>
              <w:pStyle w:val="TableEntry"/>
              <w:keepNext/>
              <w:keepLines/>
              <w:suppressAutoHyphens/>
              <w:rPr>
                <w:rFonts w:cs="TimesNewRomanPSMT"/>
              </w:rPr>
            </w:pPr>
          </w:p>
        </w:tc>
        <w:tc>
          <w:tcPr>
            <w:tcW w:w="900" w:type="dxa"/>
          </w:tcPr>
          <w:p w14:paraId="21747697" w14:textId="77777777" w:rsidR="0012698E" w:rsidRPr="001F42D3" w:rsidRDefault="0012698E" w:rsidP="001371EA">
            <w:pPr>
              <w:pStyle w:val="TableEntry"/>
              <w:keepNext/>
              <w:keepLines/>
              <w:suppressAutoHyphens/>
              <w:rPr>
                <w:rFonts w:cs="TimesNewRomanPSMT"/>
              </w:rPr>
            </w:pPr>
          </w:p>
        </w:tc>
        <w:tc>
          <w:tcPr>
            <w:tcW w:w="2898" w:type="dxa"/>
            <w:hideMark/>
          </w:tcPr>
          <w:p w14:paraId="0BF655B3"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Serial Number</w:t>
            </w:r>
          </w:p>
        </w:tc>
      </w:tr>
      <w:tr w:rsidR="0012698E" w:rsidRPr="001F42D3" w14:paraId="2D8037F2" w14:textId="77777777" w:rsidTr="00C10546">
        <w:trPr>
          <w:cantSplit/>
          <w:jc w:val="center"/>
        </w:trPr>
        <w:tc>
          <w:tcPr>
            <w:tcW w:w="1044" w:type="dxa"/>
            <w:hideMark/>
          </w:tcPr>
          <w:p w14:paraId="05890F02" w14:textId="77777777" w:rsidR="0012698E" w:rsidRPr="001F42D3" w:rsidRDefault="0012698E" w:rsidP="00B34AEB">
            <w:pPr>
              <w:pStyle w:val="TableEntry"/>
            </w:pPr>
            <w:r w:rsidRPr="001F42D3">
              <w:t>21</w:t>
            </w:r>
          </w:p>
        </w:tc>
        <w:tc>
          <w:tcPr>
            <w:tcW w:w="990" w:type="dxa"/>
          </w:tcPr>
          <w:p w14:paraId="76117EF7" w14:textId="77777777" w:rsidR="0012698E" w:rsidRPr="001F42D3" w:rsidRDefault="0012698E" w:rsidP="001371EA">
            <w:pPr>
              <w:pStyle w:val="TableEntry"/>
              <w:keepNext/>
              <w:keepLines/>
              <w:suppressAutoHyphens/>
              <w:rPr>
                <w:rFonts w:cs="TimesNewRomanPSMT"/>
              </w:rPr>
            </w:pPr>
          </w:p>
        </w:tc>
        <w:tc>
          <w:tcPr>
            <w:tcW w:w="900" w:type="dxa"/>
            <w:hideMark/>
          </w:tcPr>
          <w:p w14:paraId="1840AF43" w14:textId="77777777" w:rsidR="0012698E" w:rsidRPr="001F42D3" w:rsidRDefault="0012698E" w:rsidP="001371EA">
            <w:pPr>
              <w:pStyle w:val="TableEntry"/>
              <w:keepNext/>
              <w:keepLines/>
              <w:suppressAutoHyphens/>
              <w:rPr>
                <w:rFonts w:cs="TimesNewRomanPSMT"/>
              </w:rPr>
            </w:pPr>
            <w:r w:rsidRPr="001F42D3">
              <w:rPr>
                <w:rFonts w:cs="TimesNewRomanPSMT"/>
              </w:rPr>
              <w:t>EI</w:t>
            </w:r>
          </w:p>
        </w:tc>
        <w:tc>
          <w:tcPr>
            <w:tcW w:w="822" w:type="dxa"/>
            <w:hideMark/>
          </w:tcPr>
          <w:p w14:paraId="0490559D" w14:textId="77777777" w:rsidR="0012698E" w:rsidRPr="001F42D3" w:rsidRDefault="0012698E" w:rsidP="001371EA">
            <w:pPr>
              <w:pStyle w:val="TableEntry"/>
              <w:keepNext/>
              <w:keepLines/>
              <w:suppressAutoHyphens/>
              <w:rPr>
                <w:rFonts w:cs="TimesNewRomanPSMT"/>
              </w:rPr>
            </w:pPr>
            <w:r w:rsidRPr="001F42D3">
              <w:rPr>
                <w:rFonts w:cs="TimesNewRomanPSMT"/>
              </w:rPr>
              <w:t>O</w:t>
            </w:r>
          </w:p>
        </w:tc>
        <w:tc>
          <w:tcPr>
            <w:tcW w:w="834" w:type="dxa"/>
          </w:tcPr>
          <w:p w14:paraId="30312B52" w14:textId="77777777" w:rsidR="0012698E" w:rsidRPr="001F42D3" w:rsidRDefault="0012698E" w:rsidP="001371EA">
            <w:pPr>
              <w:pStyle w:val="TableEntry"/>
              <w:keepNext/>
              <w:keepLines/>
              <w:suppressAutoHyphens/>
              <w:rPr>
                <w:rFonts w:cs="TimesNewRomanPSMT"/>
              </w:rPr>
            </w:pPr>
          </w:p>
        </w:tc>
        <w:tc>
          <w:tcPr>
            <w:tcW w:w="900" w:type="dxa"/>
          </w:tcPr>
          <w:p w14:paraId="6957C6F9" w14:textId="77777777" w:rsidR="0012698E" w:rsidRPr="001F42D3" w:rsidRDefault="0012698E" w:rsidP="001371EA">
            <w:pPr>
              <w:pStyle w:val="TableEntry"/>
              <w:keepNext/>
              <w:keepLines/>
              <w:suppressAutoHyphens/>
              <w:rPr>
                <w:rFonts w:cs="TimesNewRomanPSMT"/>
              </w:rPr>
            </w:pPr>
          </w:p>
        </w:tc>
        <w:tc>
          <w:tcPr>
            <w:tcW w:w="2898" w:type="dxa"/>
            <w:hideMark/>
          </w:tcPr>
          <w:p w14:paraId="677924A8" w14:textId="77777777" w:rsidR="0012698E" w:rsidRPr="001F42D3" w:rsidRDefault="0012698E" w:rsidP="001371EA">
            <w:pPr>
              <w:pStyle w:val="TableEntry"/>
              <w:keepNext/>
              <w:keepLines/>
              <w:suppressAutoHyphens/>
              <w:rPr>
                <w:rFonts w:cs="TimesNewRomanPSMT"/>
              </w:rPr>
            </w:pPr>
            <w:r w:rsidRPr="001F42D3">
              <w:rPr>
                <w:rFonts w:cs="TimesNewRomanPSMT"/>
              </w:rPr>
              <w:t>Participant Device Donation Identification</w:t>
            </w:r>
          </w:p>
        </w:tc>
      </w:tr>
      <w:tr w:rsidR="0012698E" w:rsidRPr="001F42D3" w14:paraId="679B1C3A" w14:textId="77777777" w:rsidTr="00C10546">
        <w:trPr>
          <w:cantSplit/>
          <w:jc w:val="center"/>
        </w:trPr>
        <w:tc>
          <w:tcPr>
            <w:tcW w:w="1044" w:type="dxa"/>
            <w:hideMark/>
          </w:tcPr>
          <w:p w14:paraId="2AEEFC82" w14:textId="77777777" w:rsidR="0012698E" w:rsidRPr="001F42D3" w:rsidRDefault="0012698E" w:rsidP="005B0C7C">
            <w:pPr>
              <w:pStyle w:val="TableEntry"/>
            </w:pPr>
            <w:r w:rsidRPr="001F42D3">
              <w:t>22</w:t>
            </w:r>
          </w:p>
        </w:tc>
        <w:tc>
          <w:tcPr>
            <w:tcW w:w="990" w:type="dxa"/>
          </w:tcPr>
          <w:p w14:paraId="2D59C68B" w14:textId="77777777" w:rsidR="0012698E" w:rsidRPr="001F42D3" w:rsidRDefault="0012698E" w:rsidP="0012698E">
            <w:pPr>
              <w:pStyle w:val="TableEntry"/>
              <w:rPr>
                <w:rFonts w:cs="TimesNewRomanPSMT"/>
              </w:rPr>
            </w:pPr>
          </w:p>
        </w:tc>
        <w:tc>
          <w:tcPr>
            <w:tcW w:w="900" w:type="dxa"/>
            <w:hideMark/>
          </w:tcPr>
          <w:p w14:paraId="682288A0" w14:textId="77777777" w:rsidR="0012698E" w:rsidRPr="001F42D3" w:rsidRDefault="0012698E" w:rsidP="0012698E">
            <w:pPr>
              <w:pStyle w:val="TableEntry"/>
              <w:rPr>
                <w:rFonts w:cs="TimesNewRomanPSMT"/>
              </w:rPr>
            </w:pPr>
            <w:r w:rsidRPr="001F42D3">
              <w:rPr>
                <w:rFonts w:cs="TimesNewRomanPSMT"/>
              </w:rPr>
              <w:t>CNE</w:t>
            </w:r>
          </w:p>
        </w:tc>
        <w:tc>
          <w:tcPr>
            <w:tcW w:w="822" w:type="dxa"/>
            <w:hideMark/>
          </w:tcPr>
          <w:p w14:paraId="0FE062EE" w14:textId="77777777" w:rsidR="0012698E" w:rsidRPr="001F42D3" w:rsidRDefault="0012698E" w:rsidP="0012698E">
            <w:pPr>
              <w:pStyle w:val="TableEntry"/>
              <w:rPr>
                <w:rFonts w:cs="TimesNewRomanPSMT"/>
              </w:rPr>
            </w:pPr>
            <w:r w:rsidRPr="001F42D3">
              <w:rPr>
                <w:rFonts w:cs="TimesNewRomanPSMT"/>
              </w:rPr>
              <w:t>C</w:t>
            </w:r>
          </w:p>
        </w:tc>
        <w:tc>
          <w:tcPr>
            <w:tcW w:w="834" w:type="dxa"/>
          </w:tcPr>
          <w:p w14:paraId="2E400127" w14:textId="77777777" w:rsidR="0012698E" w:rsidRPr="001F42D3" w:rsidRDefault="0012698E" w:rsidP="0012698E">
            <w:pPr>
              <w:pStyle w:val="TableEntry"/>
              <w:rPr>
                <w:rFonts w:cs="TimesNewRomanPSMT"/>
              </w:rPr>
            </w:pPr>
          </w:p>
        </w:tc>
        <w:tc>
          <w:tcPr>
            <w:tcW w:w="900" w:type="dxa"/>
          </w:tcPr>
          <w:p w14:paraId="687913F3" w14:textId="77777777" w:rsidR="0012698E" w:rsidRPr="001F42D3" w:rsidRDefault="0012698E" w:rsidP="0012698E">
            <w:pPr>
              <w:pStyle w:val="TableEntry"/>
              <w:rPr>
                <w:rFonts w:cs="TimesNewRomanPSMT"/>
              </w:rPr>
            </w:pPr>
          </w:p>
        </w:tc>
        <w:tc>
          <w:tcPr>
            <w:tcW w:w="2898" w:type="dxa"/>
            <w:hideMark/>
          </w:tcPr>
          <w:p w14:paraId="07FF48DE" w14:textId="77777777" w:rsidR="0012698E" w:rsidRPr="001F42D3" w:rsidRDefault="0012698E" w:rsidP="0012698E">
            <w:pPr>
              <w:pStyle w:val="TableEntry"/>
              <w:rPr>
                <w:rFonts w:cs="TimesNewRomanPSMT"/>
              </w:rPr>
            </w:pPr>
            <w:r w:rsidRPr="001F42D3">
              <w:rPr>
                <w:rFonts w:cs="TimesNewRomanPSMT"/>
              </w:rPr>
              <w:t>Participation Device Type</w:t>
            </w:r>
          </w:p>
        </w:tc>
      </w:tr>
    </w:tbl>
    <w:p w14:paraId="4496C406" w14:textId="77777777" w:rsidR="0012698E" w:rsidRPr="001F42D3" w:rsidRDefault="0012698E" w:rsidP="00B34AEB">
      <w:pPr>
        <w:pStyle w:val="BodyText"/>
      </w:pPr>
    </w:p>
    <w:p w14:paraId="66EAE3AF" w14:textId="77777777" w:rsidR="00B11855" w:rsidRPr="005C1693" w:rsidRDefault="003D003E" w:rsidP="005C1693">
      <w:pPr>
        <w:pStyle w:val="BodyText"/>
      </w:pPr>
      <w:r w:rsidRPr="005C1693">
        <w:rPr>
          <w:b/>
          <w:bCs/>
        </w:rPr>
        <w:t>PRT-1   Participation Instance ID   (EI)   02379</w:t>
      </w:r>
    </w:p>
    <w:p w14:paraId="5C2D91AE" w14:textId="77777777" w:rsidR="00B11855" w:rsidRPr="001F42D3" w:rsidRDefault="003D003E" w:rsidP="003A64E3">
      <w:pPr>
        <w:pStyle w:val="Components"/>
        <w:ind w:left="0" w:hanging="2"/>
      </w:pPr>
      <w:r w:rsidRPr="001F42D3">
        <w:t>Components:&lt;Entity Identifier (ST)&gt; ^ &lt;Namespace ID (IS)&gt; ^ &lt;Universal ID (ST)&gt; ^ &lt;Universal ID Type (ID)&gt;</w:t>
      </w:r>
    </w:p>
    <w:p w14:paraId="5B3AA9A2" w14:textId="77777777" w:rsidR="00B11855" w:rsidRPr="001F42D3" w:rsidRDefault="003D003E" w:rsidP="005C1693">
      <w:pPr>
        <w:pStyle w:val="BodyText"/>
      </w:pPr>
      <w:r w:rsidRPr="001F42D3">
        <w:t>Definition:  This field contains a unique identifier of the specific participation record.</w:t>
      </w:r>
    </w:p>
    <w:p w14:paraId="748A9B7E" w14:textId="77777777" w:rsidR="00B11855" w:rsidRPr="001F42D3" w:rsidRDefault="003D003E" w:rsidP="005C1693">
      <w:pPr>
        <w:pStyle w:val="BodyText"/>
      </w:pPr>
      <w:r w:rsidRPr="001F42D3">
        <w:t>In the case of waypoints tracked for a shipment, it identifies the waypoint.</w:t>
      </w:r>
    </w:p>
    <w:p w14:paraId="047C2358" w14:textId="77777777" w:rsidR="00B11855" w:rsidRPr="001F42D3" w:rsidRDefault="003D003E" w:rsidP="005C1693">
      <w:pPr>
        <w:pStyle w:val="BodyText"/>
      </w:pPr>
      <w:r w:rsidRPr="001F42D3">
        <w:t>Condition: The identifier is required for traceability</w:t>
      </w:r>
    </w:p>
    <w:p w14:paraId="11F92AF0" w14:textId="77777777" w:rsidR="00B11855" w:rsidRPr="001F42D3" w:rsidRDefault="003D003E" w:rsidP="005C1693">
      <w:pPr>
        <w:pStyle w:val="BodyText"/>
      </w:pPr>
      <w:r w:rsidRPr="001F42D3">
        <w:rPr>
          <w:b/>
          <w:bCs/>
        </w:rPr>
        <w:lastRenderedPageBreak/>
        <w:t>PRT-2   Action code   (ID)   00816</w:t>
      </w:r>
    </w:p>
    <w:p w14:paraId="1EF0E579" w14:textId="7F27334A" w:rsidR="00B11855" w:rsidRPr="001F42D3" w:rsidRDefault="003D003E" w:rsidP="005C1693">
      <w:pPr>
        <w:pStyle w:val="BodyText"/>
      </w:pPr>
      <w:r w:rsidRPr="001F42D3">
        <w:t>Definition:  This field reveals the intent of the message</w:t>
      </w:r>
      <w:r w:rsidR="00CA3A2C" w:rsidRPr="001F42D3">
        <w:t xml:space="preserve">. </w:t>
      </w:r>
      <w:r w:rsidRPr="001F42D3">
        <w:t xml:space="preserve">Refer to </w:t>
      </w:r>
      <w:r w:rsidR="006D613E" w:rsidRPr="001F42D3">
        <w:t>HL7</w:t>
      </w:r>
      <w:r w:rsidR="00995105" w:rsidRPr="001F42D3">
        <w:t xml:space="preserve"> </w:t>
      </w:r>
      <w:r w:rsidRPr="001F42D3">
        <w:t>Table 0287 – Problem/goal action code</w:t>
      </w:r>
      <w:r w:rsidR="00493141" w:rsidRPr="001F42D3">
        <w:t xml:space="preserve"> </w:t>
      </w:r>
      <w:r w:rsidR="006D613E" w:rsidRPr="001F42D3">
        <w:t>HL7</w:t>
      </w:r>
      <w:r w:rsidR="00995105" w:rsidRPr="001F42D3">
        <w:t xml:space="preserve"> </w:t>
      </w:r>
      <w:r w:rsidRPr="001F42D3">
        <w:t>Table 0287 – Problem/goal action code for valid values.</w:t>
      </w:r>
    </w:p>
    <w:p w14:paraId="75469774" w14:textId="77777777" w:rsidR="00B11855" w:rsidRPr="001F42D3" w:rsidRDefault="003D003E" w:rsidP="005C1693">
      <w:pPr>
        <w:pStyle w:val="BodyText"/>
      </w:pPr>
      <w:r w:rsidRPr="001F42D3">
        <w:rPr>
          <w:b/>
          <w:bCs/>
        </w:rPr>
        <w:t>PRT-3   Action Reason   (CWE)   02380</w:t>
      </w:r>
    </w:p>
    <w:p w14:paraId="302D2811" w14:textId="77777777" w:rsidR="00B11855" w:rsidRPr="001F42D3" w:rsidRDefault="003D003E" w:rsidP="003A64E3">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68CF2EF3" w14:textId="556BAA8D" w:rsidR="00B11855" w:rsidRPr="001F42D3" w:rsidRDefault="003D003E" w:rsidP="005C1693">
      <w:pPr>
        <w:pStyle w:val="BodyText"/>
      </w:pPr>
      <w:r w:rsidRPr="001F42D3">
        <w:t>Definition:  This field indicates the reason why the person, organization, location, or device is assuming (or changing) the role (e.g., shift change, new primary nurse, etc.).</w:t>
      </w:r>
    </w:p>
    <w:p w14:paraId="5E2E9CE1" w14:textId="3EFC03C6" w:rsidR="00B11855" w:rsidRPr="001F42D3" w:rsidRDefault="003D003E" w:rsidP="001422D4">
      <w:pPr>
        <w:pStyle w:val="TableTitle"/>
      </w:pPr>
      <w:r w:rsidRPr="001F42D3">
        <w:t xml:space="preserve">Table </w:t>
      </w:r>
      <w:r w:rsidR="00B36450" w:rsidRPr="001F42D3">
        <w:t>B.10</w:t>
      </w:r>
      <w:r w:rsidR="004E547A" w:rsidRPr="001F42D3">
        <w:t>.</w:t>
      </w:r>
      <w:r w:rsidR="00A6229B" w:rsidRPr="001F42D3">
        <w:t>3</w:t>
      </w:r>
      <w:r w:rsidR="00B36450" w:rsidRPr="001F42D3">
        <w:t>-2</w:t>
      </w:r>
      <w:r w:rsidRPr="001F42D3">
        <w:t>: Communication Status Enumeration from Report Dissemination Alert Status PCD-07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118"/>
        <w:gridCol w:w="5865"/>
      </w:tblGrid>
      <w:tr w:rsidR="00C40FD5" w:rsidRPr="001F42D3" w14:paraId="1229AB12" w14:textId="77777777" w:rsidTr="00A92110">
        <w:trPr>
          <w:cantSplit/>
          <w:tblHeader/>
          <w:jc w:val="center"/>
        </w:trPr>
        <w:tc>
          <w:tcPr>
            <w:tcW w:w="900" w:type="dxa"/>
            <w:shd w:val="clear" w:color="auto" w:fill="D9D9D9"/>
          </w:tcPr>
          <w:p w14:paraId="3D4547C5" w14:textId="77777777" w:rsidR="00B11855" w:rsidRPr="001F42D3" w:rsidRDefault="003D003E" w:rsidP="00353E05">
            <w:pPr>
              <w:pStyle w:val="TableEntryHeader"/>
            </w:pPr>
            <w:r w:rsidRPr="001F42D3">
              <w:t>Req.</w:t>
            </w:r>
          </w:p>
        </w:tc>
        <w:tc>
          <w:tcPr>
            <w:tcW w:w="2118" w:type="dxa"/>
            <w:shd w:val="clear" w:color="auto" w:fill="D9D9D9"/>
          </w:tcPr>
          <w:p w14:paraId="25DF16DA" w14:textId="77777777" w:rsidR="00B11855" w:rsidRPr="001F42D3" w:rsidRDefault="003D003E" w:rsidP="00353E05">
            <w:pPr>
              <w:pStyle w:val="TableEntryHeader"/>
            </w:pPr>
            <w:r w:rsidRPr="001F42D3">
              <w:t>Value for PRT-3-2</w:t>
            </w:r>
          </w:p>
        </w:tc>
        <w:tc>
          <w:tcPr>
            <w:tcW w:w="5865" w:type="dxa"/>
            <w:shd w:val="clear" w:color="auto" w:fill="D9D9D9"/>
          </w:tcPr>
          <w:p w14:paraId="7A7C6B34" w14:textId="77777777" w:rsidR="00B11855" w:rsidRPr="001F42D3" w:rsidRDefault="003D003E" w:rsidP="00353E05">
            <w:pPr>
              <w:pStyle w:val="TableEntryHeader"/>
            </w:pPr>
            <w:r w:rsidRPr="001F42D3">
              <w:t>Description</w:t>
            </w:r>
          </w:p>
        </w:tc>
      </w:tr>
      <w:tr w:rsidR="00B11855" w:rsidRPr="001F42D3" w14:paraId="1CF2C417" w14:textId="77777777" w:rsidTr="00A92110">
        <w:trPr>
          <w:cantSplit/>
          <w:jc w:val="center"/>
        </w:trPr>
        <w:tc>
          <w:tcPr>
            <w:tcW w:w="900" w:type="dxa"/>
          </w:tcPr>
          <w:p w14:paraId="63948AB5" w14:textId="77777777" w:rsidR="00B11855" w:rsidRPr="001F42D3" w:rsidRDefault="003D003E" w:rsidP="00353E05">
            <w:pPr>
              <w:pStyle w:val="TableEntry"/>
            </w:pPr>
            <w:r w:rsidRPr="001F42D3">
              <w:t>R</w:t>
            </w:r>
          </w:p>
        </w:tc>
        <w:tc>
          <w:tcPr>
            <w:tcW w:w="2118" w:type="dxa"/>
          </w:tcPr>
          <w:p w14:paraId="549A324C" w14:textId="77777777" w:rsidR="00B11855" w:rsidRPr="001F42D3" w:rsidRDefault="003D003E" w:rsidP="00353E05">
            <w:pPr>
              <w:pStyle w:val="TableEntry"/>
            </w:pPr>
            <w:r w:rsidRPr="001F42D3">
              <w:t>Received</w:t>
            </w:r>
          </w:p>
        </w:tc>
        <w:tc>
          <w:tcPr>
            <w:tcW w:w="5865" w:type="dxa"/>
          </w:tcPr>
          <w:p w14:paraId="3A8860B5" w14:textId="77777777" w:rsidR="00B11855" w:rsidRPr="001F42D3" w:rsidRDefault="003D003E" w:rsidP="00353E05">
            <w:pPr>
              <w:pStyle w:val="TableEntry"/>
            </w:pPr>
            <w:r w:rsidRPr="001F42D3">
              <w:t>Received by Alert Communicator (AC)</w:t>
            </w:r>
          </w:p>
        </w:tc>
      </w:tr>
      <w:tr w:rsidR="00B11855" w:rsidRPr="001F42D3" w14:paraId="48D2A8E4" w14:textId="77777777" w:rsidTr="00A92110">
        <w:trPr>
          <w:cantSplit/>
          <w:jc w:val="center"/>
        </w:trPr>
        <w:tc>
          <w:tcPr>
            <w:tcW w:w="900" w:type="dxa"/>
          </w:tcPr>
          <w:p w14:paraId="28597302" w14:textId="77777777" w:rsidR="00B11855" w:rsidRPr="001F42D3" w:rsidRDefault="003D003E" w:rsidP="00353E05">
            <w:pPr>
              <w:pStyle w:val="TableEntry"/>
            </w:pPr>
            <w:r w:rsidRPr="001F42D3">
              <w:t>R</w:t>
            </w:r>
          </w:p>
        </w:tc>
        <w:tc>
          <w:tcPr>
            <w:tcW w:w="2118" w:type="dxa"/>
          </w:tcPr>
          <w:p w14:paraId="0A9DE69A" w14:textId="77777777" w:rsidR="00B11855" w:rsidRPr="001F42D3" w:rsidRDefault="003D003E" w:rsidP="00353E05">
            <w:pPr>
              <w:pStyle w:val="TableEntry"/>
            </w:pPr>
            <w:r w:rsidRPr="001F42D3">
              <w:t>Undeliverable</w:t>
            </w:r>
          </w:p>
        </w:tc>
        <w:tc>
          <w:tcPr>
            <w:tcW w:w="5865" w:type="dxa"/>
          </w:tcPr>
          <w:p w14:paraId="66A4515F" w14:textId="77777777" w:rsidR="00B11855" w:rsidRPr="001F42D3" w:rsidRDefault="003D003E" w:rsidP="00353E05">
            <w:pPr>
              <w:pStyle w:val="TableEntry"/>
            </w:pPr>
            <w:r w:rsidRPr="001F42D3">
              <w:t>Undeliverable to endpoint</w:t>
            </w:r>
          </w:p>
        </w:tc>
      </w:tr>
      <w:tr w:rsidR="00B11855" w:rsidRPr="001F42D3" w14:paraId="48103D0B" w14:textId="77777777" w:rsidTr="00A92110">
        <w:trPr>
          <w:cantSplit/>
          <w:jc w:val="center"/>
        </w:trPr>
        <w:tc>
          <w:tcPr>
            <w:tcW w:w="900" w:type="dxa"/>
          </w:tcPr>
          <w:p w14:paraId="54A60493" w14:textId="77777777" w:rsidR="00B11855" w:rsidRPr="001F42D3" w:rsidRDefault="003D003E" w:rsidP="00353E05">
            <w:pPr>
              <w:pStyle w:val="TableEntry"/>
            </w:pPr>
            <w:r w:rsidRPr="001F42D3">
              <w:t>R</w:t>
            </w:r>
          </w:p>
        </w:tc>
        <w:tc>
          <w:tcPr>
            <w:tcW w:w="2118" w:type="dxa"/>
          </w:tcPr>
          <w:p w14:paraId="000A5BC4" w14:textId="77777777" w:rsidR="00B11855" w:rsidRPr="001F42D3" w:rsidRDefault="003D003E" w:rsidP="00353E05">
            <w:pPr>
              <w:pStyle w:val="TableEntry"/>
            </w:pPr>
            <w:r w:rsidRPr="001F42D3">
              <w:t>Delivered</w:t>
            </w:r>
          </w:p>
        </w:tc>
        <w:tc>
          <w:tcPr>
            <w:tcW w:w="5865" w:type="dxa"/>
          </w:tcPr>
          <w:p w14:paraId="286F11F2" w14:textId="77777777" w:rsidR="00B11855" w:rsidRPr="001F42D3" w:rsidRDefault="003D003E" w:rsidP="00353E05">
            <w:pPr>
              <w:pStyle w:val="TableEntry"/>
            </w:pPr>
            <w:r w:rsidRPr="001F42D3">
              <w:t>Delivered to endpoint</w:t>
            </w:r>
          </w:p>
        </w:tc>
      </w:tr>
      <w:tr w:rsidR="00B11855" w:rsidRPr="001F42D3" w14:paraId="6F9C0DA4" w14:textId="77777777" w:rsidTr="00A92110">
        <w:trPr>
          <w:cantSplit/>
          <w:jc w:val="center"/>
        </w:trPr>
        <w:tc>
          <w:tcPr>
            <w:tcW w:w="900" w:type="dxa"/>
          </w:tcPr>
          <w:p w14:paraId="3202A517" w14:textId="77777777" w:rsidR="00B11855" w:rsidRPr="001F42D3" w:rsidRDefault="003D003E" w:rsidP="00353E05">
            <w:pPr>
              <w:pStyle w:val="TableEntry"/>
            </w:pPr>
            <w:r w:rsidRPr="001F42D3">
              <w:t>R</w:t>
            </w:r>
          </w:p>
        </w:tc>
        <w:tc>
          <w:tcPr>
            <w:tcW w:w="2118" w:type="dxa"/>
          </w:tcPr>
          <w:p w14:paraId="2A8431E2" w14:textId="77777777" w:rsidR="00B11855" w:rsidRPr="001F42D3" w:rsidRDefault="003D003E" w:rsidP="00353E05">
            <w:pPr>
              <w:pStyle w:val="TableEntry"/>
            </w:pPr>
            <w:r w:rsidRPr="001F42D3">
              <w:t>Read</w:t>
            </w:r>
          </w:p>
        </w:tc>
        <w:tc>
          <w:tcPr>
            <w:tcW w:w="5865" w:type="dxa"/>
          </w:tcPr>
          <w:p w14:paraId="2C7A6C5E" w14:textId="77777777" w:rsidR="00B11855" w:rsidRPr="001F42D3" w:rsidRDefault="003D003E" w:rsidP="00353E05">
            <w:pPr>
              <w:pStyle w:val="TableEntry"/>
            </w:pPr>
            <w:r w:rsidRPr="001F42D3">
              <w:t>Read at endpoint</w:t>
            </w:r>
          </w:p>
        </w:tc>
      </w:tr>
      <w:tr w:rsidR="00B11855" w:rsidRPr="001F42D3" w14:paraId="3C78B4B2" w14:textId="77777777" w:rsidTr="00A92110">
        <w:trPr>
          <w:cantSplit/>
          <w:jc w:val="center"/>
        </w:trPr>
        <w:tc>
          <w:tcPr>
            <w:tcW w:w="900" w:type="dxa"/>
          </w:tcPr>
          <w:p w14:paraId="50C42EF5" w14:textId="77777777" w:rsidR="00B11855" w:rsidRPr="001F42D3" w:rsidRDefault="003D003E" w:rsidP="00353E05">
            <w:pPr>
              <w:pStyle w:val="TableEntry"/>
            </w:pPr>
            <w:r w:rsidRPr="001F42D3">
              <w:t>R</w:t>
            </w:r>
          </w:p>
        </w:tc>
        <w:tc>
          <w:tcPr>
            <w:tcW w:w="2118" w:type="dxa"/>
          </w:tcPr>
          <w:p w14:paraId="114A59E1" w14:textId="77777777" w:rsidR="00B11855" w:rsidRPr="001F42D3" w:rsidRDefault="003D003E" w:rsidP="00353E05">
            <w:pPr>
              <w:pStyle w:val="TableEntry"/>
            </w:pPr>
            <w:r w:rsidRPr="001F42D3">
              <w:t>Accepted</w:t>
            </w:r>
          </w:p>
        </w:tc>
        <w:tc>
          <w:tcPr>
            <w:tcW w:w="5865" w:type="dxa"/>
          </w:tcPr>
          <w:p w14:paraId="6C66BD4A" w14:textId="77777777" w:rsidR="00B11855" w:rsidRPr="001F42D3" w:rsidRDefault="003D003E" w:rsidP="00353E05">
            <w:pPr>
              <w:pStyle w:val="TableEntry"/>
            </w:pPr>
            <w:r w:rsidRPr="001F42D3">
              <w:t>Accepted by endpoint</w:t>
            </w:r>
          </w:p>
        </w:tc>
      </w:tr>
      <w:tr w:rsidR="00B11855" w:rsidRPr="001F42D3" w14:paraId="45C42A84" w14:textId="77777777" w:rsidTr="00A92110">
        <w:trPr>
          <w:cantSplit/>
          <w:jc w:val="center"/>
        </w:trPr>
        <w:tc>
          <w:tcPr>
            <w:tcW w:w="900" w:type="dxa"/>
          </w:tcPr>
          <w:p w14:paraId="7DB8F165" w14:textId="77777777" w:rsidR="00B11855" w:rsidRPr="001F42D3" w:rsidRDefault="003D003E" w:rsidP="00353E05">
            <w:pPr>
              <w:pStyle w:val="TableEntry"/>
            </w:pPr>
            <w:r w:rsidRPr="001F42D3">
              <w:t>O</w:t>
            </w:r>
          </w:p>
        </w:tc>
        <w:tc>
          <w:tcPr>
            <w:tcW w:w="2118" w:type="dxa"/>
          </w:tcPr>
          <w:p w14:paraId="3B119CA3" w14:textId="77777777" w:rsidR="00B11855" w:rsidRPr="001F42D3" w:rsidRDefault="003D003E" w:rsidP="00353E05">
            <w:pPr>
              <w:pStyle w:val="TableEntry"/>
            </w:pPr>
            <w:r w:rsidRPr="001F42D3">
              <w:t>AcceptedPositive</w:t>
            </w:r>
          </w:p>
        </w:tc>
        <w:tc>
          <w:tcPr>
            <w:tcW w:w="5865" w:type="dxa"/>
          </w:tcPr>
          <w:p w14:paraId="2DB2F740" w14:textId="77777777" w:rsidR="00B11855" w:rsidRPr="001F42D3" w:rsidRDefault="003D003E" w:rsidP="00353E05">
            <w:pPr>
              <w:pStyle w:val="TableEntry"/>
            </w:pPr>
            <w:r w:rsidRPr="001F42D3">
              <w:t>Accepted by endpoint as true positive</w:t>
            </w:r>
          </w:p>
        </w:tc>
      </w:tr>
      <w:tr w:rsidR="00B11855" w:rsidRPr="001F42D3" w14:paraId="2E67E3BA" w14:textId="77777777" w:rsidTr="00A92110">
        <w:trPr>
          <w:cantSplit/>
          <w:jc w:val="center"/>
        </w:trPr>
        <w:tc>
          <w:tcPr>
            <w:tcW w:w="900" w:type="dxa"/>
          </w:tcPr>
          <w:p w14:paraId="119FE2BF" w14:textId="77777777" w:rsidR="00B11855" w:rsidRPr="001F42D3" w:rsidRDefault="003D003E" w:rsidP="00353E05">
            <w:pPr>
              <w:pStyle w:val="TableEntry"/>
            </w:pPr>
            <w:r w:rsidRPr="001F42D3">
              <w:t>O</w:t>
            </w:r>
          </w:p>
        </w:tc>
        <w:tc>
          <w:tcPr>
            <w:tcW w:w="2118" w:type="dxa"/>
          </w:tcPr>
          <w:p w14:paraId="3DCA763B" w14:textId="77777777" w:rsidR="00B11855" w:rsidRPr="001F42D3" w:rsidRDefault="003D003E" w:rsidP="00353E05">
            <w:pPr>
              <w:pStyle w:val="TableEntry"/>
            </w:pPr>
            <w:r w:rsidRPr="001F42D3">
              <w:t>AcceptedNotRelevant</w:t>
            </w:r>
          </w:p>
        </w:tc>
        <w:tc>
          <w:tcPr>
            <w:tcW w:w="5865" w:type="dxa"/>
          </w:tcPr>
          <w:p w14:paraId="1B267BCB" w14:textId="77777777" w:rsidR="00B11855" w:rsidRPr="001F42D3" w:rsidRDefault="003D003E" w:rsidP="00353E05">
            <w:pPr>
              <w:pStyle w:val="TableEntry"/>
            </w:pPr>
            <w:r w:rsidRPr="001F42D3">
              <w:t>Accepted by endpoint as true positive however not clinically relevant</w:t>
            </w:r>
          </w:p>
        </w:tc>
      </w:tr>
      <w:tr w:rsidR="00B11855" w:rsidRPr="001F42D3" w14:paraId="70FE0D22" w14:textId="77777777" w:rsidTr="00A92110">
        <w:trPr>
          <w:cantSplit/>
          <w:jc w:val="center"/>
        </w:trPr>
        <w:tc>
          <w:tcPr>
            <w:tcW w:w="900" w:type="dxa"/>
          </w:tcPr>
          <w:p w14:paraId="62982D43" w14:textId="77777777" w:rsidR="00B11855" w:rsidRPr="001F42D3" w:rsidRDefault="003D003E" w:rsidP="00353E05">
            <w:pPr>
              <w:pStyle w:val="TableEntry"/>
            </w:pPr>
            <w:r w:rsidRPr="001F42D3">
              <w:t>O</w:t>
            </w:r>
          </w:p>
        </w:tc>
        <w:tc>
          <w:tcPr>
            <w:tcW w:w="2118" w:type="dxa"/>
          </w:tcPr>
          <w:p w14:paraId="030D4341" w14:textId="77777777" w:rsidR="00B11855" w:rsidRPr="001F42D3" w:rsidRDefault="003D003E" w:rsidP="00353E05">
            <w:pPr>
              <w:pStyle w:val="TableEntry"/>
            </w:pPr>
            <w:r w:rsidRPr="001F42D3">
              <w:t>AcceptedFalse</w:t>
            </w:r>
          </w:p>
        </w:tc>
        <w:tc>
          <w:tcPr>
            <w:tcW w:w="5865" w:type="dxa"/>
          </w:tcPr>
          <w:p w14:paraId="2ED9B4E9" w14:textId="77777777" w:rsidR="00B11855" w:rsidRPr="001F42D3" w:rsidRDefault="003D003E" w:rsidP="00353E05">
            <w:pPr>
              <w:pStyle w:val="TableEntry"/>
            </w:pPr>
            <w:r w:rsidRPr="001F42D3">
              <w:t>Accepted by endpoint as false positive</w:t>
            </w:r>
          </w:p>
        </w:tc>
      </w:tr>
      <w:tr w:rsidR="00B11855" w:rsidRPr="001F42D3" w14:paraId="10CE5C80" w14:textId="77777777" w:rsidTr="00A92110">
        <w:trPr>
          <w:cantSplit/>
          <w:jc w:val="center"/>
        </w:trPr>
        <w:tc>
          <w:tcPr>
            <w:tcW w:w="900" w:type="dxa"/>
          </w:tcPr>
          <w:p w14:paraId="5D4AD4ED" w14:textId="77777777" w:rsidR="00B11855" w:rsidRPr="001F42D3" w:rsidRDefault="003D003E" w:rsidP="00353E05">
            <w:pPr>
              <w:pStyle w:val="TableEntry"/>
            </w:pPr>
            <w:r w:rsidRPr="001F42D3">
              <w:t>R</w:t>
            </w:r>
          </w:p>
        </w:tc>
        <w:tc>
          <w:tcPr>
            <w:tcW w:w="2118" w:type="dxa"/>
          </w:tcPr>
          <w:p w14:paraId="1AD76071" w14:textId="77777777" w:rsidR="00B11855" w:rsidRPr="001F42D3" w:rsidRDefault="003D003E" w:rsidP="00353E05">
            <w:pPr>
              <w:pStyle w:val="TableEntry"/>
            </w:pPr>
            <w:r w:rsidRPr="001F42D3">
              <w:t>Rejected</w:t>
            </w:r>
          </w:p>
        </w:tc>
        <w:tc>
          <w:tcPr>
            <w:tcW w:w="5865" w:type="dxa"/>
          </w:tcPr>
          <w:p w14:paraId="539B8872" w14:textId="77777777" w:rsidR="00B11855" w:rsidRPr="001F42D3" w:rsidRDefault="003D003E" w:rsidP="00353E05">
            <w:pPr>
              <w:pStyle w:val="TableEntry"/>
            </w:pPr>
            <w:r w:rsidRPr="001F42D3">
              <w:t>Rejected by endpoint</w:t>
            </w:r>
          </w:p>
        </w:tc>
      </w:tr>
      <w:tr w:rsidR="00B11855" w:rsidRPr="001F42D3" w14:paraId="4E7F9598" w14:textId="77777777" w:rsidTr="00A92110">
        <w:trPr>
          <w:cantSplit/>
          <w:jc w:val="center"/>
        </w:trPr>
        <w:tc>
          <w:tcPr>
            <w:tcW w:w="900" w:type="dxa"/>
          </w:tcPr>
          <w:p w14:paraId="57BF613B" w14:textId="77777777" w:rsidR="00B11855" w:rsidRPr="001F42D3" w:rsidRDefault="003D003E" w:rsidP="00353E05">
            <w:pPr>
              <w:pStyle w:val="TableEntry"/>
            </w:pPr>
            <w:r w:rsidRPr="001F42D3">
              <w:t>O</w:t>
            </w:r>
          </w:p>
        </w:tc>
        <w:tc>
          <w:tcPr>
            <w:tcW w:w="2118" w:type="dxa"/>
          </w:tcPr>
          <w:p w14:paraId="64020041" w14:textId="77777777" w:rsidR="00B11855" w:rsidRPr="001F42D3" w:rsidRDefault="003D003E" w:rsidP="00353E05">
            <w:pPr>
              <w:pStyle w:val="TableEntry"/>
            </w:pPr>
            <w:r w:rsidRPr="001F42D3">
              <w:t>Cancelled</w:t>
            </w:r>
          </w:p>
        </w:tc>
        <w:tc>
          <w:tcPr>
            <w:tcW w:w="5865" w:type="dxa"/>
          </w:tcPr>
          <w:p w14:paraId="3BD0A610" w14:textId="77777777" w:rsidR="00B11855" w:rsidRPr="001F42D3" w:rsidRDefault="003D003E" w:rsidP="00353E05">
            <w:pPr>
              <w:pStyle w:val="TableEntry"/>
            </w:pPr>
            <w:r w:rsidRPr="001F42D3">
              <w:t>Cancelled by endpoint (does not cancel at alert source)</w:t>
            </w:r>
          </w:p>
        </w:tc>
      </w:tr>
      <w:tr w:rsidR="00B11855" w:rsidRPr="001F42D3" w14:paraId="776E5226" w14:textId="77777777" w:rsidTr="00A92110">
        <w:trPr>
          <w:cantSplit/>
          <w:jc w:val="center"/>
        </w:trPr>
        <w:tc>
          <w:tcPr>
            <w:tcW w:w="900" w:type="dxa"/>
          </w:tcPr>
          <w:p w14:paraId="0F9AC3A2" w14:textId="77777777" w:rsidR="00B11855" w:rsidRPr="001F42D3" w:rsidRDefault="003D003E" w:rsidP="00353E05">
            <w:pPr>
              <w:pStyle w:val="TableEntry"/>
            </w:pPr>
            <w:r w:rsidRPr="001F42D3">
              <w:t>O</w:t>
            </w:r>
          </w:p>
        </w:tc>
        <w:tc>
          <w:tcPr>
            <w:tcW w:w="2118" w:type="dxa"/>
          </w:tcPr>
          <w:p w14:paraId="3F4FE868" w14:textId="77777777" w:rsidR="00B11855" w:rsidRPr="001F42D3" w:rsidRDefault="003D003E" w:rsidP="00353E05">
            <w:pPr>
              <w:pStyle w:val="TableEntry"/>
            </w:pPr>
            <w:r w:rsidRPr="001F42D3">
              <w:t>CancelledOther</w:t>
            </w:r>
          </w:p>
        </w:tc>
        <w:tc>
          <w:tcPr>
            <w:tcW w:w="5865" w:type="dxa"/>
          </w:tcPr>
          <w:p w14:paraId="7793AD5A" w14:textId="77777777" w:rsidR="00B11855" w:rsidRPr="001F42D3" w:rsidRDefault="003D003E" w:rsidP="00353E05">
            <w:pPr>
              <w:pStyle w:val="TableEntry"/>
            </w:pPr>
            <w:r w:rsidRPr="001F42D3">
              <w:t>Cancelled by other than endpoint (does not cancel alert at source)</w:t>
            </w:r>
          </w:p>
        </w:tc>
      </w:tr>
      <w:tr w:rsidR="00B11855" w:rsidRPr="001F42D3" w14:paraId="6BE0A31D" w14:textId="77777777" w:rsidTr="00A92110">
        <w:trPr>
          <w:cantSplit/>
          <w:jc w:val="center"/>
        </w:trPr>
        <w:tc>
          <w:tcPr>
            <w:tcW w:w="900" w:type="dxa"/>
          </w:tcPr>
          <w:p w14:paraId="5E5270C4" w14:textId="77777777" w:rsidR="00B11855" w:rsidRPr="001F42D3" w:rsidRDefault="003D003E" w:rsidP="00353E05">
            <w:pPr>
              <w:pStyle w:val="TableEntry"/>
            </w:pPr>
            <w:r w:rsidRPr="001F42D3">
              <w:t>O</w:t>
            </w:r>
          </w:p>
        </w:tc>
        <w:tc>
          <w:tcPr>
            <w:tcW w:w="2118" w:type="dxa"/>
          </w:tcPr>
          <w:p w14:paraId="1BBCFDE0" w14:textId="77777777" w:rsidR="00B11855" w:rsidRPr="001F42D3" w:rsidRDefault="003D003E" w:rsidP="00353E05">
            <w:pPr>
              <w:pStyle w:val="TableEntry"/>
            </w:pPr>
            <w:r w:rsidRPr="001F42D3">
              <w:t>CallbackStart</w:t>
            </w:r>
          </w:p>
        </w:tc>
        <w:tc>
          <w:tcPr>
            <w:tcW w:w="5865" w:type="dxa"/>
          </w:tcPr>
          <w:p w14:paraId="3C6438B7" w14:textId="77777777" w:rsidR="00B11855" w:rsidRPr="001F42D3" w:rsidRDefault="003D003E" w:rsidP="00353E05">
            <w:pPr>
              <w:pStyle w:val="TableEntry"/>
            </w:pPr>
            <w:r w:rsidRPr="001F42D3">
              <w:t>Callback start at endpoint (start of telephony call to alert indicated destination)</w:t>
            </w:r>
          </w:p>
        </w:tc>
      </w:tr>
      <w:tr w:rsidR="00B11855" w:rsidRPr="001F42D3" w14:paraId="3A6B390A" w14:textId="77777777" w:rsidTr="00A92110">
        <w:trPr>
          <w:cantSplit/>
          <w:jc w:val="center"/>
        </w:trPr>
        <w:tc>
          <w:tcPr>
            <w:tcW w:w="900" w:type="dxa"/>
          </w:tcPr>
          <w:p w14:paraId="23DE7930" w14:textId="77777777" w:rsidR="00B11855" w:rsidRPr="001F42D3" w:rsidRDefault="003D003E" w:rsidP="00353E05">
            <w:pPr>
              <w:pStyle w:val="TableEntry"/>
            </w:pPr>
            <w:r w:rsidRPr="001F42D3">
              <w:t>O</w:t>
            </w:r>
          </w:p>
        </w:tc>
        <w:tc>
          <w:tcPr>
            <w:tcW w:w="2118" w:type="dxa"/>
          </w:tcPr>
          <w:p w14:paraId="28DBDE69" w14:textId="77777777" w:rsidR="00B11855" w:rsidRPr="001F42D3" w:rsidRDefault="003D003E" w:rsidP="00353E05">
            <w:pPr>
              <w:pStyle w:val="TableEntry"/>
            </w:pPr>
            <w:r w:rsidRPr="001F42D3">
              <w:t>CallbackEnd</w:t>
            </w:r>
          </w:p>
        </w:tc>
        <w:tc>
          <w:tcPr>
            <w:tcW w:w="5865" w:type="dxa"/>
          </w:tcPr>
          <w:p w14:paraId="15F02FEC" w14:textId="77777777" w:rsidR="00B11855" w:rsidRPr="001F42D3" w:rsidRDefault="003D003E" w:rsidP="00353E05">
            <w:pPr>
              <w:pStyle w:val="TableEntry"/>
            </w:pPr>
            <w:r w:rsidRPr="001F42D3">
              <w:t>Callback end at endpoint (end of telephony call to alert indicated destination)</w:t>
            </w:r>
          </w:p>
        </w:tc>
      </w:tr>
    </w:tbl>
    <w:p w14:paraId="3E781956" w14:textId="77777777" w:rsidR="00B11855" w:rsidRPr="001F42D3" w:rsidRDefault="00B11855" w:rsidP="00AF7F19">
      <w:pPr>
        <w:pStyle w:val="BodyText"/>
      </w:pPr>
    </w:p>
    <w:p w14:paraId="2070D6E1" w14:textId="77777777" w:rsidR="00B11855" w:rsidRPr="001F42D3" w:rsidRDefault="003D003E" w:rsidP="005C1693">
      <w:pPr>
        <w:pStyle w:val="BodyText"/>
      </w:pPr>
      <w:r w:rsidRPr="001F42D3">
        <w:rPr>
          <w:b/>
          <w:bCs/>
        </w:rPr>
        <w:t xml:space="preserve">PRT-4   Participation   (CWE)  02381 </w:t>
      </w:r>
    </w:p>
    <w:p w14:paraId="23F03907"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51C8795D" w14:textId="40198F4C" w:rsidR="00B11855" w:rsidRPr="001F42D3" w:rsidRDefault="003D003E" w:rsidP="005C1693">
      <w:pPr>
        <w:pStyle w:val="BodyText"/>
      </w:pPr>
      <w:r w:rsidRPr="001F42D3">
        <w:lastRenderedPageBreak/>
        <w:t>Definition:  This field indicates the functional involvement with the activity being transmitted (e.g., Case Manager, Evaluator, Transcriber, Nurse Care Practitioner, Midwife, Physician Assistant, etc.)</w:t>
      </w:r>
      <w:r w:rsidR="00CA3A2C" w:rsidRPr="001F42D3">
        <w:t xml:space="preserve">. </w:t>
      </w:r>
      <w:r w:rsidRPr="001F42D3">
        <w:t>Refer to</w:t>
      </w:r>
      <w:r w:rsidR="0084235B" w:rsidRPr="001F42D3">
        <w:t xml:space="preserve"> </w:t>
      </w:r>
      <w:r w:rsidR="006D613E" w:rsidRPr="001F42D3">
        <w:t>HL7</w:t>
      </w:r>
      <w:r w:rsidR="00995105" w:rsidRPr="001F42D3">
        <w:t xml:space="preserve"> </w:t>
      </w:r>
      <w:r w:rsidR="003570BC" w:rsidRPr="001F42D3">
        <w:t>Table 917 f</w:t>
      </w:r>
      <w:r w:rsidRPr="001F42D3">
        <w:t>or valid values</w:t>
      </w:r>
      <w:r w:rsidR="00CA3A2C" w:rsidRPr="001F42D3">
        <w:t xml:space="preserve">. </w:t>
      </w:r>
    </w:p>
    <w:p w14:paraId="7F76DF05" w14:textId="6529A71B" w:rsidR="00B11855" w:rsidRPr="001F42D3" w:rsidRDefault="003D003E" w:rsidP="00CF5627">
      <w:pPr>
        <w:pStyle w:val="TableTitle"/>
      </w:pPr>
      <w:r w:rsidRPr="001F42D3">
        <w:t>Table</w:t>
      </w:r>
      <w:r w:rsidR="003570BC" w:rsidRPr="001F42D3">
        <w:t xml:space="preserve"> B.10</w:t>
      </w:r>
      <w:r w:rsidR="004E547A" w:rsidRPr="001F42D3">
        <w:t>.</w:t>
      </w:r>
      <w:r w:rsidR="00A6229B" w:rsidRPr="001F42D3">
        <w:t>3</w:t>
      </w:r>
      <w:r w:rsidR="003570BC" w:rsidRPr="001F42D3">
        <w:t>-3</w:t>
      </w:r>
      <w:r w:rsidR="00506FBD" w:rsidRPr="001F42D3">
        <w:t xml:space="preserve">: </w:t>
      </w:r>
      <w:r w:rsidR="006D613E" w:rsidRPr="001F42D3">
        <w:t>HL7</w:t>
      </w:r>
      <w:r w:rsidR="00995105" w:rsidRPr="001F42D3">
        <w:t xml:space="preserve"> </w:t>
      </w:r>
      <w:r w:rsidRPr="001F42D3">
        <w:t>Table 0912 - Participation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7"/>
        <w:gridCol w:w="3229"/>
        <w:gridCol w:w="3420"/>
      </w:tblGrid>
      <w:tr w:rsidR="00C40FD5" w:rsidRPr="001F42D3" w14:paraId="1E37F4A8" w14:textId="77777777" w:rsidTr="00A92110">
        <w:trPr>
          <w:cantSplit/>
          <w:tblHeader/>
          <w:jc w:val="center"/>
        </w:trPr>
        <w:tc>
          <w:tcPr>
            <w:tcW w:w="1147" w:type="dxa"/>
            <w:shd w:val="clear" w:color="auto" w:fill="D9D9D9"/>
          </w:tcPr>
          <w:p w14:paraId="0E56C259" w14:textId="77777777" w:rsidR="00B11855" w:rsidRPr="001F42D3" w:rsidRDefault="003D003E" w:rsidP="00AF7F19">
            <w:pPr>
              <w:pStyle w:val="TableEntryHeader"/>
            </w:pPr>
            <w:r w:rsidRPr="001F42D3">
              <w:t>Value</w:t>
            </w:r>
          </w:p>
        </w:tc>
        <w:tc>
          <w:tcPr>
            <w:tcW w:w="3229" w:type="dxa"/>
            <w:shd w:val="clear" w:color="auto" w:fill="D9D9D9"/>
          </w:tcPr>
          <w:p w14:paraId="316A89CE" w14:textId="77777777" w:rsidR="00B11855" w:rsidRPr="001F42D3" w:rsidRDefault="003D003E" w:rsidP="00AF7F19">
            <w:pPr>
              <w:pStyle w:val="TableEntryHeader"/>
            </w:pPr>
            <w:r w:rsidRPr="001F42D3">
              <w:t>Description</w:t>
            </w:r>
          </w:p>
        </w:tc>
        <w:tc>
          <w:tcPr>
            <w:tcW w:w="3420" w:type="dxa"/>
            <w:shd w:val="clear" w:color="auto" w:fill="D9D9D9"/>
          </w:tcPr>
          <w:p w14:paraId="5F356386" w14:textId="77777777" w:rsidR="00B11855" w:rsidRPr="001F42D3" w:rsidRDefault="003D003E" w:rsidP="00AF7F19">
            <w:pPr>
              <w:pStyle w:val="TableEntryHeader"/>
            </w:pPr>
            <w:r w:rsidRPr="001F42D3">
              <w:t>Used with</w:t>
            </w:r>
          </w:p>
        </w:tc>
      </w:tr>
      <w:tr w:rsidR="00B11855" w:rsidRPr="001F42D3" w14:paraId="6F5923D0" w14:textId="77777777" w:rsidTr="006C0E8E">
        <w:trPr>
          <w:cantSplit/>
          <w:jc w:val="center"/>
        </w:trPr>
        <w:tc>
          <w:tcPr>
            <w:tcW w:w="1147" w:type="dxa"/>
          </w:tcPr>
          <w:p w14:paraId="63B196DD" w14:textId="77777777" w:rsidR="00B11855" w:rsidRPr="001F42D3" w:rsidRDefault="003D003E" w:rsidP="00AF7F19">
            <w:pPr>
              <w:pStyle w:val="TableEntry"/>
            </w:pPr>
            <w:r w:rsidRPr="001F42D3">
              <w:t>AD</w:t>
            </w:r>
          </w:p>
        </w:tc>
        <w:tc>
          <w:tcPr>
            <w:tcW w:w="3229" w:type="dxa"/>
          </w:tcPr>
          <w:p w14:paraId="2EF58137" w14:textId="77777777" w:rsidR="00B11855" w:rsidRPr="001F42D3" w:rsidRDefault="003D003E" w:rsidP="00AF7F19">
            <w:pPr>
              <w:pStyle w:val="TableEntry"/>
            </w:pPr>
            <w:r w:rsidRPr="001F42D3">
              <w:t>Admitting Provider</w:t>
            </w:r>
          </w:p>
        </w:tc>
        <w:tc>
          <w:tcPr>
            <w:tcW w:w="3420" w:type="dxa"/>
          </w:tcPr>
          <w:p w14:paraId="1B6AE829" w14:textId="77777777" w:rsidR="00B11855" w:rsidRPr="001F42D3" w:rsidRDefault="003D003E" w:rsidP="00AF7F19">
            <w:pPr>
              <w:pStyle w:val="TableEntry"/>
            </w:pPr>
            <w:r w:rsidRPr="001F42D3">
              <w:t>PV1-17 Admitting doctor</w:t>
            </w:r>
          </w:p>
        </w:tc>
      </w:tr>
      <w:tr w:rsidR="00B11855" w:rsidRPr="001F42D3" w14:paraId="3864A83B" w14:textId="77777777" w:rsidTr="006C0E8E">
        <w:trPr>
          <w:cantSplit/>
          <w:jc w:val="center"/>
        </w:trPr>
        <w:tc>
          <w:tcPr>
            <w:tcW w:w="1147" w:type="dxa"/>
          </w:tcPr>
          <w:p w14:paraId="49BFE83C" w14:textId="77777777" w:rsidR="00B11855" w:rsidRPr="001F42D3" w:rsidRDefault="003D003E" w:rsidP="00AF7F19">
            <w:pPr>
              <w:pStyle w:val="TableEntry"/>
            </w:pPr>
            <w:r w:rsidRPr="001F42D3">
              <w:t>AI</w:t>
            </w:r>
          </w:p>
        </w:tc>
        <w:tc>
          <w:tcPr>
            <w:tcW w:w="3229" w:type="dxa"/>
          </w:tcPr>
          <w:p w14:paraId="623D216F" w14:textId="77777777" w:rsidR="00B11855" w:rsidRPr="001F42D3" w:rsidRDefault="003D003E" w:rsidP="00AF7F19">
            <w:pPr>
              <w:pStyle w:val="TableEntry"/>
            </w:pPr>
            <w:r w:rsidRPr="001F42D3">
              <w:t>Assistant/Alternate Interpreter</w:t>
            </w:r>
          </w:p>
        </w:tc>
        <w:tc>
          <w:tcPr>
            <w:tcW w:w="3420" w:type="dxa"/>
          </w:tcPr>
          <w:p w14:paraId="5E387EC8" w14:textId="77777777" w:rsidR="00B11855" w:rsidRPr="001F42D3" w:rsidRDefault="00B11855" w:rsidP="00AF7F19">
            <w:pPr>
              <w:pStyle w:val="TableEntry"/>
            </w:pPr>
          </w:p>
        </w:tc>
      </w:tr>
      <w:tr w:rsidR="00B11855" w:rsidRPr="001F42D3" w14:paraId="4B2092DF" w14:textId="77777777" w:rsidTr="006C0E8E">
        <w:trPr>
          <w:cantSplit/>
          <w:jc w:val="center"/>
        </w:trPr>
        <w:tc>
          <w:tcPr>
            <w:tcW w:w="1147" w:type="dxa"/>
          </w:tcPr>
          <w:p w14:paraId="0896B6A7" w14:textId="77777777" w:rsidR="00B11855" w:rsidRPr="001F42D3" w:rsidRDefault="003D003E" w:rsidP="00AF7F19">
            <w:pPr>
              <w:pStyle w:val="TableEntry"/>
            </w:pPr>
            <w:r w:rsidRPr="001F42D3">
              <w:t>AAP</w:t>
            </w:r>
          </w:p>
        </w:tc>
        <w:tc>
          <w:tcPr>
            <w:tcW w:w="3229" w:type="dxa"/>
          </w:tcPr>
          <w:p w14:paraId="18E9E8A1" w14:textId="77777777" w:rsidR="00B11855" w:rsidRPr="001F42D3" w:rsidRDefault="003D003E" w:rsidP="00AF7F19">
            <w:pPr>
              <w:pStyle w:val="TableEntry"/>
            </w:pPr>
            <w:r w:rsidRPr="001F42D3">
              <w:t>Alert Acknowledging Provider</w:t>
            </w:r>
          </w:p>
        </w:tc>
        <w:tc>
          <w:tcPr>
            <w:tcW w:w="3420" w:type="dxa"/>
          </w:tcPr>
          <w:p w14:paraId="608E38A9" w14:textId="77777777" w:rsidR="00B11855" w:rsidRPr="001F42D3" w:rsidRDefault="003D003E" w:rsidP="00AF7F19">
            <w:pPr>
              <w:pStyle w:val="TableEntry"/>
            </w:pPr>
            <w:r w:rsidRPr="001F42D3">
              <w:t>PCD ACM Report Alert Status [PCD-05]</w:t>
            </w:r>
          </w:p>
        </w:tc>
      </w:tr>
      <w:tr w:rsidR="00B11855" w:rsidRPr="001F42D3" w14:paraId="275555D7" w14:textId="77777777" w:rsidTr="006C0E8E">
        <w:trPr>
          <w:cantSplit/>
          <w:jc w:val="center"/>
        </w:trPr>
        <w:tc>
          <w:tcPr>
            <w:tcW w:w="1147" w:type="dxa"/>
          </w:tcPr>
          <w:p w14:paraId="3BAF48EF" w14:textId="77777777" w:rsidR="00B11855" w:rsidRPr="001F42D3" w:rsidRDefault="003D003E" w:rsidP="00AF7F19">
            <w:pPr>
              <w:pStyle w:val="TableEntry"/>
            </w:pPr>
            <w:r w:rsidRPr="001F42D3">
              <w:t>AP</w:t>
            </w:r>
          </w:p>
        </w:tc>
        <w:tc>
          <w:tcPr>
            <w:tcW w:w="3229" w:type="dxa"/>
          </w:tcPr>
          <w:p w14:paraId="4E8DBD15" w14:textId="77777777" w:rsidR="00B11855" w:rsidRPr="001F42D3" w:rsidRDefault="003D003E" w:rsidP="00AF7F19">
            <w:pPr>
              <w:pStyle w:val="TableEntry"/>
            </w:pPr>
            <w:r w:rsidRPr="001F42D3">
              <w:t xml:space="preserve">Administering Provider </w:t>
            </w:r>
          </w:p>
        </w:tc>
        <w:tc>
          <w:tcPr>
            <w:tcW w:w="3420" w:type="dxa"/>
          </w:tcPr>
          <w:p w14:paraId="2E9BBAAD" w14:textId="77777777" w:rsidR="00B11855" w:rsidRPr="001F42D3" w:rsidRDefault="003D003E" w:rsidP="00AF7F19">
            <w:pPr>
              <w:pStyle w:val="TableEntry"/>
            </w:pPr>
            <w:r w:rsidRPr="001F42D3">
              <w:t>RXA-10 Administering Provider</w:t>
            </w:r>
          </w:p>
        </w:tc>
      </w:tr>
      <w:tr w:rsidR="00B11855" w:rsidRPr="001F42D3" w14:paraId="05D08E84" w14:textId="77777777" w:rsidTr="006C0E8E">
        <w:trPr>
          <w:cantSplit/>
          <w:jc w:val="center"/>
        </w:trPr>
        <w:tc>
          <w:tcPr>
            <w:tcW w:w="1147" w:type="dxa"/>
          </w:tcPr>
          <w:p w14:paraId="0FCAEE87" w14:textId="77777777" w:rsidR="00B11855" w:rsidRPr="001F42D3" w:rsidRDefault="003D003E" w:rsidP="00AF7F19">
            <w:pPr>
              <w:pStyle w:val="TableEntry"/>
            </w:pPr>
            <w:r w:rsidRPr="001F42D3">
              <w:t>ARI</w:t>
            </w:r>
          </w:p>
        </w:tc>
        <w:tc>
          <w:tcPr>
            <w:tcW w:w="3229" w:type="dxa"/>
          </w:tcPr>
          <w:p w14:paraId="772D6737" w14:textId="77777777" w:rsidR="00B11855" w:rsidRPr="001F42D3" w:rsidRDefault="003D003E" w:rsidP="00AF7F19">
            <w:pPr>
              <w:pStyle w:val="TableEntry"/>
            </w:pPr>
            <w:r w:rsidRPr="001F42D3">
              <w:t>Assistant Result Interpreter</w:t>
            </w:r>
          </w:p>
        </w:tc>
        <w:tc>
          <w:tcPr>
            <w:tcW w:w="3420" w:type="dxa"/>
          </w:tcPr>
          <w:p w14:paraId="23DD8F56" w14:textId="77777777" w:rsidR="00B11855" w:rsidRPr="001F42D3" w:rsidRDefault="00B11855" w:rsidP="00AF7F19">
            <w:pPr>
              <w:pStyle w:val="TableEntry"/>
            </w:pPr>
          </w:p>
        </w:tc>
      </w:tr>
      <w:tr w:rsidR="00B11855" w:rsidRPr="001F42D3" w14:paraId="42339D88" w14:textId="77777777" w:rsidTr="006C0E8E">
        <w:trPr>
          <w:cantSplit/>
          <w:jc w:val="center"/>
        </w:trPr>
        <w:tc>
          <w:tcPr>
            <w:tcW w:w="1147" w:type="dxa"/>
          </w:tcPr>
          <w:p w14:paraId="2CF8213D" w14:textId="77777777" w:rsidR="00B11855" w:rsidRPr="001F42D3" w:rsidRDefault="003D003E" w:rsidP="00AF7F19">
            <w:pPr>
              <w:pStyle w:val="TableEntry"/>
            </w:pPr>
            <w:r w:rsidRPr="001F42D3">
              <w:t>AT</w:t>
            </w:r>
          </w:p>
        </w:tc>
        <w:tc>
          <w:tcPr>
            <w:tcW w:w="3229" w:type="dxa"/>
          </w:tcPr>
          <w:p w14:paraId="461FFF58" w14:textId="77777777" w:rsidR="00B11855" w:rsidRPr="001F42D3" w:rsidRDefault="003D003E" w:rsidP="00AF7F19">
            <w:pPr>
              <w:pStyle w:val="TableEntry"/>
            </w:pPr>
            <w:r w:rsidRPr="001F42D3">
              <w:t>Attending Provider</w:t>
            </w:r>
          </w:p>
        </w:tc>
        <w:tc>
          <w:tcPr>
            <w:tcW w:w="3420" w:type="dxa"/>
          </w:tcPr>
          <w:p w14:paraId="5493B92C" w14:textId="77777777" w:rsidR="00B11855" w:rsidRPr="001F42D3" w:rsidRDefault="003D003E" w:rsidP="00AF7F19">
            <w:pPr>
              <w:pStyle w:val="TableEntry"/>
            </w:pPr>
            <w:r w:rsidRPr="001F42D3">
              <w:t>PV1-7 Attending doctor</w:t>
            </w:r>
          </w:p>
        </w:tc>
      </w:tr>
      <w:tr w:rsidR="00B11855" w:rsidRPr="001F42D3" w14:paraId="4A961434" w14:textId="77777777" w:rsidTr="006C0E8E">
        <w:trPr>
          <w:cantSplit/>
          <w:jc w:val="center"/>
        </w:trPr>
        <w:tc>
          <w:tcPr>
            <w:tcW w:w="1147" w:type="dxa"/>
          </w:tcPr>
          <w:p w14:paraId="512F4E5C" w14:textId="77777777" w:rsidR="00B11855" w:rsidRPr="001F42D3" w:rsidRDefault="003D003E" w:rsidP="00AF7F19">
            <w:pPr>
              <w:pStyle w:val="TableEntry"/>
            </w:pPr>
            <w:r w:rsidRPr="001F42D3">
              <w:t>AUT</w:t>
            </w:r>
          </w:p>
        </w:tc>
        <w:tc>
          <w:tcPr>
            <w:tcW w:w="3229" w:type="dxa"/>
          </w:tcPr>
          <w:p w14:paraId="1EDE051A" w14:textId="77777777" w:rsidR="00B11855" w:rsidRPr="001F42D3" w:rsidRDefault="003D003E" w:rsidP="00AF7F19">
            <w:pPr>
              <w:pStyle w:val="TableEntry"/>
            </w:pPr>
            <w:r w:rsidRPr="001F42D3">
              <w:t>AUT Author/Event Initiator</w:t>
            </w:r>
          </w:p>
        </w:tc>
        <w:tc>
          <w:tcPr>
            <w:tcW w:w="3420" w:type="dxa"/>
          </w:tcPr>
          <w:p w14:paraId="46767C94" w14:textId="77777777" w:rsidR="00B11855" w:rsidRPr="001F42D3" w:rsidRDefault="003D003E" w:rsidP="00AF7F19">
            <w:pPr>
              <w:pStyle w:val="TableEntry"/>
            </w:pPr>
            <w:r w:rsidRPr="001F42D3">
              <w:t>ORC-19 Action By</w:t>
            </w:r>
          </w:p>
        </w:tc>
      </w:tr>
      <w:tr w:rsidR="00B11855" w:rsidRPr="001F42D3" w14:paraId="64A74810" w14:textId="77777777" w:rsidTr="006C0E8E">
        <w:trPr>
          <w:cantSplit/>
          <w:jc w:val="center"/>
        </w:trPr>
        <w:tc>
          <w:tcPr>
            <w:tcW w:w="1147" w:type="dxa"/>
          </w:tcPr>
          <w:p w14:paraId="7A91F1F1" w14:textId="77777777" w:rsidR="00B11855" w:rsidRPr="001F42D3" w:rsidRDefault="003D003E" w:rsidP="00AF7F19">
            <w:pPr>
              <w:pStyle w:val="TableEntry"/>
            </w:pPr>
            <w:r w:rsidRPr="001F42D3">
              <w:t>CP</w:t>
            </w:r>
          </w:p>
        </w:tc>
        <w:tc>
          <w:tcPr>
            <w:tcW w:w="3229" w:type="dxa"/>
          </w:tcPr>
          <w:p w14:paraId="4BFBAFB3" w14:textId="77777777" w:rsidR="00B11855" w:rsidRPr="001F42D3" w:rsidRDefault="003D003E" w:rsidP="00AF7F19">
            <w:pPr>
              <w:pStyle w:val="TableEntry"/>
            </w:pPr>
            <w:r w:rsidRPr="001F42D3">
              <w:t>Consulting Provider</w:t>
            </w:r>
          </w:p>
        </w:tc>
        <w:tc>
          <w:tcPr>
            <w:tcW w:w="3420" w:type="dxa"/>
          </w:tcPr>
          <w:p w14:paraId="11903754" w14:textId="77777777" w:rsidR="00B11855" w:rsidRPr="001F42D3" w:rsidRDefault="00B11855" w:rsidP="00AF7F19">
            <w:pPr>
              <w:pStyle w:val="TableEntry"/>
            </w:pPr>
          </w:p>
        </w:tc>
      </w:tr>
      <w:tr w:rsidR="00B11855" w:rsidRPr="001F42D3" w14:paraId="18285DCF" w14:textId="77777777" w:rsidTr="006C0E8E">
        <w:trPr>
          <w:cantSplit/>
          <w:jc w:val="center"/>
        </w:trPr>
        <w:tc>
          <w:tcPr>
            <w:tcW w:w="1147" w:type="dxa"/>
          </w:tcPr>
          <w:p w14:paraId="008470A6" w14:textId="77777777" w:rsidR="00B11855" w:rsidRPr="001F42D3" w:rsidRDefault="003D003E" w:rsidP="00AF7F19">
            <w:pPr>
              <w:pStyle w:val="TableEntry"/>
            </w:pPr>
            <w:r w:rsidRPr="001F42D3">
              <w:t>DP</w:t>
            </w:r>
          </w:p>
        </w:tc>
        <w:tc>
          <w:tcPr>
            <w:tcW w:w="3229" w:type="dxa"/>
          </w:tcPr>
          <w:p w14:paraId="73E233D1" w14:textId="77777777" w:rsidR="00B11855" w:rsidRPr="001F42D3" w:rsidRDefault="003D003E" w:rsidP="00AF7F19">
            <w:pPr>
              <w:pStyle w:val="TableEntry"/>
            </w:pPr>
            <w:r w:rsidRPr="001F42D3">
              <w:t xml:space="preserve">Dispensing Provider </w:t>
            </w:r>
          </w:p>
        </w:tc>
        <w:tc>
          <w:tcPr>
            <w:tcW w:w="3420" w:type="dxa"/>
          </w:tcPr>
          <w:p w14:paraId="47EADCE0" w14:textId="77777777" w:rsidR="00B11855" w:rsidRPr="001F42D3" w:rsidRDefault="003D003E" w:rsidP="00AF7F19">
            <w:pPr>
              <w:pStyle w:val="TableEntry"/>
            </w:pPr>
            <w:r w:rsidRPr="001F42D3">
              <w:t>RXD-10 Dispensing Provider</w:t>
            </w:r>
          </w:p>
        </w:tc>
      </w:tr>
      <w:tr w:rsidR="00B11855" w:rsidRPr="001F42D3" w14:paraId="0604AC13" w14:textId="77777777" w:rsidTr="006C0E8E">
        <w:trPr>
          <w:cantSplit/>
          <w:jc w:val="center"/>
        </w:trPr>
        <w:tc>
          <w:tcPr>
            <w:tcW w:w="1147" w:type="dxa"/>
          </w:tcPr>
          <w:p w14:paraId="5FA39F45" w14:textId="77777777" w:rsidR="00B11855" w:rsidRPr="001F42D3" w:rsidRDefault="003D003E" w:rsidP="00AF7F19">
            <w:pPr>
              <w:pStyle w:val="TableEntry"/>
            </w:pPr>
            <w:r w:rsidRPr="001F42D3">
              <w:t>EP</w:t>
            </w:r>
          </w:p>
        </w:tc>
        <w:tc>
          <w:tcPr>
            <w:tcW w:w="3229" w:type="dxa"/>
          </w:tcPr>
          <w:p w14:paraId="23220870" w14:textId="77777777" w:rsidR="00B11855" w:rsidRPr="001F42D3" w:rsidRDefault="003D003E" w:rsidP="00AF7F19">
            <w:pPr>
              <w:pStyle w:val="TableEntry"/>
            </w:pPr>
            <w:r w:rsidRPr="001F42D3">
              <w:t xml:space="preserve">Entering Provider (probably not the same as transcriptionist?) </w:t>
            </w:r>
          </w:p>
        </w:tc>
        <w:tc>
          <w:tcPr>
            <w:tcW w:w="3420" w:type="dxa"/>
          </w:tcPr>
          <w:p w14:paraId="6BAA7984" w14:textId="77777777" w:rsidR="00B11855" w:rsidRPr="001F42D3" w:rsidRDefault="003D003E" w:rsidP="00AF7F19">
            <w:pPr>
              <w:pStyle w:val="TableEntry"/>
            </w:pPr>
            <w:r w:rsidRPr="001F42D3">
              <w:t>ORC-10 Entered By</w:t>
            </w:r>
          </w:p>
        </w:tc>
      </w:tr>
      <w:tr w:rsidR="00B11855" w:rsidRPr="001F42D3" w14:paraId="0760142C" w14:textId="77777777" w:rsidTr="006C0E8E">
        <w:trPr>
          <w:cantSplit/>
          <w:jc w:val="center"/>
        </w:trPr>
        <w:tc>
          <w:tcPr>
            <w:tcW w:w="1147" w:type="dxa"/>
          </w:tcPr>
          <w:p w14:paraId="7C4A16C3" w14:textId="77777777" w:rsidR="00B11855" w:rsidRPr="001F42D3" w:rsidRDefault="003D003E" w:rsidP="00AF7F19">
            <w:pPr>
              <w:pStyle w:val="TableEntry"/>
            </w:pPr>
            <w:r w:rsidRPr="001F42D3">
              <w:t>EQUIP</w:t>
            </w:r>
          </w:p>
        </w:tc>
        <w:tc>
          <w:tcPr>
            <w:tcW w:w="3229" w:type="dxa"/>
          </w:tcPr>
          <w:p w14:paraId="41582A14" w14:textId="77777777" w:rsidR="00B11855" w:rsidRPr="001F42D3" w:rsidRDefault="003D003E" w:rsidP="00AF7F19">
            <w:pPr>
              <w:pStyle w:val="TableEntry"/>
            </w:pPr>
            <w:r w:rsidRPr="001F42D3">
              <w:t xml:space="preserve">Equipment </w:t>
            </w:r>
          </w:p>
        </w:tc>
        <w:tc>
          <w:tcPr>
            <w:tcW w:w="3420" w:type="dxa"/>
          </w:tcPr>
          <w:p w14:paraId="6E532930" w14:textId="77777777" w:rsidR="00B11855" w:rsidRPr="001F42D3" w:rsidRDefault="00B11855" w:rsidP="00AF7F19">
            <w:pPr>
              <w:pStyle w:val="TableEntry"/>
            </w:pPr>
          </w:p>
        </w:tc>
      </w:tr>
      <w:tr w:rsidR="00B11855" w:rsidRPr="001F42D3" w14:paraId="013FA3E5" w14:textId="77777777" w:rsidTr="006C0E8E">
        <w:trPr>
          <w:cantSplit/>
          <w:jc w:val="center"/>
        </w:trPr>
        <w:tc>
          <w:tcPr>
            <w:tcW w:w="1147" w:type="dxa"/>
          </w:tcPr>
          <w:p w14:paraId="0BF287AC" w14:textId="77777777" w:rsidR="00B11855" w:rsidRPr="001F42D3" w:rsidRDefault="003D003E" w:rsidP="00AF7F19">
            <w:pPr>
              <w:pStyle w:val="TableEntry"/>
            </w:pPr>
            <w:r w:rsidRPr="001F42D3">
              <w:t>FHCP</w:t>
            </w:r>
          </w:p>
        </w:tc>
        <w:tc>
          <w:tcPr>
            <w:tcW w:w="3229" w:type="dxa"/>
          </w:tcPr>
          <w:p w14:paraId="724B80FC" w14:textId="77777777" w:rsidR="00B11855" w:rsidRPr="001F42D3" w:rsidRDefault="003D003E" w:rsidP="00AF7F19">
            <w:pPr>
              <w:pStyle w:val="TableEntry"/>
            </w:pPr>
            <w:r w:rsidRPr="001F42D3">
              <w:t>Family Health Care Professional</w:t>
            </w:r>
          </w:p>
        </w:tc>
        <w:tc>
          <w:tcPr>
            <w:tcW w:w="3420" w:type="dxa"/>
          </w:tcPr>
          <w:p w14:paraId="55A049E4" w14:textId="77777777" w:rsidR="00B11855" w:rsidRPr="001F42D3" w:rsidRDefault="00B11855" w:rsidP="00AF7F19">
            <w:pPr>
              <w:pStyle w:val="TableEntry"/>
            </w:pPr>
          </w:p>
        </w:tc>
      </w:tr>
      <w:tr w:rsidR="00B11855" w:rsidRPr="001F42D3" w14:paraId="5A17189B" w14:textId="77777777" w:rsidTr="006C0E8E">
        <w:trPr>
          <w:cantSplit/>
          <w:jc w:val="center"/>
        </w:trPr>
        <w:tc>
          <w:tcPr>
            <w:tcW w:w="1147" w:type="dxa"/>
          </w:tcPr>
          <w:p w14:paraId="017F4988" w14:textId="77777777" w:rsidR="00B11855" w:rsidRPr="001F42D3" w:rsidRDefault="003D003E" w:rsidP="00AF7F19">
            <w:pPr>
              <w:pStyle w:val="TableEntry"/>
            </w:pPr>
            <w:r w:rsidRPr="001F42D3">
              <w:t>MDIR</w:t>
            </w:r>
          </w:p>
        </w:tc>
        <w:tc>
          <w:tcPr>
            <w:tcW w:w="3229" w:type="dxa"/>
          </w:tcPr>
          <w:p w14:paraId="0B34A8DF" w14:textId="77777777" w:rsidR="00B11855" w:rsidRPr="001F42D3" w:rsidRDefault="003D003E" w:rsidP="00AF7F19">
            <w:pPr>
              <w:pStyle w:val="TableEntry"/>
            </w:pPr>
            <w:r w:rsidRPr="001F42D3">
              <w:t xml:space="preserve">Medical Director </w:t>
            </w:r>
          </w:p>
        </w:tc>
        <w:tc>
          <w:tcPr>
            <w:tcW w:w="3420" w:type="dxa"/>
          </w:tcPr>
          <w:p w14:paraId="7E3F3667" w14:textId="77777777" w:rsidR="00B11855" w:rsidRPr="001F42D3" w:rsidRDefault="003D003E" w:rsidP="00AF7F19">
            <w:pPr>
              <w:pStyle w:val="TableEntry"/>
            </w:pPr>
            <w:r w:rsidRPr="001F42D3">
              <w:t>OBX-25 Performing Organization Medical Director</w:t>
            </w:r>
          </w:p>
        </w:tc>
      </w:tr>
      <w:tr w:rsidR="00B11855" w:rsidRPr="001F42D3" w14:paraId="3DC3872A" w14:textId="77777777" w:rsidTr="006C0E8E">
        <w:trPr>
          <w:cantSplit/>
          <w:jc w:val="center"/>
        </w:trPr>
        <w:tc>
          <w:tcPr>
            <w:tcW w:w="1147" w:type="dxa"/>
          </w:tcPr>
          <w:p w14:paraId="4317D789" w14:textId="77777777" w:rsidR="00B11855" w:rsidRPr="001F42D3" w:rsidRDefault="003D003E" w:rsidP="00AF7F19">
            <w:pPr>
              <w:pStyle w:val="TableEntry"/>
            </w:pPr>
            <w:r w:rsidRPr="001F42D3">
              <w:t>OP</w:t>
            </w:r>
          </w:p>
        </w:tc>
        <w:tc>
          <w:tcPr>
            <w:tcW w:w="3229" w:type="dxa"/>
          </w:tcPr>
          <w:p w14:paraId="04B48BD3" w14:textId="77777777" w:rsidR="00B11855" w:rsidRPr="001F42D3" w:rsidRDefault="003D003E" w:rsidP="00AF7F19">
            <w:pPr>
              <w:pStyle w:val="TableEntry"/>
            </w:pPr>
            <w:r w:rsidRPr="001F42D3">
              <w:t xml:space="preserve">Ordering Provider </w:t>
            </w:r>
          </w:p>
        </w:tc>
        <w:tc>
          <w:tcPr>
            <w:tcW w:w="3420" w:type="dxa"/>
          </w:tcPr>
          <w:p w14:paraId="1D64C418" w14:textId="77777777" w:rsidR="00B11855" w:rsidRPr="001F42D3" w:rsidRDefault="003D003E" w:rsidP="00AF7F19">
            <w:pPr>
              <w:pStyle w:val="TableEntry"/>
            </w:pPr>
            <w:r w:rsidRPr="001F42D3">
              <w:t>ORC-12 Ordering Provider, OBR-16 Ordering Provider, RXO-14 Ordering Provider's DEA Number, RXE-13 Ordering Provider's DEA Number, ORC-24 Ordering Provider Address</w:t>
            </w:r>
          </w:p>
        </w:tc>
      </w:tr>
      <w:tr w:rsidR="00B11855" w:rsidRPr="001F42D3" w14:paraId="6D3252D5" w14:textId="77777777" w:rsidTr="006C0E8E">
        <w:trPr>
          <w:cantSplit/>
          <w:jc w:val="center"/>
        </w:trPr>
        <w:tc>
          <w:tcPr>
            <w:tcW w:w="1147" w:type="dxa"/>
          </w:tcPr>
          <w:p w14:paraId="112523D0" w14:textId="77777777" w:rsidR="00B11855" w:rsidRPr="001F42D3" w:rsidRDefault="003D003E" w:rsidP="00AF7F19">
            <w:pPr>
              <w:pStyle w:val="TableEntry"/>
            </w:pPr>
            <w:r w:rsidRPr="001F42D3">
              <w:t>PB</w:t>
            </w:r>
          </w:p>
        </w:tc>
        <w:tc>
          <w:tcPr>
            <w:tcW w:w="3229" w:type="dxa"/>
          </w:tcPr>
          <w:p w14:paraId="58DB95F6" w14:textId="77777777" w:rsidR="00B11855" w:rsidRPr="001F42D3" w:rsidRDefault="003D003E" w:rsidP="00AF7F19">
            <w:pPr>
              <w:pStyle w:val="TableEntry"/>
            </w:pPr>
            <w:r w:rsidRPr="001F42D3">
              <w:t>Packed by</w:t>
            </w:r>
          </w:p>
        </w:tc>
        <w:tc>
          <w:tcPr>
            <w:tcW w:w="3420" w:type="dxa"/>
          </w:tcPr>
          <w:p w14:paraId="7B14EF6E" w14:textId="77777777" w:rsidR="00B11855" w:rsidRPr="001F42D3" w:rsidRDefault="00B11855" w:rsidP="00AF7F19">
            <w:pPr>
              <w:pStyle w:val="TableEntry"/>
            </w:pPr>
          </w:p>
        </w:tc>
      </w:tr>
      <w:tr w:rsidR="00B11855" w:rsidRPr="001F42D3" w14:paraId="219078F6" w14:textId="77777777" w:rsidTr="006C0E8E">
        <w:trPr>
          <w:cantSplit/>
          <w:jc w:val="center"/>
        </w:trPr>
        <w:tc>
          <w:tcPr>
            <w:tcW w:w="1147" w:type="dxa"/>
          </w:tcPr>
          <w:p w14:paraId="3EA0A998" w14:textId="77777777" w:rsidR="00B11855" w:rsidRPr="001F42D3" w:rsidRDefault="003D003E" w:rsidP="00AF7F19">
            <w:pPr>
              <w:pStyle w:val="TableEntry"/>
            </w:pPr>
            <w:r w:rsidRPr="001F42D3">
              <w:t>PH</w:t>
            </w:r>
          </w:p>
        </w:tc>
        <w:tc>
          <w:tcPr>
            <w:tcW w:w="3229" w:type="dxa"/>
          </w:tcPr>
          <w:p w14:paraId="3496FB92" w14:textId="77777777" w:rsidR="00B11855" w:rsidRPr="001F42D3" w:rsidRDefault="003D003E" w:rsidP="00AF7F19">
            <w:pPr>
              <w:pStyle w:val="TableEntry"/>
            </w:pPr>
            <w:r w:rsidRPr="001F42D3">
              <w:t xml:space="preserve">Pharmacist   (not sure how to dissect Pharmacist/Treatment Supplier's Verifier ID) </w:t>
            </w:r>
          </w:p>
        </w:tc>
        <w:tc>
          <w:tcPr>
            <w:tcW w:w="3420" w:type="dxa"/>
          </w:tcPr>
          <w:p w14:paraId="1F3DD13B" w14:textId="77777777" w:rsidR="00B11855" w:rsidRPr="001F42D3" w:rsidRDefault="003D003E" w:rsidP="00AF7F19">
            <w:pPr>
              <w:pStyle w:val="TableEntry"/>
            </w:pPr>
            <w:r w:rsidRPr="001F42D3">
              <w:t>RXE-14 Pharmacist/Treatment Supplier's Verifier ID</w:t>
            </w:r>
          </w:p>
        </w:tc>
      </w:tr>
      <w:tr w:rsidR="00B11855" w:rsidRPr="001F42D3" w14:paraId="4DF0BA16" w14:textId="77777777" w:rsidTr="006C0E8E">
        <w:trPr>
          <w:cantSplit/>
          <w:jc w:val="center"/>
        </w:trPr>
        <w:tc>
          <w:tcPr>
            <w:tcW w:w="1147" w:type="dxa"/>
          </w:tcPr>
          <w:p w14:paraId="3E7D3582" w14:textId="77777777" w:rsidR="00B11855" w:rsidRPr="001F42D3" w:rsidRDefault="003D003E" w:rsidP="00AF7F19">
            <w:pPr>
              <w:pStyle w:val="TableEntry"/>
            </w:pPr>
            <w:r w:rsidRPr="001F42D3">
              <w:t>PI</w:t>
            </w:r>
          </w:p>
        </w:tc>
        <w:tc>
          <w:tcPr>
            <w:tcW w:w="3229" w:type="dxa"/>
          </w:tcPr>
          <w:p w14:paraId="647A8248" w14:textId="77777777" w:rsidR="00B11855" w:rsidRPr="001F42D3" w:rsidRDefault="003D003E" w:rsidP="00AF7F19">
            <w:pPr>
              <w:pStyle w:val="TableEntry"/>
            </w:pPr>
            <w:r w:rsidRPr="001F42D3">
              <w:t>Primary Interpreter</w:t>
            </w:r>
          </w:p>
        </w:tc>
        <w:tc>
          <w:tcPr>
            <w:tcW w:w="3420" w:type="dxa"/>
          </w:tcPr>
          <w:p w14:paraId="4AE4FDFD" w14:textId="77777777" w:rsidR="00B11855" w:rsidRPr="001F42D3" w:rsidRDefault="00B11855" w:rsidP="00AF7F19">
            <w:pPr>
              <w:pStyle w:val="TableEntry"/>
            </w:pPr>
          </w:p>
        </w:tc>
      </w:tr>
      <w:tr w:rsidR="00B11855" w:rsidRPr="001F42D3" w14:paraId="2B285721" w14:textId="77777777" w:rsidTr="006C0E8E">
        <w:trPr>
          <w:cantSplit/>
          <w:jc w:val="center"/>
        </w:trPr>
        <w:tc>
          <w:tcPr>
            <w:tcW w:w="1147" w:type="dxa"/>
          </w:tcPr>
          <w:p w14:paraId="271FBC67" w14:textId="77777777" w:rsidR="00B11855" w:rsidRPr="001F42D3" w:rsidRDefault="003D003E" w:rsidP="00AF7F19">
            <w:pPr>
              <w:pStyle w:val="TableEntry"/>
            </w:pPr>
            <w:r w:rsidRPr="001F42D3">
              <w:t>PO</w:t>
            </w:r>
          </w:p>
        </w:tc>
        <w:tc>
          <w:tcPr>
            <w:tcW w:w="3229" w:type="dxa"/>
          </w:tcPr>
          <w:p w14:paraId="078B902A" w14:textId="77777777" w:rsidR="00B11855" w:rsidRPr="001F42D3" w:rsidRDefault="003D003E" w:rsidP="00AF7F19">
            <w:pPr>
              <w:pStyle w:val="TableEntry"/>
            </w:pPr>
            <w:r w:rsidRPr="001F42D3">
              <w:t>Performing Organization</w:t>
            </w:r>
          </w:p>
        </w:tc>
        <w:tc>
          <w:tcPr>
            <w:tcW w:w="3420" w:type="dxa"/>
          </w:tcPr>
          <w:p w14:paraId="10265F72" w14:textId="77777777" w:rsidR="00B11855" w:rsidRPr="001F42D3" w:rsidRDefault="00B11855" w:rsidP="00AF7F19">
            <w:pPr>
              <w:pStyle w:val="TableEntry"/>
            </w:pPr>
          </w:p>
        </w:tc>
      </w:tr>
      <w:tr w:rsidR="00B11855" w:rsidRPr="001F42D3" w14:paraId="43813130" w14:textId="77777777" w:rsidTr="006C0E8E">
        <w:trPr>
          <w:cantSplit/>
          <w:jc w:val="center"/>
        </w:trPr>
        <w:tc>
          <w:tcPr>
            <w:tcW w:w="1147" w:type="dxa"/>
          </w:tcPr>
          <w:p w14:paraId="45A3681A" w14:textId="77777777" w:rsidR="00B11855" w:rsidRPr="001F42D3" w:rsidRDefault="003D003E" w:rsidP="00AF7F19">
            <w:pPr>
              <w:pStyle w:val="TableEntry"/>
            </w:pPr>
            <w:r w:rsidRPr="001F42D3">
              <w:t>POMD</w:t>
            </w:r>
          </w:p>
        </w:tc>
        <w:tc>
          <w:tcPr>
            <w:tcW w:w="3229" w:type="dxa"/>
          </w:tcPr>
          <w:p w14:paraId="28DD827E" w14:textId="77777777" w:rsidR="00B11855" w:rsidRPr="001F42D3" w:rsidRDefault="003D003E" w:rsidP="00AF7F19">
            <w:pPr>
              <w:pStyle w:val="TableEntry"/>
            </w:pPr>
            <w:r w:rsidRPr="001F42D3">
              <w:t>Performing Organization Medical Director</w:t>
            </w:r>
          </w:p>
        </w:tc>
        <w:tc>
          <w:tcPr>
            <w:tcW w:w="3420" w:type="dxa"/>
          </w:tcPr>
          <w:p w14:paraId="54E3D578" w14:textId="77777777" w:rsidR="00B11855" w:rsidRPr="001F42D3" w:rsidRDefault="00B11855" w:rsidP="00AF7F19">
            <w:pPr>
              <w:pStyle w:val="TableEntry"/>
            </w:pPr>
          </w:p>
        </w:tc>
      </w:tr>
      <w:tr w:rsidR="00B11855" w:rsidRPr="001F42D3" w14:paraId="571D847D" w14:textId="77777777" w:rsidTr="006C0E8E">
        <w:trPr>
          <w:cantSplit/>
          <w:jc w:val="center"/>
        </w:trPr>
        <w:tc>
          <w:tcPr>
            <w:tcW w:w="1147" w:type="dxa"/>
          </w:tcPr>
          <w:p w14:paraId="4E48DB0C" w14:textId="77777777" w:rsidR="00B11855" w:rsidRPr="001F42D3" w:rsidRDefault="003D003E" w:rsidP="00AF7F19">
            <w:pPr>
              <w:pStyle w:val="TableEntry"/>
            </w:pPr>
            <w:r w:rsidRPr="001F42D3">
              <w:t>PP</w:t>
            </w:r>
          </w:p>
        </w:tc>
        <w:tc>
          <w:tcPr>
            <w:tcW w:w="3229" w:type="dxa"/>
          </w:tcPr>
          <w:p w14:paraId="5C0848AE" w14:textId="77777777" w:rsidR="00B11855" w:rsidRPr="001F42D3" w:rsidRDefault="003D003E" w:rsidP="00AF7F19">
            <w:pPr>
              <w:pStyle w:val="TableEntry"/>
            </w:pPr>
            <w:r w:rsidRPr="001F42D3">
              <w:t>Primary Care Provider</w:t>
            </w:r>
          </w:p>
        </w:tc>
        <w:tc>
          <w:tcPr>
            <w:tcW w:w="3420" w:type="dxa"/>
          </w:tcPr>
          <w:p w14:paraId="44D91593" w14:textId="77777777" w:rsidR="00B11855" w:rsidRPr="001F42D3" w:rsidRDefault="00B11855" w:rsidP="00AF7F19">
            <w:pPr>
              <w:pStyle w:val="TableEntry"/>
            </w:pPr>
          </w:p>
        </w:tc>
      </w:tr>
      <w:tr w:rsidR="00B11855" w:rsidRPr="001F42D3" w14:paraId="1C6BD263" w14:textId="77777777" w:rsidTr="006C0E8E">
        <w:trPr>
          <w:cantSplit/>
          <w:jc w:val="center"/>
        </w:trPr>
        <w:tc>
          <w:tcPr>
            <w:tcW w:w="1147" w:type="dxa"/>
          </w:tcPr>
          <w:p w14:paraId="22709251" w14:textId="77777777" w:rsidR="00B11855" w:rsidRPr="001F42D3" w:rsidRDefault="003D003E" w:rsidP="00AF7F19">
            <w:pPr>
              <w:pStyle w:val="TableEntry"/>
            </w:pPr>
            <w:r w:rsidRPr="001F42D3">
              <w:t>PRI</w:t>
            </w:r>
          </w:p>
        </w:tc>
        <w:tc>
          <w:tcPr>
            <w:tcW w:w="3229" w:type="dxa"/>
          </w:tcPr>
          <w:p w14:paraId="53A9FE46" w14:textId="77777777" w:rsidR="00B11855" w:rsidRPr="001F42D3" w:rsidRDefault="003D003E" w:rsidP="00AF7F19">
            <w:pPr>
              <w:pStyle w:val="TableEntry"/>
            </w:pPr>
            <w:r w:rsidRPr="001F42D3">
              <w:t>Principal Result Interpreter</w:t>
            </w:r>
          </w:p>
        </w:tc>
        <w:tc>
          <w:tcPr>
            <w:tcW w:w="3420" w:type="dxa"/>
          </w:tcPr>
          <w:p w14:paraId="3B8C9CE5" w14:textId="77777777" w:rsidR="00B11855" w:rsidRPr="001F42D3" w:rsidRDefault="00B11855" w:rsidP="00AF7F19">
            <w:pPr>
              <w:pStyle w:val="TableEntry"/>
            </w:pPr>
          </w:p>
        </w:tc>
      </w:tr>
      <w:tr w:rsidR="00B11855" w:rsidRPr="001F42D3" w14:paraId="41F1CB39" w14:textId="77777777" w:rsidTr="006C0E8E">
        <w:trPr>
          <w:cantSplit/>
          <w:jc w:val="center"/>
        </w:trPr>
        <w:tc>
          <w:tcPr>
            <w:tcW w:w="1147" w:type="dxa"/>
          </w:tcPr>
          <w:p w14:paraId="6F72E798" w14:textId="77777777" w:rsidR="00B11855" w:rsidRPr="001F42D3" w:rsidRDefault="003D003E" w:rsidP="00AF7F19">
            <w:pPr>
              <w:pStyle w:val="TableEntry"/>
            </w:pPr>
            <w:r w:rsidRPr="001F42D3">
              <w:t>RCT</w:t>
            </w:r>
          </w:p>
        </w:tc>
        <w:tc>
          <w:tcPr>
            <w:tcW w:w="3229" w:type="dxa"/>
          </w:tcPr>
          <w:p w14:paraId="262BA4F0" w14:textId="77777777" w:rsidR="00B11855" w:rsidRPr="001F42D3" w:rsidRDefault="003D003E" w:rsidP="00AF7F19">
            <w:pPr>
              <w:pStyle w:val="TableEntry"/>
            </w:pPr>
            <w:r w:rsidRPr="001F42D3">
              <w:t>Results Copies To</w:t>
            </w:r>
          </w:p>
        </w:tc>
        <w:tc>
          <w:tcPr>
            <w:tcW w:w="3420" w:type="dxa"/>
          </w:tcPr>
          <w:p w14:paraId="73634242" w14:textId="77777777" w:rsidR="00B11855" w:rsidRPr="001F42D3" w:rsidRDefault="00B11855" w:rsidP="00AF7F19">
            <w:pPr>
              <w:pStyle w:val="TableEntry"/>
            </w:pPr>
          </w:p>
        </w:tc>
      </w:tr>
      <w:tr w:rsidR="00B11855" w:rsidRPr="001F42D3" w14:paraId="6D98BC0B" w14:textId="77777777" w:rsidTr="006C0E8E">
        <w:trPr>
          <w:cantSplit/>
          <w:jc w:val="center"/>
        </w:trPr>
        <w:tc>
          <w:tcPr>
            <w:tcW w:w="1147" w:type="dxa"/>
          </w:tcPr>
          <w:p w14:paraId="740E1D40" w14:textId="77777777" w:rsidR="00B11855" w:rsidRPr="001F42D3" w:rsidRDefault="003D003E" w:rsidP="00AF7F19">
            <w:pPr>
              <w:pStyle w:val="TableEntry"/>
            </w:pPr>
            <w:r w:rsidRPr="001F42D3">
              <w:t>RO</w:t>
            </w:r>
          </w:p>
        </w:tc>
        <w:tc>
          <w:tcPr>
            <w:tcW w:w="3229" w:type="dxa"/>
          </w:tcPr>
          <w:p w14:paraId="5C850E65" w14:textId="77777777" w:rsidR="00B11855" w:rsidRPr="001F42D3" w:rsidRDefault="003D003E" w:rsidP="00AF7F19">
            <w:pPr>
              <w:pStyle w:val="TableEntry"/>
            </w:pPr>
            <w:r w:rsidRPr="001F42D3">
              <w:t xml:space="preserve">Responsible Observer </w:t>
            </w:r>
          </w:p>
        </w:tc>
        <w:tc>
          <w:tcPr>
            <w:tcW w:w="3420" w:type="dxa"/>
          </w:tcPr>
          <w:p w14:paraId="77861320" w14:textId="77777777" w:rsidR="00B11855" w:rsidRPr="001F42D3" w:rsidRDefault="003D003E" w:rsidP="00AF7F19">
            <w:pPr>
              <w:pStyle w:val="TableEntry"/>
            </w:pPr>
            <w:r w:rsidRPr="001F42D3">
              <w:t>OBX-16 Responsible Observer</w:t>
            </w:r>
          </w:p>
        </w:tc>
      </w:tr>
      <w:tr w:rsidR="00B11855" w:rsidRPr="001F42D3" w14:paraId="52981E75" w14:textId="77777777" w:rsidTr="006C0E8E">
        <w:trPr>
          <w:cantSplit/>
          <w:jc w:val="center"/>
        </w:trPr>
        <w:tc>
          <w:tcPr>
            <w:tcW w:w="1147" w:type="dxa"/>
          </w:tcPr>
          <w:p w14:paraId="1772D0EF" w14:textId="77777777" w:rsidR="00B11855" w:rsidRPr="001F42D3" w:rsidRDefault="003D003E" w:rsidP="00AF7F19">
            <w:pPr>
              <w:pStyle w:val="TableEntry"/>
            </w:pPr>
            <w:r w:rsidRPr="001F42D3">
              <w:t>RP</w:t>
            </w:r>
          </w:p>
        </w:tc>
        <w:tc>
          <w:tcPr>
            <w:tcW w:w="3229" w:type="dxa"/>
          </w:tcPr>
          <w:p w14:paraId="2AC619B2" w14:textId="77777777" w:rsidR="00B11855" w:rsidRPr="001F42D3" w:rsidRDefault="003D003E" w:rsidP="00AF7F19">
            <w:pPr>
              <w:pStyle w:val="TableEntry"/>
            </w:pPr>
            <w:r w:rsidRPr="001F42D3">
              <w:t>Referring Provider</w:t>
            </w:r>
          </w:p>
        </w:tc>
        <w:tc>
          <w:tcPr>
            <w:tcW w:w="3420" w:type="dxa"/>
          </w:tcPr>
          <w:p w14:paraId="0CD49656" w14:textId="77777777" w:rsidR="00B11855" w:rsidRPr="001F42D3" w:rsidRDefault="003D003E" w:rsidP="00AF7F19">
            <w:pPr>
              <w:pStyle w:val="TableEntry"/>
            </w:pPr>
            <w:r w:rsidRPr="001F42D3">
              <w:t>PV1-8 Referring doctor</w:t>
            </w:r>
          </w:p>
        </w:tc>
      </w:tr>
      <w:tr w:rsidR="00B11855" w:rsidRPr="001F42D3" w14:paraId="4F809EE3" w14:textId="77777777" w:rsidTr="006C0E8E">
        <w:trPr>
          <w:cantSplit/>
          <w:jc w:val="center"/>
        </w:trPr>
        <w:tc>
          <w:tcPr>
            <w:tcW w:w="1147" w:type="dxa"/>
          </w:tcPr>
          <w:p w14:paraId="30D557B4" w14:textId="77777777" w:rsidR="00B11855" w:rsidRPr="001F42D3" w:rsidRDefault="003D003E" w:rsidP="00AF7F19">
            <w:pPr>
              <w:pStyle w:val="TableEntry"/>
            </w:pPr>
            <w:r w:rsidRPr="001F42D3">
              <w:t>RT</w:t>
            </w:r>
          </w:p>
        </w:tc>
        <w:tc>
          <w:tcPr>
            <w:tcW w:w="3229" w:type="dxa"/>
          </w:tcPr>
          <w:p w14:paraId="03926F22" w14:textId="77777777" w:rsidR="00B11855" w:rsidRPr="001F42D3" w:rsidRDefault="003D003E" w:rsidP="00AF7F19">
            <w:pPr>
              <w:pStyle w:val="TableEntry"/>
            </w:pPr>
            <w:r w:rsidRPr="001F42D3">
              <w:t>Referred to Provider</w:t>
            </w:r>
          </w:p>
        </w:tc>
        <w:tc>
          <w:tcPr>
            <w:tcW w:w="3420" w:type="dxa"/>
          </w:tcPr>
          <w:p w14:paraId="23BE1D8E" w14:textId="77777777" w:rsidR="00B11855" w:rsidRPr="001F42D3" w:rsidRDefault="00B11855" w:rsidP="00AF7F19">
            <w:pPr>
              <w:pStyle w:val="TableEntry"/>
            </w:pPr>
          </w:p>
        </w:tc>
      </w:tr>
      <w:tr w:rsidR="00B11855" w:rsidRPr="001F42D3" w14:paraId="0C4FBDDD" w14:textId="77777777" w:rsidTr="006C0E8E">
        <w:trPr>
          <w:cantSplit/>
          <w:jc w:val="center"/>
        </w:trPr>
        <w:tc>
          <w:tcPr>
            <w:tcW w:w="1147" w:type="dxa"/>
          </w:tcPr>
          <w:p w14:paraId="145C3D30" w14:textId="77777777" w:rsidR="00B11855" w:rsidRPr="001F42D3" w:rsidRDefault="003D003E" w:rsidP="00AF7F19">
            <w:pPr>
              <w:pStyle w:val="TableEntry"/>
            </w:pPr>
            <w:r w:rsidRPr="001F42D3">
              <w:t>SB</w:t>
            </w:r>
          </w:p>
        </w:tc>
        <w:tc>
          <w:tcPr>
            <w:tcW w:w="3229" w:type="dxa"/>
          </w:tcPr>
          <w:p w14:paraId="31A4224C" w14:textId="77777777" w:rsidR="00B11855" w:rsidRPr="001F42D3" w:rsidRDefault="003D003E" w:rsidP="00AF7F19">
            <w:pPr>
              <w:pStyle w:val="TableEntry"/>
            </w:pPr>
            <w:r w:rsidRPr="001F42D3">
              <w:t>Send by</w:t>
            </w:r>
          </w:p>
        </w:tc>
        <w:tc>
          <w:tcPr>
            <w:tcW w:w="3420" w:type="dxa"/>
          </w:tcPr>
          <w:p w14:paraId="00C47882" w14:textId="77777777" w:rsidR="00B11855" w:rsidRPr="001F42D3" w:rsidRDefault="00B11855" w:rsidP="00AF7F19">
            <w:pPr>
              <w:pStyle w:val="TableEntry"/>
            </w:pPr>
          </w:p>
        </w:tc>
      </w:tr>
      <w:tr w:rsidR="00B11855" w:rsidRPr="001F42D3" w14:paraId="67FE9C42" w14:textId="77777777" w:rsidTr="006C0E8E">
        <w:trPr>
          <w:cantSplit/>
          <w:jc w:val="center"/>
        </w:trPr>
        <w:tc>
          <w:tcPr>
            <w:tcW w:w="1147" w:type="dxa"/>
          </w:tcPr>
          <w:p w14:paraId="6A338852" w14:textId="77777777" w:rsidR="00B11855" w:rsidRPr="001F42D3" w:rsidRDefault="003D003E" w:rsidP="00AF7F19">
            <w:pPr>
              <w:pStyle w:val="TableEntry"/>
            </w:pPr>
            <w:r w:rsidRPr="001F42D3">
              <w:t>SC</w:t>
            </w:r>
          </w:p>
        </w:tc>
        <w:tc>
          <w:tcPr>
            <w:tcW w:w="3229" w:type="dxa"/>
          </w:tcPr>
          <w:p w14:paraId="5601B09B" w14:textId="77777777" w:rsidR="00B11855" w:rsidRPr="001F42D3" w:rsidRDefault="003D003E" w:rsidP="00AF7F19">
            <w:pPr>
              <w:pStyle w:val="TableEntry"/>
            </w:pPr>
            <w:r w:rsidRPr="001F42D3">
              <w:t>Specimen Collector</w:t>
            </w:r>
          </w:p>
        </w:tc>
        <w:tc>
          <w:tcPr>
            <w:tcW w:w="3420" w:type="dxa"/>
          </w:tcPr>
          <w:p w14:paraId="19E10161" w14:textId="77777777" w:rsidR="00B11855" w:rsidRPr="001F42D3" w:rsidRDefault="003D003E" w:rsidP="00AF7F19">
            <w:pPr>
              <w:pStyle w:val="TableEntry"/>
            </w:pPr>
            <w:r w:rsidRPr="001F42D3">
              <w:t>OBR-10 Collector Identifier</w:t>
            </w:r>
          </w:p>
        </w:tc>
      </w:tr>
      <w:tr w:rsidR="00B11855" w:rsidRPr="001F42D3" w14:paraId="12C508A6" w14:textId="77777777" w:rsidTr="006C0E8E">
        <w:trPr>
          <w:cantSplit/>
          <w:jc w:val="center"/>
        </w:trPr>
        <w:tc>
          <w:tcPr>
            <w:tcW w:w="1147" w:type="dxa"/>
          </w:tcPr>
          <w:p w14:paraId="2DBD8EC2" w14:textId="77777777" w:rsidR="00B11855" w:rsidRPr="001F42D3" w:rsidRDefault="003D003E" w:rsidP="00AF7F19">
            <w:pPr>
              <w:pStyle w:val="TableEntry"/>
            </w:pPr>
            <w:r w:rsidRPr="001F42D3">
              <w:lastRenderedPageBreak/>
              <w:t>TN</w:t>
            </w:r>
          </w:p>
        </w:tc>
        <w:tc>
          <w:tcPr>
            <w:tcW w:w="3229" w:type="dxa"/>
          </w:tcPr>
          <w:p w14:paraId="5C1A68D7" w14:textId="77777777" w:rsidR="00B11855" w:rsidRPr="001F42D3" w:rsidRDefault="003D003E" w:rsidP="00AF7F19">
            <w:pPr>
              <w:pStyle w:val="TableEntry"/>
            </w:pPr>
            <w:r w:rsidRPr="001F42D3">
              <w:t>Technician</w:t>
            </w:r>
          </w:p>
        </w:tc>
        <w:tc>
          <w:tcPr>
            <w:tcW w:w="3420" w:type="dxa"/>
          </w:tcPr>
          <w:p w14:paraId="7C34DB11" w14:textId="77777777" w:rsidR="00B11855" w:rsidRPr="001F42D3" w:rsidRDefault="00B11855" w:rsidP="00AF7F19">
            <w:pPr>
              <w:pStyle w:val="TableEntry"/>
            </w:pPr>
          </w:p>
        </w:tc>
      </w:tr>
      <w:tr w:rsidR="00B11855" w:rsidRPr="001F42D3" w14:paraId="001DADD9" w14:textId="77777777" w:rsidTr="006C0E8E">
        <w:trPr>
          <w:cantSplit/>
          <w:jc w:val="center"/>
        </w:trPr>
        <w:tc>
          <w:tcPr>
            <w:tcW w:w="1147" w:type="dxa"/>
          </w:tcPr>
          <w:p w14:paraId="2BE98A51" w14:textId="77777777" w:rsidR="00B11855" w:rsidRPr="001F42D3" w:rsidRDefault="003D003E" w:rsidP="00AF7F19">
            <w:pPr>
              <w:pStyle w:val="TableEntry"/>
            </w:pPr>
            <w:r w:rsidRPr="001F42D3">
              <w:t>TR</w:t>
            </w:r>
          </w:p>
        </w:tc>
        <w:tc>
          <w:tcPr>
            <w:tcW w:w="3229" w:type="dxa"/>
          </w:tcPr>
          <w:p w14:paraId="396C203D" w14:textId="77777777" w:rsidR="00B11855" w:rsidRPr="001F42D3" w:rsidRDefault="003D003E" w:rsidP="00AF7F19">
            <w:pPr>
              <w:pStyle w:val="TableEntry"/>
            </w:pPr>
            <w:r w:rsidRPr="001F42D3">
              <w:t>Transcriptionist</w:t>
            </w:r>
          </w:p>
        </w:tc>
        <w:tc>
          <w:tcPr>
            <w:tcW w:w="3420" w:type="dxa"/>
          </w:tcPr>
          <w:p w14:paraId="041DA3B3" w14:textId="77777777" w:rsidR="00B11855" w:rsidRPr="001F42D3" w:rsidRDefault="00B11855" w:rsidP="00AF7F19">
            <w:pPr>
              <w:pStyle w:val="TableEntry"/>
            </w:pPr>
          </w:p>
        </w:tc>
      </w:tr>
      <w:tr w:rsidR="00B11855" w:rsidRPr="001F42D3" w14:paraId="5152471D" w14:textId="77777777" w:rsidTr="006C0E8E">
        <w:trPr>
          <w:cantSplit/>
          <w:jc w:val="center"/>
        </w:trPr>
        <w:tc>
          <w:tcPr>
            <w:tcW w:w="1147" w:type="dxa"/>
          </w:tcPr>
          <w:p w14:paraId="0DA30A91" w14:textId="77777777" w:rsidR="00B11855" w:rsidRPr="001F42D3" w:rsidRDefault="003D003E" w:rsidP="00AF7F19">
            <w:pPr>
              <w:pStyle w:val="TableEntry"/>
            </w:pPr>
            <w:r w:rsidRPr="001F42D3">
              <w:t>VP</w:t>
            </w:r>
          </w:p>
        </w:tc>
        <w:tc>
          <w:tcPr>
            <w:tcW w:w="3229" w:type="dxa"/>
          </w:tcPr>
          <w:p w14:paraId="42D92103" w14:textId="77777777" w:rsidR="00B11855" w:rsidRPr="001F42D3" w:rsidRDefault="003D003E" w:rsidP="00AF7F19">
            <w:pPr>
              <w:pStyle w:val="TableEntry"/>
            </w:pPr>
            <w:r w:rsidRPr="001F42D3">
              <w:t xml:space="preserve">Verifying Provider </w:t>
            </w:r>
          </w:p>
        </w:tc>
        <w:tc>
          <w:tcPr>
            <w:tcW w:w="3420" w:type="dxa"/>
          </w:tcPr>
          <w:p w14:paraId="1ED44B1D" w14:textId="77777777" w:rsidR="00B11855" w:rsidRPr="001F42D3" w:rsidRDefault="003D003E" w:rsidP="00AF7F19">
            <w:pPr>
              <w:pStyle w:val="TableEntry"/>
            </w:pPr>
            <w:r w:rsidRPr="001F42D3">
              <w:t>ORC-11 Verified By</w:t>
            </w:r>
          </w:p>
        </w:tc>
      </w:tr>
      <w:tr w:rsidR="00B11855" w:rsidRPr="001F42D3" w14:paraId="71E601F5" w14:textId="77777777" w:rsidTr="006C0E8E">
        <w:trPr>
          <w:cantSplit/>
          <w:jc w:val="center"/>
        </w:trPr>
        <w:tc>
          <w:tcPr>
            <w:tcW w:w="1147" w:type="dxa"/>
          </w:tcPr>
          <w:p w14:paraId="5C7F0A7C" w14:textId="77777777" w:rsidR="00B11855" w:rsidRPr="001F42D3" w:rsidRDefault="003D003E" w:rsidP="00AF7F19">
            <w:pPr>
              <w:pStyle w:val="TableEntry"/>
            </w:pPr>
            <w:r w:rsidRPr="001F42D3">
              <w:t>VPS</w:t>
            </w:r>
          </w:p>
        </w:tc>
        <w:tc>
          <w:tcPr>
            <w:tcW w:w="3229" w:type="dxa"/>
          </w:tcPr>
          <w:p w14:paraId="10C226EB" w14:textId="77777777" w:rsidR="00B11855" w:rsidRPr="001F42D3" w:rsidRDefault="003D003E" w:rsidP="00AF7F19">
            <w:pPr>
              <w:pStyle w:val="TableEntry"/>
            </w:pPr>
            <w:r w:rsidRPr="001F42D3">
              <w:t xml:space="preserve">Verifying Pharmaceutical Supplier   (not sure how to dissect Pharmacist/Treatment Supplier's Verifier ID) </w:t>
            </w:r>
          </w:p>
        </w:tc>
        <w:tc>
          <w:tcPr>
            <w:tcW w:w="3420" w:type="dxa"/>
          </w:tcPr>
          <w:p w14:paraId="035BC01E" w14:textId="77777777" w:rsidR="00B11855" w:rsidRPr="001F42D3" w:rsidRDefault="003D003E" w:rsidP="00AF7F19">
            <w:pPr>
              <w:pStyle w:val="TableEntry"/>
            </w:pPr>
            <w:r w:rsidRPr="001F42D3">
              <w:t>RXE-14 Pharmacist/Treatment Supplier's Verifier ID</w:t>
            </w:r>
          </w:p>
        </w:tc>
      </w:tr>
      <w:tr w:rsidR="00B11855" w:rsidRPr="001F42D3" w14:paraId="5CCF9F9B" w14:textId="77777777" w:rsidTr="006C0E8E">
        <w:trPr>
          <w:cantSplit/>
          <w:jc w:val="center"/>
        </w:trPr>
        <w:tc>
          <w:tcPr>
            <w:tcW w:w="1147" w:type="dxa"/>
          </w:tcPr>
          <w:p w14:paraId="1FE603A6" w14:textId="77777777" w:rsidR="00B11855" w:rsidRPr="001F42D3" w:rsidRDefault="003D003E" w:rsidP="00AF7F19">
            <w:pPr>
              <w:pStyle w:val="TableEntry"/>
            </w:pPr>
            <w:r w:rsidRPr="001F42D3">
              <w:t>VTS</w:t>
            </w:r>
          </w:p>
        </w:tc>
        <w:tc>
          <w:tcPr>
            <w:tcW w:w="3229" w:type="dxa"/>
          </w:tcPr>
          <w:p w14:paraId="5626C3A8" w14:textId="77777777" w:rsidR="00B11855" w:rsidRPr="001F42D3" w:rsidRDefault="003D003E" w:rsidP="00AF7F19">
            <w:pPr>
              <w:pStyle w:val="TableEntry"/>
            </w:pPr>
            <w:r w:rsidRPr="001F42D3">
              <w:t xml:space="preserve">Verifying Treatment Supplier   (not sure how to dissect Pharmacist/Treatment Supplier's Verifier ID) </w:t>
            </w:r>
          </w:p>
        </w:tc>
        <w:tc>
          <w:tcPr>
            <w:tcW w:w="3420" w:type="dxa"/>
          </w:tcPr>
          <w:p w14:paraId="282CE165" w14:textId="77777777" w:rsidR="00B11855" w:rsidRPr="001F42D3" w:rsidRDefault="003D003E" w:rsidP="00AF7F19">
            <w:pPr>
              <w:pStyle w:val="TableEntry"/>
            </w:pPr>
            <w:r w:rsidRPr="001F42D3">
              <w:t>RXE-14 Pharmacist/Treatment Supplier's Verifier ID</w:t>
            </w:r>
          </w:p>
        </w:tc>
      </w:tr>
      <w:tr w:rsidR="00B11855" w:rsidRPr="001F42D3" w14:paraId="392D690F" w14:textId="77777777" w:rsidTr="006C0E8E">
        <w:trPr>
          <w:cantSplit/>
          <w:jc w:val="center"/>
        </w:trPr>
        <w:tc>
          <w:tcPr>
            <w:tcW w:w="1147" w:type="dxa"/>
          </w:tcPr>
          <w:p w14:paraId="242AD4D4" w14:textId="77777777" w:rsidR="00B11855" w:rsidRPr="001F42D3" w:rsidRDefault="003D003E" w:rsidP="00AF7F19">
            <w:pPr>
              <w:pStyle w:val="TableEntry"/>
            </w:pPr>
            <w:r w:rsidRPr="001F42D3">
              <w:t>WAY</w:t>
            </w:r>
          </w:p>
        </w:tc>
        <w:tc>
          <w:tcPr>
            <w:tcW w:w="3229" w:type="dxa"/>
          </w:tcPr>
          <w:p w14:paraId="1A33827D" w14:textId="77777777" w:rsidR="00B11855" w:rsidRPr="001F42D3" w:rsidRDefault="003D003E" w:rsidP="00AF7F19">
            <w:pPr>
              <w:pStyle w:val="TableEntry"/>
            </w:pPr>
            <w:r w:rsidRPr="001F42D3">
              <w:t>Waypoint</w:t>
            </w:r>
          </w:p>
        </w:tc>
        <w:tc>
          <w:tcPr>
            <w:tcW w:w="3420" w:type="dxa"/>
          </w:tcPr>
          <w:p w14:paraId="4521B519" w14:textId="77777777" w:rsidR="00B11855" w:rsidRPr="001F42D3" w:rsidRDefault="00B11855" w:rsidP="00AF7F19">
            <w:pPr>
              <w:pStyle w:val="TableEntry"/>
            </w:pPr>
          </w:p>
        </w:tc>
      </w:tr>
      <w:tr w:rsidR="00B11855" w:rsidRPr="001F42D3" w14:paraId="1BF29D0F" w14:textId="77777777" w:rsidTr="006C0E8E">
        <w:trPr>
          <w:cantSplit/>
          <w:jc w:val="center"/>
        </w:trPr>
        <w:tc>
          <w:tcPr>
            <w:tcW w:w="1147" w:type="dxa"/>
          </w:tcPr>
          <w:p w14:paraId="1E242A49" w14:textId="77777777" w:rsidR="00B11855" w:rsidRPr="001F42D3" w:rsidRDefault="003D003E" w:rsidP="00AF7F19">
            <w:pPr>
              <w:pStyle w:val="TableEntry"/>
            </w:pPr>
            <w:r w:rsidRPr="001F42D3">
              <w:t>WAYR</w:t>
            </w:r>
          </w:p>
        </w:tc>
        <w:tc>
          <w:tcPr>
            <w:tcW w:w="3229" w:type="dxa"/>
          </w:tcPr>
          <w:p w14:paraId="6C76F115" w14:textId="77777777" w:rsidR="00B11855" w:rsidRPr="001F42D3" w:rsidRDefault="003D003E" w:rsidP="00AF7F19">
            <w:pPr>
              <w:pStyle w:val="TableEntry"/>
            </w:pPr>
            <w:r w:rsidRPr="001F42D3">
              <w:t>Waypoint Recipient</w:t>
            </w:r>
          </w:p>
        </w:tc>
        <w:tc>
          <w:tcPr>
            <w:tcW w:w="3420" w:type="dxa"/>
          </w:tcPr>
          <w:p w14:paraId="2A0BA62C" w14:textId="77777777" w:rsidR="00B11855" w:rsidRPr="001F42D3" w:rsidRDefault="00B11855" w:rsidP="00AF7F19">
            <w:pPr>
              <w:pStyle w:val="TableEntry"/>
            </w:pPr>
          </w:p>
        </w:tc>
      </w:tr>
    </w:tbl>
    <w:p w14:paraId="45800F55" w14:textId="77777777" w:rsidR="00B11855" w:rsidRPr="001F42D3" w:rsidRDefault="00B11855" w:rsidP="00AF7F19">
      <w:pPr>
        <w:pStyle w:val="BodyText"/>
      </w:pPr>
    </w:p>
    <w:p w14:paraId="5CD90346" w14:textId="77777777" w:rsidR="00B11855" w:rsidRPr="001F42D3" w:rsidRDefault="003D003E" w:rsidP="005C1693">
      <w:pPr>
        <w:pStyle w:val="BodyText"/>
      </w:pPr>
      <w:r w:rsidRPr="001F42D3">
        <w:rPr>
          <w:b/>
          <w:bCs/>
        </w:rPr>
        <w:t>PRT-5   Participation Person   (XCN)   02382</w:t>
      </w:r>
    </w:p>
    <w:p w14:paraId="0C5F74A4" w14:textId="77777777" w:rsidR="00B11855" w:rsidRPr="001F42D3" w:rsidRDefault="003D003E" w:rsidP="00AF7F19">
      <w:pPr>
        <w:pStyle w:val="Components"/>
        <w:ind w:left="0" w:hanging="2"/>
      </w:pPr>
      <w:r w:rsidRPr="001F42D3">
        <w:t>Components:&lt;Person Identifier (ST)&gt; ^ &lt;Family Name (FN)&gt; ^ &lt;Given Name (ST)&gt; ^ &lt;Second and Further Given Names or Initials Thereof (ST)&gt; ^ &lt;Suffix (e.g., JR or III) (ST)&gt; ^ &lt;Prefix (e.g., DR) (ST)&gt; ^ &lt;WITHDRAWN Constituent&gt; ^ &lt;DEPRECATED-Source Table (CWE)&gt; ^ &lt;Assigning Authority (HD)&gt; ^ &lt;Name Type Code (ID)&gt; ^ &lt;Identifier Check Digit (ST)&gt; ^ &lt;Check Digit Scheme (ID)&gt; ^ &lt;Identifier Type Code (ID)&gt; ^ &lt;Assigning Facility (HD)&gt; ^ &lt;Name Representation Code (ID)&gt; ^ &lt;Name Context (CWE)&gt; ^ &lt;WITHDRAWN Constituent&gt; ^ &lt;Name Assembly Order (ID)&gt; ^ &lt;Effective Date (DTM)&gt; ^ &lt;Expiration Date (DTM)&gt; ^ &lt;Professional Suffix (ST)&gt; ^ &lt;Assigning Jurisdiction (CWE)&gt; ^ &lt;Assigning Agency or Department (CWE)&gt; ^ &lt;Security Check  (ST)&gt; ^ &lt;Security Check Scheme (ID)&gt;</w:t>
      </w:r>
    </w:p>
    <w:p w14:paraId="450A73BF" w14:textId="77777777" w:rsidR="00B11855" w:rsidRPr="001F42D3" w:rsidRDefault="003D003E" w:rsidP="00AF7F19">
      <w:pPr>
        <w:pStyle w:val="Components"/>
        <w:ind w:left="0" w:hanging="2"/>
      </w:pPr>
      <w:r w:rsidRPr="001F42D3">
        <w:t>Subcomponents for Family Name (FN):  &lt;Surname (ST)&gt; &amp; &lt;Own Surname Prefix (ST)&gt; &amp; &lt;Own Surname (ST)&gt; &amp; &lt;Surname Prefix from Partner/Spouse (ST)&gt; &amp; &lt;Surname from Partner/Spouse (ST)&gt;</w:t>
      </w:r>
    </w:p>
    <w:p w14:paraId="3D073AC2" w14:textId="77777777" w:rsidR="00B11855" w:rsidRPr="001F42D3" w:rsidRDefault="003D003E" w:rsidP="00AF7F19">
      <w:pPr>
        <w:pStyle w:val="Components"/>
        <w:ind w:left="0" w:hanging="2"/>
      </w:pPr>
      <w:r w:rsidRPr="001F42D3">
        <w:t>Subcomponents for Source Table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965EC2F" w14:textId="77777777" w:rsidR="00B11855" w:rsidRPr="001F42D3" w:rsidRDefault="003D003E" w:rsidP="00AF7F19">
      <w:pPr>
        <w:pStyle w:val="Components"/>
        <w:ind w:left="0" w:hanging="2"/>
      </w:pPr>
      <w:r w:rsidRPr="001F42D3">
        <w:t>Subcomponents for Assigning Authority (HD):  &lt;Namespace ID (CWE)&gt; &amp; &lt;Universal ID (ST)&gt; &amp; &lt;Universal ID Type (ID)&gt;</w:t>
      </w:r>
    </w:p>
    <w:p w14:paraId="36229A65"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6889EDEE" w14:textId="77777777" w:rsidR="00B11855" w:rsidRPr="001F42D3" w:rsidRDefault="003D003E" w:rsidP="00AF7F19">
      <w:pPr>
        <w:pStyle w:val="Components"/>
        <w:ind w:left="0" w:hanging="2"/>
      </w:pPr>
      <w:r w:rsidRPr="001F42D3">
        <w:t>Subcomponents for Assigning Facility (HD):  &lt;Namespace ID (CWE)&gt; &amp; &lt;Universal ID (ST)&gt; &amp; &lt;Universal ID Type (ID)&gt;</w:t>
      </w:r>
    </w:p>
    <w:p w14:paraId="0E79AA1E" w14:textId="77777777" w:rsidR="00B11855" w:rsidRPr="001F42D3" w:rsidRDefault="003D003E" w:rsidP="00AF7F19">
      <w:pPr>
        <w:pStyle w:val="Components"/>
        <w:ind w:left="0" w:hanging="2"/>
      </w:pPr>
      <w:r w:rsidRPr="001F42D3">
        <w:t xml:space="preserve">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w:t>
      </w:r>
      <w:r w:rsidRPr="001F42D3">
        <w:lastRenderedPageBreak/>
        <w:t>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6C7FEE87" w14:textId="77777777" w:rsidR="00B11855" w:rsidRPr="001F42D3" w:rsidRDefault="003D003E" w:rsidP="00AF7F19">
      <w:pPr>
        <w:pStyle w:val="Components"/>
        <w:ind w:left="0" w:hanging="2"/>
      </w:pPr>
      <w:r w:rsidRPr="001F42D3">
        <w:t>Subcomponents for Name Context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2EEA2A3" w14:textId="77777777" w:rsidR="00B11855" w:rsidRPr="001F42D3" w:rsidRDefault="003D003E" w:rsidP="00AF7F19">
      <w:pPr>
        <w:pStyle w:val="Components"/>
        <w:ind w:left="0" w:hanging="2"/>
      </w:pPr>
      <w:r w:rsidRPr="001F42D3">
        <w:t>Subcomponents for Assigning Jurisdiction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7E208C8" w14:textId="77777777" w:rsidR="00B11855" w:rsidRPr="001F42D3" w:rsidRDefault="003D003E" w:rsidP="00AF7F19">
      <w:pPr>
        <w:pStyle w:val="Components"/>
        <w:ind w:left="0" w:hanging="2"/>
      </w:pPr>
      <w:r w:rsidRPr="001F42D3">
        <w:t>Subcomponents for Assigning Agency or Department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57791A9" w14:textId="77777777" w:rsidR="00B11855" w:rsidRPr="001F42D3" w:rsidRDefault="003D003E" w:rsidP="005C1693">
      <w:pPr>
        <w:pStyle w:val="BodyText"/>
      </w:pPr>
      <w:r w:rsidRPr="001F42D3">
        <w:t>Definition:  This field contains the identity of the person who is represented in the participation that is being transmitted</w:t>
      </w:r>
      <w:r w:rsidR="00CA3A2C" w:rsidRPr="001F42D3">
        <w:t xml:space="preserve">. </w:t>
      </w:r>
    </w:p>
    <w:p w14:paraId="671BE94B" w14:textId="77777777" w:rsidR="00B11855" w:rsidRPr="001F42D3" w:rsidRDefault="003D003E" w:rsidP="005C1693">
      <w:pPr>
        <w:pStyle w:val="BodyText"/>
      </w:pPr>
      <w:r w:rsidRPr="001F42D3">
        <w:t>If this attribute repeats, all instances must represent the same person.</w:t>
      </w:r>
    </w:p>
    <w:p w14:paraId="34D1C77A"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2F7E769E" w14:textId="77777777" w:rsidR="00B11855" w:rsidRPr="001F42D3" w:rsidRDefault="003D003E" w:rsidP="005C1693">
      <w:pPr>
        <w:pStyle w:val="BodyText"/>
      </w:pPr>
      <w:r w:rsidRPr="001F42D3">
        <w:rPr>
          <w:b/>
          <w:bCs/>
        </w:rPr>
        <w:t>PRT-6   Participation Person Provider Type   (CWE)   02383</w:t>
      </w:r>
    </w:p>
    <w:p w14:paraId="2199610B"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142CAE14" w14:textId="77777777" w:rsidR="00B11855" w:rsidRPr="001F42D3" w:rsidRDefault="003D003E" w:rsidP="005C1693">
      <w:pPr>
        <w:pStyle w:val="BodyText"/>
      </w:pPr>
      <w:r w:rsidRPr="001F42D3">
        <w:t>Definition:  This field contains a code identifying the provider type for the participating person</w:t>
      </w:r>
      <w:r w:rsidR="00CA3A2C" w:rsidRPr="001F42D3">
        <w:t xml:space="preserve">. </w:t>
      </w:r>
      <w:r w:rsidRPr="001F42D3">
        <w:t>This attribute correlates to the following master file attribute:  STF-4 Staff Type</w:t>
      </w:r>
      <w:r w:rsidR="00CA3A2C" w:rsidRPr="001F42D3">
        <w:t xml:space="preserve">. </w:t>
      </w:r>
      <w:r w:rsidRPr="001F42D3">
        <w:t>Coded values from the correlated master file table are used; the user defined master file table is used as the coding system for this attribute</w:t>
      </w:r>
      <w:r w:rsidR="00CA3A2C" w:rsidRPr="001F42D3">
        <w:t xml:space="preserve">. </w:t>
      </w:r>
      <w:r w:rsidRPr="001F42D3">
        <w:t xml:space="preserve">For example, if you are using values from STF-2 Staff Type, the coding system would be HL70182 which is the table number for the user defined Staff Type </w:t>
      </w:r>
      <w:r w:rsidRPr="001F42D3">
        <w:lastRenderedPageBreak/>
        <w:t>table</w:t>
      </w:r>
      <w:r w:rsidR="00CA3A2C" w:rsidRPr="001F42D3">
        <w:t xml:space="preserve">. </w:t>
      </w:r>
      <w:r w:rsidRPr="001F42D3">
        <w:t>This field is included in this segment to support international requirements. When ROL is used in an encounter message, it is not intended as a master file update.</w:t>
      </w:r>
    </w:p>
    <w:p w14:paraId="111EE8E5" w14:textId="77777777" w:rsidR="00B11855" w:rsidRPr="001F42D3" w:rsidRDefault="003D003E" w:rsidP="005C1693">
      <w:pPr>
        <w:pStyle w:val="BodyText"/>
      </w:pPr>
      <w:r w:rsidRPr="001F42D3">
        <w:t>Condition: This field may only be valued if PRT-5 Participation Person is valued.</w:t>
      </w:r>
    </w:p>
    <w:p w14:paraId="513C63D6" w14:textId="77777777" w:rsidR="00B11855" w:rsidRPr="001F42D3" w:rsidRDefault="003D003E" w:rsidP="005C1693">
      <w:pPr>
        <w:pStyle w:val="BodyText"/>
      </w:pPr>
      <w:r w:rsidRPr="001F42D3">
        <w:rPr>
          <w:b/>
          <w:bCs/>
        </w:rPr>
        <w:t>PRT-7   Participation Organization Unit Type   (CWE)   02384</w:t>
      </w:r>
    </w:p>
    <w:p w14:paraId="14CED7B8"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5E36728D" w14:textId="77777777" w:rsidR="00B11855" w:rsidRPr="001F42D3" w:rsidRDefault="003D003E" w:rsidP="005C1693">
      <w:pPr>
        <w:pStyle w:val="BodyText"/>
      </w:pPr>
      <w:r w:rsidRPr="001F42D3">
        <w:t>Definition:   This field identifies the environment in which the participant acts in the role specified in PRT-3 Action Reason</w:t>
      </w:r>
      <w:r w:rsidR="00CA3A2C" w:rsidRPr="001F42D3">
        <w:t xml:space="preserve">. </w:t>
      </w:r>
      <w:r w:rsidRPr="001F42D3">
        <w:t>In the case of a person, the environment is not the specialty for the provider</w:t>
      </w:r>
      <w:r w:rsidR="00CA3A2C" w:rsidRPr="001F42D3">
        <w:t xml:space="preserve">. </w:t>
      </w:r>
      <w:r w:rsidRPr="001F42D3">
        <w:t>The specialty information for the provider is defined in the PRA segment</w:t>
      </w:r>
      <w:r w:rsidR="00CA3A2C" w:rsidRPr="001F42D3">
        <w:t xml:space="preserve">. </w:t>
      </w:r>
    </w:p>
    <w:p w14:paraId="7E1475AA" w14:textId="47BA9404" w:rsidR="00ED73DD" w:rsidRPr="001F42D3" w:rsidRDefault="003D003E" w:rsidP="005C1693">
      <w:pPr>
        <w:pStyle w:val="BodyText"/>
      </w:pPr>
      <w:r w:rsidRPr="001F42D3">
        <w:t>This attribute is included in the PRT segment to allow communication of this data when the participant information may not have been communicated previously in a master file or to provide better context</w:t>
      </w:r>
      <w:r w:rsidR="00CA3A2C" w:rsidRPr="001F42D3">
        <w:t xml:space="preserve">. </w:t>
      </w:r>
      <w:r w:rsidRPr="001F42D3">
        <w:t xml:space="preserve">Refer to </w:t>
      </w:r>
      <w:r w:rsidRPr="001F42D3">
        <w:rPr>
          <w:rStyle w:val="Emphasis"/>
        </w:rPr>
        <w:t>User-defined table 0406 - Organization unit type</w:t>
      </w:r>
      <w:r w:rsidRPr="001F42D3">
        <w:t>.</w:t>
      </w:r>
      <w:r w:rsidR="004C60BF" w:rsidRPr="001F42D3">
        <w:t xml:space="preserve"> </w:t>
      </w:r>
      <w:r w:rsidRPr="001F42D3">
        <w:t>This field is included in this segment to support international requirements and is not intended as a master file update.</w:t>
      </w:r>
    </w:p>
    <w:p w14:paraId="63A33F83" w14:textId="17539F56" w:rsidR="00B11855" w:rsidRPr="001F42D3" w:rsidRDefault="003D003E" w:rsidP="005C1693">
      <w:pPr>
        <w:pStyle w:val="BodyText"/>
      </w:pPr>
      <w:r w:rsidRPr="001F42D3">
        <w:rPr>
          <w:b/>
          <w:bCs/>
        </w:rPr>
        <w:t>T-8   Participation Organization   (XON)   02385</w:t>
      </w:r>
    </w:p>
    <w:p w14:paraId="08C86267" w14:textId="77777777" w:rsidR="00B11855" w:rsidRPr="001F42D3" w:rsidRDefault="003D003E" w:rsidP="00AF7F19">
      <w:pPr>
        <w:pStyle w:val="Components"/>
        <w:ind w:left="0" w:hanging="2"/>
      </w:pPr>
      <w:r w:rsidRPr="001F42D3">
        <w:t>Components:&lt;Organization Name (ST)&gt; ^ &lt;Organization Name Type Code (CWE)&gt; ^ &lt;WITHDRAWN Constituent&gt; ^ &lt;Identifier Check Digit (NM)&gt; ^ &lt;Check Digit Scheme  (ID)&gt; ^ &lt;Assigning Authority (HD)&gt; ^ &lt;Identifier Type Code (ID)&gt; ^ &lt;Assigning Facility (HD)&gt; ^ &lt;Name Representation Code (ID)&gt; ^ &lt;Organization Identifier (ST)&gt;</w:t>
      </w:r>
    </w:p>
    <w:p w14:paraId="0A73CCC8" w14:textId="77777777" w:rsidR="00B11855" w:rsidRPr="001F42D3" w:rsidRDefault="003D003E" w:rsidP="00AF7F19">
      <w:pPr>
        <w:pStyle w:val="Components"/>
        <w:ind w:left="0" w:hanging="2"/>
      </w:pPr>
      <w:r w:rsidRPr="001F42D3">
        <w:t>Subcomponents for Organization Name Type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783D373" w14:textId="77777777" w:rsidR="00B11855" w:rsidRPr="001F42D3" w:rsidRDefault="003D003E" w:rsidP="00AF7F19">
      <w:pPr>
        <w:pStyle w:val="Components"/>
        <w:ind w:left="0" w:hanging="2"/>
      </w:pPr>
      <w:r w:rsidRPr="001F42D3">
        <w:t>Subcomponents for Assigning Authority (HD):  &lt;Namespace ID (CWE)&gt; &amp; &lt;Universal ID (ST)&gt; &amp; &lt;Universal ID Type (ID)&gt;</w:t>
      </w:r>
    </w:p>
    <w:p w14:paraId="37539E7F"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DF43F10" w14:textId="77777777" w:rsidR="00B11855" w:rsidRPr="001F42D3" w:rsidRDefault="003D003E" w:rsidP="00AF7F19">
      <w:pPr>
        <w:pStyle w:val="Components"/>
        <w:ind w:left="0" w:hanging="2"/>
      </w:pPr>
      <w:r w:rsidRPr="001F42D3">
        <w:t>Subcomponents for Assigning Facility (HD):  &lt;Namespace ID (CWE)&gt; &amp; &lt;Universal ID (ST)&gt; &amp; &lt;Universal ID Type (ID)&gt;</w:t>
      </w:r>
    </w:p>
    <w:p w14:paraId="3E2402E2" w14:textId="77777777" w:rsidR="00B11855" w:rsidRPr="001F42D3" w:rsidRDefault="003D003E" w:rsidP="00AF7F19">
      <w:pPr>
        <w:pStyle w:val="Components"/>
        <w:ind w:left="0" w:hanging="2"/>
      </w:pPr>
      <w:r w:rsidRPr="001F42D3">
        <w:t xml:space="preserve">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w:t>
      </w:r>
      <w:r w:rsidRPr="001F42D3">
        <w:lastRenderedPageBreak/>
        <w:t>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68F692E" w14:textId="68EB6090" w:rsidR="00B11855" w:rsidRPr="001F42D3" w:rsidRDefault="003D003E" w:rsidP="005C1693">
      <w:pPr>
        <w:pStyle w:val="BodyText"/>
      </w:pPr>
      <w:r w:rsidRPr="001F42D3">
        <w:t>Definition:  The organization that is involved in the participation</w:t>
      </w:r>
      <w:r w:rsidR="00CA3A2C" w:rsidRPr="001F42D3">
        <w:t xml:space="preserve">. </w:t>
      </w:r>
      <w:r w:rsidRPr="001F42D3">
        <w:t>If PRT-5 Participation Person is valued, it reflects the affiliation of the individual participating as identified in PRT-4 Participation</w:t>
      </w:r>
      <w:r w:rsidR="00CA3A2C" w:rsidRPr="001F42D3">
        <w:t xml:space="preserve">. </w:t>
      </w:r>
      <w:r w:rsidR="0028379E" w:rsidRPr="001F42D3">
        <w:t>Otherwise,</w:t>
      </w:r>
      <w:r w:rsidRPr="001F42D3">
        <w:t xml:space="preserve"> the organization is directly participating as identified in PRT-4 Participation.</w:t>
      </w:r>
    </w:p>
    <w:p w14:paraId="46C2AB5B" w14:textId="77777777" w:rsidR="00B11855" w:rsidRPr="001F42D3" w:rsidRDefault="003D003E" w:rsidP="005C1693">
      <w:pPr>
        <w:pStyle w:val="BodyText"/>
      </w:pPr>
      <w:r w:rsidRPr="001F42D3">
        <w:t>If this attribute repeats, all instances must represent the same organization.</w:t>
      </w:r>
    </w:p>
    <w:p w14:paraId="35348AE4"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7965DD47" w14:textId="77777777" w:rsidR="00B11855" w:rsidRPr="001F42D3" w:rsidRDefault="003D003E" w:rsidP="005C1693">
      <w:pPr>
        <w:pStyle w:val="BodyText"/>
      </w:pPr>
      <w:r w:rsidRPr="001F42D3">
        <w:rPr>
          <w:b/>
          <w:bCs/>
        </w:rPr>
        <w:t>PRT-9   Participation Location   (PL)   02386</w:t>
      </w:r>
    </w:p>
    <w:p w14:paraId="53E6D910" w14:textId="77777777" w:rsidR="00B11855" w:rsidRPr="001F42D3" w:rsidRDefault="003D003E" w:rsidP="00AF7F19">
      <w:pPr>
        <w:pStyle w:val="Components"/>
        <w:ind w:left="0" w:hanging="2"/>
      </w:pPr>
      <w:r w:rsidRPr="001F42D3">
        <w:t>Components:&lt;Point of Care (HD)&gt; ^ &lt;Room (HD)&gt; ^ &lt;Bed (HD)&gt; ^ &lt;Facility (HD)&gt; ^ &lt;Location Status (IS)&gt; ^ &lt;Person Location Type (IS)&gt; ^ &lt;Building (HD)&gt; ^ &lt;Floor (HD)&gt; ^ &lt;Location Description (ST)&gt; ^ &lt;Comprehensive Location Identifier (EI)&gt; ^ &lt;Assigning Authority for Location (HD)&gt;</w:t>
      </w:r>
    </w:p>
    <w:p w14:paraId="5A2226C8" w14:textId="77777777" w:rsidR="00B11855" w:rsidRPr="001F42D3" w:rsidRDefault="003D003E" w:rsidP="00AF7F19">
      <w:pPr>
        <w:pStyle w:val="Components"/>
        <w:ind w:left="0" w:hanging="2"/>
      </w:pPr>
      <w:r w:rsidRPr="001F42D3">
        <w:t>Subcomponents for Point of Care (HD):  &lt;Namespace ID (CWE)&gt; &amp; &lt;Universal ID (ST)&gt; &amp; &lt;Universal ID Type (ID)&gt;</w:t>
      </w:r>
    </w:p>
    <w:p w14:paraId="6B36BD0A"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DFF2889" w14:textId="77777777" w:rsidR="00B11855" w:rsidRPr="001F42D3" w:rsidRDefault="003D003E" w:rsidP="00AF7F19">
      <w:pPr>
        <w:pStyle w:val="Components"/>
        <w:ind w:left="0" w:hanging="2"/>
      </w:pPr>
      <w:r w:rsidRPr="001F42D3">
        <w:t>Subcomponents for Room (HD):  &lt;Namespace ID (CWE)&gt; &amp; &lt;Universal ID (ST)&gt; &amp; &lt;Universal ID Type (ID)&gt;</w:t>
      </w:r>
    </w:p>
    <w:p w14:paraId="30C2EC02"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40E4D335" w14:textId="77777777" w:rsidR="00B11855" w:rsidRPr="001F42D3" w:rsidRDefault="003D003E" w:rsidP="00AF7F19">
      <w:pPr>
        <w:pStyle w:val="Components"/>
        <w:ind w:left="0" w:hanging="2"/>
      </w:pPr>
      <w:r w:rsidRPr="001F42D3">
        <w:t>Subcomponents for Bed (HD):  &lt;Namespace ID (CWE)&gt; &amp; &lt;Universal ID (ST)&gt; &amp; &lt;Universal ID Type (ID)&gt;</w:t>
      </w:r>
    </w:p>
    <w:p w14:paraId="258760DD"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559BB222" w14:textId="77777777" w:rsidR="00B11855" w:rsidRPr="001F42D3" w:rsidRDefault="003D003E" w:rsidP="00AF7F19">
      <w:pPr>
        <w:pStyle w:val="Components"/>
        <w:ind w:left="0" w:hanging="2"/>
      </w:pPr>
      <w:r w:rsidRPr="001F42D3">
        <w:t>Subcomponents for Facility (HD):  &lt;Namespace ID (CWE)&gt; &amp; &lt;Universal ID (ST)&gt; &amp; &lt;Universal ID Type (ID)&gt;</w:t>
      </w:r>
    </w:p>
    <w:p w14:paraId="510DB6DD" w14:textId="77777777" w:rsidR="00B11855" w:rsidRPr="001F42D3" w:rsidRDefault="003D003E" w:rsidP="00AF7F19">
      <w:pPr>
        <w:pStyle w:val="Components"/>
        <w:ind w:left="0" w:hanging="2"/>
      </w:pPr>
      <w:r w:rsidRPr="001F42D3">
        <w:lastRenderedPageBreak/>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62D276F" w14:textId="77777777" w:rsidR="00B11855" w:rsidRPr="001F42D3" w:rsidRDefault="003D003E" w:rsidP="00AF7F19">
      <w:pPr>
        <w:pStyle w:val="Components"/>
        <w:ind w:left="0" w:hanging="2"/>
      </w:pPr>
      <w:r w:rsidRPr="001F42D3">
        <w:t>Subcomponents for Building (HD):  &lt;Namespace ID (CWE)&gt; &amp; &lt;Universal ID (ST)&gt; &amp; &lt;Universal ID Type (ID)&gt;</w:t>
      </w:r>
    </w:p>
    <w:p w14:paraId="5D4E9D6C"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BFA18BE" w14:textId="77777777" w:rsidR="00B11855" w:rsidRPr="001F42D3" w:rsidRDefault="003D003E" w:rsidP="00AF7F19">
      <w:pPr>
        <w:pStyle w:val="Components"/>
        <w:ind w:left="0" w:hanging="2"/>
      </w:pPr>
      <w:r w:rsidRPr="001F42D3">
        <w:t>Subcomponents for Floor (HD):  &lt;Namespace ID (CWE)&gt; &amp; &lt;Universal ID (ST)&gt; &amp; &lt;Universal ID Type (ID)&gt;</w:t>
      </w:r>
    </w:p>
    <w:p w14:paraId="34940911"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E2C9510" w14:textId="77777777" w:rsidR="00B11855" w:rsidRPr="001F42D3" w:rsidRDefault="003D003E" w:rsidP="00AF7F19">
      <w:pPr>
        <w:pStyle w:val="Components"/>
        <w:ind w:left="0" w:hanging="2"/>
      </w:pPr>
      <w:r w:rsidRPr="001F42D3">
        <w:t>Subcomponents for Comprehensive Location Identifier (EI):  &lt;Entity Identifier (ST)&gt; &amp; &lt;Namespace ID (IS)&gt; &amp; &lt;Universal ID (ST)&gt; &amp; &lt;Universal ID Type (ID)&gt;</w:t>
      </w:r>
    </w:p>
    <w:p w14:paraId="7F5F5004" w14:textId="77777777" w:rsidR="00B11855" w:rsidRPr="001F42D3" w:rsidRDefault="003D003E" w:rsidP="00AF7F19">
      <w:pPr>
        <w:pStyle w:val="Components"/>
        <w:ind w:left="0" w:hanging="2"/>
      </w:pPr>
      <w:r w:rsidRPr="001F42D3">
        <w:t>Subcomponents for Assigning Authority for Location (HD):  &lt;Namespace ID (CWE)&gt; &amp; &lt;Universal ID (ST)&gt; &amp; &lt;Universal ID Type (ID)&gt;</w:t>
      </w:r>
    </w:p>
    <w:p w14:paraId="068D950E" w14:textId="77777777" w:rsidR="00B11855" w:rsidRPr="001F42D3" w:rsidRDefault="003D003E" w:rsidP="00AF7F19">
      <w:pPr>
        <w:pStyle w:val="Components"/>
        <w:ind w:left="0" w:hanging="2"/>
      </w:pPr>
      <w:r w:rsidRPr="001F42D3">
        <w:t>Subcomponents for Namespace ID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09BE746" w14:textId="28E46C33" w:rsidR="00B11855" w:rsidRPr="001F42D3" w:rsidRDefault="003D003E" w:rsidP="005C1693">
      <w:pPr>
        <w:pStyle w:val="BodyText"/>
      </w:pPr>
      <w:r w:rsidRPr="001F42D3">
        <w:t>Definition: This field specifies the physical location (e.g., nurse station, ancillary service location, clinic, or floor) that is participating</w:t>
      </w:r>
      <w:r w:rsidR="00CA3A2C" w:rsidRPr="001F42D3">
        <w:t xml:space="preserve">. </w:t>
      </w:r>
      <w:r w:rsidRPr="001F42D3">
        <w:t>If either PRT-5 Participation Person or PRT-8 Participation Organization is valued, it reflects the location of the individual or organization participating as identified in PRT-4 Participation</w:t>
      </w:r>
      <w:r w:rsidR="00CA3A2C" w:rsidRPr="001F42D3">
        <w:t xml:space="preserve">. </w:t>
      </w:r>
      <w:r w:rsidR="0028379E" w:rsidRPr="001F42D3">
        <w:t>Otherwise,</w:t>
      </w:r>
      <w:r w:rsidRPr="001F42D3">
        <w:t xml:space="preserve"> the location is directly participating as identified in PRT-4 Participation.</w:t>
      </w:r>
    </w:p>
    <w:p w14:paraId="780409D8" w14:textId="77777777" w:rsidR="00B11855" w:rsidRPr="001F42D3" w:rsidRDefault="003D003E" w:rsidP="005C1693">
      <w:pPr>
        <w:pStyle w:val="BodyText"/>
      </w:pPr>
      <w:r w:rsidRPr="001F42D3">
        <w:t>If this attribute repeats, all instances must represent the same organization.</w:t>
      </w:r>
    </w:p>
    <w:p w14:paraId="4DFAA41F"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2B2D1239" w14:textId="77777777" w:rsidR="00B11855" w:rsidRPr="001F42D3" w:rsidRDefault="003D003E" w:rsidP="005C1693">
      <w:pPr>
        <w:pStyle w:val="BodyText"/>
      </w:pPr>
      <w:r w:rsidRPr="001F42D3">
        <w:rPr>
          <w:b/>
          <w:bCs/>
        </w:rPr>
        <w:t>PRT-10   Participation Device   (EI)    02348</w:t>
      </w:r>
    </w:p>
    <w:p w14:paraId="7B20CC3A" w14:textId="77777777" w:rsidR="00B11855" w:rsidRPr="001F42D3" w:rsidRDefault="003D003E" w:rsidP="00AF7F19">
      <w:pPr>
        <w:pStyle w:val="Components"/>
        <w:ind w:left="0" w:hanging="2"/>
      </w:pPr>
      <w:r w:rsidRPr="001F42D3">
        <w:lastRenderedPageBreak/>
        <w:t>Components:&lt;Entity Identifier (ST)&gt; ^ &lt;Namespace ID (IS)&gt; ^ &lt;Universal ID (ST)&gt; ^ &lt;Universal ID Type (ID)&gt;</w:t>
      </w:r>
    </w:p>
    <w:p w14:paraId="3447BDC3" w14:textId="77777777" w:rsidR="00B11855" w:rsidRPr="001F42D3" w:rsidRDefault="003D003E" w:rsidP="005C1693">
      <w:pPr>
        <w:pStyle w:val="BodyText"/>
      </w:pPr>
      <w:r w:rsidRPr="001F42D3">
        <w:t>Definition: Identifier for the device participating.</w:t>
      </w:r>
      <w:r w:rsidR="0012698E" w:rsidRPr="001F42D3">
        <w:t xml:space="preserve"> This may reflect an unstructured or a structured identifier such as FDA UDI, RFID, IEEE EUI-64 identifiers, or bar codes.</w:t>
      </w:r>
    </w:p>
    <w:p w14:paraId="3F47C2DF" w14:textId="77777777" w:rsidR="00B11855" w:rsidRPr="001F42D3" w:rsidRDefault="003D003E" w:rsidP="005C1693">
      <w:pPr>
        <w:pStyle w:val="BodyText"/>
      </w:pPr>
      <w:r w:rsidRPr="001F42D3">
        <w:t>If this attribute repeats, all instances must represent the same device.</w:t>
      </w:r>
    </w:p>
    <w:p w14:paraId="3F0BC778" w14:textId="77777777" w:rsidR="00B11855" w:rsidRPr="001F42D3" w:rsidRDefault="003D003E" w:rsidP="005C1693">
      <w:pPr>
        <w:pStyle w:val="BodyText"/>
      </w:pPr>
      <w:r w:rsidRPr="001F42D3">
        <w:t>Condition: At least one of the Participation Person, Participation Organization, Participation Location, or Participation Device fields must be valued.</w:t>
      </w:r>
    </w:p>
    <w:p w14:paraId="41F013FF" w14:textId="77777777" w:rsidR="00B11855" w:rsidRPr="001F42D3" w:rsidRDefault="003D003E" w:rsidP="005C1693">
      <w:pPr>
        <w:pStyle w:val="BodyText"/>
      </w:pPr>
      <w:r w:rsidRPr="001F42D3">
        <w:t>For the Report Alert Status [PCD-05] transaction the Entity Identifier is the PIN/Carrier or device communication ID and namespace ID is the Alert Communicator (AC) or Alert Manager (AM) ID.</w:t>
      </w:r>
    </w:p>
    <w:p w14:paraId="323BE977" w14:textId="5676FF67" w:rsidR="00B11855" w:rsidRPr="001F42D3" w:rsidRDefault="00353E05" w:rsidP="005C1693">
      <w:pPr>
        <w:pStyle w:val="BodyText"/>
      </w:pPr>
      <w:r w:rsidRPr="001F42D3">
        <w:t>Future imple</w:t>
      </w:r>
      <w:r w:rsidR="003D003E" w:rsidRPr="001F42D3">
        <w:t>mentation note</w:t>
      </w:r>
      <w:r w:rsidRPr="001F42D3">
        <w:t>s</w:t>
      </w:r>
      <w:r w:rsidR="003D003E" w:rsidRPr="001F42D3">
        <w:t xml:space="preserve">: as of </w:t>
      </w:r>
      <w:r w:rsidR="006D613E" w:rsidRPr="001F42D3">
        <w:t>HL7</w:t>
      </w:r>
      <w:r w:rsidR="00995105" w:rsidRPr="001F42D3">
        <w:t xml:space="preserve"> </w:t>
      </w:r>
      <w:r w:rsidR="003D003E" w:rsidRPr="001F42D3">
        <w:t xml:space="preserve">V2.7, identifying devices in the OBX-18 field of the OBX segment is retained for backward compatibility only. This field will be represented through the PRT segment. Future versions of the </w:t>
      </w:r>
      <w:r w:rsidR="006E73C1" w:rsidRPr="001F42D3">
        <w:t>IHE Devices Technical Framework</w:t>
      </w:r>
      <w:r w:rsidR="003D003E" w:rsidRPr="001F42D3">
        <w:t xml:space="preserve"> will require the use of this segment, which will also provide for including the Unique Device Identification adopted by the U.S. F.D.A. and being considered by regulatory agencies in other jurisdictions.</w:t>
      </w:r>
    </w:p>
    <w:p w14:paraId="3F784D2D" w14:textId="77777777" w:rsidR="0012698E" w:rsidRPr="001F42D3" w:rsidRDefault="0012698E" w:rsidP="005C1693">
      <w:pPr>
        <w:pStyle w:val="BodyText"/>
      </w:pPr>
      <w:r w:rsidRPr="001F42D3">
        <w:t>If this field contains an FDA UDI, it shall contain the entire Human Readable Form of the UDI</w:t>
      </w:r>
      <w:r w:rsidR="002E782A" w:rsidRPr="001F42D3">
        <w:t xml:space="preserve">. </w:t>
      </w:r>
      <w:r w:rsidRPr="001F42D3">
        <w:t>For example, a GS1-based UDI would be represented as follows:</w:t>
      </w:r>
    </w:p>
    <w:p w14:paraId="0535941D" w14:textId="77777777" w:rsidR="0012698E" w:rsidRPr="001F42D3" w:rsidRDefault="0012698E" w:rsidP="005C1693">
      <w:pPr>
        <w:pStyle w:val="BodyText"/>
      </w:pPr>
      <w:r w:rsidRPr="001F42D3">
        <w:t>|(01)00643169001763(17)160712(21)21A11F4855^^2.16.840.1.113883.3.3719^ISO|</w:t>
      </w:r>
    </w:p>
    <w:p w14:paraId="737FCB10" w14:textId="77777777" w:rsidR="0012698E" w:rsidRPr="001F42D3" w:rsidRDefault="0012698E" w:rsidP="005C1693">
      <w:pPr>
        <w:pStyle w:val="BodyText"/>
      </w:pPr>
      <w:r w:rsidRPr="001F42D3">
        <w:t>A HIBCC-based example would be represented as follows:</w:t>
      </w:r>
    </w:p>
    <w:p w14:paraId="089E1D4D" w14:textId="77777777" w:rsidR="0012698E" w:rsidRPr="001F42D3" w:rsidRDefault="0012698E" w:rsidP="005C1693">
      <w:pPr>
        <w:pStyle w:val="BodyText"/>
      </w:pPr>
      <w:r w:rsidRPr="001F42D3">
        <w:t>|+H123PARTNO1234567890120/$$420020216LOT123456789012345/SXYZ4567890123 45678/16D20130202C^^2.16.840.1.113883.3.3719^ISO</w:t>
      </w:r>
    </w:p>
    <w:p w14:paraId="34D6C972" w14:textId="77777777" w:rsidR="0012698E" w:rsidRPr="001F42D3" w:rsidRDefault="0012698E" w:rsidP="005C1693">
      <w:pPr>
        <w:pStyle w:val="BodyText"/>
      </w:pPr>
      <w:r w:rsidRPr="001F42D3">
        <w:t xml:space="preserve">An ICCBBA-based example would be represented as follows: </w:t>
      </w:r>
    </w:p>
    <w:p w14:paraId="2EFAF647" w14:textId="77777777" w:rsidR="0012698E" w:rsidRPr="001F42D3" w:rsidRDefault="0012698E" w:rsidP="005C1693">
      <w:pPr>
        <w:pStyle w:val="BodyText"/>
      </w:pPr>
      <w:r w:rsidRPr="001F42D3">
        <w:t>|=/A9999XYZ100T0944=,000025=A99971312345600=&gt;014032=}013032\T\,1000000000000XYZ123^^2.16.840.1.113883.3.3719^ISO|</w:t>
      </w:r>
    </w:p>
    <w:p w14:paraId="6CC6CFCA" w14:textId="77777777" w:rsidR="0012698E" w:rsidRPr="001F42D3" w:rsidRDefault="0012698E" w:rsidP="005C1693">
      <w:pPr>
        <w:pStyle w:val="BodyText"/>
      </w:pPr>
      <w:r w:rsidRPr="001F42D3">
        <w:t>Or for ICCBBA for blood bags only an example would be represented as follows:</w:t>
      </w:r>
    </w:p>
    <w:p w14:paraId="221E7BF6" w14:textId="77777777" w:rsidR="0012698E" w:rsidRPr="001F42D3" w:rsidRDefault="0012698E" w:rsidP="005C1693">
      <w:pPr>
        <w:pStyle w:val="BodyText"/>
      </w:pPr>
      <w:r w:rsidRPr="001F42D3">
        <w:t>|=)1TE123456A\T\)RZ12345678^^2.16.840.1.113883.3.3719^ISO|</w:t>
      </w:r>
    </w:p>
    <w:p w14:paraId="06863E59" w14:textId="77777777" w:rsidR="0012698E" w:rsidRPr="001F42D3" w:rsidRDefault="0012698E" w:rsidP="005C1693">
      <w:pPr>
        <w:pStyle w:val="BodyText"/>
      </w:pPr>
      <w:r w:rsidRPr="001F42D3">
        <w:t>The identifier root shall be the OID assigned to UDI. For example, for FDA UDIs the root shall be 2.16.840.1.113883.3.3719, and the extension shall be the Human Readable Form appropriate for the style of content. When captured as a simple string, the string shall be the Human Readable Form appropriate for the style of content. The content style can be determined from the leading characters of the content:</w:t>
      </w:r>
    </w:p>
    <w:p w14:paraId="671295BA" w14:textId="77777777" w:rsidR="0012698E" w:rsidRPr="001F42D3" w:rsidRDefault="0012698E" w:rsidP="005C1693">
      <w:pPr>
        <w:pStyle w:val="BodyText"/>
      </w:pPr>
      <w:r w:rsidRPr="001F42D3">
        <w:t xml:space="preserve">UDIs beginning with: </w:t>
      </w:r>
      <w:r w:rsidRPr="001F42D3">
        <w:tab/>
      </w:r>
    </w:p>
    <w:p w14:paraId="4F06DFA7" w14:textId="77777777" w:rsidR="0012698E" w:rsidRPr="001F42D3" w:rsidRDefault="0012698E" w:rsidP="005C1693">
      <w:pPr>
        <w:pStyle w:val="BodyText"/>
      </w:pPr>
      <w:r w:rsidRPr="001F42D3">
        <w:tab/>
        <w:t>‘(‘ are in the GS1 Human Readable style;</w:t>
      </w:r>
    </w:p>
    <w:p w14:paraId="55BEF6C3" w14:textId="77777777" w:rsidR="0012698E" w:rsidRPr="001F42D3" w:rsidRDefault="0012698E" w:rsidP="005C1693">
      <w:pPr>
        <w:pStyle w:val="BodyText"/>
      </w:pPr>
      <w:r w:rsidRPr="001F42D3">
        <w:tab/>
      </w:r>
      <w:r w:rsidRPr="001F42D3">
        <w:tab/>
        <w:t>‘0-9’ are a GS1 DI (containing only the DI value, no PI or GS1 AI);</w:t>
      </w:r>
    </w:p>
    <w:p w14:paraId="1A0D82AA" w14:textId="77777777" w:rsidR="0012698E" w:rsidRPr="001F42D3" w:rsidRDefault="0012698E" w:rsidP="005C1693">
      <w:pPr>
        <w:pStyle w:val="BodyText"/>
      </w:pPr>
      <w:r w:rsidRPr="001F42D3">
        <w:tab/>
        <w:t>‘+‘ are in the HIBCC Human Readable style;</w:t>
      </w:r>
    </w:p>
    <w:p w14:paraId="135A75D9" w14:textId="77777777" w:rsidR="0012698E" w:rsidRPr="001F42D3" w:rsidRDefault="0012698E" w:rsidP="005C1693">
      <w:pPr>
        <w:pStyle w:val="BodyText"/>
      </w:pPr>
      <w:r w:rsidRPr="001F42D3">
        <w:lastRenderedPageBreak/>
        <w:tab/>
        <w:t>‘=‘ or ‘&amp;’ are in the ICCBBA Human Readable style.</w:t>
      </w:r>
    </w:p>
    <w:p w14:paraId="1067C141" w14:textId="77777777" w:rsidR="0012698E" w:rsidRPr="001F42D3" w:rsidRDefault="0012698E" w:rsidP="005C1693">
      <w:pPr>
        <w:pStyle w:val="BodyText"/>
      </w:pPr>
      <w:r w:rsidRPr="001F42D3">
        <w:t>Note: If “&amp;” is used in the UDI while one of the delimiters in MSH.2 includes “&amp;” as well, it must be properly escaped per Chapter 2.7.</w:t>
      </w:r>
    </w:p>
    <w:p w14:paraId="776D8FA9" w14:textId="77777777" w:rsidR="0012698E" w:rsidRPr="001F42D3" w:rsidRDefault="0012698E" w:rsidP="005C1693">
      <w:pPr>
        <w:pStyle w:val="BodyText"/>
      </w:pPr>
      <w:r w:rsidRPr="001F42D3">
        <w:t>The exchange of UDI sub-elements in PRT-16 through PRT-21 is not required when the full UDI string is provided in PRT.10</w:t>
      </w:r>
      <w:r w:rsidR="002E782A" w:rsidRPr="001F42D3">
        <w:t xml:space="preserve">. </w:t>
      </w:r>
      <w:r w:rsidRPr="001F42D3">
        <w:t>Whether to include some or all these fields as well when PRT-10 is present with a UDI that the rules are subject to specific implementation guides that will have to consider the patient safety implications of potentially conflicting data.</w:t>
      </w:r>
    </w:p>
    <w:p w14:paraId="412D3750" w14:textId="4251428F" w:rsidR="0012698E" w:rsidRPr="001F42D3" w:rsidRDefault="0012698E" w:rsidP="005C1693">
      <w:pPr>
        <w:pStyle w:val="BodyText"/>
      </w:pPr>
      <w:r w:rsidRPr="001F42D3">
        <w:t>When a</w:t>
      </w:r>
      <w:r w:rsidR="009E6C9B" w:rsidRPr="001F42D3">
        <w:t xml:space="preserve"> </w:t>
      </w:r>
      <w:r w:rsidRPr="001F42D3">
        <w:t xml:space="preserve">UDI is provided and sub-elements are also provided, then for those sub-elements that are valued, the content must match the content encoded in the UDI if it is encoded within the UDI. </w:t>
      </w:r>
    </w:p>
    <w:p w14:paraId="7EAFC7B5" w14:textId="77777777" w:rsidR="0012698E" w:rsidRPr="001F42D3" w:rsidRDefault="0012698E" w:rsidP="005C1693">
      <w:pPr>
        <w:pStyle w:val="BodyText"/>
      </w:pPr>
      <w:r w:rsidRPr="001F42D3">
        <w:t xml:space="preserve">Caution: The UDI may contain personally identifying information in the form of the device serial number which may be used to link to other information on a patient. Standard </w:t>
      </w:r>
      <w:r w:rsidR="00DF4204" w:rsidRPr="001F42D3">
        <w:t>practice</w:t>
      </w:r>
      <w:r w:rsidRPr="001F42D3">
        <w:t xml:space="preserve"> for exchanging potentially identifying content should be exercised when exchanging UDIs which contain a serial number. </w:t>
      </w:r>
    </w:p>
    <w:p w14:paraId="388D6E2E" w14:textId="77777777" w:rsidR="0012698E" w:rsidRPr="001F42D3" w:rsidRDefault="0012698E" w:rsidP="005C1693">
      <w:pPr>
        <w:pStyle w:val="BodyText"/>
      </w:pPr>
      <w:r w:rsidRPr="001F42D3">
        <w:t>Note:  PRT.10 is a repeating field</w:t>
      </w:r>
      <w:r w:rsidR="002E782A" w:rsidRPr="001F42D3">
        <w:t xml:space="preserve">. </w:t>
      </w:r>
      <w:r w:rsidRPr="001F42D3">
        <w:t>Additional device identifiers, such as an IEEE EUI-64 may also be contained in this field.</w:t>
      </w:r>
    </w:p>
    <w:p w14:paraId="24C8A544" w14:textId="77777777" w:rsidR="00B11855" w:rsidRPr="001F42D3" w:rsidRDefault="003D003E" w:rsidP="005C1693">
      <w:pPr>
        <w:pStyle w:val="BodyText"/>
      </w:pPr>
      <w:r w:rsidRPr="001F42D3">
        <w:rPr>
          <w:b/>
          <w:bCs/>
        </w:rPr>
        <w:t>PRT-11   Participation Begin Date/Time   (DTM)   02387</w:t>
      </w:r>
    </w:p>
    <w:p w14:paraId="4078F147" w14:textId="77777777" w:rsidR="00B11855" w:rsidRPr="001F42D3" w:rsidRDefault="003D003E" w:rsidP="005C1693">
      <w:pPr>
        <w:pStyle w:val="BodyText"/>
      </w:pPr>
      <w:r w:rsidRPr="001F42D3">
        <w:t>Definition:  This field contains the date/time when the participation began.</w:t>
      </w:r>
    </w:p>
    <w:p w14:paraId="7ACD06E2" w14:textId="77777777" w:rsidR="00B11855" w:rsidRPr="001F42D3" w:rsidRDefault="003D003E" w:rsidP="005C1693">
      <w:pPr>
        <w:pStyle w:val="BodyText"/>
      </w:pPr>
      <w:r w:rsidRPr="001F42D3">
        <w:t>In the case of waypoints, this reflects the time a shipment arrives at the waypoint.</w:t>
      </w:r>
    </w:p>
    <w:p w14:paraId="30C8D18A" w14:textId="77777777" w:rsidR="00B11855" w:rsidRPr="001F42D3" w:rsidRDefault="003D003E" w:rsidP="005C1693">
      <w:pPr>
        <w:pStyle w:val="BodyText"/>
      </w:pPr>
      <w:r w:rsidRPr="001F42D3">
        <w:rPr>
          <w:b/>
          <w:bCs/>
        </w:rPr>
        <w:t>PRT-12   Participation End Date/Time   (DTM)   02388</w:t>
      </w:r>
    </w:p>
    <w:p w14:paraId="231B56A1" w14:textId="77777777" w:rsidR="00B11855" w:rsidRPr="001F42D3" w:rsidRDefault="003D003E" w:rsidP="005C1693">
      <w:pPr>
        <w:pStyle w:val="BodyText"/>
      </w:pPr>
      <w:r w:rsidRPr="001F42D3">
        <w:t>Definition:  This field contains the date/time when the participation ended.</w:t>
      </w:r>
    </w:p>
    <w:p w14:paraId="6AD71A81" w14:textId="77777777" w:rsidR="00B11855" w:rsidRPr="001F42D3" w:rsidRDefault="003D003E" w:rsidP="005C1693">
      <w:pPr>
        <w:pStyle w:val="BodyText"/>
      </w:pPr>
      <w:r w:rsidRPr="001F42D3">
        <w:t>In the case of waypoints, this reflects the time a shipment departs from the waypoint.</w:t>
      </w:r>
    </w:p>
    <w:p w14:paraId="56992A58" w14:textId="77777777" w:rsidR="00B11855" w:rsidRPr="005C1693" w:rsidRDefault="003D003E" w:rsidP="005C1693">
      <w:pPr>
        <w:pStyle w:val="BodyText"/>
      </w:pPr>
      <w:r w:rsidRPr="005C1693">
        <w:rPr>
          <w:b/>
          <w:bCs/>
        </w:rPr>
        <w:t>PRT-13   Participation Qualitative Duration   (CWE)   02389</w:t>
      </w:r>
    </w:p>
    <w:p w14:paraId="4CFA448A" w14:textId="77777777" w:rsidR="00B11855" w:rsidRPr="001F42D3" w:rsidRDefault="003D003E" w:rsidP="00AF7F19">
      <w:pPr>
        <w:pStyle w:val="Components"/>
        <w:ind w:left="0" w:hanging="2"/>
      </w:pPr>
      <w:r w:rsidRPr="001F42D3">
        <w:t>Components:&lt;Identifier (ST)&gt; ^ &lt;Text (ST)&gt; ^ &lt;Name of Coding System (ID)&gt; ^ &lt;Alternate Identifier (ST)&gt; ^ &lt;Alternate Text (ST)&gt; ^ &lt;Name of Alternate Coding System (ID)&gt; ^ &lt;Coding System Version ID (ST)&gt; ^ &lt;Alternate Coding System Version ID (ST)&gt; ^ &lt;Original Text (ST)&gt; ^ &lt;Second Alternate Identifier (ST)&gt; ^ &lt;Second Alternate Text (ST)&gt; ^ &lt;Name of Second Alternate Coding System (ID)&gt; ^ &lt;Second Alternate Coding System Version ID (ST)&gt; ^ &lt;Coding System OID (ST)&gt; ^ &lt;Value Set OID (ST)&gt; ^ &lt;Value Set Version ID (DTM)&gt; ^ &lt;Alternate Coding System OID (ST)&gt; ^ &lt;Alternate Value Set OID (ST)&gt; ^ &lt;Alternate Value Set Version ID (DTM)&gt; ^ &lt;Second Alternate Coding System OID (ST)&gt; ^ &lt;Second Alternate Value Set OID (ST)&gt; ^ &lt;Second Alternate Value Set Version ID (DTM)&gt;</w:t>
      </w:r>
    </w:p>
    <w:p w14:paraId="3824426B" w14:textId="77777777" w:rsidR="00B11855" w:rsidRPr="001F42D3" w:rsidRDefault="003D003E" w:rsidP="005C1693">
      <w:pPr>
        <w:pStyle w:val="BodyText"/>
      </w:pPr>
      <w:r w:rsidRPr="001F42D3">
        <w:t>Definition:  This field contains the qualitative length of time for participation (e.g., until the next assessment, four days, until discharge, etc.).</w:t>
      </w:r>
    </w:p>
    <w:p w14:paraId="51FD0AF9" w14:textId="77777777" w:rsidR="00B11855" w:rsidRPr="001F42D3" w:rsidRDefault="003D003E" w:rsidP="005C1693">
      <w:pPr>
        <w:pStyle w:val="BodyText"/>
      </w:pPr>
      <w:r w:rsidRPr="001F42D3">
        <w:rPr>
          <w:b/>
          <w:bCs/>
        </w:rPr>
        <w:t>PRT-14   Participation Address   (XAD)   02390</w:t>
      </w:r>
    </w:p>
    <w:p w14:paraId="739AE0E6" w14:textId="77777777" w:rsidR="00B11855" w:rsidRPr="001F42D3" w:rsidRDefault="003D003E" w:rsidP="00AF7F19">
      <w:pPr>
        <w:pStyle w:val="Components"/>
        <w:ind w:left="0" w:hanging="2"/>
      </w:pPr>
      <w:r w:rsidRPr="001F42D3">
        <w:t>Components:&lt;Street Address (SAD)&gt; ^ &lt;Other Designation (ST)&gt; ^ &lt;City (ST)&gt; ^ &lt;State or Province (ST)&gt; ^ &lt;Zip or Postal Code (ST)&gt; ^ &lt;Country (ID)&gt; ^ &lt;Address Type (ID)&gt; ^ &lt;Other Geographic Designation (ST)&gt; ^ &lt;County/Parish Code (CWE)&gt; ^ &lt;Census Tract (CWE)&gt; ^ &lt;Address Representation Code (ID)&gt; ^ &lt;WITHDRAWN Constituent&gt; ^ &lt;Effective Date (DTM)&gt; ^ &lt;Expiration Date (DTM)&gt; ^ &lt;Expiration Reason (CWE)&gt; ^ &lt;Temporary Indicator (ID)&gt; ^ &lt;Bad Address Indicator (ID)&gt; ^ &lt;Address Usage (ID)&gt; ^ &lt;Addressee (ST)&gt; ^ &lt;Comment (ST)&gt; ^ &lt;Preference Order (NM)&gt; ^ &lt;Protection Code (CWE)&gt; ^ &lt;Address Identifier (EI)&gt;</w:t>
      </w:r>
    </w:p>
    <w:p w14:paraId="17B2CDB8" w14:textId="77777777" w:rsidR="00B11855" w:rsidRPr="001F42D3" w:rsidRDefault="003D003E" w:rsidP="00AF7F19">
      <w:pPr>
        <w:pStyle w:val="Components"/>
        <w:ind w:left="0" w:hanging="2"/>
      </w:pPr>
      <w:r w:rsidRPr="001F42D3">
        <w:lastRenderedPageBreak/>
        <w:t>Subcomponents for Street Address (SAD):  &lt;Street or Mailing Address (ST)&gt; &amp; &lt;Street Name (ST)&gt; &amp; &lt;Dwelling Number (ST)&gt;</w:t>
      </w:r>
    </w:p>
    <w:p w14:paraId="418AD08E" w14:textId="77777777" w:rsidR="00B11855" w:rsidRPr="001F42D3" w:rsidRDefault="003D003E" w:rsidP="00AF7F19">
      <w:pPr>
        <w:pStyle w:val="Components"/>
        <w:ind w:left="0" w:hanging="2"/>
      </w:pPr>
      <w:r w:rsidRPr="001F42D3">
        <w:t>Subcomponents for County/Parish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56FA0B8" w14:textId="77777777" w:rsidR="00B11855" w:rsidRPr="001F42D3" w:rsidRDefault="003D003E" w:rsidP="00AF7F19">
      <w:pPr>
        <w:pStyle w:val="Components"/>
        <w:ind w:left="0" w:hanging="2"/>
      </w:pPr>
      <w:r w:rsidRPr="001F42D3">
        <w:t>Subcomponents for Census Tract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675711C" w14:textId="77777777" w:rsidR="00B11855" w:rsidRPr="001F42D3" w:rsidRDefault="003D003E" w:rsidP="00AF7F19">
      <w:pPr>
        <w:pStyle w:val="Components"/>
        <w:ind w:left="0" w:hanging="2"/>
      </w:pPr>
      <w:r w:rsidRPr="001F42D3">
        <w:t>Subcomponents for Expiration Reason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28116D8" w14:textId="77777777" w:rsidR="00B11855" w:rsidRPr="001F42D3" w:rsidRDefault="003D003E" w:rsidP="00AF7F19">
      <w:pPr>
        <w:pStyle w:val="Components"/>
        <w:ind w:left="0" w:hanging="2"/>
      </w:pPr>
      <w:r w:rsidRPr="001F42D3">
        <w:t>Subcomponents for Protection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2D55FD83" w14:textId="77777777" w:rsidR="00B11855" w:rsidRPr="001F42D3" w:rsidRDefault="003D003E" w:rsidP="00AF7F19">
      <w:pPr>
        <w:pStyle w:val="Components"/>
        <w:ind w:left="0" w:hanging="2"/>
      </w:pPr>
      <w:r w:rsidRPr="001F42D3">
        <w:t>Subcomponents for Address Identifier (EI):  &lt;Entity Identifier (ST)&gt; &amp; &lt;Namespace ID (IS)&gt; &amp; &lt;Universal ID (ST)&gt; &amp; &lt;Universal ID Type (ID)&gt;</w:t>
      </w:r>
    </w:p>
    <w:p w14:paraId="56EB6867" w14:textId="77777777" w:rsidR="00B11855" w:rsidRPr="001F42D3" w:rsidRDefault="003D003E" w:rsidP="005C1693">
      <w:pPr>
        <w:pStyle w:val="BodyText"/>
      </w:pPr>
      <w:r w:rsidRPr="001F42D3">
        <w:t>Definition: This field contains addresses associated with the participation</w:t>
      </w:r>
      <w:r w:rsidR="00CA3A2C" w:rsidRPr="001F42D3">
        <w:t xml:space="preserve">. </w:t>
      </w:r>
      <w:r w:rsidRPr="001F42D3">
        <w:t>The address can repeat to indicate alternate addresses or an alternate expression of the same address.</w:t>
      </w:r>
    </w:p>
    <w:p w14:paraId="201111C9" w14:textId="77777777" w:rsidR="00B11855" w:rsidRPr="001F42D3" w:rsidRDefault="003D003E" w:rsidP="005C1693">
      <w:pPr>
        <w:pStyle w:val="BodyText"/>
      </w:pPr>
      <w:r w:rsidRPr="001F42D3">
        <w:t>Condition: The address must be present if the Participation is Performing Organization Medical Director.</w:t>
      </w:r>
    </w:p>
    <w:p w14:paraId="4B23B8EE" w14:textId="77777777" w:rsidR="00B11855" w:rsidRPr="001F42D3" w:rsidRDefault="003D003E" w:rsidP="005C1693">
      <w:pPr>
        <w:pStyle w:val="BodyText"/>
      </w:pPr>
      <w:r w:rsidRPr="001F42D3">
        <w:rPr>
          <w:b/>
          <w:bCs/>
        </w:rPr>
        <w:t>PRT-15   Participation Telecommunication Address   (XTN)   02391</w:t>
      </w:r>
    </w:p>
    <w:p w14:paraId="347A534F" w14:textId="77777777" w:rsidR="00B11855" w:rsidRPr="001F42D3" w:rsidRDefault="003D003E" w:rsidP="00AF7F19">
      <w:pPr>
        <w:pStyle w:val="Components"/>
        <w:ind w:left="0" w:hanging="2"/>
      </w:pPr>
      <w:r w:rsidRPr="001F42D3">
        <w:t>Components:&lt;WITHDRAWN Constituent&gt; ^ &lt;Telecommunication Use Code (ID)&gt; ^ &lt;Telecommunication Equipment Type (ID)&gt; ^ &lt;Communication Address (ST)&gt; ^ &lt;Country Code (SNM)&gt; ^ &lt;Area/City Code (SNM)&gt; ^ &lt;Local Number (SNM)&gt; ^ &lt;Extension (SNM)&gt; ^ &lt;Any Text (ST)&gt; ^ &lt;Extension Prefix (ST)&gt; ^ &lt;Speed Dial Code (ST)&gt; ^ &lt;Unformatted Telephone number  (ST)&gt; ^ &lt;Effective Start Date (DTM)&gt; ^ &lt;Expiration Date (DTM)&gt; ^ &lt;Expiration Reason (CWE)&gt; ^ &lt;Protection Code (CWE)&gt; ^ &lt;Shared Telecommunication Identifier (EI)&gt; ^ &lt;Preference Order (NM)&gt;</w:t>
      </w:r>
    </w:p>
    <w:p w14:paraId="53DAD72A" w14:textId="77777777" w:rsidR="00B11855" w:rsidRPr="001F42D3" w:rsidRDefault="003D003E" w:rsidP="00AF7F19">
      <w:pPr>
        <w:pStyle w:val="Components"/>
        <w:ind w:left="0" w:hanging="2"/>
      </w:pPr>
      <w:r w:rsidRPr="001F42D3">
        <w:t xml:space="preserve">Subcomponents for Expiration Reason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w:t>
      </w:r>
      <w:r w:rsidRPr="001F42D3">
        <w:lastRenderedPageBreak/>
        <w:t>&lt;Coding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0D7D3B74" w14:textId="77777777" w:rsidR="00B11855" w:rsidRPr="001F42D3" w:rsidRDefault="003D003E" w:rsidP="00AF7F19">
      <w:pPr>
        <w:pStyle w:val="Components"/>
        <w:ind w:left="0" w:hanging="2"/>
      </w:pPr>
      <w:r w:rsidRPr="001F42D3">
        <w:t>Subcomponents for Protection Code (CWE):  &lt;Identifier (ST)&gt; &amp; &lt;Text (ST)&gt; &amp; &lt;Name of Coding System (ID)&gt; &amp; &lt;Alternate Identifier (ST)&gt; &amp; &lt;Alternate Text (ST)&gt; &amp; &lt;Name of Alternate Coding System (ID)&gt; &amp; &lt;Coding System Version ID (ST)&gt; &amp; &lt;Alternate Coding System Version ID (ST)&gt; &amp; &lt;Original Text (ST)&gt; &amp; &lt;Second Alternate Identifier (ST)&gt; &amp; &lt;Second Alternate Text (ST)&gt; &amp; &lt;Name of Second Alternate Coding System (ID)&gt; &amp; &lt;Second Alternate Coding System Version ID (ST)&gt; &amp; &lt;Coding System OID (ST)&gt; &amp; &lt;Value Set OID (ST)&gt; &amp; &lt;Value Set Version ID (DTM)&gt; &amp; &lt;Alternate Coding System OID (ST)&gt; &amp; &lt;Alternate Value Set OID (ST)&gt; &amp; &lt;Alternate Value Set Version ID (DTM)&gt; &amp; &lt;Second Alternate Coding System OID (ST)&gt; &amp; &lt;Second Alternate Value Set OID (ST)&gt; &amp; &lt;Second Alternate Value Set Version ID (DTM)&gt;</w:t>
      </w:r>
    </w:p>
    <w:p w14:paraId="185E98C6" w14:textId="77777777" w:rsidR="00B11855" w:rsidRPr="001F42D3" w:rsidRDefault="003D003E" w:rsidP="00AF7F19">
      <w:pPr>
        <w:pStyle w:val="Components"/>
        <w:ind w:left="0" w:hanging="2"/>
      </w:pPr>
      <w:r w:rsidRPr="001F42D3">
        <w:t>Subcomponents for Shared Telecommunication Identifier (EI):  &lt;Entity Identifier (ST)&gt; &amp; &lt;Namespace ID (IS)&gt; &amp; &lt;Universal ID (ST)&gt; &amp; &lt;Universal ID Type (ID)&gt;</w:t>
      </w:r>
    </w:p>
    <w:p w14:paraId="0017B049" w14:textId="77777777" w:rsidR="00B11855" w:rsidRPr="001F42D3" w:rsidRDefault="003D003E" w:rsidP="005C1693">
      <w:pPr>
        <w:pStyle w:val="BodyText"/>
      </w:pPr>
      <w:r w:rsidRPr="001F42D3">
        <w:t>Definition:  The waypoint telecommunication address field carries telecommunications addresses for the waypoint</w:t>
      </w:r>
      <w:r w:rsidR="00CA3A2C" w:rsidRPr="001F42D3">
        <w:t xml:space="preserve">. </w:t>
      </w:r>
      <w:r w:rsidRPr="001F42D3">
        <w:t>These telecommunications addresses are used to contact the waypoint for additional information regarding the receipt of the shipment</w:t>
      </w:r>
      <w:r w:rsidR="00CA3A2C" w:rsidRPr="001F42D3">
        <w:t xml:space="preserve">. </w:t>
      </w:r>
      <w:r w:rsidRPr="001F42D3">
        <w:t>The address can repeat to indicate alternate addresses or an alternate expression of the same address.</w:t>
      </w:r>
    </w:p>
    <w:p w14:paraId="369C8196" w14:textId="77777777" w:rsidR="0012698E" w:rsidRPr="005C1693" w:rsidRDefault="0012698E" w:rsidP="005C1693">
      <w:pPr>
        <w:pStyle w:val="BodyText"/>
      </w:pPr>
      <w:r w:rsidRPr="005C1693">
        <w:rPr>
          <w:b/>
          <w:bCs/>
        </w:rPr>
        <w:t>PRT-16   Participation Device Identifier   (EI)   03476</w:t>
      </w:r>
    </w:p>
    <w:p w14:paraId="2D243993" w14:textId="77777777" w:rsidR="0012698E" w:rsidRPr="001F42D3" w:rsidRDefault="0012698E" w:rsidP="005C1693">
      <w:pPr>
        <w:pStyle w:val="BodyText"/>
      </w:pPr>
      <w:r w:rsidRPr="001F42D3">
        <w:t>Components:  &lt;Entity Identifier (ST)&gt; ^ &lt;Namespace ID (IS)&gt; ^ &lt;Universal ID (ST)&gt; ^ &lt;Universal ID Type (ID)&gt;</w:t>
      </w:r>
    </w:p>
    <w:p w14:paraId="61C18D53" w14:textId="77777777" w:rsidR="0012698E" w:rsidRPr="001F42D3" w:rsidRDefault="0012698E" w:rsidP="005C1693">
      <w:pPr>
        <w:pStyle w:val="BodyText"/>
      </w:pPr>
      <w:r w:rsidRPr="001F42D3">
        <w:t>Definition: Provides the U.S. FDA UDI device identifier (DI) element.</w:t>
      </w:r>
    </w:p>
    <w:p w14:paraId="59578995" w14:textId="0E4963DE" w:rsidR="0012698E" w:rsidRPr="001F42D3" w:rsidRDefault="0012698E" w:rsidP="005C1693">
      <w:pPr>
        <w:pStyle w:val="BodyText"/>
      </w:pPr>
      <w:r w:rsidRPr="001F42D3">
        <w:t xml:space="preserve">This is the first component in the UDI and acts as the look up key for the Global Unique </w:t>
      </w:r>
      <w:r w:rsidR="00DF4204" w:rsidRPr="001F42D3">
        <w:t>Device</w:t>
      </w:r>
      <w:r w:rsidRPr="001F42D3">
        <w:t xml:space="preserve"> Identification Database (GUDID) and may be used for retrieving additional attributes.</w:t>
      </w:r>
    </w:p>
    <w:p w14:paraId="0E461091" w14:textId="77777777" w:rsidR="0012698E" w:rsidRPr="001F42D3" w:rsidRDefault="0012698E" w:rsidP="005C1693">
      <w:pPr>
        <w:pStyle w:val="BodyText"/>
      </w:pPr>
      <w:r w:rsidRPr="001F42D3">
        <w:t>When exchanging Device Identifiers (DI) the root shall be the OID, or standards’ appropriate corollary to the OID, assigned to DI and the extension shall be the Human Readable Form of the content. For example, for DIs the root shall be:</w:t>
      </w:r>
    </w:p>
    <w:p w14:paraId="30F652AF" w14:textId="77777777" w:rsidR="0012698E" w:rsidRPr="001F42D3" w:rsidRDefault="0012698E" w:rsidP="005C1693">
      <w:pPr>
        <w:pStyle w:val="BodyText"/>
      </w:pPr>
      <w:r w:rsidRPr="001F42D3">
        <w:tab/>
        <w:t xml:space="preserve">GS1 DIs: </w:t>
      </w:r>
      <w:r w:rsidRPr="001F42D3">
        <w:tab/>
        <w:t>2.51.1.1</w:t>
      </w:r>
    </w:p>
    <w:p w14:paraId="74CECC67" w14:textId="77777777" w:rsidR="0012698E" w:rsidRPr="001F42D3" w:rsidRDefault="0012698E" w:rsidP="005C1693">
      <w:pPr>
        <w:pStyle w:val="BodyText"/>
      </w:pPr>
      <w:r w:rsidRPr="001F42D3">
        <w:tab/>
        <w:t>HIBCC DIs:</w:t>
      </w:r>
      <w:r w:rsidRPr="001F42D3">
        <w:tab/>
        <w:t>1.0.15961.10.816</w:t>
      </w:r>
    </w:p>
    <w:p w14:paraId="3C847A8A" w14:textId="77777777" w:rsidR="0012698E" w:rsidRPr="001F42D3" w:rsidRDefault="0012698E" w:rsidP="005C1693">
      <w:pPr>
        <w:pStyle w:val="BodyText"/>
      </w:pPr>
      <w:r w:rsidRPr="001F42D3">
        <w:t>ICCBBA DIs:</w:t>
      </w:r>
      <w:r w:rsidRPr="001F42D3">
        <w:tab/>
        <w:t>2.16.840.1.113883.6.18.1.17 for Blood containers and 2.16.840.1.113883.6.18.1.34 otherwise.</w:t>
      </w:r>
    </w:p>
    <w:p w14:paraId="415DC1FF" w14:textId="77777777" w:rsidR="0012698E" w:rsidRPr="001F42D3" w:rsidRDefault="0012698E" w:rsidP="005C1693">
      <w:pPr>
        <w:pStyle w:val="BodyText"/>
      </w:pPr>
      <w:r w:rsidRPr="001F42D3">
        <w:t>Example:</w:t>
      </w:r>
      <w:r w:rsidRPr="001F42D3">
        <w:tab/>
        <w:t>|00643169001763^^2.51.1.1^ISO|</w:t>
      </w:r>
    </w:p>
    <w:p w14:paraId="44E82083" w14:textId="3E0611D8" w:rsidR="0012698E" w:rsidRPr="001F42D3" w:rsidRDefault="0012698E" w:rsidP="005C1693">
      <w:pPr>
        <w:pStyle w:val="BodyText"/>
      </w:pPr>
      <w:r w:rsidRPr="001F42D3">
        <w:rPr>
          <w:b/>
          <w:bCs/>
        </w:rPr>
        <w:t>PRT-17   Participation Device Manufacture Date   (DTM)   03477</w:t>
      </w:r>
    </w:p>
    <w:p w14:paraId="1834295E" w14:textId="77777777" w:rsidR="0012698E" w:rsidRPr="001F42D3" w:rsidRDefault="0012698E" w:rsidP="005C1693">
      <w:pPr>
        <w:pStyle w:val="BodyText"/>
      </w:pPr>
      <w:r w:rsidRPr="001F42D3">
        <w:t>Definition: Date and time w</w:t>
      </w:r>
      <w:r w:rsidR="00DF4204" w:rsidRPr="001F42D3">
        <w:t>hen the device was manufacture</w:t>
      </w:r>
      <w:r w:rsidRPr="001F42D3">
        <w:t>d.</w:t>
      </w:r>
    </w:p>
    <w:p w14:paraId="2423C495" w14:textId="77777777" w:rsidR="0012698E" w:rsidRPr="001F42D3" w:rsidRDefault="0012698E" w:rsidP="005C1693">
      <w:pPr>
        <w:pStyle w:val="BodyText"/>
      </w:pPr>
      <w:r w:rsidRPr="001F42D3">
        <w:t>Note:  The user system may need to convert the date and optional hour from the UDI Human Readable Form to a timestamp style data type, augmenting the date as required to provide for a complete date and optionally the hour</w:t>
      </w:r>
      <w:r w:rsidR="002E782A" w:rsidRPr="001F42D3">
        <w:t xml:space="preserve">. </w:t>
      </w:r>
    </w:p>
    <w:p w14:paraId="0B393BE8" w14:textId="77777777" w:rsidR="0012698E" w:rsidRPr="001F42D3" w:rsidRDefault="0012698E" w:rsidP="005C1693">
      <w:pPr>
        <w:pStyle w:val="BodyText"/>
      </w:pPr>
      <w:r w:rsidRPr="001F42D3">
        <w:t>Example:</w:t>
      </w:r>
      <w:r w:rsidRPr="001F42D3">
        <w:tab/>
        <w:t>|20140401|</w:t>
      </w:r>
    </w:p>
    <w:p w14:paraId="2DBBFA77" w14:textId="77777777" w:rsidR="0012698E" w:rsidRPr="001F42D3" w:rsidRDefault="0012698E" w:rsidP="005C1693">
      <w:pPr>
        <w:pStyle w:val="BodyText"/>
      </w:pPr>
      <w:r w:rsidRPr="001F42D3">
        <w:rPr>
          <w:b/>
          <w:bCs/>
        </w:rPr>
        <w:t>PRT-18   Participation Device Expiry Date   (DTM)   03478</w:t>
      </w:r>
    </w:p>
    <w:p w14:paraId="1F847023" w14:textId="77777777" w:rsidR="0012698E" w:rsidRPr="001F42D3" w:rsidRDefault="0012698E" w:rsidP="005C1693">
      <w:pPr>
        <w:pStyle w:val="BodyText"/>
      </w:pPr>
      <w:r w:rsidRPr="001F42D3">
        <w:lastRenderedPageBreak/>
        <w:t>Definition: Date and time when the device is no longer approved for use. Not generally applicable in IHE PCD transactions.</w:t>
      </w:r>
    </w:p>
    <w:p w14:paraId="36CEBE70" w14:textId="77777777" w:rsidR="0012698E" w:rsidRPr="001F42D3" w:rsidRDefault="0012698E" w:rsidP="005C1693">
      <w:pPr>
        <w:pStyle w:val="BodyText"/>
      </w:pPr>
      <w:r w:rsidRPr="001F42D3">
        <w:t>Note:  The user system may need to convert the date and optional hour from the UDI Human Readable Form to a timestamp style data type, augmenting the date as required to provide for a complete date and optionally the hour</w:t>
      </w:r>
      <w:r w:rsidR="002E782A" w:rsidRPr="001F42D3">
        <w:t xml:space="preserve">. </w:t>
      </w:r>
    </w:p>
    <w:p w14:paraId="346CB2B8" w14:textId="77777777" w:rsidR="0012698E" w:rsidRPr="001F42D3" w:rsidRDefault="0012698E" w:rsidP="005C1693">
      <w:pPr>
        <w:pStyle w:val="BodyText"/>
      </w:pPr>
      <w:r w:rsidRPr="001F42D3">
        <w:t>Example:</w:t>
      </w:r>
      <w:r w:rsidRPr="001F42D3">
        <w:tab/>
        <w:t>|20160712|</w:t>
      </w:r>
    </w:p>
    <w:p w14:paraId="49110320" w14:textId="77777777" w:rsidR="0012698E" w:rsidRPr="001F42D3" w:rsidRDefault="0012698E" w:rsidP="005C1693">
      <w:pPr>
        <w:pStyle w:val="BodyText"/>
      </w:pPr>
      <w:r w:rsidRPr="001F42D3">
        <w:rPr>
          <w:b/>
          <w:bCs/>
        </w:rPr>
        <w:t>PRT-19   Participation Device Lot Number   (ST)   03479</w:t>
      </w:r>
    </w:p>
    <w:p w14:paraId="2CB1CB00" w14:textId="77777777" w:rsidR="0012698E" w:rsidRPr="001F42D3" w:rsidRDefault="0012698E" w:rsidP="005C1693">
      <w:pPr>
        <w:pStyle w:val="BodyText"/>
      </w:pPr>
      <w:r w:rsidRPr="001F42D3">
        <w:t>Definition: Alphanumeric string that identifies the device’s production lot number.</w:t>
      </w:r>
    </w:p>
    <w:p w14:paraId="3BC599D0" w14:textId="77777777" w:rsidR="0012698E" w:rsidRPr="001F42D3" w:rsidRDefault="0012698E" w:rsidP="005C1693">
      <w:pPr>
        <w:pStyle w:val="BodyText"/>
      </w:pPr>
      <w:r w:rsidRPr="001F42D3">
        <w:tab/>
        <w:t>Example:</w:t>
      </w:r>
      <w:r w:rsidRPr="001F42D3">
        <w:tab/>
        <w:t>|123ABC|</w:t>
      </w:r>
    </w:p>
    <w:p w14:paraId="26AAA019" w14:textId="77777777" w:rsidR="0012698E" w:rsidRPr="001F42D3" w:rsidRDefault="0012698E" w:rsidP="005C1693">
      <w:pPr>
        <w:pStyle w:val="BodyText"/>
      </w:pPr>
      <w:r w:rsidRPr="001F42D3">
        <w:rPr>
          <w:b/>
          <w:bCs/>
        </w:rPr>
        <w:t>PRT-20   Participation Device Serial Number   (ST)   03480</w:t>
      </w:r>
    </w:p>
    <w:p w14:paraId="7ACCA942" w14:textId="77777777" w:rsidR="0012698E" w:rsidRPr="001F42D3" w:rsidRDefault="0012698E" w:rsidP="005C1693">
      <w:pPr>
        <w:pStyle w:val="BodyText"/>
      </w:pPr>
      <w:r w:rsidRPr="001F42D3">
        <w:t>Definition: Manufacturer’s serial number for this device.</w:t>
      </w:r>
    </w:p>
    <w:p w14:paraId="18864270" w14:textId="77777777" w:rsidR="0012698E" w:rsidRPr="001F42D3" w:rsidRDefault="0012698E" w:rsidP="005C1693">
      <w:pPr>
        <w:pStyle w:val="BodyText"/>
      </w:pPr>
      <w:r w:rsidRPr="001F42D3">
        <w:t>CAUTION:  See the related privacy considerations discussion in PRT.10</w:t>
      </w:r>
      <w:r w:rsidR="002E782A" w:rsidRPr="001F42D3">
        <w:t xml:space="preserve">. </w:t>
      </w:r>
    </w:p>
    <w:p w14:paraId="71AF8718" w14:textId="77777777" w:rsidR="0012698E" w:rsidRPr="001F42D3" w:rsidRDefault="0012698E" w:rsidP="005C1693">
      <w:pPr>
        <w:pStyle w:val="BodyText"/>
      </w:pPr>
      <w:r w:rsidRPr="001F42D3">
        <w:t>Example:</w:t>
      </w:r>
      <w:r w:rsidRPr="001F42D3">
        <w:tab/>
        <w:t>|21A11F4855|</w:t>
      </w:r>
    </w:p>
    <w:p w14:paraId="2A5EBFCD" w14:textId="33175671" w:rsidR="00B11855" w:rsidRPr="001F42D3" w:rsidRDefault="00D53FC4" w:rsidP="00B34AEB">
      <w:pPr>
        <w:pStyle w:val="Heading1"/>
        <w:numPr>
          <w:ilvl w:val="0"/>
          <w:numId w:val="0"/>
        </w:numPr>
        <w:rPr>
          <w:noProof w:val="0"/>
        </w:rPr>
      </w:pPr>
      <w:bookmarkStart w:id="1725" w:name="_Toc401769871"/>
      <w:bookmarkStart w:id="1726" w:name="_Toc214889790"/>
      <w:r w:rsidRPr="001F42D3">
        <w:rPr>
          <w:noProof w:val="0"/>
        </w:rPr>
        <w:lastRenderedPageBreak/>
        <w:t>Appendix C C</w:t>
      </w:r>
      <w:r w:rsidR="003D003E" w:rsidRPr="001F42D3">
        <w:rPr>
          <w:noProof w:val="0"/>
        </w:rPr>
        <w:t>ommon Data Types</w:t>
      </w:r>
      <w:bookmarkEnd w:id="1725"/>
      <w:bookmarkEnd w:id="1726"/>
    </w:p>
    <w:p w14:paraId="0FF0E954" w14:textId="0737F05D" w:rsidR="00B11855" w:rsidRPr="001F42D3" w:rsidRDefault="003D003E" w:rsidP="00AF7F19">
      <w:pPr>
        <w:pStyle w:val="BodyText"/>
      </w:pPr>
      <w:r w:rsidRPr="001F42D3">
        <w:t xml:space="preserve">This section describes PCD constraints of commonly used </w:t>
      </w:r>
      <w:r w:rsidR="006D613E" w:rsidRPr="001F42D3">
        <w:t>HL7</w:t>
      </w:r>
      <w:r w:rsidR="00995105" w:rsidRPr="001F42D3">
        <w:t xml:space="preserve"> </w:t>
      </w:r>
      <w:r w:rsidRPr="001F42D3">
        <w:t>data types.</w:t>
      </w:r>
    </w:p>
    <w:p w14:paraId="2833E46E" w14:textId="6D933436" w:rsidR="00B11855" w:rsidRPr="001F42D3" w:rsidRDefault="006D613E" w:rsidP="00AF7F19">
      <w:pPr>
        <w:pStyle w:val="BodyText"/>
      </w:pPr>
      <w:r w:rsidRPr="001F42D3">
        <w:t>HL7</w:t>
      </w:r>
      <w:r w:rsidR="00995105" w:rsidRPr="001F42D3">
        <w:t xml:space="preserve"> </w:t>
      </w:r>
      <w:r w:rsidR="003D003E" w:rsidRPr="001F42D3">
        <w:t xml:space="preserve">OBX-2 defines the Value Type that is used to express the value in OBX-5 based on </w:t>
      </w:r>
      <w:r w:rsidRPr="001F42D3">
        <w:t>HL7</w:t>
      </w:r>
      <w:r w:rsidR="00995105" w:rsidRPr="001F42D3">
        <w:t xml:space="preserve"> </w:t>
      </w:r>
      <w:r w:rsidR="003D003E" w:rsidRPr="001F42D3">
        <w:t xml:space="preserve">Table 0125. </w:t>
      </w:r>
    </w:p>
    <w:p w14:paraId="69CF0A2E" w14:textId="0FFE0B44" w:rsidR="00B11855" w:rsidRPr="001F42D3" w:rsidRDefault="003D003E" w:rsidP="00AF7F19">
      <w:pPr>
        <w:pStyle w:val="BodyText"/>
      </w:pPr>
      <w:r w:rsidRPr="001F42D3">
        <w:t xml:space="preserve">The </w:t>
      </w:r>
      <w:r w:rsidR="00A6229B" w:rsidRPr="001F42D3">
        <w:t xml:space="preserve">DEV </w:t>
      </w:r>
      <w:r w:rsidRPr="001F42D3">
        <w:t>T</w:t>
      </w:r>
      <w:r w:rsidR="00D04981" w:rsidRPr="001F42D3">
        <w:t>echnical Framework</w:t>
      </w:r>
      <w:r w:rsidRPr="001F42D3">
        <w:t xml:space="preserve"> constrains the allowable value type to those shown in </w:t>
      </w:r>
      <w:r w:rsidR="00CA3A2C" w:rsidRPr="001F42D3">
        <w:t>Table</w:t>
      </w:r>
      <w:r w:rsidRPr="001F42D3">
        <w:t xml:space="preserve"> C-1.</w:t>
      </w:r>
    </w:p>
    <w:p w14:paraId="443929F9" w14:textId="4346E005" w:rsidR="00B11855" w:rsidRPr="001F42D3" w:rsidRDefault="003D003E" w:rsidP="00CF5627">
      <w:pPr>
        <w:pStyle w:val="TableTitle"/>
      </w:pPr>
      <w:r w:rsidRPr="001F42D3">
        <w:t xml:space="preserve">Table C-1: PCD Constrained </w:t>
      </w:r>
      <w:r w:rsidR="006D613E" w:rsidRPr="001F42D3">
        <w:t>HL7</w:t>
      </w:r>
      <w:r w:rsidR="00995105" w:rsidRPr="001F42D3">
        <w:t xml:space="preserve"> </w:t>
      </w:r>
      <w:r w:rsidRPr="001F42D3">
        <w:t>Table 0125</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0"/>
        <w:gridCol w:w="3600"/>
        <w:gridCol w:w="2160"/>
      </w:tblGrid>
      <w:tr w:rsidR="009E3628" w:rsidRPr="001F42D3" w14:paraId="0250EC17" w14:textId="77777777" w:rsidTr="00A92110">
        <w:trPr>
          <w:tblHeader/>
          <w:jc w:val="center"/>
        </w:trPr>
        <w:tc>
          <w:tcPr>
            <w:tcW w:w="1440" w:type="dxa"/>
            <w:shd w:val="clear" w:color="auto" w:fill="D9D9D9"/>
          </w:tcPr>
          <w:p w14:paraId="600BFF09" w14:textId="77777777" w:rsidR="009E3628" w:rsidRPr="001F42D3" w:rsidRDefault="009E3628" w:rsidP="007B21C7">
            <w:pPr>
              <w:pStyle w:val="TableEntryHeader"/>
            </w:pPr>
            <w:r w:rsidRPr="001F42D3">
              <w:t>Value</w:t>
            </w:r>
          </w:p>
        </w:tc>
        <w:tc>
          <w:tcPr>
            <w:tcW w:w="3600" w:type="dxa"/>
            <w:shd w:val="clear" w:color="auto" w:fill="D9D9D9"/>
          </w:tcPr>
          <w:p w14:paraId="4743E458" w14:textId="77777777" w:rsidR="009E3628" w:rsidRPr="001F42D3" w:rsidRDefault="009E3628" w:rsidP="007B21C7">
            <w:pPr>
              <w:pStyle w:val="TableEntryHeader"/>
            </w:pPr>
            <w:r w:rsidRPr="001F42D3">
              <w:t>Description</w:t>
            </w:r>
          </w:p>
        </w:tc>
        <w:tc>
          <w:tcPr>
            <w:tcW w:w="2160" w:type="dxa"/>
            <w:shd w:val="clear" w:color="auto" w:fill="D9D9D9"/>
          </w:tcPr>
          <w:p w14:paraId="129BE946" w14:textId="77777777" w:rsidR="009E3628" w:rsidRPr="001F42D3" w:rsidRDefault="009E3628" w:rsidP="007B21C7">
            <w:pPr>
              <w:pStyle w:val="TableEntryHeader"/>
            </w:pPr>
            <w:r w:rsidRPr="001F42D3">
              <w:t>Comment</w:t>
            </w:r>
          </w:p>
        </w:tc>
      </w:tr>
      <w:tr w:rsidR="009E3628" w:rsidRPr="001F42D3" w14:paraId="28CEC6B3" w14:textId="77777777" w:rsidTr="007B21C7">
        <w:trPr>
          <w:jc w:val="center"/>
        </w:trPr>
        <w:tc>
          <w:tcPr>
            <w:tcW w:w="1440" w:type="dxa"/>
          </w:tcPr>
          <w:p w14:paraId="757DD0AB" w14:textId="77777777" w:rsidR="009E3628" w:rsidRPr="001F42D3" w:rsidRDefault="009E3628" w:rsidP="007B21C7">
            <w:pPr>
              <w:pStyle w:val="TableEntry"/>
            </w:pPr>
            <w:r w:rsidRPr="001F42D3">
              <w:t>CNE</w:t>
            </w:r>
          </w:p>
        </w:tc>
        <w:tc>
          <w:tcPr>
            <w:tcW w:w="3600" w:type="dxa"/>
          </w:tcPr>
          <w:p w14:paraId="76BB37AA" w14:textId="77777777" w:rsidR="009E3628" w:rsidRPr="001F42D3" w:rsidRDefault="009E3628" w:rsidP="007B21C7">
            <w:pPr>
              <w:pStyle w:val="TableEntry"/>
            </w:pPr>
            <w:r w:rsidRPr="001F42D3">
              <w:t>Coded with No Exceptions</w:t>
            </w:r>
          </w:p>
        </w:tc>
        <w:tc>
          <w:tcPr>
            <w:tcW w:w="2160" w:type="dxa"/>
          </w:tcPr>
          <w:p w14:paraId="07537C28" w14:textId="77777777" w:rsidR="009E3628" w:rsidRPr="001F42D3" w:rsidRDefault="009E3628" w:rsidP="007B21C7">
            <w:pPr>
              <w:pStyle w:val="TableEntry"/>
            </w:pPr>
          </w:p>
        </w:tc>
      </w:tr>
      <w:tr w:rsidR="009E3628" w:rsidRPr="001F42D3" w14:paraId="11B1D323" w14:textId="77777777" w:rsidTr="007B21C7">
        <w:trPr>
          <w:jc w:val="center"/>
        </w:trPr>
        <w:tc>
          <w:tcPr>
            <w:tcW w:w="1440" w:type="dxa"/>
          </w:tcPr>
          <w:p w14:paraId="1FA99566" w14:textId="77777777" w:rsidR="009E3628" w:rsidRPr="001F42D3" w:rsidRDefault="009E3628" w:rsidP="007B21C7">
            <w:pPr>
              <w:pStyle w:val="TableEntry"/>
            </w:pPr>
            <w:r w:rsidRPr="001F42D3">
              <w:t>CWE</w:t>
            </w:r>
          </w:p>
        </w:tc>
        <w:tc>
          <w:tcPr>
            <w:tcW w:w="3600" w:type="dxa"/>
          </w:tcPr>
          <w:p w14:paraId="47D531C3" w14:textId="77777777" w:rsidR="009E3628" w:rsidRPr="001F42D3" w:rsidRDefault="009E3628" w:rsidP="007B21C7">
            <w:pPr>
              <w:pStyle w:val="TableEntry"/>
            </w:pPr>
            <w:r w:rsidRPr="001F42D3">
              <w:t>Coded with Exceptions</w:t>
            </w:r>
          </w:p>
        </w:tc>
        <w:tc>
          <w:tcPr>
            <w:tcW w:w="2160" w:type="dxa"/>
          </w:tcPr>
          <w:p w14:paraId="58E2D929" w14:textId="77777777" w:rsidR="009E3628" w:rsidRPr="001F42D3" w:rsidRDefault="009E3628" w:rsidP="007B21C7">
            <w:pPr>
              <w:pStyle w:val="TableEntry"/>
            </w:pPr>
          </w:p>
        </w:tc>
      </w:tr>
      <w:tr w:rsidR="009E3628" w:rsidRPr="001F42D3" w14:paraId="5F2EF419" w14:textId="77777777" w:rsidTr="007B21C7">
        <w:trPr>
          <w:jc w:val="center"/>
        </w:trPr>
        <w:tc>
          <w:tcPr>
            <w:tcW w:w="1440" w:type="dxa"/>
          </w:tcPr>
          <w:p w14:paraId="6DFDA600" w14:textId="77777777" w:rsidR="009E3628" w:rsidRPr="001F42D3" w:rsidRDefault="009E3628" w:rsidP="007B21C7">
            <w:pPr>
              <w:pStyle w:val="TableEntry"/>
            </w:pPr>
            <w:r w:rsidRPr="001F42D3">
              <w:t>CF</w:t>
            </w:r>
          </w:p>
        </w:tc>
        <w:tc>
          <w:tcPr>
            <w:tcW w:w="3600" w:type="dxa"/>
          </w:tcPr>
          <w:p w14:paraId="36D6485C" w14:textId="77777777" w:rsidR="009E3628" w:rsidRPr="001F42D3" w:rsidRDefault="009E3628" w:rsidP="007B21C7">
            <w:pPr>
              <w:pStyle w:val="TableEntry"/>
            </w:pPr>
            <w:r w:rsidRPr="001F42D3">
              <w:t>Coded Element with Formatted Values</w:t>
            </w:r>
          </w:p>
        </w:tc>
        <w:tc>
          <w:tcPr>
            <w:tcW w:w="2160" w:type="dxa"/>
          </w:tcPr>
          <w:p w14:paraId="55A2BCB9" w14:textId="77777777" w:rsidR="009E3628" w:rsidRPr="001F42D3" w:rsidRDefault="009E3628" w:rsidP="007B21C7">
            <w:pPr>
              <w:pStyle w:val="TableEntry"/>
            </w:pPr>
          </w:p>
        </w:tc>
      </w:tr>
      <w:tr w:rsidR="009E3628" w:rsidRPr="001F42D3" w14:paraId="7F62A22E" w14:textId="77777777" w:rsidTr="007B21C7">
        <w:trPr>
          <w:jc w:val="center"/>
        </w:trPr>
        <w:tc>
          <w:tcPr>
            <w:tcW w:w="1440" w:type="dxa"/>
          </w:tcPr>
          <w:p w14:paraId="27575CB1" w14:textId="77777777" w:rsidR="009E3628" w:rsidRPr="001F42D3" w:rsidRDefault="009E3628" w:rsidP="007B21C7">
            <w:pPr>
              <w:pStyle w:val="TableEntry"/>
            </w:pPr>
            <w:r w:rsidRPr="001F42D3">
              <w:t>DR</w:t>
            </w:r>
          </w:p>
        </w:tc>
        <w:tc>
          <w:tcPr>
            <w:tcW w:w="3600" w:type="dxa"/>
          </w:tcPr>
          <w:p w14:paraId="5D8BC492" w14:textId="77777777" w:rsidR="009E3628" w:rsidRPr="001F42D3" w:rsidRDefault="009E3628" w:rsidP="007B21C7">
            <w:pPr>
              <w:pStyle w:val="TableEntry"/>
            </w:pPr>
            <w:r w:rsidRPr="001F42D3">
              <w:t>Date Range</w:t>
            </w:r>
          </w:p>
        </w:tc>
        <w:tc>
          <w:tcPr>
            <w:tcW w:w="2160" w:type="dxa"/>
          </w:tcPr>
          <w:p w14:paraId="5600FFD0" w14:textId="77777777" w:rsidR="009E3628" w:rsidRPr="001F42D3" w:rsidRDefault="009E3628" w:rsidP="007B21C7">
            <w:pPr>
              <w:pStyle w:val="TableEntry"/>
            </w:pPr>
          </w:p>
        </w:tc>
      </w:tr>
      <w:tr w:rsidR="009E3628" w:rsidRPr="001F42D3" w14:paraId="0221D20E" w14:textId="77777777" w:rsidTr="007B21C7">
        <w:trPr>
          <w:jc w:val="center"/>
        </w:trPr>
        <w:tc>
          <w:tcPr>
            <w:tcW w:w="1440" w:type="dxa"/>
          </w:tcPr>
          <w:p w14:paraId="05F4B3D4" w14:textId="77777777" w:rsidR="009E3628" w:rsidRPr="001F42D3" w:rsidRDefault="009E3628" w:rsidP="007B21C7">
            <w:pPr>
              <w:pStyle w:val="TableEntry"/>
            </w:pPr>
            <w:r w:rsidRPr="001F42D3">
              <w:t>DTM</w:t>
            </w:r>
          </w:p>
        </w:tc>
        <w:tc>
          <w:tcPr>
            <w:tcW w:w="3600" w:type="dxa"/>
          </w:tcPr>
          <w:p w14:paraId="17A37BE6" w14:textId="77777777" w:rsidR="009E3628" w:rsidRPr="001F42D3" w:rsidRDefault="009E3628" w:rsidP="007B21C7">
            <w:pPr>
              <w:pStyle w:val="TableEntry"/>
            </w:pPr>
            <w:r w:rsidRPr="001F42D3">
              <w:t>Date/Time</w:t>
            </w:r>
          </w:p>
        </w:tc>
        <w:tc>
          <w:tcPr>
            <w:tcW w:w="2160" w:type="dxa"/>
          </w:tcPr>
          <w:p w14:paraId="75D4DCA6" w14:textId="77777777" w:rsidR="009E3628" w:rsidRPr="001F42D3" w:rsidRDefault="009E3628" w:rsidP="007B21C7">
            <w:pPr>
              <w:pStyle w:val="TableEntry"/>
            </w:pPr>
          </w:p>
        </w:tc>
      </w:tr>
      <w:tr w:rsidR="009E3628" w:rsidRPr="001F42D3" w14:paraId="69B19CC9" w14:textId="77777777" w:rsidTr="007B21C7">
        <w:trPr>
          <w:jc w:val="center"/>
        </w:trPr>
        <w:tc>
          <w:tcPr>
            <w:tcW w:w="1440" w:type="dxa"/>
          </w:tcPr>
          <w:p w14:paraId="66841F67" w14:textId="77777777" w:rsidR="009E3628" w:rsidRPr="001F42D3" w:rsidRDefault="009E3628" w:rsidP="007B21C7">
            <w:pPr>
              <w:pStyle w:val="TableEntry"/>
            </w:pPr>
            <w:r w:rsidRPr="001F42D3">
              <w:t>ED</w:t>
            </w:r>
          </w:p>
        </w:tc>
        <w:tc>
          <w:tcPr>
            <w:tcW w:w="3600" w:type="dxa"/>
          </w:tcPr>
          <w:p w14:paraId="75B594B9" w14:textId="77777777" w:rsidR="009E3628" w:rsidRPr="001F42D3" w:rsidRDefault="009E3628" w:rsidP="007B21C7">
            <w:pPr>
              <w:pStyle w:val="TableEntry"/>
            </w:pPr>
            <w:r w:rsidRPr="001F42D3">
              <w:t>Encapsulated Data</w:t>
            </w:r>
          </w:p>
        </w:tc>
        <w:tc>
          <w:tcPr>
            <w:tcW w:w="2160" w:type="dxa"/>
          </w:tcPr>
          <w:p w14:paraId="52177A09" w14:textId="77777777" w:rsidR="009E3628" w:rsidRPr="001F42D3" w:rsidRDefault="009E3628" w:rsidP="007B21C7">
            <w:pPr>
              <w:pStyle w:val="TableEntry"/>
            </w:pPr>
          </w:p>
        </w:tc>
      </w:tr>
      <w:tr w:rsidR="009E3628" w:rsidRPr="001F42D3" w14:paraId="56DA1729" w14:textId="77777777" w:rsidTr="007B21C7">
        <w:trPr>
          <w:jc w:val="center"/>
        </w:trPr>
        <w:tc>
          <w:tcPr>
            <w:tcW w:w="1440" w:type="dxa"/>
          </w:tcPr>
          <w:p w14:paraId="5DD8ABFA" w14:textId="77777777" w:rsidR="009E3628" w:rsidRPr="001F42D3" w:rsidRDefault="009E3628" w:rsidP="007B21C7">
            <w:pPr>
              <w:pStyle w:val="TableEntry"/>
            </w:pPr>
            <w:r w:rsidRPr="001F42D3">
              <w:t>FT</w:t>
            </w:r>
          </w:p>
        </w:tc>
        <w:tc>
          <w:tcPr>
            <w:tcW w:w="3600" w:type="dxa"/>
          </w:tcPr>
          <w:p w14:paraId="5C4A714E" w14:textId="77777777" w:rsidR="009E3628" w:rsidRPr="001F42D3" w:rsidRDefault="009E3628" w:rsidP="007B21C7">
            <w:pPr>
              <w:pStyle w:val="TableEntry"/>
            </w:pPr>
            <w:r w:rsidRPr="001F42D3">
              <w:t>Formatted Text</w:t>
            </w:r>
          </w:p>
        </w:tc>
        <w:tc>
          <w:tcPr>
            <w:tcW w:w="2160" w:type="dxa"/>
          </w:tcPr>
          <w:p w14:paraId="2EE9B539" w14:textId="77777777" w:rsidR="009E3628" w:rsidRPr="001F42D3" w:rsidRDefault="009E3628" w:rsidP="007B21C7">
            <w:pPr>
              <w:pStyle w:val="TableEntry"/>
            </w:pPr>
          </w:p>
        </w:tc>
      </w:tr>
      <w:tr w:rsidR="009E3628" w:rsidRPr="001F42D3" w14:paraId="6C66C325" w14:textId="77777777" w:rsidTr="007B21C7">
        <w:trPr>
          <w:jc w:val="center"/>
        </w:trPr>
        <w:tc>
          <w:tcPr>
            <w:tcW w:w="1440" w:type="dxa"/>
          </w:tcPr>
          <w:p w14:paraId="07B7565E" w14:textId="77777777" w:rsidR="009E3628" w:rsidRPr="001F42D3" w:rsidRDefault="009E3628" w:rsidP="007B21C7">
            <w:pPr>
              <w:pStyle w:val="TableEntry"/>
            </w:pPr>
            <w:r w:rsidRPr="001F42D3">
              <w:t>NA</w:t>
            </w:r>
          </w:p>
        </w:tc>
        <w:tc>
          <w:tcPr>
            <w:tcW w:w="3600" w:type="dxa"/>
          </w:tcPr>
          <w:p w14:paraId="1F78F8CA" w14:textId="77777777" w:rsidR="009E3628" w:rsidRPr="001F42D3" w:rsidRDefault="009E3628" w:rsidP="007B21C7">
            <w:pPr>
              <w:pStyle w:val="TableEntry"/>
            </w:pPr>
            <w:r w:rsidRPr="001F42D3">
              <w:t>Numeric Array</w:t>
            </w:r>
          </w:p>
        </w:tc>
        <w:tc>
          <w:tcPr>
            <w:tcW w:w="2160" w:type="dxa"/>
          </w:tcPr>
          <w:p w14:paraId="7EED3066" w14:textId="77777777" w:rsidR="009E3628" w:rsidRPr="001F42D3" w:rsidRDefault="009E3628" w:rsidP="007B21C7">
            <w:pPr>
              <w:pStyle w:val="TableEntry"/>
            </w:pPr>
          </w:p>
        </w:tc>
      </w:tr>
      <w:tr w:rsidR="009E3628" w:rsidRPr="001F42D3" w14:paraId="4A7CE262" w14:textId="77777777" w:rsidTr="007B21C7">
        <w:trPr>
          <w:jc w:val="center"/>
        </w:trPr>
        <w:tc>
          <w:tcPr>
            <w:tcW w:w="1440" w:type="dxa"/>
          </w:tcPr>
          <w:p w14:paraId="3D5959A7" w14:textId="77777777" w:rsidR="009E3628" w:rsidRPr="001F42D3" w:rsidRDefault="009E3628" w:rsidP="007B21C7">
            <w:pPr>
              <w:pStyle w:val="TableEntry"/>
            </w:pPr>
            <w:r w:rsidRPr="001F42D3">
              <w:t>NM</w:t>
            </w:r>
          </w:p>
        </w:tc>
        <w:tc>
          <w:tcPr>
            <w:tcW w:w="3600" w:type="dxa"/>
          </w:tcPr>
          <w:p w14:paraId="27D13536" w14:textId="77777777" w:rsidR="009E3628" w:rsidRPr="001F42D3" w:rsidRDefault="009E3628" w:rsidP="007B21C7">
            <w:pPr>
              <w:pStyle w:val="TableEntry"/>
            </w:pPr>
            <w:r w:rsidRPr="001F42D3">
              <w:t>Numeric</w:t>
            </w:r>
          </w:p>
        </w:tc>
        <w:tc>
          <w:tcPr>
            <w:tcW w:w="2160" w:type="dxa"/>
          </w:tcPr>
          <w:p w14:paraId="1FF30E6B" w14:textId="77777777" w:rsidR="009E3628" w:rsidRPr="001F42D3" w:rsidRDefault="009E3628" w:rsidP="007B21C7">
            <w:pPr>
              <w:pStyle w:val="TableEntry"/>
            </w:pPr>
          </w:p>
        </w:tc>
      </w:tr>
      <w:tr w:rsidR="009E3628" w:rsidRPr="001F42D3" w14:paraId="02F1E154" w14:textId="77777777" w:rsidTr="007B21C7">
        <w:trPr>
          <w:jc w:val="center"/>
        </w:trPr>
        <w:tc>
          <w:tcPr>
            <w:tcW w:w="1440" w:type="dxa"/>
          </w:tcPr>
          <w:p w14:paraId="34059654" w14:textId="77777777" w:rsidR="009E3628" w:rsidRPr="001F42D3" w:rsidRDefault="009E3628" w:rsidP="007B21C7">
            <w:pPr>
              <w:pStyle w:val="TableEntry"/>
            </w:pPr>
            <w:r w:rsidRPr="001F42D3">
              <w:t>PN</w:t>
            </w:r>
          </w:p>
        </w:tc>
        <w:tc>
          <w:tcPr>
            <w:tcW w:w="3600" w:type="dxa"/>
          </w:tcPr>
          <w:p w14:paraId="5564EE5B" w14:textId="77777777" w:rsidR="009E3628" w:rsidRPr="001F42D3" w:rsidRDefault="009E3628" w:rsidP="007B21C7">
            <w:pPr>
              <w:pStyle w:val="TableEntry"/>
            </w:pPr>
            <w:r w:rsidRPr="001F42D3">
              <w:t>Person Name</w:t>
            </w:r>
          </w:p>
        </w:tc>
        <w:tc>
          <w:tcPr>
            <w:tcW w:w="2160" w:type="dxa"/>
          </w:tcPr>
          <w:p w14:paraId="1C18EABC" w14:textId="77777777" w:rsidR="009E3628" w:rsidRPr="001F42D3" w:rsidRDefault="009E3628" w:rsidP="007B21C7">
            <w:pPr>
              <w:pStyle w:val="TableEntry"/>
            </w:pPr>
          </w:p>
        </w:tc>
      </w:tr>
      <w:tr w:rsidR="009E3628" w:rsidRPr="001F42D3" w14:paraId="6111B781" w14:textId="77777777" w:rsidTr="007B21C7">
        <w:trPr>
          <w:jc w:val="center"/>
        </w:trPr>
        <w:tc>
          <w:tcPr>
            <w:tcW w:w="1440" w:type="dxa"/>
          </w:tcPr>
          <w:p w14:paraId="145DFB61" w14:textId="77777777" w:rsidR="009E3628" w:rsidRPr="001F42D3" w:rsidRDefault="009E3628" w:rsidP="007B21C7">
            <w:pPr>
              <w:pStyle w:val="TableEntry"/>
            </w:pPr>
            <w:r w:rsidRPr="001F42D3">
              <w:t>SN</w:t>
            </w:r>
          </w:p>
        </w:tc>
        <w:tc>
          <w:tcPr>
            <w:tcW w:w="3600" w:type="dxa"/>
          </w:tcPr>
          <w:p w14:paraId="748183FE" w14:textId="77777777" w:rsidR="009E3628" w:rsidRPr="001F42D3" w:rsidRDefault="009E3628" w:rsidP="007B21C7">
            <w:pPr>
              <w:pStyle w:val="TableEntry"/>
            </w:pPr>
            <w:r w:rsidRPr="001F42D3">
              <w:t>Structured Numeric</w:t>
            </w:r>
          </w:p>
        </w:tc>
        <w:tc>
          <w:tcPr>
            <w:tcW w:w="2160" w:type="dxa"/>
          </w:tcPr>
          <w:p w14:paraId="27B18A41" w14:textId="77777777" w:rsidR="009E3628" w:rsidRPr="001F42D3" w:rsidRDefault="009E3628" w:rsidP="007B21C7">
            <w:pPr>
              <w:pStyle w:val="TableEntry"/>
            </w:pPr>
          </w:p>
        </w:tc>
      </w:tr>
      <w:tr w:rsidR="009E3628" w:rsidRPr="001F42D3" w14:paraId="1D9762AE" w14:textId="77777777" w:rsidTr="007B21C7">
        <w:trPr>
          <w:jc w:val="center"/>
        </w:trPr>
        <w:tc>
          <w:tcPr>
            <w:tcW w:w="1440" w:type="dxa"/>
          </w:tcPr>
          <w:p w14:paraId="7FB9AC2C" w14:textId="77777777" w:rsidR="009E3628" w:rsidRPr="001F42D3" w:rsidRDefault="009E3628" w:rsidP="007B21C7">
            <w:pPr>
              <w:pStyle w:val="TableEntry"/>
            </w:pPr>
            <w:r w:rsidRPr="001F42D3">
              <w:t>ST</w:t>
            </w:r>
          </w:p>
        </w:tc>
        <w:tc>
          <w:tcPr>
            <w:tcW w:w="3600" w:type="dxa"/>
          </w:tcPr>
          <w:p w14:paraId="110F0BCC" w14:textId="77777777" w:rsidR="009E3628" w:rsidRPr="001F42D3" w:rsidRDefault="009E3628" w:rsidP="007B21C7">
            <w:pPr>
              <w:pStyle w:val="TableEntry"/>
            </w:pPr>
            <w:r w:rsidRPr="001F42D3">
              <w:t>String Data</w:t>
            </w:r>
          </w:p>
        </w:tc>
        <w:tc>
          <w:tcPr>
            <w:tcW w:w="2160" w:type="dxa"/>
          </w:tcPr>
          <w:p w14:paraId="094455AC" w14:textId="77777777" w:rsidR="009E3628" w:rsidRPr="001F42D3" w:rsidRDefault="009E3628" w:rsidP="007B21C7">
            <w:pPr>
              <w:pStyle w:val="TableEntry"/>
            </w:pPr>
          </w:p>
        </w:tc>
      </w:tr>
      <w:tr w:rsidR="009E3628" w:rsidRPr="001F42D3" w14:paraId="42F5328A" w14:textId="77777777" w:rsidTr="007B21C7">
        <w:trPr>
          <w:jc w:val="center"/>
        </w:trPr>
        <w:tc>
          <w:tcPr>
            <w:tcW w:w="1440" w:type="dxa"/>
          </w:tcPr>
          <w:p w14:paraId="53B173B8" w14:textId="77777777" w:rsidR="009E3628" w:rsidRPr="001F42D3" w:rsidRDefault="009E3628" w:rsidP="007B21C7">
            <w:pPr>
              <w:pStyle w:val="TableEntry"/>
            </w:pPr>
            <w:r w:rsidRPr="001F42D3">
              <w:t>TM</w:t>
            </w:r>
          </w:p>
        </w:tc>
        <w:tc>
          <w:tcPr>
            <w:tcW w:w="3600" w:type="dxa"/>
          </w:tcPr>
          <w:p w14:paraId="59B130C2" w14:textId="77777777" w:rsidR="009E3628" w:rsidRPr="001F42D3" w:rsidRDefault="009E3628" w:rsidP="007B21C7">
            <w:pPr>
              <w:pStyle w:val="TableEntry"/>
            </w:pPr>
            <w:r w:rsidRPr="001F42D3">
              <w:t>Time</w:t>
            </w:r>
          </w:p>
        </w:tc>
        <w:tc>
          <w:tcPr>
            <w:tcW w:w="2160" w:type="dxa"/>
          </w:tcPr>
          <w:p w14:paraId="7DA87749" w14:textId="77777777" w:rsidR="009E3628" w:rsidRPr="001F42D3" w:rsidRDefault="009E3628" w:rsidP="007B21C7">
            <w:pPr>
              <w:pStyle w:val="TableEntry"/>
            </w:pPr>
          </w:p>
        </w:tc>
      </w:tr>
      <w:tr w:rsidR="009E3628" w:rsidRPr="001F42D3" w14:paraId="7C799EB7" w14:textId="77777777" w:rsidTr="007B21C7">
        <w:trPr>
          <w:jc w:val="center"/>
        </w:trPr>
        <w:tc>
          <w:tcPr>
            <w:tcW w:w="1440" w:type="dxa"/>
          </w:tcPr>
          <w:p w14:paraId="53A0BE42" w14:textId="77777777" w:rsidR="009E3628" w:rsidRPr="001F42D3" w:rsidRDefault="009E3628" w:rsidP="007B21C7">
            <w:pPr>
              <w:pStyle w:val="TableEntry"/>
            </w:pPr>
            <w:r w:rsidRPr="001F42D3">
              <w:t>XCN</w:t>
            </w:r>
          </w:p>
        </w:tc>
        <w:tc>
          <w:tcPr>
            <w:tcW w:w="3600" w:type="dxa"/>
          </w:tcPr>
          <w:p w14:paraId="58AFD9EB" w14:textId="77777777" w:rsidR="009E3628" w:rsidRPr="001F42D3" w:rsidRDefault="009E3628" w:rsidP="007B21C7">
            <w:pPr>
              <w:pStyle w:val="TableEntry"/>
            </w:pPr>
            <w:r w:rsidRPr="001F42D3">
              <w:t>Extended Composite Name and Number for Persons</w:t>
            </w:r>
          </w:p>
        </w:tc>
        <w:tc>
          <w:tcPr>
            <w:tcW w:w="2160" w:type="dxa"/>
          </w:tcPr>
          <w:p w14:paraId="6D47F472" w14:textId="77777777" w:rsidR="009E3628" w:rsidRPr="001F42D3" w:rsidRDefault="009E3628" w:rsidP="007B21C7">
            <w:pPr>
              <w:pStyle w:val="TableEntry"/>
            </w:pPr>
          </w:p>
        </w:tc>
      </w:tr>
      <w:tr w:rsidR="009E3628" w:rsidRPr="001F42D3" w14:paraId="2EDBCF1D" w14:textId="77777777" w:rsidTr="007B21C7">
        <w:trPr>
          <w:jc w:val="center"/>
        </w:trPr>
        <w:tc>
          <w:tcPr>
            <w:tcW w:w="1440" w:type="dxa"/>
          </w:tcPr>
          <w:p w14:paraId="60CAC27F" w14:textId="77777777" w:rsidR="009E3628" w:rsidRPr="001F42D3" w:rsidRDefault="009E3628" w:rsidP="007B21C7">
            <w:pPr>
              <w:pStyle w:val="TableEntry"/>
            </w:pPr>
            <w:r w:rsidRPr="001F42D3">
              <w:t>XPN</w:t>
            </w:r>
          </w:p>
        </w:tc>
        <w:tc>
          <w:tcPr>
            <w:tcW w:w="3600" w:type="dxa"/>
          </w:tcPr>
          <w:p w14:paraId="5D947141" w14:textId="77777777" w:rsidR="009E3628" w:rsidRPr="001F42D3" w:rsidRDefault="009E3628" w:rsidP="007B21C7">
            <w:pPr>
              <w:pStyle w:val="TableEntry"/>
            </w:pPr>
            <w:r w:rsidRPr="001F42D3">
              <w:t>Extended Person Name</w:t>
            </w:r>
          </w:p>
        </w:tc>
        <w:tc>
          <w:tcPr>
            <w:tcW w:w="2160" w:type="dxa"/>
          </w:tcPr>
          <w:p w14:paraId="22C9B2C4" w14:textId="77777777" w:rsidR="009E3628" w:rsidRPr="001F42D3" w:rsidRDefault="009E3628" w:rsidP="007B21C7">
            <w:pPr>
              <w:pStyle w:val="TableEntry"/>
            </w:pPr>
          </w:p>
        </w:tc>
      </w:tr>
    </w:tbl>
    <w:p w14:paraId="41A55112" w14:textId="77777777" w:rsidR="009E3628" w:rsidRPr="001F42D3" w:rsidRDefault="009E3628" w:rsidP="00A92110">
      <w:pPr>
        <w:pStyle w:val="BodyText"/>
      </w:pPr>
    </w:p>
    <w:p w14:paraId="7E23E897" w14:textId="3862E229" w:rsidR="00B11855" w:rsidRPr="001F42D3" w:rsidRDefault="00D53FC4" w:rsidP="00B34AEB">
      <w:pPr>
        <w:pStyle w:val="Heading2"/>
        <w:numPr>
          <w:ilvl w:val="0"/>
          <w:numId w:val="0"/>
        </w:numPr>
        <w:rPr>
          <w:noProof w:val="0"/>
        </w:rPr>
      </w:pPr>
      <w:bookmarkStart w:id="1727" w:name="_Toc401769872"/>
      <w:bookmarkStart w:id="1728" w:name="_Toc214889791"/>
      <w:r w:rsidRPr="001F42D3">
        <w:rPr>
          <w:noProof w:val="0"/>
        </w:rPr>
        <w:t xml:space="preserve">C.1 </w:t>
      </w:r>
      <w:r w:rsidR="003D003E" w:rsidRPr="001F42D3">
        <w:rPr>
          <w:noProof w:val="0"/>
        </w:rPr>
        <w:t>CNE Data Type – coded with no exceptions</w:t>
      </w:r>
      <w:bookmarkEnd w:id="1727"/>
      <w:bookmarkEnd w:id="1728"/>
    </w:p>
    <w:p w14:paraId="429EECE1" w14:textId="110D08F2" w:rsidR="00B11855" w:rsidRPr="001F42D3" w:rsidRDefault="003D003E" w:rsidP="00386C6C">
      <w:pPr>
        <w:pStyle w:val="BodyText"/>
      </w:pPr>
      <w:r w:rsidRPr="001F42D3">
        <w:t xml:space="preserve">Used when a field must represent a distinct value (a code) from a closed set of acceptable values, where all the values must be drawn from code sets accepted by HL7, where the authority determining acceptance is the </w:t>
      </w:r>
      <w:r w:rsidR="006D613E" w:rsidRPr="001F42D3">
        <w:t>HL7</w:t>
      </w:r>
      <w:r w:rsidR="00995105" w:rsidRPr="001F42D3">
        <w:t xml:space="preserve"> </w:t>
      </w:r>
      <w:r w:rsidRPr="001F42D3">
        <w:t>Vocabulary Work Group.</w:t>
      </w:r>
    </w:p>
    <w:p w14:paraId="65F24FAC" w14:textId="3C1CD952" w:rsidR="00B11855" w:rsidRPr="001F42D3" w:rsidRDefault="003D003E" w:rsidP="00386C6C">
      <w:pPr>
        <w:pStyle w:val="BodyText"/>
      </w:pPr>
      <w:r w:rsidRPr="001F42D3">
        <w:t xml:space="preserve">Definition: Specifies a coded element and its associated detail. The CNE data type is used when a required or mandatory coded field is needed. The specified </w:t>
      </w:r>
      <w:r w:rsidR="006D613E" w:rsidRPr="001F42D3">
        <w:t>HL7</w:t>
      </w:r>
      <w:r w:rsidR="00995105" w:rsidRPr="001F42D3">
        <w:t xml:space="preserve"> </w:t>
      </w:r>
      <w:r w:rsidRPr="001F42D3">
        <w:t>table or imported or externally defined coding system must be used and may not be extended with local values.</w:t>
      </w:r>
    </w:p>
    <w:p w14:paraId="19794F05" w14:textId="77777777" w:rsidR="00B11855" w:rsidRPr="001F42D3" w:rsidRDefault="003D003E" w:rsidP="00CF5627">
      <w:pPr>
        <w:pStyle w:val="TableTitle"/>
      </w:pPr>
      <w:r w:rsidRPr="001F42D3">
        <w:t>Table C.1-1: CNE-Coded Element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764"/>
        <w:gridCol w:w="760"/>
        <w:gridCol w:w="961"/>
        <w:gridCol w:w="1316"/>
        <w:gridCol w:w="861"/>
        <w:gridCol w:w="3928"/>
      </w:tblGrid>
      <w:tr w:rsidR="00C40FD5" w:rsidRPr="001F42D3" w14:paraId="5F680373" w14:textId="77777777" w:rsidTr="00A92110">
        <w:trPr>
          <w:cantSplit/>
          <w:tblHeader/>
        </w:trPr>
        <w:tc>
          <w:tcPr>
            <w:tcW w:w="784" w:type="dxa"/>
            <w:shd w:val="clear" w:color="auto" w:fill="D9D9D9"/>
          </w:tcPr>
          <w:p w14:paraId="5DD9252B" w14:textId="77777777" w:rsidR="00B11855" w:rsidRPr="001F42D3" w:rsidRDefault="003D003E" w:rsidP="00B43978">
            <w:pPr>
              <w:pStyle w:val="TableEntryHeader"/>
            </w:pPr>
            <w:r w:rsidRPr="001F42D3">
              <w:t>SEQ</w:t>
            </w:r>
          </w:p>
        </w:tc>
        <w:tc>
          <w:tcPr>
            <w:tcW w:w="764" w:type="dxa"/>
            <w:shd w:val="clear" w:color="auto" w:fill="D9D9D9"/>
          </w:tcPr>
          <w:p w14:paraId="6E73BEDB" w14:textId="77777777" w:rsidR="00B11855" w:rsidRPr="001F42D3" w:rsidRDefault="003D003E" w:rsidP="00B43978">
            <w:pPr>
              <w:pStyle w:val="TableEntryHeader"/>
            </w:pPr>
            <w:r w:rsidRPr="001F42D3">
              <w:t>LEN</w:t>
            </w:r>
          </w:p>
        </w:tc>
        <w:tc>
          <w:tcPr>
            <w:tcW w:w="760" w:type="dxa"/>
            <w:shd w:val="clear" w:color="auto" w:fill="D9D9D9"/>
          </w:tcPr>
          <w:p w14:paraId="696DC866" w14:textId="77777777" w:rsidR="00B11855" w:rsidRPr="001F42D3" w:rsidRDefault="003D003E" w:rsidP="00B43978">
            <w:pPr>
              <w:pStyle w:val="TableEntryHeader"/>
            </w:pPr>
            <w:r w:rsidRPr="001F42D3">
              <w:t>DT</w:t>
            </w:r>
          </w:p>
        </w:tc>
        <w:tc>
          <w:tcPr>
            <w:tcW w:w="961" w:type="dxa"/>
            <w:shd w:val="clear" w:color="auto" w:fill="D9D9D9"/>
          </w:tcPr>
          <w:p w14:paraId="33ADE02D" w14:textId="77777777" w:rsidR="00B11855" w:rsidRPr="001F42D3" w:rsidRDefault="003D003E" w:rsidP="00B43978">
            <w:pPr>
              <w:pStyle w:val="TableEntryHeader"/>
            </w:pPr>
            <w:r w:rsidRPr="001F42D3">
              <w:t>Usage</w:t>
            </w:r>
          </w:p>
        </w:tc>
        <w:tc>
          <w:tcPr>
            <w:tcW w:w="1316" w:type="dxa"/>
            <w:shd w:val="clear" w:color="auto" w:fill="D9D9D9"/>
          </w:tcPr>
          <w:p w14:paraId="307DE023" w14:textId="77777777" w:rsidR="00B11855" w:rsidRPr="001F42D3" w:rsidRDefault="003D003E" w:rsidP="00B43978">
            <w:pPr>
              <w:pStyle w:val="TableEntryHeader"/>
            </w:pPr>
            <w:r w:rsidRPr="001F42D3">
              <w:t>Card.</w:t>
            </w:r>
          </w:p>
        </w:tc>
        <w:tc>
          <w:tcPr>
            <w:tcW w:w="861" w:type="dxa"/>
            <w:shd w:val="clear" w:color="auto" w:fill="D9D9D9"/>
          </w:tcPr>
          <w:p w14:paraId="680C649F" w14:textId="77777777" w:rsidR="00B11855" w:rsidRPr="001F42D3" w:rsidRDefault="003D003E" w:rsidP="00B43978">
            <w:pPr>
              <w:pStyle w:val="TableEntryHeader"/>
            </w:pPr>
            <w:r w:rsidRPr="001F42D3">
              <w:t>TBL#</w:t>
            </w:r>
          </w:p>
        </w:tc>
        <w:tc>
          <w:tcPr>
            <w:tcW w:w="3928" w:type="dxa"/>
            <w:shd w:val="clear" w:color="auto" w:fill="D9D9D9"/>
          </w:tcPr>
          <w:p w14:paraId="3E7D13A9" w14:textId="77777777" w:rsidR="00B11855" w:rsidRPr="001F42D3" w:rsidRDefault="003D003E" w:rsidP="00B43978">
            <w:pPr>
              <w:pStyle w:val="TableEntryHeader"/>
            </w:pPr>
            <w:r w:rsidRPr="001F42D3">
              <w:t>Component name</w:t>
            </w:r>
          </w:p>
        </w:tc>
      </w:tr>
      <w:tr w:rsidR="00C40FD5" w:rsidRPr="001F42D3" w14:paraId="3B250B72" w14:textId="77777777" w:rsidTr="006C0E8E">
        <w:tc>
          <w:tcPr>
            <w:tcW w:w="784" w:type="dxa"/>
          </w:tcPr>
          <w:p w14:paraId="34593070" w14:textId="77777777" w:rsidR="00B11855" w:rsidRPr="001F42D3" w:rsidRDefault="003D003E" w:rsidP="00B43978">
            <w:pPr>
              <w:pStyle w:val="TableEntry"/>
            </w:pPr>
            <w:r w:rsidRPr="001F42D3">
              <w:t>1</w:t>
            </w:r>
          </w:p>
        </w:tc>
        <w:tc>
          <w:tcPr>
            <w:tcW w:w="764" w:type="dxa"/>
          </w:tcPr>
          <w:p w14:paraId="5CA41479" w14:textId="77777777" w:rsidR="00B11855" w:rsidRPr="001F42D3" w:rsidRDefault="003D003E" w:rsidP="00B43978">
            <w:pPr>
              <w:pStyle w:val="TableEntry"/>
            </w:pPr>
            <w:r w:rsidRPr="001F42D3">
              <w:t>20</w:t>
            </w:r>
          </w:p>
        </w:tc>
        <w:tc>
          <w:tcPr>
            <w:tcW w:w="760" w:type="dxa"/>
          </w:tcPr>
          <w:p w14:paraId="1DB2535B" w14:textId="77777777" w:rsidR="00B11855" w:rsidRPr="001F42D3" w:rsidRDefault="003D003E" w:rsidP="00B43978">
            <w:pPr>
              <w:pStyle w:val="TableEntry"/>
            </w:pPr>
            <w:r w:rsidRPr="001F42D3">
              <w:t>ST</w:t>
            </w:r>
          </w:p>
        </w:tc>
        <w:tc>
          <w:tcPr>
            <w:tcW w:w="961" w:type="dxa"/>
          </w:tcPr>
          <w:p w14:paraId="5D348507" w14:textId="77777777" w:rsidR="00B11855" w:rsidRPr="001F42D3" w:rsidRDefault="003D003E" w:rsidP="00B43978">
            <w:pPr>
              <w:pStyle w:val="TableEntry"/>
            </w:pPr>
            <w:r w:rsidRPr="001F42D3">
              <w:t>R</w:t>
            </w:r>
          </w:p>
        </w:tc>
        <w:tc>
          <w:tcPr>
            <w:tcW w:w="1316" w:type="dxa"/>
          </w:tcPr>
          <w:p w14:paraId="42E03582" w14:textId="77777777" w:rsidR="00B11855" w:rsidRPr="001F42D3" w:rsidRDefault="003D003E" w:rsidP="00B43978">
            <w:pPr>
              <w:pStyle w:val="TableEntry"/>
            </w:pPr>
            <w:r w:rsidRPr="001F42D3">
              <w:t>[1..1]</w:t>
            </w:r>
          </w:p>
        </w:tc>
        <w:tc>
          <w:tcPr>
            <w:tcW w:w="861" w:type="dxa"/>
          </w:tcPr>
          <w:p w14:paraId="2E719F82" w14:textId="77777777" w:rsidR="00B11855" w:rsidRPr="001F42D3" w:rsidRDefault="00B11855" w:rsidP="00B43978">
            <w:pPr>
              <w:pStyle w:val="TableEntry"/>
            </w:pPr>
          </w:p>
        </w:tc>
        <w:tc>
          <w:tcPr>
            <w:tcW w:w="3928" w:type="dxa"/>
          </w:tcPr>
          <w:p w14:paraId="58010B8D" w14:textId="77777777" w:rsidR="00B11855" w:rsidRPr="001F42D3" w:rsidRDefault="003D003E" w:rsidP="00B43978">
            <w:pPr>
              <w:pStyle w:val="TableEntry"/>
            </w:pPr>
            <w:r w:rsidRPr="001F42D3">
              <w:t>Identifier</w:t>
            </w:r>
          </w:p>
        </w:tc>
      </w:tr>
      <w:tr w:rsidR="00C40FD5" w:rsidRPr="001F42D3" w14:paraId="4709C995" w14:textId="77777777" w:rsidTr="006C0E8E">
        <w:tc>
          <w:tcPr>
            <w:tcW w:w="784" w:type="dxa"/>
          </w:tcPr>
          <w:p w14:paraId="1734EB7C" w14:textId="77777777" w:rsidR="00B11855" w:rsidRPr="001F42D3" w:rsidRDefault="003D003E" w:rsidP="00B43978">
            <w:pPr>
              <w:pStyle w:val="TableEntry"/>
            </w:pPr>
            <w:r w:rsidRPr="001F42D3">
              <w:lastRenderedPageBreak/>
              <w:t>2</w:t>
            </w:r>
          </w:p>
        </w:tc>
        <w:tc>
          <w:tcPr>
            <w:tcW w:w="764" w:type="dxa"/>
          </w:tcPr>
          <w:p w14:paraId="643AAA11" w14:textId="77777777" w:rsidR="00B11855" w:rsidRPr="001F42D3" w:rsidRDefault="003D003E" w:rsidP="00B43978">
            <w:pPr>
              <w:pStyle w:val="TableEntry"/>
            </w:pPr>
            <w:r w:rsidRPr="001F42D3">
              <w:t>199</w:t>
            </w:r>
          </w:p>
        </w:tc>
        <w:tc>
          <w:tcPr>
            <w:tcW w:w="760" w:type="dxa"/>
          </w:tcPr>
          <w:p w14:paraId="399B4CF5" w14:textId="77777777" w:rsidR="00B11855" w:rsidRPr="001F42D3" w:rsidRDefault="003D003E" w:rsidP="00B43978">
            <w:pPr>
              <w:pStyle w:val="TableEntry"/>
            </w:pPr>
            <w:r w:rsidRPr="001F42D3">
              <w:t>ST</w:t>
            </w:r>
          </w:p>
        </w:tc>
        <w:tc>
          <w:tcPr>
            <w:tcW w:w="961" w:type="dxa"/>
          </w:tcPr>
          <w:p w14:paraId="15E4135F" w14:textId="77777777" w:rsidR="00B11855" w:rsidRPr="001F42D3" w:rsidRDefault="003D003E" w:rsidP="00B43978">
            <w:pPr>
              <w:pStyle w:val="TableEntry"/>
            </w:pPr>
            <w:r w:rsidRPr="001F42D3">
              <w:t>R</w:t>
            </w:r>
          </w:p>
        </w:tc>
        <w:tc>
          <w:tcPr>
            <w:tcW w:w="1316" w:type="dxa"/>
          </w:tcPr>
          <w:p w14:paraId="69C7D81C" w14:textId="77777777" w:rsidR="00B11855" w:rsidRPr="001F42D3" w:rsidRDefault="003D003E" w:rsidP="00B43978">
            <w:pPr>
              <w:pStyle w:val="TableEntry"/>
            </w:pPr>
            <w:r w:rsidRPr="001F42D3">
              <w:t>[1..1]</w:t>
            </w:r>
          </w:p>
        </w:tc>
        <w:tc>
          <w:tcPr>
            <w:tcW w:w="861" w:type="dxa"/>
          </w:tcPr>
          <w:p w14:paraId="32BA97A5" w14:textId="77777777" w:rsidR="00B11855" w:rsidRPr="001F42D3" w:rsidRDefault="00B11855" w:rsidP="00B43978">
            <w:pPr>
              <w:pStyle w:val="TableEntry"/>
            </w:pPr>
          </w:p>
        </w:tc>
        <w:tc>
          <w:tcPr>
            <w:tcW w:w="3928" w:type="dxa"/>
          </w:tcPr>
          <w:p w14:paraId="3B5856E1" w14:textId="77777777" w:rsidR="00B11855" w:rsidRPr="001F42D3" w:rsidRDefault="003D003E" w:rsidP="00B43978">
            <w:pPr>
              <w:pStyle w:val="TableEntry"/>
            </w:pPr>
            <w:r w:rsidRPr="001F42D3">
              <w:t>Text</w:t>
            </w:r>
          </w:p>
        </w:tc>
      </w:tr>
      <w:tr w:rsidR="00C40FD5" w:rsidRPr="001F42D3" w14:paraId="5BC760AD" w14:textId="77777777" w:rsidTr="006C0E8E">
        <w:tc>
          <w:tcPr>
            <w:tcW w:w="784" w:type="dxa"/>
          </w:tcPr>
          <w:p w14:paraId="5D873CC8" w14:textId="77777777" w:rsidR="00B11855" w:rsidRPr="001F42D3" w:rsidRDefault="003D003E" w:rsidP="00B43978">
            <w:pPr>
              <w:pStyle w:val="TableEntry"/>
            </w:pPr>
            <w:r w:rsidRPr="001F42D3">
              <w:t>3</w:t>
            </w:r>
          </w:p>
        </w:tc>
        <w:tc>
          <w:tcPr>
            <w:tcW w:w="764" w:type="dxa"/>
          </w:tcPr>
          <w:p w14:paraId="2833B4D3" w14:textId="77777777" w:rsidR="00B11855" w:rsidRPr="001F42D3" w:rsidRDefault="003D003E" w:rsidP="00B43978">
            <w:pPr>
              <w:pStyle w:val="TableEntry"/>
            </w:pPr>
            <w:r w:rsidRPr="001F42D3">
              <w:t>20</w:t>
            </w:r>
          </w:p>
        </w:tc>
        <w:tc>
          <w:tcPr>
            <w:tcW w:w="760" w:type="dxa"/>
          </w:tcPr>
          <w:p w14:paraId="62ACD945" w14:textId="77777777" w:rsidR="00B11855" w:rsidRPr="001F42D3" w:rsidRDefault="003D003E" w:rsidP="00B43978">
            <w:pPr>
              <w:pStyle w:val="TableEntry"/>
            </w:pPr>
            <w:r w:rsidRPr="001F42D3">
              <w:t>ID</w:t>
            </w:r>
          </w:p>
        </w:tc>
        <w:tc>
          <w:tcPr>
            <w:tcW w:w="961" w:type="dxa"/>
          </w:tcPr>
          <w:p w14:paraId="1C180502" w14:textId="77777777" w:rsidR="00B11855" w:rsidRPr="001F42D3" w:rsidRDefault="003D003E" w:rsidP="00B43978">
            <w:pPr>
              <w:pStyle w:val="TableEntry"/>
            </w:pPr>
            <w:r w:rsidRPr="001F42D3">
              <w:t>RE</w:t>
            </w:r>
          </w:p>
        </w:tc>
        <w:tc>
          <w:tcPr>
            <w:tcW w:w="1316" w:type="dxa"/>
          </w:tcPr>
          <w:p w14:paraId="6084E881" w14:textId="77777777" w:rsidR="00B11855" w:rsidRPr="001F42D3" w:rsidRDefault="003D003E" w:rsidP="00B43978">
            <w:pPr>
              <w:pStyle w:val="TableEntry"/>
            </w:pPr>
            <w:r w:rsidRPr="001F42D3">
              <w:t>[0..1]</w:t>
            </w:r>
          </w:p>
        </w:tc>
        <w:tc>
          <w:tcPr>
            <w:tcW w:w="861" w:type="dxa"/>
          </w:tcPr>
          <w:p w14:paraId="65D88157" w14:textId="77777777" w:rsidR="00B11855" w:rsidRPr="001F42D3" w:rsidRDefault="003D003E" w:rsidP="00B43978">
            <w:pPr>
              <w:pStyle w:val="TableEntry"/>
            </w:pPr>
            <w:r w:rsidRPr="001F42D3">
              <w:t>0396</w:t>
            </w:r>
          </w:p>
        </w:tc>
        <w:tc>
          <w:tcPr>
            <w:tcW w:w="3928" w:type="dxa"/>
          </w:tcPr>
          <w:p w14:paraId="3DE6D6B3" w14:textId="77777777" w:rsidR="00B11855" w:rsidRPr="001F42D3" w:rsidRDefault="003D003E" w:rsidP="00B43978">
            <w:pPr>
              <w:pStyle w:val="TableEntry"/>
            </w:pPr>
            <w:r w:rsidRPr="001F42D3">
              <w:t>Name of Coding System</w:t>
            </w:r>
          </w:p>
        </w:tc>
      </w:tr>
      <w:tr w:rsidR="00C40FD5" w:rsidRPr="001F42D3" w14:paraId="0074358A" w14:textId="77777777" w:rsidTr="006C0E8E">
        <w:tc>
          <w:tcPr>
            <w:tcW w:w="784" w:type="dxa"/>
          </w:tcPr>
          <w:p w14:paraId="0AD4A9EA" w14:textId="77777777" w:rsidR="00B11855" w:rsidRPr="001F42D3" w:rsidRDefault="003D003E" w:rsidP="00B43978">
            <w:pPr>
              <w:pStyle w:val="TableEntry"/>
            </w:pPr>
            <w:r w:rsidRPr="001F42D3">
              <w:t>4</w:t>
            </w:r>
          </w:p>
        </w:tc>
        <w:tc>
          <w:tcPr>
            <w:tcW w:w="764" w:type="dxa"/>
          </w:tcPr>
          <w:p w14:paraId="1B871A0D" w14:textId="77777777" w:rsidR="00B11855" w:rsidRPr="001F42D3" w:rsidRDefault="003D003E" w:rsidP="00B43978">
            <w:pPr>
              <w:pStyle w:val="TableEntry"/>
            </w:pPr>
            <w:r w:rsidRPr="001F42D3">
              <w:t>20</w:t>
            </w:r>
          </w:p>
        </w:tc>
        <w:tc>
          <w:tcPr>
            <w:tcW w:w="760" w:type="dxa"/>
          </w:tcPr>
          <w:p w14:paraId="28FF265D" w14:textId="77777777" w:rsidR="00B11855" w:rsidRPr="001F42D3" w:rsidRDefault="003D003E" w:rsidP="00B43978">
            <w:pPr>
              <w:pStyle w:val="TableEntry"/>
            </w:pPr>
            <w:r w:rsidRPr="001F42D3">
              <w:t>ST</w:t>
            </w:r>
          </w:p>
        </w:tc>
        <w:tc>
          <w:tcPr>
            <w:tcW w:w="961" w:type="dxa"/>
          </w:tcPr>
          <w:p w14:paraId="5F6F75C1" w14:textId="77777777" w:rsidR="00B11855" w:rsidRPr="001F42D3" w:rsidRDefault="003D003E" w:rsidP="00B43978">
            <w:pPr>
              <w:pStyle w:val="TableEntry"/>
            </w:pPr>
            <w:r w:rsidRPr="001F42D3">
              <w:t>RE</w:t>
            </w:r>
          </w:p>
        </w:tc>
        <w:tc>
          <w:tcPr>
            <w:tcW w:w="1316" w:type="dxa"/>
          </w:tcPr>
          <w:p w14:paraId="52056140" w14:textId="77777777" w:rsidR="00B11855" w:rsidRPr="001F42D3" w:rsidRDefault="003D003E" w:rsidP="00B43978">
            <w:pPr>
              <w:pStyle w:val="TableEntry"/>
            </w:pPr>
            <w:r w:rsidRPr="001F42D3">
              <w:t>[0..1]</w:t>
            </w:r>
          </w:p>
        </w:tc>
        <w:tc>
          <w:tcPr>
            <w:tcW w:w="861" w:type="dxa"/>
          </w:tcPr>
          <w:p w14:paraId="3370C2EC" w14:textId="77777777" w:rsidR="00B11855" w:rsidRPr="001F42D3" w:rsidRDefault="00B11855" w:rsidP="00B43978">
            <w:pPr>
              <w:pStyle w:val="TableEntry"/>
            </w:pPr>
          </w:p>
        </w:tc>
        <w:tc>
          <w:tcPr>
            <w:tcW w:w="3928" w:type="dxa"/>
          </w:tcPr>
          <w:p w14:paraId="07F29614" w14:textId="77777777" w:rsidR="00B11855" w:rsidRPr="001F42D3" w:rsidRDefault="003D003E" w:rsidP="00B43978">
            <w:pPr>
              <w:pStyle w:val="TableEntry"/>
            </w:pPr>
            <w:r w:rsidRPr="001F42D3">
              <w:t>Alternate Identifier</w:t>
            </w:r>
          </w:p>
        </w:tc>
      </w:tr>
      <w:tr w:rsidR="00C40FD5" w:rsidRPr="001F42D3" w14:paraId="4F11C084" w14:textId="77777777" w:rsidTr="006C0E8E">
        <w:tc>
          <w:tcPr>
            <w:tcW w:w="784" w:type="dxa"/>
          </w:tcPr>
          <w:p w14:paraId="0536B26C" w14:textId="77777777" w:rsidR="00B11855" w:rsidRPr="001F42D3" w:rsidRDefault="003D003E" w:rsidP="00B43978">
            <w:pPr>
              <w:pStyle w:val="TableEntry"/>
            </w:pPr>
            <w:r w:rsidRPr="001F42D3">
              <w:t>5</w:t>
            </w:r>
          </w:p>
        </w:tc>
        <w:tc>
          <w:tcPr>
            <w:tcW w:w="764" w:type="dxa"/>
          </w:tcPr>
          <w:p w14:paraId="1E67910F" w14:textId="77777777" w:rsidR="00B11855" w:rsidRPr="001F42D3" w:rsidRDefault="003D003E" w:rsidP="00B43978">
            <w:pPr>
              <w:pStyle w:val="TableEntry"/>
            </w:pPr>
            <w:r w:rsidRPr="001F42D3">
              <w:t>199</w:t>
            </w:r>
          </w:p>
        </w:tc>
        <w:tc>
          <w:tcPr>
            <w:tcW w:w="760" w:type="dxa"/>
          </w:tcPr>
          <w:p w14:paraId="0634B7CA" w14:textId="77777777" w:rsidR="00B11855" w:rsidRPr="001F42D3" w:rsidRDefault="003D003E" w:rsidP="00B43978">
            <w:pPr>
              <w:pStyle w:val="TableEntry"/>
            </w:pPr>
            <w:r w:rsidRPr="001F42D3">
              <w:t>ST</w:t>
            </w:r>
          </w:p>
        </w:tc>
        <w:tc>
          <w:tcPr>
            <w:tcW w:w="961" w:type="dxa"/>
          </w:tcPr>
          <w:p w14:paraId="2F7B7193" w14:textId="77777777" w:rsidR="00B11855" w:rsidRPr="001F42D3" w:rsidRDefault="003D003E" w:rsidP="00B43978">
            <w:pPr>
              <w:pStyle w:val="TableEntry"/>
            </w:pPr>
            <w:r w:rsidRPr="001F42D3">
              <w:t>RE</w:t>
            </w:r>
          </w:p>
        </w:tc>
        <w:tc>
          <w:tcPr>
            <w:tcW w:w="1316" w:type="dxa"/>
          </w:tcPr>
          <w:p w14:paraId="2DC0E48A" w14:textId="77777777" w:rsidR="00B11855" w:rsidRPr="001F42D3" w:rsidRDefault="003D003E" w:rsidP="00B43978">
            <w:pPr>
              <w:pStyle w:val="TableEntry"/>
            </w:pPr>
            <w:r w:rsidRPr="001F42D3">
              <w:t>[0..1]</w:t>
            </w:r>
          </w:p>
        </w:tc>
        <w:tc>
          <w:tcPr>
            <w:tcW w:w="861" w:type="dxa"/>
          </w:tcPr>
          <w:p w14:paraId="5C0C52F1" w14:textId="77777777" w:rsidR="00B11855" w:rsidRPr="001F42D3" w:rsidRDefault="00B11855" w:rsidP="00B43978">
            <w:pPr>
              <w:pStyle w:val="TableEntry"/>
            </w:pPr>
          </w:p>
        </w:tc>
        <w:tc>
          <w:tcPr>
            <w:tcW w:w="3928" w:type="dxa"/>
          </w:tcPr>
          <w:p w14:paraId="5FD6D0B6" w14:textId="77777777" w:rsidR="00B11855" w:rsidRPr="001F42D3" w:rsidRDefault="003D003E" w:rsidP="00B43978">
            <w:pPr>
              <w:pStyle w:val="TableEntry"/>
            </w:pPr>
            <w:r w:rsidRPr="001F42D3">
              <w:t>Alternate Text</w:t>
            </w:r>
          </w:p>
        </w:tc>
      </w:tr>
      <w:tr w:rsidR="00C40FD5" w:rsidRPr="001F42D3" w14:paraId="73137687" w14:textId="77777777" w:rsidTr="006C0E8E">
        <w:tc>
          <w:tcPr>
            <w:tcW w:w="784" w:type="dxa"/>
          </w:tcPr>
          <w:p w14:paraId="77135F17" w14:textId="77777777" w:rsidR="00B11855" w:rsidRPr="001F42D3" w:rsidRDefault="003D003E" w:rsidP="00B43978">
            <w:pPr>
              <w:pStyle w:val="TableEntry"/>
            </w:pPr>
            <w:r w:rsidRPr="001F42D3">
              <w:t>6</w:t>
            </w:r>
          </w:p>
        </w:tc>
        <w:tc>
          <w:tcPr>
            <w:tcW w:w="764" w:type="dxa"/>
          </w:tcPr>
          <w:p w14:paraId="3D33FF13" w14:textId="77777777" w:rsidR="00B11855" w:rsidRPr="001F42D3" w:rsidRDefault="003D003E" w:rsidP="00B43978">
            <w:pPr>
              <w:pStyle w:val="TableEntry"/>
            </w:pPr>
            <w:r w:rsidRPr="001F42D3">
              <w:t>20</w:t>
            </w:r>
          </w:p>
        </w:tc>
        <w:tc>
          <w:tcPr>
            <w:tcW w:w="760" w:type="dxa"/>
          </w:tcPr>
          <w:p w14:paraId="0ECD505A" w14:textId="77777777" w:rsidR="00B11855" w:rsidRPr="001F42D3" w:rsidRDefault="003D003E" w:rsidP="00B43978">
            <w:pPr>
              <w:pStyle w:val="TableEntry"/>
            </w:pPr>
            <w:r w:rsidRPr="001F42D3">
              <w:t>ID</w:t>
            </w:r>
          </w:p>
        </w:tc>
        <w:tc>
          <w:tcPr>
            <w:tcW w:w="961" w:type="dxa"/>
          </w:tcPr>
          <w:p w14:paraId="75903501" w14:textId="77777777" w:rsidR="00B11855" w:rsidRPr="001F42D3" w:rsidRDefault="003D003E" w:rsidP="00B43978">
            <w:pPr>
              <w:pStyle w:val="TableEntry"/>
            </w:pPr>
            <w:r w:rsidRPr="001F42D3">
              <w:t>RE</w:t>
            </w:r>
          </w:p>
        </w:tc>
        <w:tc>
          <w:tcPr>
            <w:tcW w:w="1316" w:type="dxa"/>
          </w:tcPr>
          <w:p w14:paraId="384E5CED" w14:textId="77777777" w:rsidR="00B11855" w:rsidRPr="001F42D3" w:rsidRDefault="003D003E" w:rsidP="00B43978">
            <w:pPr>
              <w:pStyle w:val="TableEntry"/>
            </w:pPr>
            <w:r w:rsidRPr="001F42D3">
              <w:t>[0..1]</w:t>
            </w:r>
          </w:p>
        </w:tc>
        <w:tc>
          <w:tcPr>
            <w:tcW w:w="861" w:type="dxa"/>
          </w:tcPr>
          <w:p w14:paraId="314FC9CA" w14:textId="77777777" w:rsidR="00B11855" w:rsidRPr="001F42D3" w:rsidRDefault="003D003E" w:rsidP="00B43978">
            <w:pPr>
              <w:pStyle w:val="TableEntry"/>
            </w:pPr>
            <w:r w:rsidRPr="001F42D3">
              <w:t>0396</w:t>
            </w:r>
          </w:p>
        </w:tc>
        <w:tc>
          <w:tcPr>
            <w:tcW w:w="3928" w:type="dxa"/>
          </w:tcPr>
          <w:p w14:paraId="5CFD0E1E" w14:textId="77777777" w:rsidR="00B11855" w:rsidRPr="001F42D3" w:rsidRDefault="003D003E" w:rsidP="00B43978">
            <w:pPr>
              <w:pStyle w:val="TableEntry"/>
            </w:pPr>
            <w:r w:rsidRPr="001F42D3">
              <w:t>Name of Alternate Coding System</w:t>
            </w:r>
          </w:p>
        </w:tc>
      </w:tr>
      <w:tr w:rsidR="00C40FD5" w:rsidRPr="001F42D3" w14:paraId="714EBC91" w14:textId="77777777" w:rsidTr="006C0E8E">
        <w:tc>
          <w:tcPr>
            <w:tcW w:w="784" w:type="dxa"/>
          </w:tcPr>
          <w:p w14:paraId="4CB70CE2" w14:textId="77777777" w:rsidR="00B11855" w:rsidRPr="001F42D3" w:rsidRDefault="003D003E" w:rsidP="00B43978">
            <w:pPr>
              <w:pStyle w:val="TableEntry"/>
            </w:pPr>
            <w:r w:rsidRPr="001F42D3">
              <w:t>7</w:t>
            </w:r>
          </w:p>
        </w:tc>
        <w:tc>
          <w:tcPr>
            <w:tcW w:w="764" w:type="dxa"/>
          </w:tcPr>
          <w:p w14:paraId="25760D0D" w14:textId="77777777" w:rsidR="00B11855" w:rsidRPr="001F42D3" w:rsidRDefault="003D003E" w:rsidP="00B43978">
            <w:pPr>
              <w:pStyle w:val="TableEntry"/>
            </w:pPr>
            <w:r w:rsidRPr="001F42D3">
              <w:t>10</w:t>
            </w:r>
          </w:p>
        </w:tc>
        <w:tc>
          <w:tcPr>
            <w:tcW w:w="760" w:type="dxa"/>
          </w:tcPr>
          <w:p w14:paraId="3CDF621F" w14:textId="77777777" w:rsidR="00B11855" w:rsidRPr="001F42D3" w:rsidRDefault="003D003E" w:rsidP="00B43978">
            <w:pPr>
              <w:pStyle w:val="TableEntry"/>
            </w:pPr>
            <w:r w:rsidRPr="001F42D3">
              <w:t>ST</w:t>
            </w:r>
          </w:p>
        </w:tc>
        <w:tc>
          <w:tcPr>
            <w:tcW w:w="961" w:type="dxa"/>
          </w:tcPr>
          <w:p w14:paraId="60C41427" w14:textId="77777777" w:rsidR="00B11855" w:rsidRPr="001F42D3" w:rsidRDefault="003D003E" w:rsidP="00B43978">
            <w:pPr>
              <w:pStyle w:val="TableEntry"/>
            </w:pPr>
            <w:r w:rsidRPr="001F42D3">
              <w:t>C</w:t>
            </w:r>
          </w:p>
        </w:tc>
        <w:tc>
          <w:tcPr>
            <w:tcW w:w="1316" w:type="dxa"/>
          </w:tcPr>
          <w:p w14:paraId="5D4614A7" w14:textId="77777777" w:rsidR="00B11855" w:rsidRPr="001F42D3" w:rsidRDefault="003D003E" w:rsidP="00B43978">
            <w:pPr>
              <w:pStyle w:val="TableEntry"/>
            </w:pPr>
            <w:r w:rsidRPr="001F42D3">
              <w:t>[0..1]</w:t>
            </w:r>
          </w:p>
        </w:tc>
        <w:tc>
          <w:tcPr>
            <w:tcW w:w="861" w:type="dxa"/>
          </w:tcPr>
          <w:p w14:paraId="64932781" w14:textId="77777777" w:rsidR="00B11855" w:rsidRPr="001F42D3" w:rsidRDefault="00B11855" w:rsidP="00B43978">
            <w:pPr>
              <w:pStyle w:val="TableEntry"/>
            </w:pPr>
          </w:p>
        </w:tc>
        <w:tc>
          <w:tcPr>
            <w:tcW w:w="3928" w:type="dxa"/>
          </w:tcPr>
          <w:p w14:paraId="7C5F5BB9" w14:textId="77777777" w:rsidR="00B11855" w:rsidRPr="001F42D3" w:rsidRDefault="003D003E" w:rsidP="00B43978">
            <w:pPr>
              <w:pStyle w:val="TableEntry"/>
            </w:pPr>
            <w:r w:rsidRPr="001F42D3">
              <w:t>Coding System Version ID</w:t>
            </w:r>
          </w:p>
        </w:tc>
      </w:tr>
      <w:tr w:rsidR="00C40FD5" w:rsidRPr="001F42D3" w14:paraId="190619C2" w14:textId="77777777" w:rsidTr="006C0E8E">
        <w:tc>
          <w:tcPr>
            <w:tcW w:w="784" w:type="dxa"/>
          </w:tcPr>
          <w:p w14:paraId="74A50A52" w14:textId="77777777" w:rsidR="00B11855" w:rsidRPr="001F42D3" w:rsidRDefault="003D003E" w:rsidP="00B43978">
            <w:pPr>
              <w:pStyle w:val="TableEntry"/>
            </w:pPr>
            <w:r w:rsidRPr="001F42D3">
              <w:t>8</w:t>
            </w:r>
          </w:p>
        </w:tc>
        <w:tc>
          <w:tcPr>
            <w:tcW w:w="764" w:type="dxa"/>
          </w:tcPr>
          <w:p w14:paraId="7A89F188" w14:textId="77777777" w:rsidR="00B11855" w:rsidRPr="001F42D3" w:rsidRDefault="003D003E" w:rsidP="00B43978">
            <w:pPr>
              <w:pStyle w:val="TableEntry"/>
            </w:pPr>
            <w:r w:rsidRPr="001F42D3">
              <w:t>10</w:t>
            </w:r>
          </w:p>
        </w:tc>
        <w:tc>
          <w:tcPr>
            <w:tcW w:w="760" w:type="dxa"/>
          </w:tcPr>
          <w:p w14:paraId="1903F774" w14:textId="77777777" w:rsidR="00B11855" w:rsidRPr="001F42D3" w:rsidRDefault="003D003E" w:rsidP="00B43978">
            <w:pPr>
              <w:pStyle w:val="TableEntry"/>
            </w:pPr>
            <w:r w:rsidRPr="001F42D3">
              <w:t>ST</w:t>
            </w:r>
          </w:p>
        </w:tc>
        <w:tc>
          <w:tcPr>
            <w:tcW w:w="961" w:type="dxa"/>
          </w:tcPr>
          <w:p w14:paraId="4838D928" w14:textId="77777777" w:rsidR="00B11855" w:rsidRPr="001F42D3" w:rsidRDefault="003D003E" w:rsidP="00B43978">
            <w:pPr>
              <w:pStyle w:val="TableEntry"/>
            </w:pPr>
            <w:r w:rsidRPr="001F42D3">
              <w:t>O</w:t>
            </w:r>
          </w:p>
        </w:tc>
        <w:tc>
          <w:tcPr>
            <w:tcW w:w="1316" w:type="dxa"/>
          </w:tcPr>
          <w:p w14:paraId="47EFC054" w14:textId="77777777" w:rsidR="00B11855" w:rsidRPr="001F42D3" w:rsidRDefault="003D003E" w:rsidP="00B43978">
            <w:pPr>
              <w:pStyle w:val="TableEntry"/>
            </w:pPr>
            <w:r w:rsidRPr="001F42D3">
              <w:t>[0..1]</w:t>
            </w:r>
          </w:p>
        </w:tc>
        <w:tc>
          <w:tcPr>
            <w:tcW w:w="861" w:type="dxa"/>
          </w:tcPr>
          <w:p w14:paraId="53B22677" w14:textId="77777777" w:rsidR="00B11855" w:rsidRPr="001F42D3" w:rsidRDefault="00B11855" w:rsidP="00B43978">
            <w:pPr>
              <w:pStyle w:val="TableEntry"/>
            </w:pPr>
          </w:p>
        </w:tc>
        <w:tc>
          <w:tcPr>
            <w:tcW w:w="3928" w:type="dxa"/>
          </w:tcPr>
          <w:p w14:paraId="747A75CC" w14:textId="77777777" w:rsidR="00B11855" w:rsidRPr="001F42D3" w:rsidRDefault="003D003E" w:rsidP="00B43978">
            <w:pPr>
              <w:pStyle w:val="TableEntry"/>
            </w:pPr>
            <w:r w:rsidRPr="001F42D3">
              <w:t>Alternate Coding System Version ID</w:t>
            </w:r>
          </w:p>
        </w:tc>
      </w:tr>
      <w:tr w:rsidR="00C40FD5" w:rsidRPr="001F42D3" w14:paraId="32DE20A5" w14:textId="77777777" w:rsidTr="006C0E8E">
        <w:tc>
          <w:tcPr>
            <w:tcW w:w="784" w:type="dxa"/>
          </w:tcPr>
          <w:p w14:paraId="1A16EAB1" w14:textId="77777777" w:rsidR="00B11855" w:rsidRPr="001F42D3" w:rsidRDefault="003D003E" w:rsidP="00B43978">
            <w:pPr>
              <w:pStyle w:val="TableEntry"/>
            </w:pPr>
            <w:r w:rsidRPr="001F42D3">
              <w:t>9</w:t>
            </w:r>
          </w:p>
        </w:tc>
        <w:tc>
          <w:tcPr>
            <w:tcW w:w="764" w:type="dxa"/>
          </w:tcPr>
          <w:p w14:paraId="7C363927" w14:textId="77777777" w:rsidR="00B11855" w:rsidRPr="001F42D3" w:rsidRDefault="003D003E" w:rsidP="00B43978">
            <w:pPr>
              <w:pStyle w:val="TableEntry"/>
            </w:pPr>
            <w:r w:rsidRPr="001F42D3">
              <w:t>199</w:t>
            </w:r>
          </w:p>
        </w:tc>
        <w:tc>
          <w:tcPr>
            <w:tcW w:w="760" w:type="dxa"/>
          </w:tcPr>
          <w:p w14:paraId="473B777E" w14:textId="77777777" w:rsidR="00B11855" w:rsidRPr="001F42D3" w:rsidRDefault="003D003E" w:rsidP="00B43978">
            <w:pPr>
              <w:pStyle w:val="TableEntry"/>
            </w:pPr>
            <w:r w:rsidRPr="001F42D3">
              <w:t>ST</w:t>
            </w:r>
          </w:p>
        </w:tc>
        <w:tc>
          <w:tcPr>
            <w:tcW w:w="961" w:type="dxa"/>
          </w:tcPr>
          <w:p w14:paraId="4F63ED05" w14:textId="77777777" w:rsidR="00B11855" w:rsidRPr="001F42D3" w:rsidRDefault="003D003E" w:rsidP="00B43978">
            <w:pPr>
              <w:pStyle w:val="TableEntry"/>
            </w:pPr>
            <w:r w:rsidRPr="001F42D3">
              <w:t>O</w:t>
            </w:r>
          </w:p>
        </w:tc>
        <w:tc>
          <w:tcPr>
            <w:tcW w:w="1316" w:type="dxa"/>
          </w:tcPr>
          <w:p w14:paraId="4788C743" w14:textId="77777777" w:rsidR="00B11855" w:rsidRPr="001F42D3" w:rsidRDefault="003D003E" w:rsidP="00B43978">
            <w:pPr>
              <w:pStyle w:val="TableEntry"/>
            </w:pPr>
            <w:r w:rsidRPr="001F42D3">
              <w:t>[0..1]</w:t>
            </w:r>
          </w:p>
        </w:tc>
        <w:tc>
          <w:tcPr>
            <w:tcW w:w="861" w:type="dxa"/>
          </w:tcPr>
          <w:p w14:paraId="65512523" w14:textId="77777777" w:rsidR="00B11855" w:rsidRPr="001F42D3" w:rsidRDefault="00B11855" w:rsidP="00B43978">
            <w:pPr>
              <w:pStyle w:val="TableEntry"/>
            </w:pPr>
          </w:p>
        </w:tc>
        <w:tc>
          <w:tcPr>
            <w:tcW w:w="3928" w:type="dxa"/>
          </w:tcPr>
          <w:p w14:paraId="750A9AB6" w14:textId="77777777" w:rsidR="00B11855" w:rsidRPr="001F42D3" w:rsidRDefault="003D003E" w:rsidP="00506FBD">
            <w:pPr>
              <w:pStyle w:val="TableEntry"/>
            </w:pPr>
            <w:r w:rsidRPr="001F42D3">
              <w:t>Original Text</w:t>
            </w:r>
          </w:p>
        </w:tc>
      </w:tr>
    </w:tbl>
    <w:p w14:paraId="0E971C68" w14:textId="77777777" w:rsidR="00C44528" w:rsidRPr="001F42D3" w:rsidRDefault="00C44528" w:rsidP="00A17802">
      <w:pPr>
        <w:pStyle w:val="BodyText"/>
      </w:pPr>
      <w:bookmarkStart w:id="1729" w:name="_Toc401769873"/>
    </w:p>
    <w:p w14:paraId="562979AD" w14:textId="0FC69C2B" w:rsidR="00A91B0D" w:rsidRPr="001F42D3" w:rsidRDefault="00D53FC4" w:rsidP="00B34AEB">
      <w:pPr>
        <w:pStyle w:val="Heading2"/>
        <w:numPr>
          <w:ilvl w:val="0"/>
          <w:numId w:val="0"/>
        </w:numPr>
        <w:rPr>
          <w:noProof w:val="0"/>
        </w:rPr>
      </w:pPr>
      <w:bookmarkStart w:id="1730" w:name="_Toc214889792"/>
      <w:r w:rsidRPr="001F42D3">
        <w:rPr>
          <w:noProof w:val="0"/>
        </w:rPr>
        <w:t xml:space="preserve">C.2 </w:t>
      </w:r>
      <w:r w:rsidR="00A91B0D" w:rsidRPr="001F42D3">
        <w:rPr>
          <w:noProof w:val="0"/>
        </w:rPr>
        <w:t>CWE Data Type – coded with exceptions</w:t>
      </w:r>
      <w:bookmarkEnd w:id="1729"/>
      <w:bookmarkEnd w:id="1730"/>
    </w:p>
    <w:p w14:paraId="102DCF05" w14:textId="77777777" w:rsidR="00B11855" w:rsidRPr="001F42D3" w:rsidRDefault="003D003E" w:rsidP="005C1693">
      <w:pPr>
        <w:pStyle w:val="BodyText"/>
      </w:pPr>
      <w:r w:rsidRPr="001F42D3">
        <w:t>Used when a field must represent a distinct value (a code) from a closed set of acceptable values, but where some values may be drawn from outside code sets accepted by HL7. In IHE PCD, to promote interoperability, where possible such values should be submitted to, and sanctioned by, the IHE PCD Technical Committee before use.</w:t>
      </w:r>
    </w:p>
    <w:p w14:paraId="486BBF3E" w14:textId="14C14540" w:rsidR="00B11855" w:rsidRPr="001F42D3" w:rsidRDefault="003D003E" w:rsidP="00A6229B">
      <w:pPr>
        <w:pStyle w:val="BodyText"/>
      </w:pPr>
      <w:r w:rsidRPr="001F42D3">
        <w:t xml:space="preserve">Definition: Specifies a coded element and its associated detail. The CWE data type is used when 1) more than one table may be applicable or 2) the specified </w:t>
      </w:r>
      <w:r w:rsidR="006D613E" w:rsidRPr="001F42D3">
        <w:t>HL7</w:t>
      </w:r>
      <w:r w:rsidR="00995105" w:rsidRPr="001F42D3">
        <w:t xml:space="preserve"> </w:t>
      </w:r>
      <w:r w:rsidRPr="001F42D3">
        <w:t xml:space="preserve">or externally defined table may be extended with local values. See </w:t>
      </w:r>
      <w:r w:rsidR="006D613E" w:rsidRPr="001F42D3">
        <w:t>HL7</w:t>
      </w:r>
      <w:r w:rsidR="00995105" w:rsidRPr="001F42D3">
        <w:t xml:space="preserve"> </w:t>
      </w:r>
      <w:r w:rsidRPr="001F42D3">
        <w:t>v2.6 2.A.13 for details.</w:t>
      </w:r>
    </w:p>
    <w:p w14:paraId="689491DA" w14:textId="77777777" w:rsidR="00B11855" w:rsidRPr="001F42D3" w:rsidRDefault="003D003E" w:rsidP="00A6229B">
      <w:pPr>
        <w:pStyle w:val="BodyText"/>
      </w:pPr>
      <w:r w:rsidRPr="001F42D3">
        <w:t>Note that this data type allows for a primary and an alternate coding system. This can be used to identify coded values from two value sets, such as measurement identifiers for the same measurement from both the MDC (ISO/IEEE 11073) and SNOMED CT systems, or units of measure from both MDC and UCUM systems.</w:t>
      </w:r>
    </w:p>
    <w:p w14:paraId="38476696" w14:textId="77777777" w:rsidR="00B11855" w:rsidRPr="001F42D3" w:rsidRDefault="003D003E" w:rsidP="00CF5627">
      <w:pPr>
        <w:pStyle w:val="TableTitle"/>
      </w:pPr>
      <w:r w:rsidRPr="001F42D3">
        <w:t>Table C.2-1: CWE-Coded Element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1260"/>
        <w:gridCol w:w="900"/>
        <w:gridCol w:w="1080"/>
        <w:gridCol w:w="990"/>
        <w:gridCol w:w="911"/>
        <w:gridCol w:w="2968"/>
      </w:tblGrid>
      <w:tr w:rsidR="00C40FD5" w:rsidRPr="001F42D3" w14:paraId="0BA5140C" w14:textId="77777777" w:rsidTr="00A92110">
        <w:trPr>
          <w:cantSplit/>
          <w:tblHeader/>
          <w:jc w:val="center"/>
        </w:trPr>
        <w:tc>
          <w:tcPr>
            <w:tcW w:w="909" w:type="dxa"/>
            <w:shd w:val="clear" w:color="auto" w:fill="D9D9D9"/>
          </w:tcPr>
          <w:p w14:paraId="263764CE" w14:textId="77777777" w:rsidR="00B11855" w:rsidRPr="001F42D3" w:rsidRDefault="003D003E" w:rsidP="00386C6C">
            <w:pPr>
              <w:pStyle w:val="TableEntryHeader"/>
            </w:pPr>
            <w:r w:rsidRPr="001F42D3">
              <w:t>SEQ</w:t>
            </w:r>
          </w:p>
        </w:tc>
        <w:tc>
          <w:tcPr>
            <w:tcW w:w="1260" w:type="dxa"/>
            <w:shd w:val="clear" w:color="auto" w:fill="D9D9D9"/>
          </w:tcPr>
          <w:p w14:paraId="36230449" w14:textId="77777777" w:rsidR="00B11855" w:rsidRPr="001F42D3" w:rsidRDefault="003D003E" w:rsidP="00386C6C">
            <w:pPr>
              <w:pStyle w:val="TableEntryHeader"/>
            </w:pPr>
            <w:r w:rsidRPr="001F42D3">
              <w:t>LEN</w:t>
            </w:r>
          </w:p>
        </w:tc>
        <w:tc>
          <w:tcPr>
            <w:tcW w:w="900" w:type="dxa"/>
            <w:shd w:val="clear" w:color="auto" w:fill="D9D9D9"/>
          </w:tcPr>
          <w:p w14:paraId="78682900" w14:textId="77777777" w:rsidR="00B11855" w:rsidRPr="001F42D3" w:rsidRDefault="003D003E" w:rsidP="00386C6C">
            <w:pPr>
              <w:pStyle w:val="TableEntryHeader"/>
            </w:pPr>
            <w:r w:rsidRPr="001F42D3">
              <w:t>DT</w:t>
            </w:r>
          </w:p>
        </w:tc>
        <w:tc>
          <w:tcPr>
            <w:tcW w:w="1080" w:type="dxa"/>
            <w:shd w:val="clear" w:color="auto" w:fill="D9D9D9"/>
          </w:tcPr>
          <w:p w14:paraId="4EF9E5F3" w14:textId="77777777" w:rsidR="00B11855" w:rsidRPr="001F42D3" w:rsidRDefault="003D003E" w:rsidP="00386C6C">
            <w:pPr>
              <w:pStyle w:val="TableEntryHeader"/>
            </w:pPr>
            <w:r w:rsidRPr="001F42D3">
              <w:t>Usage</w:t>
            </w:r>
          </w:p>
        </w:tc>
        <w:tc>
          <w:tcPr>
            <w:tcW w:w="990" w:type="dxa"/>
            <w:shd w:val="clear" w:color="auto" w:fill="D9D9D9"/>
          </w:tcPr>
          <w:p w14:paraId="63F78C58" w14:textId="77777777" w:rsidR="00B11855" w:rsidRPr="001F42D3" w:rsidRDefault="003D003E" w:rsidP="00386C6C">
            <w:pPr>
              <w:pStyle w:val="TableEntryHeader"/>
            </w:pPr>
            <w:r w:rsidRPr="001F42D3">
              <w:t>Card.</w:t>
            </w:r>
          </w:p>
        </w:tc>
        <w:tc>
          <w:tcPr>
            <w:tcW w:w="911" w:type="dxa"/>
            <w:shd w:val="clear" w:color="auto" w:fill="D9D9D9"/>
          </w:tcPr>
          <w:p w14:paraId="2ACFE97B" w14:textId="77777777" w:rsidR="00B11855" w:rsidRPr="001F42D3" w:rsidRDefault="003D003E" w:rsidP="00386C6C">
            <w:pPr>
              <w:pStyle w:val="TableEntryHeader"/>
            </w:pPr>
            <w:r w:rsidRPr="001F42D3">
              <w:t>TBL#</w:t>
            </w:r>
          </w:p>
        </w:tc>
        <w:tc>
          <w:tcPr>
            <w:tcW w:w="2968" w:type="dxa"/>
            <w:shd w:val="clear" w:color="auto" w:fill="D9D9D9"/>
          </w:tcPr>
          <w:p w14:paraId="053CE18A" w14:textId="77777777" w:rsidR="00B11855" w:rsidRPr="001F42D3" w:rsidRDefault="003D003E" w:rsidP="00386C6C">
            <w:pPr>
              <w:pStyle w:val="TableEntryHeader"/>
            </w:pPr>
            <w:r w:rsidRPr="001F42D3">
              <w:t>Component name</w:t>
            </w:r>
          </w:p>
        </w:tc>
      </w:tr>
      <w:tr w:rsidR="00C40FD5" w:rsidRPr="001F42D3" w14:paraId="2FC8130B" w14:textId="77777777" w:rsidTr="00A92110">
        <w:trPr>
          <w:cantSplit/>
          <w:jc w:val="center"/>
        </w:trPr>
        <w:tc>
          <w:tcPr>
            <w:tcW w:w="909" w:type="dxa"/>
          </w:tcPr>
          <w:p w14:paraId="56FECA94" w14:textId="77777777" w:rsidR="00B11855" w:rsidRPr="001F42D3" w:rsidRDefault="003D003E" w:rsidP="00386C6C">
            <w:pPr>
              <w:pStyle w:val="TableEntry"/>
            </w:pPr>
            <w:r w:rsidRPr="001F42D3">
              <w:t>1</w:t>
            </w:r>
          </w:p>
        </w:tc>
        <w:tc>
          <w:tcPr>
            <w:tcW w:w="1260" w:type="dxa"/>
          </w:tcPr>
          <w:p w14:paraId="07AE6EC7" w14:textId="77777777" w:rsidR="00B11855" w:rsidRPr="001F42D3" w:rsidRDefault="003D003E" w:rsidP="00386C6C">
            <w:pPr>
              <w:pStyle w:val="TableEntry"/>
            </w:pPr>
            <w:r w:rsidRPr="001F42D3">
              <w:t>40 (See Note)</w:t>
            </w:r>
          </w:p>
        </w:tc>
        <w:tc>
          <w:tcPr>
            <w:tcW w:w="900" w:type="dxa"/>
          </w:tcPr>
          <w:p w14:paraId="49DC880F" w14:textId="77777777" w:rsidR="00B11855" w:rsidRPr="001F42D3" w:rsidRDefault="003D003E" w:rsidP="00386C6C">
            <w:pPr>
              <w:pStyle w:val="TableEntry"/>
            </w:pPr>
            <w:r w:rsidRPr="001F42D3">
              <w:t>ST</w:t>
            </w:r>
          </w:p>
        </w:tc>
        <w:tc>
          <w:tcPr>
            <w:tcW w:w="1080" w:type="dxa"/>
          </w:tcPr>
          <w:p w14:paraId="2C5C7108" w14:textId="77777777" w:rsidR="00B11855" w:rsidRPr="001F42D3" w:rsidRDefault="003D003E" w:rsidP="00386C6C">
            <w:pPr>
              <w:pStyle w:val="TableEntry"/>
            </w:pPr>
            <w:r w:rsidRPr="001F42D3">
              <w:t>RE</w:t>
            </w:r>
          </w:p>
        </w:tc>
        <w:tc>
          <w:tcPr>
            <w:tcW w:w="990" w:type="dxa"/>
          </w:tcPr>
          <w:p w14:paraId="7169019E" w14:textId="77777777" w:rsidR="00B11855" w:rsidRPr="001F42D3" w:rsidRDefault="003D003E" w:rsidP="00386C6C">
            <w:pPr>
              <w:pStyle w:val="TableEntry"/>
            </w:pPr>
            <w:r w:rsidRPr="001F42D3">
              <w:t>[0..1]</w:t>
            </w:r>
          </w:p>
        </w:tc>
        <w:tc>
          <w:tcPr>
            <w:tcW w:w="911" w:type="dxa"/>
          </w:tcPr>
          <w:p w14:paraId="646FEFB3" w14:textId="77777777" w:rsidR="00B11855" w:rsidRPr="001F42D3" w:rsidRDefault="00B11855" w:rsidP="00386C6C">
            <w:pPr>
              <w:pStyle w:val="TableEntry"/>
            </w:pPr>
          </w:p>
        </w:tc>
        <w:tc>
          <w:tcPr>
            <w:tcW w:w="2968" w:type="dxa"/>
          </w:tcPr>
          <w:p w14:paraId="354B960C" w14:textId="77777777" w:rsidR="00B11855" w:rsidRPr="001F42D3" w:rsidRDefault="003D003E" w:rsidP="00386C6C">
            <w:pPr>
              <w:pStyle w:val="TableEntry"/>
            </w:pPr>
            <w:r w:rsidRPr="001F42D3">
              <w:t>Identifier</w:t>
            </w:r>
          </w:p>
        </w:tc>
      </w:tr>
      <w:tr w:rsidR="00C40FD5" w:rsidRPr="001F42D3" w14:paraId="57B6D82A" w14:textId="77777777" w:rsidTr="00A92110">
        <w:trPr>
          <w:cantSplit/>
          <w:jc w:val="center"/>
        </w:trPr>
        <w:tc>
          <w:tcPr>
            <w:tcW w:w="909" w:type="dxa"/>
          </w:tcPr>
          <w:p w14:paraId="298F47D1" w14:textId="77777777" w:rsidR="00B11855" w:rsidRPr="001F42D3" w:rsidRDefault="003D003E" w:rsidP="00386C6C">
            <w:pPr>
              <w:pStyle w:val="TableEntry"/>
            </w:pPr>
            <w:r w:rsidRPr="001F42D3">
              <w:t>2</w:t>
            </w:r>
          </w:p>
        </w:tc>
        <w:tc>
          <w:tcPr>
            <w:tcW w:w="1260" w:type="dxa"/>
          </w:tcPr>
          <w:p w14:paraId="78C2E6F4" w14:textId="77777777" w:rsidR="00B11855" w:rsidRPr="001F42D3" w:rsidRDefault="003D003E" w:rsidP="00386C6C">
            <w:pPr>
              <w:pStyle w:val="TableEntry"/>
            </w:pPr>
            <w:r w:rsidRPr="001F42D3">
              <w:t>199</w:t>
            </w:r>
          </w:p>
        </w:tc>
        <w:tc>
          <w:tcPr>
            <w:tcW w:w="900" w:type="dxa"/>
          </w:tcPr>
          <w:p w14:paraId="68230A29" w14:textId="77777777" w:rsidR="00B11855" w:rsidRPr="001F42D3" w:rsidRDefault="003D003E" w:rsidP="00386C6C">
            <w:pPr>
              <w:pStyle w:val="TableEntry"/>
            </w:pPr>
            <w:r w:rsidRPr="001F42D3">
              <w:t>ST</w:t>
            </w:r>
          </w:p>
        </w:tc>
        <w:tc>
          <w:tcPr>
            <w:tcW w:w="1080" w:type="dxa"/>
          </w:tcPr>
          <w:p w14:paraId="2349B9E9" w14:textId="77777777" w:rsidR="00B11855" w:rsidRPr="001F42D3" w:rsidRDefault="003D003E" w:rsidP="00386C6C">
            <w:pPr>
              <w:pStyle w:val="TableEntry"/>
            </w:pPr>
            <w:r w:rsidRPr="001F42D3">
              <w:t>R</w:t>
            </w:r>
          </w:p>
        </w:tc>
        <w:tc>
          <w:tcPr>
            <w:tcW w:w="990" w:type="dxa"/>
          </w:tcPr>
          <w:p w14:paraId="5E6DF284" w14:textId="77777777" w:rsidR="00B11855" w:rsidRPr="001F42D3" w:rsidRDefault="003D003E" w:rsidP="00386C6C">
            <w:pPr>
              <w:pStyle w:val="TableEntry"/>
            </w:pPr>
            <w:r w:rsidRPr="001F42D3">
              <w:t>[1..1]</w:t>
            </w:r>
          </w:p>
        </w:tc>
        <w:tc>
          <w:tcPr>
            <w:tcW w:w="911" w:type="dxa"/>
          </w:tcPr>
          <w:p w14:paraId="3AFD87BF" w14:textId="77777777" w:rsidR="00B11855" w:rsidRPr="001F42D3" w:rsidRDefault="00B11855" w:rsidP="00386C6C">
            <w:pPr>
              <w:pStyle w:val="TableEntry"/>
            </w:pPr>
          </w:p>
        </w:tc>
        <w:tc>
          <w:tcPr>
            <w:tcW w:w="2968" w:type="dxa"/>
          </w:tcPr>
          <w:p w14:paraId="2B4D8367" w14:textId="77777777" w:rsidR="00B11855" w:rsidRPr="001F42D3" w:rsidRDefault="003D003E" w:rsidP="00386C6C">
            <w:pPr>
              <w:pStyle w:val="TableEntry"/>
            </w:pPr>
            <w:r w:rsidRPr="001F42D3">
              <w:t>Text</w:t>
            </w:r>
          </w:p>
        </w:tc>
      </w:tr>
      <w:tr w:rsidR="00C40FD5" w:rsidRPr="001F42D3" w14:paraId="1652F2F8" w14:textId="77777777" w:rsidTr="00A92110">
        <w:trPr>
          <w:cantSplit/>
          <w:jc w:val="center"/>
        </w:trPr>
        <w:tc>
          <w:tcPr>
            <w:tcW w:w="909" w:type="dxa"/>
          </w:tcPr>
          <w:p w14:paraId="1C8FA39E" w14:textId="77777777" w:rsidR="00B11855" w:rsidRPr="001F42D3" w:rsidRDefault="003D003E" w:rsidP="00386C6C">
            <w:pPr>
              <w:pStyle w:val="TableEntry"/>
            </w:pPr>
            <w:r w:rsidRPr="001F42D3">
              <w:t>3</w:t>
            </w:r>
          </w:p>
        </w:tc>
        <w:tc>
          <w:tcPr>
            <w:tcW w:w="1260" w:type="dxa"/>
          </w:tcPr>
          <w:p w14:paraId="4D84AE81" w14:textId="77777777" w:rsidR="00B11855" w:rsidRPr="001F42D3" w:rsidRDefault="003D003E" w:rsidP="00386C6C">
            <w:pPr>
              <w:pStyle w:val="TableEntry"/>
            </w:pPr>
            <w:r w:rsidRPr="001F42D3">
              <w:t>20</w:t>
            </w:r>
          </w:p>
        </w:tc>
        <w:tc>
          <w:tcPr>
            <w:tcW w:w="900" w:type="dxa"/>
          </w:tcPr>
          <w:p w14:paraId="762756FD" w14:textId="77777777" w:rsidR="00B11855" w:rsidRPr="001F42D3" w:rsidRDefault="003D003E" w:rsidP="00386C6C">
            <w:pPr>
              <w:pStyle w:val="TableEntry"/>
            </w:pPr>
            <w:r w:rsidRPr="001F42D3">
              <w:t>ID</w:t>
            </w:r>
          </w:p>
        </w:tc>
        <w:tc>
          <w:tcPr>
            <w:tcW w:w="1080" w:type="dxa"/>
          </w:tcPr>
          <w:p w14:paraId="5E4116BA" w14:textId="77777777" w:rsidR="00B11855" w:rsidRPr="001F42D3" w:rsidRDefault="003D003E" w:rsidP="00386C6C">
            <w:pPr>
              <w:pStyle w:val="TableEntry"/>
            </w:pPr>
            <w:r w:rsidRPr="001F42D3">
              <w:t>RE</w:t>
            </w:r>
          </w:p>
        </w:tc>
        <w:tc>
          <w:tcPr>
            <w:tcW w:w="990" w:type="dxa"/>
          </w:tcPr>
          <w:p w14:paraId="0211D04A" w14:textId="77777777" w:rsidR="00B11855" w:rsidRPr="001F42D3" w:rsidRDefault="003D003E" w:rsidP="00386C6C">
            <w:pPr>
              <w:pStyle w:val="TableEntry"/>
            </w:pPr>
            <w:r w:rsidRPr="001F42D3">
              <w:t>[0..1]</w:t>
            </w:r>
          </w:p>
        </w:tc>
        <w:tc>
          <w:tcPr>
            <w:tcW w:w="911" w:type="dxa"/>
          </w:tcPr>
          <w:p w14:paraId="00705DE2" w14:textId="77777777" w:rsidR="00B11855" w:rsidRPr="001F42D3" w:rsidRDefault="003D003E" w:rsidP="00386C6C">
            <w:pPr>
              <w:pStyle w:val="TableEntry"/>
            </w:pPr>
            <w:r w:rsidRPr="001F42D3">
              <w:t>0396</w:t>
            </w:r>
          </w:p>
        </w:tc>
        <w:tc>
          <w:tcPr>
            <w:tcW w:w="2968" w:type="dxa"/>
          </w:tcPr>
          <w:p w14:paraId="71CE6704" w14:textId="77777777" w:rsidR="00B11855" w:rsidRPr="001F42D3" w:rsidRDefault="003D003E" w:rsidP="00386C6C">
            <w:pPr>
              <w:pStyle w:val="TableEntry"/>
            </w:pPr>
            <w:r w:rsidRPr="001F42D3">
              <w:t>Name of Coding System</w:t>
            </w:r>
          </w:p>
        </w:tc>
      </w:tr>
      <w:tr w:rsidR="00C40FD5" w:rsidRPr="001F42D3" w14:paraId="0F41EBAB" w14:textId="77777777" w:rsidTr="00A92110">
        <w:trPr>
          <w:cantSplit/>
          <w:jc w:val="center"/>
        </w:trPr>
        <w:tc>
          <w:tcPr>
            <w:tcW w:w="909" w:type="dxa"/>
          </w:tcPr>
          <w:p w14:paraId="073FD7C2" w14:textId="77777777" w:rsidR="00B11855" w:rsidRPr="001F42D3" w:rsidRDefault="003D003E" w:rsidP="00386C6C">
            <w:pPr>
              <w:pStyle w:val="TableEntry"/>
            </w:pPr>
            <w:r w:rsidRPr="001F42D3">
              <w:t>4</w:t>
            </w:r>
          </w:p>
        </w:tc>
        <w:tc>
          <w:tcPr>
            <w:tcW w:w="1260" w:type="dxa"/>
          </w:tcPr>
          <w:p w14:paraId="3744E1C7" w14:textId="77777777" w:rsidR="00B11855" w:rsidRPr="001F42D3" w:rsidRDefault="003D003E" w:rsidP="00386C6C">
            <w:pPr>
              <w:pStyle w:val="TableEntry"/>
            </w:pPr>
            <w:r w:rsidRPr="001F42D3">
              <w:t>20</w:t>
            </w:r>
          </w:p>
        </w:tc>
        <w:tc>
          <w:tcPr>
            <w:tcW w:w="900" w:type="dxa"/>
          </w:tcPr>
          <w:p w14:paraId="689660E3" w14:textId="77777777" w:rsidR="00B11855" w:rsidRPr="001F42D3" w:rsidRDefault="003D003E" w:rsidP="00386C6C">
            <w:pPr>
              <w:pStyle w:val="TableEntry"/>
            </w:pPr>
            <w:r w:rsidRPr="001F42D3">
              <w:t>ST</w:t>
            </w:r>
          </w:p>
        </w:tc>
        <w:tc>
          <w:tcPr>
            <w:tcW w:w="1080" w:type="dxa"/>
          </w:tcPr>
          <w:p w14:paraId="6C0FDD3F" w14:textId="77777777" w:rsidR="00B11855" w:rsidRPr="001F42D3" w:rsidRDefault="003D003E" w:rsidP="00386C6C">
            <w:pPr>
              <w:pStyle w:val="TableEntry"/>
            </w:pPr>
            <w:r w:rsidRPr="001F42D3">
              <w:t>RE</w:t>
            </w:r>
          </w:p>
        </w:tc>
        <w:tc>
          <w:tcPr>
            <w:tcW w:w="990" w:type="dxa"/>
          </w:tcPr>
          <w:p w14:paraId="37A7B299" w14:textId="77777777" w:rsidR="00B11855" w:rsidRPr="001F42D3" w:rsidRDefault="003D003E" w:rsidP="00386C6C">
            <w:pPr>
              <w:pStyle w:val="TableEntry"/>
            </w:pPr>
            <w:r w:rsidRPr="001F42D3">
              <w:t>[0..1]</w:t>
            </w:r>
          </w:p>
        </w:tc>
        <w:tc>
          <w:tcPr>
            <w:tcW w:w="911" w:type="dxa"/>
          </w:tcPr>
          <w:p w14:paraId="377B6309" w14:textId="77777777" w:rsidR="00B11855" w:rsidRPr="001F42D3" w:rsidRDefault="00B11855" w:rsidP="00386C6C">
            <w:pPr>
              <w:pStyle w:val="TableEntry"/>
            </w:pPr>
          </w:p>
        </w:tc>
        <w:tc>
          <w:tcPr>
            <w:tcW w:w="2968" w:type="dxa"/>
          </w:tcPr>
          <w:p w14:paraId="139326BD" w14:textId="77777777" w:rsidR="00B11855" w:rsidRPr="001F42D3" w:rsidRDefault="003D003E" w:rsidP="00386C6C">
            <w:pPr>
              <w:pStyle w:val="TableEntry"/>
            </w:pPr>
            <w:r w:rsidRPr="001F42D3">
              <w:t>Alternate Identifier</w:t>
            </w:r>
          </w:p>
        </w:tc>
      </w:tr>
      <w:tr w:rsidR="00C40FD5" w:rsidRPr="001F42D3" w14:paraId="38F1D5DD" w14:textId="77777777" w:rsidTr="00A92110">
        <w:trPr>
          <w:cantSplit/>
          <w:jc w:val="center"/>
        </w:trPr>
        <w:tc>
          <w:tcPr>
            <w:tcW w:w="909" w:type="dxa"/>
          </w:tcPr>
          <w:p w14:paraId="6EFAABC7" w14:textId="77777777" w:rsidR="00B11855" w:rsidRPr="001F42D3" w:rsidRDefault="003D003E" w:rsidP="00386C6C">
            <w:pPr>
              <w:pStyle w:val="TableEntry"/>
            </w:pPr>
            <w:r w:rsidRPr="001F42D3">
              <w:t>5</w:t>
            </w:r>
          </w:p>
        </w:tc>
        <w:tc>
          <w:tcPr>
            <w:tcW w:w="1260" w:type="dxa"/>
          </w:tcPr>
          <w:p w14:paraId="219CD506" w14:textId="77777777" w:rsidR="00B11855" w:rsidRPr="001F42D3" w:rsidRDefault="003D003E" w:rsidP="00386C6C">
            <w:pPr>
              <w:pStyle w:val="TableEntry"/>
            </w:pPr>
            <w:r w:rsidRPr="001F42D3">
              <w:t>199</w:t>
            </w:r>
          </w:p>
        </w:tc>
        <w:tc>
          <w:tcPr>
            <w:tcW w:w="900" w:type="dxa"/>
          </w:tcPr>
          <w:p w14:paraId="18A51808" w14:textId="77777777" w:rsidR="00B11855" w:rsidRPr="001F42D3" w:rsidRDefault="003D003E" w:rsidP="00386C6C">
            <w:pPr>
              <w:pStyle w:val="TableEntry"/>
            </w:pPr>
            <w:r w:rsidRPr="001F42D3">
              <w:t>ST</w:t>
            </w:r>
          </w:p>
        </w:tc>
        <w:tc>
          <w:tcPr>
            <w:tcW w:w="1080" w:type="dxa"/>
          </w:tcPr>
          <w:p w14:paraId="10979E03" w14:textId="77777777" w:rsidR="00B11855" w:rsidRPr="001F42D3" w:rsidRDefault="003D003E" w:rsidP="00386C6C">
            <w:pPr>
              <w:pStyle w:val="TableEntry"/>
            </w:pPr>
            <w:r w:rsidRPr="001F42D3">
              <w:t>RE</w:t>
            </w:r>
          </w:p>
        </w:tc>
        <w:tc>
          <w:tcPr>
            <w:tcW w:w="990" w:type="dxa"/>
          </w:tcPr>
          <w:p w14:paraId="239587EC" w14:textId="77777777" w:rsidR="00B11855" w:rsidRPr="001F42D3" w:rsidRDefault="003D003E" w:rsidP="00386C6C">
            <w:pPr>
              <w:pStyle w:val="TableEntry"/>
            </w:pPr>
            <w:r w:rsidRPr="001F42D3">
              <w:t>[0..1]</w:t>
            </w:r>
          </w:p>
        </w:tc>
        <w:tc>
          <w:tcPr>
            <w:tcW w:w="911" w:type="dxa"/>
          </w:tcPr>
          <w:p w14:paraId="3A8C305E" w14:textId="77777777" w:rsidR="00B11855" w:rsidRPr="001F42D3" w:rsidRDefault="00B11855" w:rsidP="00386C6C">
            <w:pPr>
              <w:pStyle w:val="TableEntry"/>
            </w:pPr>
          </w:p>
        </w:tc>
        <w:tc>
          <w:tcPr>
            <w:tcW w:w="2968" w:type="dxa"/>
          </w:tcPr>
          <w:p w14:paraId="2F285280" w14:textId="77777777" w:rsidR="00B11855" w:rsidRPr="001F42D3" w:rsidRDefault="003D003E" w:rsidP="00386C6C">
            <w:pPr>
              <w:pStyle w:val="TableEntry"/>
            </w:pPr>
            <w:r w:rsidRPr="001F42D3">
              <w:t>Alternate Text</w:t>
            </w:r>
          </w:p>
        </w:tc>
      </w:tr>
      <w:tr w:rsidR="00C40FD5" w:rsidRPr="001F42D3" w14:paraId="73D3CD35" w14:textId="77777777" w:rsidTr="00A92110">
        <w:trPr>
          <w:cantSplit/>
          <w:jc w:val="center"/>
        </w:trPr>
        <w:tc>
          <w:tcPr>
            <w:tcW w:w="909" w:type="dxa"/>
          </w:tcPr>
          <w:p w14:paraId="30A63F33" w14:textId="77777777" w:rsidR="00B11855" w:rsidRPr="001F42D3" w:rsidRDefault="003D003E" w:rsidP="00386C6C">
            <w:pPr>
              <w:pStyle w:val="TableEntry"/>
            </w:pPr>
            <w:r w:rsidRPr="001F42D3">
              <w:t>6</w:t>
            </w:r>
          </w:p>
        </w:tc>
        <w:tc>
          <w:tcPr>
            <w:tcW w:w="1260" w:type="dxa"/>
          </w:tcPr>
          <w:p w14:paraId="74D35F0A" w14:textId="77777777" w:rsidR="00B11855" w:rsidRPr="001F42D3" w:rsidRDefault="003D003E" w:rsidP="00386C6C">
            <w:pPr>
              <w:pStyle w:val="TableEntry"/>
            </w:pPr>
            <w:r w:rsidRPr="001F42D3">
              <w:t>20</w:t>
            </w:r>
          </w:p>
        </w:tc>
        <w:tc>
          <w:tcPr>
            <w:tcW w:w="900" w:type="dxa"/>
          </w:tcPr>
          <w:p w14:paraId="6BF208D4" w14:textId="77777777" w:rsidR="00B11855" w:rsidRPr="001F42D3" w:rsidRDefault="003D003E" w:rsidP="00386C6C">
            <w:pPr>
              <w:pStyle w:val="TableEntry"/>
            </w:pPr>
            <w:r w:rsidRPr="001F42D3">
              <w:t>ID</w:t>
            </w:r>
          </w:p>
        </w:tc>
        <w:tc>
          <w:tcPr>
            <w:tcW w:w="1080" w:type="dxa"/>
          </w:tcPr>
          <w:p w14:paraId="3F499325" w14:textId="77777777" w:rsidR="00B11855" w:rsidRPr="001F42D3" w:rsidRDefault="003D003E" w:rsidP="00386C6C">
            <w:pPr>
              <w:pStyle w:val="TableEntry"/>
            </w:pPr>
            <w:r w:rsidRPr="001F42D3">
              <w:t>RE</w:t>
            </w:r>
          </w:p>
        </w:tc>
        <w:tc>
          <w:tcPr>
            <w:tcW w:w="990" w:type="dxa"/>
          </w:tcPr>
          <w:p w14:paraId="049EBC1A" w14:textId="77777777" w:rsidR="00B11855" w:rsidRPr="001F42D3" w:rsidRDefault="003D003E" w:rsidP="00386C6C">
            <w:pPr>
              <w:pStyle w:val="TableEntry"/>
            </w:pPr>
            <w:r w:rsidRPr="001F42D3">
              <w:t>[0..1]</w:t>
            </w:r>
          </w:p>
        </w:tc>
        <w:tc>
          <w:tcPr>
            <w:tcW w:w="911" w:type="dxa"/>
          </w:tcPr>
          <w:p w14:paraId="58A2D3C3" w14:textId="77777777" w:rsidR="00B11855" w:rsidRPr="001F42D3" w:rsidRDefault="003D003E" w:rsidP="00386C6C">
            <w:pPr>
              <w:pStyle w:val="TableEntry"/>
            </w:pPr>
            <w:r w:rsidRPr="001F42D3">
              <w:t>0396</w:t>
            </w:r>
          </w:p>
        </w:tc>
        <w:tc>
          <w:tcPr>
            <w:tcW w:w="2968" w:type="dxa"/>
          </w:tcPr>
          <w:p w14:paraId="79A2C105" w14:textId="77777777" w:rsidR="00B11855" w:rsidRPr="001F42D3" w:rsidRDefault="003D003E" w:rsidP="00386C6C">
            <w:pPr>
              <w:pStyle w:val="TableEntry"/>
            </w:pPr>
            <w:r w:rsidRPr="001F42D3">
              <w:t>Name of Alternate Coding System</w:t>
            </w:r>
          </w:p>
        </w:tc>
      </w:tr>
      <w:tr w:rsidR="00C40FD5" w:rsidRPr="001F42D3" w14:paraId="62BE638A" w14:textId="77777777" w:rsidTr="00A92110">
        <w:trPr>
          <w:cantSplit/>
          <w:jc w:val="center"/>
        </w:trPr>
        <w:tc>
          <w:tcPr>
            <w:tcW w:w="909" w:type="dxa"/>
          </w:tcPr>
          <w:p w14:paraId="1F7455C7" w14:textId="77777777" w:rsidR="00B11855" w:rsidRPr="001F42D3" w:rsidRDefault="003D003E" w:rsidP="00386C6C">
            <w:pPr>
              <w:pStyle w:val="TableEntry"/>
            </w:pPr>
            <w:r w:rsidRPr="001F42D3">
              <w:t>7</w:t>
            </w:r>
          </w:p>
        </w:tc>
        <w:tc>
          <w:tcPr>
            <w:tcW w:w="1260" w:type="dxa"/>
          </w:tcPr>
          <w:p w14:paraId="4D0B7FF2" w14:textId="77777777" w:rsidR="00B11855" w:rsidRPr="001F42D3" w:rsidRDefault="003D003E" w:rsidP="00386C6C">
            <w:pPr>
              <w:pStyle w:val="TableEntry"/>
            </w:pPr>
            <w:r w:rsidRPr="001F42D3">
              <w:t>10</w:t>
            </w:r>
          </w:p>
        </w:tc>
        <w:tc>
          <w:tcPr>
            <w:tcW w:w="900" w:type="dxa"/>
          </w:tcPr>
          <w:p w14:paraId="4D3839C9" w14:textId="77777777" w:rsidR="00B11855" w:rsidRPr="001F42D3" w:rsidRDefault="003D003E" w:rsidP="00386C6C">
            <w:pPr>
              <w:pStyle w:val="TableEntry"/>
            </w:pPr>
            <w:r w:rsidRPr="001F42D3">
              <w:t>ST</w:t>
            </w:r>
          </w:p>
        </w:tc>
        <w:tc>
          <w:tcPr>
            <w:tcW w:w="1080" w:type="dxa"/>
          </w:tcPr>
          <w:p w14:paraId="010DA9D1" w14:textId="77777777" w:rsidR="00B11855" w:rsidRPr="001F42D3" w:rsidRDefault="003D003E" w:rsidP="00386C6C">
            <w:pPr>
              <w:pStyle w:val="TableEntry"/>
            </w:pPr>
            <w:r w:rsidRPr="001F42D3">
              <w:t>C</w:t>
            </w:r>
          </w:p>
        </w:tc>
        <w:tc>
          <w:tcPr>
            <w:tcW w:w="990" w:type="dxa"/>
          </w:tcPr>
          <w:p w14:paraId="04386995" w14:textId="77777777" w:rsidR="00B11855" w:rsidRPr="001F42D3" w:rsidRDefault="003D003E" w:rsidP="00386C6C">
            <w:pPr>
              <w:pStyle w:val="TableEntry"/>
            </w:pPr>
            <w:r w:rsidRPr="001F42D3">
              <w:t>[0..1]</w:t>
            </w:r>
          </w:p>
        </w:tc>
        <w:tc>
          <w:tcPr>
            <w:tcW w:w="911" w:type="dxa"/>
          </w:tcPr>
          <w:p w14:paraId="03372485" w14:textId="77777777" w:rsidR="00B11855" w:rsidRPr="001F42D3" w:rsidRDefault="00B11855" w:rsidP="00386C6C">
            <w:pPr>
              <w:pStyle w:val="TableEntry"/>
            </w:pPr>
          </w:p>
        </w:tc>
        <w:tc>
          <w:tcPr>
            <w:tcW w:w="2968" w:type="dxa"/>
          </w:tcPr>
          <w:p w14:paraId="7580A171" w14:textId="77777777" w:rsidR="00B11855" w:rsidRPr="001F42D3" w:rsidRDefault="003D003E" w:rsidP="00386C6C">
            <w:pPr>
              <w:pStyle w:val="TableEntry"/>
            </w:pPr>
            <w:r w:rsidRPr="001F42D3">
              <w:t>Coding System Version ID</w:t>
            </w:r>
          </w:p>
        </w:tc>
      </w:tr>
      <w:tr w:rsidR="00C40FD5" w:rsidRPr="001F42D3" w14:paraId="252D308D" w14:textId="77777777" w:rsidTr="00A92110">
        <w:trPr>
          <w:cantSplit/>
          <w:jc w:val="center"/>
        </w:trPr>
        <w:tc>
          <w:tcPr>
            <w:tcW w:w="909" w:type="dxa"/>
          </w:tcPr>
          <w:p w14:paraId="3CFD8B69" w14:textId="77777777" w:rsidR="00B11855" w:rsidRPr="001F42D3" w:rsidRDefault="003D003E" w:rsidP="00386C6C">
            <w:pPr>
              <w:pStyle w:val="TableEntry"/>
            </w:pPr>
            <w:r w:rsidRPr="001F42D3">
              <w:t>8</w:t>
            </w:r>
          </w:p>
        </w:tc>
        <w:tc>
          <w:tcPr>
            <w:tcW w:w="1260" w:type="dxa"/>
          </w:tcPr>
          <w:p w14:paraId="65DA12A9" w14:textId="77777777" w:rsidR="00B11855" w:rsidRPr="001F42D3" w:rsidRDefault="003D003E" w:rsidP="00386C6C">
            <w:pPr>
              <w:pStyle w:val="TableEntry"/>
            </w:pPr>
            <w:r w:rsidRPr="001F42D3">
              <w:t>10</w:t>
            </w:r>
          </w:p>
        </w:tc>
        <w:tc>
          <w:tcPr>
            <w:tcW w:w="900" w:type="dxa"/>
          </w:tcPr>
          <w:p w14:paraId="7A0ABD39" w14:textId="77777777" w:rsidR="00B11855" w:rsidRPr="001F42D3" w:rsidRDefault="003D003E" w:rsidP="00386C6C">
            <w:pPr>
              <w:pStyle w:val="TableEntry"/>
            </w:pPr>
            <w:r w:rsidRPr="001F42D3">
              <w:t>ST</w:t>
            </w:r>
          </w:p>
        </w:tc>
        <w:tc>
          <w:tcPr>
            <w:tcW w:w="1080" w:type="dxa"/>
          </w:tcPr>
          <w:p w14:paraId="090A4020" w14:textId="77777777" w:rsidR="00B11855" w:rsidRPr="001F42D3" w:rsidRDefault="003D003E" w:rsidP="00386C6C">
            <w:pPr>
              <w:pStyle w:val="TableEntry"/>
            </w:pPr>
            <w:r w:rsidRPr="001F42D3">
              <w:t>O</w:t>
            </w:r>
          </w:p>
        </w:tc>
        <w:tc>
          <w:tcPr>
            <w:tcW w:w="990" w:type="dxa"/>
          </w:tcPr>
          <w:p w14:paraId="694ACE62" w14:textId="77777777" w:rsidR="00B11855" w:rsidRPr="001F42D3" w:rsidRDefault="003D003E" w:rsidP="00386C6C">
            <w:pPr>
              <w:pStyle w:val="TableEntry"/>
            </w:pPr>
            <w:r w:rsidRPr="001F42D3">
              <w:t>[0..1]</w:t>
            </w:r>
          </w:p>
        </w:tc>
        <w:tc>
          <w:tcPr>
            <w:tcW w:w="911" w:type="dxa"/>
          </w:tcPr>
          <w:p w14:paraId="75DC7FBB" w14:textId="77777777" w:rsidR="00B11855" w:rsidRPr="001F42D3" w:rsidRDefault="00B11855" w:rsidP="00386C6C">
            <w:pPr>
              <w:pStyle w:val="TableEntry"/>
            </w:pPr>
          </w:p>
        </w:tc>
        <w:tc>
          <w:tcPr>
            <w:tcW w:w="2968" w:type="dxa"/>
          </w:tcPr>
          <w:p w14:paraId="271D2BFC" w14:textId="77777777" w:rsidR="00B11855" w:rsidRPr="001F42D3" w:rsidRDefault="003D003E" w:rsidP="00386C6C">
            <w:pPr>
              <w:pStyle w:val="TableEntry"/>
            </w:pPr>
            <w:r w:rsidRPr="001F42D3">
              <w:t>Alternate Coding System Version ID</w:t>
            </w:r>
          </w:p>
        </w:tc>
      </w:tr>
      <w:tr w:rsidR="00C40FD5" w:rsidRPr="001F42D3" w14:paraId="6C89527F" w14:textId="77777777" w:rsidTr="00A92110">
        <w:trPr>
          <w:cantSplit/>
          <w:jc w:val="center"/>
        </w:trPr>
        <w:tc>
          <w:tcPr>
            <w:tcW w:w="909" w:type="dxa"/>
          </w:tcPr>
          <w:p w14:paraId="51AC4812" w14:textId="77777777" w:rsidR="00B11855" w:rsidRPr="001F42D3" w:rsidRDefault="003D003E" w:rsidP="00386C6C">
            <w:pPr>
              <w:pStyle w:val="TableEntry"/>
            </w:pPr>
            <w:r w:rsidRPr="001F42D3">
              <w:t>9</w:t>
            </w:r>
          </w:p>
        </w:tc>
        <w:tc>
          <w:tcPr>
            <w:tcW w:w="1260" w:type="dxa"/>
          </w:tcPr>
          <w:p w14:paraId="5955B2E1" w14:textId="77777777" w:rsidR="00B11855" w:rsidRPr="001F42D3" w:rsidRDefault="003D003E" w:rsidP="00386C6C">
            <w:pPr>
              <w:pStyle w:val="TableEntry"/>
            </w:pPr>
            <w:r w:rsidRPr="001F42D3">
              <w:t>199</w:t>
            </w:r>
          </w:p>
        </w:tc>
        <w:tc>
          <w:tcPr>
            <w:tcW w:w="900" w:type="dxa"/>
          </w:tcPr>
          <w:p w14:paraId="47BC417F" w14:textId="77777777" w:rsidR="00B11855" w:rsidRPr="001F42D3" w:rsidRDefault="003D003E" w:rsidP="00386C6C">
            <w:pPr>
              <w:pStyle w:val="TableEntry"/>
            </w:pPr>
            <w:r w:rsidRPr="001F42D3">
              <w:t>ST</w:t>
            </w:r>
          </w:p>
        </w:tc>
        <w:tc>
          <w:tcPr>
            <w:tcW w:w="1080" w:type="dxa"/>
          </w:tcPr>
          <w:p w14:paraId="1C298439" w14:textId="77777777" w:rsidR="00B11855" w:rsidRPr="001F42D3" w:rsidRDefault="003D003E" w:rsidP="00386C6C">
            <w:pPr>
              <w:pStyle w:val="TableEntry"/>
            </w:pPr>
            <w:r w:rsidRPr="001F42D3">
              <w:t>O</w:t>
            </w:r>
          </w:p>
        </w:tc>
        <w:tc>
          <w:tcPr>
            <w:tcW w:w="990" w:type="dxa"/>
          </w:tcPr>
          <w:p w14:paraId="7FC24570" w14:textId="77777777" w:rsidR="00B11855" w:rsidRPr="001F42D3" w:rsidRDefault="003D003E" w:rsidP="00386C6C">
            <w:pPr>
              <w:pStyle w:val="TableEntry"/>
            </w:pPr>
            <w:r w:rsidRPr="001F42D3">
              <w:t>[0..1]</w:t>
            </w:r>
          </w:p>
        </w:tc>
        <w:tc>
          <w:tcPr>
            <w:tcW w:w="911" w:type="dxa"/>
          </w:tcPr>
          <w:p w14:paraId="5AEEC582" w14:textId="77777777" w:rsidR="00B11855" w:rsidRPr="001F42D3" w:rsidRDefault="00B11855" w:rsidP="00386C6C">
            <w:pPr>
              <w:pStyle w:val="TableEntry"/>
            </w:pPr>
          </w:p>
        </w:tc>
        <w:tc>
          <w:tcPr>
            <w:tcW w:w="2968" w:type="dxa"/>
          </w:tcPr>
          <w:p w14:paraId="151BF4C1" w14:textId="77777777" w:rsidR="00B11855" w:rsidRPr="001F42D3" w:rsidRDefault="003D003E" w:rsidP="00386C6C">
            <w:pPr>
              <w:pStyle w:val="TableEntry"/>
            </w:pPr>
            <w:r w:rsidRPr="001F42D3">
              <w:t>Original Text</w:t>
            </w:r>
          </w:p>
        </w:tc>
      </w:tr>
    </w:tbl>
    <w:p w14:paraId="6B2ECFCA" w14:textId="558A5821" w:rsidR="00B11855" w:rsidRPr="001F42D3" w:rsidRDefault="003D003E" w:rsidP="00B520F3">
      <w:pPr>
        <w:pStyle w:val="Note"/>
        <w:ind w:left="0" w:hanging="2"/>
      </w:pPr>
      <w:r w:rsidRPr="001F42D3">
        <w:t xml:space="preserve">Note: </w:t>
      </w:r>
      <w:r w:rsidR="006D613E" w:rsidRPr="001F42D3">
        <w:t>HL7</w:t>
      </w:r>
      <w:r w:rsidR="00995105" w:rsidRPr="001F42D3">
        <w:t xml:space="preserve"> </w:t>
      </w:r>
      <w:r w:rsidRPr="001F42D3">
        <w:t>Ch. 2A calls for a length limit of 20 on component 1 of CWE, but some codes required in this Technical Framework are longer, hence this deviation.</w:t>
      </w:r>
    </w:p>
    <w:p w14:paraId="7DE669BF" w14:textId="77777777" w:rsidR="00B11855" w:rsidRPr="001F42D3" w:rsidRDefault="00B11855" w:rsidP="00A92110">
      <w:pPr>
        <w:pStyle w:val="BodyText"/>
      </w:pPr>
    </w:p>
    <w:p w14:paraId="0B73BDD9" w14:textId="1F1479EB" w:rsidR="00B11855" w:rsidRPr="001F42D3" w:rsidRDefault="00D53FC4" w:rsidP="00B34AEB">
      <w:pPr>
        <w:pStyle w:val="Heading2"/>
        <w:numPr>
          <w:ilvl w:val="0"/>
          <w:numId w:val="0"/>
        </w:numPr>
        <w:rPr>
          <w:noProof w:val="0"/>
        </w:rPr>
      </w:pPr>
      <w:bookmarkStart w:id="1731" w:name="_Toc401769874"/>
      <w:bookmarkStart w:id="1732" w:name="_Toc214889793"/>
      <w:r w:rsidRPr="001F42D3">
        <w:rPr>
          <w:noProof w:val="0"/>
        </w:rPr>
        <w:t xml:space="preserve">C.3 </w:t>
      </w:r>
      <w:r w:rsidR="003D003E" w:rsidRPr="001F42D3">
        <w:rPr>
          <w:noProof w:val="0"/>
        </w:rPr>
        <w:t>CX Data Type</w:t>
      </w:r>
      <w:bookmarkEnd w:id="1731"/>
      <w:bookmarkEnd w:id="1732"/>
    </w:p>
    <w:p w14:paraId="26C80825" w14:textId="77777777" w:rsidR="00B11855" w:rsidRPr="001F42D3" w:rsidRDefault="003D003E" w:rsidP="00CF5627">
      <w:pPr>
        <w:pStyle w:val="TableTitle"/>
      </w:pPr>
      <w:r w:rsidRPr="001F42D3">
        <w:t>Table C.3-1: CX-Extended Composite ID with check digit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1188"/>
        <w:gridCol w:w="760"/>
        <w:gridCol w:w="961"/>
        <w:gridCol w:w="1316"/>
        <w:gridCol w:w="861"/>
        <w:gridCol w:w="2834"/>
      </w:tblGrid>
      <w:tr w:rsidR="00C40FD5" w:rsidRPr="001F42D3" w14:paraId="7930C3B1" w14:textId="77777777" w:rsidTr="00A92110">
        <w:trPr>
          <w:cantSplit/>
          <w:tblHeader/>
          <w:jc w:val="center"/>
        </w:trPr>
        <w:tc>
          <w:tcPr>
            <w:tcW w:w="900" w:type="dxa"/>
            <w:shd w:val="clear" w:color="auto" w:fill="D9D9D9"/>
          </w:tcPr>
          <w:p w14:paraId="62ED4230" w14:textId="77777777" w:rsidR="00B11855" w:rsidRPr="001F42D3" w:rsidRDefault="003D003E" w:rsidP="00B520F3">
            <w:pPr>
              <w:pStyle w:val="TableEntryHeader"/>
            </w:pPr>
            <w:r w:rsidRPr="001F42D3">
              <w:t>SEQ</w:t>
            </w:r>
          </w:p>
        </w:tc>
        <w:tc>
          <w:tcPr>
            <w:tcW w:w="1188" w:type="dxa"/>
            <w:shd w:val="clear" w:color="auto" w:fill="D9D9D9"/>
          </w:tcPr>
          <w:p w14:paraId="431127F8" w14:textId="77777777" w:rsidR="00B11855" w:rsidRPr="001F42D3" w:rsidRDefault="003D003E" w:rsidP="00B520F3">
            <w:pPr>
              <w:pStyle w:val="TableEntryHeader"/>
            </w:pPr>
            <w:r w:rsidRPr="001F42D3">
              <w:t>LEN</w:t>
            </w:r>
          </w:p>
        </w:tc>
        <w:tc>
          <w:tcPr>
            <w:tcW w:w="760" w:type="dxa"/>
            <w:shd w:val="clear" w:color="auto" w:fill="D9D9D9"/>
          </w:tcPr>
          <w:p w14:paraId="04372A97" w14:textId="77777777" w:rsidR="00B11855" w:rsidRPr="001F42D3" w:rsidRDefault="003D003E" w:rsidP="00B520F3">
            <w:pPr>
              <w:pStyle w:val="TableEntryHeader"/>
            </w:pPr>
            <w:r w:rsidRPr="001F42D3">
              <w:t>DT</w:t>
            </w:r>
          </w:p>
        </w:tc>
        <w:tc>
          <w:tcPr>
            <w:tcW w:w="961" w:type="dxa"/>
            <w:shd w:val="clear" w:color="auto" w:fill="D9D9D9"/>
          </w:tcPr>
          <w:p w14:paraId="53699FFF" w14:textId="77777777" w:rsidR="00B11855" w:rsidRPr="001F42D3" w:rsidRDefault="003D003E" w:rsidP="00B520F3">
            <w:pPr>
              <w:pStyle w:val="TableEntryHeader"/>
            </w:pPr>
            <w:r w:rsidRPr="001F42D3">
              <w:t>Usage</w:t>
            </w:r>
          </w:p>
        </w:tc>
        <w:tc>
          <w:tcPr>
            <w:tcW w:w="1316" w:type="dxa"/>
            <w:shd w:val="clear" w:color="auto" w:fill="D9D9D9"/>
          </w:tcPr>
          <w:p w14:paraId="162BDBDF" w14:textId="77777777" w:rsidR="00B11855" w:rsidRPr="001F42D3" w:rsidRDefault="003D003E" w:rsidP="00B520F3">
            <w:pPr>
              <w:pStyle w:val="TableEntryHeader"/>
            </w:pPr>
            <w:r w:rsidRPr="001F42D3">
              <w:t>Card.</w:t>
            </w:r>
          </w:p>
        </w:tc>
        <w:tc>
          <w:tcPr>
            <w:tcW w:w="861" w:type="dxa"/>
            <w:shd w:val="clear" w:color="auto" w:fill="D9D9D9"/>
          </w:tcPr>
          <w:p w14:paraId="2B9EB282" w14:textId="77777777" w:rsidR="00B11855" w:rsidRPr="001F42D3" w:rsidRDefault="003D003E" w:rsidP="00B520F3">
            <w:pPr>
              <w:pStyle w:val="TableEntryHeader"/>
            </w:pPr>
            <w:r w:rsidRPr="001F42D3">
              <w:t>TBL#</w:t>
            </w:r>
          </w:p>
        </w:tc>
        <w:tc>
          <w:tcPr>
            <w:tcW w:w="2834" w:type="dxa"/>
            <w:shd w:val="clear" w:color="auto" w:fill="D9D9D9"/>
          </w:tcPr>
          <w:p w14:paraId="0232FD6C" w14:textId="77777777" w:rsidR="00B11855" w:rsidRPr="001F42D3" w:rsidRDefault="003D003E" w:rsidP="00B520F3">
            <w:pPr>
              <w:pStyle w:val="TableEntryHeader"/>
            </w:pPr>
            <w:r w:rsidRPr="001F42D3">
              <w:t>Component name</w:t>
            </w:r>
          </w:p>
        </w:tc>
      </w:tr>
      <w:tr w:rsidR="00C40FD5" w:rsidRPr="001F42D3" w14:paraId="18F0D4F0" w14:textId="77777777" w:rsidTr="00A92110">
        <w:trPr>
          <w:cantSplit/>
          <w:jc w:val="center"/>
        </w:trPr>
        <w:tc>
          <w:tcPr>
            <w:tcW w:w="900" w:type="dxa"/>
          </w:tcPr>
          <w:p w14:paraId="5ED044A1" w14:textId="77777777" w:rsidR="00B11855" w:rsidRPr="001F42D3" w:rsidRDefault="003D003E" w:rsidP="00B520F3">
            <w:pPr>
              <w:pStyle w:val="TableEntry"/>
            </w:pPr>
            <w:r w:rsidRPr="001F42D3">
              <w:t>1</w:t>
            </w:r>
          </w:p>
        </w:tc>
        <w:tc>
          <w:tcPr>
            <w:tcW w:w="1188" w:type="dxa"/>
          </w:tcPr>
          <w:p w14:paraId="76E5B179" w14:textId="77777777" w:rsidR="00B11855" w:rsidRPr="001F42D3" w:rsidRDefault="003D003E" w:rsidP="00B520F3">
            <w:pPr>
              <w:pStyle w:val="TableEntry"/>
            </w:pPr>
            <w:r w:rsidRPr="001F42D3">
              <w:t>15</w:t>
            </w:r>
          </w:p>
        </w:tc>
        <w:tc>
          <w:tcPr>
            <w:tcW w:w="760" w:type="dxa"/>
          </w:tcPr>
          <w:p w14:paraId="64D658C1" w14:textId="77777777" w:rsidR="00B11855" w:rsidRPr="001F42D3" w:rsidRDefault="003D003E" w:rsidP="00B520F3">
            <w:pPr>
              <w:pStyle w:val="TableEntry"/>
            </w:pPr>
            <w:r w:rsidRPr="001F42D3">
              <w:t>ST</w:t>
            </w:r>
          </w:p>
        </w:tc>
        <w:tc>
          <w:tcPr>
            <w:tcW w:w="961" w:type="dxa"/>
          </w:tcPr>
          <w:p w14:paraId="0E17D03D" w14:textId="77777777" w:rsidR="00B11855" w:rsidRPr="001F42D3" w:rsidRDefault="003D003E" w:rsidP="00B520F3">
            <w:pPr>
              <w:pStyle w:val="TableEntry"/>
            </w:pPr>
            <w:r w:rsidRPr="001F42D3">
              <w:t>R</w:t>
            </w:r>
          </w:p>
        </w:tc>
        <w:tc>
          <w:tcPr>
            <w:tcW w:w="1316" w:type="dxa"/>
          </w:tcPr>
          <w:p w14:paraId="429C6BC2" w14:textId="77777777" w:rsidR="00B11855" w:rsidRPr="001F42D3" w:rsidRDefault="003D003E" w:rsidP="00B520F3">
            <w:pPr>
              <w:pStyle w:val="TableEntry"/>
            </w:pPr>
            <w:r w:rsidRPr="001F42D3">
              <w:t>[1..1]</w:t>
            </w:r>
          </w:p>
        </w:tc>
        <w:tc>
          <w:tcPr>
            <w:tcW w:w="861" w:type="dxa"/>
          </w:tcPr>
          <w:p w14:paraId="05DEC2C7" w14:textId="77777777" w:rsidR="00B11855" w:rsidRPr="001F42D3" w:rsidRDefault="00B11855" w:rsidP="00B520F3">
            <w:pPr>
              <w:pStyle w:val="TableEntry"/>
            </w:pPr>
          </w:p>
        </w:tc>
        <w:tc>
          <w:tcPr>
            <w:tcW w:w="2834" w:type="dxa"/>
          </w:tcPr>
          <w:p w14:paraId="4DE302D7" w14:textId="77777777" w:rsidR="00B11855" w:rsidRPr="001F42D3" w:rsidRDefault="003D003E" w:rsidP="00B520F3">
            <w:pPr>
              <w:pStyle w:val="TableEntry"/>
            </w:pPr>
            <w:r w:rsidRPr="001F42D3">
              <w:t>ID Number</w:t>
            </w:r>
          </w:p>
        </w:tc>
      </w:tr>
      <w:tr w:rsidR="00C40FD5" w:rsidRPr="001F42D3" w14:paraId="6D893F8F" w14:textId="77777777" w:rsidTr="00A92110">
        <w:trPr>
          <w:cantSplit/>
          <w:jc w:val="center"/>
        </w:trPr>
        <w:tc>
          <w:tcPr>
            <w:tcW w:w="900" w:type="dxa"/>
          </w:tcPr>
          <w:p w14:paraId="6A25C511" w14:textId="77777777" w:rsidR="00B11855" w:rsidRPr="001F42D3" w:rsidRDefault="003D003E" w:rsidP="00B520F3">
            <w:pPr>
              <w:pStyle w:val="TableEntry"/>
            </w:pPr>
            <w:r w:rsidRPr="001F42D3">
              <w:t>2</w:t>
            </w:r>
          </w:p>
        </w:tc>
        <w:tc>
          <w:tcPr>
            <w:tcW w:w="1188" w:type="dxa"/>
          </w:tcPr>
          <w:p w14:paraId="4605FAC3" w14:textId="77777777" w:rsidR="00B11855" w:rsidRPr="001F42D3" w:rsidRDefault="003D003E" w:rsidP="00B520F3">
            <w:pPr>
              <w:pStyle w:val="TableEntry"/>
            </w:pPr>
            <w:r w:rsidRPr="001F42D3">
              <w:t>4</w:t>
            </w:r>
          </w:p>
        </w:tc>
        <w:tc>
          <w:tcPr>
            <w:tcW w:w="760" w:type="dxa"/>
          </w:tcPr>
          <w:p w14:paraId="6E71DFA8" w14:textId="77777777" w:rsidR="00B11855" w:rsidRPr="001F42D3" w:rsidRDefault="003D003E" w:rsidP="00B520F3">
            <w:pPr>
              <w:pStyle w:val="TableEntry"/>
            </w:pPr>
            <w:r w:rsidRPr="001F42D3">
              <w:t>ST</w:t>
            </w:r>
          </w:p>
        </w:tc>
        <w:tc>
          <w:tcPr>
            <w:tcW w:w="961" w:type="dxa"/>
          </w:tcPr>
          <w:p w14:paraId="219E218D" w14:textId="77777777" w:rsidR="00B11855" w:rsidRPr="001F42D3" w:rsidRDefault="003D003E" w:rsidP="00B520F3">
            <w:pPr>
              <w:pStyle w:val="TableEntry"/>
            </w:pPr>
            <w:r w:rsidRPr="001F42D3">
              <w:t>RE</w:t>
            </w:r>
          </w:p>
        </w:tc>
        <w:tc>
          <w:tcPr>
            <w:tcW w:w="1316" w:type="dxa"/>
          </w:tcPr>
          <w:p w14:paraId="4A79D8E4" w14:textId="77777777" w:rsidR="00B11855" w:rsidRPr="001F42D3" w:rsidRDefault="003D003E" w:rsidP="00B520F3">
            <w:pPr>
              <w:pStyle w:val="TableEntry"/>
            </w:pPr>
            <w:r w:rsidRPr="001F42D3">
              <w:t>[0..1]</w:t>
            </w:r>
          </w:p>
        </w:tc>
        <w:tc>
          <w:tcPr>
            <w:tcW w:w="861" w:type="dxa"/>
          </w:tcPr>
          <w:p w14:paraId="3F828549" w14:textId="77777777" w:rsidR="00B11855" w:rsidRPr="001F42D3" w:rsidRDefault="00B11855" w:rsidP="00B520F3">
            <w:pPr>
              <w:pStyle w:val="TableEntry"/>
            </w:pPr>
          </w:p>
        </w:tc>
        <w:tc>
          <w:tcPr>
            <w:tcW w:w="2834" w:type="dxa"/>
          </w:tcPr>
          <w:p w14:paraId="0D400EED" w14:textId="77777777" w:rsidR="00B11855" w:rsidRPr="001F42D3" w:rsidRDefault="003D003E" w:rsidP="00B520F3">
            <w:pPr>
              <w:pStyle w:val="TableEntry"/>
            </w:pPr>
            <w:r w:rsidRPr="001F42D3">
              <w:t>Identifier Check Digit</w:t>
            </w:r>
          </w:p>
        </w:tc>
      </w:tr>
      <w:tr w:rsidR="00C40FD5" w:rsidRPr="001F42D3" w14:paraId="1F2C79FC" w14:textId="77777777" w:rsidTr="00A92110">
        <w:trPr>
          <w:cantSplit/>
          <w:jc w:val="center"/>
        </w:trPr>
        <w:tc>
          <w:tcPr>
            <w:tcW w:w="900" w:type="dxa"/>
          </w:tcPr>
          <w:p w14:paraId="45584A42" w14:textId="77777777" w:rsidR="00B11855" w:rsidRPr="001F42D3" w:rsidRDefault="003D003E" w:rsidP="00B520F3">
            <w:pPr>
              <w:pStyle w:val="TableEntry"/>
            </w:pPr>
            <w:r w:rsidRPr="001F42D3">
              <w:t>3</w:t>
            </w:r>
          </w:p>
        </w:tc>
        <w:tc>
          <w:tcPr>
            <w:tcW w:w="1188" w:type="dxa"/>
          </w:tcPr>
          <w:p w14:paraId="6725A2D0" w14:textId="77777777" w:rsidR="00B11855" w:rsidRPr="001F42D3" w:rsidRDefault="003D003E" w:rsidP="00B520F3">
            <w:pPr>
              <w:pStyle w:val="TableEntry"/>
            </w:pPr>
            <w:r w:rsidRPr="001F42D3">
              <w:t>3</w:t>
            </w:r>
          </w:p>
        </w:tc>
        <w:tc>
          <w:tcPr>
            <w:tcW w:w="760" w:type="dxa"/>
          </w:tcPr>
          <w:p w14:paraId="29E3E16D" w14:textId="77777777" w:rsidR="00B11855" w:rsidRPr="001F42D3" w:rsidRDefault="003D003E" w:rsidP="00B520F3">
            <w:pPr>
              <w:pStyle w:val="TableEntry"/>
            </w:pPr>
            <w:r w:rsidRPr="001F42D3">
              <w:t>ID</w:t>
            </w:r>
          </w:p>
        </w:tc>
        <w:tc>
          <w:tcPr>
            <w:tcW w:w="961" w:type="dxa"/>
          </w:tcPr>
          <w:p w14:paraId="264BE09A" w14:textId="77777777" w:rsidR="00B11855" w:rsidRPr="001F42D3" w:rsidRDefault="003D003E" w:rsidP="00B520F3">
            <w:pPr>
              <w:pStyle w:val="TableEntry"/>
            </w:pPr>
            <w:r w:rsidRPr="001F42D3">
              <w:t>RE</w:t>
            </w:r>
          </w:p>
        </w:tc>
        <w:tc>
          <w:tcPr>
            <w:tcW w:w="1316" w:type="dxa"/>
          </w:tcPr>
          <w:p w14:paraId="47F42ACB" w14:textId="77777777" w:rsidR="00B11855" w:rsidRPr="001F42D3" w:rsidRDefault="003D003E" w:rsidP="00B520F3">
            <w:pPr>
              <w:pStyle w:val="TableEntry"/>
            </w:pPr>
            <w:r w:rsidRPr="001F42D3">
              <w:t>[0..1]</w:t>
            </w:r>
          </w:p>
        </w:tc>
        <w:tc>
          <w:tcPr>
            <w:tcW w:w="861" w:type="dxa"/>
          </w:tcPr>
          <w:p w14:paraId="7D1A8615" w14:textId="77777777" w:rsidR="00B11855" w:rsidRPr="001F42D3" w:rsidRDefault="003D003E" w:rsidP="00B520F3">
            <w:pPr>
              <w:pStyle w:val="TableEntry"/>
            </w:pPr>
            <w:r w:rsidRPr="001F42D3">
              <w:t>0061</w:t>
            </w:r>
          </w:p>
        </w:tc>
        <w:tc>
          <w:tcPr>
            <w:tcW w:w="2834" w:type="dxa"/>
          </w:tcPr>
          <w:p w14:paraId="7D96D9BF" w14:textId="77777777" w:rsidR="00B11855" w:rsidRPr="001F42D3" w:rsidRDefault="003D003E" w:rsidP="00B520F3">
            <w:pPr>
              <w:pStyle w:val="TableEntry"/>
            </w:pPr>
            <w:r w:rsidRPr="001F42D3">
              <w:t xml:space="preserve">Check Digit Scheme </w:t>
            </w:r>
          </w:p>
        </w:tc>
      </w:tr>
      <w:tr w:rsidR="00C40FD5" w:rsidRPr="001F42D3" w14:paraId="020ECDC3" w14:textId="77777777" w:rsidTr="00A92110">
        <w:trPr>
          <w:cantSplit/>
          <w:jc w:val="center"/>
        </w:trPr>
        <w:tc>
          <w:tcPr>
            <w:tcW w:w="900" w:type="dxa"/>
          </w:tcPr>
          <w:p w14:paraId="08508D4B" w14:textId="77777777" w:rsidR="00B11855" w:rsidRPr="001F42D3" w:rsidRDefault="003D003E" w:rsidP="00B520F3">
            <w:pPr>
              <w:pStyle w:val="TableEntry"/>
            </w:pPr>
            <w:r w:rsidRPr="001F42D3">
              <w:t>4</w:t>
            </w:r>
          </w:p>
        </w:tc>
        <w:tc>
          <w:tcPr>
            <w:tcW w:w="1188" w:type="dxa"/>
          </w:tcPr>
          <w:p w14:paraId="15493A6F" w14:textId="77777777" w:rsidR="00B11855" w:rsidRPr="001F42D3" w:rsidRDefault="003D003E" w:rsidP="00B520F3">
            <w:pPr>
              <w:pStyle w:val="TableEntry"/>
            </w:pPr>
            <w:r w:rsidRPr="001F42D3">
              <w:t>227</w:t>
            </w:r>
          </w:p>
        </w:tc>
        <w:tc>
          <w:tcPr>
            <w:tcW w:w="760" w:type="dxa"/>
          </w:tcPr>
          <w:p w14:paraId="3553730A" w14:textId="77777777" w:rsidR="00B11855" w:rsidRPr="001F42D3" w:rsidRDefault="003D003E" w:rsidP="00B520F3">
            <w:pPr>
              <w:pStyle w:val="TableEntry"/>
            </w:pPr>
            <w:r w:rsidRPr="001F42D3">
              <w:t>HD</w:t>
            </w:r>
          </w:p>
        </w:tc>
        <w:tc>
          <w:tcPr>
            <w:tcW w:w="961" w:type="dxa"/>
          </w:tcPr>
          <w:p w14:paraId="5D7121BF" w14:textId="77777777" w:rsidR="00B11855" w:rsidRPr="001F42D3" w:rsidRDefault="003D003E" w:rsidP="00B520F3">
            <w:pPr>
              <w:pStyle w:val="TableEntry"/>
            </w:pPr>
            <w:r w:rsidRPr="001F42D3">
              <w:t>RE</w:t>
            </w:r>
          </w:p>
        </w:tc>
        <w:tc>
          <w:tcPr>
            <w:tcW w:w="1316" w:type="dxa"/>
          </w:tcPr>
          <w:p w14:paraId="5828716E" w14:textId="77777777" w:rsidR="00B11855" w:rsidRPr="001F42D3" w:rsidRDefault="003D003E" w:rsidP="003570BC">
            <w:pPr>
              <w:pStyle w:val="TableEntry"/>
            </w:pPr>
            <w:r w:rsidRPr="001F42D3">
              <w:t>[</w:t>
            </w:r>
            <w:r w:rsidR="003570BC" w:rsidRPr="001F42D3">
              <w:t>0</w:t>
            </w:r>
            <w:r w:rsidRPr="001F42D3">
              <w:t>..1]</w:t>
            </w:r>
          </w:p>
        </w:tc>
        <w:tc>
          <w:tcPr>
            <w:tcW w:w="861" w:type="dxa"/>
          </w:tcPr>
          <w:p w14:paraId="22946905" w14:textId="77777777" w:rsidR="00B11855" w:rsidRPr="001F42D3" w:rsidRDefault="003D003E" w:rsidP="00B520F3">
            <w:pPr>
              <w:pStyle w:val="TableEntry"/>
            </w:pPr>
            <w:r w:rsidRPr="001F42D3">
              <w:t>0363</w:t>
            </w:r>
          </w:p>
        </w:tc>
        <w:tc>
          <w:tcPr>
            <w:tcW w:w="2834" w:type="dxa"/>
          </w:tcPr>
          <w:p w14:paraId="328DB969" w14:textId="77777777" w:rsidR="00B11855" w:rsidRPr="001F42D3" w:rsidRDefault="003D003E" w:rsidP="00B520F3">
            <w:pPr>
              <w:pStyle w:val="TableEntry"/>
            </w:pPr>
            <w:r w:rsidRPr="001F42D3">
              <w:t>Assigning Authority</w:t>
            </w:r>
          </w:p>
        </w:tc>
      </w:tr>
      <w:tr w:rsidR="00C40FD5" w:rsidRPr="001F42D3" w14:paraId="11330736" w14:textId="77777777" w:rsidTr="00A92110">
        <w:trPr>
          <w:cantSplit/>
          <w:jc w:val="center"/>
        </w:trPr>
        <w:tc>
          <w:tcPr>
            <w:tcW w:w="900" w:type="dxa"/>
          </w:tcPr>
          <w:p w14:paraId="0CF85270" w14:textId="77777777" w:rsidR="00B11855" w:rsidRPr="001F42D3" w:rsidRDefault="003D003E" w:rsidP="00B520F3">
            <w:pPr>
              <w:pStyle w:val="TableEntry"/>
            </w:pPr>
            <w:r w:rsidRPr="001F42D3">
              <w:t>5</w:t>
            </w:r>
          </w:p>
        </w:tc>
        <w:tc>
          <w:tcPr>
            <w:tcW w:w="1188" w:type="dxa"/>
          </w:tcPr>
          <w:p w14:paraId="2D7F46B1" w14:textId="77777777" w:rsidR="00B11855" w:rsidRPr="001F42D3" w:rsidRDefault="003D003E" w:rsidP="00B520F3">
            <w:pPr>
              <w:pStyle w:val="TableEntry"/>
            </w:pPr>
            <w:r w:rsidRPr="001F42D3">
              <w:t>5</w:t>
            </w:r>
          </w:p>
        </w:tc>
        <w:tc>
          <w:tcPr>
            <w:tcW w:w="760" w:type="dxa"/>
          </w:tcPr>
          <w:p w14:paraId="06C7C106" w14:textId="77777777" w:rsidR="00B11855" w:rsidRPr="001F42D3" w:rsidRDefault="003D003E" w:rsidP="00B520F3">
            <w:pPr>
              <w:pStyle w:val="TableEntry"/>
            </w:pPr>
            <w:r w:rsidRPr="001F42D3">
              <w:t>ID</w:t>
            </w:r>
          </w:p>
        </w:tc>
        <w:tc>
          <w:tcPr>
            <w:tcW w:w="961" w:type="dxa"/>
          </w:tcPr>
          <w:p w14:paraId="3844A769" w14:textId="77777777" w:rsidR="00B11855" w:rsidRPr="001F42D3" w:rsidRDefault="003D003E" w:rsidP="00B520F3">
            <w:pPr>
              <w:pStyle w:val="TableEntry"/>
            </w:pPr>
            <w:r w:rsidRPr="001F42D3">
              <w:t>RE</w:t>
            </w:r>
          </w:p>
        </w:tc>
        <w:tc>
          <w:tcPr>
            <w:tcW w:w="1316" w:type="dxa"/>
          </w:tcPr>
          <w:p w14:paraId="3CD72705" w14:textId="77777777" w:rsidR="00B11855" w:rsidRPr="001F42D3" w:rsidRDefault="003D003E" w:rsidP="003570BC">
            <w:pPr>
              <w:pStyle w:val="TableEntry"/>
            </w:pPr>
            <w:r w:rsidRPr="001F42D3">
              <w:t>[</w:t>
            </w:r>
            <w:r w:rsidR="003570BC" w:rsidRPr="001F42D3">
              <w:t>0</w:t>
            </w:r>
            <w:r w:rsidRPr="001F42D3">
              <w:t>..1]</w:t>
            </w:r>
          </w:p>
        </w:tc>
        <w:tc>
          <w:tcPr>
            <w:tcW w:w="861" w:type="dxa"/>
          </w:tcPr>
          <w:p w14:paraId="2500D212" w14:textId="77777777" w:rsidR="00B11855" w:rsidRPr="001F42D3" w:rsidRDefault="003D003E" w:rsidP="00B520F3">
            <w:pPr>
              <w:pStyle w:val="TableEntry"/>
            </w:pPr>
            <w:r w:rsidRPr="001F42D3">
              <w:t>0203</w:t>
            </w:r>
          </w:p>
        </w:tc>
        <w:tc>
          <w:tcPr>
            <w:tcW w:w="2834" w:type="dxa"/>
          </w:tcPr>
          <w:p w14:paraId="2B87BB8E" w14:textId="77777777" w:rsidR="00B11855" w:rsidRPr="001F42D3" w:rsidRDefault="003D003E" w:rsidP="00B520F3">
            <w:pPr>
              <w:pStyle w:val="TableEntry"/>
            </w:pPr>
            <w:r w:rsidRPr="001F42D3">
              <w:t>Identifier Type Code</w:t>
            </w:r>
          </w:p>
        </w:tc>
      </w:tr>
      <w:tr w:rsidR="00C40FD5" w:rsidRPr="001F42D3" w14:paraId="20B40507" w14:textId="77777777" w:rsidTr="00A92110">
        <w:trPr>
          <w:cantSplit/>
          <w:jc w:val="center"/>
        </w:trPr>
        <w:tc>
          <w:tcPr>
            <w:tcW w:w="900" w:type="dxa"/>
          </w:tcPr>
          <w:p w14:paraId="6DA8672D" w14:textId="77777777" w:rsidR="00B11855" w:rsidRPr="001F42D3" w:rsidRDefault="003D003E" w:rsidP="00B520F3">
            <w:pPr>
              <w:pStyle w:val="TableEntry"/>
            </w:pPr>
            <w:r w:rsidRPr="001F42D3">
              <w:t>6</w:t>
            </w:r>
          </w:p>
        </w:tc>
        <w:tc>
          <w:tcPr>
            <w:tcW w:w="1188" w:type="dxa"/>
          </w:tcPr>
          <w:p w14:paraId="708B0AE7" w14:textId="77777777" w:rsidR="00B11855" w:rsidRPr="001F42D3" w:rsidRDefault="003D003E" w:rsidP="00B520F3">
            <w:pPr>
              <w:pStyle w:val="TableEntry"/>
            </w:pPr>
            <w:r w:rsidRPr="001F42D3">
              <w:t>227</w:t>
            </w:r>
          </w:p>
        </w:tc>
        <w:tc>
          <w:tcPr>
            <w:tcW w:w="760" w:type="dxa"/>
          </w:tcPr>
          <w:p w14:paraId="212E2CF1" w14:textId="77777777" w:rsidR="00B11855" w:rsidRPr="001F42D3" w:rsidRDefault="003D003E" w:rsidP="00B520F3">
            <w:pPr>
              <w:pStyle w:val="TableEntry"/>
            </w:pPr>
            <w:r w:rsidRPr="001F42D3">
              <w:t>HD</w:t>
            </w:r>
          </w:p>
        </w:tc>
        <w:tc>
          <w:tcPr>
            <w:tcW w:w="961" w:type="dxa"/>
          </w:tcPr>
          <w:p w14:paraId="037ED81F" w14:textId="77777777" w:rsidR="00B11855" w:rsidRPr="001F42D3" w:rsidRDefault="003D003E" w:rsidP="00B520F3">
            <w:pPr>
              <w:pStyle w:val="TableEntry"/>
            </w:pPr>
            <w:r w:rsidRPr="001F42D3">
              <w:t>RE</w:t>
            </w:r>
          </w:p>
        </w:tc>
        <w:tc>
          <w:tcPr>
            <w:tcW w:w="1316" w:type="dxa"/>
          </w:tcPr>
          <w:p w14:paraId="3435C413" w14:textId="77777777" w:rsidR="00B11855" w:rsidRPr="001F42D3" w:rsidRDefault="003D003E" w:rsidP="00B520F3">
            <w:pPr>
              <w:pStyle w:val="TableEntry"/>
            </w:pPr>
            <w:r w:rsidRPr="001F42D3">
              <w:t>[0..1]</w:t>
            </w:r>
          </w:p>
        </w:tc>
        <w:tc>
          <w:tcPr>
            <w:tcW w:w="861" w:type="dxa"/>
          </w:tcPr>
          <w:p w14:paraId="0DAFEA31" w14:textId="77777777" w:rsidR="00B11855" w:rsidRPr="001F42D3" w:rsidRDefault="00B11855" w:rsidP="00B520F3">
            <w:pPr>
              <w:pStyle w:val="TableEntry"/>
            </w:pPr>
          </w:p>
        </w:tc>
        <w:tc>
          <w:tcPr>
            <w:tcW w:w="2834" w:type="dxa"/>
          </w:tcPr>
          <w:p w14:paraId="30B812BF" w14:textId="77777777" w:rsidR="00B11855" w:rsidRPr="001F42D3" w:rsidRDefault="003D003E" w:rsidP="00B520F3">
            <w:pPr>
              <w:pStyle w:val="TableEntry"/>
            </w:pPr>
            <w:r w:rsidRPr="001F42D3">
              <w:t>Assigning Facility</w:t>
            </w:r>
          </w:p>
        </w:tc>
      </w:tr>
      <w:tr w:rsidR="00C40FD5" w:rsidRPr="001F42D3" w14:paraId="4FD9470C" w14:textId="77777777" w:rsidTr="00A92110">
        <w:trPr>
          <w:cantSplit/>
          <w:jc w:val="center"/>
        </w:trPr>
        <w:tc>
          <w:tcPr>
            <w:tcW w:w="900" w:type="dxa"/>
          </w:tcPr>
          <w:p w14:paraId="353196A4" w14:textId="77777777" w:rsidR="00B11855" w:rsidRPr="001F42D3" w:rsidRDefault="003D003E" w:rsidP="00B520F3">
            <w:pPr>
              <w:pStyle w:val="TableEntry"/>
            </w:pPr>
            <w:r w:rsidRPr="001F42D3">
              <w:t>7</w:t>
            </w:r>
          </w:p>
        </w:tc>
        <w:tc>
          <w:tcPr>
            <w:tcW w:w="1188" w:type="dxa"/>
          </w:tcPr>
          <w:p w14:paraId="4A6CD4CA" w14:textId="77777777" w:rsidR="00B11855" w:rsidRPr="001F42D3" w:rsidRDefault="003D003E" w:rsidP="00B520F3">
            <w:pPr>
              <w:pStyle w:val="TableEntry"/>
            </w:pPr>
            <w:r w:rsidRPr="001F42D3">
              <w:t>8</w:t>
            </w:r>
          </w:p>
        </w:tc>
        <w:tc>
          <w:tcPr>
            <w:tcW w:w="760" w:type="dxa"/>
          </w:tcPr>
          <w:p w14:paraId="4C2C2099" w14:textId="77777777" w:rsidR="00B11855" w:rsidRPr="001F42D3" w:rsidRDefault="003D003E" w:rsidP="00B520F3">
            <w:pPr>
              <w:pStyle w:val="TableEntry"/>
            </w:pPr>
            <w:r w:rsidRPr="001F42D3">
              <w:t>DT</w:t>
            </w:r>
          </w:p>
        </w:tc>
        <w:tc>
          <w:tcPr>
            <w:tcW w:w="961" w:type="dxa"/>
          </w:tcPr>
          <w:p w14:paraId="53EB77E8" w14:textId="77777777" w:rsidR="00B11855" w:rsidRPr="001F42D3" w:rsidRDefault="003D003E" w:rsidP="00B520F3">
            <w:pPr>
              <w:pStyle w:val="TableEntry"/>
            </w:pPr>
            <w:r w:rsidRPr="001F42D3">
              <w:t>RE</w:t>
            </w:r>
          </w:p>
        </w:tc>
        <w:tc>
          <w:tcPr>
            <w:tcW w:w="1316" w:type="dxa"/>
          </w:tcPr>
          <w:p w14:paraId="0B63CF75" w14:textId="77777777" w:rsidR="00B11855" w:rsidRPr="001F42D3" w:rsidRDefault="003D003E" w:rsidP="00B520F3">
            <w:pPr>
              <w:pStyle w:val="TableEntry"/>
            </w:pPr>
            <w:r w:rsidRPr="001F42D3">
              <w:t>[0..1]</w:t>
            </w:r>
          </w:p>
        </w:tc>
        <w:tc>
          <w:tcPr>
            <w:tcW w:w="861" w:type="dxa"/>
          </w:tcPr>
          <w:p w14:paraId="0F1A7C9F" w14:textId="77777777" w:rsidR="00B11855" w:rsidRPr="001F42D3" w:rsidRDefault="00B11855" w:rsidP="00B520F3">
            <w:pPr>
              <w:pStyle w:val="TableEntry"/>
            </w:pPr>
          </w:p>
        </w:tc>
        <w:tc>
          <w:tcPr>
            <w:tcW w:w="2834" w:type="dxa"/>
          </w:tcPr>
          <w:p w14:paraId="062B8D52" w14:textId="77777777" w:rsidR="00B11855" w:rsidRPr="001F42D3" w:rsidRDefault="003D003E" w:rsidP="00B520F3">
            <w:pPr>
              <w:pStyle w:val="TableEntry"/>
            </w:pPr>
            <w:r w:rsidRPr="001F42D3">
              <w:t>Effective Date</w:t>
            </w:r>
          </w:p>
        </w:tc>
      </w:tr>
      <w:tr w:rsidR="00C40FD5" w:rsidRPr="001F42D3" w14:paraId="565C57E7" w14:textId="77777777" w:rsidTr="00A92110">
        <w:trPr>
          <w:cantSplit/>
          <w:jc w:val="center"/>
        </w:trPr>
        <w:tc>
          <w:tcPr>
            <w:tcW w:w="900" w:type="dxa"/>
          </w:tcPr>
          <w:p w14:paraId="5D878368" w14:textId="77777777" w:rsidR="00B11855" w:rsidRPr="001F42D3" w:rsidRDefault="003D003E" w:rsidP="00B520F3">
            <w:pPr>
              <w:pStyle w:val="TableEntry"/>
            </w:pPr>
            <w:r w:rsidRPr="001F42D3">
              <w:t>8</w:t>
            </w:r>
          </w:p>
        </w:tc>
        <w:tc>
          <w:tcPr>
            <w:tcW w:w="1188" w:type="dxa"/>
          </w:tcPr>
          <w:p w14:paraId="32C903C6" w14:textId="77777777" w:rsidR="00B11855" w:rsidRPr="001F42D3" w:rsidRDefault="003D003E" w:rsidP="00B520F3">
            <w:pPr>
              <w:pStyle w:val="TableEntry"/>
            </w:pPr>
            <w:r w:rsidRPr="001F42D3">
              <w:t>8</w:t>
            </w:r>
          </w:p>
        </w:tc>
        <w:tc>
          <w:tcPr>
            <w:tcW w:w="760" w:type="dxa"/>
          </w:tcPr>
          <w:p w14:paraId="64A29859" w14:textId="77777777" w:rsidR="00B11855" w:rsidRPr="001F42D3" w:rsidRDefault="003D003E" w:rsidP="00B520F3">
            <w:pPr>
              <w:pStyle w:val="TableEntry"/>
            </w:pPr>
            <w:r w:rsidRPr="001F42D3">
              <w:t>DT</w:t>
            </w:r>
          </w:p>
        </w:tc>
        <w:tc>
          <w:tcPr>
            <w:tcW w:w="961" w:type="dxa"/>
          </w:tcPr>
          <w:p w14:paraId="4CBB6ADE" w14:textId="77777777" w:rsidR="00B11855" w:rsidRPr="001F42D3" w:rsidRDefault="003D003E" w:rsidP="00B520F3">
            <w:pPr>
              <w:pStyle w:val="TableEntry"/>
            </w:pPr>
            <w:r w:rsidRPr="001F42D3">
              <w:t>RE</w:t>
            </w:r>
          </w:p>
        </w:tc>
        <w:tc>
          <w:tcPr>
            <w:tcW w:w="1316" w:type="dxa"/>
          </w:tcPr>
          <w:p w14:paraId="4CFFAD00" w14:textId="77777777" w:rsidR="00B11855" w:rsidRPr="001F42D3" w:rsidRDefault="003D003E" w:rsidP="00B520F3">
            <w:pPr>
              <w:pStyle w:val="TableEntry"/>
            </w:pPr>
            <w:r w:rsidRPr="001F42D3">
              <w:t>[0..1]</w:t>
            </w:r>
          </w:p>
        </w:tc>
        <w:tc>
          <w:tcPr>
            <w:tcW w:w="861" w:type="dxa"/>
          </w:tcPr>
          <w:p w14:paraId="079CB77D" w14:textId="77777777" w:rsidR="00B11855" w:rsidRPr="001F42D3" w:rsidRDefault="00B11855" w:rsidP="00B520F3">
            <w:pPr>
              <w:pStyle w:val="TableEntry"/>
            </w:pPr>
          </w:p>
        </w:tc>
        <w:tc>
          <w:tcPr>
            <w:tcW w:w="2834" w:type="dxa"/>
          </w:tcPr>
          <w:p w14:paraId="2237EBC3" w14:textId="77777777" w:rsidR="00B11855" w:rsidRPr="001F42D3" w:rsidRDefault="003D003E" w:rsidP="00B520F3">
            <w:pPr>
              <w:pStyle w:val="TableEntry"/>
            </w:pPr>
            <w:r w:rsidRPr="001F42D3">
              <w:t>Expiration Date</w:t>
            </w:r>
          </w:p>
        </w:tc>
      </w:tr>
      <w:tr w:rsidR="00C40FD5" w:rsidRPr="001F42D3" w14:paraId="18C24867" w14:textId="77777777" w:rsidTr="00A92110">
        <w:trPr>
          <w:cantSplit/>
          <w:jc w:val="center"/>
        </w:trPr>
        <w:tc>
          <w:tcPr>
            <w:tcW w:w="900" w:type="dxa"/>
          </w:tcPr>
          <w:p w14:paraId="2FA51E5F" w14:textId="77777777" w:rsidR="00B11855" w:rsidRPr="001F42D3" w:rsidRDefault="003D003E" w:rsidP="00B520F3">
            <w:pPr>
              <w:pStyle w:val="TableEntry"/>
            </w:pPr>
            <w:r w:rsidRPr="001F42D3">
              <w:t>9</w:t>
            </w:r>
          </w:p>
        </w:tc>
        <w:tc>
          <w:tcPr>
            <w:tcW w:w="1188" w:type="dxa"/>
          </w:tcPr>
          <w:p w14:paraId="6C8AFA1A" w14:textId="77777777" w:rsidR="00B11855" w:rsidRPr="001F42D3" w:rsidRDefault="003D003E" w:rsidP="00B520F3">
            <w:pPr>
              <w:pStyle w:val="TableEntry"/>
            </w:pPr>
            <w:r w:rsidRPr="001F42D3">
              <w:t>705</w:t>
            </w:r>
          </w:p>
        </w:tc>
        <w:tc>
          <w:tcPr>
            <w:tcW w:w="760" w:type="dxa"/>
          </w:tcPr>
          <w:p w14:paraId="2AA99E40" w14:textId="77777777" w:rsidR="00B11855" w:rsidRPr="001F42D3" w:rsidRDefault="003D003E" w:rsidP="00B520F3">
            <w:pPr>
              <w:pStyle w:val="TableEntry"/>
            </w:pPr>
            <w:r w:rsidRPr="001F42D3">
              <w:t>CWE</w:t>
            </w:r>
          </w:p>
        </w:tc>
        <w:tc>
          <w:tcPr>
            <w:tcW w:w="961" w:type="dxa"/>
          </w:tcPr>
          <w:p w14:paraId="4828B8D1" w14:textId="77777777" w:rsidR="00B11855" w:rsidRPr="001F42D3" w:rsidRDefault="003D003E" w:rsidP="00B520F3">
            <w:pPr>
              <w:pStyle w:val="TableEntry"/>
            </w:pPr>
            <w:r w:rsidRPr="001F42D3">
              <w:t>RE</w:t>
            </w:r>
          </w:p>
        </w:tc>
        <w:tc>
          <w:tcPr>
            <w:tcW w:w="1316" w:type="dxa"/>
          </w:tcPr>
          <w:p w14:paraId="5D471346" w14:textId="77777777" w:rsidR="00B11855" w:rsidRPr="001F42D3" w:rsidRDefault="003D003E" w:rsidP="00B520F3">
            <w:pPr>
              <w:pStyle w:val="TableEntry"/>
            </w:pPr>
            <w:r w:rsidRPr="001F42D3">
              <w:t>[0..1]</w:t>
            </w:r>
          </w:p>
        </w:tc>
        <w:tc>
          <w:tcPr>
            <w:tcW w:w="861" w:type="dxa"/>
          </w:tcPr>
          <w:p w14:paraId="0ABB4D1C" w14:textId="77777777" w:rsidR="00B11855" w:rsidRPr="001F42D3" w:rsidRDefault="00B11855" w:rsidP="00B520F3">
            <w:pPr>
              <w:pStyle w:val="TableEntry"/>
            </w:pPr>
          </w:p>
        </w:tc>
        <w:tc>
          <w:tcPr>
            <w:tcW w:w="2834" w:type="dxa"/>
          </w:tcPr>
          <w:p w14:paraId="4E89D522" w14:textId="77777777" w:rsidR="00B11855" w:rsidRPr="001F42D3" w:rsidRDefault="003D003E" w:rsidP="00B520F3">
            <w:pPr>
              <w:pStyle w:val="TableEntry"/>
            </w:pPr>
            <w:r w:rsidRPr="001F42D3">
              <w:t>Assigning Jurisdiction</w:t>
            </w:r>
          </w:p>
        </w:tc>
      </w:tr>
      <w:tr w:rsidR="00C40FD5" w:rsidRPr="001F42D3" w14:paraId="65A06E42" w14:textId="77777777" w:rsidTr="00A92110">
        <w:trPr>
          <w:cantSplit/>
          <w:jc w:val="center"/>
        </w:trPr>
        <w:tc>
          <w:tcPr>
            <w:tcW w:w="900" w:type="dxa"/>
          </w:tcPr>
          <w:p w14:paraId="70606318" w14:textId="77777777" w:rsidR="00B11855" w:rsidRPr="001F42D3" w:rsidRDefault="003D003E" w:rsidP="00B520F3">
            <w:pPr>
              <w:pStyle w:val="TableEntry"/>
            </w:pPr>
            <w:r w:rsidRPr="001F42D3">
              <w:t>10</w:t>
            </w:r>
          </w:p>
        </w:tc>
        <w:tc>
          <w:tcPr>
            <w:tcW w:w="1188" w:type="dxa"/>
          </w:tcPr>
          <w:p w14:paraId="3CC67B17" w14:textId="77777777" w:rsidR="00B11855" w:rsidRPr="001F42D3" w:rsidRDefault="003D003E" w:rsidP="00B520F3">
            <w:pPr>
              <w:pStyle w:val="TableEntry"/>
            </w:pPr>
            <w:r w:rsidRPr="001F42D3">
              <w:t>705</w:t>
            </w:r>
          </w:p>
        </w:tc>
        <w:tc>
          <w:tcPr>
            <w:tcW w:w="760" w:type="dxa"/>
          </w:tcPr>
          <w:p w14:paraId="256D0670" w14:textId="77777777" w:rsidR="00B11855" w:rsidRPr="001F42D3" w:rsidRDefault="003D003E" w:rsidP="00B520F3">
            <w:pPr>
              <w:pStyle w:val="TableEntry"/>
            </w:pPr>
            <w:r w:rsidRPr="001F42D3">
              <w:t>CWE</w:t>
            </w:r>
          </w:p>
        </w:tc>
        <w:tc>
          <w:tcPr>
            <w:tcW w:w="961" w:type="dxa"/>
          </w:tcPr>
          <w:p w14:paraId="629CAB6F" w14:textId="77777777" w:rsidR="00B11855" w:rsidRPr="001F42D3" w:rsidRDefault="003D003E" w:rsidP="00B520F3">
            <w:pPr>
              <w:pStyle w:val="TableEntry"/>
            </w:pPr>
            <w:r w:rsidRPr="001F42D3">
              <w:t>RE</w:t>
            </w:r>
          </w:p>
        </w:tc>
        <w:tc>
          <w:tcPr>
            <w:tcW w:w="1316" w:type="dxa"/>
          </w:tcPr>
          <w:p w14:paraId="2F69BCBC" w14:textId="77777777" w:rsidR="00B11855" w:rsidRPr="001F42D3" w:rsidRDefault="003D003E" w:rsidP="00B520F3">
            <w:pPr>
              <w:pStyle w:val="TableEntry"/>
            </w:pPr>
            <w:r w:rsidRPr="001F42D3">
              <w:t>[0..1]</w:t>
            </w:r>
          </w:p>
        </w:tc>
        <w:tc>
          <w:tcPr>
            <w:tcW w:w="861" w:type="dxa"/>
          </w:tcPr>
          <w:p w14:paraId="067A31FF" w14:textId="77777777" w:rsidR="00B11855" w:rsidRPr="001F42D3" w:rsidRDefault="00B11855" w:rsidP="00B520F3">
            <w:pPr>
              <w:pStyle w:val="TableEntry"/>
            </w:pPr>
          </w:p>
        </w:tc>
        <w:tc>
          <w:tcPr>
            <w:tcW w:w="2834" w:type="dxa"/>
          </w:tcPr>
          <w:p w14:paraId="18DCB1DF" w14:textId="77777777" w:rsidR="00B11855" w:rsidRPr="001F42D3" w:rsidRDefault="003D003E" w:rsidP="00B520F3">
            <w:pPr>
              <w:pStyle w:val="TableEntry"/>
            </w:pPr>
            <w:r w:rsidRPr="001F42D3">
              <w:t>Assigning Agency or Department</w:t>
            </w:r>
          </w:p>
        </w:tc>
      </w:tr>
    </w:tbl>
    <w:p w14:paraId="56B2C74C" w14:textId="77777777" w:rsidR="00C44528" w:rsidRPr="001F42D3" w:rsidRDefault="00C44528" w:rsidP="00C44528">
      <w:pPr>
        <w:pStyle w:val="BodyText"/>
      </w:pPr>
    </w:p>
    <w:p w14:paraId="239488FA" w14:textId="77777777" w:rsidR="00B11855" w:rsidRPr="001F42D3" w:rsidRDefault="003D003E" w:rsidP="002B53BA">
      <w:pPr>
        <w:pStyle w:val="BodyText"/>
      </w:pPr>
      <w:r w:rsidRPr="001F42D3">
        <w:t>The constraints above particularly apply to the Patient Identifiers carried in the PID segment.</w:t>
      </w:r>
    </w:p>
    <w:p w14:paraId="1457948C" w14:textId="77777777" w:rsidR="00B11855" w:rsidRPr="001F42D3" w:rsidRDefault="003D003E" w:rsidP="002B53BA">
      <w:pPr>
        <w:pStyle w:val="BodyText"/>
      </w:pPr>
      <w:r w:rsidRPr="001F42D3">
        <w:t>In the context of this PCD Framework, the Assigning Authority and the Identifier Type Code are considered to be important components for disambiguating identifiers, so these should be included whenever they are known.</w:t>
      </w:r>
    </w:p>
    <w:p w14:paraId="7EEA7B66" w14:textId="3763C673" w:rsidR="00B11855" w:rsidRPr="001F42D3" w:rsidRDefault="003D003E" w:rsidP="002B53BA">
      <w:pPr>
        <w:pStyle w:val="BodyText"/>
      </w:pPr>
      <w:r w:rsidRPr="001F42D3">
        <w:t xml:space="preserve">A common value of the Identifier Type Code for a Patient Identifier assigned by the healthcare organization (PID-5) is "PI". Other values are defined in Table 0203 of </w:t>
      </w:r>
      <w:r w:rsidR="006D613E" w:rsidRPr="001F42D3">
        <w:t>HL7</w:t>
      </w:r>
      <w:r w:rsidR="00995105" w:rsidRPr="001F42D3">
        <w:t xml:space="preserve"> </w:t>
      </w:r>
      <w:r w:rsidRPr="001F42D3">
        <w:t>2.6 section 2.A.14.5</w:t>
      </w:r>
    </w:p>
    <w:p w14:paraId="048CEF45" w14:textId="77777777" w:rsidR="00B11855" w:rsidRPr="001F42D3" w:rsidRDefault="003D003E" w:rsidP="002B53BA">
      <w:pPr>
        <w:pStyle w:val="BodyText"/>
      </w:pPr>
      <w:r w:rsidRPr="001F42D3">
        <w:t>Example: 12345^^^Saint-John Hospital^PI</w:t>
      </w:r>
    </w:p>
    <w:p w14:paraId="2DC3DD3E" w14:textId="04B90DF6" w:rsidR="00B11855" w:rsidRPr="001F42D3" w:rsidRDefault="00D53FC4" w:rsidP="00B34AEB">
      <w:pPr>
        <w:pStyle w:val="Heading2"/>
        <w:numPr>
          <w:ilvl w:val="0"/>
          <w:numId w:val="0"/>
        </w:numPr>
        <w:rPr>
          <w:noProof w:val="0"/>
        </w:rPr>
      </w:pPr>
      <w:bookmarkStart w:id="1733" w:name="_Toc401769875"/>
      <w:bookmarkStart w:id="1734" w:name="_Toc214889794"/>
      <w:r w:rsidRPr="001F42D3">
        <w:rPr>
          <w:noProof w:val="0"/>
        </w:rPr>
        <w:t xml:space="preserve">C.4 </w:t>
      </w:r>
      <w:r w:rsidR="003D003E" w:rsidRPr="001F42D3">
        <w:rPr>
          <w:noProof w:val="0"/>
        </w:rPr>
        <w:t>DTM – date/time</w:t>
      </w:r>
      <w:bookmarkEnd w:id="1733"/>
      <w:bookmarkEnd w:id="1734"/>
    </w:p>
    <w:p w14:paraId="27C87673" w14:textId="09C1092A" w:rsidR="00B11855" w:rsidRPr="001F42D3" w:rsidRDefault="003D003E" w:rsidP="00CF5627">
      <w:pPr>
        <w:pStyle w:val="TableTitle"/>
      </w:pPr>
      <w:r w:rsidRPr="001F42D3">
        <w:t xml:space="preserve">Table C.4-1: </w:t>
      </w:r>
      <w:r w:rsidR="006D613E" w:rsidRPr="001F42D3">
        <w:t>HL7</w:t>
      </w:r>
      <w:r w:rsidR="00995105" w:rsidRPr="001F42D3">
        <w:t xml:space="preserve"> </w:t>
      </w:r>
      <w:r w:rsidRPr="001F42D3">
        <w:t>Component Table - DTM – Date/Time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810"/>
        <w:gridCol w:w="720"/>
        <w:gridCol w:w="810"/>
        <w:gridCol w:w="900"/>
        <w:gridCol w:w="1800"/>
        <w:gridCol w:w="1710"/>
        <w:gridCol w:w="1398"/>
      </w:tblGrid>
      <w:tr w:rsidR="00D65F7D" w:rsidRPr="001F42D3" w14:paraId="6197F3E9" w14:textId="77777777" w:rsidTr="008C3E59">
        <w:trPr>
          <w:cantSplit/>
          <w:jc w:val="center"/>
        </w:trPr>
        <w:tc>
          <w:tcPr>
            <w:tcW w:w="810" w:type="dxa"/>
            <w:shd w:val="clear" w:color="auto" w:fill="D9D9D9"/>
          </w:tcPr>
          <w:p w14:paraId="5074E681" w14:textId="77777777" w:rsidR="00B11855" w:rsidRPr="001F42D3" w:rsidRDefault="003D003E" w:rsidP="002B53BA">
            <w:pPr>
              <w:pStyle w:val="TableEntryHeader"/>
            </w:pPr>
            <w:r w:rsidRPr="001F42D3">
              <w:t xml:space="preserve">SEQ </w:t>
            </w:r>
          </w:p>
        </w:tc>
        <w:tc>
          <w:tcPr>
            <w:tcW w:w="810" w:type="dxa"/>
            <w:shd w:val="clear" w:color="auto" w:fill="D9D9D9"/>
          </w:tcPr>
          <w:p w14:paraId="2FBBBCB4" w14:textId="77777777" w:rsidR="00B11855" w:rsidRPr="001F42D3" w:rsidRDefault="003D003E" w:rsidP="002B53BA">
            <w:pPr>
              <w:pStyle w:val="TableEntryHeader"/>
            </w:pPr>
            <w:r w:rsidRPr="001F42D3">
              <w:t xml:space="preserve">LEN </w:t>
            </w:r>
          </w:p>
        </w:tc>
        <w:tc>
          <w:tcPr>
            <w:tcW w:w="720" w:type="dxa"/>
            <w:shd w:val="clear" w:color="auto" w:fill="D9D9D9"/>
          </w:tcPr>
          <w:p w14:paraId="50431710" w14:textId="77777777" w:rsidR="00B11855" w:rsidRPr="001F42D3" w:rsidRDefault="003D003E" w:rsidP="002B53BA">
            <w:pPr>
              <w:pStyle w:val="TableEntryHeader"/>
            </w:pPr>
            <w:r w:rsidRPr="001F42D3">
              <w:t xml:space="preserve">DT </w:t>
            </w:r>
          </w:p>
        </w:tc>
        <w:tc>
          <w:tcPr>
            <w:tcW w:w="810" w:type="dxa"/>
            <w:shd w:val="clear" w:color="auto" w:fill="D9D9D9"/>
          </w:tcPr>
          <w:p w14:paraId="38D89A34" w14:textId="77777777" w:rsidR="00B11855" w:rsidRPr="001F42D3" w:rsidRDefault="003D003E" w:rsidP="002B53BA">
            <w:pPr>
              <w:pStyle w:val="TableEntryHeader"/>
            </w:pPr>
            <w:r w:rsidRPr="001F42D3">
              <w:t xml:space="preserve">OPT </w:t>
            </w:r>
          </w:p>
        </w:tc>
        <w:tc>
          <w:tcPr>
            <w:tcW w:w="900" w:type="dxa"/>
            <w:shd w:val="clear" w:color="auto" w:fill="D9D9D9"/>
          </w:tcPr>
          <w:p w14:paraId="68A08B1D" w14:textId="77777777" w:rsidR="00B11855" w:rsidRPr="001F42D3" w:rsidRDefault="003D003E" w:rsidP="002B53BA">
            <w:pPr>
              <w:pStyle w:val="TableEntryHeader"/>
            </w:pPr>
            <w:r w:rsidRPr="001F42D3">
              <w:t xml:space="preserve">TBL# </w:t>
            </w:r>
          </w:p>
        </w:tc>
        <w:tc>
          <w:tcPr>
            <w:tcW w:w="1800" w:type="dxa"/>
            <w:shd w:val="clear" w:color="auto" w:fill="D9D9D9"/>
          </w:tcPr>
          <w:p w14:paraId="7205C9A6" w14:textId="77777777" w:rsidR="00B11855" w:rsidRPr="001F42D3" w:rsidRDefault="003D003E" w:rsidP="002B53BA">
            <w:pPr>
              <w:pStyle w:val="TableEntryHeader"/>
            </w:pPr>
            <w:r w:rsidRPr="001F42D3">
              <w:t xml:space="preserve">COMPONENT NAME </w:t>
            </w:r>
          </w:p>
        </w:tc>
        <w:tc>
          <w:tcPr>
            <w:tcW w:w="1710" w:type="dxa"/>
            <w:shd w:val="clear" w:color="auto" w:fill="D9D9D9"/>
          </w:tcPr>
          <w:p w14:paraId="6315D7A5" w14:textId="77777777" w:rsidR="00B11855" w:rsidRPr="001F42D3" w:rsidRDefault="003D003E" w:rsidP="002B53BA">
            <w:pPr>
              <w:pStyle w:val="TableEntryHeader"/>
            </w:pPr>
            <w:r w:rsidRPr="001F42D3">
              <w:t xml:space="preserve">COMMENTS </w:t>
            </w:r>
          </w:p>
        </w:tc>
        <w:tc>
          <w:tcPr>
            <w:tcW w:w="1398" w:type="dxa"/>
            <w:shd w:val="clear" w:color="auto" w:fill="D9D9D9"/>
          </w:tcPr>
          <w:p w14:paraId="57FEB5F9" w14:textId="77777777" w:rsidR="00B11855" w:rsidRPr="001F42D3" w:rsidRDefault="003D003E" w:rsidP="002B53BA">
            <w:pPr>
              <w:pStyle w:val="TableEntryHeader"/>
            </w:pPr>
            <w:r w:rsidRPr="001F42D3">
              <w:t xml:space="preserve">SEC.REF. </w:t>
            </w:r>
          </w:p>
        </w:tc>
      </w:tr>
      <w:tr w:rsidR="00D65F7D" w:rsidRPr="001F42D3" w14:paraId="26023376" w14:textId="77777777" w:rsidTr="00D65F7D">
        <w:trPr>
          <w:cantSplit/>
          <w:jc w:val="center"/>
        </w:trPr>
        <w:tc>
          <w:tcPr>
            <w:tcW w:w="810" w:type="dxa"/>
          </w:tcPr>
          <w:p w14:paraId="1D752569" w14:textId="77777777" w:rsidR="00B11855" w:rsidRPr="001F42D3" w:rsidRDefault="00B11855" w:rsidP="002B53BA">
            <w:pPr>
              <w:pStyle w:val="TableEntry"/>
            </w:pPr>
          </w:p>
        </w:tc>
        <w:tc>
          <w:tcPr>
            <w:tcW w:w="810" w:type="dxa"/>
          </w:tcPr>
          <w:p w14:paraId="3228F8F9" w14:textId="77777777" w:rsidR="00B11855" w:rsidRPr="001F42D3" w:rsidRDefault="003D003E" w:rsidP="002B53BA">
            <w:pPr>
              <w:pStyle w:val="TableEntry"/>
            </w:pPr>
            <w:r w:rsidRPr="001F42D3">
              <w:t>24</w:t>
            </w:r>
          </w:p>
        </w:tc>
        <w:tc>
          <w:tcPr>
            <w:tcW w:w="720" w:type="dxa"/>
          </w:tcPr>
          <w:p w14:paraId="68E43B67" w14:textId="77777777" w:rsidR="00B11855" w:rsidRPr="001F42D3" w:rsidRDefault="00B11855" w:rsidP="002B53BA">
            <w:pPr>
              <w:pStyle w:val="TableEntry"/>
            </w:pPr>
          </w:p>
        </w:tc>
        <w:tc>
          <w:tcPr>
            <w:tcW w:w="810" w:type="dxa"/>
          </w:tcPr>
          <w:p w14:paraId="16C7BB2F" w14:textId="77777777" w:rsidR="00B11855" w:rsidRPr="001F42D3" w:rsidRDefault="00B11855" w:rsidP="002B53BA">
            <w:pPr>
              <w:pStyle w:val="TableEntry"/>
            </w:pPr>
          </w:p>
        </w:tc>
        <w:tc>
          <w:tcPr>
            <w:tcW w:w="900" w:type="dxa"/>
          </w:tcPr>
          <w:p w14:paraId="0764A89C" w14:textId="77777777" w:rsidR="00B11855" w:rsidRPr="001F42D3" w:rsidRDefault="00B11855" w:rsidP="002B53BA">
            <w:pPr>
              <w:pStyle w:val="TableEntry"/>
            </w:pPr>
          </w:p>
        </w:tc>
        <w:tc>
          <w:tcPr>
            <w:tcW w:w="1800" w:type="dxa"/>
          </w:tcPr>
          <w:p w14:paraId="3BA5146E" w14:textId="77777777" w:rsidR="00B11855" w:rsidRPr="001F42D3" w:rsidRDefault="003D003E" w:rsidP="002B53BA">
            <w:pPr>
              <w:pStyle w:val="TableEntry"/>
            </w:pPr>
            <w:r w:rsidRPr="001F42D3">
              <w:t>Date/Time</w:t>
            </w:r>
          </w:p>
        </w:tc>
        <w:tc>
          <w:tcPr>
            <w:tcW w:w="1710" w:type="dxa"/>
          </w:tcPr>
          <w:p w14:paraId="470D9CCC" w14:textId="77777777" w:rsidR="00B11855" w:rsidRPr="001F42D3" w:rsidRDefault="00B11855" w:rsidP="002B53BA">
            <w:pPr>
              <w:pStyle w:val="TableEntry"/>
            </w:pPr>
          </w:p>
        </w:tc>
        <w:tc>
          <w:tcPr>
            <w:tcW w:w="1398" w:type="dxa"/>
          </w:tcPr>
          <w:p w14:paraId="704519F8" w14:textId="77777777" w:rsidR="00B11855" w:rsidRPr="001F42D3" w:rsidRDefault="003D003E" w:rsidP="002B53BA">
            <w:pPr>
              <w:pStyle w:val="TableEntry"/>
            </w:pPr>
            <w:r w:rsidRPr="001F42D3">
              <w:t>2.A.22</w:t>
            </w:r>
          </w:p>
        </w:tc>
      </w:tr>
    </w:tbl>
    <w:p w14:paraId="3D7CECCA" w14:textId="77777777" w:rsidR="00D65F7D" w:rsidRPr="001F42D3" w:rsidRDefault="00D65F7D" w:rsidP="002B53BA">
      <w:pPr>
        <w:pStyle w:val="BodyText"/>
      </w:pPr>
    </w:p>
    <w:p w14:paraId="7C94E0B0" w14:textId="4D894C80" w:rsidR="00B11855" w:rsidRPr="001F42D3" w:rsidRDefault="006D613E" w:rsidP="002B53BA">
      <w:pPr>
        <w:pStyle w:val="BodyText"/>
      </w:pPr>
      <w:r w:rsidRPr="001F42D3">
        <w:t>HL7</w:t>
      </w:r>
      <w:r w:rsidR="00995105" w:rsidRPr="001F42D3">
        <w:t xml:space="preserve"> </w:t>
      </w:r>
      <w:r w:rsidR="003D003E" w:rsidRPr="001F42D3">
        <w:t>Format: YYYY[MM[DD[HH[MM[SS[.S[S[S[S]]]]]]]]][+/-ZZZZ]</w:t>
      </w:r>
    </w:p>
    <w:p w14:paraId="2B28F3B9" w14:textId="22729E4B" w:rsidR="00B11855" w:rsidRPr="001F42D3" w:rsidRDefault="003D003E" w:rsidP="002B53BA">
      <w:pPr>
        <w:pStyle w:val="BodyText"/>
      </w:pPr>
      <w:r w:rsidRPr="001F42D3">
        <w:t>The time zone (+/-ZZZZ) is represented as +/-HHMM offset from Coordinated Universal Time (UTC)</w:t>
      </w:r>
      <w:r w:rsidR="0043596B" w:rsidRPr="001F42D3">
        <w:t xml:space="preserve">. </w:t>
      </w:r>
      <w:r w:rsidR="00CB6BE2" w:rsidRPr="001F42D3">
        <w:t xml:space="preserve">Note that while the general </w:t>
      </w:r>
      <w:r w:rsidR="006D613E" w:rsidRPr="001F42D3">
        <w:t>HL7</w:t>
      </w:r>
      <w:r w:rsidR="00995105" w:rsidRPr="001F42D3">
        <w:t xml:space="preserve"> </w:t>
      </w:r>
      <w:r w:rsidR="00CB6BE2" w:rsidRPr="001F42D3">
        <w:t>V2.6 definition does not require the time zone indication to be present in all cases, in all IHE PCD profiles, the time zone is required.</w:t>
      </w:r>
    </w:p>
    <w:p w14:paraId="1F9E07DF" w14:textId="4998EEC0" w:rsidR="0043596B" w:rsidRPr="001F42D3" w:rsidRDefault="0043596B" w:rsidP="002B53BA">
      <w:pPr>
        <w:pStyle w:val="BodyText"/>
      </w:pPr>
      <w:r w:rsidRPr="001F42D3">
        <w:lastRenderedPageBreak/>
        <w:t xml:space="preserve">The IHE </w:t>
      </w:r>
      <w:r w:rsidR="007E67D4" w:rsidRPr="001F42D3">
        <w:t>DEV TF</w:t>
      </w:r>
      <w:r w:rsidRPr="001F42D3">
        <w:t xml:space="preserve"> uses the IETF RFC3339 “Unknown Local Offset Convention” to make it possible to distinguish between the case where UTC is the preferred reference point for the specified time, denoted with +0000, and the case where the UTC time is known, but the offset to local time is unknown, denoted with -0000. This distinction is in some cases important to represent in device data.</w:t>
      </w:r>
    </w:p>
    <w:p w14:paraId="5D1ACA76" w14:textId="7EB3E87D" w:rsidR="00B11855" w:rsidRPr="001F42D3" w:rsidRDefault="00D53FC4" w:rsidP="00B34AEB">
      <w:pPr>
        <w:pStyle w:val="Heading2"/>
        <w:numPr>
          <w:ilvl w:val="0"/>
          <w:numId w:val="0"/>
        </w:numPr>
        <w:rPr>
          <w:noProof w:val="0"/>
        </w:rPr>
      </w:pPr>
      <w:bookmarkStart w:id="1735" w:name="_Toc401769876"/>
      <w:bookmarkStart w:id="1736" w:name="_Toc214889795"/>
      <w:r w:rsidRPr="001F42D3">
        <w:rPr>
          <w:noProof w:val="0"/>
        </w:rPr>
        <w:t xml:space="preserve">C.5 </w:t>
      </w:r>
      <w:r w:rsidR="00852E72" w:rsidRPr="001F42D3">
        <w:rPr>
          <w:noProof w:val="0"/>
        </w:rPr>
        <w:t>Entity Identifier (EI) Data Type</w:t>
      </w:r>
      <w:bookmarkEnd w:id="1735"/>
      <w:bookmarkEnd w:id="1736"/>
    </w:p>
    <w:p w14:paraId="14A2930A" w14:textId="77777777" w:rsidR="00B11855" w:rsidRPr="001F42D3" w:rsidRDefault="003D003E" w:rsidP="00CF5627">
      <w:pPr>
        <w:pStyle w:val="TableTitle"/>
      </w:pPr>
      <w:r w:rsidRPr="001F42D3">
        <w:t>Table C.5-1: EI-Entity Identifier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24D64F27" w14:textId="77777777" w:rsidTr="00A92110">
        <w:trPr>
          <w:cantSplit/>
          <w:tblHeader/>
          <w:jc w:val="center"/>
        </w:trPr>
        <w:tc>
          <w:tcPr>
            <w:tcW w:w="783" w:type="dxa"/>
            <w:shd w:val="clear" w:color="auto" w:fill="D9D9D9"/>
          </w:tcPr>
          <w:p w14:paraId="3BEFB3A9" w14:textId="77777777" w:rsidR="00B11855" w:rsidRPr="001F42D3" w:rsidRDefault="003D003E" w:rsidP="002B53BA">
            <w:pPr>
              <w:pStyle w:val="TableEntryHeader"/>
            </w:pPr>
            <w:r w:rsidRPr="001F42D3">
              <w:t>SEQ</w:t>
            </w:r>
          </w:p>
        </w:tc>
        <w:tc>
          <w:tcPr>
            <w:tcW w:w="764" w:type="dxa"/>
            <w:shd w:val="clear" w:color="auto" w:fill="D9D9D9"/>
          </w:tcPr>
          <w:p w14:paraId="75CC29BE" w14:textId="77777777" w:rsidR="00B11855" w:rsidRPr="001F42D3" w:rsidRDefault="003D003E" w:rsidP="002B53BA">
            <w:pPr>
              <w:pStyle w:val="TableEntryHeader"/>
            </w:pPr>
            <w:r w:rsidRPr="001F42D3">
              <w:t>LEN</w:t>
            </w:r>
          </w:p>
        </w:tc>
        <w:tc>
          <w:tcPr>
            <w:tcW w:w="760" w:type="dxa"/>
            <w:shd w:val="clear" w:color="auto" w:fill="D9D9D9"/>
          </w:tcPr>
          <w:p w14:paraId="346A4593" w14:textId="77777777" w:rsidR="00B11855" w:rsidRPr="001F42D3" w:rsidRDefault="003D003E" w:rsidP="002B53BA">
            <w:pPr>
              <w:pStyle w:val="TableEntryHeader"/>
            </w:pPr>
            <w:r w:rsidRPr="001F42D3">
              <w:t>DT</w:t>
            </w:r>
          </w:p>
        </w:tc>
        <w:tc>
          <w:tcPr>
            <w:tcW w:w="961" w:type="dxa"/>
            <w:shd w:val="clear" w:color="auto" w:fill="D9D9D9"/>
          </w:tcPr>
          <w:p w14:paraId="6BFBF370" w14:textId="77777777" w:rsidR="00B11855" w:rsidRPr="001F42D3" w:rsidRDefault="003D003E" w:rsidP="002B53BA">
            <w:pPr>
              <w:pStyle w:val="TableEntryHeader"/>
            </w:pPr>
            <w:r w:rsidRPr="001F42D3">
              <w:t>Usage</w:t>
            </w:r>
          </w:p>
        </w:tc>
        <w:tc>
          <w:tcPr>
            <w:tcW w:w="1316" w:type="dxa"/>
            <w:shd w:val="clear" w:color="auto" w:fill="D9D9D9"/>
          </w:tcPr>
          <w:p w14:paraId="3BB70420" w14:textId="77777777" w:rsidR="00B11855" w:rsidRPr="001F42D3" w:rsidRDefault="003D003E" w:rsidP="002B53BA">
            <w:pPr>
              <w:pStyle w:val="TableEntryHeader"/>
            </w:pPr>
            <w:r w:rsidRPr="001F42D3">
              <w:t>Card.</w:t>
            </w:r>
          </w:p>
        </w:tc>
        <w:tc>
          <w:tcPr>
            <w:tcW w:w="861" w:type="dxa"/>
            <w:shd w:val="clear" w:color="auto" w:fill="D9D9D9"/>
          </w:tcPr>
          <w:p w14:paraId="772623F3" w14:textId="77777777" w:rsidR="00B11855" w:rsidRPr="001F42D3" w:rsidRDefault="003D003E" w:rsidP="002B53BA">
            <w:pPr>
              <w:pStyle w:val="TableEntryHeader"/>
            </w:pPr>
            <w:r w:rsidRPr="001F42D3">
              <w:t>TBL#</w:t>
            </w:r>
          </w:p>
        </w:tc>
        <w:tc>
          <w:tcPr>
            <w:tcW w:w="2834" w:type="dxa"/>
            <w:shd w:val="clear" w:color="auto" w:fill="D9D9D9"/>
          </w:tcPr>
          <w:p w14:paraId="0D3E29CD" w14:textId="77777777" w:rsidR="00B11855" w:rsidRPr="001F42D3" w:rsidRDefault="003D003E" w:rsidP="002B53BA">
            <w:pPr>
              <w:pStyle w:val="TableEntryHeader"/>
            </w:pPr>
            <w:r w:rsidRPr="001F42D3">
              <w:t>Component name</w:t>
            </w:r>
          </w:p>
        </w:tc>
      </w:tr>
      <w:tr w:rsidR="00C40FD5" w:rsidRPr="001F42D3" w14:paraId="35E62A1A" w14:textId="77777777" w:rsidTr="006C0E8E">
        <w:trPr>
          <w:cantSplit/>
          <w:jc w:val="center"/>
        </w:trPr>
        <w:tc>
          <w:tcPr>
            <w:tcW w:w="783" w:type="dxa"/>
          </w:tcPr>
          <w:p w14:paraId="4CA74F0D" w14:textId="77777777" w:rsidR="00B11855" w:rsidRPr="001F42D3" w:rsidRDefault="003D003E" w:rsidP="002B53BA">
            <w:pPr>
              <w:pStyle w:val="TableEntry"/>
            </w:pPr>
            <w:r w:rsidRPr="001F42D3">
              <w:t>1</w:t>
            </w:r>
          </w:p>
        </w:tc>
        <w:tc>
          <w:tcPr>
            <w:tcW w:w="764" w:type="dxa"/>
          </w:tcPr>
          <w:p w14:paraId="4990954A" w14:textId="77777777" w:rsidR="00B11855" w:rsidRPr="001F42D3" w:rsidRDefault="003D003E" w:rsidP="002B53BA">
            <w:pPr>
              <w:pStyle w:val="TableEntry"/>
            </w:pPr>
            <w:r w:rsidRPr="001F42D3">
              <w:t>199</w:t>
            </w:r>
          </w:p>
        </w:tc>
        <w:tc>
          <w:tcPr>
            <w:tcW w:w="760" w:type="dxa"/>
          </w:tcPr>
          <w:p w14:paraId="4ABC237B" w14:textId="77777777" w:rsidR="00B11855" w:rsidRPr="001F42D3" w:rsidRDefault="003D003E" w:rsidP="002B53BA">
            <w:pPr>
              <w:pStyle w:val="TableEntry"/>
            </w:pPr>
            <w:r w:rsidRPr="001F42D3">
              <w:t>ST</w:t>
            </w:r>
          </w:p>
        </w:tc>
        <w:tc>
          <w:tcPr>
            <w:tcW w:w="961" w:type="dxa"/>
          </w:tcPr>
          <w:p w14:paraId="2EA9F93B" w14:textId="77777777" w:rsidR="00B11855" w:rsidRPr="001F42D3" w:rsidRDefault="003D003E" w:rsidP="002B53BA">
            <w:pPr>
              <w:pStyle w:val="TableEntry"/>
            </w:pPr>
            <w:r w:rsidRPr="001F42D3">
              <w:t>RE</w:t>
            </w:r>
          </w:p>
        </w:tc>
        <w:tc>
          <w:tcPr>
            <w:tcW w:w="1316" w:type="dxa"/>
          </w:tcPr>
          <w:p w14:paraId="49CB1437" w14:textId="77777777" w:rsidR="00B11855" w:rsidRPr="001F42D3" w:rsidRDefault="003D003E" w:rsidP="002B53BA">
            <w:pPr>
              <w:pStyle w:val="TableEntry"/>
            </w:pPr>
            <w:r w:rsidRPr="001F42D3">
              <w:t>[1..1]</w:t>
            </w:r>
          </w:p>
        </w:tc>
        <w:tc>
          <w:tcPr>
            <w:tcW w:w="861" w:type="dxa"/>
          </w:tcPr>
          <w:p w14:paraId="0ED35C46" w14:textId="77777777" w:rsidR="00B11855" w:rsidRPr="001F42D3" w:rsidRDefault="00B11855" w:rsidP="002B53BA">
            <w:pPr>
              <w:pStyle w:val="TableEntry"/>
            </w:pPr>
          </w:p>
        </w:tc>
        <w:tc>
          <w:tcPr>
            <w:tcW w:w="2834" w:type="dxa"/>
          </w:tcPr>
          <w:p w14:paraId="5D87982F" w14:textId="77777777" w:rsidR="00B11855" w:rsidRPr="001F42D3" w:rsidRDefault="003D003E" w:rsidP="002B53BA">
            <w:pPr>
              <w:pStyle w:val="TableEntry"/>
            </w:pPr>
            <w:r w:rsidRPr="001F42D3">
              <w:t>Entity Identifier</w:t>
            </w:r>
          </w:p>
        </w:tc>
      </w:tr>
      <w:tr w:rsidR="00C40FD5" w:rsidRPr="001F42D3" w14:paraId="1F606003" w14:textId="77777777" w:rsidTr="006C0E8E">
        <w:trPr>
          <w:cantSplit/>
          <w:jc w:val="center"/>
        </w:trPr>
        <w:tc>
          <w:tcPr>
            <w:tcW w:w="783" w:type="dxa"/>
          </w:tcPr>
          <w:p w14:paraId="59E9F7EB" w14:textId="77777777" w:rsidR="00B11855" w:rsidRPr="001F42D3" w:rsidRDefault="003D003E" w:rsidP="002B53BA">
            <w:pPr>
              <w:pStyle w:val="TableEntry"/>
            </w:pPr>
            <w:r w:rsidRPr="001F42D3">
              <w:t>2</w:t>
            </w:r>
          </w:p>
        </w:tc>
        <w:tc>
          <w:tcPr>
            <w:tcW w:w="764" w:type="dxa"/>
          </w:tcPr>
          <w:p w14:paraId="7FD8CF5B" w14:textId="77777777" w:rsidR="00B11855" w:rsidRPr="001F42D3" w:rsidRDefault="003D003E" w:rsidP="002B53BA">
            <w:pPr>
              <w:pStyle w:val="TableEntry"/>
            </w:pPr>
            <w:r w:rsidRPr="001F42D3">
              <w:t>20</w:t>
            </w:r>
          </w:p>
        </w:tc>
        <w:tc>
          <w:tcPr>
            <w:tcW w:w="760" w:type="dxa"/>
          </w:tcPr>
          <w:p w14:paraId="3B97BFDC" w14:textId="77777777" w:rsidR="00B11855" w:rsidRPr="001F42D3" w:rsidRDefault="003D003E" w:rsidP="002B53BA">
            <w:pPr>
              <w:pStyle w:val="TableEntry"/>
            </w:pPr>
            <w:r w:rsidRPr="001F42D3">
              <w:t>IS</w:t>
            </w:r>
          </w:p>
        </w:tc>
        <w:tc>
          <w:tcPr>
            <w:tcW w:w="961" w:type="dxa"/>
          </w:tcPr>
          <w:p w14:paraId="47A820AE" w14:textId="77777777" w:rsidR="00B11855" w:rsidRPr="001F42D3" w:rsidRDefault="003D003E" w:rsidP="002B53BA">
            <w:pPr>
              <w:pStyle w:val="TableEntry"/>
            </w:pPr>
            <w:r w:rsidRPr="001F42D3">
              <w:t>RE</w:t>
            </w:r>
          </w:p>
        </w:tc>
        <w:tc>
          <w:tcPr>
            <w:tcW w:w="1316" w:type="dxa"/>
          </w:tcPr>
          <w:p w14:paraId="17FA912C" w14:textId="77777777" w:rsidR="00B11855" w:rsidRPr="001F42D3" w:rsidRDefault="003D003E" w:rsidP="002B53BA">
            <w:pPr>
              <w:pStyle w:val="TableEntry"/>
            </w:pPr>
            <w:r w:rsidRPr="001F42D3">
              <w:t>[0..1]</w:t>
            </w:r>
          </w:p>
        </w:tc>
        <w:tc>
          <w:tcPr>
            <w:tcW w:w="861" w:type="dxa"/>
          </w:tcPr>
          <w:p w14:paraId="02A01649" w14:textId="77777777" w:rsidR="00B11855" w:rsidRPr="001F42D3" w:rsidRDefault="003D003E" w:rsidP="002B53BA">
            <w:pPr>
              <w:pStyle w:val="TableEntry"/>
            </w:pPr>
            <w:r w:rsidRPr="001F42D3">
              <w:t>0363</w:t>
            </w:r>
          </w:p>
        </w:tc>
        <w:tc>
          <w:tcPr>
            <w:tcW w:w="2834" w:type="dxa"/>
          </w:tcPr>
          <w:p w14:paraId="5283A511" w14:textId="77777777" w:rsidR="00B11855" w:rsidRPr="001F42D3" w:rsidRDefault="003D003E" w:rsidP="002B53BA">
            <w:pPr>
              <w:pStyle w:val="TableEntry"/>
            </w:pPr>
            <w:r w:rsidRPr="001F42D3">
              <w:t>Namespace ID</w:t>
            </w:r>
          </w:p>
        </w:tc>
      </w:tr>
      <w:tr w:rsidR="00C40FD5" w:rsidRPr="001F42D3" w14:paraId="1EC8F526" w14:textId="77777777" w:rsidTr="006C0E8E">
        <w:trPr>
          <w:cantSplit/>
          <w:jc w:val="center"/>
        </w:trPr>
        <w:tc>
          <w:tcPr>
            <w:tcW w:w="783" w:type="dxa"/>
          </w:tcPr>
          <w:p w14:paraId="4F500D9C" w14:textId="77777777" w:rsidR="00B11855" w:rsidRPr="001F42D3" w:rsidRDefault="003D003E" w:rsidP="002B53BA">
            <w:pPr>
              <w:pStyle w:val="TableEntry"/>
            </w:pPr>
            <w:r w:rsidRPr="001F42D3">
              <w:t>3</w:t>
            </w:r>
          </w:p>
        </w:tc>
        <w:tc>
          <w:tcPr>
            <w:tcW w:w="764" w:type="dxa"/>
          </w:tcPr>
          <w:p w14:paraId="4D26EE31" w14:textId="77777777" w:rsidR="00B11855" w:rsidRPr="001F42D3" w:rsidRDefault="003D003E" w:rsidP="002B53BA">
            <w:pPr>
              <w:pStyle w:val="TableEntry"/>
            </w:pPr>
            <w:r w:rsidRPr="001F42D3">
              <w:t>199</w:t>
            </w:r>
          </w:p>
        </w:tc>
        <w:tc>
          <w:tcPr>
            <w:tcW w:w="760" w:type="dxa"/>
          </w:tcPr>
          <w:p w14:paraId="698CA371" w14:textId="77777777" w:rsidR="00B11855" w:rsidRPr="001F42D3" w:rsidRDefault="003D003E" w:rsidP="002B53BA">
            <w:pPr>
              <w:pStyle w:val="TableEntry"/>
            </w:pPr>
            <w:r w:rsidRPr="001F42D3">
              <w:t>ST</w:t>
            </w:r>
          </w:p>
        </w:tc>
        <w:tc>
          <w:tcPr>
            <w:tcW w:w="961" w:type="dxa"/>
          </w:tcPr>
          <w:p w14:paraId="5367177E" w14:textId="77777777" w:rsidR="00B11855" w:rsidRPr="001F42D3" w:rsidRDefault="003D003E" w:rsidP="002B53BA">
            <w:pPr>
              <w:pStyle w:val="TableEntry"/>
            </w:pPr>
            <w:r w:rsidRPr="001F42D3">
              <w:t>RE</w:t>
            </w:r>
          </w:p>
        </w:tc>
        <w:tc>
          <w:tcPr>
            <w:tcW w:w="1316" w:type="dxa"/>
          </w:tcPr>
          <w:p w14:paraId="34FD16C3" w14:textId="77777777" w:rsidR="00B11855" w:rsidRPr="001F42D3" w:rsidRDefault="003D003E" w:rsidP="002B53BA">
            <w:pPr>
              <w:pStyle w:val="TableEntry"/>
            </w:pPr>
            <w:r w:rsidRPr="001F42D3">
              <w:t>[0..1]</w:t>
            </w:r>
          </w:p>
        </w:tc>
        <w:tc>
          <w:tcPr>
            <w:tcW w:w="861" w:type="dxa"/>
          </w:tcPr>
          <w:p w14:paraId="6C5F1672" w14:textId="77777777" w:rsidR="00B11855" w:rsidRPr="001F42D3" w:rsidRDefault="00B11855" w:rsidP="002B53BA">
            <w:pPr>
              <w:pStyle w:val="TableEntry"/>
            </w:pPr>
          </w:p>
        </w:tc>
        <w:tc>
          <w:tcPr>
            <w:tcW w:w="2834" w:type="dxa"/>
          </w:tcPr>
          <w:p w14:paraId="16ED0AED" w14:textId="77777777" w:rsidR="00B11855" w:rsidRPr="001F42D3" w:rsidRDefault="003D003E" w:rsidP="002B53BA">
            <w:pPr>
              <w:pStyle w:val="TableEntry"/>
            </w:pPr>
            <w:r w:rsidRPr="001F42D3">
              <w:t>Universal ID</w:t>
            </w:r>
          </w:p>
        </w:tc>
      </w:tr>
      <w:tr w:rsidR="00C40FD5" w:rsidRPr="001F42D3" w14:paraId="2D1925CD" w14:textId="77777777" w:rsidTr="006C0E8E">
        <w:trPr>
          <w:cantSplit/>
          <w:jc w:val="center"/>
        </w:trPr>
        <w:tc>
          <w:tcPr>
            <w:tcW w:w="783" w:type="dxa"/>
          </w:tcPr>
          <w:p w14:paraId="1E717E7C" w14:textId="77777777" w:rsidR="00B11855" w:rsidRPr="001F42D3" w:rsidRDefault="003D003E" w:rsidP="002B53BA">
            <w:pPr>
              <w:pStyle w:val="TableEntry"/>
            </w:pPr>
            <w:r w:rsidRPr="001F42D3">
              <w:t>4</w:t>
            </w:r>
          </w:p>
        </w:tc>
        <w:tc>
          <w:tcPr>
            <w:tcW w:w="764" w:type="dxa"/>
          </w:tcPr>
          <w:p w14:paraId="030E200F" w14:textId="77777777" w:rsidR="00B11855" w:rsidRPr="001F42D3" w:rsidRDefault="003D003E" w:rsidP="002B53BA">
            <w:pPr>
              <w:pStyle w:val="TableEntry"/>
            </w:pPr>
            <w:r w:rsidRPr="001F42D3">
              <w:t>6</w:t>
            </w:r>
          </w:p>
        </w:tc>
        <w:tc>
          <w:tcPr>
            <w:tcW w:w="760" w:type="dxa"/>
          </w:tcPr>
          <w:p w14:paraId="4FF09E17" w14:textId="77777777" w:rsidR="00B11855" w:rsidRPr="001F42D3" w:rsidRDefault="003D003E" w:rsidP="002B53BA">
            <w:pPr>
              <w:pStyle w:val="TableEntry"/>
            </w:pPr>
            <w:r w:rsidRPr="001F42D3">
              <w:t>ID</w:t>
            </w:r>
          </w:p>
        </w:tc>
        <w:tc>
          <w:tcPr>
            <w:tcW w:w="961" w:type="dxa"/>
          </w:tcPr>
          <w:p w14:paraId="5CEDAC80" w14:textId="77777777" w:rsidR="00B11855" w:rsidRPr="001F42D3" w:rsidRDefault="003D003E" w:rsidP="002B53BA">
            <w:pPr>
              <w:pStyle w:val="TableEntry"/>
            </w:pPr>
            <w:r w:rsidRPr="001F42D3">
              <w:t>RE</w:t>
            </w:r>
          </w:p>
        </w:tc>
        <w:tc>
          <w:tcPr>
            <w:tcW w:w="1316" w:type="dxa"/>
          </w:tcPr>
          <w:p w14:paraId="24FF9AAB" w14:textId="77777777" w:rsidR="00B11855" w:rsidRPr="001F42D3" w:rsidRDefault="003D003E" w:rsidP="002B53BA">
            <w:pPr>
              <w:pStyle w:val="TableEntry"/>
            </w:pPr>
            <w:r w:rsidRPr="001F42D3">
              <w:t>[0..1]</w:t>
            </w:r>
          </w:p>
        </w:tc>
        <w:tc>
          <w:tcPr>
            <w:tcW w:w="861" w:type="dxa"/>
          </w:tcPr>
          <w:p w14:paraId="7CDD68BC" w14:textId="77777777" w:rsidR="00B11855" w:rsidRPr="001F42D3" w:rsidRDefault="003D003E" w:rsidP="002B53BA">
            <w:pPr>
              <w:pStyle w:val="TableEntry"/>
            </w:pPr>
            <w:r w:rsidRPr="001F42D3">
              <w:t>0301</w:t>
            </w:r>
          </w:p>
        </w:tc>
        <w:tc>
          <w:tcPr>
            <w:tcW w:w="2834" w:type="dxa"/>
          </w:tcPr>
          <w:p w14:paraId="5507F399" w14:textId="77777777" w:rsidR="00B11855" w:rsidRPr="001F42D3" w:rsidRDefault="003D003E" w:rsidP="002B53BA">
            <w:pPr>
              <w:pStyle w:val="TableEntry"/>
            </w:pPr>
            <w:r w:rsidRPr="001F42D3">
              <w:t>Universal ID Type</w:t>
            </w:r>
          </w:p>
        </w:tc>
      </w:tr>
    </w:tbl>
    <w:p w14:paraId="38CBEE8F" w14:textId="77777777" w:rsidR="00B11855" w:rsidRPr="001F42D3" w:rsidRDefault="00B11855" w:rsidP="002B53BA">
      <w:pPr>
        <w:pStyle w:val="BodyText"/>
      </w:pPr>
    </w:p>
    <w:p w14:paraId="028BA990" w14:textId="3D198767" w:rsidR="00B11855" w:rsidRPr="001F42D3" w:rsidRDefault="003D003E" w:rsidP="002B53BA">
      <w:pPr>
        <w:pStyle w:val="BodyText"/>
      </w:pPr>
      <w:r w:rsidRPr="001F42D3">
        <w:t>Definition: The Entity Identifier defines a given entity uniquely within a specified series of identifiers. A piece of equipment or an information system would be an example of an entity to be uniquely identified. In addition to the unique identifier in the first component, called somewhat confusingly by the same name as the data type itself, the Entity Identifier, the EI data type has 3 additional components that identify the ‘assigning authority’ that assigned the Entity Identifier. These function quite similarly to the three components of the Hierarchical Designator data type (see Appendix C.6, HD Data Type).</w:t>
      </w:r>
    </w:p>
    <w:p w14:paraId="42F4A2F9" w14:textId="290EECB1" w:rsidR="00B11855" w:rsidRPr="001F42D3" w:rsidRDefault="003D003E" w:rsidP="002B53BA">
      <w:pPr>
        <w:pStyle w:val="BodyText"/>
      </w:pPr>
      <w:r w:rsidRPr="001F42D3">
        <w:t xml:space="preserve">Identifiers do not serve their purpose if they cannot be used to distinguish unambiguously all of the entities of a particular kind in the context in which they are applied. The </w:t>
      </w:r>
      <w:r w:rsidR="006D613E" w:rsidRPr="001F42D3">
        <w:t>HL7</w:t>
      </w:r>
      <w:r w:rsidR="00995105" w:rsidRPr="001F42D3">
        <w:t xml:space="preserve"> </w:t>
      </w:r>
      <w:r w:rsidRPr="001F42D3">
        <w:t xml:space="preserve">specification discusses two kinds of identifiers: local and universal. Local identifiers only need to be unique within a limited scope agreed to by the sending and receiving systems, say, a particular hospital. The limitations of such a scheme are obvious: once you try to use such an identifier outside of its scope, another identifier in the wider scope may conflict with it (if, say, Alice Hospital and Barry Hospital merge and both have a monitor identified as "Monitor101"). </w:t>
      </w:r>
    </w:p>
    <w:p w14:paraId="3E1D0400" w14:textId="1A418A34" w:rsidR="00B11855" w:rsidRPr="001F42D3" w:rsidRDefault="003D003E" w:rsidP="002B53BA">
      <w:pPr>
        <w:pStyle w:val="BodyText"/>
      </w:pPr>
      <w:r w:rsidRPr="001F42D3">
        <w:t>A sort of intermediate but still local kind of identifier supplements the Entity Identifier with a Namespace ID. So</w:t>
      </w:r>
      <w:r w:rsidR="00F26F1D" w:rsidRPr="001F42D3">
        <w:t>,</w:t>
      </w:r>
      <w:r w:rsidRPr="001F42D3">
        <w:t xml:space="preserve"> the merged hospital could use a Namespace ID of "AH" for equipment names created in Alice Hospital and "BH" for ones from Barry Hospital. But as you go to wider scopes, such as a statewide reporting system, this intermediate system could still result in identifier clashes.</w:t>
      </w:r>
    </w:p>
    <w:p w14:paraId="7A2F40CC" w14:textId="77777777" w:rsidR="00B11855" w:rsidRPr="001F42D3" w:rsidRDefault="003D003E" w:rsidP="002B53BA">
      <w:pPr>
        <w:pStyle w:val="BodyText"/>
      </w:pPr>
      <w:r w:rsidRPr="001F42D3">
        <w:t xml:space="preserve">Universal identifiers avoid this problem by always including a unique identifier for the 'assigning authority' that created and manages the Entity Identifier. A Universal ID system must have a foolproof method for unambiguously identifying the 'assigning authority' over a 'universal' scope. Just allowing every assigning authority to name itself can still lead to name clashes. But there are a number of well-defined identifier systems that are designed to always yield unique identifiers. One that is familiar to programmers is the GUID, which gives a long hexadecimal number that </w:t>
      </w:r>
      <w:r w:rsidRPr="001F42D3">
        <w:lastRenderedPageBreak/>
        <w:t>can be generated on any suitably programmed computer with virtual certainty that the same number will not have been, and will not in the future be, generated by that computer or any other computer. EUI-64, ISO OIDs and URIs identifiers are other identifier schemes also are created according to well-defined rules such that each identifier system is intended to avoid applying the same identifier to the more than one entity no matter how wide the scope of applicability is.</w:t>
      </w:r>
    </w:p>
    <w:p w14:paraId="01D5D949" w14:textId="0480FB6B" w:rsidR="00B11855" w:rsidRPr="001F42D3" w:rsidRDefault="003D003E" w:rsidP="002B53BA">
      <w:pPr>
        <w:pStyle w:val="BodyText"/>
      </w:pPr>
      <w:r w:rsidRPr="001F42D3">
        <w:t>In other contexts</w:t>
      </w:r>
      <w:r w:rsidR="00EA270E" w:rsidRPr="001F42D3">
        <w:t>,</w:t>
      </w:r>
      <w:r w:rsidRPr="001F42D3">
        <w:t xml:space="preserve"> in PCD profiles, the ‘assigning authority’, as identified by Namespace ID (EI-2), Universal ID (EI-3), and Universal ID type (EI-4) is required. Assigning authorities in PCD profiles may, depending on context and need, be standards development organizations, manufacturers, software systems, or provider institutions. See the descriptions of particular fields with a data type of EI elsewhere in the Technical Framework.</w:t>
      </w:r>
    </w:p>
    <w:p w14:paraId="03FD6CB6" w14:textId="77777777" w:rsidR="00B11855" w:rsidRPr="001F42D3" w:rsidRDefault="003D003E" w:rsidP="002B53BA">
      <w:pPr>
        <w:pStyle w:val="BodyText"/>
      </w:pPr>
      <w:r w:rsidRPr="001F42D3">
        <w:t xml:space="preserve">Either Namespace ID (EI-2), giving a local identifier namespace, or (preferably) both Universal ID (EI-3), and Universal ID type (EI-4) are required. </w:t>
      </w:r>
    </w:p>
    <w:p w14:paraId="2C403586" w14:textId="77777777" w:rsidR="00B11855" w:rsidRPr="001F42D3" w:rsidRDefault="003D003E" w:rsidP="002B53BA">
      <w:pPr>
        <w:pStyle w:val="BodyText"/>
      </w:pPr>
      <w:r w:rsidRPr="001F42D3">
        <w:t xml:space="preserve">When only Namespace ID (EI-2) is valued, the identification of the assigning authority is only local. Particularly when there are several concurrent assigning authorities within the healthcare enterprise, this Namespace ID will indicate which assigning authority provided the Entity Identifier (EI-1). </w:t>
      </w:r>
    </w:p>
    <w:p w14:paraId="36521104" w14:textId="77777777" w:rsidR="00B11855" w:rsidRPr="001F42D3" w:rsidRDefault="003D003E" w:rsidP="002B53BA">
      <w:pPr>
        <w:pStyle w:val="BodyText"/>
      </w:pPr>
      <w:r w:rsidRPr="001F42D3">
        <w:t>In preference to such a local ID, IHE PCD strongly recommends a Universal ID. In such a Universal ID, IHE PCD recommends that Namespace ID (EI-2) always be populated, but it is optional when both Universal ID (EI-3), and Universal ID type (EI-4) are given. When EI-3 and EI-4 identify the manufacturer, EI-2 may be used for the model identification, to further qualify the Entity Identifier (EI-1) which shall contain a unique identifier for the instance of the device, either an EUI-64 (in which case EI-1 will duplicate the information in EI-3) or a manufacturer’s serial number.</w:t>
      </w:r>
    </w:p>
    <w:p w14:paraId="05638BA7" w14:textId="3C9B15FF" w:rsidR="00B11855" w:rsidRPr="001F42D3" w:rsidRDefault="00591F6E" w:rsidP="00591F6E">
      <w:pPr>
        <w:pStyle w:val="BodyText"/>
      </w:pPr>
      <w:r w:rsidRPr="001F42D3">
        <w:t xml:space="preserve">In IHE PCD, the order of preference for systems of Universal ID is: EUI-64, OID and URI. In addition to this order of </w:t>
      </w:r>
      <w:r w:rsidR="0028379E" w:rsidRPr="001F42D3">
        <w:t>preference,</w:t>
      </w:r>
      <w:r w:rsidRPr="001F42D3">
        <w:t xml:space="preserve"> it is noted that any IHE PCD system running in a production environment shall only use a</w:t>
      </w:r>
      <w:r w:rsidR="005F5A47" w:rsidRPr="001F42D3">
        <w:t>n</w:t>
      </w:r>
      <w:r w:rsidRPr="001F42D3">
        <w:t xml:space="preserve"> EUI-64 Universal ID. Systems running in test environments or certification environments are allowed to use an OID or URI Universal ID</w:t>
      </w:r>
    </w:p>
    <w:p w14:paraId="56F14282" w14:textId="77777777" w:rsidR="00B11855" w:rsidRPr="001F42D3" w:rsidRDefault="003D003E" w:rsidP="002B53BA">
      <w:pPr>
        <w:pStyle w:val="BodyText"/>
      </w:pPr>
      <w:r w:rsidRPr="005C1693">
        <w:t>Identifying with an EUI-64.</w:t>
      </w:r>
      <w:r w:rsidRPr="005C1693">
        <w:rPr>
          <w:b/>
          <w:bCs/>
        </w:rPr>
        <w:t xml:space="preserve"> </w:t>
      </w:r>
      <w:r w:rsidRPr="001F42D3">
        <w:t>Namespace ID (EI-2) is optional in this case and may contain a locally unique name for the application implementing PCD actor(s). Universal ID (EI-3) contains the EUI-64 identifier as a hexadecimal string. The IEEE defined 64-bit extended unique identifier (EUI-64) is a concatenation of the 24-bit company_id value assigned by the IEEE Registration Authority, and a 40-bit extension identifier assigned by the organization having that company_id assignment. The Universal ID Type (EI-4) contains the value EUI-64.</w:t>
      </w:r>
    </w:p>
    <w:p w14:paraId="009161F4" w14:textId="77777777" w:rsidR="00B11855" w:rsidRPr="001F42D3" w:rsidRDefault="003D003E" w:rsidP="00852E72">
      <w:pPr>
        <w:pStyle w:val="BodyText"/>
      </w:pPr>
      <w:r w:rsidRPr="005C1693">
        <w:t>Identifying with an ISO OID.</w:t>
      </w:r>
      <w:r w:rsidRPr="001F42D3">
        <w:rPr>
          <w:rStyle w:val="Strong"/>
        </w:rPr>
        <w:t xml:space="preserve"> </w:t>
      </w:r>
      <w:r w:rsidRPr="001F42D3">
        <w:t>When an ISO OID is used, "Namespace ID" (EI-2) contains either a local name of the assigning authority or the device model number when a patient care device is being identified, "Universal ID" (</w:t>
      </w:r>
      <w:r w:rsidR="003570BC" w:rsidRPr="001F42D3">
        <w:t>EI-3</w:t>
      </w:r>
      <w:r w:rsidRPr="001F42D3">
        <w:t>) contains its universal OID, and "Universal ID Type" (EI-4) containing the value ISO.</w:t>
      </w:r>
    </w:p>
    <w:p w14:paraId="64677041" w14:textId="176C5E3A" w:rsidR="00B11855" w:rsidRPr="001F42D3" w:rsidRDefault="003D003E" w:rsidP="00852E72">
      <w:pPr>
        <w:pStyle w:val="BodyText"/>
      </w:pPr>
      <w:r w:rsidRPr="005C1693">
        <w:t>Identifying with a URI.</w:t>
      </w:r>
      <w:r w:rsidRPr="001F42D3">
        <w:rPr>
          <w:rStyle w:val="Strong"/>
        </w:rPr>
        <w:t xml:space="preserve"> </w:t>
      </w:r>
      <w:r w:rsidRPr="001F42D3">
        <w:t xml:space="preserve">The Universal Resource Identifier, defined in IETF RFC3306, encompasses the familiar Uniform Resource Locator (the URL “internet address” of a website, </w:t>
      </w:r>
      <w:r w:rsidRPr="001F42D3">
        <w:lastRenderedPageBreak/>
        <w:t>for example), and the Universal Resource Name, which need not identify a web resource but uniquely identifies an entity according to a number of unique identifier schemes, including some of the others listed, such as ISO OIDs (which can be made into URIs simply by prefixing the OID string with “urn:oid:”). The URI is placed in the Universal ID (EI-3) component and the Universal ID type (EI-4) is "URN".</w:t>
      </w:r>
    </w:p>
    <w:p w14:paraId="6F4A6AAB" w14:textId="77777777" w:rsidR="00B11855" w:rsidRPr="001F42D3" w:rsidRDefault="003D003E" w:rsidP="008E3695">
      <w:pPr>
        <w:pStyle w:val="BodyText"/>
      </w:pPr>
      <w:r w:rsidRPr="001F42D3">
        <w:t xml:space="preserve">When identifying a piece of equipment, an EUI-64 has the advantage of being inherently unique to the piece of equipment, and containing the identity of the manufacturer. </w:t>
      </w:r>
    </w:p>
    <w:p w14:paraId="14EB0D7F" w14:textId="336793EA" w:rsidR="00B11855" w:rsidRPr="001F42D3" w:rsidRDefault="008E3695" w:rsidP="00852E72">
      <w:pPr>
        <w:pStyle w:val="BodyText"/>
      </w:pPr>
      <w:r w:rsidRPr="001F42D3">
        <w:t>Refer to</w:t>
      </w:r>
      <w:r w:rsidR="003D003E" w:rsidRPr="001F42D3">
        <w:t xml:space="preserve"> discussion and examples of the use of Entity Identifiers to identify equipmen</w:t>
      </w:r>
      <w:r w:rsidRPr="001F42D3">
        <w:t xml:space="preserve">t sourcing medical device data in the description of </w:t>
      </w:r>
      <w:r w:rsidR="006D613E" w:rsidRPr="001F42D3">
        <w:t>HL7</w:t>
      </w:r>
      <w:r w:rsidR="00995105" w:rsidRPr="001F42D3">
        <w:t xml:space="preserve"> </w:t>
      </w:r>
      <w:r w:rsidRPr="001F42D3">
        <w:t>field OBX-18 in Appendix B.8</w:t>
      </w:r>
      <w:r w:rsidR="003D003E" w:rsidRPr="001F42D3">
        <w:t>.</w:t>
      </w:r>
    </w:p>
    <w:p w14:paraId="18717FDB" w14:textId="77777777" w:rsidR="00B11855" w:rsidRPr="001F42D3" w:rsidRDefault="003D003E" w:rsidP="00852E72">
      <w:pPr>
        <w:pStyle w:val="BodyText"/>
      </w:pPr>
      <w:r w:rsidRPr="001F42D3">
        <w:t>IHE PCD constrains the length of the first component to 20 characters. National extensions can extend this length up to a maximum of 199.</w:t>
      </w:r>
    </w:p>
    <w:p w14:paraId="5542A94F" w14:textId="48B24E0F" w:rsidR="00B11855" w:rsidRPr="001F42D3" w:rsidRDefault="00D53FC4" w:rsidP="00B34AEB">
      <w:pPr>
        <w:pStyle w:val="Heading2"/>
        <w:numPr>
          <w:ilvl w:val="0"/>
          <w:numId w:val="0"/>
        </w:numPr>
        <w:rPr>
          <w:noProof w:val="0"/>
        </w:rPr>
      </w:pPr>
      <w:bookmarkStart w:id="1737" w:name="_Toc401769877"/>
      <w:bookmarkStart w:id="1738" w:name="_Toc214889796"/>
      <w:r w:rsidRPr="001F42D3">
        <w:rPr>
          <w:noProof w:val="0"/>
        </w:rPr>
        <w:t xml:space="preserve">C.6 </w:t>
      </w:r>
      <w:r w:rsidR="003D003E" w:rsidRPr="001F42D3">
        <w:rPr>
          <w:noProof w:val="0"/>
        </w:rPr>
        <w:t>Hierarchic Designator (HD) Data Type</w:t>
      </w:r>
      <w:bookmarkEnd w:id="1737"/>
      <w:bookmarkEnd w:id="1738"/>
    </w:p>
    <w:p w14:paraId="796610BD" w14:textId="77777777" w:rsidR="00B11855" w:rsidRPr="001F42D3" w:rsidRDefault="003D003E" w:rsidP="00852E72">
      <w:pPr>
        <w:pStyle w:val="BodyText"/>
      </w:pPr>
      <w:r w:rsidRPr="001F42D3">
        <w:t>Definition: The basic definition of the HD is that it identifies an (administrative or system or application or other) entity that has responsibility for managing or assigning a defined set of instance identifiers (such as placer or filler number, patient identifiers, provider identifiers, etc.). This entity could be a particular health care application such as a registration system that assigns patient identifiers, a governmental entity such as a licensing authority that assigns professional identifiers or drivers’ license numbers, or a facility where such identifiers are assigned.</w:t>
      </w:r>
    </w:p>
    <w:p w14:paraId="5B9D2915" w14:textId="77777777" w:rsidR="00B11855" w:rsidRPr="001F42D3" w:rsidRDefault="003D003E" w:rsidP="00852E72">
      <w:pPr>
        <w:pStyle w:val="BodyText"/>
      </w:pPr>
      <w:r w:rsidRPr="001F42D3">
        <w:t>In the context of IHE PCD profiles, the HD data type appears directly as the data type for sending and receiving applications, and sending and receiving facilities, in the MSH segment (MSH fields MSH-3, MSH-4, MSH-5, and MSH-6).</w:t>
      </w:r>
    </w:p>
    <w:p w14:paraId="373DDF60" w14:textId="77777777" w:rsidR="00B11855" w:rsidRPr="001F42D3" w:rsidRDefault="003D003E" w:rsidP="00852E72">
      <w:pPr>
        <w:pStyle w:val="BodyText"/>
      </w:pPr>
      <w:r w:rsidRPr="001F42D3">
        <w:t>The Hierarchic Designator (HD) data type also essentially forms part of the Entity Identifier (EI) data type which has other important roles in IHE PCD profile such as giving a placer or filler order number in OBR. The EI data type is made up of an Entity Identifier component (EI-1), plus additional components in the same form as the HD data type (EI-2 Namespace ID, corresponding to HD-1, EI-3 Universal ID corresponding to HD-2, and EI-4 Universal ID Type corresponding to HD-3). These additional components serve to identify the 'assigning authority' that is the source of the Entity Identifier. The EI data type is important in this Technical Framework for combining an identification of a particular entity (such as an information system) with the identification of the 'assigning authority' which assigned that particular identifier. See Appendix Section C.5 for details of this usage.</w:t>
      </w:r>
    </w:p>
    <w:p w14:paraId="69ED6686" w14:textId="77777777" w:rsidR="00B11855" w:rsidRPr="001F42D3" w:rsidRDefault="003D003E" w:rsidP="00CF5627">
      <w:pPr>
        <w:pStyle w:val="TableTitle"/>
      </w:pPr>
      <w:r w:rsidRPr="001F42D3">
        <w:t>Table C.6-1: HD-Hierarchic designator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3C15DD9A" w14:textId="77777777" w:rsidTr="00C10546">
        <w:trPr>
          <w:cantSplit/>
          <w:tblHeader/>
          <w:jc w:val="center"/>
        </w:trPr>
        <w:tc>
          <w:tcPr>
            <w:tcW w:w="783" w:type="dxa"/>
            <w:shd w:val="clear" w:color="auto" w:fill="D9D9D9"/>
          </w:tcPr>
          <w:p w14:paraId="53832428" w14:textId="77777777" w:rsidR="00B11855" w:rsidRPr="001F42D3" w:rsidRDefault="003D003E" w:rsidP="00852E72">
            <w:pPr>
              <w:pStyle w:val="TableEntryHeader"/>
            </w:pPr>
            <w:r w:rsidRPr="001F42D3">
              <w:t>SEQ</w:t>
            </w:r>
          </w:p>
        </w:tc>
        <w:tc>
          <w:tcPr>
            <w:tcW w:w="764" w:type="dxa"/>
            <w:shd w:val="clear" w:color="auto" w:fill="D9D9D9"/>
          </w:tcPr>
          <w:p w14:paraId="690EE793" w14:textId="77777777" w:rsidR="00B11855" w:rsidRPr="001F42D3" w:rsidRDefault="003D003E" w:rsidP="00852E72">
            <w:pPr>
              <w:pStyle w:val="TableEntryHeader"/>
            </w:pPr>
            <w:r w:rsidRPr="001F42D3">
              <w:t>LEN</w:t>
            </w:r>
          </w:p>
        </w:tc>
        <w:tc>
          <w:tcPr>
            <w:tcW w:w="760" w:type="dxa"/>
            <w:shd w:val="clear" w:color="auto" w:fill="D9D9D9"/>
          </w:tcPr>
          <w:p w14:paraId="7BD6D275" w14:textId="77777777" w:rsidR="00B11855" w:rsidRPr="001F42D3" w:rsidRDefault="003D003E" w:rsidP="00852E72">
            <w:pPr>
              <w:pStyle w:val="TableEntryHeader"/>
            </w:pPr>
            <w:r w:rsidRPr="001F42D3">
              <w:t>DT</w:t>
            </w:r>
          </w:p>
        </w:tc>
        <w:tc>
          <w:tcPr>
            <w:tcW w:w="961" w:type="dxa"/>
            <w:shd w:val="clear" w:color="auto" w:fill="D9D9D9"/>
          </w:tcPr>
          <w:p w14:paraId="7B54CD75" w14:textId="77777777" w:rsidR="00B11855" w:rsidRPr="001F42D3" w:rsidRDefault="003D003E" w:rsidP="00852E72">
            <w:pPr>
              <w:pStyle w:val="TableEntryHeader"/>
            </w:pPr>
            <w:r w:rsidRPr="001F42D3">
              <w:t>Usage</w:t>
            </w:r>
          </w:p>
        </w:tc>
        <w:tc>
          <w:tcPr>
            <w:tcW w:w="1316" w:type="dxa"/>
            <w:shd w:val="clear" w:color="auto" w:fill="D9D9D9"/>
          </w:tcPr>
          <w:p w14:paraId="7F5B048D" w14:textId="77777777" w:rsidR="00B11855" w:rsidRPr="001F42D3" w:rsidRDefault="003D003E" w:rsidP="00852E72">
            <w:pPr>
              <w:pStyle w:val="TableEntryHeader"/>
            </w:pPr>
            <w:r w:rsidRPr="001F42D3">
              <w:t>Card.</w:t>
            </w:r>
          </w:p>
        </w:tc>
        <w:tc>
          <w:tcPr>
            <w:tcW w:w="861" w:type="dxa"/>
            <w:shd w:val="clear" w:color="auto" w:fill="D9D9D9"/>
          </w:tcPr>
          <w:p w14:paraId="61CA8996" w14:textId="77777777" w:rsidR="00B11855" w:rsidRPr="001F42D3" w:rsidRDefault="003D003E" w:rsidP="00852E72">
            <w:pPr>
              <w:pStyle w:val="TableEntryHeader"/>
            </w:pPr>
            <w:r w:rsidRPr="001F42D3">
              <w:t>TBL#</w:t>
            </w:r>
          </w:p>
        </w:tc>
        <w:tc>
          <w:tcPr>
            <w:tcW w:w="2834" w:type="dxa"/>
            <w:shd w:val="clear" w:color="auto" w:fill="D9D9D9"/>
          </w:tcPr>
          <w:p w14:paraId="320D1CC7" w14:textId="77777777" w:rsidR="00B11855" w:rsidRPr="001F42D3" w:rsidRDefault="003D003E" w:rsidP="00852E72">
            <w:pPr>
              <w:pStyle w:val="TableEntryHeader"/>
            </w:pPr>
            <w:r w:rsidRPr="001F42D3">
              <w:t>Component name</w:t>
            </w:r>
          </w:p>
        </w:tc>
      </w:tr>
      <w:tr w:rsidR="00C40FD5" w:rsidRPr="001F42D3" w14:paraId="530FD812" w14:textId="77777777" w:rsidTr="006C0E8E">
        <w:trPr>
          <w:cantSplit/>
          <w:jc w:val="center"/>
        </w:trPr>
        <w:tc>
          <w:tcPr>
            <w:tcW w:w="783" w:type="dxa"/>
          </w:tcPr>
          <w:p w14:paraId="2DE33896" w14:textId="77777777" w:rsidR="00B11855" w:rsidRPr="001F42D3" w:rsidRDefault="003D003E" w:rsidP="00852E72">
            <w:pPr>
              <w:pStyle w:val="TableEntry"/>
            </w:pPr>
            <w:r w:rsidRPr="001F42D3">
              <w:t>1</w:t>
            </w:r>
          </w:p>
        </w:tc>
        <w:tc>
          <w:tcPr>
            <w:tcW w:w="764" w:type="dxa"/>
          </w:tcPr>
          <w:p w14:paraId="00FE8B97" w14:textId="77777777" w:rsidR="00B11855" w:rsidRPr="001F42D3" w:rsidRDefault="003D003E" w:rsidP="00852E72">
            <w:pPr>
              <w:pStyle w:val="TableEntry"/>
            </w:pPr>
            <w:r w:rsidRPr="001F42D3">
              <w:t>20</w:t>
            </w:r>
          </w:p>
        </w:tc>
        <w:tc>
          <w:tcPr>
            <w:tcW w:w="760" w:type="dxa"/>
          </w:tcPr>
          <w:p w14:paraId="403DE311" w14:textId="77777777" w:rsidR="00B11855" w:rsidRPr="001F42D3" w:rsidRDefault="003D003E" w:rsidP="00852E72">
            <w:pPr>
              <w:pStyle w:val="TableEntry"/>
            </w:pPr>
            <w:r w:rsidRPr="001F42D3">
              <w:t>IS</w:t>
            </w:r>
          </w:p>
        </w:tc>
        <w:tc>
          <w:tcPr>
            <w:tcW w:w="961" w:type="dxa"/>
          </w:tcPr>
          <w:p w14:paraId="213CDA65" w14:textId="77777777" w:rsidR="00B11855" w:rsidRPr="001F42D3" w:rsidRDefault="003D003E" w:rsidP="00852E72">
            <w:pPr>
              <w:pStyle w:val="TableEntry"/>
            </w:pPr>
            <w:r w:rsidRPr="001F42D3">
              <w:t>RE</w:t>
            </w:r>
          </w:p>
        </w:tc>
        <w:tc>
          <w:tcPr>
            <w:tcW w:w="1316" w:type="dxa"/>
          </w:tcPr>
          <w:p w14:paraId="3693241E" w14:textId="77777777" w:rsidR="00B11855" w:rsidRPr="001F42D3" w:rsidRDefault="003D003E" w:rsidP="00852E72">
            <w:pPr>
              <w:pStyle w:val="TableEntry"/>
            </w:pPr>
            <w:r w:rsidRPr="001F42D3">
              <w:t>[0..1]</w:t>
            </w:r>
          </w:p>
        </w:tc>
        <w:tc>
          <w:tcPr>
            <w:tcW w:w="861" w:type="dxa"/>
          </w:tcPr>
          <w:p w14:paraId="45DD5B0E" w14:textId="77777777" w:rsidR="00B11855" w:rsidRPr="001F42D3" w:rsidRDefault="003D003E" w:rsidP="00852E72">
            <w:pPr>
              <w:pStyle w:val="TableEntry"/>
            </w:pPr>
            <w:r w:rsidRPr="001F42D3">
              <w:t>0300</w:t>
            </w:r>
          </w:p>
        </w:tc>
        <w:tc>
          <w:tcPr>
            <w:tcW w:w="2834" w:type="dxa"/>
          </w:tcPr>
          <w:p w14:paraId="57FAFEDA" w14:textId="77777777" w:rsidR="00B11855" w:rsidRPr="001F42D3" w:rsidRDefault="003D003E" w:rsidP="00852E72">
            <w:pPr>
              <w:pStyle w:val="TableEntry"/>
            </w:pPr>
            <w:r w:rsidRPr="001F42D3">
              <w:t>Namespace ID</w:t>
            </w:r>
          </w:p>
        </w:tc>
      </w:tr>
      <w:tr w:rsidR="00C40FD5" w:rsidRPr="001F42D3" w14:paraId="3A8E3E0F" w14:textId="77777777" w:rsidTr="006C0E8E">
        <w:trPr>
          <w:cantSplit/>
          <w:jc w:val="center"/>
        </w:trPr>
        <w:tc>
          <w:tcPr>
            <w:tcW w:w="783" w:type="dxa"/>
          </w:tcPr>
          <w:p w14:paraId="21E11371" w14:textId="77777777" w:rsidR="00B11855" w:rsidRPr="001F42D3" w:rsidRDefault="003D003E" w:rsidP="00852E72">
            <w:pPr>
              <w:pStyle w:val="TableEntry"/>
            </w:pPr>
            <w:r w:rsidRPr="001F42D3">
              <w:t>2</w:t>
            </w:r>
          </w:p>
        </w:tc>
        <w:tc>
          <w:tcPr>
            <w:tcW w:w="764" w:type="dxa"/>
          </w:tcPr>
          <w:p w14:paraId="52B394EA" w14:textId="77777777" w:rsidR="00B11855" w:rsidRPr="001F42D3" w:rsidRDefault="003D003E" w:rsidP="00852E72">
            <w:pPr>
              <w:pStyle w:val="TableEntry"/>
            </w:pPr>
            <w:r w:rsidRPr="001F42D3">
              <w:t>999</w:t>
            </w:r>
          </w:p>
        </w:tc>
        <w:tc>
          <w:tcPr>
            <w:tcW w:w="760" w:type="dxa"/>
          </w:tcPr>
          <w:p w14:paraId="4E64BE0F" w14:textId="77777777" w:rsidR="00B11855" w:rsidRPr="001F42D3" w:rsidRDefault="003D003E" w:rsidP="00852E72">
            <w:pPr>
              <w:pStyle w:val="TableEntry"/>
            </w:pPr>
            <w:r w:rsidRPr="001F42D3">
              <w:t>ST</w:t>
            </w:r>
          </w:p>
        </w:tc>
        <w:tc>
          <w:tcPr>
            <w:tcW w:w="961" w:type="dxa"/>
          </w:tcPr>
          <w:p w14:paraId="09DC1241" w14:textId="77777777" w:rsidR="00B11855" w:rsidRPr="001F42D3" w:rsidRDefault="003D003E" w:rsidP="00852E72">
            <w:pPr>
              <w:pStyle w:val="TableEntry"/>
            </w:pPr>
            <w:r w:rsidRPr="001F42D3">
              <w:t>RE</w:t>
            </w:r>
          </w:p>
        </w:tc>
        <w:tc>
          <w:tcPr>
            <w:tcW w:w="1316" w:type="dxa"/>
          </w:tcPr>
          <w:p w14:paraId="5AB5020E" w14:textId="77777777" w:rsidR="00B11855" w:rsidRPr="001F42D3" w:rsidRDefault="003D003E" w:rsidP="00852E72">
            <w:pPr>
              <w:pStyle w:val="TableEntry"/>
            </w:pPr>
            <w:r w:rsidRPr="001F42D3">
              <w:t>[0..1]</w:t>
            </w:r>
          </w:p>
        </w:tc>
        <w:tc>
          <w:tcPr>
            <w:tcW w:w="861" w:type="dxa"/>
          </w:tcPr>
          <w:p w14:paraId="6D1CC6FF" w14:textId="77777777" w:rsidR="00B11855" w:rsidRPr="001F42D3" w:rsidRDefault="00B11855" w:rsidP="00852E72">
            <w:pPr>
              <w:pStyle w:val="TableEntry"/>
            </w:pPr>
          </w:p>
        </w:tc>
        <w:tc>
          <w:tcPr>
            <w:tcW w:w="2834" w:type="dxa"/>
          </w:tcPr>
          <w:p w14:paraId="040B24C5" w14:textId="77777777" w:rsidR="00B11855" w:rsidRPr="001F42D3" w:rsidRDefault="003D003E" w:rsidP="00852E72">
            <w:pPr>
              <w:pStyle w:val="TableEntry"/>
            </w:pPr>
            <w:r w:rsidRPr="001F42D3">
              <w:t>Universal ID</w:t>
            </w:r>
          </w:p>
        </w:tc>
      </w:tr>
      <w:tr w:rsidR="00C40FD5" w:rsidRPr="001F42D3" w14:paraId="30303BAF" w14:textId="77777777" w:rsidTr="006C0E8E">
        <w:trPr>
          <w:cantSplit/>
          <w:jc w:val="center"/>
        </w:trPr>
        <w:tc>
          <w:tcPr>
            <w:tcW w:w="783" w:type="dxa"/>
          </w:tcPr>
          <w:p w14:paraId="7DEF8A88" w14:textId="77777777" w:rsidR="00B11855" w:rsidRPr="001F42D3" w:rsidRDefault="003D003E" w:rsidP="00852E72">
            <w:pPr>
              <w:pStyle w:val="TableEntry"/>
            </w:pPr>
            <w:r w:rsidRPr="001F42D3">
              <w:t>3</w:t>
            </w:r>
          </w:p>
        </w:tc>
        <w:tc>
          <w:tcPr>
            <w:tcW w:w="764" w:type="dxa"/>
          </w:tcPr>
          <w:p w14:paraId="69A26F60" w14:textId="77777777" w:rsidR="00B11855" w:rsidRPr="001F42D3" w:rsidRDefault="003D003E" w:rsidP="00852E72">
            <w:pPr>
              <w:pStyle w:val="TableEntry"/>
            </w:pPr>
            <w:r w:rsidRPr="001F42D3">
              <w:t>6</w:t>
            </w:r>
          </w:p>
        </w:tc>
        <w:tc>
          <w:tcPr>
            <w:tcW w:w="760" w:type="dxa"/>
          </w:tcPr>
          <w:p w14:paraId="1797AC57" w14:textId="77777777" w:rsidR="00B11855" w:rsidRPr="001F42D3" w:rsidRDefault="003D003E" w:rsidP="00852E72">
            <w:pPr>
              <w:pStyle w:val="TableEntry"/>
            </w:pPr>
            <w:r w:rsidRPr="001F42D3">
              <w:t>ID</w:t>
            </w:r>
          </w:p>
        </w:tc>
        <w:tc>
          <w:tcPr>
            <w:tcW w:w="961" w:type="dxa"/>
          </w:tcPr>
          <w:p w14:paraId="30BB3FC0" w14:textId="77777777" w:rsidR="00B11855" w:rsidRPr="001F42D3" w:rsidRDefault="003D003E" w:rsidP="00852E72">
            <w:pPr>
              <w:pStyle w:val="TableEntry"/>
            </w:pPr>
            <w:r w:rsidRPr="001F42D3">
              <w:t>RE</w:t>
            </w:r>
          </w:p>
        </w:tc>
        <w:tc>
          <w:tcPr>
            <w:tcW w:w="1316" w:type="dxa"/>
          </w:tcPr>
          <w:p w14:paraId="1A8980CB" w14:textId="77777777" w:rsidR="00B11855" w:rsidRPr="001F42D3" w:rsidRDefault="003D003E" w:rsidP="00852E72">
            <w:pPr>
              <w:pStyle w:val="TableEntry"/>
            </w:pPr>
            <w:r w:rsidRPr="001F42D3">
              <w:t>[0..1]</w:t>
            </w:r>
          </w:p>
        </w:tc>
        <w:tc>
          <w:tcPr>
            <w:tcW w:w="861" w:type="dxa"/>
          </w:tcPr>
          <w:p w14:paraId="281EAFA2" w14:textId="77777777" w:rsidR="00B11855" w:rsidRPr="001F42D3" w:rsidRDefault="003D003E" w:rsidP="00852E72">
            <w:pPr>
              <w:pStyle w:val="TableEntry"/>
            </w:pPr>
            <w:r w:rsidRPr="001F42D3">
              <w:t>0301</w:t>
            </w:r>
          </w:p>
        </w:tc>
        <w:tc>
          <w:tcPr>
            <w:tcW w:w="2834" w:type="dxa"/>
          </w:tcPr>
          <w:p w14:paraId="3C44A30F" w14:textId="77777777" w:rsidR="00B11855" w:rsidRPr="001F42D3" w:rsidRDefault="003D003E" w:rsidP="00852E72">
            <w:pPr>
              <w:pStyle w:val="TableEntry"/>
            </w:pPr>
            <w:r w:rsidRPr="001F42D3">
              <w:t>Universal ID Type</w:t>
            </w:r>
          </w:p>
        </w:tc>
      </w:tr>
    </w:tbl>
    <w:p w14:paraId="456E7C1F" w14:textId="77777777" w:rsidR="00B11855" w:rsidRPr="001F42D3" w:rsidRDefault="00B11855" w:rsidP="00852E72">
      <w:pPr>
        <w:pStyle w:val="BodyText"/>
      </w:pPr>
    </w:p>
    <w:p w14:paraId="3A9C790B" w14:textId="4FB24E1B" w:rsidR="00B11855" w:rsidRPr="001F42D3" w:rsidRDefault="003D003E" w:rsidP="00852E72">
      <w:pPr>
        <w:pStyle w:val="BodyText"/>
      </w:pPr>
      <w:r w:rsidRPr="001F42D3">
        <w:lastRenderedPageBreak/>
        <w:t xml:space="preserve">The Namespace ID (HD-1) in </w:t>
      </w:r>
      <w:r w:rsidR="006D613E" w:rsidRPr="001F42D3">
        <w:t>HL7</w:t>
      </w:r>
      <w:r w:rsidR="00995105" w:rsidRPr="001F42D3">
        <w:t xml:space="preserve"> </w:t>
      </w:r>
      <w:r w:rsidRPr="001F42D3">
        <w:t>in general may be populated with a strictly local identifier, which only needs to be understood in the same way by the individual sending and receiving applications. Where it is possible, IHE PCD discourages the use of such local identifiers and instead encourages the use of "Universal" types of identifier, specified by Universal ID and Universal ID Type, which carry a semantic context that can be understood widely in a context not limited to a single institution, with no risk of conflicting duplicate identifiers if the Universal ID system is used properly. The Universal ID (HD-2) should be a well-formed identifier according to a generally recognized system of identification such as the IEEE EUI-64 for hardware or software systems, or an ISO OID. The Universal ID type (HD-3) specifies which Universal ID system the Universal ID (HD-2) is drawn from.</w:t>
      </w:r>
    </w:p>
    <w:p w14:paraId="1FDC7549" w14:textId="3CAA3CBC" w:rsidR="00B11855" w:rsidRPr="001F42D3" w:rsidRDefault="003D003E" w:rsidP="00852E72">
      <w:pPr>
        <w:pStyle w:val="BodyText"/>
      </w:pPr>
      <w:r w:rsidRPr="001F42D3">
        <w:t xml:space="preserve">The </w:t>
      </w:r>
      <w:r w:rsidR="007E67D4" w:rsidRPr="001F42D3">
        <w:t>DEV TF</w:t>
      </w:r>
      <w:r w:rsidRPr="001F42D3">
        <w:t xml:space="preserve"> requires that a field of Data Type HD be populated with: </w:t>
      </w:r>
    </w:p>
    <w:p w14:paraId="678C46A3" w14:textId="77777777" w:rsidR="00B11855" w:rsidRPr="001F42D3" w:rsidRDefault="003D003E" w:rsidP="005C1693">
      <w:pPr>
        <w:pStyle w:val="ListBullet2"/>
      </w:pPr>
      <w:r w:rsidRPr="001F42D3">
        <w:t xml:space="preserve">Either "Namespace ID" (HD-1) alone, which in this case contains a local identifier of the assigning entity. </w:t>
      </w:r>
    </w:p>
    <w:p w14:paraId="0B7EC23F" w14:textId="77777777" w:rsidR="00B11855" w:rsidRPr="001F42D3" w:rsidRDefault="003D003E" w:rsidP="005C1693">
      <w:pPr>
        <w:pStyle w:val="ListBullet2"/>
      </w:pPr>
      <w:r w:rsidRPr="001F42D3">
        <w:t>Or, preferably, with a recognized system of Universal IDs such as an EUI-64 or an ISO OID as Universal IDs. See the discussion under EI data type, Appendix Section C.5 for the application of Universal ID systems in IHE PCD profiles (note that the component names Namespace ID, Universal ID, and Universal ID Type are the same in HD and EI data types, but since the EI data type has an extra component, Entity Identifier, at the beginning, the component numbers are not the same between HD and EI).</w:t>
      </w:r>
    </w:p>
    <w:p w14:paraId="18EE9500" w14:textId="6B9D6E76" w:rsidR="00B11855" w:rsidRPr="001F42D3" w:rsidRDefault="00D53FC4" w:rsidP="00B34AEB">
      <w:pPr>
        <w:pStyle w:val="Heading2"/>
        <w:numPr>
          <w:ilvl w:val="0"/>
          <w:numId w:val="0"/>
        </w:numPr>
        <w:rPr>
          <w:noProof w:val="0"/>
        </w:rPr>
      </w:pPr>
      <w:bookmarkStart w:id="1739" w:name="_Toc401769878"/>
      <w:bookmarkStart w:id="1740" w:name="_Toc214889797"/>
      <w:r w:rsidRPr="001F42D3">
        <w:rPr>
          <w:noProof w:val="0"/>
        </w:rPr>
        <w:t xml:space="preserve">C.7 </w:t>
      </w:r>
      <w:r w:rsidR="003D003E" w:rsidRPr="001F42D3">
        <w:rPr>
          <w:noProof w:val="0"/>
        </w:rPr>
        <w:t>PL Data Type</w:t>
      </w:r>
      <w:bookmarkEnd w:id="1739"/>
      <w:bookmarkEnd w:id="1740"/>
    </w:p>
    <w:p w14:paraId="341AD890" w14:textId="77777777" w:rsidR="00B11855" w:rsidRPr="001F42D3" w:rsidRDefault="003D003E" w:rsidP="00CF5627">
      <w:pPr>
        <w:pStyle w:val="TableTitle"/>
      </w:pPr>
      <w:r w:rsidRPr="001F42D3">
        <w:t>Table C.7-1: PL-Person Location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3911"/>
      </w:tblGrid>
      <w:tr w:rsidR="00C40FD5" w:rsidRPr="001F42D3" w14:paraId="7B9DC773" w14:textId="77777777" w:rsidTr="00A92110">
        <w:trPr>
          <w:cantSplit/>
          <w:jc w:val="center"/>
        </w:trPr>
        <w:tc>
          <w:tcPr>
            <w:tcW w:w="783" w:type="dxa"/>
            <w:shd w:val="clear" w:color="auto" w:fill="D9D9D9"/>
          </w:tcPr>
          <w:p w14:paraId="04F2D213" w14:textId="77777777" w:rsidR="00B11855" w:rsidRPr="001F42D3" w:rsidRDefault="003D003E" w:rsidP="00852E72">
            <w:pPr>
              <w:pStyle w:val="TableEntryHeader"/>
            </w:pPr>
            <w:r w:rsidRPr="001F42D3">
              <w:t>SEQ</w:t>
            </w:r>
          </w:p>
        </w:tc>
        <w:tc>
          <w:tcPr>
            <w:tcW w:w="764" w:type="dxa"/>
            <w:shd w:val="clear" w:color="auto" w:fill="D9D9D9"/>
          </w:tcPr>
          <w:p w14:paraId="7271DA7F" w14:textId="77777777" w:rsidR="00B11855" w:rsidRPr="001F42D3" w:rsidRDefault="003D003E" w:rsidP="00852E72">
            <w:pPr>
              <w:pStyle w:val="TableEntryHeader"/>
            </w:pPr>
            <w:r w:rsidRPr="001F42D3">
              <w:t>LEN</w:t>
            </w:r>
          </w:p>
        </w:tc>
        <w:tc>
          <w:tcPr>
            <w:tcW w:w="760" w:type="dxa"/>
            <w:shd w:val="clear" w:color="auto" w:fill="D9D9D9"/>
          </w:tcPr>
          <w:p w14:paraId="14D831CD" w14:textId="77777777" w:rsidR="00B11855" w:rsidRPr="001F42D3" w:rsidRDefault="003D003E" w:rsidP="00852E72">
            <w:pPr>
              <w:pStyle w:val="TableEntryHeader"/>
            </w:pPr>
            <w:r w:rsidRPr="001F42D3">
              <w:t>DT</w:t>
            </w:r>
          </w:p>
        </w:tc>
        <w:tc>
          <w:tcPr>
            <w:tcW w:w="961" w:type="dxa"/>
            <w:shd w:val="clear" w:color="auto" w:fill="D9D9D9"/>
          </w:tcPr>
          <w:p w14:paraId="44FB3C18" w14:textId="77777777" w:rsidR="00B11855" w:rsidRPr="001F42D3" w:rsidRDefault="003D003E" w:rsidP="00852E72">
            <w:pPr>
              <w:pStyle w:val="TableEntryHeader"/>
            </w:pPr>
            <w:r w:rsidRPr="001F42D3">
              <w:t>Usage</w:t>
            </w:r>
          </w:p>
        </w:tc>
        <w:tc>
          <w:tcPr>
            <w:tcW w:w="1316" w:type="dxa"/>
            <w:shd w:val="clear" w:color="auto" w:fill="D9D9D9"/>
          </w:tcPr>
          <w:p w14:paraId="753D4E84" w14:textId="77777777" w:rsidR="00B11855" w:rsidRPr="001F42D3" w:rsidRDefault="003D003E" w:rsidP="00852E72">
            <w:pPr>
              <w:pStyle w:val="TableEntryHeader"/>
            </w:pPr>
            <w:r w:rsidRPr="001F42D3">
              <w:t>Card.</w:t>
            </w:r>
          </w:p>
        </w:tc>
        <w:tc>
          <w:tcPr>
            <w:tcW w:w="861" w:type="dxa"/>
            <w:shd w:val="clear" w:color="auto" w:fill="D9D9D9"/>
          </w:tcPr>
          <w:p w14:paraId="4BFA0A13" w14:textId="77777777" w:rsidR="00B11855" w:rsidRPr="001F42D3" w:rsidRDefault="003D003E" w:rsidP="00852E72">
            <w:pPr>
              <w:pStyle w:val="TableEntryHeader"/>
            </w:pPr>
            <w:r w:rsidRPr="001F42D3">
              <w:t>TBL#</w:t>
            </w:r>
          </w:p>
        </w:tc>
        <w:tc>
          <w:tcPr>
            <w:tcW w:w="3911" w:type="dxa"/>
            <w:shd w:val="clear" w:color="auto" w:fill="D9D9D9"/>
          </w:tcPr>
          <w:p w14:paraId="526158F0" w14:textId="77777777" w:rsidR="00B11855" w:rsidRPr="001F42D3" w:rsidRDefault="003D003E" w:rsidP="00852E72">
            <w:pPr>
              <w:pStyle w:val="TableEntryHeader"/>
            </w:pPr>
            <w:r w:rsidRPr="001F42D3">
              <w:t>Component name</w:t>
            </w:r>
          </w:p>
        </w:tc>
      </w:tr>
      <w:tr w:rsidR="00C40FD5" w:rsidRPr="001F42D3" w14:paraId="54D01A80" w14:textId="77777777" w:rsidTr="006C0E8E">
        <w:trPr>
          <w:cantSplit/>
          <w:jc w:val="center"/>
        </w:trPr>
        <w:tc>
          <w:tcPr>
            <w:tcW w:w="783" w:type="dxa"/>
          </w:tcPr>
          <w:p w14:paraId="6EF985EE" w14:textId="77777777" w:rsidR="00B11855" w:rsidRPr="001F42D3" w:rsidRDefault="003D003E" w:rsidP="00852E72">
            <w:pPr>
              <w:pStyle w:val="TableEntry"/>
            </w:pPr>
            <w:r w:rsidRPr="001F42D3">
              <w:t>1</w:t>
            </w:r>
          </w:p>
        </w:tc>
        <w:tc>
          <w:tcPr>
            <w:tcW w:w="764" w:type="dxa"/>
          </w:tcPr>
          <w:p w14:paraId="7593DEBD" w14:textId="77777777" w:rsidR="00B11855" w:rsidRPr="001F42D3" w:rsidRDefault="003D003E" w:rsidP="00852E72">
            <w:pPr>
              <w:pStyle w:val="TableEntry"/>
            </w:pPr>
            <w:r w:rsidRPr="001F42D3">
              <w:t>20</w:t>
            </w:r>
          </w:p>
        </w:tc>
        <w:tc>
          <w:tcPr>
            <w:tcW w:w="760" w:type="dxa"/>
          </w:tcPr>
          <w:p w14:paraId="44D4EC6D" w14:textId="77777777" w:rsidR="00B11855" w:rsidRPr="001F42D3" w:rsidRDefault="003D003E" w:rsidP="00852E72">
            <w:pPr>
              <w:pStyle w:val="TableEntry"/>
            </w:pPr>
            <w:r w:rsidRPr="001F42D3">
              <w:t>IS</w:t>
            </w:r>
          </w:p>
        </w:tc>
        <w:tc>
          <w:tcPr>
            <w:tcW w:w="961" w:type="dxa"/>
          </w:tcPr>
          <w:p w14:paraId="377EDD80" w14:textId="77777777" w:rsidR="00B11855" w:rsidRPr="001F42D3" w:rsidRDefault="003D003E" w:rsidP="00852E72">
            <w:pPr>
              <w:pStyle w:val="TableEntry"/>
            </w:pPr>
            <w:r w:rsidRPr="001F42D3">
              <w:t>RE</w:t>
            </w:r>
          </w:p>
        </w:tc>
        <w:tc>
          <w:tcPr>
            <w:tcW w:w="1316" w:type="dxa"/>
          </w:tcPr>
          <w:p w14:paraId="1904516B" w14:textId="77777777" w:rsidR="00B11855" w:rsidRPr="001F42D3" w:rsidRDefault="003D003E" w:rsidP="00852E72">
            <w:pPr>
              <w:pStyle w:val="TableEntry"/>
            </w:pPr>
            <w:r w:rsidRPr="001F42D3">
              <w:t>[0..1]</w:t>
            </w:r>
          </w:p>
        </w:tc>
        <w:tc>
          <w:tcPr>
            <w:tcW w:w="861" w:type="dxa"/>
          </w:tcPr>
          <w:p w14:paraId="55B42826" w14:textId="77777777" w:rsidR="00B11855" w:rsidRPr="001F42D3" w:rsidRDefault="003D003E" w:rsidP="00852E72">
            <w:pPr>
              <w:pStyle w:val="TableEntry"/>
            </w:pPr>
            <w:r w:rsidRPr="001F42D3">
              <w:t>0302</w:t>
            </w:r>
          </w:p>
        </w:tc>
        <w:tc>
          <w:tcPr>
            <w:tcW w:w="3911" w:type="dxa"/>
          </w:tcPr>
          <w:p w14:paraId="7B750F12" w14:textId="77777777" w:rsidR="00B11855" w:rsidRPr="001F42D3" w:rsidRDefault="003D003E" w:rsidP="00852E72">
            <w:pPr>
              <w:pStyle w:val="TableEntry"/>
            </w:pPr>
            <w:r w:rsidRPr="001F42D3">
              <w:t>Point of Care</w:t>
            </w:r>
          </w:p>
        </w:tc>
      </w:tr>
      <w:tr w:rsidR="00C40FD5" w:rsidRPr="001F42D3" w14:paraId="0A79D82B" w14:textId="77777777" w:rsidTr="006C0E8E">
        <w:trPr>
          <w:cantSplit/>
          <w:jc w:val="center"/>
        </w:trPr>
        <w:tc>
          <w:tcPr>
            <w:tcW w:w="783" w:type="dxa"/>
          </w:tcPr>
          <w:p w14:paraId="4E958F2B" w14:textId="77777777" w:rsidR="00B11855" w:rsidRPr="001F42D3" w:rsidRDefault="003D003E" w:rsidP="00852E72">
            <w:pPr>
              <w:pStyle w:val="TableEntry"/>
            </w:pPr>
            <w:r w:rsidRPr="001F42D3">
              <w:t>2</w:t>
            </w:r>
          </w:p>
        </w:tc>
        <w:tc>
          <w:tcPr>
            <w:tcW w:w="764" w:type="dxa"/>
          </w:tcPr>
          <w:p w14:paraId="5AA24953" w14:textId="77777777" w:rsidR="00B11855" w:rsidRPr="001F42D3" w:rsidRDefault="003D003E" w:rsidP="00852E72">
            <w:pPr>
              <w:pStyle w:val="TableEntry"/>
            </w:pPr>
            <w:r w:rsidRPr="001F42D3">
              <w:t>20</w:t>
            </w:r>
          </w:p>
        </w:tc>
        <w:tc>
          <w:tcPr>
            <w:tcW w:w="760" w:type="dxa"/>
          </w:tcPr>
          <w:p w14:paraId="1EE3D3CA" w14:textId="77777777" w:rsidR="00B11855" w:rsidRPr="001F42D3" w:rsidRDefault="003D003E" w:rsidP="00852E72">
            <w:pPr>
              <w:pStyle w:val="TableEntry"/>
            </w:pPr>
            <w:r w:rsidRPr="001F42D3">
              <w:t>IS</w:t>
            </w:r>
          </w:p>
        </w:tc>
        <w:tc>
          <w:tcPr>
            <w:tcW w:w="961" w:type="dxa"/>
          </w:tcPr>
          <w:p w14:paraId="2540AFAC" w14:textId="77777777" w:rsidR="00B11855" w:rsidRPr="001F42D3" w:rsidRDefault="003D003E" w:rsidP="00852E72">
            <w:pPr>
              <w:pStyle w:val="TableEntry"/>
            </w:pPr>
            <w:r w:rsidRPr="001F42D3">
              <w:t>RE</w:t>
            </w:r>
          </w:p>
        </w:tc>
        <w:tc>
          <w:tcPr>
            <w:tcW w:w="1316" w:type="dxa"/>
          </w:tcPr>
          <w:p w14:paraId="3DA0114E" w14:textId="77777777" w:rsidR="00B11855" w:rsidRPr="001F42D3" w:rsidRDefault="003D003E" w:rsidP="00852E72">
            <w:pPr>
              <w:pStyle w:val="TableEntry"/>
            </w:pPr>
            <w:r w:rsidRPr="001F42D3">
              <w:t>[0..1]</w:t>
            </w:r>
          </w:p>
        </w:tc>
        <w:tc>
          <w:tcPr>
            <w:tcW w:w="861" w:type="dxa"/>
          </w:tcPr>
          <w:p w14:paraId="40C4C38A" w14:textId="77777777" w:rsidR="00B11855" w:rsidRPr="001F42D3" w:rsidRDefault="003D003E" w:rsidP="00852E72">
            <w:pPr>
              <w:pStyle w:val="TableEntry"/>
            </w:pPr>
            <w:r w:rsidRPr="001F42D3">
              <w:t>0303</w:t>
            </w:r>
          </w:p>
        </w:tc>
        <w:tc>
          <w:tcPr>
            <w:tcW w:w="3911" w:type="dxa"/>
          </w:tcPr>
          <w:p w14:paraId="578E55AE" w14:textId="77777777" w:rsidR="00B11855" w:rsidRPr="001F42D3" w:rsidRDefault="003D003E" w:rsidP="00852E72">
            <w:pPr>
              <w:pStyle w:val="TableEntry"/>
            </w:pPr>
            <w:r w:rsidRPr="001F42D3">
              <w:t>Room</w:t>
            </w:r>
          </w:p>
        </w:tc>
      </w:tr>
      <w:tr w:rsidR="00C40FD5" w:rsidRPr="001F42D3" w14:paraId="59028161" w14:textId="77777777" w:rsidTr="006C0E8E">
        <w:trPr>
          <w:cantSplit/>
          <w:jc w:val="center"/>
        </w:trPr>
        <w:tc>
          <w:tcPr>
            <w:tcW w:w="783" w:type="dxa"/>
          </w:tcPr>
          <w:p w14:paraId="7F66A8EF" w14:textId="77777777" w:rsidR="00B11855" w:rsidRPr="001F42D3" w:rsidRDefault="003D003E" w:rsidP="00852E72">
            <w:pPr>
              <w:pStyle w:val="TableEntry"/>
            </w:pPr>
            <w:r w:rsidRPr="001F42D3">
              <w:t>3</w:t>
            </w:r>
          </w:p>
        </w:tc>
        <w:tc>
          <w:tcPr>
            <w:tcW w:w="764" w:type="dxa"/>
          </w:tcPr>
          <w:p w14:paraId="206BC553" w14:textId="77777777" w:rsidR="00B11855" w:rsidRPr="001F42D3" w:rsidRDefault="003D003E" w:rsidP="00852E72">
            <w:pPr>
              <w:pStyle w:val="TableEntry"/>
            </w:pPr>
            <w:r w:rsidRPr="001F42D3">
              <w:t>20</w:t>
            </w:r>
          </w:p>
        </w:tc>
        <w:tc>
          <w:tcPr>
            <w:tcW w:w="760" w:type="dxa"/>
          </w:tcPr>
          <w:p w14:paraId="617DB53A" w14:textId="77777777" w:rsidR="00B11855" w:rsidRPr="001F42D3" w:rsidRDefault="003D003E" w:rsidP="00852E72">
            <w:pPr>
              <w:pStyle w:val="TableEntry"/>
            </w:pPr>
            <w:r w:rsidRPr="001F42D3">
              <w:t>IS</w:t>
            </w:r>
          </w:p>
        </w:tc>
        <w:tc>
          <w:tcPr>
            <w:tcW w:w="961" w:type="dxa"/>
          </w:tcPr>
          <w:p w14:paraId="2E9E5520" w14:textId="77777777" w:rsidR="00B11855" w:rsidRPr="001F42D3" w:rsidRDefault="003D003E" w:rsidP="00852E72">
            <w:pPr>
              <w:pStyle w:val="TableEntry"/>
            </w:pPr>
            <w:r w:rsidRPr="001F42D3">
              <w:t>RE</w:t>
            </w:r>
          </w:p>
        </w:tc>
        <w:tc>
          <w:tcPr>
            <w:tcW w:w="1316" w:type="dxa"/>
          </w:tcPr>
          <w:p w14:paraId="0B348B6A" w14:textId="77777777" w:rsidR="00B11855" w:rsidRPr="001F42D3" w:rsidRDefault="003D003E" w:rsidP="00852E72">
            <w:pPr>
              <w:pStyle w:val="TableEntry"/>
            </w:pPr>
            <w:r w:rsidRPr="001F42D3">
              <w:t>[0..1]</w:t>
            </w:r>
          </w:p>
        </w:tc>
        <w:tc>
          <w:tcPr>
            <w:tcW w:w="861" w:type="dxa"/>
          </w:tcPr>
          <w:p w14:paraId="79D50C5D" w14:textId="77777777" w:rsidR="00B11855" w:rsidRPr="001F42D3" w:rsidRDefault="003D003E" w:rsidP="00852E72">
            <w:pPr>
              <w:pStyle w:val="TableEntry"/>
            </w:pPr>
            <w:r w:rsidRPr="001F42D3">
              <w:t>0304</w:t>
            </w:r>
          </w:p>
        </w:tc>
        <w:tc>
          <w:tcPr>
            <w:tcW w:w="3911" w:type="dxa"/>
          </w:tcPr>
          <w:p w14:paraId="7D484816" w14:textId="77777777" w:rsidR="00B11855" w:rsidRPr="001F42D3" w:rsidRDefault="003D003E" w:rsidP="00852E72">
            <w:pPr>
              <w:pStyle w:val="TableEntry"/>
            </w:pPr>
            <w:r w:rsidRPr="001F42D3">
              <w:t>Bed</w:t>
            </w:r>
          </w:p>
        </w:tc>
      </w:tr>
      <w:tr w:rsidR="00C40FD5" w:rsidRPr="001F42D3" w14:paraId="78EFB148" w14:textId="77777777" w:rsidTr="006C0E8E">
        <w:trPr>
          <w:cantSplit/>
          <w:jc w:val="center"/>
        </w:trPr>
        <w:tc>
          <w:tcPr>
            <w:tcW w:w="783" w:type="dxa"/>
          </w:tcPr>
          <w:p w14:paraId="502A5D26" w14:textId="77777777" w:rsidR="00B11855" w:rsidRPr="001F42D3" w:rsidRDefault="003D003E" w:rsidP="00852E72">
            <w:pPr>
              <w:pStyle w:val="TableEntry"/>
            </w:pPr>
            <w:r w:rsidRPr="001F42D3">
              <w:t>4</w:t>
            </w:r>
          </w:p>
        </w:tc>
        <w:tc>
          <w:tcPr>
            <w:tcW w:w="764" w:type="dxa"/>
          </w:tcPr>
          <w:p w14:paraId="04445EC3" w14:textId="77777777" w:rsidR="00B11855" w:rsidRPr="001F42D3" w:rsidRDefault="003D003E" w:rsidP="00852E72">
            <w:pPr>
              <w:pStyle w:val="TableEntry"/>
            </w:pPr>
            <w:r w:rsidRPr="001F42D3">
              <w:t>227</w:t>
            </w:r>
          </w:p>
        </w:tc>
        <w:tc>
          <w:tcPr>
            <w:tcW w:w="760" w:type="dxa"/>
          </w:tcPr>
          <w:p w14:paraId="4DF41E27" w14:textId="77777777" w:rsidR="00B11855" w:rsidRPr="001F42D3" w:rsidRDefault="003D003E" w:rsidP="00852E72">
            <w:pPr>
              <w:pStyle w:val="TableEntry"/>
            </w:pPr>
            <w:r w:rsidRPr="001F42D3">
              <w:t>HD</w:t>
            </w:r>
          </w:p>
        </w:tc>
        <w:tc>
          <w:tcPr>
            <w:tcW w:w="961" w:type="dxa"/>
          </w:tcPr>
          <w:p w14:paraId="2935AAAA" w14:textId="77777777" w:rsidR="00B11855" w:rsidRPr="001F42D3" w:rsidRDefault="003D003E" w:rsidP="00852E72">
            <w:pPr>
              <w:pStyle w:val="TableEntry"/>
            </w:pPr>
            <w:r w:rsidRPr="001F42D3">
              <w:t>RE</w:t>
            </w:r>
          </w:p>
        </w:tc>
        <w:tc>
          <w:tcPr>
            <w:tcW w:w="1316" w:type="dxa"/>
          </w:tcPr>
          <w:p w14:paraId="0AE11633" w14:textId="77777777" w:rsidR="00B11855" w:rsidRPr="001F42D3" w:rsidRDefault="003D003E" w:rsidP="00852E72">
            <w:pPr>
              <w:pStyle w:val="TableEntry"/>
            </w:pPr>
            <w:r w:rsidRPr="001F42D3">
              <w:t>[0..1]</w:t>
            </w:r>
          </w:p>
        </w:tc>
        <w:tc>
          <w:tcPr>
            <w:tcW w:w="861" w:type="dxa"/>
          </w:tcPr>
          <w:p w14:paraId="781D5F37" w14:textId="77777777" w:rsidR="00B11855" w:rsidRPr="001F42D3" w:rsidRDefault="00B11855" w:rsidP="00852E72">
            <w:pPr>
              <w:pStyle w:val="TableEntry"/>
            </w:pPr>
          </w:p>
        </w:tc>
        <w:tc>
          <w:tcPr>
            <w:tcW w:w="3911" w:type="dxa"/>
          </w:tcPr>
          <w:p w14:paraId="19DAC621" w14:textId="77777777" w:rsidR="00B11855" w:rsidRPr="001F42D3" w:rsidRDefault="003D003E" w:rsidP="00852E72">
            <w:pPr>
              <w:pStyle w:val="TableEntry"/>
            </w:pPr>
            <w:r w:rsidRPr="001F42D3">
              <w:t>Facility</w:t>
            </w:r>
          </w:p>
        </w:tc>
      </w:tr>
      <w:tr w:rsidR="00C40FD5" w:rsidRPr="001F42D3" w14:paraId="3C30DC8A" w14:textId="77777777" w:rsidTr="006C0E8E">
        <w:trPr>
          <w:cantSplit/>
          <w:jc w:val="center"/>
        </w:trPr>
        <w:tc>
          <w:tcPr>
            <w:tcW w:w="783" w:type="dxa"/>
          </w:tcPr>
          <w:p w14:paraId="1E711A6F" w14:textId="77777777" w:rsidR="00B11855" w:rsidRPr="001F42D3" w:rsidRDefault="003D003E" w:rsidP="00852E72">
            <w:pPr>
              <w:pStyle w:val="TableEntry"/>
            </w:pPr>
            <w:r w:rsidRPr="001F42D3">
              <w:t>5</w:t>
            </w:r>
          </w:p>
        </w:tc>
        <w:tc>
          <w:tcPr>
            <w:tcW w:w="764" w:type="dxa"/>
          </w:tcPr>
          <w:p w14:paraId="740FD0CA" w14:textId="77777777" w:rsidR="00B11855" w:rsidRPr="001F42D3" w:rsidRDefault="003D003E" w:rsidP="00852E72">
            <w:pPr>
              <w:pStyle w:val="TableEntry"/>
            </w:pPr>
            <w:r w:rsidRPr="001F42D3">
              <w:t>20</w:t>
            </w:r>
          </w:p>
        </w:tc>
        <w:tc>
          <w:tcPr>
            <w:tcW w:w="760" w:type="dxa"/>
          </w:tcPr>
          <w:p w14:paraId="1DC9C5A1" w14:textId="77777777" w:rsidR="00B11855" w:rsidRPr="001F42D3" w:rsidRDefault="003D003E" w:rsidP="00852E72">
            <w:pPr>
              <w:pStyle w:val="TableEntry"/>
            </w:pPr>
            <w:r w:rsidRPr="001F42D3">
              <w:t>IS</w:t>
            </w:r>
          </w:p>
        </w:tc>
        <w:tc>
          <w:tcPr>
            <w:tcW w:w="961" w:type="dxa"/>
          </w:tcPr>
          <w:p w14:paraId="60AF68DC" w14:textId="77777777" w:rsidR="00B11855" w:rsidRPr="001F42D3" w:rsidRDefault="003D003E" w:rsidP="00852E72">
            <w:pPr>
              <w:pStyle w:val="TableEntry"/>
            </w:pPr>
            <w:r w:rsidRPr="001F42D3">
              <w:t>RE</w:t>
            </w:r>
          </w:p>
        </w:tc>
        <w:tc>
          <w:tcPr>
            <w:tcW w:w="1316" w:type="dxa"/>
          </w:tcPr>
          <w:p w14:paraId="4456A2AD" w14:textId="77777777" w:rsidR="00B11855" w:rsidRPr="001F42D3" w:rsidRDefault="003D003E" w:rsidP="00852E72">
            <w:pPr>
              <w:pStyle w:val="TableEntry"/>
            </w:pPr>
            <w:r w:rsidRPr="001F42D3">
              <w:t>[0..1]</w:t>
            </w:r>
          </w:p>
        </w:tc>
        <w:tc>
          <w:tcPr>
            <w:tcW w:w="861" w:type="dxa"/>
          </w:tcPr>
          <w:p w14:paraId="4AABB01F" w14:textId="77777777" w:rsidR="00B11855" w:rsidRPr="001F42D3" w:rsidRDefault="003D003E" w:rsidP="00852E72">
            <w:pPr>
              <w:pStyle w:val="TableEntry"/>
            </w:pPr>
            <w:r w:rsidRPr="001F42D3">
              <w:t>0306</w:t>
            </w:r>
          </w:p>
        </w:tc>
        <w:tc>
          <w:tcPr>
            <w:tcW w:w="3911" w:type="dxa"/>
          </w:tcPr>
          <w:p w14:paraId="379076F8" w14:textId="77777777" w:rsidR="00B11855" w:rsidRPr="001F42D3" w:rsidRDefault="003D003E" w:rsidP="00852E72">
            <w:pPr>
              <w:pStyle w:val="TableEntry"/>
            </w:pPr>
            <w:r w:rsidRPr="001F42D3">
              <w:t>Location Status</w:t>
            </w:r>
          </w:p>
        </w:tc>
      </w:tr>
      <w:tr w:rsidR="00C40FD5" w:rsidRPr="001F42D3" w14:paraId="2A60E24A" w14:textId="77777777" w:rsidTr="006C0E8E">
        <w:trPr>
          <w:cantSplit/>
          <w:jc w:val="center"/>
        </w:trPr>
        <w:tc>
          <w:tcPr>
            <w:tcW w:w="783" w:type="dxa"/>
          </w:tcPr>
          <w:p w14:paraId="398968CF" w14:textId="77777777" w:rsidR="00B11855" w:rsidRPr="001F42D3" w:rsidRDefault="003D003E" w:rsidP="00852E72">
            <w:pPr>
              <w:pStyle w:val="TableEntry"/>
            </w:pPr>
            <w:r w:rsidRPr="001F42D3">
              <w:t>6</w:t>
            </w:r>
          </w:p>
        </w:tc>
        <w:tc>
          <w:tcPr>
            <w:tcW w:w="764" w:type="dxa"/>
          </w:tcPr>
          <w:p w14:paraId="67869C65" w14:textId="77777777" w:rsidR="00B11855" w:rsidRPr="001F42D3" w:rsidRDefault="003D003E" w:rsidP="00852E72">
            <w:pPr>
              <w:pStyle w:val="TableEntry"/>
            </w:pPr>
            <w:r w:rsidRPr="001F42D3">
              <w:t>20</w:t>
            </w:r>
          </w:p>
        </w:tc>
        <w:tc>
          <w:tcPr>
            <w:tcW w:w="760" w:type="dxa"/>
          </w:tcPr>
          <w:p w14:paraId="322ACEAC" w14:textId="77777777" w:rsidR="00B11855" w:rsidRPr="001F42D3" w:rsidRDefault="003D003E" w:rsidP="00852E72">
            <w:pPr>
              <w:pStyle w:val="TableEntry"/>
            </w:pPr>
            <w:r w:rsidRPr="001F42D3">
              <w:t>IS</w:t>
            </w:r>
          </w:p>
        </w:tc>
        <w:tc>
          <w:tcPr>
            <w:tcW w:w="961" w:type="dxa"/>
          </w:tcPr>
          <w:p w14:paraId="2F475941" w14:textId="77777777" w:rsidR="00B11855" w:rsidRPr="001F42D3" w:rsidRDefault="003D003E" w:rsidP="00852E72">
            <w:pPr>
              <w:pStyle w:val="TableEntry"/>
            </w:pPr>
            <w:r w:rsidRPr="001F42D3">
              <w:t>CE</w:t>
            </w:r>
          </w:p>
        </w:tc>
        <w:tc>
          <w:tcPr>
            <w:tcW w:w="1316" w:type="dxa"/>
          </w:tcPr>
          <w:p w14:paraId="5F37D200" w14:textId="77777777" w:rsidR="00B11855" w:rsidRPr="001F42D3" w:rsidRDefault="003D003E" w:rsidP="00852E72">
            <w:pPr>
              <w:pStyle w:val="TableEntry"/>
            </w:pPr>
            <w:r w:rsidRPr="001F42D3">
              <w:t>[0..1]</w:t>
            </w:r>
          </w:p>
        </w:tc>
        <w:tc>
          <w:tcPr>
            <w:tcW w:w="861" w:type="dxa"/>
          </w:tcPr>
          <w:p w14:paraId="7B803D76" w14:textId="77777777" w:rsidR="00B11855" w:rsidRPr="001F42D3" w:rsidRDefault="003D003E" w:rsidP="00852E72">
            <w:pPr>
              <w:pStyle w:val="TableEntry"/>
            </w:pPr>
            <w:r w:rsidRPr="001F42D3">
              <w:t>0305</w:t>
            </w:r>
          </w:p>
        </w:tc>
        <w:tc>
          <w:tcPr>
            <w:tcW w:w="3911" w:type="dxa"/>
          </w:tcPr>
          <w:p w14:paraId="01C2D48D" w14:textId="77777777" w:rsidR="00B11855" w:rsidRPr="001F42D3" w:rsidRDefault="003D003E" w:rsidP="00852E72">
            <w:pPr>
              <w:pStyle w:val="TableEntry"/>
            </w:pPr>
            <w:r w:rsidRPr="001F42D3">
              <w:t>Person Location Type</w:t>
            </w:r>
          </w:p>
        </w:tc>
      </w:tr>
      <w:tr w:rsidR="00C40FD5" w:rsidRPr="001F42D3" w14:paraId="0F8DFC01" w14:textId="77777777" w:rsidTr="006C0E8E">
        <w:trPr>
          <w:cantSplit/>
          <w:jc w:val="center"/>
        </w:trPr>
        <w:tc>
          <w:tcPr>
            <w:tcW w:w="783" w:type="dxa"/>
          </w:tcPr>
          <w:p w14:paraId="61D60C25" w14:textId="77777777" w:rsidR="00B11855" w:rsidRPr="001F42D3" w:rsidRDefault="003D003E" w:rsidP="00852E72">
            <w:pPr>
              <w:pStyle w:val="TableEntry"/>
            </w:pPr>
            <w:r w:rsidRPr="001F42D3">
              <w:t>7</w:t>
            </w:r>
          </w:p>
        </w:tc>
        <w:tc>
          <w:tcPr>
            <w:tcW w:w="764" w:type="dxa"/>
          </w:tcPr>
          <w:p w14:paraId="6B9CE16C" w14:textId="77777777" w:rsidR="00B11855" w:rsidRPr="001F42D3" w:rsidRDefault="003D003E" w:rsidP="00852E72">
            <w:pPr>
              <w:pStyle w:val="TableEntry"/>
            </w:pPr>
            <w:r w:rsidRPr="001F42D3">
              <w:t>20</w:t>
            </w:r>
          </w:p>
        </w:tc>
        <w:tc>
          <w:tcPr>
            <w:tcW w:w="760" w:type="dxa"/>
          </w:tcPr>
          <w:p w14:paraId="7C80E158" w14:textId="77777777" w:rsidR="00B11855" w:rsidRPr="001F42D3" w:rsidRDefault="003D003E" w:rsidP="00852E72">
            <w:pPr>
              <w:pStyle w:val="TableEntry"/>
            </w:pPr>
            <w:r w:rsidRPr="001F42D3">
              <w:t>IS</w:t>
            </w:r>
          </w:p>
        </w:tc>
        <w:tc>
          <w:tcPr>
            <w:tcW w:w="961" w:type="dxa"/>
          </w:tcPr>
          <w:p w14:paraId="7751E992" w14:textId="77777777" w:rsidR="00B11855" w:rsidRPr="001F42D3" w:rsidRDefault="003D003E" w:rsidP="00852E72">
            <w:pPr>
              <w:pStyle w:val="TableEntry"/>
            </w:pPr>
            <w:r w:rsidRPr="001F42D3">
              <w:t>RE</w:t>
            </w:r>
          </w:p>
        </w:tc>
        <w:tc>
          <w:tcPr>
            <w:tcW w:w="1316" w:type="dxa"/>
          </w:tcPr>
          <w:p w14:paraId="1C7A88F1" w14:textId="77777777" w:rsidR="00B11855" w:rsidRPr="001F42D3" w:rsidRDefault="003D003E" w:rsidP="00852E72">
            <w:pPr>
              <w:pStyle w:val="TableEntry"/>
            </w:pPr>
            <w:r w:rsidRPr="001F42D3">
              <w:t>[0..1]</w:t>
            </w:r>
          </w:p>
        </w:tc>
        <w:tc>
          <w:tcPr>
            <w:tcW w:w="861" w:type="dxa"/>
          </w:tcPr>
          <w:p w14:paraId="23E4459E" w14:textId="77777777" w:rsidR="00B11855" w:rsidRPr="001F42D3" w:rsidRDefault="003D003E" w:rsidP="00852E72">
            <w:pPr>
              <w:pStyle w:val="TableEntry"/>
            </w:pPr>
            <w:r w:rsidRPr="001F42D3">
              <w:t>0307</w:t>
            </w:r>
          </w:p>
        </w:tc>
        <w:tc>
          <w:tcPr>
            <w:tcW w:w="3911" w:type="dxa"/>
          </w:tcPr>
          <w:p w14:paraId="074F7D7E" w14:textId="77777777" w:rsidR="00B11855" w:rsidRPr="001F42D3" w:rsidRDefault="003D003E" w:rsidP="00852E72">
            <w:pPr>
              <w:pStyle w:val="TableEntry"/>
            </w:pPr>
            <w:r w:rsidRPr="001F42D3">
              <w:t>Building</w:t>
            </w:r>
          </w:p>
        </w:tc>
      </w:tr>
      <w:tr w:rsidR="00C40FD5" w:rsidRPr="001F42D3" w14:paraId="4E3ABCBD" w14:textId="77777777" w:rsidTr="006C0E8E">
        <w:trPr>
          <w:cantSplit/>
          <w:jc w:val="center"/>
        </w:trPr>
        <w:tc>
          <w:tcPr>
            <w:tcW w:w="783" w:type="dxa"/>
          </w:tcPr>
          <w:p w14:paraId="550972CD" w14:textId="77777777" w:rsidR="00B11855" w:rsidRPr="001F42D3" w:rsidRDefault="003D003E" w:rsidP="00852E72">
            <w:pPr>
              <w:pStyle w:val="TableEntry"/>
            </w:pPr>
            <w:r w:rsidRPr="001F42D3">
              <w:t>8</w:t>
            </w:r>
          </w:p>
        </w:tc>
        <w:tc>
          <w:tcPr>
            <w:tcW w:w="764" w:type="dxa"/>
          </w:tcPr>
          <w:p w14:paraId="66860467" w14:textId="77777777" w:rsidR="00B11855" w:rsidRPr="001F42D3" w:rsidRDefault="003D003E" w:rsidP="00852E72">
            <w:pPr>
              <w:pStyle w:val="TableEntry"/>
            </w:pPr>
            <w:r w:rsidRPr="001F42D3">
              <w:t>20</w:t>
            </w:r>
          </w:p>
        </w:tc>
        <w:tc>
          <w:tcPr>
            <w:tcW w:w="760" w:type="dxa"/>
          </w:tcPr>
          <w:p w14:paraId="3E63CCC4" w14:textId="77777777" w:rsidR="00B11855" w:rsidRPr="001F42D3" w:rsidRDefault="003D003E" w:rsidP="00852E72">
            <w:pPr>
              <w:pStyle w:val="TableEntry"/>
            </w:pPr>
            <w:r w:rsidRPr="001F42D3">
              <w:t>IS</w:t>
            </w:r>
          </w:p>
        </w:tc>
        <w:tc>
          <w:tcPr>
            <w:tcW w:w="961" w:type="dxa"/>
          </w:tcPr>
          <w:p w14:paraId="15B363E1" w14:textId="77777777" w:rsidR="00B11855" w:rsidRPr="001F42D3" w:rsidRDefault="003D003E" w:rsidP="00852E72">
            <w:pPr>
              <w:pStyle w:val="TableEntry"/>
            </w:pPr>
            <w:r w:rsidRPr="001F42D3">
              <w:t>RE</w:t>
            </w:r>
          </w:p>
        </w:tc>
        <w:tc>
          <w:tcPr>
            <w:tcW w:w="1316" w:type="dxa"/>
          </w:tcPr>
          <w:p w14:paraId="1E0B7F10" w14:textId="77777777" w:rsidR="00B11855" w:rsidRPr="001F42D3" w:rsidRDefault="003D003E" w:rsidP="00852E72">
            <w:pPr>
              <w:pStyle w:val="TableEntry"/>
            </w:pPr>
            <w:r w:rsidRPr="001F42D3">
              <w:t>[0..1]</w:t>
            </w:r>
          </w:p>
        </w:tc>
        <w:tc>
          <w:tcPr>
            <w:tcW w:w="861" w:type="dxa"/>
          </w:tcPr>
          <w:p w14:paraId="3A1657DD" w14:textId="77777777" w:rsidR="00B11855" w:rsidRPr="001F42D3" w:rsidRDefault="003D003E" w:rsidP="00852E72">
            <w:pPr>
              <w:pStyle w:val="TableEntry"/>
            </w:pPr>
            <w:r w:rsidRPr="001F42D3">
              <w:t>0308</w:t>
            </w:r>
          </w:p>
        </w:tc>
        <w:tc>
          <w:tcPr>
            <w:tcW w:w="3911" w:type="dxa"/>
          </w:tcPr>
          <w:p w14:paraId="063584F7" w14:textId="77777777" w:rsidR="00B11855" w:rsidRPr="001F42D3" w:rsidRDefault="003D003E" w:rsidP="00852E72">
            <w:pPr>
              <w:pStyle w:val="TableEntry"/>
            </w:pPr>
            <w:r w:rsidRPr="001F42D3">
              <w:t>Floor</w:t>
            </w:r>
          </w:p>
        </w:tc>
      </w:tr>
      <w:tr w:rsidR="00C40FD5" w:rsidRPr="001F42D3" w14:paraId="56BC3572" w14:textId="77777777" w:rsidTr="006C0E8E">
        <w:trPr>
          <w:cantSplit/>
          <w:jc w:val="center"/>
        </w:trPr>
        <w:tc>
          <w:tcPr>
            <w:tcW w:w="783" w:type="dxa"/>
          </w:tcPr>
          <w:p w14:paraId="3E6783AA" w14:textId="77777777" w:rsidR="00B11855" w:rsidRPr="001F42D3" w:rsidRDefault="003D003E" w:rsidP="00852E72">
            <w:pPr>
              <w:pStyle w:val="TableEntry"/>
            </w:pPr>
            <w:r w:rsidRPr="001F42D3">
              <w:t>9</w:t>
            </w:r>
          </w:p>
        </w:tc>
        <w:tc>
          <w:tcPr>
            <w:tcW w:w="764" w:type="dxa"/>
          </w:tcPr>
          <w:p w14:paraId="2432E4E8" w14:textId="77777777" w:rsidR="00B11855" w:rsidRPr="001F42D3" w:rsidRDefault="003D003E" w:rsidP="00852E72">
            <w:pPr>
              <w:pStyle w:val="TableEntry"/>
            </w:pPr>
            <w:r w:rsidRPr="001F42D3">
              <w:t>199</w:t>
            </w:r>
          </w:p>
        </w:tc>
        <w:tc>
          <w:tcPr>
            <w:tcW w:w="760" w:type="dxa"/>
          </w:tcPr>
          <w:p w14:paraId="4F844B15" w14:textId="77777777" w:rsidR="00B11855" w:rsidRPr="001F42D3" w:rsidRDefault="003D003E" w:rsidP="00852E72">
            <w:pPr>
              <w:pStyle w:val="TableEntry"/>
            </w:pPr>
            <w:r w:rsidRPr="001F42D3">
              <w:t>ST</w:t>
            </w:r>
          </w:p>
        </w:tc>
        <w:tc>
          <w:tcPr>
            <w:tcW w:w="961" w:type="dxa"/>
          </w:tcPr>
          <w:p w14:paraId="21414451" w14:textId="77777777" w:rsidR="00B11855" w:rsidRPr="001F42D3" w:rsidRDefault="003D003E" w:rsidP="00852E72">
            <w:pPr>
              <w:pStyle w:val="TableEntry"/>
            </w:pPr>
            <w:r w:rsidRPr="001F42D3">
              <w:t>RE</w:t>
            </w:r>
          </w:p>
        </w:tc>
        <w:tc>
          <w:tcPr>
            <w:tcW w:w="1316" w:type="dxa"/>
          </w:tcPr>
          <w:p w14:paraId="5FE6892D" w14:textId="77777777" w:rsidR="00B11855" w:rsidRPr="001F42D3" w:rsidRDefault="003D003E" w:rsidP="00852E72">
            <w:pPr>
              <w:pStyle w:val="TableEntry"/>
            </w:pPr>
            <w:r w:rsidRPr="001F42D3">
              <w:t>[0..1]</w:t>
            </w:r>
          </w:p>
        </w:tc>
        <w:tc>
          <w:tcPr>
            <w:tcW w:w="861" w:type="dxa"/>
          </w:tcPr>
          <w:p w14:paraId="2A297491" w14:textId="77777777" w:rsidR="00B11855" w:rsidRPr="001F42D3" w:rsidRDefault="00B11855" w:rsidP="00852E72">
            <w:pPr>
              <w:pStyle w:val="TableEntry"/>
            </w:pPr>
          </w:p>
        </w:tc>
        <w:tc>
          <w:tcPr>
            <w:tcW w:w="3911" w:type="dxa"/>
          </w:tcPr>
          <w:p w14:paraId="1369A3C3" w14:textId="77777777" w:rsidR="00B11855" w:rsidRPr="001F42D3" w:rsidRDefault="003D003E" w:rsidP="00852E72">
            <w:pPr>
              <w:pStyle w:val="TableEntry"/>
            </w:pPr>
            <w:r w:rsidRPr="001F42D3">
              <w:t>Location Description</w:t>
            </w:r>
          </w:p>
        </w:tc>
      </w:tr>
      <w:tr w:rsidR="00C40FD5" w:rsidRPr="001F42D3" w14:paraId="08086ED7" w14:textId="77777777" w:rsidTr="006C0E8E">
        <w:trPr>
          <w:cantSplit/>
          <w:jc w:val="center"/>
        </w:trPr>
        <w:tc>
          <w:tcPr>
            <w:tcW w:w="783" w:type="dxa"/>
          </w:tcPr>
          <w:p w14:paraId="0D5B4CCE" w14:textId="77777777" w:rsidR="00B11855" w:rsidRPr="001F42D3" w:rsidRDefault="003D003E" w:rsidP="00852E72">
            <w:pPr>
              <w:pStyle w:val="TableEntry"/>
            </w:pPr>
            <w:r w:rsidRPr="001F42D3">
              <w:t>10</w:t>
            </w:r>
          </w:p>
        </w:tc>
        <w:tc>
          <w:tcPr>
            <w:tcW w:w="764" w:type="dxa"/>
          </w:tcPr>
          <w:p w14:paraId="029E2E04" w14:textId="77777777" w:rsidR="00B11855" w:rsidRPr="001F42D3" w:rsidRDefault="003D003E" w:rsidP="00852E72">
            <w:pPr>
              <w:pStyle w:val="TableEntry"/>
            </w:pPr>
            <w:r w:rsidRPr="001F42D3">
              <w:t>427</w:t>
            </w:r>
          </w:p>
        </w:tc>
        <w:tc>
          <w:tcPr>
            <w:tcW w:w="760" w:type="dxa"/>
          </w:tcPr>
          <w:p w14:paraId="09580541" w14:textId="77777777" w:rsidR="00B11855" w:rsidRPr="001F42D3" w:rsidRDefault="003D003E" w:rsidP="00852E72">
            <w:pPr>
              <w:pStyle w:val="TableEntry"/>
            </w:pPr>
            <w:r w:rsidRPr="001F42D3">
              <w:t>EI</w:t>
            </w:r>
          </w:p>
        </w:tc>
        <w:tc>
          <w:tcPr>
            <w:tcW w:w="961" w:type="dxa"/>
          </w:tcPr>
          <w:p w14:paraId="10CE5221" w14:textId="77777777" w:rsidR="00B11855" w:rsidRPr="001F42D3" w:rsidRDefault="003D003E" w:rsidP="00852E72">
            <w:pPr>
              <w:pStyle w:val="TableEntry"/>
            </w:pPr>
            <w:r w:rsidRPr="001F42D3">
              <w:t>RE</w:t>
            </w:r>
          </w:p>
        </w:tc>
        <w:tc>
          <w:tcPr>
            <w:tcW w:w="1316" w:type="dxa"/>
          </w:tcPr>
          <w:p w14:paraId="56317958" w14:textId="77777777" w:rsidR="00B11855" w:rsidRPr="001F42D3" w:rsidRDefault="003D003E" w:rsidP="00852E72">
            <w:pPr>
              <w:pStyle w:val="TableEntry"/>
            </w:pPr>
            <w:r w:rsidRPr="001F42D3">
              <w:t>[0..1]</w:t>
            </w:r>
          </w:p>
        </w:tc>
        <w:tc>
          <w:tcPr>
            <w:tcW w:w="861" w:type="dxa"/>
          </w:tcPr>
          <w:p w14:paraId="43090CDB" w14:textId="77777777" w:rsidR="00B11855" w:rsidRPr="001F42D3" w:rsidRDefault="00B11855" w:rsidP="00852E72">
            <w:pPr>
              <w:pStyle w:val="TableEntry"/>
            </w:pPr>
          </w:p>
        </w:tc>
        <w:tc>
          <w:tcPr>
            <w:tcW w:w="3911" w:type="dxa"/>
          </w:tcPr>
          <w:p w14:paraId="4D3F14A9" w14:textId="77777777" w:rsidR="00B11855" w:rsidRPr="001F42D3" w:rsidRDefault="003D003E" w:rsidP="00852E72">
            <w:pPr>
              <w:pStyle w:val="TableEntry"/>
            </w:pPr>
            <w:r w:rsidRPr="001F42D3">
              <w:t>Comprehensive Location Identifier</w:t>
            </w:r>
          </w:p>
        </w:tc>
      </w:tr>
      <w:tr w:rsidR="00C40FD5" w:rsidRPr="001F42D3" w14:paraId="3123E1A1" w14:textId="77777777" w:rsidTr="006C0E8E">
        <w:trPr>
          <w:cantSplit/>
          <w:jc w:val="center"/>
        </w:trPr>
        <w:tc>
          <w:tcPr>
            <w:tcW w:w="783" w:type="dxa"/>
          </w:tcPr>
          <w:p w14:paraId="4690E09B" w14:textId="77777777" w:rsidR="00B11855" w:rsidRPr="001F42D3" w:rsidRDefault="003D003E" w:rsidP="00852E72">
            <w:pPr>
              <w:pStyle w:val="TableEntry"/>
            </w:pPr>
            <w:r w:rsidRPr="001F42D3">
              <w:t>11</w:t>
            </w:r>
          </w:p>
        </w:tc>
        <w:tc>
          <w:tcPr>
            <w:tcW w:w="764" w:type="dxa"/>
          </w:tcPr>
          <w:p w14:paraId="3F05847B" w14:textId="77777777" w:rsidR="00B11855" w:rsidRPr="001F42D3" w:rsidRDefault="003D003E" w:rsidP="00852E72">
            <w:pPr>
              <w:pStyle w:val="TableEntry"/>
            </w:pPr>
            <w:r w:rsidRPr="001F42D3">
              <w:t>227</w:t>
            </w:r>
          </w:p>
        </w:tc>
        <w:tc>
          <w:tcPr>
            <w:tcW w:w="760" w:type="dxa"/>
          </w:tcPr>
          <w:p w14:paraId="51B84B48" w14:textId="77777777" w:rsidR="00B11855" w:rsidRPr="001F42D3" w:rsidRDefault="003D003E" w:rsidP="00852E72">
            <w:pPr>
              <w:pStyle w:val="TableEntry"/>
            </w:pPr>
            <w:r w:rsidRPr="001F42D3">
              <w:t>HD</w:t>
            </w:r>
          </w:p>
        </w:tc>
        <w:tc>
          <w:tcPr>
            <w:tcW w:w="961" w:type="dxa"/>
          </w:tcPr>
          <w:p w14:paraId="262CF8E0" w14:textId="77777777" w:rsidR="00B11855" w:rsidRPr="001F42D3" w:rsidRDefault="003D003E" w:rsidP="00852E72">
            <w:pPr>
              <w:pStyle w:val="TableEntry"/>
            </w:pPr>
            <w:r w:rsidRPr="001F42D3">
              <w:t>RE</w:t>
            </w:r>
          </w:p>
        </w:tc>
        <w:tc>
          <w:tcPr>
            <w:tcW w:w="1316" w:type="dxa"/>
          </w:tcPr>
          <w:p w14:paraId="26547C8C" w14:textId="77777777" w:rsidR="00B11855" w:rsidRPr="001F42D3" w:rsidRDefault="003D003E" w:rsidP="00852E72">
            <w:pPr>
              <w:pStyle w:val="TableEntry"/>
            </w:pPr>
            <w:r w:rsidRPr="001F42D3">
              <w:t>[0..1]</w:t>
            </w:r>
          </w:p>
        </w:tc>
        <w:tc>
          <w:tcPr>
            <w:tcW w:w="861" w:type="dxa"/>
          </w:tcPr>
          <w:p w14:paraId="123AD22A" w14:textId="77777777" w:rsidR="00B11855" w:rsidRPr="001F42D3" w:rsidRDefault="00B11855" w:rsidP="00852E72">
            <w:pPr>
              <w:pStyle w:val="TableEntry"/>
            </w:pPr>
          </w:p>
        </w:tc>
        <w:tc>
          <w:tcPr>
            <w:tcW w:w="3911" w:type="dxa"/>
          </w:tcPr>
          <w:p w14:paraId="759D5DC9" w14:textId="77777777" w:rsidR="00B11855" w:rsidRPr="001F42D3" w:rsidRDefault="003D003E" w:rsidP="00852E72">
            <w:pPr>
              <w:pStyle w:val="TableEntry"/>
            </w:pPr>
            <w:r w:rsidRPr="001F42D3">
              <w:t>Assigning Authority for Location</w:t>
            </w:r>
          </w:p>
        </w:tc>
      </w:tr>
    </w:tbl>
    <w:p w14:paraId="4893AFD6" w14:textId="77777777" w:rsidR="00C44528" w:rsidRPr="001F42D3" w:rsidRDefault="00C44528" w:rsidP="00C44528">
      <w:pPr>
        <w:pStyle w:val="BodyText"/>
      </w:pPr>
    </w:p>
    <w:p w14:paraId="64CD701E" w14:textId="77777777" w:rsidR="00B11855" w:rsidRPr="001F42D3" w:rsidRDefault="003D003E" w:rsidP="007822F8">
      <w:pPr>
        <w:pStyle w:val="BodyText"/>
      </w:pPr>
      <w:r w:rsidRPr="001F42D3">
        <w:t xml:space="preserve">IHE PCD Definition: This data type is used to specify a patient location within a healthcare institution, or other setting where healthcare is provided. Which components are valued depends </w:t>
      </w:r>
      <w:r w:rsidRPr="001F42D3">
        <w:lastRenderedPageBreak/>
        <w:t>on the needs of the site. For example, for a patient treated at home, only the person location type is valued.</w:t>
      </w:r>
    </w:p>
    <w:p w14:paraId="385324C3" w14:textId="77777777" w:rsidR="00B11855" w:rsidRPr="001F42D3" w:rsidRDefault="003D003E" w:rsidP="005C1693">
      <w:pPr>
        <w:pStyle w:val="BodyText"/>
        <w:keepNext/>
      </w:pPr>
      <w:r w:rsidRPr="001F42D3">
        <w:rPr>
          <w:b/>
          <w:bCs/>
        </w:rPr>
        <w:t xml:space="preserve">Component 1: Point of Care (IS), required but may be empty: </w:t>
      </w:r>
    </w:p>
    <w:p w14:paraId="68B61BF6" w14:textId="066B37AE"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point where patient care is administered. It is related to PL.6 Person Location Type (e.g., nursing unit or department or clinic). After floor, it is the most general patient location designation.</w:t>
      </w:r>
    </w:p>
    <w:p w14:paraId="2D5BA561" w14:textId="5A43C7D4" w:rsidR="00B11855" w:rsidRPr="001F42D3" w:rsidRDefault="006D613E" w:rsidP="005C1693">
      <w:pPr>
        <w:pStyle w:val="BodyText"/>
      </w:pPr>
      <w:r w:rsidRPr="001F42D3">
        <w:t>HL7</w:t>
      </w:r>
      <w:r w:rsidR="00995105" w:rsidRPr="001F42D3">
        <w:t xml:space="preserve"> </w:t>
      </w:r>
      <w:r w:rsidR="003D003E" w:rsidRPr="001F42D3">
        <w:t>user-defined table 0302 does not suggest any values. The codification of points of care will be defined at the site level in acute care settings.</w:t>
      </w:r>
    </w:p>
    <w:p w14:paraId="2FE43B21" w14:textId="77777777" w:rsidR="00B11855" w:rsidRPr="001F42D3" w:rsidRDefault="003D003E" w:rsidP="005C1693">
      <w:pPr>
        <w:pStyle w:val="BodyText"/>
      </w:pPr>
      <w:r w:rsidRPr="001F42D3">
        <w:rPr>
          <w:b/>
          <w:bCs/>
        </w:rPr>
        <w:t>Component 2: Room (IS), required but may be empty:</w:t>
      </w:r>
    </w:p>
    <w:p w14:paraId="61BD2000" w14:textId="75560400"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patient's room. After point of care, it is the most general person location designation.</w:t>
      </w:r>
    </w:p>
    <w:p w14:paraId="2F8196FD" w14:textId="7FE47B18" w:rsidR="00B11855" w:rsidRPr="001F42D3" w:rsidRDefault="006D613E" w:rsidP="005C1693">
      <w:pPr>
        <w:pStyle w:val="BodyText"/>
      </w:pPr>
      <w:r w:rsidRPr="001F42D3">
        <w:t>HL7</w:t>
      </w:r>
      <w:r w:rsidR="00995105" w:rsidRPr="001F42D3">
        <w:t xml:space="preserve"> </w:t>
      </w:r>
      <w:r w:rsidR="003D003E" w:rsidRPr="001F42D3">
        <w:t>user-defined table 0303 does not suggest any values. The codification of rooms shall be defined at the site level in acute care settings.</w:t>
      </w:r>
    </w:p>
    <w:p w14:paraId="198A2C79" w14:textId="77777777" w:rsidR="00B11855" w:rsidRPr="001F42D3" w:rsidRDefault="003D003E" w:rsidP="005C1693">
      <w:pPr>
        <w:pStyle w:val="BodyText"/>
      </w:pPr>
      <w:r w:rsidRPr="001F42D3">
        <w:rPr>
          <w:b/>
          <w:bCs/>
        </w:rPr>
        <w:t>Component 3: Bed (IS), required but may be empty:</w:t>
      </w:r>
    </w:p>
    <w:p w14:paraId="64D8D926" w14:textId="7B5334BC"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patient's bed. After room, it is the most general person location designation.</w:t>
      </w:r>
    </w:p>
    <w:p w14:paraId="6E0F73AC" w14:textId="421B1B97" w:rsidR="00B11855" w:rsidRPr="001F42D3" w:rsidRDefault="006D613E" w:rsidP="005C1693">
      <w:pPr>
        <w:pStyle w:val="BodyText"/>
      </w:pPr>
      <w:r w:rsidRPr="001F42D3">
        <w:t>HL7</w:t>
      </w:r>
      <w:r w:rsidR="00995105" w:rsidRPr="001F42D3">
        <w:t xml:space="preserve"> </w:t>
      </w:r>
      <w:r w:rsidR="003D003E" w:rsidRPr="001F42D3">
        <w:t>user-defined table 0304 does not suggest any values. The codification of beds shall be defined at the site level in acute care settings.</w:t>
      </w:r>
    </w:p>
    <w:p w14:paraId="61D58AC3" w14:textId="77777777" w:rsidR="00B11855" w:rsidRPr="001F42D3" w:rsidRDefault="003D003E" w:rsidP="005C1693">
      <w:pPr>
        <w:pStyle w:val="BodyText"/>
      </w:pPr>
      <w:r w:rsidRPr="001F42D3">
        <w:rPr>
          <w:b/>
          <w:bCs/>
        </w:rPr>
        <w:t>Component 4: Facility (HD), required but may be empty:</w:t>
      </w:r>
    </w:p>
    <w:p w14:paraId="58394FA7" w14:textId="487B1910" w:rsidR="00B11855" w:rsidRPr="001F42D3" w:rsidRDefault="006D613E" w:rsidP="005C1693">
      <w:pPr>
        <w:pStyle w:val="BodyText"/>
      </w:pPr>
      <w:r w:rsidRPr="001F42D3">
        <w:t>HL7</w:t>
      </w:r>
      <w:r w:rsidR="00995105" w:rsidRPr="001F42D3">
        <w:t xml:space="preserve"> </w:t>
      </w:r>
      <w:r w:rsidR="003D003E" w:rsidRPr="001F42D3">
        <w:t>definition: This component is subject to site interpretation but generally describes the highest level physical designation of an institution, medical center or enterprise. It is the most general person location designation.</w:t>
      </w:r>
    </w:p>
    <w:p w14:paraId="29B19A54" w14:textId="77777777" w:rsidR="00B11855" w:rsidRPr="001F42D3" w:rsidRDefault="003D003E" w:rsidP="005C1693">
      <w:pPr>
        <w:pStyle w:val="BodyText"/>
      </w:pPr>
      <w:r w:rsidRPr="001F42D3">
        <w:t>The codification of facilities shall be defined at the highest level, according to the context of use of the PCD profile (acute care setting, ambulatory domain, etc.).</w:t>
      </w:r>
    </w:p>
    <w:p w14:paraId="1D7A4822" w14:textId="77777777" w:rsidR="00B11855" w:rsidRPr="001F42D3" w:rsidRDefault="003D003E" w:rsidP="005C1693">
      <w:pPr>
        <w:pStyle w:val="BodyText"/>
      </w:pPr>
      <w:r w:rsidRPr="001F42D3">
        <w:rPr>
          <w:b/>
          <w:bCs/>
        </w:rPr>
        <w:t>Component 6: Person Location Type (IS), conditional but may be empty:</w:t>
      </w:r>
    </w:p>
    <w:p w14:paraId="772DFBFE" w14:textId="77777777" w:rsidR="00B11855" w:rsidRPr="001F42D3" w:rsidRDefault="003D003E" w:rsidP="005C1693">
      <w:pPr>
        <w:pStyle w:val="BodyText"/>
      </w:pPr>
      <w:r w:rsidRPr="001F42D3">
        <w:t>IHE PCD condition: PL.6 is only populated if none of the other components of the PL data type are populated.</w:t>
      </w:r>
    </w:p>
    <w:p w14:paraId="3A292F97" w14:textId="24591A04" w:rsidR="00B11855" w:rsidRPr="001F42D3" w:rsidRDefault="006D613E" w:rsidP="005C1693">
      <w:pPr>
        <w:pStyle w:val="BodyText"/>
      </w:pPr>
      <w:r w:rsidRPr="001F42D3">
        <w:t>HL7</w:t>
      </w:r>
      <w:r w:rsidR="00995105" w:rsidRPr="001F42D3">
        <w:t xml:space="preserve"> </w:t>
      </w:r>
      <w:r w:rsidR="003D003E" w:rsidRPr="001F42D3">
        <w:t xml:space="preserve">definition: Person location type is the categorization of the person’s location defined by facility, building, floor, point of care, room or bed. Although not a required field, when used, it may be the only populated field. It usually includes values such as nursing unit, department, clinic, SNF, physician’s office. Refer to </w:t>
      </w:r>
      <w:r w:rsidRPr="001F42D3">
        <w:rPr>
          <w:rStyle w:val="Emphasis"/>
        </w:rPr>
        <w:t>HL7</w:t>
      </w:r>
      <w:r w:rsidR="00995105" w:rsidRPr="001F42D3">
        <w:rPr>
          <w:rStyle w:val="Emphasis"/>
        </w:rPr>
        <w:t xml:space="preserve"> </w:t>
      </w:r>
      <w:r w:rsidR="003D003E" w:rsidRPr="001F42D3">
        <w:rPr>
          <w:rStyle w:val="Emphasis"/>
        </w:rPr>
        <w:t>User-defined Table 0305 - Person location type</w:t>
      </w:r>
      <w:r w:rsidR="003D003E" w:rsidRPr="001F42D3">
        <w:t xml:space="preserve"> for suggested values.</w:t>
      </w:r>
    </w:p>
    <w:p w14:paraId="5FCDA4B6" w14:textId="0947C108" w:rsidR="00B11855" w:rsidRPr="001F42D3" w:rsidRDefault="003D003E" w:rsidP="00CF5627">
      <w:pPr>
        <w:pStyle w:val="TableTitle"/>
      </w:pPr>
      <w:r w:rsidRPr="001F42D3">
        <w:t xml:space="preserve">Table C.7-2: </w:t>
      </w:r>
      <w:r w:rsidR="006D613E" w:rsidRPr="001F42D3">
        <w:t>HL7</w:t>
      </w:r>
      <w:r w:rsidR="00995105" w:rsidRPr="001F42D3">
        <w:t xml:space="preserve"> </w:t>
      </w:r>
      <w:r w:rsidRPr="001F42D3">
        <w:t>User-defined Table 0305 - Person Location Type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600"/>
        <w:gridCol w:w="2160"/>
      </w:tblGrid>
      <w:tr w:rsidR="00C40FD5" w:rsidRPr="001F42D3" w14:paraId="6B067D52" w14:textId="77777777" w:rsidTr="005C1693">
        <w:trPr>
          <w:cantSplit/>
          <w:tblHeader/>
          <w:jc w:val="center"/>
        </w:trPr>
        <w:tc>
          <w:tcPr>
            <w:tcW w:w="1440" w:type="dxa"/>
            <w:shd w:val="clear" w:color="auto" w:fill="D9D9D9"/>
          </w:tcPr>
          <w:p w14:paraId="6F34C7E2" w14:textId="77777777" w:rsidR="00B11855" w:rsidRPr="001F42D3" w:rsidRDefault="003D003E" w:rsidP="00852E72">
            <w:pPr>
              <w:pStyle w:val="TableEntryHeader"/>
            </w:pPr>
            <w:r w:rsidRPr="001F42D3">
              <w:t>Value</w:t>
            </w:r>
          </w:p>
        </w:tc>
        <w:tc>
          <w:tcPr>
            <w:tcW w:w="3600" w:type="dxa"/>
            <w:shd w:val="clear" w:color="auto" w:fill="D9D9D9"/>
          </w:tcPr>
          <w:p w14:paraId="56E52D46" w14:textId="77777777" w:rsidR="00B11855" w:rsidRPr="001F42D3" w:rsidRDefault="003D003E" w:rsidP="00852E72">
            <w:pPr>
              <w:pStyle w:val="TableEntryHeader"/>
            </w:pPr>
            <w:r w:rsidRPr="001F42D3">
              <w:t>Description</w:t>
            </w:r>
          </w:p>
        </w:tc>
        <w:tc>
          <w:tcPr>
            <w:tcW w:w="2160" w:type="dxa"/>
            <w:shd w:val="clear" w:color="auto" w:fill="D9D9D9"/>
          </w:tcPr>
          <w:p w14:paraId="3106C028" w14:textId="77777777" w:rsidR="00B11855" w:rsidRPr="001F42D3" w:rsidRDefault="003D003E" w:rsidP="00852E72">
            <w:pPr>
              <w:pStyle w:val="TableEntryHeader"/>
            </w:pPr>
            <w:r w:rsidRPr="001F42D3">
              <w:t>Comment</w:t>
            </w:r>
          </w:p>
        </w:tc>
      </w:tr>
      <w:tr w:rsidR="00B11855" w:rsidRPr="001F42D3" w14:paraId="60DE82CF" w14:textId="77777777" w:rsidTr="006C0E8E">
        <w:trPr>
          <w:cantSplit/>
          <w:jc w:val="center"/>
        </w:trPr>
        <w:tc>
          <w:tcPr>
            <w:tcW w:w="1440" w:type="dxa"/>
          </w:tcPr>
          <w:p w14:paraId="730294DE" w14:textId="77777777" w:rsidR="00B11855" w:rsidRPr="001F42D3" w:rsidRDefault="003D003E" w:rsidP="00852E72">
            <w:pPr>
              <w:pStyle w:val="TableEntry"/>
            </w:pPr>
            <w:r w:rsidRPr="001F42D3">
              <w:t>C</w:t>
            </w:r>
          </w:p>
        </w:tc>
        <w:tc>
          <w:tcPr>
            <w:tcW w:w="3600" w:type="dxa"/>
          </w:tcPr>
          <w:p w14:paraId="45160002" w14:textId="77777777" w:rsidR="00B11855" w:rsidRPr="001F42D3" w:rsidRDefault="003D003E" w:rsidP="00852E72">
            <w:pPr>
              <w:pStyle w:val="TableEntry"/>
            </w:pPr>
            <w:r w:rsidRPr="001F42D3">
              <w:t>Clinic</w:t>
            </w:r>
          </w:p>
        </w:tc>
        <w:tc>
          <w:tcPr>
            <w:tcW w:w="2160" w:type="dxa"/>
          </w:tcPr>
          <w:p w14:paraId="780B3433" w14:textId="77777777" w:rsidR="00B11855" w:rsidRPr="001F42D3" w:rsidRDefault="00B11855" w:rsidP="00852E72">
            <w:pPr>
              <w:pStyle w:val="TableEntry"/>
            </w:pPr>
          </w:p>
        </w:tc>
      </w:tr>
      <w:tr w:rsidR="00B11855" w:rsidRPr="001F42D3" w14:paraId="3042B637" w14:textId="77777777" w:rsidTr="006C0E8E">
        <w:trPr>
          <w:cantSplit/>
          <w:jc w:val="center"/>
        </w:trPr>
        <w:tc>
          <w:tcPr>
            <w:tcW w:w="1440" w:type="dxa"/>
          </w:tcPr>
          <w:p w14:paraId="534D29D2" w14:textId="77777777" w:rsidR="00B11855" w:rsidRPr="001F42D3" w:rsidRDefault="003D003E" w:rsidP="00852E72">
            <w:pPr>
              <w:pStyle w:val="TableEntry"/>
            </w:pPr>
            <w:r w:rsidRPr="001F42D3">
              <w:lastRenderedPageBreak/>
              <w:t>D</w:t>
            </w:r>
          </w:p>
        </w:tc>
        <w:tc>
          <w:tcPr>
            <w:tcW w:w="3600" w:type="dxa"/>
          </w:tcPr>
          <w:p w14:paraId="524A4956" w14:textId="77777777" w:rsidR="00B11855" w:rsidRPr="001F42D3" w:rsidRDefault="003D003E" w:rsidP="00852E72">
            <w:pPr>
              <w:pStyle w:val="TableEntry"/>
            </w:pPr>
            <w:r w:rsidRPr="001F42D3">
              <w:t>Department</w:t>
            </w:r>
          </w:p>
        </w:tc>
        <w:tc>
          <w:tcPr>
            <w:tcW w:w="2160" w:type="dxa"/>
          </w:tcPr>
          <w:p w14:paraId="06EC3F3D" w14:textId="77777777" w:rsidR="00B11855" w:rsidRPr="001F42D3" w:rsidRDefault="00B11855" w:rsidP="00852E72">
            <w:pPr>
              <w:pStyle w:val="TableEntry"/>
            </w:pPr>
          </w:p>
        </w:tc>
      </w:tr>
      <w:tr w:rsidR="00B11855" w:rsidRPr="001F42D3" w14:paraId="46B4A001" w14:textId="77777777" w:rsidTr="006C0E8E">
        <w:trPr>
          <w:cantSplit/>
          <w:jc w:val="center"/>
        </w:trPr>
        <w:tc>
          <w:tcPr>
            <w:tcW w:w="1440" w:type="dxa"/>
          </w:tcPr>
          <w:p w14:paraId="0A553885" w14:textId="77777777" w:rsidR="00B11855" w:rsidRPr="001F42D3" w:rsidRDefault="003D003E" w:rsidP="00852E72">
            <w:pPr>
              <w:pStyle w:val="TableEntry"/>
            </w:pPr>
            <w:r w:rsidRPr="001F42D3">
              <w:t>H</w:t>
            </w:r>
          </w:p>
        </w:tc>
        <w:tc>
          <w:tcPr>
            <w:tcW w:w="3600" w:type="dxa"/>
          </w:tcPr>
          <w:p w14:paraId="0266064F" w14:textId="77777777" w:rsidR="00B11855" w:rsidRPr="001F42D3" w:rsidRDefault="003D003E" w:rsidP="00852E72">
            <w:pPr>
              <w:pStyle w:val="TableEntry"/>
            </w:pPr>
            <w:r w:rsidRPr="001F42D3">
              <w:t>Home</w:t>
            </w:r>
          </w:p>
        </w:tc>
        <w:tc>
          <w:tcPr>
            <w:tcW w:w="2160" w:type="dxa"/>
          </w:tcPr>
          <w:p w14:paraId="1F0CBCD3" w14:textId="77777777" w:rsidR="00B11855" w:rsidRPr="001F42D3" w:rsidRDefault="00B11855" w:rsidP="00852E72">
            <w:pPr>
              <w:pStyle w:val="TableEntry"/>
            </w:pPr>
          </w:p>
        </w:tc>
      </w:tr>
      <w:tr w:rsidR="00B11855" w:rsidRPr="001F42D3" w14:paraId="0C41E51E" w14:textId="77777777" w:rsidTr="006C0E8E">
        <w:trPr>
          <w:cantSplit/>
          <w:jc w:val="center"/>
        </w:trPr>
        <w:tc>
          <w:tcPr>
            <w:tcW w:w="1440" w:type="dxa"/>
          </w:tcPr>
          <w:p w14:paraId="1A6B1D6F" w14:textId="77777777" w:rsidR="00B11855" w:rsidRPr="001F42D3" w:rsidRDefault="003D003E" w:rsidP="00852E72">
            <w:pPr>
              <w:pStyle w:val="TableEntry"/>
            </w:pPr>
            <w:r w:rsidRPr="001F42D3">
              <w:t>N</w:t>
            </w:r>
          </w:p>
        </w:tc>
        <w:tc>
          <w:tcPr>
            <w:tcW w:w="3600" w:type="dxa"/>
          </w:tcPr>
          <w:p w14:paraId="1A54E15A" w14:textId="77777777" w:rsidR="00B11855" w:rsidRPr="001F42D3" w:rsidRDefault="003D003E" w:rsidP="00852E72">
            <w:pPr>
              <w:pStyle w:val="TableEntry"/>
            </w:pPr>
            <w:r w:rsidRPr="001F42D3">
              <w:t>Nursing Unit</w:t>
            </w:r>
          </w:p>
        </w:tc>
        <w:tc>
          <w:tcPr>
            <w:tcW w:w="2160" w:type="dxa"/>
          </w:tcPr>
          <w:p w14:paraId="4555EBBF" w14:textId="77777777" w:rsidR="00B11855" w:rsidRPr="001F42D3" w:rsidRDefault="00B11855" w:rsidP="00852E72">
            <w:pPr>
              <w:pStyle w:val="TableEntry"/>
            </w:pPr>
          </w:p>
        </w:tc>
      </w:tr>
      <w:tr w:rsidR="00B11855" w:rsidRPr="001F42D3" w14:paraId="2865DF85" w14:textId="77777777" w:rsidTr="006C0E8E">
        <w:trPr>
          <w:cantSplit/>
          <w:jc w:val="center"/>
        </w:trPr>
        <w:tc>
          <w:tcPr>
            <w:tcW w:w="1440" w:type="dxa"/>
          </w:tcPr>
          <w:p w14:paraId="56FF647F" w14:textId="77777777" w:rsidR="00B11855" w:rsidRPr="001F42D3" w:rsidRDefault="003D003E" w:rsidP="00852E72">
            <w:pPr>
              <w:pStyle w:val="TableEntry"/>
            </w:pPr>
            <w:r w:rsidRPr="001F42D3">
              <w:t>O</w:t>
            </w:r>
          </w:p>
        </w:tc>
        <w:tc>
          <w:tcPr>
            <w:tcW w:w="3600" w:type="dxa"/>
          </w:tcPr>
          <w:p w14:paraId="1EBF499C" w14:textId="77777777" w:rsidR="00B11855" w:rsidRPr="001F42D3" w:rsidRDefault="003D003E" w:rsidP="00852E72">
            <w:pPr>
              <w:pStyle w:val="TableEntry"/>
            </w:pPr>
            <w:r w:rsidRPr="001F42D3">
              <w:t>Provider’s Office</w:t>
            </w:r>
          </w:p>
        </w:tc>
        <w:tc>
          <w:tcPr>
            <w:tcW w:w="2160" w:type="dxa"/>
          </w:tcPr>
          <w:p w14:paraId="2B77A79C" w14:textId="77777777" w:rsidR="00B11855" w:rsidRPr="001F42D3" w:rsidRDefault="00B11855" w:rsidP="00852E72">
            <w:pPr>
              <w:pStyle w:val="TableEntry"/>
            </w:pPr>
          </w:p>
        </w:tc>
      </w:tr>
      <w:tr w:rsidR="00B11855" w:rsidRPr="001F42D3" w14:paraId="42791621" w14:textId="77777777" w:rsidTr="006C0E8E">
        <w:trPr>
          <w:cantSplit/>
          <w:jc w:val="center"/>
        </w:trPr>
        <w:tc>
          <w:tcPr>
            <w:tcW w:w="1440" w:type="dxa"/>
          </w:tcPr>
          <w:p w14:paraId="673CAE9B" w14:textId="77777777" w:rsidR="00B11855" w:rsidRPr="001F42D3" w:rsidRDefault="003D003E" w:rsidP="00852E72">
            <w:pPr>
              <w:pStyle w:val="TableEntry"/>
            </w:pPr>
            <w:r w:rsidRPr="001F42D3">
              <w:t>P</w:t>
            </w:r>
          </w:p>
        </w:tc>
        <w:tc>
          <w:tcPr>
            <w:tcW w:w="3600" w:type="dxa"/>
          </w:tcPr>
          <w:p w14:paraId="1E03607B" w14:textId="77777777" w:rsidR="00B11855" w:rsidRPr="001F42D3" w:rsidRDefault="003D003E" w:rsidP="00852E72">
            <w:pPr>
              <w:pStyle w:val="TableEntry"/>
            </w:pPr>
            <w:r w:rsidRPr="001F42D3">
              <w:t>Phone</w:t>
            </w:r>
          </w:p>
        </w:tc>
        <w:tc>
          <w:tcPr>
            <w:tcW w:w="2160" w:type="dxa"/>
          </w:tcPr>
          <w:p w14:paraId="0298FEF1" w14:textId="77777777" w:rsidR="00B11855" w:rsidRPr="001F42D3" w:rsidRDefault="00B11855" w:rsidP="00852E72">
            <w:pPr>
              <w:pStyle w:val="TableEntry"/>
            </w:pPr>
          </w:p>
        </w:tc>
      </w:tr>
      <w:tr w:rsidR="00B11855" w:rsidRPr="001F42D3" w14:paraId="18BAD06C" w14:textId="77777777" w:rsidTr="006C0E8E">
        <w:trPr>
          <w:cantSplit/>
          <w:jc w:val="center"/>
        </w:trPr>
        <w:tc>
          <w:tcPr>
            <w:tcW w:w="1440" w:type="dxa"/>
          </w:tcPr>
          <w:p w14:paraId="3A52BAC5" w14:textId="77777777" w:rsidR="00B11855" w:rsidRPr="001F42D3" w:rsidRDefault="003D003E" w:rsidP="00852E72">
            <w:pPr>
              <w:pStyle w:val="TableEntry"/>
            </w:pPr>
            <w:r w:rsidRPr="001F42D3">
              <w:t>S</w:t>
            </w:r>
          </w:p>
        </w:tc>
        <w:tc>
          <w:tcPr>
            <w:tcW w:w="3600" w:type="dxa"/>
          </w:tcPr>
          <w:p w14:paraId="12D3ECB0" w14:textId="77777777" w:rsidR="00B11855" w:rsidRPr="001F42D3" w:rsidRDefault="003D003E" w:rsidP="00852E72">
            <w:pPr>
              <w:pStyle w:val="TableEntry"/>
            </w:pPr>
            <w:r w:rsidRPr="001F42D3">
              <w:t>SNF</w:t>
            </w:r>
          </w:p>
        </w:tc>
        <w:tc>
          <w:tcPr>
            <w:tcW w:w="2160" w:type="dxa"/>
          </w:tcPr>
          <w:p w14:paraId="672BDC99" w14:textId="77777777" w:rsidR="00B11855" w:rsidRPr="001F42D3" w:rsidRDefault="00B11855" w:rsidP="00852E72">
            <w:pPr>
              <w:pStyle w:val="TableEntry"/>
            </w:pPr>
          </w:p>
        </w:tc>
      </w:tr>
    </w:tbl>
    <w:p w14:paraId="37E6528D" w14:textId="77777777" w:rsidR="00E05E82" w:rsidRPr="001F42D3" w:rsidRDefault="00E05E82" w:rsidP="005C1693">
      <w:pPr>
        <w:pStyle w:val="BodyText"/>
      </w:pPr>
    </w:p>
    <w:p w14:paraId="51DA75DB" w14:textId="06D1C103" w:rsidR="00B11855" w:rsidRPr="001F42D3" w:rsidRDefault="003D003E" w:rsidP="005C1693">
      <w:pPr>
        <w:pStyle w:val="BodyText"/>
      </w:pPr>
      <w:r w:rsidRPr="001F42D3">
        <w:t>National extensions of this profile may further constrain on extend this table.</w:t>
      </w:r>
    </w:p>
    <w:p w14:paraId="44E83C5B" w14:textId="77777777" w:rsidR="00B11855" w:rsidRPr="001F42D3" w:rsidRDefault="003D003E" w:rsidP="005C1693">
      <w:pPr>
        <w:pStyle w:val="BodyText"/>
      </w:pPr>
      <w:r w:rsidRPr="001F42D3">
        <w:rPr>
          <w:b/>
          <w:bCs/>
        </w:rPr>
        <w:t>Component 7: Building (IS), required but may be empty:</w:t>
      </w:r>
    </w:p>
    <w:p w14:paraId="1C605B2F" w14:textId="20C4FE84"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building where the person is located. After facility, it is the most general person location designation.</w:t>
      </w:r>
    </w:p>
    <w:p w14:paraId="3796D1AC" w14:textId="4064C0AE" w:rsidR="00B11855" w:rsidRPr="001F42D3" w:rsidRDefault="006D613E" w:rsidP="005C1693">
      <w:pPr>
        <w:pStyle w:val="BodyText"/>
      </w:pPr>
      <w:r w:rsidRPr="001F42D3">
        <w:t>HL7</w:t>
      </w:r>
      <w:r w:rsidR="00995105" w:rsidRPr="001F42D3">
        <w:t xml:space="preserve"> </w:t>
      </w:r>
      <w:r w:rsidR="003D003E" w:rsidRPr="001F42D3">
        <w:t>user-defined table 0307 does not suggest any values. The codification of buildings shall be defined at the site level in acute care settings.</w:t>
      </w:r>
    </w:p>
    <w:p w14:paraId="2FF684C8" w14:textId="77777777" w:rsidR="00B11855" w:rsidRPr="001F42D3" w:rsidRDefault="003D003E" w:rsidP="005C1693">
      <w:pPr>
        <w:pStyle w:val="BodyText"/>
      </w:pPr>
      <w:r w:rsidRPr="001F42D3">
        <w:rPr>
          <w:b/>
          <w:bCs/>
        </w:rPr>
        <w:t>Component 8: Floor (IS), required but may be empty:</w:t>
      </w:r>
    </w:p>
    <w:p w14:paraId="1F50C992" w14:textId="7440ABEC" w:rsidR="00B11855" w:rsidRPr="001F42D3" w:rsidRDefault="006D613E" w:rsidP="005C1693">
      <w:pPr>
        <w:pStyle w:val="BodyText"/>
      </w:pPr>
      <w:r w:rsidRPr="001F42D3">
        <w:t>HL7</w:t>
      </w:r>
      <w:r w:rsidR="00995105" w:rsidRPr="001F42D3">
        <w:t xml:space="preserve"> </w:t>
      </w:r>
      <w:r w:rsidR="003D003E" w:rsidRPr="001F42D3">
        <w:t>definition: This component specifies the code for the floor where the person is located. After building, it is the most general person location designation.</w:t>
      </w:r>
    </w:p>
    <w:p w14:paraId="7951A281" w14:textId="70107F55" w:rsidR="00B11855" w:rsidRPr="001F42D3" w:rsidRDefault="006D613E" w:rsidP="005C1693">
      <w:pPr>
        <w:pStyle w:val="BodyText"/>
      </w:pPr>
      <w:r w:rsidRPr="001F42D3">
        <w:t>HL7</w:t>
      </w:r>
      <w:r w:rsidR="00995105" w:rsidRPr="001F42D3">
        <w:t xml:space="preserve"> </w:t>
      </w:r>
      <w:r w:rsidR="003D003E" w:rsidRPr="001F42D3">
        <w:t>user-defined table 308 does not suggest any values. The codification of floors shall be defined at the site level in acute care settings.</w:t>
      </w:r>
    </w:p>
    <w:p w14:paraId="4BD41F1B" w14:textId="77777777" w:rsidR="00B11855" w:rsidRPr="001F42D3" w:rsidRDefault="003D003E" w:rsidP="005C1693">
      <w:pPr>
        <w:pStyle w:val="BodyText"/>
      </w:pPr>
      <w:r w:rsidRPr="001F42D3">
        <w:rPr>
          <w:b/>
          <w:bCs/>
        </w:rPr>
        <w:t>Component 9: Location description (ST), required but may be empty:</w:t>
      </w:r>
    </w:p>
    <w:p w14:paraId="23BA2C8C" w14:textId="43F1D0CC" w:rsidR="00B11855" w:rsidRPr="001F42D3" w:rsidRDefault="006D613E" w:rsidP="005C1693">
      <w:pPr>
        <w:pStyle w:val="BodyText"/>
      </w:pPr>
      <w:r w:rsidRPr="001F42D3">
        <w:t>HL7</w:t>
      </w:r>
      <w:r w:rsidR="00995105" w:rsidRPr="001F42D3">
        <w:t xml:space="preserve"> </w:t>
      </w:r>
      <w:r w:rsidR="003D003E" w:rsidRPr="001F42D3">
        <w:t>definition: This component describes the location in free text.</w:t>
      </w:r>
    </w:p>
    <w:p w14:paraId="384BB341" w14:textId="77777777" w:rsidR="00B11855" w:rsidRPr="001F42D3" w:rsidRDefault="003D003E" w:rsidP="005C1693">
      <w:pPr>
        <w:pStyle w:val="BodyText"/>
      </w:pPr>
      <w:r w:rsidRPr="001F42D3">
        <w:rPr>
          <w:b/>
          <w:bCs/>
        </w:rPr>
        <w:t>Component 10: Comprehensive Location Identifier (EI), required but may be empty:</w:t>
      </w:r>
    </w:p>
    <w:p w14:paraId="4B288786" w14:textId="2EE3F1C2" w:rsidR="00B11855" w:rsidRPr="001F42D3" w:rsidRDefault="006D613E" w:rsidP="005C1693">
      <w:pPr>
        <w:pStyle w:val="BodyText"/>
      </w:pPr>
      <w:r w:rsidRPr="001F42D3">
        <w:t>HL7</w:t>
      </w:r>
      <w:r w:rsidR="00995105" w:rsidRPr="001F42D3">
        <w:t xml:space="preserve"> </w:t>
      </w:r>
      <w:r w:rsidR="003D003E" w:rsidRPr="001F42D3">
        <w:t>definition: The unique identifier that represents the physical location as a whole without regard for the individual components. This accommodates sites that may have a different method of defining physical units or who may code at a less granular level. For example, point of care, room, and bed may be 1 indivisible code.</w:t>
      </w:r>
    </w:p>
    <w:p w14:paraId="6CE40162" w14:textId="77777777" w:rsidR="00B11855" w:rsidRPr="001F42D3" w:rsidRDefault="003D003E" w:rsidP="005C1693">
      <w:pPr>
        <w:pStyle w:val="BodyText"/>
      </w:pPr>
      <w:r w:rsidRPr="001F42D3">
        <w:rPr>
          <w:b/>
          <w:bCs/>
        </w:rPr>
        <w:t>Component 11: Assigning Authority for Location (HD), required but may be empty:</w:t>
      </w:r>
    </w:p>
    <w:p w14:paraId="0216076A" w14:textId="2A3563D9" w:rsidR="00B11855" w:rsidRPr="001F42D3" w:rsidRDefault="006D613E" w:rsidP="005C1693">
      <w:pPr>
        <w:pStyle w:val="BodyText"/>
      </w:pPr>
      <w:r w:rsidRPr="001F42D3">
        <w:t>HL7</w:t>
      </w:r>
      <w:r w:rsidR="00995105" w:rsidRPr="001F42D3">
        <w:t xml:space="preserve"> </w:t>
      </w:r>
      <w:r w:rsidR="003D003E" w:rsidRPr="001F42D3">
        <w:t xml:space="preserve">definition: The entity that creates the data for the individual physical location components. If populated, it should be the authority for all components populated. Refer to </w:t>
      </w:r>
      <w:r w:rsidRPr="001F42D3">
        <w:t>HL7</w:t>
      </w:r>
      <w:r w:rsidR="00995105" w:rsidRPr="001F42D3">
        <w:t xml:space="preserve"> </w:t>
      </w:r>
      <w:r w:rsidR="003D003E" w:rsidRPr="001F42D3">
        <w:t>User-defined Table 0363 - Assigning authority for suggested values for the first sub-component of the HD component, &lt;namespace ID&gt;.</w:t>
      </w:r>
    </w:p>
    <w:p w14:paraId="222715E5" w14:textId="5D443AC5" w:rsidR="00B11855" w:rsidRPr="001F42D3" w:rsidRDefault="003D003E" w:rsidP="005C1693">
      <w:pPr>
        <w:pStyle w:val="BodyText"/>
      </w:pPr>
      <w:r w:rsidRPr="001F42D3">
        <w:t xml:space="preserve">By site agreement, implementers may continue to use </w:t>
      </w:r>
      <w:r w:rsidR="006D613E" w:rsidRPr="001F42D3">
        <w:t>HL7</w:t>
      </w:r>
      <w:r w:rsidR="00995105" w:rsidRPr="001F42D3">
        <w:t xml:space="preserve"> </w:t>
      </w:r>
      <w:r w:rsidRPr="001F42D3">
        <w:t>User-defined Table 0300 - Namespace ID for the first sub-component.</w:t>
      </w:r>
    </w:p>
    <w:p w14:paraId="507FC85C" w14:textId="3E708537" w:rsidR="00B11855" w:rsidRPr="001F42D3" w:rsidRDefault="00D53FC4" w:rsidP="00B34AEB">
      <w:pPr>
        <w:pStyle w:val="Heading2"/>
        <w:numPr>
          <w:ilvl w:val="0"/>
          <w:numId w:val="0"/>
        </w:numPr>
        <w:rPr>
          <w:noProof w:val="0"/>
        </w:rPr>
      </w:pPr>
      <w:bookmarkStart w:id="1741" w:name="_Toc401769879"/>
      <w:bookmarkStart w:id="1742" w:name="_Toc214889798"/>
      <w:r w:rsidRPr="001F42D3">
        <w:rPr>
          <w:noProof w:val="0"/>
        </w:rPr>
        <w:lastRenderedPageBreak/>
        <w:t xml:space="preserve">C.8 </w:t>
      </w:r>
      <w:r w:rsidR="003D003E" w:rsidRPr="001F42D3">
        <w:rPr>
          <w:noProof w:val="0"/>
        </w:rPr>
        <w:t>XPN Data Type</w:t>
      </w:r>
      <w:bookmarkEnd w:id="1741"/>
      <w:bookmarkEnd w:id="1742"/>
    </w:p>
    <w:p w14:paraId="2DBDDAD0" w14:textId="77777777" w:rsidR="00B11855" w:rsidRPr="001F42D3" w:rsidRDefault="003D003E" w:rsidP="00CF5627">
      <w:pPr>
        <w:pStyle w:val="TableTitle"/>
      </w:pPr>
      <w:r w:rsidRPr="001F42D3">
        <w:t>Table C.8-1: XPN-Extended Person Name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0FAE3711" w14:textId="77777777" w:rsidTr="00A92110">
        <w:trPr>
          <w:cantSplit/>
          <w:tblHeader/>
          <w:jc w:val="center"/>
        </w:trPr>
        <w:tc>
          <w:tcPr>
            <w:tcW w:w="783" w:type="dxa"/>
            <w:shd w:val="clear" w:color="auto" w:fill="D9D9D9"/>
          </w:tcPr>
          <w:p w14:paraId="67801A41" w14:textId="77777777" w:rsidR="00B11855" w:rsidRPr="001F42D3" w:rsidRDefault="003D003E" w:rsidP="00DC2467">
            <w:pPr>
              <w:pStyle w:val="TableEntryHeader"/>
            </w:pPr>
            <w:r w:rsidRPr="001F42D3">
              <w:t>SEQ</w:t>
            </w:r>
          </w:p>
        </w:tc>
        <w:tc>
          <w:tcPr>
            <w:tcW w:w="764" w:type="dxa"/>
            <w:shd w:val="clear" w:color="auto" w:fill="D9D9D9"/>
          </w:tcPr>
          <w:p w14:paraId="387C0E66" w14:textId="77777777" w:rsidR="00B11855" w:rsidRPr="001F42D3" w:rsidRDefault="003D003E" w:rsidP="00DC2467">
            <w:pPr>
              <w:pStyle w:val="TableEntryHeader"/>
            </w:pPr>
            <w:r w:rsidRPr="001F42D3">
              <w:t>LEN</w:t>
            </w:r>
          </w:p>
        </w:tc>
        <w:tc>
          <w:tcPr>
            <w:tcW w:w="760" w:type="dxa"/>
            <w:shd w:val="clear" w:color="auto" w:fill="D9D9D9"/>
          </w:tcPr>
          <w:p w14:paraId="0A413048" w14:textId="77777777" w:rsidR="00B11855" w:rsidRPr="001F42D3" w:rsidRDefault="003D003E" w:rsidP="00DC2467">
            <w:pPr>
              <w:pStyle w:val="TableEntryHeader"/>
            </w:pPr>
            <w:r w:rsidRPr="001F42D3">
              <w:t>DT</w:t>
            </w:r>
          </w:p>
        </w:tc>
        <w:tc>
          <w:tcPr>
            <w:tcW w:w="961" w:type="dxa"/>
            <w:shd w:val="clear" w:color="auto" w:fill="D9D9D9"/>
          </w:tcPr>
          <w:p w14:paraId="01E5E9BD" w14:textId="77777777" w:rsidR="00B11855" w:rsidRPr="001F42D3" w:rsidRDefault="003D003E" w:rsidP="00DC2467">
            <w:pPr>
              <w:pStyle w:val="TableEntryHeader"/>
            </w:pPr>
            <w:r w:rsidRPr="001F42D3">
              <w:t>Usage</w:t>
            </w:r>
          </w:p>
        </w:tc>
        <w:tc>
          <w:tcPr>
            <w:tcW w:w="1316" w:type="dxa"/>
            <w:shd w:val="clear" w:color="auto" w:fill="D9D9D9"/>
          </w:tcPr>
          <w:p w14:paraId="6C44B83F" w14:textId="77777777" w:rsidR="00B11855" w:rsidRPr="001F42D3" w:rsidRDefault="003D003E" w:rsidP="00DC2467">
            <w:pPr>
              <w:pStyle w:val="TableEntryHeader"/>
            </w:pPr>
            <w:r w:rsidRPr="001F42D3">
              <w:t>Card.</w:t>
            </w:r>
          </w:p>
        </w:tc>
        <w:tc>
          <w:tcPr>
            <w:tcW w:w="861" w:type="dxa"/>
            <w:shd w:val="clear" w:color="auto" w:fill="D9D9D9"/>
          </w:tcPr>
          <w:p w14:paraId="235D38C2" w14:textId="77777777" w:rsidR="00B11855" w:rsidRPr="001F42D3" w:rsidRDefault="003D003E" w:rsidP="00DC2467">
            <w:pPr>
              <w:pStyle w:val="TableEntryHeader"/>
            </w:pPr>
            <w:r w:rsidRPr="001F42D3">
              <w:t>TBL#</w:t>
            </w:r>
          </w:p>
        </w:tc>
        <w:tc>
          <w:tcPr>
            <w:tcW w:w="2834" w:type="dxa"/>
            <w:shd w:val="clear" w:color="auto" w:fill="D9D9D9"/>
          </w:tcPr>
          <w:p w14:paraId="4A573C39" w14:textId="77777777" w:rsidR="00B11855" w:rsidRPr="001F42D3" w:rsidRDefault="003D003E" w:rsidP="00DC2467">
            <w:pPr>
              <w:pStyle w:val="TableEntryHeader"/>
            </w:pPr>
            <w:r w:rsidRPr="001F42D3">
              <w:t>Component name</w:t>
            </w:r>
          </w:p>
        </w:tc>
      </w:tr>
      <w:tr w:rsidR="00C40FD5" w:rsidRPr="001F42D3" w14:paraId="6669E507" w14:textId="77777777" w:rsidTr="006C0E8E">
        <w:trPr>
          <w:cantSplit/>
          <w:jc w:val="center"/>
        </w:trPr>
        <w:tc>
          <w:tcPr>
            <w:tcW w:w="783" w:type="dxa"/>
          </w:tcPr>
          <w:p w14:paraId="29835148" w14:textId="77777777" w:rsidR="00B11855" w:rsidRPr="001F42D3" w:rsidRDefault="003D003E" w:rsidP="00DC2467">
            <w:pPr>
              <w:pStyle w:val="TableEntry"/>
            </w:pPr>
            <w:r w:rsidRPr="001F42D3">
              <w:t>1</w:t>
            </w:r>
          </w:p>
        </w:tc>
        <w:tc>
          <w:tcPr>
            <w:tcW w:w="764" w:type="dxa"/>
          </w:tcPr>
          <w:p w14:paraId="2DD20349" w14:textId="77777777" w:rsidR="00B11855" w:rsidRPr="001F42D3" w:rsidRDefault="003D003E" w:rsidP="00DC2467">
            <w:pPr>
              <w:pStyle w:val="TableEntry"/>
            </w:pPr>
            <w:r w:rsidRPr="001F42D3">
              <w:t>194</w:t>
            </w:r>
          </w:p>
        </w:tc>
        <w:tc>
          <w:tcPr>
            <w:tcW w:w="760" w:type="dxa"/>
          </w:tcPr>
          <w:p w14:paraId="6CD4CFF9" w14:textId="77777777" w:rsidR="00B11855" w:rsidRPr="001F42D3" w:rsidRDefault="003D003E" w:rsidP="00DC2467">
            <w:pPr>
              <w:pStyle w:val="TableEntry"/>
            </w:pPr>
            <w:r w:rsidRPr="001F42D3">
              <w:t>FN</w:t>
            </w:r>
          </w:p>
        </w:tc>
        <w:tc>
          <w:tcPr>
            <w:tcW w:w="961" w:type="dxa"/>
          </w:tcPr>
          <w:p w14:paraId="3B3B7619" w14:textId="77777777" w:rsidR="00B11855" w:rsidRPr="001F42D3" w:rsidRDefault="003D003E" w:rsidP="00DC2467">
            <w:pPr>
              <w:pStyle w:val="TableEntry"/>
            </w:pPr>
            <w:r w:rsidRPr="001F42D3">
              <w:t>RE</w:t>
            </w:r>
          </w:p>
        </w:tc>
        <w:tc>
          <w:tcPr>
            <w:tcW w:w="1316" w:type="dxa"/>
          </w:tcPr>
          <w:p w14:paraId="732E739F" w14:textId="77777777" w:rsidR="00B11855" w:rsidRPr="001F42D3" w:rsidRDefault="003D003E" w:rsidP="00DC2467">
            <w:pPr>
              <w:pStyle w:val="TableEntry"/>
            </w:pPr>
            <w:r w:rsidRPr="001F42D3">
              <w:t>[0..1]</w:t>
            </w:r>
          </w:p>
        </w:tc>
        <w:tc>
          <w:tcPr>
            <w:tcW w:w="861" w:type="dxa"/>
          </w:tcPr>
          <w:p w14:paraId="58169318" w14:textId="77777777" w:rsidR="00B11855" w:rsidRPr="001F42D3" w:rsidRDefault="00B11855" w:rsidP="00DC2467">
            <w:pPr>
              <w:pStyle w:val="TableEntry"/>
            </w:pPr>
          </w:p>
        </w:tc>
        <w:tc>
          <w:tcPr>
            <w:tcW w:w="2834" w:type="dxa"/>
          </w:tcPr>
          <w:p w14:paraId="7515F521" w14:textId="77777777" w:rsidR="00B11855" w:rsidRPr="001F42D3" w:rsidRDefault="003D003E" w:rsidP="00DC2467">
            <w:pPr>
              <w:pStyle w:val="TableEntry"/>
            </w:pPr>
            <w:r w:rsidRPr="001F42D3">
              <w:t>Family Name</w:t>
            </w:r>
          </w:p>
        </w:tc>
      </w:tr>
      <w:tr w:rsidR="00C40FD5" w:rsidRPr="001F42D3" w14:paraId="571197AA" w14:textId="77777777" w:rsidTr="006C0E8E">
        <w:trPr>
          <w:cantSplit/>
          <w:jc w:val="center"/>
        </w:trPr>
        <w:tc>
          <w:tcPr>
            <w:tcW w:w="783" w:type="dxa"/>
          </w:tcPr>
          <w:p w14:paraId="07842912" w14:textId="77777777" w:rsidR="00B11855" w:rsidRPr="001F42D3" w:rsidRDefault="003D003E" w:rsidP="00DC2467">
            <w:pPr>
              <w:pStyle w:val="TableEntry"/>
            </w:pPr>
            <w:r w:rsidRPr="001F42D3">
              <w:t>2</w:t>
            </w:r>
          </w:p>
        </w:tc>
        <w:tc>
          <w:tcPr>
            <w:tcW w:w="764" w:type="dxa"/>
          </w:tcPr>
          <w:p w14:paraId="74283DC0" w14:textId="77777777" w:rsidR="00B11855" w:rsidRPr="001F42D3" w:rsidRDefault="003D003E" w:rsidP="00DC2467">
            <w:pPr>
              <w:pStyle w:val="TableEntry"/>
            </w:pPr>
            <w:r w:rsidRPr="001F42D3">
              <w:t>30</w:t>
            </w:r>
          </w:p>
        </w:tc>
        <w:tc>
          <w:tcPr>
            <w:tcW w:w="760" w:type="dxa"/>
          </w:tcPr>
          <w:p w14:paraId="46D5E104" w14:textId="77777777" w:rsidR="00B11855" w:rsidRPr="001F42D3" w:rsidRDefault="003D003E" w:rsidP="00DC2467">
            <w:pPr>
              <w:pStyle w:val="TableEntry"/>
            </w:pPr>
            <w:r w:rsidRPr="001F42D3">
              <w:t>ST</w:t>
            </w:r>
          </w:p>
        </w:tc>
        <w:tc>
          <w:tcPr>
            <w:tcW w:w="961" w:type="dxa"/>
          </w:tcPr>
          <w:p w14:paraId="16263072" w14:textId="77777777" w:rsidR="00B11855" w:rsidRPr="001F42D3" w:rsidRDefault="003D003E" w:rsidP="00DC2467">
            <w:pPr>
              <w:pStyle w:val="TableEntry"/>
            </w:pPr>
            <w:r w:rsidRPr="001F42D3">
              <w:t>RE</w:t>
            </w:r>
          </w:p>
        </w:tc>
        <w:tc>
          <w:tcPr>
            <w:tcW w:w="1316" w:type="dxa"/>
          </w:tcPr>
          <w:p w14:paraId="521D3EA9" w14:textId="77777777" w:rsidR="00B11855" w:rsidRPr="001F42D3" w:rsidRDefault="003D003E" w:rsidP="00DC2467">
            <w:pPr>
              <w:pStyle w:val="TableEntry"/>
            </w:pPr>
            <w:r w:rsidRPr="001F42D3">
              <w:t>[0..1]</w:t>
            </w:r>
          </w:p>
        </w:tc>
        <w:tc>
          <w:tcPr>
            <w:tcW w:w="861" w:type="dxa"/>
          </w:tcPr>
          <w:p w14:paraId="46F9AA8B" w14:textId="77777777" w:rsidR="00B11855" w:rsidRPr="001F42D3" w:rsidRDefault="00B11855" w:rsidP="00DC2467">
            <w:pPr>
              <w:pStyle w:val="TableEntry"/>
            </w:pPr>
          </w:p>
        </w:tc>
        <w:tc>
          <w:tcPr>
            <w:tcW w:w="2834" w:type="dxa"/>
          </w:tcPr>
          <w:p w14:paraId="73106578" w14:textId="77777777" w:rsidR="00B11855" w:rsidRPr="001F42D3" w:rsidRDefault="003D003E" w:rsidP="00DC2467">
            <w:pPr>
              <w:pStyle w:val="TableEntry"/>
            </w:pPr>
            <w:r w:rsidRPr="001F42D3">
              <w:t>Given Name</w:t>
            </w:r>
          </w:p>
        </w:tc>
      </w:tr>
      <w:tr w:rsidR="00C40FD5" w:rsidRPr="001F42D3" w14:paraId="559B1AA8" w14:textId="77777777" w:rsidTr="006C0E8E">
        <w:trPr>
          <w:cantSplit/>
          <w:jc w:val="center"/>
        </w:trPr>
        <w:tc>
          <w:tcPr>
            <w:tcW w:w="783" w:type="dxa"/>
          </w:tcPr>
          <w:p w14:paraId="58F44453" w14:textId="77777777" w:rsidR="00B11855" w:rsidRPr="001F42D3" w:rsidRDefault="003D003E" w:rsidP="00DC2467">
            <w:pPr>
              <w:pStyle w:val="TableEntry"/>
            </w:pPr>
            <w:r w:rsidRPr="001F42D3">
              <w:t>3</w:t>
            </w:r>
          </w:p>
        </w:tc>
        <w:tc>
          <w:tcPr>
            <w:tcW w:w="764" w:type="dxa"/>
          </w:tcPr>
          <w:p w14:paraId="2DEE0FC0" w14:textId="77777777" w:rsidR="00B11855" w:rsidRPr="001F42D3" w:rsidRDefault="003D003E" w:rsidP="00DC2467">
            <w:pPr>
              <w:pStyle w:val="TableEntry"/>
            </w:pPr>
            <w:r w:rsidRPr="001F42D3">
              <w:t>30</w:t>
            </w:r>
          </w:p>
        </w:tc>
        <w:tc>
          <w:tcPr>
            <w:tcW w:w="760" w:type="dxa"/>
          </w:tcPr>
          <w:p w14:paraId="20DF0C4C" w14:textId="77777777" w:rsidR="00B11855" w:rsidRPr="001F42D3" w:rsidRDefault="003D003E" w:rsidP="00DC2467">
            <w:pPr>
              <w:pStyle w:val="TableEntry"/>
            </w:pPr>
            <w:r w:rsidRPr="001F42D3">
              <w:t>ST</w:t>
            </w:r>
          </w:p>
        </w:tc>
        <w:tc>
          <w:tcPr>
            <w:tcW w:w="961" w:type="dxa"/>
          </w:tcPr>
          <w:p w14:paraId="27E78764" w14:textId="77777777" w:rsidR="00B11855" w:rsidRPr="001F42D3" w:rsidRDefault="003D003E" w:rsidP="00DC2467">
            <w:pPr>
              <w:pStyle w:val="TableEntry"/>
            </w:pPr>
            <w:r w:rsidRPr="001F42D3">
              <w:t>RE</w:t>
            </w:r>
          </w:p>
        </w:tc>
        <w:tc>
          <w:tcPr>
            <w:tcW w:w="1316" w:type="dxa"/>
          </w:tcPr>
          <w:p w14:paraId="7841E19D" w14:textId="77777777" w:rsidR="00B11855" w:rsidRPr="001F42D3" w:rsidRDefault="003D003E" w:rsidP="00DC2467">
            <w:pPr>
              <w:pStyle w:val="TableEntry"/>
            </w:pPr>
            <w:r w:rsidRPr="001F42D3">
              <w:t>[0..1]</w:t>
            </w:r>
          </w:p>
        </w:tc>
        <w:tc>
          <w:tcPr>
            <w:tcW w:w="861" w:type="dxa"/>
          </w:tcPr>
          <w:p w14:paraId="12793F85" w14:textId="77777777" w:rsidR="00B11855" w:rsidRPr="001F42D3" w:rsidRDefault="00B11855" w:rsidP="00DC2467">
            <w:pPr>
              <w:pStyle w:val="TableEntry"/>
            </w:pPr>
          </w:p>
        </w:tc>
        <w:tc>
          <w:tcPr>
            <w:tcW w:w="2834" w:type="dxa"/>
          </w:tcPr>
          <w:p w14:paraId="508691FB" w14:textId="77777777" w:rsidR="00B11855" w:rsidRPr="001F42D3" w:rsidRDefault="003D003E" w:rsidP="00DC2467">
            <w:pPr>
              <w:pStyle w:val="TableEntry"/>
            </w:pPr>
            <w:r w:rsidRPr="001F42D3">
              <w:t>Second and Further Given Names or Initials Thereof</w:t>
            </w:r>
          </w:p>
        </w:tc>
      </w:tr>
      <w:tr w:rsidR="00C40FD5" w:rsidRPr="001F42D3" w14:paraId="05BB478C" w14:textId="77777777" w:rsidTr="006C0E8E">
        <w:trPr>
          <w:cantSplit/>
          <w:jc w:val="center"/>
        </w:trPr>
        <w:tc>
          <w:tcPr>
            <w:tcW w:w="783" w:type="dxa"/>
          </w:tcPr>
          <w:p w14:paraId="3A5A7C05" w14:textId="77777777" w:rsidR="00B11855" w:rsidRPr="001F42D3" w:rsidRDefault="003D003E" w:rsidP="00DC2467">
            <w:pPr>
              <w:pStyle w:val="TableEntry"/>
            </w:pPr>
            <w:r w:rsidRPr="001F42D3">
              <w:t>4</w:t>
            </w:r>
          </w:p>
        </w:tc>
        <w:tc>
          <w:tcPr>
            <w:tcW w:w="764" w:type="dxa"/>
          </w:tcPr>
          <w:p w14:paraId="3C548F41" w14:textId="77777777" w:rsidR="00B11855" w:rsidRPr="001F42D3" w:rsidRDefault="003D003E" w:rsidP="00DC2467">
            <w:pPr>
              <w:pStyle w:val="TableEntry"/>
            </w:pPr>
            <w:r w:rsidRPr="001F42D3">
              <w:t>20</w:t>
            </w:r>
          </w:p>
        </w:tc>
        <w:tc>
          <w:tcPr>
            <w:tcW w:w="760" w:type="dxa"/>
          </w:tcPr>
          <w:p w14:paraId="13087660" w14:textId="77777777" w:rsidR="00B11855" w:rsidRPr="001F42D3" w:rsidRDefault="003D003E" w:rsidP="00DC2467">
            <w:pPr>
              <w:pStyle w:val="TableEntry"/>
            </w:pPr>
            <w:r w:rsidRPr="001F42D3">
              <w:t>ST</w:t>
            </w:r>
          </w:p>
        </w:tc>
        <w:tc>
          <w:tcPr>
            <w:tcW w:w="961" w:type="dxa"/>
          </w:tcPr>
          <w:p w14:paraId="46B1F879" w14:textId="77777777" w:rsidR="00B11855" w:rsidRPr="001F42D3" w:rsidRDefault="003D003E" w:rsidP="00DC2467">
            <w:pPr>
              <w:pStyle w:val="TableEntry"/>
            </w:pPr>
            <w:r w:rsidRPr="001F42D3">
              <w:t>RE</w:t>
            </w:r>
          </w:p>
        </w:tc>
        <w:tc>
          <w:tcPr>
            <w:tcW w:w="1316" w:type="dxa"/>
          </w:tcPr>
          <w:p w14:paraId="34960B41" w14:textId="77777777" w:rsidR="00B11855" w:rsidRPr="001F42D3" w:rsidRDefault="003D003E" w:rsidP="00DC2467">
            <w:pPr>
              <w:pStyle w:val="TableEntry"/>
            </w:pPr>
            <w:r w:rsidRPr="001F42D3">
              <w:t>[0..1]</w:t>
            </w:r>
          </w:p>
        </w:tc>
        <w:tc>
          <w:tcPr>
            <w:tcW w:w="861" w:type="dxa"/>
          </w:tcPr>
          <w:p w14:paraId="7B3A9985" w14:textId="77777777" w:rsidR="00B11855" w:rsidRPr="001F42D3" w:rsidRDefault="00B11855" w:rsidP="00DC2467">
            <w:pPr>
              <w:pStyle w:val="TableEntry"/>
            </w:pPr>
          </w:p>
        </w:tc>
        <w:tc>
          <w:tcPr>
            <w:tcW w:w="2834" w:type="dxa"/>
          </w:tcPr>
          <w:p w14:paraId="12208C83" w14:textId="77777777" w:rsidR="00B11855" w:rsidRPr="001F42D3" w:rsidRDefault="003D003E" w:rsidP="00DC2467">
            <w:pPr>
              <w:pStyle w:val="TableEntry"/>
            </w:pPr>
            <w:r w:rsidRPr="001F42D3">
              <w:t>Suffix (e.g., JR or III)</w:t>
            </w:r>
          </w:p>
        </w:tc>
      </w:tr>
      <w:tr w:rsidR="00C40FD5" w:rsidRPr="001F42D3" w14:paraId="6D57865E" w14:textId="77777777" w:rsidTr="006C0E8E">
        <w:trPr>
          <w:cantSplit/>
          <w:jc w:val="center"/>
        </w:trPr>
        <w:tc>
          <w:tcPr>
            <w:tcW w:w="783" w:type="dxa"/>
          </w:tcPr>
          <w:p w14:paraId="7CB4840C" w14:textId="77777777" w:rsidR="00B11855" w:rsidRPr="001F42D3" w:rsidRDefault="003D003E" w:rsidP="00DC2467">
            <w:pPr>
              <w:pStyle w:val="TableEntry"/>
            </w:pPr>
            <w:r w:rsidRPr="001F42D3">
              <w:t>5</w:t>
            </w:r>
          </w:p>
        </w:tc>
        <w:tc>
          <w:tcPr>
            <w:tcW w:w="764" w:type="dxa"/>
          </w:tcPr>
          <w:p w14:paraId="343AB76C" w14:textId="77777777" w:rsidR="00B11855" w:rsidRPr="001F42D3" w:rsidRDefault="003D003E" w:rsidP="00DC2467">
            <w:pPr>
              <w:pStyle w:val="TableEntry"/>
            </w:pPr>
            <w:r w:rsidRPr="001F42D3">
              <w:t>20</w:t>
            </w:r>
          </w:p>
        </w:tc>
        <w:tc>
          <w:tcPr>
            <w:tcW w:w="760" w:type="dxa"/>
          </w:tcPr>
          <w:p w14:paraId="4B9B75D6" w14:textId="77777777" w:rsidR="00B11855" w:rsidRPr="001F42D3" w:rsidRDefault="003D003E" w:rsidP="00DC2467">
            <w:pPr>
              <w:pStyle w:val="TableEntry"/>
            </w:pPr>
            <w:r w:rsidRPr="001F42D3">
              <w:t>ST</w:t>
            </w:r>
          </w:p>
        </w:tc>
        <w:tc>
          <w:tcPr>
            <w:tcW w:w="961" w:type="dxa"/>
          </w:tcPr>
          <w:p w14:paraId="26047726" w14:textId="77777777" w:rsidR="00B11855" w:rsidRPr="001F42D3" w:rsidRDefault="003D003E" w:rsidP="00DC2467">
            <w:pPr>
              <w:pStyle w:val="TableEntry"/>
            </w:pPr>
            <w:r w:rsidRPr="001F42D3">
              <w:t>RE</w:t>
            </w:r>
          </w:p>
        </w:tc>
        <w:tc>
          <w:tcPr>
            <w:tcW w:w="1316" w:type="dxa"/>
          </w:tcPr>
          <w:p w14:paraId="145BAF92" w14:textId="77777777" w:rsidR="00B11855" w:rsidRPr="001F42D3" w:rsidRDefault="003D003E" w:rsidP="00DC2467">
            <w:pPr>
              <w:pStyle w:val="TableEntry"/>
            </w:pPr>
            <w:r w:rsidRPr="001F42D3">
              <w:t>[0..1]</w:t>
            </w:r>
          </w:p>
        </w:tc>
        <w:tc>
          <w:tcPr>
            <w:tcW w:w="861" w:type="dxa"/>
          </w:tcPr>
          <w:p w14:paraId="1C6B2173" w14:textId="77777777" w:rsidR="00B11855" w:rsidRPr="001F42D3" w:rsidRDefault="00B11855" w:rsidP="00DC2467">
            <w:pPr>
              <w:pStyle w:val="TableEntry"/>
            </w:pPr>
          </w:p>
        </w:tc>
        <w:tc>
          <w:tcPr>
            <w:tcW w:w="2834" w:type="dxa"/>
          </w:tcPr>
          <w:p w14:paraId="54EEEF19" w14:textId="77777777" w:rsidR="00B11855" w:rsidRPr="001F42D3" w:rsidRDefault="003D003E" w:rsidP="00DC2467">
            <w:pPr>
              <w:pStyle w:val="TableEntry"/>
            </w:pPr>
            <w:r w:rsidRPr="001F42D3">
              <w:t>Prefix (e.g., DR)</w:t>
            </w:r>
          </w:p>
        </w:tc>
      </w:tr>
      <w:tr w:rsidR="00C40FD5" w:rsidRPr="001F42D3" w14:paraId="214E62A3" w14:textId="77777777" w:rsidTr="006C0E8E">
        <w:trPr>
          <w:cantSplit/>
          <w:jc w:val="center"/>
        </w:trPr>
        <w:tc>
          <w:tcPr>
            <w:tcW w:w="783" w:type="dxa"/>
          </w:tcPr>
          <w:p w14:paraId="51CAC0C1" w14:textId="77777777" w:rsidR="00B11855" w:rsidRPr="001F42D3" w:rsidRDefault="003D003E" w:rsidP="00DC2467">
            <w:pPr>
              <w:pStyle w:val="TableEntry"/>
            </w:pPr>
            <w:r w:rsidRPr="001F42D3">
              <w:t>6</w:t>
            </w:r>
          </w:p>
        </w:tc>
        <w:tc>
          <w:tcPr>
            <w:tcW w:w="764" w:type="dxa"/>
          </w:tcPr>
          <w:p w14:paraId="6A5188A6" w14:textId="77777777" w:rsidR="00B11855" w:rsidRPr="001F42D3" w:rsidRDefault="003D003E" w:rsidP="00DC2467">
            <w:pPr>
              <w:pStyle w:val="TableEntry"/>
            </w:pPr>
            <w:r w:rsidRPr="001F42D3">
              <w:t>6</w:t>
            </w:r>
          </w:p>
        </w:tc>
        <w:tc>
          <w:tcPr>
            <w:tcW w:w="760" w:type="dxa"/>
          </w:tcPr>
          <w:p w14:paraId="54F42EA8" w14:textId="77777777" w:rsidR="00B11855" w:rsidRPr="001F42D3" w:rsidRDefault="003D003E" w:rsidP="00DC2467">
            <w:pPr>
              <w:pStyle w:val="TableEntry"/>
            </w:pPr>
            <w:r w:rsidRPr="001F42D3">
              <w:t>IS</w:t>
            </w:r>
          </w:p>
        </w:tc>
        <w:tc>
          <w:tcPr>
            <w:tcW w:w="961" w:type="dxa"/>
          </w:tcPr>
          <w:p w14:paraId="36AEC184" w14:textId="77777777" w:rsidR="00B11855" w:rsidRPr="001F42D3" w:rsidRDefault="003D003E" w:rsidP="00DC2467">
            <w:pPr>
              <w:pStyle w:val="TableEntry"/>
            </w:pPr>
            <w:r w:rsidRPr="001F42D3">
              <w:t>X</w:t>
            </w:r>
          </w:p>
        </w:tc>
        <w:tc>
          <w:tcPr>
            <w:tcW w:w="1316" w:type="dxa"/>
          </w:tcPr>
          <w:p w14:paraId="6942C0AA" w14:textId="77777777" w:rsidR="00B11855" w:rsidRPr="001F42D3" w:rsidRDefault="003D003E" w:rsidP="00DC2467">
            <w:pPr>
              <w:pStyle w:val="TableEntry"/>
            </w:pPr>
            <w:r w:rsidRPr="001F42D3">
              <w:t>[0..0]</w:t>
            </w:r>
          </w:p>
        </w:tc>
        <w:tc>
          <w:tcPr>
            <w:tcW w:w="861" w:type="dxa"/>
          </w:tcPr>
          <w:p w14:paraId="40E6202F" w14:textId="77777777" w:rsidR="00B11855" w:rsidRPr="001F42D3" w:rsidRDefault="003D003E" w:rsidP="00DC2467">
            <w:pPr>
              <w:pStyle w:val="TableEntry"/>
            </w:pPr>
            <w:r w:rsidRPr="001F42D3">
              <w:t>0360</w:t>
            </w:r>
          </w:p>
        </w:tc>
        <w:tc>
          <w:tcPr>
            <w:tcW w:w="2834" w:type="dxa"/>
          </w:tcPr>
          <w:p w14:paraId="576D9087" w14:textId="77777777" w:rsidR="00B11855" w:rsidRPr="001F42D3" w:rsidRDefault="003D003E" w:rsidP="00DC2467">
            <w:pPr>
              <w:pStyle w:val="TableEntry"/>
            </w:pPr>
            <w:r w:rsidRPr="001F42D3">
              <w:t>Degree (e.g., MD)</w:t>
            </w:r>
          </w:p>
        </w:tc>
      </w:tr>
      <w:tr w:rsidR="00C40FD5" w:rsidRPr="001F42D3" w14:paraId="1B25F8A0" w14:textId="77777777" w:rsidTr="006C0E8E">
        <w:trPr>
          <w:cantSplit/>
          <w:jc w:val="center"/>
        </w:trPr>
        <w:tc>
          <w:tcPr>
            <w:tcW w:w="783" w:type="dxa"/>
          </w:tcPr>
          <w:p w14:paraId="572AC7A7" w14:textId="77777777" w:rsidR="00B11855" w:rsidRPr="001F42D3" w:rsidRDefault="003D003E" w:rsidP="00DC2467">
            <w:pPr>
              <w:pStyle w:val="TableEntry"/>
            </w:pPr>
            <w:r w:rsidRPr="001F42D3">
              <w:t>7</w:t>
            </w:r>
          </w:p>
        </w:tc>
        <w:tc>
          <w:tcPr>
            <w:tcW w:w="764" w:type="dxa"/>
          </w:tcPr>
          <w:p w14:paraId="1F3A339A" w14:textId="77777777" w:rsidR="00B11855" w:rsidRPr="001F42D3" w:rsidRDefault="003D003E" w:rsidP="00DC2467">
            <w:pPr>
              <w:pStyle w:val="TableEntry"/>
            </w:pPr>
            <w:r w:rsidRPr="001F42D3">
              <w:t>1</w:t>
            </w:r>
          </w:p>
        </w:tc>
        <w:tc>
          <w:tcPr>
            <w:tcW w:w="760" w:type="dxa"/>
          </w:tcPr>
          <w:p w14:paraId="16DA5DEF" w14:textId="77777777" w:rsidR="00B11855" w:rsidRPr="001F42D3" w:rsidRDefault="003D003E" w:rsidP="00DC2467">
            <w:pPr>
              <w:pStyle w:val="TableEntry"/>
            </w:pPr>
            <w:r w:rsidRPr="001F42D3">
              <w:t>ID</w:t>
            </w:r>
          </w:p>
        </w:tc>
        <w:tc>
          <w:tcPr>
            <w:tcW w:w="961" w:type="dxa"/>
          </w:tcPr>
          <w:p w14:paraId="52525C23" w14:textId="77777777" w:rsidR="00B11855" w:rsidRPr="001F42D3" w:rsidRDefault="003D003E" w:rsidP="00DC2467">
            <w:pPr>
              <w:pStyle w:val="TableEntry"/>
            </w:pPr>
            <w:r w:rsidRPr="001F42D3">
              <w:t>R</w:t>
            </w:r>
          </w:p>
        </w:tc>
        <w:tc>
          <w:tcPr>
            <w:tcW w:w="1316" w:type="dxa"/>
          </w:tcPr>
          <w:p w14:paraId="3CA57B0A" w14:textId="77777777" w:rsidR="00B11855" w:rsidRPr="001F42D3" w:rsidRDefault="003D003E" w:rsidP="00DC2467">
            <w:pPr>
              <w:pStyle w:val="TableEntry"/>
            </w:pPr>
            <w:r w:rsidRPr="001F42D3">
              <w:t>[1..1]</w:t>
            </w:r>
          </w:p>
        </w:tc>
        <w:tc>
          <w:tcPr>
            <w:tcW w:w="861" w:type="dxa"/>
          </w:tcPr>
          <w:p w14:paraId="336DFDAF" w14:textId="77777777" w:rsidR="00B11855" w:rsidRPr="001F42D3" w:rsidRDefault="003D003E" w:rsidP="00DC2467">
            <w:pPr>
              <w:pStyle w:val="TableEntry"/>
            </w:pPr>
            <w:r w:rsidRPr="001F42D3">
              <w:t>0200</w:t>
            </w:r>
          </w:p>
        </w:tc>
        <w:tc>
          <w:tcPr>
            <w:tcW w:w="2834" w:type="dxa"/>
          </w:tcPr>
          <w:p w14:paraId="1DA9EE41" w14:textId="77777777" w:rsidR="00B11855" w:rsidRPr="001F42D3" w:rsidRDefault="003D003E" w:rsidP="00DC2467">
            <w:pPr>
              <w:pStyle w:val="TableEntry"/>
            </w:pPr>
            <w:r w:rsidRPr="001F42D3">
              <w:t>Name Type Code</w:t>
            </w:r>
          </w:p>
        </w:tc>
      </w:tr>
      <w:tr w:rsidR="00C40FD5" w:rsidRPr="001F42D3" w14:paraId="60C86E74" w14:textId="77777777" w:rsidTr="006C0E8E">
        <w:trPr>
          <w:cantSplit/>
          <w:jc w:val="center"/>
        </w:trPr>
        <w:tc>
          <w:tcPr>
            <w:tcW w:w="783" w:type="dxa"/>
          </w:tcPr>
          <w:p w14:paraId="1ABFD0C5" w14:textId="77777777" w:rsidR="00B11855" w:rsidRPr="001F42D3" w:rsidRDefault="003D003E" w:rsidP="00DC2467">
            <w:pPr>
              <w:pStyle w:val="TableEntry"/>
            </w:pPr>
            <w:r w:rsidRPr="001F42D3">
              <w:t>8</w:t>
            </w:r>
          </w:p>
        </w:tc>
        <w:tc>
          <w:tcPr>
            <w:tcW w:w="764" w:type="dxa"/>
          </w:tcPr>
          <w:p w14:paraId="4BB8C359" w14:textId="77777777" w:rsidR="00B11855" w:rsidRPr="001F42D3" w:rsidRDefault="003D003E" w:rsidP="00DC2467">
            <w:pPr>
              <w:pStyle w:val="TableEntry"/>
            </w:pPr>
            <w:r w:rsidRPr="001F42D3">
              <w:t>1</w:t>
            </w:r>
          </w:p>
        </w:tc>
        <w:tc>
          <w:tcPr>
            <w:tcW w:w="760" w:type="dxa"/>
          </w:tcPr>
          <w:p w14:paraId="0A2B0680" w14:textId="77777777" w:rsidR="00B11855" w:rsidRPr="001F42D3" w:rsidRDefault="003D003E" w:rsidP="00DC2467">
            <w:pPr>
              <w:pStyle w:val="TableEntry"/>
            </w:pPr>
            <w:r w:rsidRPr="001F42D3">
              <w:t>ID</w:t>
            </w:r>
          </w:p>
        </w:tc>
        <w:tc>
          <w:tcPr>
            <w:tcW w:w="961" w:type="dxa"/>
          </w:tcPr>
          <w:p w14:paraId="2FA515D2" w14:textId="77777777" w:rsidR="00B11855" w:rsidRPr="001F42D3" w:rsidRDefault="003D003E" w:rsidP="00DC2467">
            <w:pPr>
              <w:pStyle w:val="TableEntry"/>
            </w:pPr>
            <w:r w:rsidRPr="001F42D3">
              <w:t>RE</w:t>
            </w:r>
          </w:p>
        </w:tc>
        <w:tc>
          <w:tcPr>
            <w:tcW w:w="1316" w:type="dxa"/>
          </w:tcPr>
          <w:p w14:paraId="6B42F167" w14:textId="77777777" w:rsidR="00B11855" w:rsidRPr="001F42D3" w:rsidRDefault="003D003E" w:rsidP="00DC2467">
            <w:pPr>
              <w:pStyle w:val="TableEntry"/>
            </w:pPr>
            <w:r w:rsidRPr="001F42D3">
              <w:t>[0..1]</w:t>
            </w:r>
          </w:p>
        </w:tc>
        <w:tc>
          <w:tcPr>
            <w:tcW w:w="861" w:type="dxa"/>
          </w:tcPr>
          <w:p w14:paraId="0233EDA4" w14:textId="77777777" w:rsidR="00B11855" w:rsidRPr="001F42D3" w:rsidRDefault="003D003E" w:rsidP="00DC2467">
            <w:pPr>
              <w:pStyle w:val="TableEntry"/>
            </w:pPr>
            <w:r w:rsidRPr="001F42D3">
              <w:t>0465</w:t>
            </w:r>
          </w:p>
        </w:tc>
        <w:tc>
          <w:tcPr>
            <w:tcW w:w="2834" w:type="dxa"/>
          </w:tcPr>
          <w:p w14:paraId="1D304B60" w14:textId="77777777" w:rsidR="00B11855" w:rsidRPr="001F42D3" w:rsidRDefault="003D003E" w:rsidP="00DC2467">
            <w:pPr>
              <w:pStyle w:val="TableEntry"/>
            </w:pPr>
            <w:r w:rsidRPr="001F42D3">
              <w:t>Name Representation Code</w:t>
            </w:r>
          </w:p>
        </w:tc>
      </w:tr>
      <w:tr w:rsidR="00C40FD5" w:rsidRPr="001F42D3" w14:paraId="58F5266E" w14:textId="77777777" w:rsidTr="006C0E8E">
        <w:trPr>
          <w:cantSplit/>
          <w:jc w:val="center"/>
        </w:trPr>
        <w:tc>
          <w:tcPr>
            <w:tcW w:w="783" w:type="dxa"/>
          </w:tcPr>
          <w:p w14:paraId="04423B0D" w14:textId="77777777" w:rsidR="00B11855" w:rsidRPr="001F42D3" w:rsidRDefault="003D003E" w:rsidP="00DC2467">
            <w:pPr>
              <w:pStyle w:val="TableEntry"/>
            </w:pPr>
            <w:r w:rsidRPr="001F42D3">
              <w:t>9</w:t>
            </w:r>
          </w:p>
        </w:tc>
        <w:tc>
          <w:tcPr>
            <w:tcW w:w="764" w:type="dxa"/>
          </w:tcPr>
          <w:p w14:paraId="7BE00C34" w14:textId="77777777" w:rsidR="00B11855" w:rsidRPr="001F42D3" w:rsidRDefault="003D003E" w:rsidP="00DC2467">
            <w:pPr>
              <w:pStyle w:val="TableEntry"/>
            </w:pPr>
            <w:r w:rsidRPr="001F42D3">
              <w:t>705</w:t>
            </w:r>
          </w:p>
        </w:tc>
        <w:tc>
          <w:tcPr>
            <w:tcW w:w="760" w:type="dxa"/>
          </w:tcPr>
          <w:p w14:paraId="5D4126B8" w14:textId="77777777" w:rsidR="00B11855" w:rsidRPr="001F42D3" w:rsidRDefault="003D003E" w:rsidP="00DC2467">
            <w:pPr>
              <w:pStyle w:val="TableEntry"/>
            </w:pPr>
            <w:r w:rsidRPr="001F42D3">
              <w:t>CWE</w:t>
            </w:r>
          </w:p>
        </w:tc>
        <w:tc>
          <w:tcPr>
            <w:tcW w:w="961" w:type="dxa"/>
          </w:tcPr>
          <w:p w14:paraId="27773630" w14:textId="77777777" w:rsidR="00B11855" w:rsidRPr="001F42D3" w:rsidRDefault="003D003E" w:rsidP="00DC2467">
            <w:pPr>
              <w:pStyle w:val="TableEntry"/>
            </w:pPr>
            <w:r w:rsidRPr="001F42D3">
              <w:t>RE</w:t>
            </w:r>
          </w:p>
        </w:tc>
        <w:tc>
          <w:tcPr>
            <w:tcW w:w="1316" w:type="dxa"/>
          </w:tcPr>
          <w:p w14:paraId="2366A502" w14:textId="77777777" w:rsidR="00B11855" w:rsidRPr="001F42D3" w:rsidRDefault="003D003E" w:rsidP="00DC2467">
            <w:pPr>
              <w:pStyle w:val="TableEntry"/>
            </w:pPr>
            <w:r w:rsidRPr="001F42D3">
              <w:t>[0..1]</w:t>
            </w:r>
          </w:p>
        </w:tc>
        <w:tc>
          <w:tcPr>
            <w:tcW w:w="861" w:type="dxa"/>
          </w:tcPr>
          <w:p w14:paraId="33D501D6" w14:textId="77777777" w:rsidR="00B11855" w:rsidRPr="001F42D3" w:rsidRDefault="003D003E" w:rsidP="00DC2467">
            <w:pPr>
              <w:pStyle w:val="TableEntry"/>
            </w:pPr>
            <w:r w:rsidRPr="001F42D3">
              <w:t>0448</w:t>
            </w:r>
          </w:p>
        </w:tc>
        <w:tc>
          <w:tcPr>
            <w:tcW w:w="2834" w:type="dxa"/>
          </w:tcPr>
          <w:p w14:paraId="0DB44CDB" w14:textId="77777777" w:rsidR="00B11855" w:rsidRPr="001F42D3" w:rsidRDefault="003D003E" w:rsidP="00DC2467">
            <w:pPr>
              <w:pStyle w:val="TableEntry"/>
            </w:pPr>
            <w:r w:rsidRPr="001F42D3">
              <w:t>Name Context</w:t>
            </w:r>
          </w:p>
        </w:tc>
      </w:tr>
      <w:tr w:rsidR="00C40FD5" w:rsidRPr="001F42D3" w14:paraId="2155C488" w14:textId="77777777" w:rsidTr="006C0E8E">
        <w:trPr>
          <w:cantSplit/>
          <w:jc w:val="center"/>
        </w:trPr>
        <w:tc>
          <w:tcPr>
            <w:tcW w:w="783" w:type="dxa"/>
          </w:tcPr>
          <w:p w14:paraId="4FD01EA1" w14:textId="77777777" w:rsidR="00B11855" w:rsidRPr="001F42D3" w:rsidRDefault="003D003E" w:rsidP="00DC2467">
            <w:pPr>
              <w:pStyle w:val="TableEntry"/>
            </w:pPr>
            <w:r w:rsidRPr="001F42D3">
              <w:t>10</w:t>
            </w:r>
          </w:p>
        </w:tc>
        <w:tc>
          <w:tcPr>
            <w:tcW w:w="764" w:type="dxa"/>
          </w:tcPr>
          <w:p w14:paraId="7E33EA11" w14:textId="77777777" w:rsidR="00B11855" w:rsidRPr="001F42D3" w:rsidRDefault="003D003E" w:rsidP="00DC2467">
            <w:pPr>
              <w:pStyle w:val="TableEntry"/>
            </w:pPr>
            <w:r w:rsidRPr="001F42D3">
              <w:t>49</w:t>
            </w:r>
          </w:p>
        </w:tc>
        <w:tc>
          <w:tcPr>
            <w:tcW w:w="760" w:type="dxa"/>
          </w:tcPr>
          <w:p w14:paraId="28A77760" w14:textId="77777777" w:rsidR="00B11855" w:rsidRPr="001F42D3" w:rsidRDefault="003D003E" w:rsidP="00DC2467">
            <w:pPr>
              <w:pStyle w:val="TableEntry"/>
            </w:pPr>
            <w:r w:rsidRPr="001F42D3">
              <w:t>DR</w:t>
            </w:r>
          </w:p>
        </w:tc>
        <w:tc>
          <w:tcPr>
            <w:tcW w:w="961" w:type="dxa"/>
          </w:tcPr>
          <w:p w14:paraId="3B9B789D" w14:textId="77777777" w:rsidR="00B11855" w:rsidRPr="001F42D3" w:rsidRDefault="003D003E" w:rsidP="00DC2467">
            <w:pPr>
              <w:pStyle w:val="TableEntry"/>
            </w:pPr>
            <w:r w:rsidRPr="001F42D3">
              <w:t>X</w:t>
            </w:r>
          </w:p>
        </w:tc>
        <w:tc>
          <w:tcPr>
            <w:tcW w:w="1316" w:type="dxa"/>
          </w:tcPr>
          <w:p w14:paraId="566EF799" w14:textId="77777777" w:rsidR="00B11855" w:rsidRPr="001F42D3" w:rsidRDefault="003D003E" w:rsidP="00DC2467">
            <w:pPr>
              <w:pStyle w:val="TableEntry"/>
            </w:pPr>
            <w:r w:rsidRPr="001F42D3">
              <w:t>[0..0]</w:t>
            </w:r>
          </w:p>
        </w:tc>
        <w:tc>
          <w:tcPr>
            <w:tcW w:w="861" w:type="dxa"/>
          </w:tcPr>
          <w:p w14:paraId="7A1D9D3E" w14:textId="77777777" w:rsidR="00B11855" w:rsidRPr="001F42D3" w:rsidRDefault="00B11855" w:rsidP="00DC2467">
            <w:pPr>
              <w:pStyle w:val="TableEntry"/>
            </w:pPr>
          </w:p>
        </w:tc>
        <w:tc>
          <w:tcPr>
            <w:tcW w:w="2834" w:type="dxa"/>
          </w:tcPr>
          <w:p w14:paraId="5D264C9B" w14:textId="77777777" w:rsidR="00B11855" w:rsidRPr="001F42D3" w:rsidRDefault="003D003E" w:rsidP="00DC2467">
            <w:pPr>
              <w:pStyle w:val="TableEntry"/>
            </w:pPr>
            <w:r w:rsidRPr="001F42D3">
              <w:t>Name Validity Range</w:t>
            </w:r>
          </w:p>
        </w:tc>
      </w:tr>
      <w:tr w:rsidR="00C40FD5" w:rsidRPr="001F42D3" w14:paraId="33DF083D" w14:textId="77777777" w:rsidTr="006C0E8E">
        <w:trPr>
          <w:cantSplit/>
          <w:jc w:val="center"/>
        </w:trPr>
        <w:tc>
          <w:tcPr>
            <w:tcW w:w="783" w:type="dxa"/>
          </w:tcPr>
          <w:p w14:paraId="7261504C" w14:textId="77777777" w:rsidR="00B11855" w:rsidRPr="001F42D3" w:rsidRDefault="003D003E" w:rsidP="00DC2467">
            <w:pPr>
              <w:pStyle w:val="TableEntry"/>
            </w:pPr>
            <w:r w:rsidRPr="001F42D3">
              <w:t>11</w:t>
            </w:r>
          </w:p>
        </w:tc>
        <w:tc>
          <w:tcPr>
            <w:tcW w:w="764" w:type="dxa"/>
          </w:tcPr>
          <w:p w14:paraId="1A526AF9" w14:textId="77777777" w:rsidR="00B11855" w:rsidRPr="001F42D3" w:rsidRDefault="003D003E" w:rsidP="00DC2467">
            <w:pPr>
              <w:pStyle w:val="TableEntry"/>
            </w:pPr>
            <w:r w:rsidRPr="001F42D3">
              <w:t>1</w:t>
            </w:r>
          </w:p>
        </w:tc>
        <w:tc>
          <w:tcPr>
            <w:tcW w:w="760" w:type="dxa"/>
          </w:tcPr>
          <w:p w14:paraId="66DE9391" w14:textId="77777777" w:rsidR="00B11855" w:rsidRPr="001F42D3" w:rsidRDefault="003D003E" w:rsidP="00DC2467">
            <w:pPr>
              <w:pStyle w:val="TableEntry"/>
            </w:pPr>
            <w:r w:rsidRPr="001F42D3">
              <w:t>ID</w:t>
            </w:r>
          </w:p>
        </w:tc>
        <w:tc>
          <w:tcPr>
            <w:tcW w:w="961" w:type="dxa"/>
          </w:tcPr>
          <w:p w14:paraId="03D01BF6" w14:textId="77777777" w:rsidR="00B11855" w:rsidRPr="001F42D3" w:rsidRDefault="003D003E" w:rsidP="00DC2467">
            <w:pPr>
              <w:pStyle w:val="TableEntry"/>
            </w:pPr>
            <w:r w:rsidRPr="001F42D3">
              <w:t>RE</w:t>
            </w:r>
          </w:p>
        </w:tc>
        <w:tc>
          <w:tcPr>
            <w:tcW w:w="1316" w:type="dxa"/>
          </w:tcPr>
          <w:p w14:paraId="61CD70A0" w14:textId="77777777" w:rsidR="00B11855" w:rsidRPr="001F42D3" w:rsidRDefault="003D003E" w:rsidP="00DC2467">
            <w:pPr>
              <w:pStyle w:val="TableEntry"/>
            </w:pPr>
            <w:r w:rsidRPr="001F42D3">
              <w:t>[0..1]</w:t>
            </w:r>
          </w:p>
        </w:tc>
        <w:tc>
          <w:tcPr>
            <w:tcW w:w="861" w:type="dxa"/>
          </w:tcPr>
          <w:p w14:paraId="2166962C" w14:textId="77777777" w:rsidR="00B11855" w:rsidRPr="001F42D3" w:rsidRDefault="003D003E" w:rsidP="00DC2467">
            <w:pPr>
              <w:pStyle w:val="TableEntry"/>
            </w:pPr>
            <w:r w:rsidRPr="001F42D3">
              <w:t>0444</w:t>
            </w:r>
          </w:p>
        </w:tc>
        <w:tc>
          <w:tcPr>
            <w:tcW w:w="2834" w:type="dxa"/>
          </w:tcPr>
          <w:p w14:paraId="779BECF9" w14:textId="77777777" w:rsidR="00B11855" w:rsidRPr="001F42D3" w:rsidRDefault="003D003E" w:rsidP="00DC2467">
            <w:pPr>
              <w:pStyle w:val="TableEntry"/>
            </w:pPr>
            <w:r w:rsidRPr="001F42D3">
              <w:t>Name Assembly Order</w:t>
            </w:r>
          </w:p>
        </w:tc>
      </w:tr>
      <w:tr w:rsidR="00C40FD5" w:rsidRPr="001F42D3" w14:paraId="6E9EC687" w14:textId="77777777" w:rsidTr="006C0E8E">
        <w:trPr>
          <w:cantSplit/>
          <w:jc w:val="center"/>
        </w:trPr>
        <w:tc>
          <w:tcPr>
            <w:tcW w:w="783" w:type="dxa"/>
          </w:tcPr>
          <w:p w14:paraId="0E4BE8B3" w14:textId="77777777" w:rsidR="00B11855" w:rsidRPr="001F42D3" w:rsidRDefault="003D003E" w:rsidP="00DC2467">
            <w:pPr>
              <w:pStyle w:val="TableEntry"/>
            </w:pPr>
            <w:r w:rsidRPr="001F42D3">
              <w:t>12</w:t>
            </w:r>
          </w:p>
        </w:tc>
        <w:tc>
          <w:tcPr>
            <w:tcW w:w="764" w:type="dxa"/>
          </w:tcPr>
          <w:p w14:paraId="112ADB05" w14:textId="77777777" w:rsidR="00B11855" w:rsidRPr="001F42D3" w:rsidRDefault="003D003E" w:rsidP="00DC2467">
            <w:pPr>
              <w:pStyle w:val="TableEntry"/>
            </w:pPr>
            <w:r w:rsidRPr="001F42D3">
              <w:t>24</w:t>
            </w:r>
          </w:p>
        </w:tc>
        <w:tc>
          <w:tcPr>
            <w:tcW w:w="760" w:type="dxa"/>
          </w:tcPr>
          <w:p w14:paraId="342106F0" w14:textId="77777777" w:rsidR="00B11855" w:rsidRPr="001F42D3" w:rsidRDefault="003D003E" w:rsidP="00DC2467">
            <w:pPr>
              <w:pStyle w:val="TableEntry"/>
            </w:pPr>
            <w:r w:rsidRPr="001F42D3">
              <w:t>DTM</w:t>
            </w:r>
          </w:p>
        </w:tc>
        <w:tc>
          <w:tcPr>
            <w:tcW w:w="961" w:type="dxa"/>
          </w:tcPr>
          <w:p w14:paraId="721400E6" w14:textId="77777777" w:rsidR="00B11855" w:rsidRPr="001F42D3" w:rsidRDefault="003D003E" w:rsidP="00DC2467">
            <w:pPr>
              <w:pStyle w:val="TableEntry"/>
            </w:pPr>
            <w:r w:rsidRPr="001F42D3">
              <w:t>RE</w:t>
            </w:r>
          </w:p>
        </w:tc>
        <w:tc>
          <w:tcPr>
            <w:tcW w:w="1316" w:type="dxa"/>
          </w:tcPr>
          <w:p w14:paraId="04735DFC" w14:textId="77777777" w:rsidR="00B11855" w:rsidRPr="001F42D3" w:rsidRDefault="003D003E" w:rsidP="00DC2467">
            <w:pPr>
              <w:pStyle w:val="TableEntry"/>
            </w:pPr>
            <w:r w:rsidRPr="001F42D3">
              <w:t>[0..1]</w:t>
            </w:r>
          </w:p>
        </w:tc>
        <w:tc>
          <w:tcPr>
            <w:tcW w:w="861" w:type="dxa"/>
          </w:tcPr>
          <w:p w14:paraId="58E94BB6" w14:textId="77777777" w:rsidR="00B11855" w:rsidRPr="001F42D3" w:rsidRDefault="00B11855" w:rsidP="00DC2467">
            <w:pPr>
              <w:pStyle w:val="TableEntry"/>
            </w:pPr>
          </w:p>
        </w:tc>
        <w:tc>
          <w:tcPr>
            <w:tcW w:w="2834" w:type="dxa"/>
          </w:tcPr>
          <w:p w14:paraId="090A63AE" w14:textId="77777777" w:rsidR="00B11855" w:rsidRPr="001F42D3" w:rsidRDefault="003D003E" w:rsidP="00DC2467">
            <w:pPr>
              <w:pStyle w:val="TableEntry"/>
            </w:pPr>
            <w:r w:rsidRPr="001F42D3">
              <w:t>Effective Date</w:t>
            </w:r>
          </w:p>
        </w:tc>
      </w:tr>
      <w:tr w:rsidR="00C40FD5" w:rsidRPr="001F42D3" w14:paraId="6CEE7C67" w14:textId="77777777" w:rsidTr="006C0E8E">
        <w:trPr>
          <w:cantSplit/>
          <w:jc w:val="center"/>
        </w:trPr>
        <w:tc>
          <w:tcPr>
            <w:tcW w:w="783" w:type="dxa"/>
          </w:tcPr>
          <w:p w14:paraId="5C330B59" w14:textId="77777777" w:rsidR="00B11855" w:rsidRPr="001F42D3" w:rsidRDefault="003D003E" w:rsidP="00DC2467">
            <w:pPr>
              <w:pStyle w:val="TableEntry"/>
            </w:pPr>
            <w:r w:rsidRPr="001F42D3">
              <w:t>13</w:t>
            </w:r>
          </w:p>
        </w:tc>
        <w:tc>
          <w:tcPr>
            <w:tcW w:w="764" w:type="dxa"/>
          </w:tcPr>
          <w:p w14:paraId="2D473B29" w14:textId="77777777" w:rsidR="00B11855" w:rsidRPr="001F42D3" w:rsidRDefault="003D003E" w:rsidP="00DC2467">
            <w:pPr>
              <w:pStyle w:val="TableEntry"/>
            </w:pPr>
            <w:r w:rsidRPr="001F42D3">
              <w:t>24</w:t>
            </w:r>
          </w:p>
        </w:tc>
        <w:tc>
          <w:tcPr>
            <w:tcW w:w="760" w:type="dxa"/>
          </w:tcPr>
          <w:p w14:paraId="20B567F7" w14:textId="77777777" w:rsidR="00B11855" w:rsidRPr="001F42D3" w:rsidRDefault="003D003E" w:rsidP="00DC2467">
            <w:pPr>
              <w:pStyle w:val="TableEntry"/>
            </w:pPr>
            <w:r w:rsidRPr="001F42D3">
              <w:t>DTM</w:t>
            </w:r>
          </w:p>
        </w:tc>
        <w:tc>
          <w:tcPr>
            <w:tcW w:w="961" w:type="dxa"/>
          </w:tcPr>
          <w:p w14:paraId="6A6240ED" w14:textId="77777777" w:rsidR="00B11855" w:rsidRPr="001F42D3" w:rsidRDefault="003D003E" w:rsidP="00DC2467">
            <w:pPr>
              <w:pStyle w:val="TableEntry"/>
            </w:pPr>
            <w:r w:rsidRPr="001F42D3">
              <w:t>RE</w:t>
            </w:r>
          </w:p>
        </w:tc>
        <w:tc>
          <w:tcPr>
            <w:tcW w:w="1316" w:type="dxa"/>
          </w:tcPr>
          <w:p w14:paraId="5661A7E7" w14:textId="77777777" w:rsidR="00B11855" w:rsidRPr="001F42D3" w:rsidRDefault="003D003E" w:rsidP="00DC2467">
            <w:pPr>
              <w:pStyle w:val="TableEntry"/>
            </w:pPr>
            <w:r w:rsidRPr="001F42D3">
              <w:t>[0..1]</w:t>
            </w:r>
          </w:p>
        </w:tc>
        <w:tc>
          <w:tcPr>
            <w:tcW w:w="861" w:type="dxa"/>
          </w:tcPr>
          <w:p w14:paraId="7B7320A8" w14:textId="77777777" w:rsidR="00B11855" w:rsidRPr="001F42D3" w:rsidRDefault="00B11855" w:rsidP="00DC2467">
            <w:pPr>
              <w:pStyle w:val="TableEntry"/>
            </w:pPr>
          </w:p>
        </w:tc>
        <w:tc>
          <w:tcPr>
            <w:tcW w:w="2834" w:type="dxa"/>
          </w:tcPr>
          <w:p w14:paraId="0AB8C1C6" w14:textId="77777777" w:rsidR="00B11855" w:rsidRPr="001F42D3" w:rsidRDefault="003D003E" w:rsidP="00DC2467">
            <w:pPr>
              <w:pStyle w:val="TableEntry"/>
            </w:pPr>
            <w:r w:rsidRPr="001F42D3">
              <w:t>Expiration Date</w:t>
            </w:r>
          </w:p>
        </w:tc>
      </w:tr>
      <w:tr w:rsidR="00C40FD5" w:rsidRPr="001F42D3" w14:paraId="77504223" w14:textId="77777777" w:rsidTr="006C0E8E">
        <w:trPr>
          <w:cantSplit/>
          <w:jc w:val="center"/>
        </w:trPr>
        <w:tc>
          <w:tcPr>
            <w:tcW w:w="783" w:type="dxa"/>
          </w:tcPr>
          <w:p w14:paraId="14277375" w14:textId="77777777" w:rsidR="00B11855" w:rsidRPr="001F42D3" w:rsidRDefault="003D003E" w:rsidP="00DC2467">
            <w:pPr>
              <w:pStyle w:val="TableEntry"/>
            </w:pPr>
            <w:r w:rsidRPr="001F42D3">
              <w:t>14</w:t>
            </w:r>
          </w:p>
        </w:tc>
        <w:tc>
          <w:tcPr>
            <w:tcW w:w="764" w:type="dxa"/>
          </w:tcPr>
          <w:p w14:paraId="488502AE" w14:textId="77777777" w:rsidR="00B11855" w:rsidRPr="001F42D3" w:rsidRDefault="003D003E" w:rsidP="00DC2467">
            <w:pPr>
              <w:pStyle w:val="TableEntry"/>
            </w:pPr>
            <w:r w:rsidRPr="001F42D3">
              <w:t>199</w:t>
            </w:r>
          </w:p>
        </w:tc>
        <w:tc>
          <w:tcPr>
            <w:tcW w:w="760" w:type="dxa"/>
          </w:tcPr>
          <w:p w14:paraId="31C4A960" w14:textId="77777777" w:rsidR="00B11855" w:rsidRPr="001F42D3" w:rsidRDefault="003D003E" w:rsidP="00DC2467">
            <w:pPr>
              <w:pStyle w:val="TableEntry"/>
            </w:pPr>
            <w:r w:rsidRPr="001F42D3">
              <w:t>ST</w:t>
            </w:r>
          </w:p>
        </w:tc>
        <w:tc>
          <w:tcPr>
            <w:tcW w:w="961" w:type="dxa"/>
          </w:tcPr>
          <w:p w14:paraId="60A28B62" w14:textId="77777777" w:rsidR="00B11855" w:rsidRPr="001F42D3" w:rsidRDefault="003D003E" w:rsidP="00DC2467">
            <w:pPr>
              <w:pStyle w:val="TableEntry"/>
            </w:pPr>
            <w:r w:rsidRPr="001F42D3">
              <w:t>RE</w:t>
            </w:r>
          </w:p>
        </w:tc>
        <w:tc>
          <w:tcPr>
            <w:tcW w:w="1316" w:type="dxa"/>
          </w:tcPr>
          <w:p w14:paraId="56CA21B1" w14:textId="77777777" w:rsidR="00B11855" w:rsidRPr="001F42D3" w:rsidRDefault="003D003E" w:rsidP="00DC2467">
            <w:pPr>
              <w:pStyle w:val="TableEntry"/>
            </w:pPr>
            <w:r w:rsidRPr="001F42D3">
              <w:t>[0..1]</w:t>
            </w:r>
          </w:p>
        </w:tc>
        <w:tc>
          <w:tcPr>
            <w:tcW w:w="861" w:type="dxa"/>
          </w:tcPr>
          <w:p w14:paraId="237B5D24" w14:textId="77777777" w:rsidR="00B11855" w:rsidRPr="001F42D3" w:rsidRDefault="00B11855" w:rsidP="00DC2467">
            <w:pPr>
              <w:pStyle w:val="TableEntry"/>
            </w:pPr>
          </w:p>
        </w:tc>
        <w:tc>
          <w:tcPr>
            <w:tcW w:w="2834" w:type="dxa"/>
          </w:tcPr>
          <w:p w14:paraId="4EB0FFC0" w14:textId="77777777" w:rsidR="00B11855" w:rsidRPr="001F42D3" w:rsidRDefault="003D003E" w:rsidP="00DC2467">
            <w:pPr>
              <w:pStyle w:val="TableEntry"/>
            </w:pPr>
            <w:r w:rsidRPr="001F42D3">
              <w:t>Professional Suffix</w:t>
            </w:r>
          </w:p>
        </w:tc>
      </w:tr>
    </w:tbl>
    <w:p w14:paraId="5D062D4D" w14:textId="77777777" w:rsidR="00B11855" w:rsidRPr="001F42D3" w:rsidRDefault="00B11855" w:rsidP="00452006">
      <w:pPr>
        <w:pStyle w:val="BodyText"/>
      </w:pPr>
    </w:p>
    <w:p w14:paraId="5104D516" w14:textId="77777777" w:rsidR="00B11855" w:rsidRPr="001F42D3" w:rsidRDefault="003D003E" w:rsidP="00452006">
      <w:pPr>
        <w:pStyle w:val="BodyText"/>
      </w:pPr>
      <w:r w:rsidRPr="001F42D3">
        <w:t>This data type is usually in a repeatable field, to allow a list of names. Examples: Legal name, display name.</w:t>
      </w:r>
    </w:p>
    <w:p w14:paraId="416F9F55" w14:textId="77777777" w:rsidR="00B11855" w:rsidRPr="001F42D3" w:rsidRDefault="003D003E" w:rsidP="00452006">
      <w:pPr>
        <w:pStyle w:val="BodyText"/>
      </w:pPr>
      <w:r w:rsidRPr="001F42D3">
        <w:t>Subfield 1 "Family Name" is required if known to the sender.</w:t>
      </w:r>
    </w:p>
    <w:p w14:paraId="724060C2" w14:textId="1D8F8796" w:rsidR="00B11855" w:rsidRPr="001F42D3" w:rsidRDefault="003D003E" w:rsidP="00452006">
      <w:pPr>
        <w:pStyle w:val="BodyText"/>
      </w:pPr>
      <w:r w:rsidRPr="001F42D3">
        <w:t xml:space="preserve">Subfield 7 "Name Type Code" is required. The PAM </w:t>
      </w:r>
      <w:r w:rsidR="00CA3A2C" w:rsidRPr="001F42D3">
        <w:t>Profile</w:t>
      </w:r>
      <w:r w:rsidRPr="001F42D3">
        <w:t xml:space="preserve"> allows these values from </w:t>
      </w:r>
      <w:r w:rsidR="006D613E" w:rsidRPr="001F42D3">
        <w:t>HL7</w:t>
      </w:r>
      <w:r w:rsidR="00995105" w:rsidRPr="001F42D3">
        <w:t xml:space="preserve"> </w:t>
      </w:r>
      <w:r w:rsidRPr="001F42D3">
        <w:t>Table 0200 – Name type:</w:t>
      </w:r>
    </w:p>
    <w:p w14:paraId="12BAB811" w14:textId="26514E2D" w:rsidR="00B11855" w:rsidRPr="001F42D3" w:rsidRDefault="003D003E" w:rsidP="00CF5627">
      <w:pPr>
        <w:pStyle w:val="TableTitle"/>
      </w:pPr>
      <w:r w:rsidRPr="001F42D3">
        <w:t xml:space="preserve">Table C.8-2: </w:t>
      </w:r>
      <w:r w:rsidR="006D613E" w:rsidRPr="001F42D3">
        <w:t>HL7</w:t>
      </w:r>
      <w:r w:rsidR="00995105" w:rsidRPr="001F42D3">
        <w:t xml:space="preserve"> </w:t>
      </w:r>
      <w:r w:rsidRPr="001F42D3">
        <w:t>Table 0200 - Name Type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0"/>
        <w:gridCol w:w="3488"/>
        <w:gridCol w:w="2160"/>
      </w:tblGrid>
      <w:tr w:rsidR="00C40FD5" w:rsidRPr="001F42D3" w14:paraId="0B37D9BD" w14:textId="77777777" w:rsidTr="005C1693">
        <w:trPr>
          <w:cantSplit/>
          <w:tblHeader/>
          <w:jc w:val="center"/>
        </w:trPr>
        <w:tc>
          <w:tcPr>
            <w:tcW w:w="1190" w:type="dxa"/>
            <w:shd w:val="clear" w:color="auto" w:fill="D9D9D9"/>
          </w:tcPr>
          <w:p w14:paraId="20342F42" w14:textId="77777777" w:rsidR="00B11855" w:rsidRPr="001F42D3" w:rsidRDefault="003D003E" w:rsidP="00452006">
            <w:pPr>
              <w:pStyle w:val="TableEntryHeader"/>
            </w:pPr>
            <w:r w:rsidRPr="001F42D3">
              <w:t>Value</w:t>
            </w:r>
          </w:p>
        </w:tc>
        <w:tc>
          <w:tcPr>
            <w:tcW w:w="3488" w:type="dxa"/>
            <w:shd w:val="clear" w:color="auto" w:fill="D9D9D9"/>
          </w:tcPr>
          <w:p w14:paraId="0D05AA9B" w14:textId="77777777" w:rsidR="00B11855" w:rsidRPr="001F42D3" w:rsidRDefault="003D003E" w:rsidP="00452006">
            <w:pPr>
              <w:pStyle w:val="TableEntryHeader"/>
            </w:pPr>
            <w:r w:rsidRPr="001F42D3">
              <w:t>Description</w:t>
            </w:r>
          </w:p>
        </w:tc>
        <w:tc>
          <w:tcPr>
            <w:tcW w:w="2160" w:type="dxa"/>
            <w:shd w:val="clear" w:color="auto" w:fill="D9D9D9"/>
          </w:tcPr>
          <w:p w14:paraId="2D6EB58E" w14:textId="77777777" w:rsidR="00B11855" w:rsidRPr="001F42D3" w:rsidRDefault="003D003E" w:rsidP="00452006">
            <w:pPr>
              <w:pStyle w:val="TableEntryHeader"/>
            </w:pPr>
            <w:r w:rsidRPr="001F42D3">
              <w:t>Comment</w:t>
            </w:r>
          </w:p>
        </w:tc>
      </w:tr>
      <w:tr w:rsidR="00B11855" w:rsidRPr="001F42D3" w14:paraId="004F4DD5" w14:textId="77777777" w:rsidTr="0034511D">
        <w:trPr>
          <w:cantSplit/>
          <w:jc w:val="center"/>
        </w:trPr>
        <w:tc>
          <w:tcPr>
            <w:tcW w:w="1190" w:type="dxa"/>
          </w:tcPr>
          <w:p w14:paraId="78A8D045" w14:textId="77777777" w:rsidR="00B11855" w:rsidRPr="001F42D3" w:rsidRDefault="003D003E" w:rsidP="00452006">
            <w:pPr>
              <w:pStyle w:val="TableEntry"/>
            </w:pPr>
            <w:r w:rsidRPr="001F42D3">
              <w:t>A</w:t>
            </w:r>
          </w:p>
        </w:tc>
        <w:tc>
          <w:tcPr>
            <w:tcW w:w="3488" w:type="dxa"/>
          </w:tcPr>
          <w:p w14:paraId="7F4AD223" w14:textId="77777777" w:rsidR="00B11855" w:rsidRPr="001F42D3" w:rsidRDefault="003D003E" w:rsidP="00452006">
            <w:pPr>
              <w:pStyle w:val="TableEntry"/>
            </w:pPr>
            <w:r w:rsidRPr="001F42D3">
              <w:t>Alias Name</w:t>
            </w:r>
          </w:p>
        </w:tc>
        <w:tc>
          <w:tcPr>
            <w:tcW w:w="2160" w:type="dxa"/>
          </w:tcPr>
          <w:p w14:paraId="746C7848" w14:textId="77777777" w:rsidR="00B11855" w:rsidRPr="001F42D3" w:rsidRDefault="00B11855" w:rsidP="00452006">
            <w:pPr>
              <w:pStyle w:val="TableEntry"/>
            </w:pPr>
          </w:p>
        </w:tc>
      </w:tr>
      <w:tr w:rsidR="00B11855" w:rsidRPr="001F42D3" w14:paraId="58845413" w14:textId="77777777" w:rsidTr="0034511D">
        <w:trPr>
          <w:cantSplit/>
          <w:jc w:val="center"/>
        </w:trPr>
        <w:tc>
          <w:tcPr>
            <w:tcW w:w="1190" w:type="dxa"/>
          </w:tcPr>
          <w:p w14:paraId="7D69989A" w14:textId="77777777" w:rsidR="00B11855" w:rsidRPr="001F42D3" w:rsidRDefault="003D003E" w:rsidP="00452006">
            <w:pPr>
              <w:pStyle w:val="TableEntry"/>
            </w:pPr>
            <w:r w:rsidRPr="001F42D3">
              <w:t>B</w:t>
            </w:r>
          </w:p>
        </w:tc>
        <w:tc>
          <w:tcPr>
            <w:tcW w:w="3488" w:type="dxa"/>
          </w:tcPr>
          <w:p w14:paraId="57103CF0" w14:textId="77777777" w:rsidR="00B11855" w:rsidRPr="001F42D3" w:rsidRDefault="003D003E" w:rsidP="00452006">
            <w:pPr>
              <w:pStyle w:val="TableEntry"/>
            </w:pPr>
            <w:r w:rsidRPr="001F42D3">
              <w:t>Name at Birth</w:t>
            </w:r>
          </w:p>
        </w:tc>
        <w:tc>
          <w:tcPr>
            <w:tcW w:w="2160" w:type="dxa"/>
          </w:tcPr>
          <w:p w14:paraId="24FEA81E" w14:textId="77777777" w:rsidR="00B11855" w:rsidRPr="001F42D3" w:rsidRDefault="00B11855" w:rsidP="00452006">
            <w:pPr>
              <w:pStyle w:val="TableEntry"/>
            </w:pPr>
          </w:p>
        </w:tc>
      </w:tr>
      <w:tr w:rsidR="00B11855" w:rsidRPr="001F42D3" w14:paraId="754526A3" w14:textId="77777777" w:rsidTr="0034511D">
        <w:trPr>
          <w:cantSplit/>
          <w:jc w:val="center"/>
        </w:trPr>
        <w:tc>
          <w:tcPr>
            <w:tcW w:w="1190" w:type="dxa"/>
          </w:tcPr>
          <w:p w14:paraId="679A3A30" w14:textId="77777777" w:rsidR="00B11855" w:rsidRPr="001F42D3" w:rsidRDefault="003D003E" w:rsidP="00452006">
            <w:pPr>
              <w:pStyle w:val="TableEntry"/>
            </w:pPr>
            <w:r w:rsidRPr="001F42D3">
              <w:t>C</w:t>
            </w:r>
          </w:p>
        </w:tc>
        <w:tc>
          <w:tcPr>
            <w:tcW w:w="3488" w:type="dxa"/>
          </w:tcPr>
          <w:p w14:paraId="22B722C0" w14:textId="77777777" w:rsidR="00B11855" w:rsidRPr="001F42D3" w:rsidRDefault="003D003E" w:rsidP="00452006">
            <w:pPr>
              <w:pStyle w:val="TableEntry"/>
            </w:pPr>
            <w:r w:rsidRPr="001F42D3">
              <w:t>Adopted Name</w:t>
            </w:r>
          </w:p>
        </w:tc>
        <w:tc>
          <w:tcPr>
            <w:tcW w:w="2160" w:type="dxa"/>
          </w:tcPr>
          <w:p w14:paraId="66BCD506" w14:textId="77777777" w:rsidR="00B11855" w:rsidRPr="001F42D3" w:rsidRDefault="00B11855" w:rsidP="00452006">
            <w:pPr>
              <w:pStyle w:val="TableEntry"/>
            </w:pPr>
          </w:p>
        </w:tc>
      </w:tr>
      <w:tr w:rsidR="00B11855" w:rsidRPr="001F42D3" w14:paraId="2895A94B" w14:textId="77777777" w:rsidTr="0034511D">
        <w:trPr>
          <w:cantSplit/>
          <w:jc w:val="center"/>
        </w:trPr>
        <w:tc>
          <w:tcPr>
            <w:tcW w:w="1190" w:type="dxa"/>
          </w:tcPr>
          <w:p w14:paraId="78E824C9" w14:textId="77777777" w:rsidR="00B11855" w:rsidRPr="001F42D3" w:rsidRDefault="003D003E" w:rsidP="00452006">
            <w:pPr>
              <w:pStyle w:val="TableEntry"/>
            </w:pPr>
            <w:r w:rsidRPr="001F42D3">
              <w:t>D</w:t>
            </w:r>
          </w:p>
        </w:tc>
        <w:tc>
          <w:tcPr>
            <w:tcW w:w="3488" w:type="dxa"/>
          </w:tcPr>
          <w:p w14:paraId="7CD830AC" w14:textId="77777777" w:rsidR="00B11855" w:rsidRPr="001F42D3" w:rsidRDefault="003D003E" w:rsidP="00452006">
            <w:pPr>
              <w:pStyle w:val="TableEntry"/>
            </w:pPr>
            <w:r w:rsidRPr="001F42D3">
              <w:t>Display Name</w:t>
            </w:r>
          </w:p>
        </w:tc>
        <w:tc>
          <w:tcPr>
            <w:tcW w:w="2160" w:type="dxa"/>
          </w:tcPr>
          <w:p w14:paraId="0CD027DB" w14:textId="77777777" w:rsidR="00B11855" w:rsidRPr="001F42D3" w:rsidRDefault="00B11855" w:rsidP="00452006">
            <w:pPr>
              <w:pStyle w:val="TableEntry"/>
            </w:pPr>
          </w:p>
        </w:tc>
      </w:tr>
      <w:tr w:rsidR="00B11855" w:rsidRPr="001F42D3" w14:paraId="0570EDFD" w14:textId="77777777" w:rsidTr="0034511D">
        <w:trPr>
          <w:cantSplit/>
          <w:jc w:val="center"/>
        </w:trPr>
        <w:tc>
          <w:tcPr>
            <w:tcW w:w="1190" w:type="dxa"/>
          </w:tcPr>
          <w:p w14:paraId="108C6695" w14:textId="77777777" w:rsidR="00B11855" w:rsidRPr="001F42D3" w:rsidRDefault="003D003E" w:rsidP="00452006">
            <w:pPr>
              <w:pStyle w:val="TableEntry"/>
            </w:pPr>
            <w:r w:rsidRPr="001F42D3">
              <w:t>I</w:t>
            </w:r>
          </w:p>
        </w:tc>
        <w:tc>
          <w:tcPr>
            <w:tcW w:w="3488" w:type="dxa"/>
          </w:tcPr>
          <w:p w14:paraId="75482EC7" w14:textId="77777777" w:rsidR="00B11855" w:rsidRPr="001F42D3" w:rsidRDefault="003D003E" w:rsidP="00452006">
            <w:pPr>
              <w:pStyle w:val="TableEntry"/>
            </w:pPr>
            <w:r w:rsidRPr="001F42D3">
              <w:t>Licensing Name</w:t>
            </w:r>
          </w:p>
        </w:tc>
        <w:tc>
          <w:tcPr>
            <w:tcW w:w="2160" w:type="dxa"/>
          </w:tcPr>
          <w:p w14:paraId="6D378186" w14:textId="77777777" w:rsidR="00B11855" w:rsidRPr="001F42D3" w:rsidRDefault="00B11855" w:rsidP="00452006">
            <w:pPr>
              <w:pStyle w:val="TableEntry"/>
            </w:pPr>
          </w:p>
        </w:tc>
      </w:tr>
      <w:tr w:rsidR="00B11855" w:rsidRPr="001F42D3" w14:paraId="0ABC474D" w14:textId="77777777" w:rsidTr="0034511D">
        <w:trPr>
          <w:cantSplit/>
          <w:jc w:val="center"/>
        </w:trPr>
        <w:tc>
          <w:tcPr>
            <w:tcW w:w="1190" w:type="dxa"/>
          </w:tcPr>
          <w:p w14:paraId="5866C392" w14:textId="77777777" w:rsidR="00B11855" w:rsidRPr="001F42D3" w:rsidRDefault="003D003E" w:rsidP="00452006">
            <w:pPr>
              <w:pStyle w:val="TableEntry"/>
            </w:pPr>
            <w:r w:rsidRPr="001F42D3">
              <w:t>L</w:t>
            </w:r>
          </w:p>
        </w:tc>
        <w:tc>
          <w:tcPr>
            <w:tcW w:w="3488" w:type="dxa"/>
          </w:tcPr>
          <w:p w14:paraId="7969AEDF" w14:textId="77777777" w:rsidR="00B11855" w:rsidRPr="001F42D3" w:rsidRDefault="003D003E" w:rsidP="00452006">
            <w:pPr>
              <w:pStyle w:val="TableEntry"/>
            </w:pPr>
            <w:r w:rsidRPr="001F42D3">
              <w:t>Legal Name</w:t>
            </w:r>
          </w:p>
        </w:tc>
        <w:tc>
          <w:tcPr>
            <w:tcW w:w="2160" w:type="dxa"/>
          </w:tcPr>
          <w:p w14:paraId="6666A45C" w14:textId="77777777" w:rsidR="00B11855" w:rsidRPr="001F42D3" w:rsidRDefault="00B11855" w:rsidP="00452006">
            <w:pPr>
              <w:pStyle w:val="TableEntry"/>
            </w:pPr>
          </w:p>
        </w:tc>
      </w:tr>
      <w:tr w:rsidR="00B11855" w:rsidRPr="001F42D3" w14:paraId="7A904A4E" w14:textId="77777777" w:rsidTr="0034511D">
        <w:trPr>
          <w:cantSplit/>
          <w:jc w:val="center"/>
        </w:trPr>
        <w:tc>
          <w:tcPr>
            <w:tcW w:w="1190" w:type="dxa"/>
          </w:tcPr>
          <w:p w14:paraId="7407FB55" w14:textId="77777777" w:rsidR="00B11855" w:rsidRPr="001F42D3" w:rsidRDefault="003D003E" w:rsidP="00452006">
            <w:pPr>
              <w:pStyle w:val="TableEntry"/>
            </w:pPr>
            <w:r w:rsidRPr="001F42D3">
              <w:t>M</w:t>
            </w:r>
          </w:p>
        </w:tc>
        <w:tc>
          <w:tcPr>
            <w:tcW w:w="3488" w:type="dxa"/>
          </w:tcPr>
          <w:p w14:paraId="7141EC14" w14:textId="77777777" w:rsidR="00B11855" w:rsidRPr="001F42D3" w:rsidRDefault="003D003E" w:rsidP="00452006">
            <w:pPr>
              <w:pStyle w:val="TableEntry"/>
            </w:pPr>
            <w:r w:rsidRPr="001F42D3">
              <w:t xml:space="preserve">Maiden Name </w:t>
            </w:r>
          </w:p>
        </w:tc>
        <w:tc>
          <w:tcPr>
            <w:tcW w:w="2160" w:type="dxa"/>
          </w:tcPr>
          <w:p w14:paraId="090AB361" w14:textId="77777777" w:rsidR="00B11855" w:rsidRPr="001F42D3" w:rsidRDefault="00B11855" w:rsidP="00452006">
            <w:pPr>
              <w:pStyle w:val="TableEntry"/>
            </w:pPr>
          </w:p>
        </w:tc>
      </w:tr>
      <w:tr w:rsidR="00B11855" w:rsidRPr="001F42D3" w14:paraId="5991145A" w14:textId="77777777" w:rsidTr="0034511D">
        <w:trPr>
          <w:cantSplit/>
          <w:jc w:val="center"/>
        </w:trPr>
        <w:tc>
          <w:tcPr>
            <w:tcW w:w="1190" w:type="dxa"/>
          </w:tcPr>
          <w:p w14:paraId="0C7F89C6" w14:textId="77777777" w:rsidR="00B11855" w:rsidRPr="001F42D3" w:rsidRDefault="003D003E" w:rsidP="00452006">
            <w:pPr>
              <w:pStyle w:val="TableEntry"/>
            </w:pPr>
            <w:r w:rsidRPr="001F42D3">
              <w:t>N</w:t>
            </w:r>
          </w:p>
        </w:tc>
        <w:tc>
          <w:tcPr>
            <w:tcW w:w="3488" w:type="dxa"/>
          </w:tcPr>
          <w:p w14:paraId="13D53917" w14:textId="77777777" w:rsidR="00B11855" w:rsidRPr="001F42D3" w:rsidRDefault="003D003E" w:rsidP="00452006">
            <w:pPr>
              <w:pStyle w:val="TableEntry"/>
            </w:pPr>
            <w:r w:rsidRPr="001F42D3">
              <w:t>Nickname /"Call me" Name/Street Name</w:t>
            </w:r>
          </w:p>
        </w:tc>
        <w:tc>
          <w:tcPr>
            <w:tcW w:w="2160" w:type="dxa"/>
          </w:tcPr>
          <w:p w14:paraId="75FBD7C2" w14:textId="77777777" w:rsidR="00B11855" w:rsidRPr="001F42D3" w:rsidRDefault="00B11855" w:rsidP="00452006">
            <w:pPr>
              <w:pStyle w:val="TableEntry"/>
            </w:pPr>
          </w:p>
        </w:tc>
      </w:tr>
      <w:tr w:rsidR="00B11855" w:rsidRPr="001F42D3" w14:paraId="48EB913C" w14:textId="77777777" w:rsidTr="0034511D">
        <w:trPr>
          <w:cantSplit/>
          <w:jc w:val="center"/>
        </w:trPr>
        <w:tc>
          <w:tcPr>
            <w:tcW w:w="1190" w:type="dxa"/>
          </w:tcPr>
          <w:p w14:paraId="2DC6A9AC" w14:textId="77777777" w:rsidR="00B11855" w:rsidRPr="001F42D3" w:rsidRDefault="003D003E" w:rsidP="00452006">
            <w:pPr>
              <w:pStyle w:val="TableEntry"/>
            </w:pPr>
            <w:r w:rsidRPr="001F42D3">
              <w:t>R</w:t>
            </w:r>
          </w:p>
        </w:tc>
        <w:tc>
          <w:tcPr>
            <w:tcW w:w="3488" w:type="dxa"/>
          </w:tcPr>
          <w:p w14:paraId="3967F151" w14:textId="77777777" w:rsidR="00B11855" w:rsidRPr="001F42D3" w:rsidRDefault="003D003E" w:rsidP="00452006">
            <w:pPr>
              <w:pStyle w:val="TableEntry"/>
            </w:pPr>
            <w:r w:rsidRPr="001F42D3">
              <w:t>Registered Name (animals only)</w:t>
            </w:r>
          </w:p>
        </w:tc>
        <w:tc>
          <w:tcPr>
            <w:tcW w:w="2160" w:type="dxa"/>
          </w:tcPr>
          <w:p w14:paraId="63A1955A" w14:textId="77777777" w:rsidR="00B11855" w:rsidRPr="001F42D3" w:rsidRDefault="00B11855" w:rsidP="00452006">
            <w:pPr>
              <w:pStyle w:val="TableEntry"/>
            </w:pPr>
          </w:p>
        </w:tc>
      </w:tr>
      <w:tr w:rsidR="00B11855" w:rsidRPr="001F42D3" w14:paraId="54C9941C" w14:textId="77777777" w:rsidTr="0034511D">
        <w:trPr>
          <w:cantSplit/>
          <w:jc w:val="center"/>
        </w:trPr>
        <w:tc>
          <w:tcPr>
            <w:tcW w:w="1190" w:type="dxa"/>
          </w:tcPr>
          <w:p w14:paraId="102F8816" w14:textId="77777777" w:rsidR="00B11855" w:rsidRPr="001F42D3" w:rsidRDefault="003D003E" w:rsidP="00452006">
            <w:pPr>
              <w:pStyle w:val="TableEntry"/>
            </w:pPr>
            <w:r w:rsidRPr="001F42D3">
              <w:t>S</w:t>
            </w:r>
          </w:p>
        </w:tc>
        <w:tc>
          <w:tcPr>
            <w:tcW w:w="3488" w:type="dxa"/>
          </w:tcPr>
          <w:p w14:paraId="0A846CF1" w14:textId="77777777" w:rsidR="00B11855" w:rsidRPr="001F42D3" w:rsidRDefault="003D003E" w:rsidP="00452006">
            <w:pPr>
              <w:pStyle w:val="TableEntry"/>
            </w:pPr>
            <w:r w:rsidRPr="001F42D3">
              <w:t>Coded Pseudo-Name to ensure anonymity</w:t>
            </w:r>
          </w:p>
        </w:tc>
        <w:tc>
          <w:tcPr>
            <w:tcW w:w="2160" w:type="dxa"/>
          </w:tcPr>
          <w:p w14:paraId="15540ED4" w14:textId="77777777" w:rsidR="00B11855" w:rsidRPr="001F42D3" w:rsidRDefault="00B11855" w:rsidP="00452006">
            <w:pPr>
              <w:pStyle w:val="TableEntry"/>
            </w:pPr>
          </w:p>
        </w:tc>
      </w:tr>
      <w:tr w:rsidR="00B11855" w:rsidRPr="001F42D3" w14:paraId="41156E3D" w14:textId="77777777" w:rsidTr="0034511D">
        <w:trPr>
          <w:cantSplit/>
          <w:jc w:val="center"/>
        </w:trPr>
        <w:tc>
          <w:tcPr>
            <w:tcW w:w="1190" w:type="dxa"/>
          </w:tcPr>
          <w:p w14:paraId="5443DFBF" w14:textId="77777777" w:rsidR="00B11855" w:rsidRPr="001F42D3" w:rsidRDefault="003D003E" w:rsidP="00452006">
            <w:pPr>
              <w:pStyle w:val="TableEntry"/>
            </w:pPr>
            <w:r w:rsidRPr="001F42D3">
              <w:lastRenderedPageBreak/>
              <w:t>T</w:t>
            </w:r>
          </w:p>
        </w:tc>
        <w:tc>
          <w:tcPr>
            <w:tcW w:w="3488" w:type="dxa"/>
          </w:tcPr>
          <w:p w14:paraId="4AEB799A" w14:textId="77777777" w:rsidR="00B11855" w:rsidRPr="001F42D3" w:rsidRDefault="003D003E" w:rsidP="00452006">
            <w:pPr>
              <w:pStyle w:val="TableEntry"/>
            </w:pPr>
            <w:r w:rsidRPr="001F42D3">
              <w:t>Indigenous/Tribal/Community Name</w:t>
            </w:r>
          </w:p>
        </w:tc>
        <w:tc>
          <w:tcPr>
            <w:tcW w:w="2160" w:type="dxa"/>
          </w:tcPr>
          <w:p w14:paraId="46A4F345" w14:textId="77777777" w:rsidR="00B11855" w:rsidRPr="001F42D3" w:rsidRDefault="00B11855" w:rsidP="00452006">
            <w:pPr>
              <w:pStyle w:val="TableEntry"/>
            </w:pPr>
          </w:p>
        </w:tc>
      </w:tr>
      <w:tr w:rsidR="00B11855" w:rsidRPr="001F42D3" w14:paraId="400D0481" w14:textId="77777777" w:rsidTr="0034511D">
        <w:trPr>
          <w:cantSplit/>
          <w:jc w:val="center"/>
        </w:trPr>
        <w:tc>
          <w:tcPr>
            <w:tcW w:w="1190" w:type="dxa"/>
          </w:tcPr>
          <w:p w14:paraId="6E3301A2" w14:textId="77777777" w:rsidR="00B11855" w:rsidRPr="001F42D3" w:rsidRDefault="003D003E" w:rsidP="00452006">
            <w:pPr>
              <w:pStyle w:val="TableEntry"/>
            </w:pPr>
            <w:r w:rsidRPr="001F42D3">
              <w:t>U</w:t>
            </w:r>
          </w:p>
        </w:tc>
        <w:tc>
          <w:tcPr>
            <w:tcW w:w="3488" w:type="dxa"/>
          </w:tcPr>
          <w:p w14:paraId="35D29E23" w14:textId="77777777" w:rsidR="00B11855" w:rsidRPr="001F42D3" w:rsidRDefault="003D003E" w:rsidP="00452006">
            <w:pPr>
              <w:pStyle w:val="TableEntry"/>
            </w:pPr>
            <w:r w:rsidRPr="001F42D3">
              <w:t>Unspecified</w:t>
            </w:r>
          </w:p>
        </w:tc>
        <w:tc>
          <w:tcPr>
            <w:tcW w:w="2160" w:type="dxa"/>
          </w:tcPr>
          <w:p w14:paraId="6C0968F9" w14:textId="77777777" w:rsidR="00B11855" w:rsidRPr="001F42D3" w:rsidRDefault="00B11855" w:rsidP="00452006">
            <w:pPr>
              <w:pStyle w:val="TableEntry"/>
            </w:pPr>
          </w:p>
        </w:tc>
      </w:tr>
    </w:tbl>
    <w:p w14:paraId="40EFCB83" w14:textId="77777777" w:rsidR="00264692" w:rsidRPr="001F42D3" w:rsidRDefault="00264692" w:rsidP="00452006">
      <w:pPr>
        <w:pStyle w:val="BodyText"/>
      </w:pPr>
    </w:p>
    <w:p w14:paraId="4E72A001" w14:textId="77777777" w:rsidR="00B11855" w:rsidRPr="001F42D3" w:rsidRDefault="003D003E" w:rsidP="00452006">
      <w:pPr>
        <w:pStyle w:val="BodyText"/>
      </w:pPr>
      <w:r w:rsidRPr="001F42D3">
        <w:t xml:space="preserve">This table may be further defined and restrained in national extensions of this profile. </w:t>
      </w:r>
    </w:p>
    <w:p w14:paraId="1E7129B8" w14:textId="1830CF2B" w:rsidR="00B11855" w:rsidRPr="001F42D3" w:rsidRDefault="003D003E" w:rsidP="00452006">
      <w:pPr>
        <w:pStyle w:val="BodyText"/>
      </w:pPr>
      <w:r w:rsidRPr="001F42D3">
        <w:t xml:space="preserve">Subfields 6 (Degree) and 10 (Name Validity Range) are deprecated in </w:t>
      </w:r>
      <w:r w:rsidR="006D613E" w:rsidRPr="001F42D3">
        <w:t>HL7</w:t>
      </w:r>
      <w:r w:rsidR="00995105" w:rsidRPr="001F42D3">
        <w:t xml:space="preserve"> </w:t>
      </w:r>
      <w:r w:rsidRPr="001F42D3">
        <w:t>v2.6, therefore not supported by the PCD profile.</w:t>
      </w:r>
    </w:p>
    <w:p w14:paraId="765A4C23" w14:textId="39BF1AC8" w:rsidR="00B11855" w:rsidRPr="001F42D3" w:rsidRDefault="00D53FC4" w:rsidP="00B34AEB">
      <w:pPr>
        <w:pStyle w:val="Heading2"/>
        <w:numPr>
          <w:ilvl w:val="0"/>
          <w:numId w:val="0"/>
        </w:numPr>
        <w:rPr>
          <w:noProof w:val="0"/>
        </w:rPr>
      </w:pPr>
      <w:bookmarkStart w:id="1743" w:name="_Toc401769880"/>
      <w:bookmarkStart w:id="1744" w:name="_Toc214889799"/>
      <w:r w:rsidRPr="001F42D3">
        <w:rPr>
          <w:noProof w:val="0"/>
        </w:rPr>
        <w:t xml:space="preserve">C.9 </w:t>
      </w:r>
      <w:r w:rsidR="003D003E" w:rsidRPr="001F42D3">
        <w:rPr>
          <w:noProof w:val="0"/>
        </w:rPr>
        <w:t>XTN Data Type</w:t>
      </w:r>
      <w:bookmarkEnd w:id="1743"/>
      <w:bookmarkEnd w:id="1744"/>
    </w:p>
    <w:p w14:paraId="6D43465D" w14:textId="77777777" w:rsidR="00B11855" w:rsidRPr="001F42D3" w:rsidRDefault="003D003E" w:rsidP="00CF5627">
      <w:pPr>
        <w:pStyle w:val="TableTitle"/>
      </w:pPr>
      <w:r w:rsidRPr="001F42D3">
        <w:t>Table C.9-1: XTN-Extended Telecommunication Number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83"/>
        <w:gridCol w:w="764"/>
        <w:gridCol w:w="760"/>
        <w:gridCol w:w="961"/>
        <w:gridCol w:w="1316"/>
        <w:gridCol w:w="861"/>
        <w:gridCol w:w="2834"/>
      </w:tblGrid>
      <w:tr w:rsidR="00C40FD5" w:rsidRPr="001F42D3" w14:paraId="71C3C5F1" w14:textId="77777777" w:rsidTr="00A92110">
        <w:trPr>
          <w:cantSplit/>
          <w:tblHeader/>
          <w:jc w:val="center"/>
        </w:trPr>
        <w:tc>
          <w:tcPr>
            <w:tcW w:w="783" w:type="dxa"/>
            <w:shd w:val="clear" w:color="auto" w:fill="D9D9D9"/>
          </w:tcPr>
          <w:p w14:paraId="48EF5D04" w14:textId="77777777" w:rsidR="00B11855" w:rsidRPr="001F42D3" w:rsidRDefault="003D003E" w:rsidP="006C0E8E">
            <w:pPr>
              <w:pStyle w:val="TableEntryHeader"/>
            </w:pPr>
            <w:r w:rsidRPr="001F42D3">
              <w:t>SEQ</w:t>
            </w:r>
          </w:p>
        </w:tc>
        <w:tc>
          <w:tcPr>
            <w:tcW w:w="764" w:type="dxa"/>
            <w:shd w:val="clear" w:color="auto" w:fill="D9D9D9"/>
          </w:tcPr>
          <w:p w14:paraId="21D031CE" w14:textId="77777777" w:rsidR="00B11855" w:rsidRPr="001F42D3" w:rsidRDefault="003D003E" w:rsidP="006C0E8E">
            <w:pPr>
              <w:pStyle w:val="TableEntryHeader"/>
            </w:pPr>
            <w:r w:rsidRPr="001F42D3">
              <w:t>LEN</w:t>
            </w:r>
          </w:p>
        </w:tc>
        <w:tc>
          <w:tcPr>
            <w:tcW w:w="760" w:type="dxa"/>
            <w:shd w:val="clear" w:color="auto" w:fill="D9D9D9"/>
          </w:tcPr>
          <w:p w14:paraId="4B136D06" w14:textId="77777777" w:rsidR="00B11855" w:rsidRPr="001F42D3" w:rsidRDefault="003D003E" w:rsidP="006C0E8E">
            <w:pPr>
              <w:pStyle w:val="TableEntryHeader"/>
            </w:pPr>
            <w:r w:rsidRPr="001F42D3">
              <w:t>DT</w:t>
            </w:r>
          </w:p>
        </w:tc>
        <w:tc>
          <w:tcPr>
            <w:tcW w:w="961" w:type="dxa"/>
            <w:shd w:val="clear" w:color="auto" w:fill="D9D9D9"/>
          </w:tcPr>
          <w:p w14:paraId="434A5A11" w14:textId="77777777" w:rsidR="00B11855" w:rsidRPr="001F42D3" w:rsidRDefault="003D003E" w:rsidP="006C0E8E">
            <w:pPr>
              <w:pStyle w:val="TableEntryHeader"/>
            </w:pPr>
            <w:r w:rsidRPr="001F42D3">
              <w:t>Usage</w:t>
            </w:r>
          </w:p>
        </w:tc>
        <w:tc>
          <w:tcPr>
            <w:tcW w:w="1316" w:type="dxa"/>
            <w:shd w:val="clear" w:color="auto" w:fill="D9D9D9"/>
          </w:tcPr>
          <w:p w14:paraId="166E24AE" w14:textId="77777777" w:rsidR="00B11855" w:rsidRPr="001F42D3" w:rsidRDefault="003D003E" w:rsidP="006C0E8E">
            <w:pPr>
              <w:pStyle w:val="TableEntryHeader"/>
            </w:pPr>
            <w:r w:rsidRPr="001F42D3">
              <w:t>Card.</w:t>
            </w:r>
          </w:p>
        </w:tc>
        <w:tc>
          <w:tcPr>
            <w:tcW w:w="861" w:type="dxa"/>
            <w:shd w:val="clear" w:color="auto" w:fill="D9D9D9"/>
          </w:tcPr>
          <w:p w14:paraId="1A81ED46" w14:textId="77777777" w:rsidR="00B11855" w:rsidRPr="001F42D3" w:rsidRDefault="003D003E" w:rsidP="006C0E8E">
            <w:pPr>
              <w:pStyle w:val="TableEntryHeader"/>
            </w:pPr>
            <w:r w:rsidRPr="001F42D3">
              <w:t>TBL#</w:t>
            </w:r>
          </w:p>
        </w:tc>
        <w:tc>
          <w:tcPr>
            <w:tcW w:w="2834" w:type="dxa"/>
            <w:shd w:val="clear" w:color="auto" w:fill="D9D9D9"/>
          </w:tcPr>
          <w:p w14:paraId="0578438A" w14:textId="77777777" w:rsidR="00B11855" w:rsidRPr="001F42D3" w:rsidRDefault="003D003E" w:rsidP="006C0E8E">
            <w:pPr>
              <w:pStyle w:val="TableEntryHeader"/>
            </w:pPr>
            <w:r w:rsidRPr="001F42D3">
              <w:t>Component name</w:t>
            </w:r>
          </w:p>
        </w:tc>
      </w:tr>
      <w:tr w:rsidR="00C40FD5" w:rsidRPr="001F42D3" w14:paraId="691F8974" w14:textId="77777777" w:rsidTr="006C0E8E">
        <w:trPr>
          <w:cantSplit/>
          <w:jc w:val="center"/>
        </w:trPr>
        <w:tc>
          <w:tcPr>
            <w:tcW w:w="783" w:type="dxa"/>
          </w:tcPr>
          <w:p w14:paraId="7E8DB352" w14:textId="77777777" w:rsidR="00B11855" w:rsidRPr="001F42D3" w:rsidRDefault="003D003E" w:rsidP="006C0E8E">
            <w:pPr>
              <w:pStyle w:val="TableEntry"/>
              <w:keepNext/>
            </w:pPr>
            <w:r w:rsidRPr="001F42D3">
              <w:t>1</w:t>
            </w:r>
          </w:p>
        </w:tc>
        <w:tc>
          <w:tcPr>
            <w:tcW w:w="764" w:type="dxa"/>
          </w:tcPr>
          <w:p w14:paraId="1D254BE6" w14:textId="77777777" w:rsidR="00B11855" w:rsidRPr="001F42D3" w:rsidRDefault="003D003E" w:rsidP="006C0E8E">
            <w:pPr>
              <w:pStyle w:val="TableEntry"/>
              <w:keepNext/>
            </w:pPr>
            <w:r w:rsidRPr="001F42D3">
              <w:t>199</w:t>
            </w:r>
          </w:p>
        </w:tc>
        <w:tc>
          <w:tcPr>
            <w:tcW w:w="760" w:type="dxa"/>
          </w:tcPr>
          <w:p w14:paraId="3ADD7AD1" w14:textId="77777777" w:rsidR="00B11855" w:rsidRPr="001F42D3" w:rsidRDefault="003D003E" w:rsidP="006C0E8E">
            <w:pPr>
              <w:pStyle w:val="TableEntry"/>
              <w:keepNext/>
            </w:pPr>
            <w:r w:rsidRPr="001F42D3">
              <w:t>ST</w:t>
            </w:r>
          </w:p>
        </w:tc>
        <w:tc>
          <w:tcPr>
            <w:tcW w:w="961" w:type="dxa"/>
          </w:tcPr>
          <w:p w14:paraId="5DBD699C" w14:textId="77777777" w:rsidR="00B11855" w:rsidRPr="001F42D3" w:rsidRDefault="003D003E" w:rsidP="006C0E8E">
            <w:pPr>
              <w:pStyle w:val="TableEntry"/>
              <w:keepNext/>
            </w:pPr>
            <w:r w:rsidRPr="001F42D3">
              <w:t>X</w:t>
            </w:r>
          </w:p>
        </w:tc>
        <w:tc>
          <w:tcPr>
            <w:tcW w:w="1316" w:type="dxa"/>
          </w:tcPr>
          <w:p w14:paraId="46895CAA" w14:textId="77777777" w:rsidR="00B11855" w:rsidRPr="001F42D3" w:rsidRDefault="00B11855" w:rsidP="006C0E8E">
            <w:pPr>
              <w:pStyle w:val="TableEntry"/>
              <w:keepNext/>
            </w:pPr>
          </w:p>
        </w:tc>
        <w:tc>
          <w:tcPr>
            <w:tcW w:w="861" w:type="dxa"/>
          </w:tcPr>
          <w:p w14:paraId="1EB4BB2E" w14:textId="77777777" w:rsidR="00B11855" w:rsidRPr="001F42D3" w:rsidRDefault="00B11855" w:rsidP="006C0E8E">
            <w:pPr>
              <w:pStyle w:val="TableEntry"/>
              <w:keepNext/>
            </w:pPr>
          </w:p>
        </w:tc>
        <w:tc>
          <w:tcPr>
            <w:tcW w:w="2834" w:type="dxa"/>
          </w:tcPr>
          <w:p w14:paraId="167D89E3" w14:textId="77777777" w:rsidR="00B11855" w:rsidRPr="001F42D3" w:rsidRDefault="003D003E" w:rsidP="006C0E8E">
            <w:pPr>
              <w:pStyle w:val="TableEntry"/>
              <w:keepNext/>
            </w:pPr>
            <w:r w:rsidRPr="001F42D3">
              <w:t>Telephone Number</w:t>
            </w:r>
          </w:p>
        </w:tc>
      </w:tr>
      <w:tr w:rsidR="00C40FD5" w:rsidRPr="001F42D3" w14:paraId="2993BFCD" w14:textId="77777777" w:rsidTr="006C0E8E">
        <w:trPr>
          <w:cantSplit/>
          <w:jc w:val="center"/>
        </w:trPr>
        <w:tc>
          <w:tcPr>
            <w:tcW w:w="783" w:type="dxa"/>
          </w:tcPr>
          <w:p w14:paraId="79E9059F" w14:textId="77777777" w:rsidR="00B11855" w:rsidRPr="001F42D3" w:rsidRDefault="003D003E" w:rsidP="006C0E8E">
            <w:pPr>
              <w:pStyle w:val="TableEntry"/>
              <w:keepNext/>
            </w:pPr>
            <w:r w:rsidRPr="001F42D3">
              <w:t>2</w:t>
            </w:r>
          </w:p>
        </w:tc>
        <w:tc>
          <w:tcPr>
            <w:tcW w:w="764" w:type="dxa"/>
          </w:tcPr>
          <w:p w14:paraId="7B89A6D5" w14:textId="77777777" w:rsidR="00B11855" w:rsidRPr="001F42D3" w:rsidRDefault="003D003E" w:rsidP="006C0E8E">
            <w:pPr>
              <w:pStyle w:val="TableEntry"/>
              <w:keepNext/>
            </w:pPr>
            <w:r w:rsidRPr="001F42D3">
              <w:t>3</w:t>
            </w:r>
          </w:p>
        </w:tc>
        <w:tc>
          <w:tcPr>
            <w:tcW w:w="760" w:type="dxa"/>
          </w:tcPr>
          <w:p w14:paraId="6AD2462B" w14:textId="77777777" w:rsidR="00B11855" w:rsidRPr="001F42D3" w:rsidRDefault="003D003E" w:rsidP="006C0E8E">
            <w:pPr>
              <w:pStyle w:val="TableEntry"/>
              <w:keepNext/>
            </w:pPr>
            <w:r w:rsidRPr="001F42D3">
              <w:t>ID</w:t>
            </w:r>
          </w:p>
        </w:tc>
        <w:tc>
          <w:tcPr>
            <w:tcW w:w="961" w:type="dxa"/>
          </w:tcPr>
          <w:p w14:paraId="1FDAC527" w14:textId="77777777" w:rsidR="00B11855" w:rsidRPr="001F42D3" w:rsidRDefault="003D003E" w:rsidP="006C0E8E">
            <w:pPr>
              <w:pStyle w:val="TableEntry"/>
              <w:keepNext/>
            </w:pPr>
            <w:r w:rsidRPr="001F42D3">
              <w:t>R</w:t>
            </w:r>
          </w:p>
        </w:tc>
        <w:tc>
          <w:tcPr>
            <w:tcW w:w="1316" w:type="dxa"/>
          </w:tcPr>
          <w:p w14:paraId="26CA2171" w14:textId="77777777" w:rsidR="00B11855" w:rsidRPr="001F42D3" w:rsidRDefault="003D003E" w:rsidP="003570BC">
            <w:pPr>
              <w:pStyle w:val="TableEntry"/>
              <w:keepNext/>
            </w:pPr>
            <w:r w:rsidRPr="001F42D3">
              <w:t>[</w:t>
            </w:r>
            <w:r w:rsidR="003570BC" w:rsidRPr="001F42D3">
              <w:t>1</w:t>
            </w:r>
            <w:r w:rsidRPr="001F42D3">
              <w:t>..1]</w:t>
            </w:r>
          </w:p>
        </w:tc>
        <w:tc>
          <w:tcPr>
            <w:tcW w:w="861" w:type="dxa"/>
          </w:tcPr>
          <w:p w14:paraId="3371AF56" w14:textId="77777777" w:rsidR="00B11855" w:rsidRPr="001F42D3" w:rsidRDefault="003D003E" w:rsidP="006C0E8E">
            <w:pPr>
              <w:pStyle w:val="TableEntry"/>
              <w:keepNext/>
            </w:pPr>
            <w:r w:rsidRPr="001F42D3">
              <w:t>0201</w:t>
            </w:r>
          </w:p>
        </w:tc>
        <w:tc>
          <w:tcPr>
            <w:tcW w:w="2834" w:type="dxa"/>
          </w:tcPr>
          <w:p w14:paraId="2B60546E" w14:textId="77777777" w:rsidR="00B11855" w:rsidRPr="001F42D3" w:rsidRDefault="003D003E" w:rsidP="006C0E8E">
            <w:pPr>
              <w:pStyle w:val="TableEntry"/>
              <w:keepNext/>
            </w:pPr>
            <w:r w:rsidRPr="001F42D3">
              <w:t>Telecommunication Use Code</w:t>
            </w:r>
          </w:p>
        </w:tc>
      </w:tr>
      <w:tr w:rsidR="00C40FD5" w:rsidRPr="001F42D3" w14:paraId="476BA465" w14:textId="77777777" w:rsidTr="006C0E8E">
        <w:trPr>
          <w:cantSplit/>
          <w:jc w:val="center"/>
        </w:trPr>
        <w:tc>
          <w:tcPr>
            <w:tcW w:w="783" w:type="dxa"/>
          </w:tcPr>
          <w:p w14:paraId="2431EC06" w14:textId="77777777" w:rsidR="00B11855" w:rsidRPr="001F42D3" w:rsidRDefault="003D003E" w:rsidP="006C0E8E">
            <w:pPr>
              <w:pStyle w:val="TableEntry"/>
              <w:keepNext/>
            </w:pPr>
            <w:r w:rsidRPr="001F42D3">
              <w:t>3</w:t>
            </w:r>
          </w:p>
        </w:tc>
        <w:tc>
          <w:tcPr>
            <w:tcW w:w="764" w:type="dxa"/>
          </w:tcPr>
          <w:p w14:paraId="2A385FC6" w14:textId="77777777" w:rsidR="00B11855" w:rsidRPr="001F42D3" w:rsidRDefault="003D003E" w:rsidP="006C0E8E">
            <w:pPr>
              <w:pStyle w:val="TableEntry"/>
              <w:keepNext/>
            </w:pPr>
            <w:r w:rsidRPr="001F42D3">
              <w:t>8</w:t>
            </w:r>
          </w:p>
        </w:tc>
        <w:tc>
          <w:tcPr>
            <w:tcW w:w="760" w:type="dxa"/>
          </w:tcPr>
          <w:p w14:paraId="4FBEEE3E" w14:textId="77777777" w:rsidR="00B11855" w:rsidRPr="001F42D3" w:rsidRDefault="003D003E" w:rsidP="006C0E8E">
            <w:pPr>
              <w:pStyle w:val="TableEntry"/>
              <w:keepNext/>
            </w:pPr>
            <w:r w:rsidRPr="001F42D3">
              <w:t>ID</w:t>
            </w:r>
          </w:p>
        </w:tc>
        <w:tc>
          <w:tcPr>
            <w:tcW w:w="961" w:type="dxa"/>
          </w:tcPr>
          <w:p w14:paraId="6AC6AD04" w14:textId="77777777" w:rsidR="00B11855" w:rsidRPr="001F42D3" w:rsidRDefault="003D003E" w:rsidP="006C0E8E">
            <w:pPr>
              <w:pStyle w:val="TableEntry"/>
              <w:keepNext/>
            </w:pPr>
            <w:r w:rsidRPr="001F42D3">
              <w:t>R</w:t>
            </w:r>
          </w:p>
        </w:tc>
        <w:tc>
          <w:tcPr>
            <w:tcW w:w="1316" w:type="dxa"/>
          </w:tcPr>
          <w:p w14:paraId="62E87341" w14:textId="77777777" w:rsidR="00B11855" w:rsidRPr="001F42D3" w:rsidRDefault="003D003E" w:rsidP="003570BC">
            <w:pPr>
              <w:pStyle w:val="TableEntry"/>
              <w:keepNext/>
            </w:pPr>
            <w:r w:rsidRPr="001F42D3">
              <w:t>[</w:t>
            </w:r>
            <w:r w:rsidR="003570BC" w:rsidRPr="001F42D3">
              <w:t>1</w:t>
            </w:r>
            <w:r w:rsidRPr="001F42D3">
              <w:t>..1]</w:t>
            </w:r>
          </w:p>
        </w:tc>
        <w:tc>
          <w:tcPr>
            <w:tcW w:w="861" w:type="dxa"/>
          </w:tcPr>
          <w:p w14:paraId="0A9A67BF" w14:textId="77777777" w:rsidR="00B11855" w:rsidRPr="001F42D3" w:rsidRDefault="003D003E" w:rsidP="006C0E8E">
            <w:pPr>
              <w:pStyle w:val="TableEntry"/>
              <w:keepNext/>
            </w:pPr>
            <w:r w:rsidRPr="001F42D3">
              <w:t>0202</w:t>
            </w:r>
          </w:p>
        </w:tc>
        <w:tc>
          <w:tcPr>
            <w:tcW w:w="2834" w:type="dxa"/>
          </w:tcPr>
          <w:p w14:paraId="608AC9C6" w14:textId="77777777" w:rsidR="00B11855" w:rsidRPr="001F42D3" w:rsidRDefault="003D003E" w:rsidP="006C0E8E">
            <w:pPr>
              <w:pStyle w:val="TableEntry"/>
              <w:keepNext/>
            </w:pPr>
            <w:r w:rsidRPr="001F42D3">
              <w:t>Telecommunication Equipment Type</w:t>
            </w:r>
          </w:p>
        </w:tc>
      </w:tr>
      <w:tr w:rsidR="00C40FD5" w:rsidRPr="001F42D3" w14:paraId="2FDF6F6D" w14:textId="77777777" w:rsidTr="006C0E8E">
        <w:trPr>
          <w:cantSplit/>
          <w:jc w:val="center"/>
        </w:trPr>
        <w:tc>
          <w:tcPr>
            <w:tcW w:w="783" w:type="dxa"/>
          </w:tcPr>
          <w:p w14:paraId="078E8D03" w14:textId="77777777" w:rsidR="00B11855" w:rsidRPr="001F42D3" w:rsidRDefault="003D003E" w:rsidP="001915B9">
            <w:pPr>
              <w:pStyle w:val="TableEntry"/>
            </w:pPr>
            <w:r w:rsidRPr="001F42D3">
              <w:t>4</w:t>
            </w:r>
          </w:p>
        </w:tc>
        <w:tc>
          <w:tcPr>
            <w:tcW w:w="764" w:type="dxa"/>
          </w:tcPr>
          <w:p w14:paraId="02C46929" w14:textId="77777777" w:rsidR="00B11855" w:rsidRPr="001F42D3" w:rsidRDefault="003D003E" w:rsidP="001915B9">
            <w:pPr>
              <w:pStyle w:val="TableEntry"/>
            </w:pPr>
            <w:r w:rsidRPr="001F42D3">
              <w:t>199</w:t>
            </w:r>
          </w:p>
        </w:tc>
        <w:tc>
          <w:tcPr>
            <w:tcW w:w="760" w:type="dxa"/>
          </w:tcPr>
          <w:p w14:paraId="4402FECB" w14:textId="77777777" w:rsidR="00B11855" w:rsidRPr="001F42D3" w:rsidRDefault="003D003E" w:rsidP="001915B9">
            <w:pPr>
              <w:pStyle w:val="TableEntry"/>
            </w:pPr>
            <w:r w:rsidRPr="001F42D3">
              <w:t>ST</w:t>
            </w:r>
          </w:p>
        </w:tc>
        <w:tc>
          <w:tcPr>
            <w:tcW w:w="961" w:type="dxa"/>
          </w:tcPr>
          <w:p w14:paraId="41F594BB" w14:textId="77777777" w:rsidR="00B11855" w:rsidRPr="001F42D3" w:rsidRDefault="003D003E" w:rsidP="001915B9">
            <w:pPr>
              <w:pStyle w:val="TableEntry"/>
            </w:pPr>
            <w:r w:rsidRPr="001F42D3">
              <w:t>RE</w:t>
            </w:r>
          </w:p>
        </w:tc>
        <w:tc>
          <w:tcPr>
            <w:tcW w:w="1316" w:type="dxa"/>
          </w:tcPr>
          <w:p w14:paraId="05579265" w14:textId="77777777" w:rsidR="00B11855" w:rsidRPr="001F42D3" w:rsidRDefault="003D003E" w:rsidP="001915B9">
            <w:pPr>
              <w:pStyle w:val="TableEntry"/>
            </w:pPr>
            <w:r w:rsidRPr="001F42D3">
              <w:t>[0..1]</w:t>
            </w:r>
          </w:p>
        </w:tc>
        <w:tc>
          <w:tcPr>
            <w:tcW w:w="861" w:type="dxa"/>
          </w:tcPr>
          <w:p w14:paraId="0B97D29C" w14:textId="77777777" w:rsidR="00B11855" w:rsidRPr="001F42D3" w:rsidRDefault="00B11855" w:rsidP="001915B9">
            <w:pPr>
              <w:pStyle w:val="TableEntry"/>
            </w:pPr>
          </w:p>
        </w:tc>
        <w:tc>
          <w:tcPr>
            <w:tcW w:w="2834" w:type="dxa"/>
          </w:tcPr>
          <w:p w14:paraId="5A775AB3" w14:textId="77777777" w:rsidR="00B11855" w:rsidRPr="001F42D3" w:rsidRDefault="003D003E" w:rsidP="001915B9">
            <w:pPr>
              <w:pStyle w:val="TableEntry"/>
            </w:pPr>
            <w:r w:rsidRPr="001F42D3">
              <w:t>Email Address</w:t>
            </w:r>
          </w:p>
        </w:tc>
      </w:tr>
      <w:tr w:rsidR="00C40FD5" w:rsidRPr="001F42D3" w14:paraId="66F11F5C" w14:textId="77777777" w:rsidTr="006C0E8E">
        <w:trPr>
          <w:cantSplit/>
          <w:jc w:val="center"/>
        </w:trPr>
        <w:tc>
          <w:tcPr>
            <w:tcW w:w="783" w:type="dxa"/>
          </w:tcPr>
          <w:p w14:paraId="29C27FBE" w14:textId="77777777" w:rsidR="00B11855" w:rsidRPr="001F42D3" w:rsidRDefault="003D003E" w:rsidP="001915B9">
            <w:pPr>
              <w:pStyle w:val="TableEntry"/>
            </w:pPr>
            <w:r w:rsidRPr="001F42D3">
              <w:t>5</w:t>
            </w:r>
          </w:p>
        </w:tc>
        <w:tc>
          <w:tcPr>
            <w:tcW w:w="764" w:type="dxa"/>
          </w:tcPr>
          <w:p w14:paraId="25AB5904" w14:textId="77777777" w:rsidR="00B11855" w:rsidRPr="001F42D3" w:rsidRDefault="003D003E" w:rsidP="001915B9">
            <w:pPr>
              <w:pStyle w:val="TableEntry"/>
            </w:pPr>
            <w:r w:rsidRPr="001F42D3">
              <w:t>3</w:t>
            </w:r>
          </w:p>
        </w:tc>
        <w:tc>
          <w:tcPr>
            <w:tcW w:w="760" w:type="dxa"/>
          </w:tcPr>
          <w:p w14:paraId="3982C2C0" w14:textId="77777777" w:rsidR="00B11855" w:rsidRPr="001F42D3" w:rsidRDefault="003D003E" w:rsidP="001915B9">
            <w:pPr>
              <w:pStyle w:val="TableEntry"/>
            </w:pPr>
            <w:r w:rsidRPr="001F42D3">
              <w:t>NM</w:t>
            </w:r>
          </w:p>
        </w:tc>
        <w:tc>
          <w:tcPr>
            <w:tcW w:w="961" w:type="dxa"/>
          </w:tcPr>
          <w:p w14:paraId="6876007C" w14:textId="77777777" w:rsidR="00B11855" w:rsidRPr="001F42D3" w:rsidRDefault="003D003E" w:rsidP="001915B9">
            <w:pPr>
              <w:pStyle w:val="TableEntry"/>
            </w:pPr>
            <w:r w:rsidRPr="001F42D3">
              <w:t>RE</w:t>
            </w:r>
          </w:p>
        </w:tc>
        <w:tc>
          <w:tcPr>
            <w:tcW w:w="1316" w:type="dxa"/>
          </w:tcPr>
          <w:p w14:paraId="11FD92DB" w14:textId="77777777" w:rsidR="00B11855" w:rsidRPr="001F42D3" w:rsidRDefault="003D003E" w:rsidP="001915B9">
            <w:pPr>
              <w:pStyle w:val="TableEntry"/>
            </w:pPr>
            <w:r w:rsidRPr="001F42D3">
              <w:t>[0..1]</w:t>
            </w:r>
          </w:p>
        </w:tc>
        <w:tc>
          <w:tcPr>
            <w:tcW w:w="861" w:type="dxa"/>
          </w:tcPr>
          <w:p w14:paraId="47F78E0F" w14:textId="77777777" w:rsidR="00B11855" w:rsidRPr="001F42D3" w:rsidRDefault="00B11855" w:rsidP="001915B9">
            <w:pPr>
              <w:pStyle w:val="TableEntry"/>
            </w:pPr>
          </w:p>
        </w:tc>
        <w:tc>
          <w:tcPr>
            <w:tcW w:w="2834" w:type="dxa"/>
          </w:tcPr>
          <w:p w14:paraId="7F11BF9E" w14:textId="77777777" w:rsidR="00B11855" w:rsidRPr="001F42D3" w:rsidRDefault="003D003E" w:rsidP="001915B9">
            <w:pPr>
              <w:pStyle w:val="TableEntry"/>
            </w:pPr>
            <w:r w:rsidRPr="001F42D3">
              <w:t>Country Code</w:t>
            </w:r>
          </w:p>
        </w:tc>
      </w:tr>
      <w:tr w:rsidR="00C40FD5" w:rsidRPr="001F42D3" w14:paraId="3CAEFB73" w14:textId="77777777" w:rsidTr="006C0E8E">
        <w:trPr>
          <w:cantSplit/>
          <w:jc w:val="center"/>
        </w:trPr>
        <w:tc>
          <w:tcPr>
            <w:tcW w:w="783" w:type="dxa"/>
          </w:tcPr>
          <w:p w14:paraId="4B4CFC24" w14:textId="77777777" w:rsidR="00B11855" w:rsidRPr="001F42D3" w:rsidRDefault="003D003E" w:rsidP="001915B9">
            <w:pPr>
              <w:pStyle w:val="TableEntry"/>
            </w:pPr>
            <w:r w:rsidRPr="001F42D3">
              <w:t>6</w:t>
            </w:r>
          </w:p>
        </w:tc>
        <w:tc>
          <w:tcPr>
            <w:tcW w:w="764" w:type="dxa"/>
          </w:tcPr>
          <w:p w14:paraId="6371C43F" w14:textId="77777777" w:rsidR="00B11855" w:rsidRPr="001F42D3" w:rsidRDefault="003D003E" w:rsidP="001915B9">
            <w:pPr>
              <w:pStyle w:val="TableEntry"/>
            </w:pPr>
            <w:r w:rsidRPr="001F42D3">
              <w:t>5</w:t>
            </w:r>
          </w:p>
        </w:tc>
        <w:tc>
          <w:tcPr>
            <w:tcW w:w="760" w:type="dxa"/>
          </w:tcPr>
          <w:p w14:paraId="1E82968E" w14:textId="77777777" w:rsidR="00B11855" w:rsidRPr="001F42D3" w:rsidRDefault="003D003E" w:rsidP="001915B9">
            <w:pPr>
              <w:pStyle w:val="TableEntry"/>
            </w:pPr>
            <w:r w:rsidRPr="001F42D3">
              <w:t>NM</w:t>
            </w:r>
          </w:p>
        </w:tc>
        <w:tc>
          <w:tcPr>
            <w:tcW w:w="961" w:type="dxa"/>
          </w:tcPr>
          <w:p w14:paraId="12D68E1F" w14:textId="77777777" w:rsidR="00B11855" w:rsidRPr="001F42D3" w:rsidRDefault="003D003E" w:rsidP="001915B9">
            <w:pPr>
              <w:pStyle w:val="TableEntry"/>
            </w:pPr>
            <w:r w:rsidRPr="001F42D3">
              <w:t>RE</w:t>
            </w:r>
          </w:p>
        </w:tc>
        <w:tc>
          <w:tcPr>
            <w:tcW w:w="1316" w:type="dxa"/>
          </w:tcPr>
          <w:p w14:paraId="4C16E825" w14:textId="77777777" w:rsidR="00B11855" w:rsidRPr="001F42D3" w:rsidRDefault="003D003E" w:rsidP="001915B9">
            <w:pPr>
              <w:pStyle w:val="TableEntry"/>
            </w:pPr>
            <w:r w:rsidRPr="001F42D3">
              <w:t>[0..1]</w:t>
            </w:r>
          </w:p>
        </w:tc>
        <w:tc>
          <w:tcPr>
            <w:tcW w:w="861" w:type="dxa"/>
          </w:tcPr>
          <w:p w14:paraId="25D4A5B7" w14:textId="77777777" w:rsidR="00B11855" w:rsidRPr="001F42D3" w:rsidRDefault="00B11855" w:rsidP="001915B9">
            <w:pPr>
              <w:pStyle w:val="TableEntry"/>
            </w:pPr>
          </w:p>
        </w:tc>
        <w:tc>
          <w:tcPr>
            <w:tcW w:w="2834" w:type="dxa"/>
          </w:tcPr>
          <w:p w14:paraId="69E621E3" w14:textId="77777777" w:rsidR="00B11855" w:rsidRPr="001F42D3" w:rsidRDefault="003D003E" w:rsidP="001915B9">
            <w:pPr>
              <w:pStyle w:val="TableEntry"/>
            </w:pPr>
            <w:r w:rsidRPr="001F42D3">
              <w:t>Area/City Code</w:t>
            </w:r>
          </w:p>
        </w:tc>
      </w:tr>
      <w:tr w:rsidR="00C40FD5" w:rsidRPr="001F42D3" w14:paraId="2690D3E6" w14:textId="77777777" w:rsidTr="006C0E8E">
        <w:trPr>
          <w:cantSplit/>
          <w:jc w:val="center"/>
        </w:trPr>
        <w:tc>
          <w:tcPr>
            <w:tcW w:w="783" w:type="dxa"/>
          </w:tcPr>
          <w:p w14:paraId="1FF13987" w14:textId="77777777" w:rsidR="00B11855" w:rsidRPr="001F42D3" w:rsidRDefault="003D003E" w:rsidP="001915B9">
            <w:pPr>
              <w:pStyle w:val="TableEntry"/>
            </w:pPr>
            <w:r w:rsidRPr="001F42D3">
              <w:t>7</w:t>
            </w:r>
          </w:p>
        </w:tc>
        <w:tc>
          <w:tcPr>
            <w:tcW w:w="764" w:type="dxa"/>
          </w:tcPr>
          <w:p w14:paraId="0438C637" w14:textId="77777777" w:rsidR="00B11855" w:rsidRPr="001F42D3" w:rsidRDefault="003D003E" w:rsidP="001915B9">
            <w:pPr>
              <w:pStyle w:val="TableEntry"/>
            </w:pPr>
            <w:r w:rsidRPr="001F42D3">
              <w:t>9</w:t>
            </w:r>
          </w:p>
        </w:tc>
        <w:tc>
          <w:tcPr>
            <w:tcW w:w="760" w:type="dxa"/>
          </w:tcPr>
          <w:p w14:paraId="1118DB1D" w14:textId="77777777" w:rsidR="00B11855" w:rsidRPr="001F42D3" w:rsidRDefault="003D003E" w:rsidP="001915B9">
            <w:pPr>
              <w:pStyle w:val="TableEntry"/>
            </w:pPr>
            <w:r w:rsidRPr="001F42D3">
              <w:t>NM</w:t>
            </w:r>
          </w:p>
        </w:tc>
        <w:tc>
          <w:tcPr>
            <w:tcW w:w="961" w:type="dxa"/>
          </w:tcPr>
          <w:p w14:paraId="019AA4AE" w14:textId="77777777" w:rsidR="00B11855" w:rsidRPr="001F42D3" w:rsidRDefault="003D003E" w:rsidP="001915B9">
            <w:pPr>
              <w:pStyle w:val="TableEntry"/>
            </w:pPr>
            <w:r w:rsidRPr="001F42D3">
              <w:t>RE</w:t>
            </w:r>
          </w:p>
        </w:tc>
        <w:tc>
          <w:tcPr>
            <w:tcW w:w="1316" w:type="dxa"/>
          </w:tcPr>
          <w:p w14:paraId="24AC6315" w14:textId="77777777" w:rsidR="00B11855" w:rsidRPr="001F42D3" w:rsidRDefault="003D003E" w:rsidP="001915B9">
            <w:pPr>
              <w:pStyle w:val="TableEntry"/>
            </w:pPr>
            <w:r w:rsidRPr="001F42D3">
              <w:t>[0..1]</w:t>
            </w:r>
          </w:p>
        </w:tc>
        <w:tc>
          <w:tcPr>
            <w:tcW w:w="861" w:type="dxa"/>
          </w:tcPr>
          <w:p w14:paraId="0461D521" w14:textId="77777777" w:rsidR="00B11855" w:rsidRPr="001F42D3" w:rsidRDefault="00B11855" w:rsidP="001915B9">
            <w:pPr>
              <w:pStyle w:val="TableEntry"/>
            </w:pPr>
          </w:p>
        </w:tc>
        <w:tc>
          <w:tcPr>
            <w:tcW w:w="2834" w:type="dxa"/>
          </w:tcPr>
          <w:p w14:paraId="383A1051" w14:textId="77777777" w:rsidR="00B11855" w:rsidRPr="001F42D3" w:rsidRDefault="003D003E" w:rsidP="001915B9">
            <w:pPr>
              <w:pStyle w:val="TableEntry"/>
            </w:pPr>
            <w:r w:rsidRPr="001F42D3">
              <w:t>Local Number</w:t>
            </w:r>
          </w:p>
        </w:tc>
      </w:tr>
      <w:tr w:rsidR="00C40FD5" w:rsidRPr="001F42D3" w14:paraId="7B86D6D5" w14:textId="77777777" w:rsidTr="006C0E8E">
        <w:trPr>
          <w:cantSplit/>
          <w:jc w:val="center"/>
        </w:trPr>
        <w:tc>
          <w:tcPr>
            <w:tcW w:w="783" w:type="dxa"/>
          </w:tcPr>
          <w:p w14:paraId="1D1DDFE5" w14:textId="77777777" w:rsidR="00B11855" w:rsidRPr="001F42D3" w:rsidRDefault="003D003E" w:rsidP="001915B9">
            <w:pPr>
              <w:pStyle w:val="TableEntry"/>
            </w:pPr>
            <w:r w:rsidRPr="001F42D3">
              <w:t>8</w:t>
            </w:r>
          </w:p>
        </w:tc>
        <w:tc>
          <w:tcPr>
            <w:tcW w:w="764" w:type="dxa"/>
          </w:tcPr>
          <w:p w14:paraId="1E2316A8" w14:textId="77777777" w:rsidR="00B11855" w:rsidRPr="001F42D3" w:rsidRDefault="003D003E" w:rsidP="001915B9">
            <w:pPr>
              <w:pStyle w:val="TableEntry"/>
            </w:pPr>
            <w:r w:rsidRPr="001F42D3">
              <w:t>5</w:t>
            </w:r>
          </w:p>
        </w:tc>
        <w:tc>
          <w:tcPr>
            <w:tcW w:w="760" w:type="dxa"/>
          </w:tcPr>
          <w:p w14:paraId="4328E2EE" w14:textId="77777777" w:rsidR="00B11855" w:rsidRPr="001F42D3" w:rsidRDefault="003D003E" w:rsidP="001915B9">
            <w:pPr>
              <w:pStyle w:val="TableEntry"/>
            </w:pPr>
            <w:r w:rsidRPr="001F42D3">
              <w:t>NM</w:t>
            </w:r>
          </w:p>
        </w:tc>
        <w:tc>
          <w:tcPr>
            <w:tcW w:w="961" w:type="dxa"/>
          </w:tcPr>
          <w:p w14:paraId="12968B45" w14:textId="77777777" w:rsidR="00B11855" w:rsidRPr="001F42D3" w:rsidRDefault="003D003E" w:rsidP="001915B9">
            <w:pPr>
              <w:pStyle w:val="TableEntry"/>
            </w:pPr>
            <w:r w:rsidRPr="001F42D3">
              <w:t>RE</w:t>
            </w:r>
          </w:p>
        </w:tc>
        <w:tc>
          <w:tcPr>
            <w:tcW w:w="1316" w:type="dxa"/>
          </w:tcPr>
          <w:p w14:paraId="3469A27F" w14:textId="77777777" w:rsidR="00B11855" w:rsidRPr="001F42D3" w:rsidRDefault="003D003E" w:rsidP="001915B9">
            <w:pPr>
              <w:pStyle w:val="TableEntry"/>
            </w:pPr>
            <w:r w:rsidRPr="001F42D3">
              <w:t>[0..1]</w:t>
            </w:r>
          </w:p>
        </w:tc>
        <w:tc>
          <w:tcPr>
            <w:tcW w:w="861" w:type="dxa"/>
          </w:tcPr>
          <w:p w14:paraId="538BA01A" w14:textId="77777777" w:rsidR="00B11855" w:rsidRPr="001F42D3" w:rsidRDefault="00B11855" w:rsidP="001915B9">
            <w:pPr>
              <w:pStyle w:val="TableEntry"/>
            </w:pPr>
          </w:p>
        </w:tc>
        <w:tc>
          <w:tcPr>
            <w:tcW w:w="2834" w:type="dxa"/>
          </w:tcPr>
          <w:p w14:paraId="2E89E79A" w14:textId="77777777" w:rsidR="00B11855" w:rsidRPr="001F42D3" w:rsidRDefault="003D003E" w:rsidP="001915B9">
            <w:pPr>
              <w:pStyle w:val="TableEntry"/>
            </w:pPr>
            <w:r w:rsidRPr="001F42D3">
              <w:t>Extension</w:t>
            </w:r>
          </w:p>
        </w:tc>
      </w:tr>
      <w:tr w:rsidR="00C40FD5" w:rsidRPr="001F42D3" w14:paraId="689A9EFF" w14:textId="77777777" w:rsidTr="006C0E8E">
        <w:trPr>
          <w:cantSplit/>
          <w:jc w:val="center"/>
        </w:trPr>
        <w:tc>
          <w:tcPr>
            <w:tcW w:w="783" w:type="dxa"/>
          </w:tcPr>
          <w:p w14:paraId="7EECAC0D" w14:textId="77777777" w:rsidR="00B11855" w:rsidRPr="001F42D3" w:rsidRDefault="003D003E" w:rsidP="001915B9">
            <w:pPr>
              <w:pStyle w:val="TableEntry"/>
            </w:pPr>
            <w:r w:rsidRPr="001F42D3">
              <w:t>9</w:t>
            </w:r>
          </w:p>
        </w:tc>
        <w:tc>
          <w:tcPr>
            <w:tcW w:w="764" w:type="dxa"/>
          </w:tcPr>
          <w:p w14:paraId="58916688" w14:textId="77777777" w:rsidR="00B11855" w:rsidRPr="001F42D3" w:rsidRDefault="003D003E" w:rsidP="001915B9">
            <w:pPr>
              <w:pStyle w:val="TableEntry"/>
            </w:pPr>
            <w:r w:rsidRPr="001F42D3">
              <w:t>199</w:t>
            </w:r>
          </w:p>
        </w:tc>
        <w:tc>
          <w:tcPr>
            <w:tcW w:w="760" w:type="dxa"/>
          </w:tcPr>
          <w:p w14:paraId="5D175A54" w14:textId="77777777" w:rsidR="00B11855" w:rsidRPr="001F42D3" w:rsidRDefault="003D003E" w:rsidP="001915B9">
            <w:pPr>
              <w:pStyle w:val="TableEntry"/>
            </w:pPr>
            <w:r w:rsidRPr="001F42D3">
              <w:t>ST</w:t>
            </w:r>
          </w:p>
        </w:tc>
        <w:tc>
          <w:tcPr>
            <w:tcW w:w="961" w:type="dxa"/>
          </w:tcPr>
          <w:p w14:paraId="63F12A12" w14:textId="77777777" w:rsidR="00B11855" w:rsidRPr="001F42D3" w:rsidRDefault="003D003E" w:rsidP="001915B9">
            <w:pPr>
              <w:pStyle w:val="TableEntry"/>
            </w:pPr>
            <w:r w:rsidRPr="001F42D3">
              <w:t>RE</w:t>
            </w:r>
          </w:p>
        </w:tc>
        <w:tc>
          <w:tcPr>
            <w:tcW w:w="1316" w:type="dxa"/>
          </w:tcPr>
          <w:p w14:paraId="35E7E169" w14:textId="77777777" w:rsidR="00B11855" w:rsidRPr="001F42D3" w:rsidRDefault="003D003E" w:rsidP="001915B9">
            <w:pPr>
              <w:pStyle w:val="TableEntry"/>
            </w:pPr>
            <w:r w:rsidRPr="001F42D3">
              <w:t>[0..1]</w:t>
            </w:r>
          </w:p>
        </w:tc>
        <w:tc>
          <w:tcPr>
            <w:tcW w:w="861" w:type="dxa"/>
          </w:tcPr>
          <w:p w14:paraId="1BBF5010" w14:textId="77777777" w:rsidR="00B11855" w:rsidRPr="001F42D3" w:rsidRDefault="00B11855" w:rsidP="001915B9">
            <w:pPr>
              <w:pStyle w:val="TableEntry"/>
            </w:pPr>
          </w:p>
        </w:tc>
        <w:tc>
          <w:tcPr>
            <w:tcW w:w="2834" w:type="dxa"/>
          </w:tcPr>
          <w:p w14:paraId="156F4444" w14:textId="77777777" w:rsidR="00B11855" w:rsidRPr="001F42D3" w:rsidRDefault="003D003E" w:rsidP="001915B9">
            <w:pPr>
              <w:pStyle w:val="TableEntry"/>
            </w:pPr>
            <w:r w:rsidRPr="001F42D3">
              <w:t>Any Text</w:t>
            </w:r>
          </w:p>
        </w:tc>
      </w:tr>
      <w:tr w:rsidR="00C40FD5" w:rsidRPr="001F42D3" w14:paraId="4E217167" w14:textId="77777777" w:rsidTr="006C0E8E">
        <w:trPr>
          <w:cantSplit/>
          <w:jc w:val="center"/>
        </w:trPr>
        <w:tc>
          <w:tcPr>
            <w:tcW w:w="783" w:type="dxa"/>
          </w:tcPr>
          <w:p w14:paraId="0ED2829E" w14:textId="77777777" w:rsidR="00B11855" w:rsidRPr="001F42D3" w:rsidRDefault="003D003E" w:rsidP="001915B9">
            <w:pPr>
              <w:pStyle w:val="TableEntry"/>
            </w:pPr>
            <w:r w:rsidRPr="001F42D3">
              <w:t>10</w:t>
            </w:r>
          </w:p>
        </w:tc>
        <w:tc>
          <w:tcPr>
            <w:tcW w:w="764" w:type="dxa"/>
          </w:tcPr>
          <w:p w14:paraId="3CE9A30B" w14:textId="77777777" w:rsidR="00B11855" w:rsidRPr="001F42D3" w:rsidRDefault="003D003E" w:rsidP="001915B9">
            <w:pPr>
              <w:pStyle w:val="TableEntry"/>
            </w:pPr>
            <w:r w:rsidRPr="001F42D3">
              <w:t>4</w:t>
            </w:r>
          </w:p>
        </w:tc>
        <w:tc>
          <w:tcPr>
            <w:tcW w:w="760" w:type="dxa"/>
          </w:tcPr>
          <w:p w14:paraId="6A20A6F3" w14:textId="77777777" w:rsidR="00B11855" w:rsidRPr="001F42D3" w:rsidRDefault="003D003E" w:rsidP="001915B9">
            <w:pPr>
              <w:pStyle w:val="TableEntry"/>
            </w:pPr>
            <w:r w:rsidRPr="001F42D3">
              <w:t>ST</w:t>
            </w:r>
          </w:p>
        </w:tc>
        <w:tc>
          <w:tcPr>
            <w:tcW w:w="961" w:type="dxa"/>
          </w:tcPr>
          <w:p w14:paraId="01B19CD6" w14:textId="77777777" w:rsidR="00B11855" w:rsidRPr="001F42D3" w:rsidRDefault="003D003E" w:rsidP="001915B9">
            <w:pPr>
              <w:pStyle w:val="TableEntry"/>
            </w:pPr>
            <w:r w:rsidRPr="001F42D3">
              <w:t>RE</w:t>
            </w:r>
          </w:p>
        </w:tc>
        <w:tc>
          <w:tcPr>
            <w:tcW w:w="1316" w:type="dxa"/>
          </w:tcPr>
          <w:p w14:paraId="15DA6814" w14:textId="77777777" w:rsidR="00B11855" w:rsidRPr="001F42D3" w:rsidRDefault="003D003E" w:rsidP="001915B9">
            <w:pPr>
              <w:pStyle w:val="TableEntry"/>
            </w:pPr>
            <w:r w:rsidRPr="001F42D3">
              <w:t>[0..1]</w:t>
            </w:r>
          </w:p>
        </w:tc>
        <w:tc>
          <w:tcPr>
            <w:tcW w:w="861" w:type="dxa"/>
          </w:tcPr>
          <w:p w14:paraId="76D792CB" w14:textId="77777777" w:rsidR="00B11855" w:rsidRPr="001F42D3" w:rsidRDefault="00B11855" w:rsidP="001915B9">
            <w:pPr>
              <w:pStyle w:val="TableEntry"/>
            </w:pPr>
          </w:p>
        </w:tc>
        <w:tc>
          <w:tcPr>
            <w:tcW w:w="2834" w:type="dxa"/>
          </w:tcPr>
          <w:p w14:paraId="47276A2F" w14:textId="77777777" w:rsidR="00B11855" w:rsidRPr="001F42D3" w:rsidRDefault="003D003E" w:rsidP="001915B9">
            <w:pPr>
              <w:pStyle w:val="TableEntry"/>
            </w:pPr>
            <w:r w:rsidRPr="001F42D3">
              <w:t>Extension Prefix</w:t>
            </w:r>
          </w:p>
        </w:tc>
      </w:tr>
      <w:tr w:rsidR="00C40FD5" w:rsidRPr="001F42D3" w14:paraId="6C6A898B" w14:textId="77777777" w:rsidTr="006C0E8E">
        <w:trPr>
          <w:cantSplit/>
          <w:jc w:val="center"/>
        </w:trPr>
        <w:tc>
          <w:tcPr>
            <w:tcW w:w="783" w:type="dxa"/>
          </w:tcPr>
          <w:p w14:paraId="74085E92" w14:textId="77777777" w:rsidR="00B11855" w:rsidRPr="001F42D3" w:rsidRDefault="003D003E" w:rsidP="001915B9">
            <w:pPr>
              <w:pStyle w:val="TableEntry"/>
            </w:pPr>
            <w:r w:rsidRPr="001F42D3">
              <w:t>11</w:t>
            </w:r>
          </w:p>
        </w:tc>
        <w:tc>
          <w:tcPr>
            <w:tcW w:w="764" w:type="dxa"/>
          </w:tcPr>
          <w:p w14:paraId="0021054C" w14:textId="77777777" w:rsidR="00B11855" w:rsidRPr="001F42D3" w:rsidRDefault="003D003E" w:rsidP="001915B9">
            <w:pPr>
              <w:pStyle w:val="TableEntry"/>
            </w:pPr>
            <w:r w:rsidRPr="001F42D3">
              <w:t>6</w:t>
            </w:r>
          </w:p>
        </w:tc>
        <w:tc>
          <w:tcPr>
            <w:tcW w:w="760" w:type="dxa"/>
          </w:tcPr>
          <w:p w14:paraId="0DD4EAA3" w14:textId="77777777" w:rsidR="00B11855" w:rsidRPr="001F42D3" w:rsidRDefault="003D003E" w:rsidP="001915B9">
            <w:pPr>
              <w:pStyle w:val="TableEntry"/>
            </w:pPr>
            <w:r w:rsidRPr="001F42D3">
              <w:t>ST</w:t>
            </w:r>
          </w:p>
        </w:tc>
        <w:tc>
          <w:tcPr>
            <w:tcW w:w="961" w:type="dxa"/>
          </w:tcPr>
          <w:p w14:paraId="3C3A2145" w14:textId="77777777" w:rsidR="00B11855" w:rsidRPr="001F42D3" w:rsidRDefault="003D003E" w:rsidP="001915B9">
            <w:pPr>
              <w:pStyle w:val="TableEntry"/>
            </w:pPr>
            <w:r w:rsidRPr="001F42D3">
              <w:t>X</w:t>
            </w:r>
          </w:p>
        </w:tc>
        <w:tc>
          <w:tcPr>
            <w:tcW w:w="1316" w:type="dxa"/>
          </w:tcPr>
          <w:p w14:paraId="1D1B22CD" w14:textId="77777777" w:rsidR="00B11855" w:rsidRPr="001F42D3" w:rsidRDefault="003D003E" w:rsidP="003570BC">
            <w:pPr>
              <w:pStyle w:val="TableEntry"/>
            </w:pPr>
            <w:r w:rsidRPr="001F42D3">
              <w:t>[0..</w:t>
            </w:r>
            <w:r w:rsidR="003570BC" w:rsidRPr="001F42D3">
              <w:t>0</w:t>
            </w:r>
            <w:r w:rsidRPr="001F42D3">
              <w:t>]</w:t>
            </w:r>
          </w:p>
        </w:tc>
        <w:tc>
          <w:tcPr>
            <w:tcW w:w="861" w:type="dxa"/>
          </w:tcPr>
          <w:p w14:paraId="3512CA25" w14:textId="77777777" w:rsidR="00B11855" w:rsidRPr="001F42D3" w:rsidRDefault="00B11855" w:rsidP="001915B9">
            <w:pPr>
              <w:pStyle w:val="TableEntry"/>
            </w:pPr>
          </w:p>
        </w:tc>
        <w:tc>
          <w:tcPr>
            <w:tcW w:w="2834" w:type="dxa"/>
          </w:tcPr>
          <w:p w14:paraId="2CE1C5B5" w14:textId="77777777" w:rsidR="00B11855" w:rsidRPr="001F42D3" w:rsidRDefault="003D003E" w:rsidP="001915B9">
            <w:pPr>
              <w:pStyle w:val="TableEntry"/>
            </w:pPr>
            <w:r w:rsidRPr="001F42D3">
              <w:t>Speed Dial Code</w:t>
            </w:r>
          </w:p>
        </w:tc>
      </w:tr>
      <w:tr w:rsidR="00C40FD5" w:rsidRPr="001F42D3" w14:paraId="5473C3E2" w14:textId="77777777" w:rsidTr="006C0E8E">
        <w:trPr>
          <w:cantSplit/>
          <w:jc w:val="center"/>
        </w:trPr>
        <w:tc>
          <w:tcPr>
            <w:tcW w:w="783" w:type="dxa"/>
          </w:tcPr>
          <w:p w14:paraId="4E2B7CB3" w14:textId="77777777" w:rsidR="00B11855" w:rsidRPr="001F42D3" w:rsidRDefault="003D003E" w:rsidP="001915B9">
            <w:pPr>
              <w:pStyle w:val="TableEntry"/>
            </w:pPr>
            <w:r w:rsidRPr="001F42D3">
              <w:t>12</w:t>
            </w:r>
          </w:p>
        </w:tc>
        <w:tc>
          <w:tcPr>
            <w:tcW w:w="764" w:type="dxa"/>
          </w:tcPr>
          <w:p w14:paraId="755BCBBF" w14:textId="77777777" w:rsidR="00B11855" w:rsidRPr="001F42D3" w:rsidRDefault="003D003E" w:rsidP="001915B9">
            <w:pPr>
              <w:pStyle w:val="TableEntry"/>
            </w:pPr>
            <w:r w:rsidRPr="001F42D3">
              <w:t>199</w:t>
            </w:r>
          </w:p>
        </w:tc>
        <w:tc>
          <w:tcPr>
            <w:tcW w:w="760" w:type="dxa"/>
          </w:tcPr>
          <w:p w14:paraId="5DA44DBB" w14:textId="77777777" w:rsidR="00B11855" w:rsidRPr="001F42D3" w:rsidRDefault="003D003E" w:rsidP="001915B9">
            <w:pPr>
              <w:pStyle w:val="TableEntry"/>
            </w:pPr>
            <w:r w:rsidRPr="001F42D3">
              <w:t>ST</w:t>
            </w:r>
          </w:p>
        </w:tc>
        <w:tc>
          <w:tcPr>
            <w:tcW w:w="961" w:type="dxa"/>
          </w:tcPr>
          <w:p w14:paraId="0346D5C8" w14:textId="77777777" w:rsidR="00B11855" w:rsidRPr="001F42D3" w:rsidRDefault="003D003E" w:rsidP="001915B9">
            <w:pPr>
              <w:pStyle w:val="TableEntry"/>
            </w:pPr>
            <w:r w:rsidRPr="001F42D3">
              <w:t>X</w:t>
            </w:r>
          </w:p>
        </w:tc>
        <w:tc>
          <w:tcPr>
            <w:tcW w:w="1316" w:type="dxa"/>
          </w:tcPr>
          <w:p w14:paraId="4F83FAC6" w14:textId="77777777" w:rsidR="00B11855" w:rsidRPr="001F42D3" w:rsidRDefault="003D003E" w:rsidP="003570BC">
            <w:pPr>
              <w:pStyle w:val="TableEntry"/>
            </w:pPr>
            <w:r w:rsidRPr="001F42D3">
              <w:t>[0..</w:t>
            </w:r>
            <w:r w:rsidR="003570BC" w:rsidRPr="001F42D3">
              <w:t>0</w:t>
            </w:r>
            <w:r w:rsidRPr="001F42D3">
              <w:t>]</w:t>
            </w:r>
          </w:p>
        </w:tc>
        <w:tc>
          <w:tcPr>
            <w:tcW w:w="861" w:type="dxa"/>
          </w:tcPr>
          <w:p w14:paraId="153862B7" w14:textId="77777777" w:rsidR="00B11855" w:rsidRPr="001F42D3" w:rsidRDefault="00B11855" w:rsidP="001915B9">
            <w:pPr>
              <w:pStyle w:val="TableEntry"/>
            </w:pPr>
          </w:p>
        </w:tc>
        <w:tc>
          <w:tcPr>
            <w:tcW w:w="2834" w:type="dxa"/>
          </w:tcPr>
          <w:p w14:paraId="2F2FB65C" w14:textId="77777777" w:rsidR="00B11855" w:rsidRPr="001F42D3" w:rsidRDefault="003D003E" w:rsidP="001915B9">
            <w:pPr>
              <w:pStyle w:val="TableEntry"/>
            </w:pPr>
            <w:r w:rsidRPr="001F42D3">
              <w:t>Unformatted Telephone number</w:t>
            </w:r>
          </w:p>
        </w:tc>
      </w:tr>
      <w:tr w:rsidR="00C40FD5" w:rsidRPr="001F42D3" w14:paraId="57E6427C" w14:textId="77777777" w:rsidTr="006C0E8E">
        <w:trPr>
          <w:cantSplit/>
          <w:jc w:val="center"/>
        </w:trPr>
        <w:tc>
          <w:tcPr>
            <w:tcW w:w="783" w:type="dxa"/>
          </w:tcPr>
          <w:p w14:paraId="782E947B" w14:textId="77777777" w:rsidR="00B11855" w:rsidRPr="001F42D3" w:rsidRDefault="003D003E" w:rsidP="001915B9">
            <w:pPr>
              <w:pStyle w:val="TableEntry"/>
            </w:pPr>
            <w:r w:rsidRPr="001F42D3">
              <w:t>13</w:t>
            </w:r>
          </w:p>
        </w:tc>
        <w:tc>
          <w:tcPr>
            <w:tcW w:w="764" w:type="dxa"/>
          </w:tcPr>
          <w:p w14:paraId="2E033BA7" w14:textId="77777777" w:rsidR="00B11855" w:rsidRPr="001F42D3" w:rsidRDefault="003D003E" w:rsidP="001915B9">
            <w:pPr>
              <w:pStyle w:val="TableEntry"/>
            </w:pPr>
            <w:r w:rsidRPr="001F42D3">
              <w:t>24</w:t>
            </w:r>
          </w:p>
        </w:tc>
        <w:tc>
          <w:tcPr>
            <w:tcW w:w="760" w:type="dxa"/>
          </w:tcPr>
          <w:p w14:paraId="4D145101" w14:textId="77777777" w:rsidR="00B11855" w:rsidRPr="001F42D3" w:rsidRDefault="003D003E" w:rsidP="001915B9">
            <w:pPr>
              <w:pStyle w:val="TableEntry"/>
            </w:pPr>
            <w:r w:rsidRPr="001F42D3">
              <w:t>DTM</w:t>
            </w:r>
          </w:p>
        </w:tc>
        <w:tc>
          <w:tcPr>
            <w:tcW w:w="961" w:type="dxa"/>
          </w:tcPr>
          <w:p w14:paraId="1F747D50" w14:textId="77777777" w:rsidR="00B11855" w:rsidRPr="001F42D3" w:rsidRDefault="003D003E" w:rsidP="001915B9">
            <w:pPr>
              <w:pStyle w:val="TableEntry"/>
            </w:pPr>
            <w:r w:rsidRPr="001F42D3">
              <w:t>X</w:t>
            </w:r>
          </w:p>
        </w:tc>
        <w:tc>
          <w:tcPr>
            <w:tcW w:w="1316" w:type="dxa"/>
          </w:tcPr>
          <w:p w14:paraId="52F839C2" w14:textId="77777777" w:rsidR="00B11855" w:rsidRPr="001F42D3" w:rsidRDefault="003D003E" w:rsidP="001915B9">
            <w:pPr>
              <w:pStyle w:val="TableEntry"/>
            </w:pPr>
            <w:r w:rsidRPr="001F42D3">
              <w:t>[0..0]</w:t>
            </w:r>
          </w:p>
        </w:tc>
        <w:tc>
          <w:tcPr>
            <w:tcW w:w="861" w:type="dxa"/>
          </w:tcPr>
          <w:p w14:paraId="17CC9D33" w14:textId="77777777" w:rsidR="00B11855" w:rsidRPr="001F42D3" w:rsidRDefault="00B11855" w:rsidP="001915B9">
            <w:pPr>
              <w:pStyle w:val="TableEntry"/>
            </w:pPr>
          </w:p>
        </w:tc>
        <w:tc>
          <w:tcPr>
            <w:tcW w:w="2834" w:type="dxa"/>
          </w:tcPr>
          <w:p w14:paraId="1FB75936" w14:textId="77777777" w:rsidR="00B11855" w:rsidRPr="001F42D3" w:rsidRDefault="003D003E" w:rsidP="001915B9">
            <w:pPr>
              <w:pStyle w:val="TableEntry"/>
            </w:pPr>
            <w:r w:rsidRPr="001F42D3">
              <w:t>Effective Start Date</w:t>
            </w:r>
          </w:p>
        </w:tc>
      </w:tr>
      <w:tr w:rsidR="00C40FD5" w:rsidRPr="001F42D3" w14:paraId="1FC138B9" w14:textId="77777777" w:rsidTr="006C0E8E">
        <w:trPr>
          <w:cantSplit/>
          <w:jc w:val="center"/>
        </w:trPr>
        <w:tc>
          <w:tcPr>
            <w:tcW w:w="783" w:type="dxa"/>
          </w:tcPr>
          <w:p w14:paraId="37916F08" w14:textId="77777777" w:rsidR="00B11855" w:rsidRPr="001F42D3" w:rsidRDefault="003D003E" w:rsidP="001915B9">
            <w:pPr>
              <w:pStyle w:val="TableEntry"/>
            </w:pPr>
            <w:r w:rsidRPr="001F42D3">
              <w:t>14</w:t>
            </w:r>
          </w:p>
        </w:tc>
        <w:tc>
          <w:tcPr>
            <w:tcW w:w="764" w:type="dxa"/>
          </w:tcPr>
          <w:p w14:paraId="615D5388" w14:textId="77777777" w:rsidR="00B11855" w:rsidRPr="001F42D3" w:rsidRDefault="003D003E" w:rsidP="001915B9">
            <w:pPr>
              <w:pStyle w:val="TableEntry"/>
            </w:pPr>
            <w:r w:rsidRPr="001F42D3">
              <w:t>24</w:t>
            </w:r>
          </w:p>
        </w:tc>
        <w:tc>
          <w:tcPr>
            <w:tcW w:w="760" w:type="dxa"/>
          </w:tcPr>
          <w:p w14:paraId="545A6923" w14:textId="77777777" w:rsidR="00B11855" w:rsidRPr="001F42D3" w:rsidRDefault="003D003E" w:rsidP="001915B9">
            <w:pPr>
              <w:pStyle w:val="TableEntry"/>
            </w:pPr>
            <w:r w:rsidRPr="001F42D3">
              <w:t>DTM</w:t>
            </w:r>
          </w:p>
        </w:tc>
        <w:tc>
          <w:tcPr>
            <w:tcW w:w="961" w:type="dxa"/>
          </w:tcPr>
          <w:p w14:paraId="2B8050AA" w14:textId="77777777" w:rsidR="00B11855" w:rsidRPr="001F42D3" w:rsidRDefault="003D003E" w:rsidP="001915B9">
            <w:pPr>
              <w:pStyle w:val="TableEntry"/>
            </w:pPr>
            <w:r w:rsidRPr="001F42D3">
              <w:t>X</w:t>
            </w:r>
          </w:p>
        </w:tc>
        <w:tc>
          <w:tcPr>
            <w:tcW w:w="1316" w:type="dxa"/>
          </w:tcPr>
          <w:p w14:paraId="74A34147" w14:textId="77777777" w:rsidR="00B11855" w:rsidRPr="001F42D3" w:rsidRDefault="003D003E" w:rsidP="001915B9">
            <w:pPr>
              <w:pStyle w:val="TableEntry"/>
            </w:pPr>
            <w:r w:rsidRPr="001F42D3">
              <w:t>[0..0]</w:t>
            </w:r>
          </w:p>
        </w:tc>
        <w:tc>
          <w:tcPr>
            <w:tcW w:w="861" w:type="dxa"/>
          </w:tcPr>
          <w:p w14:paraId="360C317C" w14:textId="77777777" w:rsidR="00B11855" w:rsidRPr="001F42D3" w:rsidRDefault="00B11855" w:rsidP="001915B9">
            <w:pPr>
              <w:pStyle w:val="TableEntry"/>
            </w:pPr>
          </w:p>
        </w:tc>
        <w:tc>
          <w:tcPr>
            <w:tcW w:w="2834" w:type="dxa"/>
          </w:tcPr>
          <w:p w14:paraId="0CD34315" w14:textId="77777777" w:rsidR="00B11855" w:rsidRPr="001F42D3" w:rsidRDefault="003D003E" w:rsidP="001915B9">
            <w:pPr>
              <w:pStyle w:val="TableEntry"/>
            </w:pPr>
            <w:r w:rsidRPr="001F42D3">
              <w:t>Expiration Date</w:t>
            </w:r>
          </w:p>
        </w:tc>
      </w:tr>
      <w:tr w:rsidR="00C40FD5" w:rsidRPr="001F42D3" w14:paraId="573F0827" w14:textId="77777777" w:rsidTr="006C0E8E">
        <w:trPr>
          <w:cantSplit/>
          <w:jc w:val="center"/>
        </w:trPr>
        <w:tc>
          <w:tcPr>
            <w:tcW w:w="783" w:type="dxa"/>
          </w:tcPr>
          <w:p w14:paraId="52A9DE9B" w14:textId="77777777" w:rsidR="00B11855" w:rsidRPr="001F42D3" w:rsidRDefault="003D003E" w:rsidP="001915B9">
            <w:pPr>
              <w:pStyle w:val="TableEntry"/>
            </w:pPr>
            <w:r w:rsidRPr="001F42D3">
              <w:t>15</w:t>
            </w:r>
          </w:p>
        </w:tc>
        <w:tc>
          <w:tcPr>
            <w:tcW w:w="764" w:type="dxa"/>
          </w:tcPr>
          <w:p w14:paraId="59CDD280" w14:textId="77777777" w:rsidR="00B11855" w:rsidRPr="001F42D3" w:rsidRDefault="003D003E" w:rsidP="001915B9">
            <w:pPr>
              <w:pStyle w:val="TableEntry"/>
            </w:pPr>
            <w:r w:rsidRPr="001F42D3">
              <w:t>705</w:t>
            </w:r>
          </w:p>
        </w:tc>
        <w:tc>
          <w:tcPr>
            <w:tcW w:w="760" w:type="dxa"/>
          </w:tcPr>
          <w:p w14:paraId="48114B72" w14:textId="77777777" w:rsidR="00B11855" w:rsidRPr="001F42D3" w:rsidRDefault="003D003E" w:rsidP="001915B9">
            <w:pPr>
              <w:pStyle w:val="TableEntry"/>
            </w:pPr>
            <w:r w:rsidRPr="001F42D3">
              <w:t>CWE</w:t>
            </w:r>
          </w:p>
        </w:tc>
        <w:tc>
          <w:tcPr>
            <w:tcW w:w="961" w:type="dxa"/>
          </w:tcPr>
          <w:p w14:paraId="5A88312D" w14:textId="77777777" w:rsidR="00B11855" w:rsidRPr="001F42D3" w:rsidRDefault="003D003E" w:rsidP="001915B9">
            <w:pPr>
              <w:pStyle w:val="TableEntry"/>
            </w:pPr>
            <w:r w:rsidRPr="001F42D3">
              <w:t>X</w:t>
            </w:r>
          </w:p>
        </w:tc>
        <w:tc>
          <w:tcPr>
            <w:tcW w:w="1316" w:type="dxa"/>
          </w:tcPr>
          <w:p w14:paraId="35D3603E" w14:textId="77777777" w:rsidR="00B11855" w:rsidRPr="001F42D3" w:rsidRDefault="003D003E" w:rsidP="001915B9">
            <w:pPr>
              <w:pStyle w:val="TableEntry"/>
            </w:pPr>
            <w:r w:rsidRPr="001F42D3">
              <w:t>[0..0]</w:t>
            </w:r>
          </w:p>
        </w:tc>
        <w:tc>
          <w:tcPr>
            <w:tcW w:w="861" w:type="dxa"/>
          </w:tcPr>
          <w:p w14:paraId="091FFCA6" w14:textId="77777777" w:rsidR="00B11855" w:rsidRPr="001F42D3" w:rsidRDefault="003D003E" w:rsidP="001915B9">
            <w:pPr>
              <w:pStyle w:val="TableEntry"/>
            </w:pPr>
            <w:r w:rsidRPr="001F42D3">
              <w:t>0868</w:t>
            </w:r>
          </w:p>
        </w:tc>
        <w:tc>
          <w:tcPr>
            <w:tcW w:w="2834" w:type="dxa"/>
          </w:tcPr>
          <w:p w14:paraId="2B2C22C7" w14:textId="77777777" w:rsidR="00B11855" w:rsidRPr="001F42D3" w:rsidRDefault="003D003E" w:rsidP="001915B9">
            <w:pPr>
              <w:pStyle w:val="TableEntry"/>
            </w:pPr>
            <w:r w:rsidRPr="001F42D3">
              <w:t>Expiration Reason</w:t>
            </w:r>
          </w:p>
        </w:tc>
      </w:tr>
      <w:tr w:rsidR="00C40FD5" w:rsidRPr="001F42D3" w14:paraId="39BEF63D" w14:textId="77777777" w:rsidTr="006C0E8E">
        <w:trPr>
          <w:cantSplit/>
          <w:jc w:val="center"/>
        </w:trPr>
        <w:tc>
          <w:tcPr>
            <w:tcW w:w="783" w:type="dxa"/>
          </w:tcPr>
          <w:p w14:paraId="2828B489" w14:textId="77777777" w:rsidR="00B11855" w:rsidRPr="001F42D3" w:rsidRDefault="003D003E" w:rsidP="001915B9">
            <w:pPr>
              <w:pStyle w:val="TableEntry"/>
            </w:pPr>
            <w:r w:rsidRPr="001F42D3">
              <w:t>16</w:t>
            </w:r>
          </w:p>
        </w:tc>
        <w:tc>
          <w:tcPr>
            <w:tcW w:w="764" w:type="dxa"/>
          </w:tcPr>
          <w:p w14:paraId="3CA2A29E" w14:textId="77777777" w:rsidR="00B11855" w:rsidRPr="001F42D3" w:rsidRDefault="003D003E" w:rsidP="001915B9">
            <w:pPr>
              <w:pStyle w:val="TableEntry"/>
            </w:pPr>
            <w:r w:rsidRPr="001F42D3">
              <w:t>705</w:t>
            </w:r>
          </w:p>
        </w:tc>
        <w:tc>
          <w:tcPr>
            <w:tcW w:w="760" w:type="dxa"/>
          </w:tcPr>
          <w:p w14:paraId="46455FBD" w14:textId="77777777" w:rsidR="00B11855" w:rsidRPr="001F42D3" w:rsidRDefault="003D003E" w:rsidP="001915B9">
            <w:pPr>
              <w:pStyle w:val="TableEntry"/>
            </w:pPr>
            <w:r w:rsidRPr="001F42D3">
              <w:t>CWE</w:t>
            </w:r>
          </w:p>
        </w:tc>
        <w:tc>
          <w:tcPr>
            <w:tcW w:w="961" w:type="dxa"/>
          </w:tcPr>
          <w:p w14:paraId="6E76B56A" w14:textId="77777777" w:rsidR="00B11855" w:rsidRPr="001F42D3" w:rsidRDefault="003D003E" w:rsidP="001915B9">
            <w:pPr>
              <w:pStyle w:val="TableEntry"/>
            </w:pPr>
            <w:r w:rsidRPr="001F42D3">
              <w:t>X</w:t>
            </w:r>
          </w:p>
        </w:tc>
        <w:tc>
          <w:tcPr>
            <w:tcW w:w="1316" w:type="dxa"/>
          </w:tcPr>
          <w:p w14:paraId="5B1AA8F4" w14:textId="77777777" w:rsidR="00B11855" w:rsidRPr="001F42D3" w:rsidRDefault="003D003E" w:rsidP="001915B9">
            <w:pPr>
              <w:pStyle w:val="TableEntry"/>
            </w:pPr>
            <w:r w:rsidRPr="001F42D3">
              <w:t>[0..0]</w:t>
            </w:r>
          </w:p>
        </w:tc>
        <w:tc>
          <w:tcPr>
            <w:tcW w:w="861" w:type="dxa"/>
          </w:tcPr>
          <w:p w14:paraId="28D085D0" w14:textId="77777777" w:rsidR="00B11855" w:rsidRPr="001F42D3" w:rsidRDefault="003D003E" w:rsidP="001915B9">
            <w:pPr>
              <w:pStyle w:val="TableEntry"/>
            </w:pPr>
            <w:r w:rsidRPr="001F42D3">
              <w:t>0618</w:t>
            </w:r>
          </w:p>
        </w:tc>
        <w:tc>
          <w:tcPr>
            <w:tcW w:w="2834" w:type="dxa"/>
          </w:tcPr>
          <w:p w14:paraId="62AA48FD" w14:textId="77777777" w:rsidR="00B11855" w:rsidRPr="001F42D3" w:rsidRDefault="003D003E" w:rsidP="001915B9">
            <w:pPr>
              <w:pStyle w:val="TableEntry"/>
            </w:pPr>
            <w:r w:rsidRPr="001F42D3">
              <w:t>Protection Code</w:t>
            </w:r>
          </w:p>
        </w:tc>
      </w:tr>
      <w:tr w:rsidR="00C40FD5" w:rsidRPr="001F42D3" w14:paraId="26FAF6C7" w14:textId="77777777" w:rsidTr="006C0E8E">
        <w:trPr>
          <w:cantSplit/>
          <w:jc w:val="center"/>
        </w:trPr>
        <w:tc>
          <w:tcPr>
            <w:tcW w:w="783" w:type="dxa"/>
          </w:tcPr>
          <w:p w14:paraId="6DF96450" w14:textId="77777777" w:rsidR="00B11855" w:rsidRPr="001F42D3" w:rsidRDefault="003D003E" w:rsidP="001915B9">
            <w:pPr>
              <w:pStyle w:val="TableEntry"/>
            </w:pPr>
            <w:r w:rsidRPr="001F42D3">
              <w:t>17</w:t>
            </w:r>
          </w:p>
        </w:tc>
        <w:tc>
          <w:tcPr>
            <w:tcW w:w="764" w:type="dxa"/>
          </w:tcPr>
          <w:p w14:paraId="138A4F52" w14:textId="77777777" w:rsidR="00B11855" w:rsidRPr="001F42D3" w:rsidRDefault="003D003E" w:rsidP="001915B9">
            <w:pPr>
              <w:pStyle w:val="TableEntry"/>
            </w:pPr>
            <w:r w:rsidRPr="001F42D3">
              <w:t>427</w:t>
            </w:r>
          </w:p>
        </w:tc>
        <w:tc>
          <w:tcPr>
            <w:tcW w:w="760" w:type="dxa"/>
          </w:tcPr>
          <w:p w14:paraId="3C11B2D0" w14:textId="77777777" w:rsidR="00B11855" w:rsidRPr="001F42D3" w:rsidRDefault="003D003E" w:rsidP="001915B9">
            <w:pPr>
              <w:pStyle w:val="TableEntry"/>
            </w:pPr>
            <w:r w:rsidRPr="001F42D3">
              <w:t>EI</w:t>
            </w:r>
          </w:p>
        </w:tc>
        <w:tc>
          <w:tcPr>
            <w:tcW w:w="961" w:type="dxa"/>
          </w:tcPr>
          <w:p w14:paraId="0E05ADFB" w14:textId="77777777" w:rsidR="00B11855" w:rsidRPr="001F42D3" w:rsidRDefault="003D003E" w:rsidP="001915B9">
            <w:pPr>
              <w:pStyle w:val="TableEntry"/>
            </w:pPr>
            <w:r w:rsidRPr="001F42D3">
              <w:t>X</w:t>
            </w:r>
          </w:p>
        </w:tc>
        <w:tc>
          <w:tcPr>
            <w:tcW w:w="1316" w:type="dxa"/>
          </w:tcPr>
          <w:p w14:paraId="0AF0368D" w14:textId="77777777" w:rsidR="00B11855" w:rsidRPr="001F42D3" w:rsidRDefault="003D003E" w:rsidP="001915B9">
            <w:pPr>
              <w:pStyle w:val="TableEntry"/>
            </w:pPr>
            <w:r w:rsidRPr="001F42D3">
              <w:t>[0..0]</w:t>
            </w:r>
          </w:p>
        </w:tc>
        <w:tc>
          <w:tcPr>
            <w:tcW w:w="861" w:type="dxa"/>
          </w:tcPr>
          <w:p w14:paraId="3C6973D3" w14:textId="77777777" w:rsidR="00B11855" w:rsidRPr="001F42D3" w:rsidRDefault="00B11855" w:rsidP="001915B9">
            <w:pPr>
              <w:pStyle w:val="TableEntry"/>
            </w:pPr>
          </w:p>
        </w:tc>
        <w:tc>
          <w:tcPr>
            <w:tcW w:w="2834" w:type="dxa"/>
          </w:tcPr>
          <w:p w14:paraId="348D2CC3" w14:textId="77777777" w:rsidR="00B11855" w:rsidRPr="001F42D3" w:rsidRDefault="003D003E" w:rsidP="001915B9">
            <w:pPr>
              <w:pStyle w:val="TableEntry"/>
            </w:pPr>
            <w:r w:rsidRPr="001F42D3">
              <w:t>Shared Telecommunication Identifier</w:t>
            </w:r>
          </w:p>
        </w:tc>
      </w:tr>
      <w:tr w:rsidR="00C40FD5" w:rsidRPr="001F42D3" w14:paraId="170D7659" w14:textId="77777777" w:rsidTr="006C0E8E">
        <w:trPr>
          <w:cantSplit/>
          <w:jc w:val="center"/>
        </w:trPr>
        <w:tc>
          <w:tcPr>
            <w:tcW w:w="783" w:type="dxa"/>
          </w:tcPr>
          <w:p w14:paraId="04DA0424" w14:textId="77777777" w:rsidR="00B11855" w:rsidRPr="001F42D3" w:rsidRDefault="003D003E" w:rsidP="001915B9">
            <w:pPr>
              <w:pStyle w:val="TableEntry"/>
            </w:pPr>
            <w:r w:rsidRPr="001F42D3">
              <w:t>18</w:t>
            </w:r>
          </w:p>
        </w:tc>
        <w:tc>
          <w:tcPr>
            <w:tcW w:w="764" w:type="dxa"/>
          </w:tcPr>
          <w:p w14:paraId="3ADD965F" w14:textId="77777777" w:rsidR="00B11855" w:rsidRPr="001F42D3" w:rsidRDefault="003D003E" w:rsidP="001915B9">
            <w:pPr>
              <w:pStyle w:val="TableEntry"/>
            </w:pPr>
            <w:r w:rsidRPr="001F42D3">
              <w:t>2</w:t>
            </w:r>
          </w:p>
        </w:tc>
        <w:tc>
          <w:tcPr>
            <w:tcW w:w="760" w:type="dxa"/>
          </w:tcPr>
          <w:p w14:paraId="61DE8450" w14:textId="77777777" w:rsidR="00B11855" w:rsidRPr="001F42D3" w:rsidRDefault="003D003E" w:rsidP="001915B9">
            <w:pPr>
              <w:pStyle w:val="TableEntry"/>
            </w:pPr>
            <w:r w:rsidRPr="001F42D3">
              <w:t>NM</w:t>
            </w:r>
          </w:p>
        </w:tc>
        <w:tc>
          <w:tcPr>
            <w:tcW w:w="961" w:type="dxa"/>
          </w:tcPr>
          <w:p w14:paraId="3086EE0B" w14:textId="77777777" w:rsidR="00B11855" w:rsidRPr="001F42D3" w:rsidRDefault="003D003E" w:rsidP="001915B9">
            <w:pPr>
              <w:pStyle w:val="TableEntry"/>
            </w:pPr>
            <w:r w:rsidRPr="001F42D3">
              <w:t>X</w:t>
            </w:r>
          </w:p>
        </w:tc>
        <w:tc>
          <w:tcPr>
            <w:tcW w:w="1316" w:type="dxa"/>
          </w:tcPr>
          <w:p w14:paraId="4366F4F0" w14:textId="77777777" w:rsidR="00B11855" w:rsidRPr="001F42D3" w:rsidRDefault="003D003E" w:rsidP="001915B9">
            <w:pPr>
              <w:pStyle w:val="TableEntry"/>
            </w:pPr>
            <w:r w:rsidRPr="001F42D3">
              <w:t>[0..0]</w:t>
            </w:r>
          </w:p>
        </w:tc>
        <w:tc>
          <w:tcPr>
            <w:tcW w:w="861" w:type="dxa"/>
          </w:tcPr>
          <w:p w14:paraId="5FCF65F7" w14:textId="77777777" w:rsidR="00B11855" w:rsidRPr="001F42D3" w:rsidRDefault="00B11855" w:rsidP="001915B9">
            <w:pPr>
              <w:pStyle w:val="TableEntry"/>
            </w:pPr>
          </w:p>
        </w:tc>
        <w:tc>
          <w:tcPr>
            <w:tcW w:w="2834" w:type="dxa"/>
          </w:tcPr>
          <w:p w14:paraId="32879936" w14:textId="77777777" w:rsidR="00B11855" w:rsidRPr="001F42D3" w:rsidRDefault="003D003E" w:rsidP="001915B9">
            <w:pPr>
              <w:pStyle w:val="TableEntry"/>
            </w:pPr>
            <w:r w:rsidRPr="001F42D3">
              <w:t>Preference Order</w:t>
            </w:r>
          </w:p>
        </w:tc>
      </w:tr>
    </w:tbl>
    <w:p w14:paraId="7A8203FA" w14:textId="77777777" w:rsidR="00B11855" w:rsidRPr="001F42D3" w:rsidRDefault="00B11855" w:rsidP="001915B9">
      <w:pPr>
        <w:pStyle w:val="BodyText"/>
      </w:pPr>
    </w:p>
    <w:p w14:paraId="68DF913E" w14:textId="23886EA7" w:rsidR="00B11855" w:rsidRPr="001F42D3" w:rsidRDefault="003D003E" w:rsidP="001915B9">
      <w:pPr>
        <w:pStyle w:val="BodyText"/>
      </w:pPr>
      <w:r w:rsidRPr="001F42D3">
        <w:t xml:space="preserve">Subfield 2 "Telecommunication Use Code" is required and is valued as either PRN "Primary Residence Number" or NET "Network (email) address. See </w:t>
      </w:r>
      <w:r w:rsidR="006D613E" w:rsidRPr="001F42D3">
        <w:t>HL7</w:t>
      </w:r>
      <w:r w:rsidR="00995105" w:rsidRPr="001F42D3">
        <w:t xml:space="preserve"> </w:t>
      </w:r>
      <w:r w:rsidRPr="001F42D3">
        <w:t>Table 201.</w:t>
      </w:r>
    </w:p>
    <w:p w14:paraId="63D3E870" w14:textId="455DAE98" w:rsidR="00B11855" w:rsidRPr="001F42D3" w:rsidRDefault="003D003E" w:rsidP="001915B9">
      <w:pPr>
        <w:pStyle w:val="BodyText"/>
      </w:pPr>
      <w:r w:rsidRPr="001F42D3">
        <w:t xml:space="preserve">Subfield 3 "Telecommunication Equipment Type" is required and is valued as PH "Telephone", Internet "Internet Address: Use Only If Telecommunication Use Code Is NET", or X.400 "X.400 email address: Use Only If Telecommunication Use Code Is NET". See </w:t>
      </w:r>
      <w:r w:rsidR="006D613E" w:rsidRPr="001F42D3">
        <w:t>HL7</w:t>
      </w:r>
      <w:r w:rsidR="00995105" w:rsidRPr="001F42D3">
        <w:t xml:space="preserve"> </w:t>
      </w:r>
      <w:r w:rsidRPr="001F42D3">
        <w:t>Table 202.</w:t>
      </w:r>
    </w:p>
    <w:p w14:paraId="538906A0" w14:textId="16139D5A" w:rsidR="000166DD" w:rsidRPr="001F42D3" w:rsidRDefault="00D53FC4" w:rsidP="00B34AEB">
      <w:pPr>
        <w:pStyle w:val="Heading1"/>
        <w:numPr>
          <w:ilvl w:val="0"/>
          <w:numId w:val="0"/>
        </w:numPr>
        <w:rPr>
          <w:bCs/>
          <w:noProof w:val="0"/>
        </w:rPr>
      </w:pPr>
      <w:bookmarkStart w:id="1745" w:name="_Toc401769881"/>
      <w:bookmarkStart w:id="1746" w:name="_Toc214889800"/>
      <w:r w:rsidRPr="001F42D3">
        <w:rPr>
          <w:noProof w:val="0"/>
        </w:rPr>
        <w:lastRenderedPageBreak/>
        <w:t xml:space="preserve">Appendix D </w:t>
      </w:r>
      <w:r w:rsidR="003D003E" w:rsidRPr="001F42D3">
        <w:rPr>
          <w:noProof w:val="0"/>
        </w:rPr>
        <w:t>Reserved</w:t>
      </w:r>
      <w:bookmarkStart w:id="1747" w:name="_Toc401769882"/>
      <w:bookmarkEnd w:id="1745"/>
      <w:bookmarkEnd w:id="1746"/>
    </w:p>
    <w:p w14:paraId="4ACFFE38" w14:textId="2539D7A6" w:rsidR="00B11855" w:rsidRPr="001F42D3" w:rsidRDefault="00D53FC4" w:rsidP="00B34AEB">
      <w:pPr>
        <w:pStyle w:val="Heading1"/>
        <w:numPr>
          <w:ilvl w:val="0"/>
          <w:numId w:val="0"/>
        </w:numPr>
        <w:rPr>
          <w:noProof w:val="0"/>
        </w:rPr>
      </w:pPr>
      <w:bookmarkStart w:id="1748" w:name="_Toc214889801"/>
      <w:r w:rsidRPr="001F42D3">
        <w:rPr>
          <w:noProof w:val="0"/>
        </w:rPr>
        <w:lastRenderedPageBreak/>
        <w:t xml:space="preserve">Appendix E </w:t>
      </w:r>
      <w:r w:rsidR="003D003E" w:rsidRPr="001F42D3">
        <w:rPr>
          <w:noProof w:val="0"/>
        </w:rPr>
        <w:t xml:space="preserve">Examples of </w:t>
      </w:r>
      <w:r w:rsidR="00E05E82" w:rsidRPr="001F42D3">
        <w:rPr>
          <w:noProof w:val="0"/>
        </w:rPr>
        <w:t>M</w:t>
      </w:r>
      <w:r w:rsidR="003D003E" w:rsidRPr="001F42D3">
        <w:rPr>
          <w:noProof w:val="0"/>
        </w:rPr>
        <w:t>essages</w:t>
      </w:r>
      <w:bookmarkEnd w:id="1747"/>
      <w:bookmarkEnd w:id="1748"/>
    </w:p>
    <w:p w14:paraId="285878DF" w14:textId="52404A17" w:rsidR="00B11855" w:rsidRPr="001F42D3" w:rsidRDefault="003D003E" w:rsidP="001915B9">
      <w:pPr>
        <w:pStyle w:val="BodyText"/>
      </w:pPr>
      <w:r w:rsidRPr="001F42D3">
        <w:t xml:space="preserve">These message examples illustrate the uses cases defined in </w:t>
      </w:r>
      <w:r w:rsidR="007E67D4" w:rsidRPr="001F42D3">
        <w:t>DEV TF</w:t>
      </w:r>
      <w:r w:rsidRPr="001F42D3">
        <w:t xml:space="preserve">-1. They are </w:t>
      </w:r>
      <w:r w:rsidR="000B42A1" w:rsidRPr="001F42D3">
        <w:t xml:space="preserve">informative only, not authoritative and </w:t>
      </w:r>
      <w:r w:rsidRPr="001F42D3">
        <w:t xml:space="preserve">not representative of messages in actual implementations but </w:t>
      </w:r>
      <w:r w:rsidR="000B42A1" w:rsidRPr="001F42D3">
        <w:t>are only</w:t>
      </w:r>
      <w:r w:rsidRPr="001F42D3">
        <w:t xml:space="preserve"> examples to illustrate </w:t>
      </w:r>
      <w:r w:rsidR="000B42A1" w:rsidRPr="001F42D3">
        <w:t>general aspects of</w:t>
      </w:r>
      <w:r w:rsidR="004C60BF" w:rsidRPr="001F42D3">
        <w:t xml:space="preserve"> </w:t>
      </w:r>
      <w:r w:rsidRPr="001F42D3">
        <w:t>the use cases and the mapping of ISO/IEEE 11073 to HL7.</w:t>
      </w:r>
      <w:r w:rsidR="000B42A1" w:rsidRPr="001F42D3">
        <w:t xml:space="preserve"> Implementers should test all messages against the NIST test tooling for IHE PCD.</w:t>
      </w:r>
    </w:p>
    <w:p w14:paraId="6521C446" w14:textId="26796E17" w:rsidR="00B11855" w:rsidRPr="001F42D3" w:rsidRDefault="00D53FC4" w:rsidP="00B34AEB">
      <w:pPr>
        <w:pStyle w:val="Heading2"/>
        <w:numPr>
          <w:ilvl w:val="0"/>
          <w:numId w:val="0"/>
        </w:numPr>
        <w:rPr>
          <w:noProof w:val="0"/>
        </w:rPr>
      </w:pPr>
      <w:bookmarkStart w:id="1749" w:name="_Toc401769883"/>
      <w:bookmarkStart w:id="1750" w:name="_Toc214889802"/>
      <w:r w:rsidRPr="001F42D3">
        <w:rPr>
          <w:noProof w:val="0"/>
        </w:rPr>
        <w:t xml:space="preserve">E.1 </w:t>
      </w:r>
      <w:r w:rsidR="003D003E" w:rsidRPr="001F42D3">
        <w:rPr>
          <w:noProof w:val="0"/>
        </w:rPr>
        <w:t>PCD-01 Case C1: Communicate periodic data to Clinical Information System (CIS)</w:t>
      </w:r>
      <w:bookmarkEnd w:id="1749"/>
      <w:bookmarkEnd w:id="1750"/>
    </w:p>
    <w:p w14:paraId="5B739349" w14:textId="30F1B7BF" w:rsidR="00B11855" w:rsidRPr="001F42D3" w:rsidRDefault="003D003E" w:rsidP="001915B9">
      <w:pPr>
        <w:pStyle w:val="BodyText"/>
      </w:pPr>
      <w:r w:rsidRPr="001F42D3">
        <w:t>Periodic and episodic data from all of the patient care devices associated with a particular patient are typically communicated to a CIS (Device Observation Consumer) by a monitoring gateway server (the DOR). Examples include data from a bedside monitor, point of care lab devices, ventilators, and infusion pumps. Discrete and data are communicated to the CIS. The primary intent is communication of structured data</w:t>
      </w:r>
      <w:r w:rsidR="00EF66D8" w:rsidRPr="001F42D3">
        <w:t>;</w:t>
      </w:r>
      <w:r w:rsidRPr="001F42D3">
        <w:t xml:space="preserve"> however</w:t>
      </w:r>
      <w:r w:rsidR="00EF66D8" w:rsidRPr="001F42D3">
        <w:t>,</w:t>
      </w:r>
      <w:r w:rsidRPr="001F42D3">
        <w:t xml:space="preserve"> provisions are made for inclusion of unstructured data. The patient associated with the data is identified and the data is time stamped with a consistent time across the respective patient care devices.</w:t>
      </w:r>
    </w:p>
    <w:p w14:paraId="7BE639E6" w14:textId="05169593" w:rsidR="00B11855" w:rsidRPr="001F42D3" w:rsidRDefault="00D53FC4" w:rsidP="00B34AEB">
      <w:pPr>
        <w:pStyle w:val="Heading3"/>
        <w:numPr>
          <w:ilvl w:val="0"/>
          <w:numId w:val="0"/>
        </w:numPr>
        <w:rPr>
          <w:noProof w:val="0"/>
        </w:rPr>
      </w:pPr>
      <w:bookmarkStart w:id="1751" w:name="_Toc401769884"/>
      <w:bookmarkStart w:id="1752" w:name="_Toc214889803"/>
      <w:r w:rsidRPr="001F42D3">
        <w:rPr>
          <w:noProof w:val="0"/>
        </w:rPr>
        <w:t xml:space="preserve">E.1.1 </w:t>
      </w:r>
      <w:r w:rsidR="003D003E" w:rsidRPr="001F42D3">
        <w:rPr>
          <w:noProof w:val="0"/>
        </w:rPr>
        <w:t>Example of PCD-01 Observation Report (Physiological Monitor)</w:t>
      </w:r>
      <w:bookmarkEnd w:id="1751"/>
      <w:bookmarkEnd w:id="1752"/>
    </w:p>
    <w:p w14:paraId="1F389D08" w14:textId="237138BB" w:rsidR="00334399" w:rsidRPr="001F42D3" w:rsidRDefault="003D003E" w:rsidP="002E782A">
      <w:pPr>
        <w:pStyle w:val="BodyText"/>
      </w:pPr>
      <w:r w:rsidRPr="001F42D3">
        <w:t>An observation result from a physiological monitor.</w:t>
      </w:r>
    </w:p>
    <w:p w14:paraId="10730F77" w14:textId="0B7F266D" w:rsidR="00334399" w:rsidRPr="001F42D3" w:rsidRDefault="00334399" w:rsidP="002E782A">
      <w:pPr>
        <w:pStyle w:val="BodyText"/>
      </w:pPr>
    </w:p>
    <w:p w14:paraId="27F1CBE9" w14:textId="01ACDA66" w:rsidR="00334399" w:rsidRPr="001F42D3" w:rsidRDefault="00334399" w:rsidP="002E782A">
      <w:pPr>
        <w:pStyle w:val="BodyText"/>
      </w:pPr>
    </w:p>
    <w:p w14:paraId="5F432C22" w14:textId="788F5A25" w:rsidR="00334399" w:rsidRPr="001F42D3" w:rsidRDefault="00334399" w:rsidP="002E782A">
      <w:pPr>
        <w:pStyle w:val="BodyText"/>
      </w:pPr>
    </w:p>
    <w:p w14:paraId="2E823567" w14:textId="4E78B06E" w:rsidR="00334399" w:rsidRPr="001F42D3" w:rsidRDefault="00334399" w:rsidP="002E782A">
      <w:pPr>
        <w:pStyle w:val="BodyText"/>
      </w:pPr>
    </w:p>
    <w:p w14:paraId="07154F9F" w14:textId="6AB7DA45" w:rsidR="00334399" w:rsidRPr="001F42D3" w:rsidRDefault="00334399" w:rsidP="002E782A">
      <w:pPr>
        <w:pStyle w:val="BodyText"/>
      </w:pPr>
    </w:p>
    <w:p w14:paraId="2A3D72CB" w14:textId="2A38677B" w:rsidR="00334399" w:rsidRPr="001F42D3" w:rsidRDefault="00334399" w:rsidP="002E782A">
      <w:pPr>
        <w:pStyle w:val="BodyText"/>
      </w:pPr>
    </w:p>
    <w:p w14:paraId="50E6AF7A" w14:textId="0C2292DF" w:rsidR="00334399" w:rsidRPr="001F42D3" w:rsidRDefault="00334399" w:rsidP="002E782A">
      <w:pPr>
        <w:pStyle w:val="BodyText"/>
      </w:pPr>
    </w:p>
    <w:p w14:paraId="25693201" w14:textId="1CADA1F6" w:rsidR="00334399" w:rsidRPr="001F42D3" w:rsidRDefault="00334399" w:rsidP="002E782A">
      <w:pPr>
        <w:pStyle w:val="BodyText"/>
      </w:pPr>
    </w:p>
    <w:p w14:paraId="4C2B1EED" w14:textId="7B539B1B" w:rsidR="00334399" w:rsidRPr="001F42D3" w:rsidRDefault="00334399" w:rsidP="002E782A">
      <w:pPr>
        <w:pStyle w:val="BodyText"/>
      </w:pPr>
    </w:p>
    <w:p w14:paraId="5172601B" w14:textId="1685062D" w:rsidR="00334399" w:rsidRPr="001F42D3" w:rsidRDefault="00334399" w:rsidP="002E782A">
      <w:pPr>
        <w:pStyle w:val="BodyText"/>
      </w:pPr>
    </w:p>
    <w:p w14:paraId="084AA91E" w14:textId="1F3BB1A8" w:rsidR="00334399" w:rsidRPr="001F42D3" w:rsidRDefault="00334399" w:rsidP="002E782A">
      <w:pPr>
        <w:pStyle w:val="BodyText"/>
      </w:pPr>
    </w:p>
    <w:p w14:paraId="501B3E24" w14:textId="1FE69483" w:rsidR="00334399" w:rsidRPr="001F42D3" w:rsidRDefault="00334399" w:rsidP="002E782A">
      <w:pPr>
        <w:pStyle w:val="BodyText"/>
      </w:pPr>
    </w:p>
    <w:p w14:paraId="6BDC1937" w14:textId="37A5EE9E" w:rsidR="00334399" w:rsidRPr="001F42D3" w:rsidRDefault="00334399" w:rsidP="002E782A">
      <w:pPr>
        <w:pStyle w:val="BodyText"/>
      </w:pPr>
    </w:p>
    <w:p w14:paraId="73C0033B" w14:textId="37DACFEC" w:rsidR="00334399" w:rsidRPr="001F42D3" w:rsidRDefault="00334399" w:rsidP="002E782A">
      <w:pPr>
        <w:pStyle w:val="BodyText"/>
      </w:pPr>
    </w:p>
    <w:p w14:paraId="60677357" w14:textId="77777777" w:rsidR="00334399" w:rsidRPr="001F42D3" w:rsidRDefault="00334399" w:rsidP="002E782A">
      <w:pPr>
        <w:pStyle w:val="BodyText"/>
      </w:pPr>
    </w:p>
    <w:p w14:paraId="4B0161A5" w14:textId="77777777" w:rsidR="00156753" w:rsidRPr="001F42D3" w:rsidRDefault="00156753" w:rsidP="00C10546">
      <w:pPr>
        <w:pStyle w:val="BodyText"/>
      </w:pPr>
    </w:p>
    <w:p w14:paraId="0F0BC984"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bookmarkStart w:id="1753" w:name="_Toc401769885"/>
      <w:r w:rsidRPr="001F42D3">
        <w:rPr>
          <w:noProof w:val="0"/>
        </w:rPr>
        <w:lastRenderedPageBreak/>
        <w:t>MSH|^~\&amp;|PAT_DEVICE_PHILIPS_C|Philips|||20150122182658+0000||ORU^R01^ORU_R01|HP0122182658686QQ000CND119C0WS61|P|2.6|||AL|NE||8859/1|EN^English^ISO639||IHE_PCD_001^IHE PCD^1.3.6.1.4.1.19376.1.6.1.1.1^ISO</w:t>
      </w:r>
    </w:p>
    <w:p w14:paraId="523E86D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PID|||HO2009001^^^^MR||Hon^Albert^""^^^^L||19610101|M</w:t>
      </w:r>
    </w:p>
    <w:p w14:paraId="43C9028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PV1||I|HO Surgery^OR^1</w:t>
      </w:r>
    </w:p>
    <w:p w14:paraId="11722BD7"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OBR|1||201512218265601|69965^MDC_DEV_MON_PHYSIO_MULTI_PARAM_MDS^MDC|||20150122182656</w:t>
      </w:r>
    </w:p>
    <w:p w14:paraId="64089F2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OBX|1|ST|69965^MDC_DEV_MON_PHYSIO_MULTI_PARAM_MDS^MDC|1.0.0.0|||||||X|||||||e86c094f-f751-4acf-92b2-38f11c1f6f57-Device</w:t>
      </w:r>
    </w:p>
    <w:p w14:paraId="39CFC43D"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OBX|2|ST|70686^MDC_DEV_PRESS_BLD_NONINV_VMD^MDC|1.1.0.0|||||||X|||||||0600dc750001</w:t>
      </w:r>
    </w:p>
    <w:p w14:paraId="72A81CCB"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OBX|3|ST|70675^MDC_DEV_PULS_CHAN^MDC|1.1.1.0|||||||X</w:t>
      </w:r>
    </w:p>
    <w:p w14:paraId="36658046"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OBX|4|NM|150021^MDC_PRESS_BLD_NONINV_SYS^MDC|1.1.1.5|117|266016^MDC_DIM_MMHG^MDC|90-160||||X|||20150122115000</w:t>
      </w:r>
    </w:p>
    <w:p w14:paraId="6EF6BFE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OBX|5|NM|150022^MDC_PRESS_BLD_NONINV_DIA^MDC|1.1.1.6|82|266016^MDC_DIM_MMHG^MDC|||||X|||20150122115000</w:t>
      </w:r>
    </w:p>
    <w:p w14:paraId="0B2C6C17"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OBX|6|NM|150023^MDC_PRESS_BLD_NONINV_MEAN^MDC|1.1.1.7|90|266016^MDC_DIM_MMHG^MDC|||||X|||20150122115000</w:t>
      </w:r>
    </w:p>
    <w:p w14:paraId="423B7550"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OBX|7|ST|4262^MDC_DEV_ECG_VMD^MDC|1.2.0.0|||||||X|||||||0600dc750001</w:t>
      </w:r>
    </w:p>
    <w:p w14:paraId="7E10586C"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OBX|8|ST|4263^MDC_DEV_ECG_CHAN^MDC|1.2.1.0|||||||X</w:t>
      </w:r>
    </w:p>
    <w:p w14:paraId="541D29A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OBX|9|NM|147842^MDC_ECG_CARD_BEAT_RATE^MDC|1.2.1.1|80|264864^MDC_DIM_BEAT_PER_MIN^MDC|50-120||||X</w:t>
      </w:r>
    </w:p>
    <w:p w14:paraId="7DD5018D"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OBX|10|NM|147232^MDC_ECG_TIME_PD_QT_GL^MDC|1.2.1.14|360|264338^MDC_DIM_MILLI_SEC^MDC|||||X</w:t>
      </w:r>
    </w:p>
    <w:p w14:paraId="6FA97C66"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OBX|11|NM|147236^MDC_ECG_TIME_PD_QTc^MDC|1.2.1.15|416|264338^MDC_DIM_MILLI_SEC^MDC|&lt;500||||X</w:t>
      </w:r>
    </w:p>
    <w:p w14:paraId="541650C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OBX|12|NM|151562^MDC_RESP_RATE^MDC|1.2.1.19|30|264928^MDC_DIM_RESP_PER_MIN^MDC|8-45||||X</w:t>
      </w:r>
    </w:p>
    <w:p w14:paraId="77251E7B" w14:textId="77777777" w:rsidR="003C0F9E" w:rsidRPr="001F42D3" w:rsidRDefault="003C0F9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OBX|13|ST|184327^MDC_ECG_STAT_RHY^MDC|1.2.1.21|MDC_ECG_SINUS_RHY||||||X</w:t>
      </w:r>
    </w:p>
    <w:p w14:paraId="660F461F"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OBX|14|ST|69642^MDC_DEV_ANALY_SAT_O2_VMD^MDC|1.3.0.0|||||||X|||||||0600dc750001</w:t>
      </w:r>
    </w:p>
    <w:p w14:paraId="730213C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OBX|15|ST|70771^MDC_DEV_ANALY_PERF_REL_CHAN^MDC|1.3.1.0|||||||X</w:t>
      </w:r>
    </w:p>
    <w:p w14:paraId="31BD0D63" w14:textId="77777777" w:rsidR="003C0F9E" w:rsidRPr="001F42D3" w:rsidRDefault="003C0F9E"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OBX|16|NM|150456^MDC_PULS_OXIM_SAT_O2^MDC|1.3.1.1|99|262688^MDC_DIM_PERCENT^MDC|90-100||||X</w:t>
      </w:r>
    </w:p>
    <w:p w14:paraId="3CB75805" w14:textId="77777777" w:rsidR="0083495B" w:rsidRPr="001F42D3" w:rsidRDefault="0083495B" w:rsidP="003C0F9E">
      <w:pPr>
        <w:pStyle w:val="ExampleValue"/>
        <w:pBdr>
          <w:top w:val="single" w:sz="4" w:space="1" w:color="auto"/>
          <w:left w:val="single" w:sz="4" w:space="4" w:color="auto"/>
          <w:bottom w:val="single" w:sz="4" w:space="1" w:color="auto"/>
          <w:right w:val="single" w:sz="4" w:space="4" w:color="auto"/>
        </w:pBdr>
        <w:rPr>
          <w:noProof w:val="0"/>
        </w:rPr>
      </w:pPr>
      <w:r w:rsidRPr="001F42D3">
        <w:rPr>
          <w:b/>
          <w:noProof w:val="0"/>
        </w:rPr>
        <w:t>OBX|17|NM|150448^MDC_PULS_OXIM_PERF_REL^MDC|1.3.1.3|3.9|262656^MDC_DIM_DIMLESS^MDC|||||X</w:t>
      </w:r>
    </w:p>
    <w:p w14:paraId="60B8957A" w14:textId="27AC2BF7" w:rsidR="00B11855" w:rsidRPr="001F42D3" w:rsidRDefault="00D53FC4" w:rsidP="00B34AEB">
      <w:pPr>
        <w:pStyle w:val="Heading3"/>
        <w:numPr>
          <w:ilvl w:val="0"/>
          <w:numId w:val="0"/>
        </w:numPr>
        <w:rPr>
          <w:noProof w:val="0"/>
        </w:rPr>
      </w:pPr>
      <w:bookmarkStart w:id="1754" w:name="_Toc214889804"/>
      <w:r w:rsidRPr="001F42D3">
        <w:rPr>
          <w:noProof w:val="0"/>
        </w:rPr>
        <w:t xml:space="preserve">E.1.2 </w:t>
      </w:r>
      <w:r w:rsidR="003D003E" w:rsidRPr="001F42D3">
        <w:rPr>
          <w:noProof w:val="0"/>
        </w:rPr>
        <w:t>Example of PCD-01 Episodic Observation Report</w:t>
      </w:r>
      <w:bookmarkEnd w:id="1753"/>
      <w:bookmarkEnd w:id="1754"/>
    </w:p>
    <w:p w14:paraId="244B451C" w14:textId="77777777" w:rsidR="00B11855" w:rsidRPr="001F42D3" w:rsidRDefault="003D003E" w:rsidP="00E05350">
      <w:pPr>
        <w:pStyle w:val="BodyText"/>
      </w:pPr>
      <w:r w:rsidRPr="001F42D3">
        <w:t>Note that time stamps are present in the metric OBX segments (OBX-14). These override the timestamps at higher levels (here the channel level OBX and the containing OBR, which happen to be the same in this case but would be overridden by the lower-level time stamp if they were not). Note also that the dotted notation in OBX-4 on the MDS, VMD, and channel device data OBX segments have trailing zeroes below the hierarchical level they apply to (e.g., MDS has nonzero MDS-level value, followed by zeroes at the VMD, channel, and metric level).</w:t>
      </w:r>
    </w:p>
    <w:p w14:paraId="76A70A33" w14:textId="36D46F1E" w:rsidR="00B11855" w:rsidRPr="001F42D3" w:rsidRDefault="00B11855" w:rsidP="00C10546">
      <w:pPr>
        <w:pStyle w:val="BodyText"/>
      </w:pPr>
    </w:p>
    <w:p w14:paraId="0EB7A8BE" w14:textId="3F7ACB2C" w:rsidR="00D93F40" w:rsidRPr="001F42D3" w:rsidRDefault="00D93F40" w:rsidP="00C10546">
      <w:pPr>
        <w:pStyle w:val="BodyText"/>
      </w:pPr>
    </w:p>
    <w:p w14:paraId="64D136E4" w14:textId="7DA647C3" w:rsidR="00D93F40" w:rsidRPr="001F42D3" w:rsidRDefault="00D93F40" w:rsidP="00C10546">
      <w:pPr>
        <w:pStyle w:val="BodyText"/>
      </w:pPr>
    </w:p>
    <w:p w14:paraId="6F1C096F" w14:textId="3E6DCB87" w:rsidR="00D93F40" w:rsidRPr="001F42D3" w:rsidRDefault="00D93F40" w:rsidP="00C10546">
      <w:pPr>
        <w:pStyle w:val="BodyText"/>
      </w:pPr>
    </w:p>
    <w:p w14:paraId="1525BEE8" w14:textId="6EBDE780" w:rsidR="00D93F40" w:rsidRPr="001F42D3" w:rsidRDefault="00D93F40" w:rsidP="00C10546">
      <w:pPr>
        <w:pStyle w:val="BodyText"/>
      </w:pPr>
    </w:p>
    <w:p w14:paraId="06670E04" w14:textId="1659E27C" w:rsidR="00D93F40" w:rsidRPr="001F42D3" w:rsidRDefault="00D93F40" w:rsidP="00C10546">
      <w:pPr>
        <w:pStyle w:val="BodyText"/>
      </w:pPr>
    </w:p>
    <w:p w14:paraId="11525F87" w14:textId="77777777" w:rsidR="00D93F40" w:rsidRPr="001F42D3" w:rsidRDefault="00D93F40" w:rsidP="00C10546">
      <w:pPr>
        <w:pStyle w:val="BodyText"/>
      </w:pPr>
    </w:p>
    <w:p w14:paraId="013F4E3A"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MSH|^~\&amp;|ACME_Gateway^080019FFFE3ED02D^EUI-64|ACME Healthcare|||20110602050000</w:t>
      </w:r>
      <w:r w:rsidR="00156753" w:rsidRPr="001F42D3">
        <w:rPr>
          <w:noProof w:val="0"/>
        </w:rPr>
        <w:t>+0000</w:t>
      </w:r>
      <w:r w:rsidRPr="001F42D3">
        <w:rPr>
          <w:noProof w:val="0"/>
        </w:rPr>
        <w:t>||ORU^R01^ORU_R01|0104ef190d604db188c3|P|2.6|||</w:t>
      </w:r>
      <w:r w:rsidR="000B42A1" w:rsidRPr="001F42D3">
        <w:rPr>
          <w:noProof w:val="0"/>
        </w:rPr>
        <w:t>AL</w:t>
      </w:r>
      <w:r w:rsidRPr="001F42D3">
        <w:rPr>
          <w:noProof w:val="0"/>
        </w:rPr>
        <w:t>|</w:t>
      </w:r>
      <w:r w:rsidR="000B42A1" w:rsidRPr="001F42D3">
        <w:rPr>
          <w:noProof w:val="0"/>
        </w:rPr>
        <w:t>NE</w:t>
      </w:r>
      <w:r w:rsidRPr="001F42D3">
        <w:rPr>
          <w:noProof w:val="0"/>
        </w:rPr>
        <w:t>||UNICODE UTF-8|||PCD_DEC_001^IHE PCD^1.3.6.1.4.1.19376.1.6.1.1.1^ISO</w:t>
      </w:r>
    </w:p>
    <w:p w14:paraId="74A8B8BF"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PID|||12345^^^A^MR||BEDS^TEDSONS^^^^^L</w:t>
      </w:r>
    </w:p>
    <w:p w14:paraId="07C461A4"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PV1||U|COLWELL^^SOLAR</w:t>
      </w:r>
    </w:p>
    <w:p w14:paraId="13E27EF6"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OBR|1|080019FFFE3ED02D20110602045842^ACME_Gateway^080019FFFE3ED02D^EUI-64|080019FFFE3ED02D20110602045842^ACME_Gateway^080019FFFE3ED02D^EUI-64|182777000^monitoring of patient^SCT|||20110602045842</w:t>
      </w:r>
      <w:r w:rsidR="00156753" w:rsidRPr="001F42D3">
        <w:rPr>
          <w:noProof w:val="0"/>
        </w:rPr>
        <w:t>+0000</w:t>
      </w:r>
    </w:p>
    <w:p w14:paraId="732D678D"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OBX|1||69965^MDC_DEV_MON_PHYSIO_MULTI_PARAM_MDS^MDC|1.0.0.0|||||||X</w:t>
      </w:r>
    </w:p>
    <w:p w14:paraId="2FEA714D" w14:textId="77777777" w:rsidR="00B11855" w:rsidRPr="001F42D3" w:rsidRDefault="003D003E" w:rsidP="00CF5627">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OBX|2||70686^MDC_DEV_PRESS_BLD_NONINV_VMD^MDC|1.16.0.0|||||||X</w:t>
      </w:r>
    </w:p>
    <w:p w14:paraId="50097229"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OBX|3||70687^MDC_DEV_PRESS_BLD_NONINV_CHAN^MDC|1.16.1.0|||||||X|||20110602045842</w:t>
      </w:r>
    </w:p>
    <w:p w14:paraId="156D6AE9"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OBX|4|NM|150021^MDC_PRESS_BLD_NONINV_SYS^MDC|1.16.1.1|111|mm[Hg]^mm[Hg]^UCUM|||||R|||20110602045842||||080019FFFE3ED02D172.16.172.135^GATEWAY_ACME</w:t>
      </w:r>
    </w:p>
    <w:p w14:paraId="21AB2238"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OBX|5|NM|150022^MDC_PRESS_BLD_NONINV_DIA^MDC|1.16.1.2|60|mm[Hg]^mm[Hg]^UCUM|||||R|||20110602045842||||080019FFFE3ED02D172.16.172.135^GATEWAY_ACME</w:t>
      </w:r>
    </w:p>
    <w:p w14:paraId="3D4C9350"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OBX|6|NM|150023^MDC_PRESS_BLD_NONINV_MEAN^MDC|1.16.1.3|80|mm[Hg]^mm[Hg]^UCUM|||||R|||20110602045842||||080019FFFE3ED02D172.16.172.135^GATEWAY_ACME</w:t>
      </w:r>
    </w:p>
    <w:p w14:paraId="3DBC3D27" w14:textId="77777777" w:rsidR="00B11855" w:rsidRPr="001F42D3" w:rsidRDefault="003D003E" w:rsidP="00022016">
      <w:pPr>
        <w:pStyle w:val="ExampleValue"/>
        <w:pBdr>
          <w:top w:val="single" w:sz="4" w:space="1" w:color="auto"/>
          <w:left w:val="single" w:sz="4" w:space="4" w:color="auto"/>
          <w:bottom w:val="single" w:sz="4" w:space="1" w:color="auto"/>
          <w:right w:val="single" w:sz="4" w:space="4" w:color="auto"/>
        </w:pBdr>
        <w:rPr>
          <w:noProof w:val="0"/>
        </w:rPr>
      </w:pPr>
      <w:r w:rsidRPr="001F42D3">
        <w:rPr>
          <w:noProof w:val="0"/>
        </w:rPr>
        <w:t>OBX|7|NM|149546^MDC_PULS_RATE_NON_INV^MDC|1.16.1.4|63|{beat}/min^{beat}/min^UCUM|||||R|||20110602045842||||080019FFFE3ED02D172.16.172.135^GATEWAY_ACME</w:t>
      </w:r>
    </w:p>
    <w:p w14:paraId="7982D9E1" w14:textId="77777777" w:rsidR="00B11855" w:rsidRPr="001F42D3" w:rsidRDefault="00B11855" w:rsidP="00C10546">
      <w:pPr>
        <w:pStyle w:val="BodyText"/>
      </w:pPr>
    </w:p>
    <w:p w14:paraId="2BED8F57" w14:textId="48E9C048" w:rsidR="00B11855" w:rsidRPr="001F42D3" w:rsidRDefault="00D53FC4" w:rsidP="00B34AEB">
      <w:pPr>
        <w:pStyle w:val="Heading2"/>
        <w:numPr>
          <w:ilvl w:val="0"/>
          <w:numId w:val="0"/>
        </w:numPr>
        <w:rPr>
          <w:noProof w:val="0"/>
        </w:rPr>
      </w:pPr>
      <w:bookmarkStart w:id="1755" w:name="_Toc401769886"/>
      <w:bookmarkStart w:id="1756" w:name="_Toc214889805"/>
      <w:r w:rsidRPr="001F42D3">
        <w:rPr>
          <w:noProof w:val="0"/>
        </w:rPr>
        <w:t xml:space="preserve">E.2 </w:t>
      </w:r>
      <w:r w:rsidR="003D003E" w:rsidRPr="001F42D3">
        <w:rPr>
          <w:noProof w:val="0"/>
        </w:rPr>
        <w:t xml:space="preserve">Examples of transaction </w:t>
      </w:r>
      <w:r w:rsidR="00647994" w:rsidRPr="001F42D3">
        <w:rPr>
          <w:noProof w:val="0"/>
        </w:rPr>
        <w:t>[PCD-03]</w:t>
      </w:r>
      <w:r w:rsidR="003D003E" w:rsidRPr="001F42D3">
        <w:rPr>
          <w:noProof w:val="0"/>
        </w:rPr>
        <w:t>: Communicate Infusion Order</w:t>
      </w:r>
      <w:bookmarkEnd w:id="1755"/>
      <w:bookmarkEnd w:id="1756"/>
    </w:p>
    <w:p w14:paraId="53A0C729" w14:textId="7ACBC59E" w:rsidR="00B11855" w:rsidRPr="001F42D3" w:rsidRDefault="003D003E" w:rsidP="00C12E69">
      <w:pPr>
        <w:pStyle w:val="BodyText"/>
      </w:pPr>
      <w:r w:rsidRPr="001F42D3">
        <w:t xml:space="preserve">This example illustrates the use of </w:t>
      </w:r>
      <w:r w:rsidR="00647994" w:rsidRPr="001F42D3">
        <w:t>[PCD-03]</w:t>
      </w:r>
      <w:r w:rsidRPr="001F42D3">
        <w:t>.</w:t>
      </w:r>
    </w:p>
    <w:p w14:paraId="1660B4B0" w14:textId="6CAD5817" w:rsidR="00B11855" w:rsidRPr="001F42D3" w:rsidRDefault="00D53FC4" w:rsidP="00B34AEB">
      <w:pPr>
        <w:pStyle w:val="Heading3"/>
        <w:numPr>
          <w:ilvl w:val="0"/>
          <w:numId w:val="0"/>
        </w:numPr>
        <w:rPr>
          <w:noProof w:val="0"/>
        </w:rPr>
      </w:pPr>
      <w:bookmarkStart w:id="1757" w:name="_Toc497485653"/>
      <w:bookmarkStart w:id="1758" w:name="_Toc497485990"/>
      <w:bookmarkStart w:id="1759" w:name="_Toc497486217"/>
      <w:bookmarkStart w:id="1760" w:name="_Toc497486494"/>
      <w:bookmarkStart w:id="1761" w:name="_Toc497486721"/>
      <w:bookmarkStart w:id="1762" w:name="_Toc497493590"/>
      <w:bookmarkStart w:id="1763" w:name="_Toc401769887"/>
      <w:bookmarkStart w:id="1764" w:name="_Toc214889806"/>
      <w:bookmarkEnd w:id="1757"/>
      <w:bookmarkEnd w:id="1758"/>
      <w:bookmarkEnd w:id="1759"/>
      <w:bookmarkEnd w:id="1760"/>
      <w:bookmarkEnd w:id="1761"/>
      <w:bookmarkEnd w:id="1762"/>
      <w:r w:rsidRPr="001F42D3">
        <w:rPr>
          <w:noProof w:val="0"/>
        </w:rPr>
        <w:t xml:space="preserve">E.2.1 </w:t>
      </w:r>
      <w:r w:rsidR="003D003E" w:rsidRPr="001F42D3">
        <w:rPr>
          <w:noProof w:val="0"/>
        </w:rPr>
        <w:t>Storyboard</w:t>
      </w:r>
      <w:bookmarkEnd w:id="1763"/>
      <w:bookmarkEnd w:id="17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8"/>
        <w:gridCol w:w="2880"/>
        <w:gridCol w:w="3600"/>
      </w:tblGrid>
      <w:tr w:rsidR="00B11855" w:rsidRPr="001F42D3" w14:paraId="68BCE3A1" w14:textId="77777777" w:rsidTr="00C10546">
        <w:trPr>
          <w:cantSplit/>
          <w:tblHeader/>
          <w:jc w:val="center"/>
        </w:trPr>
        <w:tc>
          <w:tcPr>
            <w:tcW w:w="2988" w:type="dxa"/>
            <w:shd w:val="clear" w:color="auto" w:fill="D9D9D9"/>
          </w:tcPr>
          <w:p w14:paraId="17009277" w14:textId="77777777" w:rsidR="00B11855" w:rsidRPr="001F42D3" w:rsidRDefault="003D003E" w:rsidP="00235CEC">
            <w:pPr>
              <w:pStyle w:val="TableEntryHeader"/>
            </w:pPr>
            <w:r w:rsidRPr="001F42D3">
              <w:t>Objects</w:t>
            </w:r>
          </w:p>
        </w:tc>
        <w:tc>
          <w:tcPr>
            <w:tcW w:w="6480" w:type="dxa"/>
            <w:gridSpan w:val="2"/>
            <w:shd w:val="clear" w:color="auto" w:fill="D9D9D9"/>
          </w:tcPr>
          <w:p w14:paraId="0BFFA07F" w14:textId="77777777" w:rsidR="00B11855" w:rsidRPr="001F42D3" w:rsidRDefault="003D003E" w:rsidP="00235CEC">
            <w:pPr>
              <w:pStyle w:val="TableEntryHeader"/>
            </w:pPr>
            <w:r w:rsidRPr="001F42D3">
              <w:t>Attributes</w:t>
            </w:r>
          </w:p>
        </w:tc>
      </w:tr>
      <w:tr w:rsidR="00B11855" w:rsidRPr="001F42D3" w14:paraId="4AB1E77D" w14:textId="77777777" w:rsidTr="006C0E8E">
        <w:trPr>
          <w:cantSplit/>
          <w:jc w:val="center"/>
        </w:trPr>
        <w:tc>
          <w:tcPr>
            <w:tcW w:w="2988" w:type="dxa"/>
          </w:tcPr>
          <w:p w14:paraId="317579DF" w14:textId="77777777" w:rsidR="00B11855" w:rsidRPr="001F42D3" w:rsidRDefault="003D003E" w:rsidP="00A92110">
            <w:pPr>
              <w:pStyle w:val="TableEntry"/>
            </w:pPr>
            <w:r w:rsidRPr="001F42D3">
              <w:t>Patient</w:t>
            </w:r>
          </w:p>
        </w:tc>
        <w:tc>
          <w:tcPr>
            <w:tcW w:w="6480" w:type="dxa"/>
            <w:gridSpan w:val="2"/>
          </w:tcPr>
          <w:p w14:paraId="02D12673" w14:textId="77777777" w:rsidR="00B11855" w:rsidRPr="001F42D3" w:rsidRDefault="003D003E" w:rsidP="00A92110">
            <w:pPr>
              <w:pStyle w:val="TableEntry"/>
            </w:pPr>
            <w:r w:rsidRPr="001F42D3">
              <w:t>Legal Name: John Doe</w:t>
            </w:r>
          </w:p>
          <w:p w14:paraId="2CBCB35D" w14:textId="77777777" w:rsidR="00B11855" w:rsidRPr="001F42D3" w:rsidRDefault="003D003E" w:rsidP="00A92110">
            <w:pPr>
              <w:pStyle w:val="TableEntry"/>
            </w:pPr>
            <w:r w:rsidRPr="001F42D3">
              <w:t>ID: 98765</w:t>
            </w:r>
          </w:p>
          <w:p w14:paraId="5E39C95B" w14:textId="77777777" w:rsidR="00B11855" w:rsidRPr="001F42D3" w:rsidRDefault="003D003E" w:rsidP="00A92110">
            <w:pPr>
              <w:pStyle w:val="TableEntry"/>
            </w:pPr>
            <w:r w:rsidRPr="001F42D3">
              <w:t>Sex: M</w:t>
            </w:r>
          </w:p>
          <w:p w14:paraId="69EE9F58" w14:textId="77777777" w:rsidR="00B11855" w:rsidRPr="001F42D3" w:rsidRDefault="003D003E" w:rsidP="00A92110">
            <w:pPr>
              <w:pStyle w:val="TableEntry"/>
            </w:pPr>
            <w:r w:rsidRPr="001F42D3">
              <w:t>Date of birth: January 1, 1966</w:t>
            </w:r>
          </w:p>
          <w:p w14:paraId="0263D368" w14:textId="77777777" w:rsidR="00B11855" w:rsidRPr="001F42D3" w:rsidRDefault="003D003E" w:rsidP="00A92110">
            <w:pPr>
              <w:pStyle w:val="TableEntry"/>
            </w:pPr>
            <w:r w:rsidRPr="001F42D3">
              <w:t>Weight: 85.0 kg</w:t>
            </w:r>
          </w:p>
        </w:tc>
      </w:tr>
      <w:tr w:rsidR="00B11855" w:rsidRPr="001F42D3" w14:paraId="437290FE" w14:textId="77777777" w:rsidTr="006C0E8E">
        <w:trPr>
          <w:cantSplit/>
          <w:jc w:val="center"/>
        </w:trPr>
        <w:tc>
          <w:tcPr>
            <w:tcW w:w="2988" w:type="dxa"/>
          </w:tcPr>
          <w:p w14:paraId="260A94C9" w14:textId="77777777" w:rsidR="00B11855" w:rsidRPr="001F42D3" w:rsidRDefault="003D003E" w:rsidP="00A92110">
            <w:pPr>
              <w:pStyle w:val="TableEntry"/>
            </w:pPr>
            <w:r w:rsidRPr="001F42D3">
              <w:t>Nurse</w:t>
            </w:r>
          </w:p>
        </w:tc>
        <w:tc>
          <w:tcPr>
            <w:tcW w:w="6480" w:type="dxa"/>
            <w:gridSpan w:val="2"/>
          </w:tcPr>
          <w:p w14:paraId="7EFA9C7C" w14:textId="77777777" w:rsidR="00B11855" w:rsidRPr="001F42D3" w:rsidRDefault="003D003E" w:rsidP="00A92110">
            <w:pPr>
              <w:pStyle w:val="TableEntry"/>
            </w:pPr>
            <w:r w:rsidRPr="001F42D3">
              <w:t>Jane Adams</w:t>
            </w:r>
          </w:p>
          <w:p w14:paraId="6F524D76" w14:textId="77777777" w:rsidR="00B11855" w:rsidRPr="001F42D3" w:rsidRDefault="003D003E" w:rsidP="00A92110">
            <w:pPr>
              <w:pStyle w:val="TableEntry"/>
            </w:pPr>
            <w:r w:rsidRPr="001F42D3">
              <w:t>ID: N0001</w:t>
            </w:r>
          </w:p>
        </w:tc>
      </w:tr>
      <w:tr w:rsidR="00B11855" w:rsidRPr="001F42D3" w14:paraId="6E01E1E1" w14:textId="77777777" w:rsidTr="006C0E8E">
        <w:trPr>
          <w:cantSplit/>
          <w:jc w:val="center"/>
        </w:trPr>
        <w:tc>
          <w:tcPr>
            <w:tcW w:w="2988" w:type="dxa"/>
          </w:tcPr>
          <w:p w14:paraId="1D31341F" w14:textId="77777777" w:rsidR="00B11855" w:rsidRPr="001F42D3" w:rsidRDefault="003D003E" w:rsidP="00A92110">
            <w:pPr>
              <w:pStyle w:val="TableEntry"/>
            </w:pPr>
            <w:r w:rsidRPr="001F42D3">
              <w:t>Medication</w:t>
            </w:r>
          </w:p>
        </w:tc>
        <w:tc>
          <w:tcPr>
            <w:tcW w:w="2880" w:type="dxa"/>
          </w:tcPr>
          <w:p w14:paraId="03A9468F" w14:textId="77777777" w:rsidR="00B11855" w:rsidRPr="001F42D3" w:rsidRDefault="003D003E" w:rsidP="00A92110">
            <w:pPr>
              <w:pStyle w:val="TableEntry"/>
            </w:pPr>
            <w:r w:rsidRPr="001F42D3">
              <w:t xml:space="preserve">Example 1 </w:t>
            </w:r>
          </w:p>
          <w:p w14:paraId="10047F65" w14:textId="77777777" w:rsidR="00B11855" w:rsidRPr="001F42D3" w:rsidRDefault="003D003E" w:rsidP="00A92110">
            <w:pPr>
              <w:pStyle w:val="TableEntry"/>
            </w:pPr>
            <w:r w:rsidRPr="001F42D3">
              <w:t>ID: 1234</w:t>
            </w:r>
          </w:p>
          <w:p w14:paraId="1797F5F3" w14:textId="77777777" w:rsidR="00B11855" w:rsidRPr="001F42D3" w:rsidRDefault="003D003E" w:rsidP="00A92110">
            <w:pPr>
              <w:pStyle w:val="TableEntry"/>
            </w:pPr>
            <w:r w:rsidRPr="001F42D3">
              <w:t>Name: Dopamine</w:t>
            </w:r>
          </w:p>
          <w:p w14:paraId="3BC31DDB" w14:textId="77777777" w:rsidR="00B11855" w:rsidRPr="001F42D3" w:rsidRDefault="003D003E" w:rsidP="00A92110">
            <w:pPr>
              <w:pStyle w:val="TableEntry"/>
            </w:pPr>
            <w:r w:rsidRPr="001F42D3">
              <w:t>Volume to be infused: 250 mL</w:t>
            </w:r>
          </w:p>
          <w:p w14:paraId="475D2556" w14:textId="77777777" w:rsidR="00B11855" w:rsidRPr="001F42D3" w:rsidRDefault="003D003E" w:rsidP="00A92110">
            <w:pPr>
              <w:pStyle w:val="TableEntry"/>
            </w:pPr>
            <w:r w:rsidRPr="001F42D3">
              <w:t>Concentration: 400 mg / 250 mL</w:t>
            </w:r>
          </w:p>
          <w:p w14:paraId="5B6E38B8" w14:textId="77777777" w:rsidR="00B11855" w:rsidRPr="001F42D3" w:rsidRDefault="003D003E" w:rsidP="00A92110">
            <w:pPr>
              <w:pStyle w:val="TableEntry"/>
            </w:pPr>
            <w:r w:rsidRPr="001F42D3">
              <w:t>Dose: 10 mcg/kg/min</w:t>
            </w:r>
          </w:p>
        </w:tc>
        <w:tc>
          <w:tcPr>
            <w:tcW w:w="3600" w:type="dxa"/>
          </w:tcPr>
          <w:p w14:paraId="2E82DAF0" w14:textId="77777777" w:rsidR="00B11855" w:rsidRPr="001F42D3" w:rsidRDefault="003D003E" w:rsidP="00A92110">
            <w:pPr>
              <w:pStyle w:val="TableEntry"/>
            </w:pPr>
            <w:r w:rsidRPr="001F42D3">
              <w:t>Example 2</w:t>
            </w:r>
          </w:p>
          <w:p w14:paraId="6D15F8D5" w14:textId="77777777" w:rsidR="00B11855" w:rsidRPr="001F42D3" w:rsidRDefault="003D003E" w:rsidP="00A92110">
            <w:pPr>
              <w:pStyle w:val="TableEntry"/>
            </w:pPr>
            <w:r w:rsidRPr="001F42D3">
              <w:t>ID: 5678</w:t>
            </w:r>
          </w:p>
          <w:p w14:paraId="7EF806CD" w14:textId="77777777" w:rsidR="00B11855" w:rsidRPr="001F42D3" w:rsidRDefault="003D003E" w:rsidP="00A92110">
            <w:pPr>
              <w:pStyle w:val="TableEntry"/>
            </w:pPr>
            <w:r w:rsidRPr="001F42D3">
              <w:t>Name: Normal Saline</w:t>
            </w:r>
          </w:p>
          <w:p w14:paraId="0C29D765" w14:textId="77777777" w:rsidR="00B11855" w:rsidRPr="001F42D3" w:rsidRDefault="003D003E" w:rsidP="00A92110">
            <w:pPr>
              <w:pStyle w:val="TableEntry"/>
            </w:pPr>
            <w:r w:rsidRPr="001F42D3">
              <w:t>Volume to be infused: 500 mL</w:t>
            </w:r>
          </w:p>
          <w:p w14:paraId="3C38E6FA" w14:textId="77777777" w:rsidR="00B11855" w:rsidRPr="001F42D3" w:rsidRDefault="003D003E" w:rsidP="00A92110">
            <w:pPr>
              <w:pStyle w:val="TableEntry"/>
            </w:pPr>
            <w:r w:rsidRPr="001F42D3">
              <w:t>Rate: 13.3 mL/hr</w:t>
            </w:r>
          </w:p>
        </w:tc>
      </w:tr>
      <w:tr w:rsidR="00B11855" w:rsidRPr="001F42D3" w14:paraId="3D5BAC6E" w14:textId="77777777" w:rsidTr="006C0E8E">
        <w:trPr>
          <w:cantSplit/>
          <w:jc w:val="center"/>
        </w:trPr>
        <w:tc>
          <w:tcPr>
            <w:tcW w:w="2988" w:type="dxa"/>
          </w:tcPr>
          <w:p w14:paraId="59436581" w14:textId="77777777" w:rsidR="00B11855" w:rsidRPr="001F42D3" w:rsidRDefault="003D003E" w:rsidP="00A92110">
            <w:pPr>
              <w:pStyle w:val="TableEntry"/>
            </w:pPr>
            <w:r w:rsidRPr="001F42D3">
              <w:t>Pump</w:t>
            </w:r>
          </w:p>
        </w:tc>
        <w:tc>
          <w:tcPr>
            <w:tcW w:w="6480" w:type="dxa"/>
            <w:gridSpan w:val="2"/>
          </w:tcPr>
          <w:p w14:paraId="0999EDF1" w14:textId="77777777" w:rsidR="00B11855" w:rsidRPr="001F42D3" w:rsidRDefault="003D003E" w:rsidP="00A92110">
            <w:pPr>
              <w:pStyle w:val="TableEntry"/>
            </w:pPr>
            <w:r w:rsidRPr="001F42D3">
              <w:t>ID: A0001</w:t>
            </w:r>
          </w:p>
          <w:p w14:paraId="7149F57D" w14:textId="77777777" w:rsidR="00B11855" w:rsidRPr="001F42D3" w:rsidRDefault="00B11855" w:rsidP="00A92110">
            <w:pPr>
              <w:pStyle w:val="TableEntry"/>
              <w:rPr>
                <w:kern w:val="1"/>
              </w:rPr>
            </w:pPr>
          </w:p>
        </w:tc>
      </w:tr>
    </w:tbl>
    <w:p w14:paraId="00F2C0B8" w14:textId="1949A4E4" w:rsidR="00B11855" w:rsidRPr="001F42D3" w:rsidRDefault="00B11855" w:rsidP="00EE391A">
      <w:pPr>
        <w:pStyle w:val="BodyText"/>
      </w:pPr>
    </w:p>
    <w:p w14:paraId="3947754D" w14:textId="51FB91E9" w:rsidR="00D93F40" w:rsidRPr="001F42D3" w:rsidRDefault="00D93F40" w:rsidP="00EE391A">
      <w:pPr>
        <w:pStyle w:val="BodyText"/>
      </w:pPr>
    </w:p>
    <w:p w14:paraId="3B19765B" w14:textId="476B2FC0" w:rsidR="00D93F40" w:rsidRPr="001F42D3" w:rsidRDefault="00D93F40" w:rsidP="00EE391A">
      <w:pPr>
        <w:pStyle w:val="BodyText"/>
      </w:pPr>
    </w:p>
    <w:p w14:paraId="7613AB65" w14:textId="4D659DCC" w:rsidR="00D93F40" w:rsidRPr="001F42D3" w:rsidRDefault="00D93F40" w:rsidP="00EE391A">
      <w:pPr>
        <w:pStyle w:val="BodyText"/>
      </w:pPr>
    </w:p>
    <w:p w14:paraId="7BD814A1" w14:textId="7F153898" w:rsidR="009C4A84" w:rsidRPr="001F42D3" w:rsidRDefault="00D53FC4" w:rsidP="00B34AEB">
      <w:pPr>
        <w:pStyle w:val="Heading3"/>
        <w:numPr>
          <w:ilvl w:val="0"/>
          <w:numId w:val="0"/>
        </w:numPr>
        <w:rPr>
          <w:noProof w:val="0"/>
        </w:rPr>
      </w:pPr>
      <w:bookmarkStart w:id="1765" w:name="_Toc401769888"/>
      <w:bookmarkStart w:id="1766" w:name="_Toc214889807"/>
      <w:r w:rsidRPr="001F42D3">
        <w:rPr>
          <w:noProof w:val="0"/>
        </w:rPr>
        <w:t xml:space="preserve">E.2.2 </w:t>
      </w:r>
      <w:r w:rsidR="003D003E" w:rsidRPr="001F42D3">
        <w:rPr>
          <w:noProof w:val="0"/>
        </w:rPr>
        <w:t>Interaction Diagram</w:t>
      </w:r>
      <w:bookmarkEnd w:id="1765"/>
      <w:bookmarkEnd w:id="1766"/>
    </w:p>
    <w:p w14:paraId="2B9C50C3" w14:textId="56DF9173" w:rsidR="00F65B33" w:rsidRPr="001F42D3" w:rsidRDefault="00F65B33" w:rsidP="00C44528">
      <w:pPr>
        <w:pStyle w:val="BodyText"/>
      </w:pPr>
    </w:p>
    <w:p w14:paraId="0B98CDE3" w14:textId="77777777" w:rsidR="00D63672" w:rsidRPr="001F42D3" w:rsidRDefault="00D63672" w:rsidP="00960C64">
      <w:pPr>
        <w:pStyle w:val="BodyText"/>
        <w:jc w:val="center"/>
      </w:pPr>
    </w:p>
    <w:p w14:paraId="001F422E" w14:textId="7B8787F0" w:rsidR="00F65B33" w:rsidRPr="001F42D3" w:rsidRDefault="00C63EC2" w:rsidP="0034511D">
      <w:pPr>
        <w:pStyle w:val="BodyText"/>
      </w:pPr>
      <w:r w:rsidRPr="001F42D3">
        <w:rPr>
          <w:noProof/>
        </w:rPr>
        <mc:AlternateContent>
          <mc:Choice Requires="wpc">
            <w:drawing>
              <wp:inline distT="0" distB="0" distL="0" distR="0" wp14:anchorId="19770876" wp14:editId="432711E6">
                <wp:extent cx="5104737" cy="3200400"/>
                <wp:effectExtent l="0" t="0" r="20320" b="19050"/>
                <wp:docPr id="313585061"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980782081" name="Text Box 1"/>
                        <wps:cNvSpPr txBox="1"/>
                        <wps:spPr>
                          <a:xfrm>
                            <a:off x="944244" y="1962879"/>
                            <a:ext cx="1422669" cy="436227"/>
                          </a:xfrm>
                          <a:prstGeom prst="rect">
                            <a:avLst/>
                          </a:prstGeom>
                          <a:solidFill>
                            <a:schemeClr val="lt1"/>
                          </a:solidFill>
                          <a:ln w="6350">
                            <a:noFill/>
                          </a:ln>
                        </wps:spPr>
                        <wps:txbx>
                          <w:txbxContent>
                            <w:p w14:paraId="253DC6A9" w14:textId="44B34C75" w:rsidR="003168CC" w:rsidRPr="00904B73" w:rsidRDefault="003F1E5B" w:rsidP="003168CC">
                              <w:pPr>
                                <w:spacing w:line="260" w:lineRule="exact"/>
                                <w:ind w:hanging="2"/>
                                <w:rPr>
                                  <w:color w:val="FFC000"/>
                                  <w:szCs w:val="24"/>
                                </w:rPr>
                              </w:pPr>
                              <w:r w:rsidRPr="00904B73">
                                <w:rPr>
                                  <w:color w:val="FFC000"/>
                                </w:rPr>
                                <w:t>MSA-1 indicates success or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489055478" name="Text Box 1"/>
                        <wps:cNvSpPr txBox="1"/>
                        <wps:spPr>
                          <a:xfrm>
                            <a:off x="3044254" y="1324628"/>
                            <a:ext cx="1090424" cy="501209"/>
                          </a:xfrm>
                          <a:prstGeom prst="rect">
                            <a:avLst/>
                          </a:prstGeom>
                          <a:solidFill>
                            <a:schemeClr val="lt1"/>
                          </a:solidFill>
                          <a:ln w="6350">
                            <a:noFill/>
                          </a:ln>
                        </wps:spPr>
                        <wps:txbx>
                          <w:txbxContent>
                            <w:p w14:paraId="0DC09EF4" w14:textId="4A32F912" w:rsidR="00F6058F" w:rsidRPr="003168CC" w:rsidRDefault="005160F6" w:rsidP="00F6058F">
                              <w:pPr>
                                <w:spacing w:line="260" w:lineRule="exact"/>
                                <w:ind w:hanging="2"/>
                                <w:rPr>
                                  <w:color w:val="0070C0"/>
                                  <w:szCs w:val="24"/>
                                </w:rPr>
                              </w:pPr>
                              <w:r w:rsidRPr="003168CC">
                                <w:rPr>
                                  <w:color w:val="0070C0"/>
                                </w:rPr>
                                <w:t xml:space="preserve">Response/Ack to </w:t>
                              </w:r>
                              <w:r w:rsidR="00F6058F" w:rsidRPr="003168CC">
                                <w:rPr>
                                  <w:color w:val="0070C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7161542" name="Text Box 1"/>
                        <wps:cNvSpPr txBox="1"/>
                        <wps:spPr>
                          <a:xfrm>
                            <a:off x="730515" y="1574718"/>
                            <a:ext cx="1741528" cy="389255"/>
                          </a:xfrm>
                          <a:prstGeom prst="rect">
                            <a:avLst/>
                          </a:prstGeom>
                          <a:solidFill>
                            <a:schemeClr val="lt1"/>
                          </a:solidFill>
                          <a:ln w="6350">
                            <a:noFill/>
                          </a:ln>
                        </wps:spPr>
                        <wps:txbx>
                          <w:txbxContent>
                            <w:p w14:paraId="10C6B3F9" w14:textId="54C21889" w:rsidR="008A4701" w:rsidRPr="00904B73" w:rsidRDefault="003A4802" w:rsidP="008A4701">
                              <w:pPr>
                                <w:spacing w:line="260" w:lineRule="exact"/>
                                <w:ind w:hanging="2"/>
                                <w:rPr>
                                  <w:color w:val="FFC000"/>
                                  <w:szCs w:val="24"/>
                                </w:rPr>
                              </w:pPr>
                              <w:r w:rsidRPr="00904B73">
                                <w:rPr>
                                  <w:color w:val="FFC000"/>
                                  <w:u w:val="single"/>
                                </w:rPr>
                                <w:t xml:space="preserve">Application </w:t>
                              </w:r>
                              <w:r w:rsidR="008A4701" w:rsidRPr="00904B73">
                                <w:rPr>
                                  <w:color w:val="FFC000"/>
                                  <w:u w:val="single"/>
                                </w:rPr>
                                <w:t>Ack (</w:t>
                              </w:r>
                              <w:r w:rsidRPr="00904B73">
                                <w:rPr>
                                  <w:color w:val="FFC000"/>
                                  <w:u w:val="single"/>
                                </w:rPr>
                                <w:t>RRG</w:t>
                              </w:r>
                              <w:r w:rsidR="008A4701" w:rsidRPr="00904B73">
                                <w:rPr>
                                  <w:color w:val="FFC000"/>
                                  <w:u w:val="single"/>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576200" name="Rectangle 988576200"/>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F97A51F" w14:textId="77777777" w:rsidR="00C63EC2" w:rsidRPr="009C76D9" w:rsidRDefault="00C63EC2" w:rsidP="00C63EC2">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9833975" name="Rectangle 799833975"/>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512B4C0C"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4148473" name="Rectangle 674148473"/>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38CC00A"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14060296" name="Straight Arrow Connector 1314060296"/>
                        <wps:cNvCnPr/>
                        <wps:spPr>
                          <a:xfrm flipH="1">
                            <a:off x="3054063" y="1825837"/>
                            <a:ext cx="1017198" cy="0"/>
                          </a:xfrm>
                          <a:prstGeom prst="straightConnector1">
                            <a:avLst/>
                          </a:prstGeom>
                          <a:ln w="12700">
                            <a:solidFill>
                              <a:srgbClr val="0070C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330779382" name="Text Box 1330779382"/>
                        <wps:cNvSpPr txBox="1"/>
                        <wps:spPr>
                          <a:xfrm>
                            <a:off x="1317992" y="453225"/>
                            <a:ext cx="572791" cy="341906"/>
                          </a:xfrm>
                          <a:prstGeom prst="rect">
                            <a:avLst/>
                          </a:prstGeom>
                          <a:solidFill>
                            <a:schemeClr val="lt1"/>
                          </a:solidFill>
                          <a:ln w="6350">
                            <a:noFill/>
                          </a:ln>
                        </wps:spPr>
                        <wps:txbx>
                          <w:txbxContent>
                            <w:p w14:paraId="590865DF" w14:textId="5DC4A64F" w:rsidR="00E8246C" w:rsidRPr="003168CC" w:rsidRDefault="00E8246C" w:rsidP="003168CC">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1868588133" name="Straight Arrow Connector 1868588133"/>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430911081" name="Text Box 1"/>
                        <wps:cNvSpPr txBox="1"/>
                        <wps:spPr>
                          <a:xfrm>
                            <a:off x="906355" y="795131"/>
                            <a:ext cx="1494937" cy="389255"/>
                          </a:xfrm>
                          <a:prstGeom prst="rect">
                            <a:avLst/>
                          </a:prstGeom>
                          <a:solidFill>
                            <a:schemeClr val="lt1"/>
                          </a:solidFill>
                          <a:ln w="6350">
                            <a:noFill/>
                          </a:ln>
                        </wps:spPr>
                        <wps:txbx>
                          <w:txbxContent>
                            <w:p w14:paraId="40933D17" w14:textId="30B3C071" w:rsidR="00593CD0" w:rsidRPr="00904B73" w:rsidRDefault="00BD1F30" w:rsidP="00593CD0">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1579483" name="Straight Arrow Connector 971579483"/>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9025992" name="Text Box 1"/>
                        <wps:cNvSpPr txBox="1"/>
                        <wps:spPr>
                          <a:xfrm>
                            <a:off x="3252835" y="935373"/>
                            <a:ext cx="639704" cy="389255"/>
                          </a:xfrm>
                          <a:prstGeom prst="rect">
                            <a:avLst/>
                          </a:prstGeom>
                          <a:solidFill>
                            <a:schemeClr val="lt1"/>
                          </a:solidFill>
                          <a:ln w="6350">
                            <a:noFill/>
                          </a:ln>
                        </wps:spPr>
                        <wps:txbx>
                          <w:txbxContent>
                            <w:p w14:paraId="6EAB954E" w14:textId="421FCBC4" w:rsidR="008A4701" w:rsidRDefault="003A4802" w:rsidP="008A4701">
                              <w:pPr>
                                <w:spacing w:line="260" w:lineRule="exact"/>
                                <w:ind w:hanging="2"/>
                                <w:rPr>
                                  <w:color w:val="7030A0"/>
                                  <w:szCs w:val="24"/>
                                </w:rPr>
                              </w:pPr>
                              <w:r>
                                <w:rPr>
                                  <w:color w:val="7030A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03962798" name="Straight Arrow Connector 1803962798"/>
                        <wps:cNvCnPr/>
                        <wps:spPr>
                          <a:xfrm>
                            <a:off x="3054702" y="1276921"/>
                            <a:ext cx="1017837"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52911897" name="Straight Arrow Connector 52911897"/>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2101885987" name="Text Box 1"/>
                        <wps:cNvSpPr txBox="1"/>
                        <wps:spPr>
                          <a:xfrm>
                            <a:off x="593406" y="13023"/>
                            <a:ext cx="4125877" cy="341630"/>
                          </a:xfrm>
                          <a:prstGeom prst="rect">
                            <a:avLst/>
                          </a:prstGeom>
                          <a:solidFill>
                            <a:schemeClr val="lt1"/>
                          </a:solidFill>
                          <a:ln w="6350">
                            <a:noFill/>
                          </a:ln>
                        </wps:spPr>
                        <wps:txbx>
                          <w:txbxContent>
                            <w:p w14:paraId="4C6A261E" w14:textId="0198A336" w:rsidR="009C38DC" w:rsidRPr="003168CC" w:rsidRDefault="00552781" w:rsidP="009C38DC">
                              <w:pPr>
                                <w:spacing w:line="260" w:lineRule="exact"/>
                                <w:ind w:hanging="2"/>
                                <w:rPr>
                                  <w:color w:val="000000" w:themeColor="text1"/>
                                  <w:szCs w:val="24"/>
                                </w:rPr>
                              </w:pPr>
                              <w:r>
                                <w:rPr>
                                  <w:color w:val="000000" w:themeColor="text1"/>
                                </w:rPr>
                                <w:t xml:space="preserve">Case 1: No errors </w:t>
                              </w:r>
                              <w:r w:rsidR="00FC72BC">
                                <w:rPr>
                                  <w:color w:val="000000" w:themeColor="text1"/>
                                </w:rPr>
                                <w:t>detected;</w:t>
                              </w:r>
                              <w:r w:rsidR="003168CC">
                                <w:rPr>
                                  <w:color w:val="000000" w:themeColor="text1"/>
                                </w:rPr>
                                <w:t xml:space="preserve"> Application Ack is sent.</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2102789242" name="Text Box 1"/>
                        <wps:cNvSpPr txBox="1"/>
                        <wps:spPr>
                          <a:xfrm>
                            <a:off x="839958" y="2400200"/>
                            <a:ext cx="1494155" cy="389255"/>
                          </a:xfrm>
                          <a:prstGeom prst="rect">
                            <a:avLst/>
                          </a:prstGeom>
                          <a:solidFill>
                            <a:schemeClr val="lt1"/>
                          </a:solidFill>
                          <a:ln w="6350">
                            <a:noFill/>
                          </a:ln>
                        </wps:spPr>
                        <wps:txbx>
                          <w:txbxContent>
                            <w:p w14:paraId="5B0DA7DE" w14:textId="77777777" w:rsidR="00F70993" w:rsidRDefault="00F70993" w:rsidP="00F70993">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9085323" name="Straight Arrow Connector 64908532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9770876" id="Canvas 3" o:spid="_x0000_s1227"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">
                <v:shape id="_x0000_s1228" type="#_x0000_t75" style="position:absolute;width:51041;height:32004;visibility:visible;mso-wrap-style:square" filled="t" stroked="t" strokecolor="black [3213]" strokeweight="1pt">
                  <v:fill o:detectmouseclick="t"/>
                  <v:path o:connecttype="none"/>
                </v:shape>
                <v:shape id="Text Box 1" o:spid="_x0000_s1229"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" fillcolor="white [3201]" stroked="f" strokeweight=".5pt">
                  <v:textbox inset=",0">
                    <w:txbxContent>
                      <w:p w14:paraId="253DC6A9" w14:textId="44B34C75" w:rsidR="003168CC" w:rsidRPr="00904B73" w:rsidRDefault="003F1E5B" w:rsidP="003168CC">
                        <w:pPr>
                          <w:spacing w:line="260" w:lineRule="exact"/>
                          <w:ind w:hanging="2"/>
                          <w:rPr>
                            <w:color w:val="FFC000"/>
                            <w:szCs w:val="24"/>
                          </w:rPr>
                        </w:pPr>
                        <w:r w:rsidRPr="00904B73">
                          <w:rPr>
                            <w:color w:val="FFC000"/>
                          </w:rPr>
                          <w:t>MSA-1 indicates success or failure</w:t>
                        </w:r>
                      </w:p>
                    </w:txbxContent>
                  </v:textbox>
                </v:shape>
                <v:shape id="Text Box 1" o:spid="_x0000_s1230" type="#_x0000_t202" style="position:absolute;left:30442;top:13246;width:10904;height: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" fillcolor="white [3201]" stroked="f" strokeweight=".5pt">
                  <v:textbox>
                    <w:txbxContent>
                      <w:p w14:paraId="0DC09EF4" w14:textId="4A32F912" w:rsidR="00F6058F" w:rsidRPr="003168CC" w:rsidRDefault="005160F6" w:rsidP="00F6058F">
                        <w:pPr>
                          <w:spacing w:line="260" w:lineRule="exact"/>
                          <w:ind w:hanging="2"/>
                          <w:rPr>
                            <w:color w:val="0070C0"/>
                            <w:szCs w:val="24"/>
                          </w:rPr>
                        </w:pPr>
                        <w:r w:rsidRPr="003168CC">
                          <w:rPr>
                            <w:color w:val="0070C0"/>
                          </w:rPr>
                          <w:t xml:space="preserve">Response/Ack to </w:t>
                        </w:r>
                        <w:r w:rsidR="00F6058F" w:rsidRPr="003168CC">
                          <w:rPr>
                            <w:color w:val="0070C0"/>
                          </w:rPr>
                          <w:t>Order</w:t>
                        </w:r>
                      </w:p>
                    </w:txbxContent>
                  </v:textbox>
                </v:shape>
                <v:shape id="Text Box 1" o:spid="_x0000_s1231"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" fillcolor="white [3201]" stroked="f" strokeweight=".5pt">
                  <v:textbox>
                    <w:txbxContent>
                      <w:p w14:paraId="10C6B3F9" w14:textId="54C21889" w:rsidR="008A4701" w:rsidRPr="00904B73" w:rsidRDefault="003A4802" w:rsidP="008A4701">
                        <w:pPr>
                          <w:spacing w:line="260" w:lineRule="exact"/>
                          <w:ind w:hanging="2"/>
                          <w:rPr>
                            <w:color w:val="FFC000"/>
                            <w:szCs w:val="24"/>
                          </w:rPr>
                        </w:pPr>
                        <w:r w:rsidRPr="00904B73">
                          <w:rPr>
                            <w:color w:val="FFC000"/>
                            <w:u w:val="single"/>
                          </w:rPr>
                          <w:t xml:space="preserve">Application </w:t>
                        </w:r>
                        <w:r w:rsidR="008A4701" w:rsidRPr="00904B73">
                          <w:rPr>
                            <w:color w:val="FFC000"/>
                            <w:u w:val="single"/>
                          </w:rPr>
                          <w:t>Ack (</w:t>
                        </w:r>
                        <w:r w:rsidRPr="00904B73">
                          <w:rPr>
                            <w:color w:val="FFC000"/>
                            <w:u w:val="single"/>
                          </w:rPr>
                          <w:t>RRG</w:t>
                        </w:r>
                        <w:r w:rsidR="008A4701" w:rsidRPr="00904B73">
                          <w:rPr>
                            <w:color w:val="FFC000"/>
                            <w:u w:val="single"/>
                          </w:rPr>
                          <w:t>)</w:t>
                        </w:r>
                      </w:p>
                    </w:txbxContent>
                  </v:textbox>
                </v:shape>
                <v:rect id="Rectangle 988576200" o:spid="_x0000_s1232"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" filled="f" strokecolor="#091723 [484]">
                  <v:textbox>
                    <w:txbxContent>
                      <w:p w14:paraId="0F97A51F" w14:textId="77777777" w:rsidR="00C63EC2" w:rsidRPr="009C76D9" w:rsidRDefault="00C63EC2" w:rsidP="00C63EC2">
                        <w:pPr>
                          <w:ind w:hanging="2"/>
                          <w:jc w:val="center"/>
                          <w:rPr>
                            <w:color w:val="000000" w:themeColor="text1"/>
                          </w:rPr>
                        </w:pPr>
                        <w:r w:rsidRPr="009C76D9">
                          <w:rPr>
                            <w:color w:val="000000" w:themeColor="text1"/>
                          </w:rPr>
                          <w:t>IOP</w:t>
                        </w:r>
                      </w:p>
                    </w:txbxContent>
                  </v:textbox>
                </v:rect>
                <v:rect id="Rectangle 799833975" o:spid="_x0000_s1233"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" filled="f" strokecolor="#091723 [484]">
                  <v:textbox>
                    <w:txbxContent>
                      <w:p w14:paraId="512B4C0C"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674148473" o:spid="_x0000_s1234"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" filled="f" strokecolor="#091723 [484]">
                  <v:textbox>
                    <w:txbxContent>
                      <w:p w14:paraId="038CC00A" w14:textId="77777777" w:rsidR="00C63EC2" w:rsidRDefault="00C63EC2" w:rsidP="00C63EC2">
                        <w:pPr>
                          <w:spacing w:after="160" w:line="256" w:lineRule="auto"/>
                          <w:ind w:hanging="2"/>
                          <w:jc w:val="center"/>
                          <w:rPr>
                            <w:rFonts w:eastAsia="Aptos"/>
                            <w:color w:val="000000"/>
                            <w:kern w:val="2"/>
                            <w:sz w:val="22"/>
                            <w:szCs w:val="22"/>
                          </w:rPr>
                        </w:pPr>
                        <w:r>
                          <w:rPr>
                            <w:rFonts w:eastAsia="Aptos"/>
                            <w:color w:val="000000"/>
                          </w:rPr>
                          <w:t>Pump</w:t>
                        </w:r>
                      </w:p>
                    </w:txbxContent>
                  </v:textbox>
                </v:rect>
                <v:shape id="Straight Arrow Connector 1314060296" o:spid="_x0000_s1235" type="#_x0000_t32" style="position:absolute;left:30540;top:18258;width:101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" strokecolor="#0070c0" strokeweight="1pt">
                  <v:stroke endarrow="open" joinstyle="miter"/>
                </v:shape>
                <v:shape id="Text Box 1330779382" o:spid="_x0000_s1236"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" fillcolor="white [3201]" stroked="f" strokeweight=".5pt">
                  <v:textbox inset=",0">
                    <w:txbxContent>
                      <w:p w14:paraId="590865DF" w14:textId="5DC4A64F" w:rsidR="00E8246C" w:rsidRPr="003168CC" w:rsidRDefault="00E8246C" w:rsidP="003168CC">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1868588133" o:spid="_x0000_s1237"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" strokecolor="#7030a0" strokeweight="1pt">
                  <v:stroke dashstyle="longDash" endarrow="open" joinstyle="miter"/>
                </v:shape>
                <v:shape id="Text Box 1" o:spid="_x0000_s1238"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" fillcolor="white [3201]" stroked="f" strokeweight=".5pt">
                  <v:textbox>
                    <w:txbxContent>
                      <w:p w14:paraId="40933D17" w14:textId="30B3C071" w:rsidR="00593CD0" w:rsidRPr="00904B73" w:rsidRDefault="00BD1F30" w:rsidP="00593CD0">
                        <w:pPr>
                          <w:spacing w:line="260" w:lineRule="exact"/>
                          <w:ind w:hanging="2"/>
                          <w:rPr>
                            <w:color w:val="00B050"/>
                            <w:szCs w:val="24"/>
                          </w:rPr>
                        </w:pPr>
                        <w:r w:rsidRPr="00904B73">
                          <w:rPr>
                            <w:color w:val="00B050"/>
                            <w:u w:val="single"/>
                          </w:rPr>
                          <w:t>Accept Ack (ACK)</w:t>
                        </w:r>
                      </w:p>
                    </w:txbxContent>
                  </v:textbox>
                </v:shape>
                <v:shape id="Straight Arrow Connector 971579483" o:spid="_x0000_s1239"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" strokecolor="#00b050" strokeweight="1pt">
                  <v:stroke endarrow="open" joinstyle="miter"/>
                </v:shape>
                <v:shape id="Text Box 1" o:spid="_x0000_s1240" type="#_x0000_t202" style="position:absolute;left:32528;top:9353;width:6397;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" fillcolor="white [3201]" stroked="f" strokeweight=".5pt">
                  <v:textbox>
                    <w:txbxContent>
                      <w:p w14:paraId="6EAB954E" w14:textId="421FCBC4" w:rsidR="008A4701" w:rsidRDefault="003A4802" w:rsidP="008A4701">
                        <w:pPr>
                          <w:spacing w:line="260" w:lineRule="exact"/>
                          <w:ind w:hanging="2"/>
                          <w:rPr>
                            <w:color w:val="7030A0"/>
                            <w:szCs w:val="24"/>
                          </w:rPr>
                        </w:pPr>
                        <w:r>
                          <w:rPr>
                            <w:color w:val="7030A0"/>
                          </w:rPr>
                          <w:t>Order</w:t>
                        </w:r>
                      </w:p>
                    </w:txbxContent>
                  </v:textbox>
                </v:shape>
                <v:shape id="Straight Arrow Connector 1803962798" o:spid="_x0000_s1241" type="#_x0000_t32" style="position:absolute;left:30547;top:12769;width:101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" strokecolor="#7030a0" strokeweight="1pt">
                  <v:stroke dashstyle="longDash" endarrow="open" joinstyle="miter"/>
                </v:shape>
                <v:shape id="Straight Arrow Connector 52911897" o:spid="_x0000_s1242"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" strokecolor="#ffc000" strokeweight="1pt">
                  <v:stroke endarrow="open" joinstyle="miter"/>
                </v:shape>
                <v:shape id="Text Box 1" o:spid="_x0000_s1243" type="#_x0000_t202" style="position:absolute;left:5934;top:130;width:41258;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" fillcolor="white [3201]" stroked="f" strokeweight=".5pt">
                  <v:textbox inset=",0">
                    <w:txbxContent>
                      <w:p w14:paraId="4C6A261E" w14:textId="0198A336" w:rsidR="009C38DC" w:rsidRPr="003168CC" w:rsidRDefault="00552781" w:rsidP="009C38DC">
                        <w:pPr>
                          <w:spacing w:line="260" w:lineRule="exact"/>
                          <w:ind w:hanging="2"/>
                          <w:rPr>
                            <w:color w:val="000000" w:themeColor="text1"/>
                            <w:szCs w:val="24"/>
                          </w:rPr>
                        </w:pPr>
                        <w:r>
                          <w:rPr>
                            <w:color w:val="000000" w:themeColor="text1"/>
                          </w:rPr>
                          <w:t xml:space="preserve">Case 1: No errors </w:t>
                        </w:r>
                        <w:r w:rsidR="00FC72BC">
                          <w:rPr>
                            <w:color w:val="000000" w:themeColor="text1"/>
                          </w:rPr>
                          <w:t>detected;</w:t>
                        </w:r>
                        <w:r w:rsidR="003168CC">
                          <w:rPr>
                            <w:color w:val="000000" w:themeColor="text1"/>
                          </w:rPr>
                          <w:t xml:space="preserve"> Application Ack is sent.</w:t>
                        </w:r>
                      </w:p>
                    </w:txbxContent>
                  </v:textbox>
                </v:shape>
                <v:shape id="Text Box 1" o:spid="_x0000_s1244"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" fillcolor="white [3201]" stroked="f" strokeweight=".5pt">
                  <v:textbox>
                    <w:txbxContent>
                      <w:p w14:paraId="5B0DA7DE" w14:textId="77777777" w:rsidR="00F70993" w:rsidRDefault="00F70993" w:rsidP="00F70993">
                        <w:pPr>
                          <w:spacing w:line="260" w:lineRule="exact"/>
                          <w:ind w:hanging="2"/>
                          <w:rPr>
                            <w:color w:val="00B050"/>
                            <w:szCs w:val="24"/>
                          </w:rPr>
                        </w:pPr>
                        <w:r>
                          <w:rPr>
                            <w:color w:val="00B050"/>
                            <w:u w:val="single"/>
                          </w:rPr>
                          <w:t>Accept Ack (ACK)</w:t>
                        </w:r>
                      </w:p>
                    </w:txbxContent>
                  </v:textbox>
                </v:shape>
                <v:shape id="Straight Arrow Connector 649085323" o:spid="_x0000_s1245"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" strokecolor="#00b050" strokeweight="1pt">
                  <v:stroke startarrow="open" joinstyle="miter"/>
                </v:shape>
                <w10:anchorlock/>
              </v:group>
            </w:pict>
          </mc:Fallback>
        </mc:AlternateContent>
      </w:r>
    </w:p>
    <w:p w14:paraId="4A3A817A" w14:textId="77777777" w:rsidR="009C4A84" w:rsidRPr="001F42D3" w:rsidRDefault="009C4A84" w:rsidP="0034511D">
      <w:pPr>
        <w:pStyle w:val="BodyText"/>
      </w:pPr>
    </w:p>
    <w:p w14:paraId="418609F3" w14:textId="1120DCCF" w:rsidR="00B11855" w:rsidRPr="001F42D3" w:rsidRDefault="008B4747" w:rsidP="0034511D">
      <w:pPr>
        <w:pStyle w:val="BodyText"/>
      </w:pPr>
      <w:r w:rsidRPr="001F42D3">
        <w:rPr>
          <w:noProof/>
        </w:rPr>
        <w:lastRenderedPageBreak/>
        <mc:AlternateContent>
          <mc:Choice Requires="wpc">
            <w:drawing>
              <wp:inline distT="0" distB="0" distL="0" distR="0" wp14:anchorId="34C399BD" wp14:editId="2FF1D127">
                <wp:extent cx="5104737" cy="3200400"/>
                <wp:effectExtent l="0" t="0" r="20320" b="19050"/>
                <wp:docPr id="202828569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41251573" name="Text Box 1"/>
                        <wps:cNvSpPr txBox="1"/>
                        <wps:spPr>
                          <a:xfrm>
                            <a:off x="944244" y="1962879"/>
                            <a:ext cx="1422669" cy="436227"/>
                          </a:xfrm>
                          <a:prstGeom prst="rect">
                            <a:avLst/>
                          </a:prstGeom>
                          <a:solidFill>
                            <a:schemeClr val="lt1"/>
                          </a:solidFill>
                          <a:ln w="6350">
                            <a:noFill/>
                          </a:ln>
                        </wps:spPr>
                        <wps:txbx>
                          <w:txbxContent>
                            <w:p w14:paraId="4E205F55" w14:textId="213F25C1" w:rsidR="008B4747" w:rsidRPr="00904B73" w:rsidRDefault="008B4747" w:rsidP="008B4747">
                              <w:pPr>
                                <w:spacing w:line="260" w:lineRule="exact"/>
                                <w:ind w:hanging="2"/>
                                <w:rPr>
                                  <w:color w:val="FFC000"/>
                                  <w:szCs w:val="24"/>
                                </w:rPr>
                              </w:pPr>
                              <w:r w:rsidRPr="00904B73">
                                <w:rPr>
                                  <w:color w:val="FFC000"/>
                                </w:rPr>
                                <w:t>MSA-1 indicates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1810804035" name="Text Box 1"/>
                        <wps:cNvSpPr txBox="1"/>
                        <wps:spPr>
                          <a:xfrm>
                            <a:off x="730515" y="1574718"/>
                            <a:ext cx="1741528" cy="389255"/>
                          </a:xfrm>
                          <a:prstGeom prst="rect">
                            <a:avLst/>
                          </a:prstGeom>
                          <a:solidFill>
                            <a:schemeClr val="lt1"/>
                          </a:solidFill>
                          <a:ln w="6350">
                            <a:noFill/>
                          </a:ln>
                        </wps:spPr>
                        <wps:txbx>
                          <w:txbxContent>
                            <w:p w14:paraId="3E08617C" w14:textId="77777777" w:rsidR="008B4747" w:rsidRPr="00904B73" w:rsidRDefault="008B4747" w:rsidP="008B4747">
                              <w:pPr>
                                <w:spacing w:line="260" w:lineRule="exact"/>
                                <w:ind w:hanging="2"/>
                                <w:rPr>
                                  <w:color w:val="FFC000"/>
                                  <w:szCs w:val="24"/>
                                </w:rPr>
                              </w:pPr>
                              <w:r w:rsidRPr="00904B73">
                                <w:rPr>
                                  <w:color w:val="FFC000"/>
                                  <w:u w:val="single"/>
                                </w:rPr>
                                <w:t>Application Ack (RRG)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9862009" name="Rectangle 1109862009"/>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63165586" w14:textId="77777777" w:rsidR="008B4747" w:rsidRPr="009C76D9" w:rsidRDefault="008B4747" w:rsidP="008B4747">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8364627" name="Rectangle 778364627"/>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0F7DFE6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93293990" name="Rectangle 893293990"/>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799FE14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09614689" name="Text Box 1509614689"/>
                        <wps:cNvSpPr txBox="1"/>
                        <wps:spPr>
                          <a:xfrm>
                            <a:off x="1317992" y="453225"/>
                            <a:ext cx="572791" cy="341906"/>
                          </a:xfrm>
                          <a:prstGeom prst="rect">
                            <a:avLst/>
                          </a:prstGeom>
                          <a:solidFill>
                            <a:schemeClr val="lt1"/>
                          </a:solidFill>
                          <a:ln w="6350">
                            <a:noFill/>
                          </a:ln>
                        </wps:spPr>
                        <wps:txbx>
                          <w:txbxContent>
                            <w:p w14:paraId="03769D8A" w14:textId="77777777" w:rsidR="008B4747" w:rsidRPr="003168CC" w:rsidRDefault="008B4747" w:rsidP="008B4747">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2083834306" name="Straight Arrow Connector 2083834306"/>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543077145" name="Text Box 1"/>
                        <wps:cNvSpPr txBox="1"/>
                        <wps:spPr>
                          <a:xfrm>
                            <a:off x="906355" y="795131"/>
                            <a:ext cx="1494937" cy="389255"/>
                          </a:xfrm>
                          <a:prstGeom prst="rect">
                            <a:avLst/>
                          </a:prstGeom>
                          <a:solidFill>
                            <a:schemeClr val="lt1"/>
                          </a:solidFill>
                          <a:ln w="6350">
                            <a:noFill/>
                          </a:ln>
                        </wps:spPr>
                        <wps:txbx>
                          <w:txbxContent>
                            <w:p w14:paraId="57EB51E3" w14:textId="77777777" w:rsidR="008B4747" w:rsidRPr="00904B73" w:rsidRDefault="008B4747" w:rsidP="008B4747">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5023552" name="Straight Arrow Connector 485023552"/>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85431964" name="Straight Arrow Connector 85431964"/>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086339690" name="Text Box 1"/>
                        <wps:cNvSpPr txBox="1"/>
                        <wps:spPr>
                          <a:xfrm>
                            <a:off x="351796" y="13023"/>
                            <a:ext cx="4487624" cy="341630"/>
                          </a:xfrm>
                          <a:prstGeom prst="rect">
                            <a:avLst/>
                          </a:prstGeom>
                          <a:solidFill>
                            <a:schemeClr val="lt1"/>
                          </a:solidFill>
                          <a:ln w="6350">
                            <a:noFill/>
                          </a:ln>
                        </wps:spPr>
                        <wps:txbx>
                          <w:txbxContent>
                            <w:p w14:paraId="1D027EDB" w14:textId="5A10316F" w:rsidR="008B4747" w:rsidRPr="003168CC" w:rsidRDefault="008B4747" w:rsidP="008B4747">
                              <w:pPr>
                                <w:spacing w:line="260" w:lineRule="exact"/>
                                <w:ind w:hanging="2"/>
                                <w:rPr>
                                  <w:color w:val="000000" w:themeColor="text1"/>
                                  <w:szCs w:val="24"/>
                                </w:rPr>
                              </w:pPr>
                              <w:r>
                                <w:rPr>
                                  <w:color w:val="000000" w:themeColor="text1"/>
                                </w:rPr>
                                <w:t xml:space="preserve">Case </w:t>
                              </w:r>
                              <w:r w:rsidR="00904B73">
                                <w:rPr>
                                  <w:color w:val="000000" w:themeColor="text1"/>
                                </w:rPr>
                                <w:t>2</w:t>
                              </w:r>
                              <w:r>
                                <w:rPr>
                                  <w:color w:val="000000" w:themeColor="text1"/>
                                </w:rPr>
                                <w:t xml:space="preserve">: </w:t>
                              </w:r>
                              <w:r w:rsidR="0095587B">
                                <w:rPr>
                                  <w:color w:val="000000" w:themeColor="text1"/>
                                </w:rPr>
                                <w:t>Application Error is detected before order is sent to the pump</w:t>
                              </w:r>
                              <w:r>
                                <w:rPr>
                                  <w:color w:val="000000" w:themeColor="text1"/>
                                </w:rPr>
                                <w:t>.</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759534282" name="Text Box 1"/>
                        <wps:cNvSpPr txBox="1"/>
                        <wps:spPr>
                          <a:xfrm>
                            <a:off x="839958" y="2400200"/>
                            <a:ext cx="1494155" cy="389255"/>
                          </a:xfrm>
                          <a:prstGeom prst="rect">
                            <a:avLst/>
                          </a:prstGeom>
                          <a:solidFill>
                            <a:schemeClr val="lt1"/>
                          </a:solidFill>
                          <a:ln w="6350">
                            <a:noFill/>
                          </a:ln>
                        </wps:spPr>
                        <wps:txbx>
                          <w:txbxContent>
                            <w:p w14:paraId="5C6D28A6" w14:textId="77777777" w:rsidR="008B4747" w:rsidRDefault="008B4747" w:rsidP="008B4747">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727383" name="Straight Arrow Connector 3772738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4C399BD" id="_x0000_s1246"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">
                <v:shape id="_x0000_s1247" type="#_x0000_t75" style="position:absolute;width:51041;height:32004;visibility:visible;mso-wrap-style:square" filled="t" stroked="t" strokecolor="black [3213]" strokeweight="1pt">
                  <v:fill o:detectmouseclick="t"/>
                  <v:path o:connecttype="none"/>
                </v:shape>
                <v:shape id="Text Box 1" o:spid="_x0000_s1248"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" fillcolor="white [3201]" stroked="f" strokeweight=".5pt">
                  <v:textbox inset=",0">
                    <w:txbxContent>
                      <w:p w14:paraId="4E205F55" w14:textId="213F25C1" w:rsidR="008B4747" w:rsidRPr="00904B73" w:rsidRDefault="008B4747" w:rsidP="008B4747">
                        <w:pPr>
                          <w:spacing w:line="260" w:lineRule="exact"/>
                          <w:ind w:hanging="2"/>
                          <w:rPr>
                            <w:color w:val="FFC000"/>
                            <w:szCs w:val="24"/>
                          </w:rPr>
                        </w:pPr>
                        <w:r w:rsidRPr="00904B73">
                          <w:rPr>
                            <w:color w:val="FFC000"/>
                          </w:rPr>
                          <w:t>MSA-1 indicates failure</w:t>
                        </w:r>
                      </w:p>
                    </w:txbxContent>
                  </v:textbox>
                </v:shape>
                <v:shape id="Text Box 1" o:spid="_x0000_s1249"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" fillcolor="white [3201]" stroked="f" strokeweight=".5pt">
                  <v:textbox>
                    <w:txbxContent>
                      <w:p w14:paraId="3E08617C" w14:textId="77777777" w:rsidR="008B4747" w:rsidRPr="00904B73" w:rsidRDefault="008B4747" w:rsidP="008B4747">
                        <w:pPr>
                          <w:spacing w:line="260" w:lineRule="exact"/>
                          <w:ind w:hanging="2"/>
                          <w:rPr>
                            <w:color w:val="FFC000"/>
                            <w:szCs w:val="24"/>
                          </w:rPr>
                        </w:pPr>
                        <w:r w:rsidRPr="00904B73">
                          <w:rPr>
                            <w:color w:val="FFC000"/>
                            <w:u w:val="single"/>
                          </w:rPr>
                          <w:t>Application Ack (RRG)</w:t>
                        </w:r>
                      </w:p>
                    </w:txbxContent>
                  </v:textbox>
                </v:shape>
                <v:rect id="Rectangle 1109862009" o:spid="_x0000_s1250"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" filled="f" strokecolor="#091723 [484]">
                  <v:textbox>
                    <w:txbxContent>
                      <w:p w14:paraId="63165586" w14:textId="77777777" w:rsidR="008B4747" w:rsidRPr="009C76D9" w:rsidRDefault="008B4747" w:rsidP="008B4747">
                        <w:pPr>
                          <w:ind w:hanging="2"/>
                          <w:jc w:val="center"/>
                          <w:rPr>
                            <w:color w:val="000000" w:themeColor="text1"/>
                          </w:rPr>
                        </w:pPr>
                        <w:r w:rsidRPr="009C76D9">
                          <w:rPr>
                            <w:color w:val="000000" w:themeColor="text1"/>
                          </w:rPr>
                          <w:t>IOP</w:t>
                        </w:r>
                      </w:p>
                    </w:txbxContent>
                  </v:textbox>
                </v:rect>
                <v:rect id="Rectangle 778364627" o:spid="_x0000_s1251"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" filled="f" strokecolor="#091723 [484]">
                  <v:textbox>
                    <w:txbxContent>
                      <w:p w14:paraId="0F7DFE6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893293990" o:spid="_x0000_s1252"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" filled="f" strokecolor="#091723 [484]">
                  <v:textbox>
                    <w:txbxContent>
                      <w:p w14:paraId="799FE14E" w14:textId="77777777" w:rsidR="008B4747" w:rsidRDefault="008B4747" w:rsidP="008B4747">
                        <w:pPr>
                          <w:spacing w:after="160" w:line="256" w:lineRule="auto"/>
                          <w:ind w:hanging="2"/>
                          <w:jc w:val="center"/>
                          <w:rPr>
                            <w:rFonts w:eastAsia="Aptos"/>
                            <w:color w:val="000000"/>
                            <w:kern w:val="2"/>
                            <w:sz w:val="22"/>
                            <w:szCs w:val="22"/>
                          </w:rPr>
                        </w:pPr>
                        <w:r>
                          <w:rPr>
                            <w:rFonts w:eastAsia="Aptos"/>
                            <w:color w:val="000000"/>
                          </w:rPr>
                          <w:t>Pump</w:t>
                        </w:r>
                      </w:p>
                    </w:txbxContent>
                  </v:textbox>
                </v:rect>
                <v:shape id="Text Box 1509614689" o:spid="_x0000_s1253"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" fillcolor="white [3201]" stroked="f" strokeweight=".5pt">
                  <v:textbox inset=",0">
                    <w:txbxContent>
                      <w:p w14:paraId="03769D8A" w14:textId="77777777" w:rsidR="008B4747" w:rsidRPr="003168CC" w:rsidRDefault="008B4747" w:rsidP="008B4747">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2083834306" o:spid="_x0000_s1254"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" strokecolor="#7030a0" strokeweight="1pt">
                  <v:stroke dashstyle="longDash" endarrow="open" joinstyle="miter"/>
                </v:shape>
                <v:shape id="Text Box 1" o:spid="_x0000_s1255"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" fillcolor="white [3201]" stroked="f" strokeweight=".5pt">
                  <v:textbox>
                    <w:txbxContent>
                      <w:p w14:paraId="57EB51E3" w14:textId="77777777" w:rsidR="008B4747" w:rsidRPr="00904B73" w:rsidRDefault="008B4747" w:rsidP="008B4747">
                        <w:pPr>
                          <w:spacing w:line="260" w:lineRule="exact"/>
                          <w:ind w:hanging="2"/>
                          <w:rPr>
                            <w:color w:val="00B050"/>
                            <w:szCs w:val="24"/>
                          </w:rPr>
                        </w:pPr>
                        <w:r w:rsidRPr="00904B73">
                          <w:rPr>
                            <w:color w:val="00B050"/>
                            <w:u w:val="single"/>
                          </w:rPr>
                          <w:t>Accept Ack (ACK)</w:t>
                        </w:r>
                      </w:p>
                    </w:txbxContent>
                  </v:textbox>
                </v:shape>
                <v:shape id="Straight Arrow Connector 485023552" o:spid="_x0000_s1256"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" strokecolor="#00b050" strokeweight="1pt">
                  <v:stroke endarrow="open" joinstyle="miter"/>
                </v:shape>
                <v:shape id="Straight Arrow Connector 85431964" o:spid="_x0000_s1257"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" strokecolor="#ffc000" strokeweight="1pt">
                  <v:stroke endarrow="open" joinstyle="miter"/>
                </v:shape>
                <v:shape id="Text Box 1" o:spid="_x0000_s1258" type="#_x0000_t202" style="position:absolute;left:3517;top:130;width:44877;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" fillcolor="white [3201]" stroked="f" strokeweight=".5pt">
                  <v:textbox inset=",0">
                    <w:txbxContent>
                      <w:p w14:paraId="1D027EDB" w14:textId="5A10316F" w:rsidR="008B4747" w:rsidRPr="003168CC" w:rsidRDefault="008B4747" w:rsidP="008B4747">
                        <w:pPr>
                          <w:spacing w:line="260" w:lineRule="exact"/>
                          <w:ind w:hanging="2"/>
                          <w:rPr>
                            <w:color w:val="000000" w:themeColor="text1"/>
                            <w:szCs w:val="24"/>
                          </w:rPr>
                        </w:pPr>
                        <w:r>
                          <w:rPr>
                            <w:color w:val="000000" w:themeColor="text1"/>
                          </w:rPr>
                          <w:t xml:space="preserve">Case </w:t>
                        </w:r>
                        <w:r w:rsidR="00904B73">
                          <w:rPr>
                            <w:color w:val="000000" w:themeColor="text1"/>
                          </w:rPr>
                          <w:t>2</w:t>
                        </w:r>
                        <w:r>
                          <w:rPr>
                            <w:color w:val="000000" w:themeColor="text1"/>
                          </w:rPr>
                          <w:t xml:space="preserve">: </w:t>
                        </w:r>
                        <w:r w:rsidR="0095587B">
                          <w:rPr>
                            <w:color w:val="000000" w:themeColor="text1"/>
                          </w:rPr>
                          <w:t>Application Error is detected before order is sent to the pump</w:t>
                        </w:r>
                        <w:r>
                          <w:rPr>
                            <w:color w:val="000000" w:themeColor="text1"/>
                          </w:rPr>
                          <w:t>.</w:t>
                        </w:r>
                      </w:p>
                    </w:txbxContent>
                  </v:textbox>
                </v:shape>
                <v:shape id="Text Box 1" o:spid="_x0000_s1259"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" fillcolor="white [3201]" stroked="f" strokeweight=".5pt">
                  <v:textbox>
                    <w:txbxContent>
                      <w:p w14:paraId="5C6D28A6" w14:textId="77777777" w:rsidR="008B4747" w:rsidRDefault="008B4747" w:rsidP="008B4747">
                        <w:pPr>
                          <w:spacing w:line="260" w:lineRule="exact"/>
                          <w:ind w:hanging="2"/>
                          <w:rPr>
                            <w:color w:val="00B050"/>
                            <w:szCs w:val="24"/>
                          </w:rPr>
                        </w:pPr>
                        <w:r>
                          <w:rPr>
                            <w:color w:val="00B050"/>
                            <w:u w:val="single"/>
                          </w:rPr>
                          <w:t>Accept Ack (ACK)</w:t>
                        </w:r>
                      </w:p>
                    </w:txbxContent>
                  </v:textbox>
                </v:shape>
                <v:shape id="Straight Arrow Connector 37727383" o:spid="_x0000_s1260"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" strokecolor="#00b050" strokeweight="1pt">
                  <v:stroke startarrow="open" joinstyle="miter"/>
                </v:shape>
                <w10:anchorlock/>
              </v:group>
            </w:pict>
          </mc:Fallback>
        </mc:AlternateContent>
      </w:r>
    </w:p>
    <w:p w14:paraId="2575FD37" w14:textId="711C4B26" w:rsidR="0095587B" w:rsidRPr="001F42D3" w:rsidRDefault="0095587B" w:rsidP="0034511D">
      <w:pPr>
        <w:pStyle w:val="BodyText"/>
      </w:pPr>
      <w:r w:rsidRPr="001F42D3">
        <w:rPr>
          <w:noProof/>
        </w:rPr>
        <mc:AlternateContent>
          <mc:Choice Requires="wpc">
            <w:drawing>
              <wp:inline distT="0" distB="0" distL="0" distR="0" wp14:anchorId="657BD821" wp14:editId="5B1F5668">
                <wp:extent cx="5104737" cy="3200400"/>
                <wp:effectExtent l="0" t="0" r="20320" b="19050"/>
                <wp:docPr id="22386836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12700">
                          <a:solidFill>
                            <a:schemeClr val="tx1"/>
                          </a:solidFill>
                        </a:ln>
                      </wpc:whole>
                      <wps:wsp>
                        <wps:cNvPr id="1904799341" name="Text Box 1"/>
                        <wps:cNvSpPr txBox="1"/>
                        <wps:spPr>
                          <a:xfrm>
                            <a:off x="944244" y="1962879"/>
                            <a:ext cx="1422669" cy="436227"/>
                          </a:xfrm>
                          <a:prstGeom prst="rect">
                            <a:avLst/>
                          </a:prstGeom>
                          <a:solidFill>
                            <a:schemeClr val="lt1"/>
                          </a:solidFill>
                          <a:ln w="6350">
                            <a:noFill/>
                          </a:ln>
                        </wps:spPr>
                        <wps:txbx>
                          <w:txbxContent>
                            <w:p w14:paraId="401A9354" w14:textId="77777777" w:rsidR="0095587B" w:rsidRPr="00904B73" w:rsidRDefault="0095587B" w:rsidP="0095587B">
                              <w:pPr>
                                <w:spacing w:line="260" w:lineRule="exact"/>
                                <w:ind w:hanging="2"/>
                                <w:rPr>
                                  <w:color w:val="FFC000"/>
                                  <w:szCs w:val="24"/>
                                </w:rPr>
                              </w:pPr>
                              <w:r w:rsidRPr="00904B73">
                                <w:rPr>
                                  <w:color w:val="FFC000"/>
                                </w:rPr>
                                <w:t>MSA-1 indicates failure</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2125600155" name="Text Box 1"/>
                        <wps:cNvSpPr txBox="1"/>
                        <wps:spPr>
                          <a:xfrm>
                            <a:off x="3044254" y="1324628"/>
                            <a:ext cx="1090424" cy="501209"/>
                          </a:xfrm>
                          <a:prstGeom prst="rect">
                            <a:avLst/>
                          </a:prstGeom>
                          <a:solidFill>
                            <a:schemeClr val="lt1"/>
                          </a:solidFill>
                          <a:ln w="6350">
                            <a:noFill/>
                          </a:ln>
                        </wps:spPr>
                        <wps:txbx>
                          <w:txbxContent>
                            <w:p w14:paraId="57FE0B04" w14:textId="77777777" w:rsidR="0095587B" w:rsidRPr="003168CC" w:rsidRDefault="0095587B" w:rsidP="0095587B">
                              <w:pPr>
                                <w:spacing w:line="260" w:lineRule="exact"/>
                                <w:ind w:hanging="2"/>
                                <w:rPr>
                                  <w:color w:val="0070C0"/>
                                  <w:szCs w:val="24"/>
                                </w:rPr>
                              </w:pPr>
                              <w:r w:rsidRPr="003168CC">
                                <w:rPr>
                                  <w:color w:val="0070C0"/>
                                </w:rPr>
                                <w:t>Response/Ack to 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427896" name="Text Box 1"/>
                        <wps:cNvSpPr txBox="1"/>
                        <wps:spPr>
                          <a:xfrm>
                            <a:off x="730515" y="1574718"/>
                            <a:ext cx="1741528" cy="389255"/>
                          </a:xfrm>
                          <a:prstGeom prst="rect">
                            <a:avLst/>
                          </a:prstGeom>
                          <a:solidFill>
                            <a:schemeClr val="lt1"/>
                          </a:solidFill>
                          <a:ln w="6350">
                            <a:noFill/>
                          </a:ln>
                        </wps:spPr>
                        <wps:txbx>
                          <w:txbxContent>
                            <w:p w14:paraId="4B656D98" w14:textId="77777777" w:rsidR="0095587B" w:rsidRPr="00904B73" w:rsidRDefault="0095587B" w:rsidP="0095587B">
                              <w:pPr>
                                <w:spacing w:line="260" w:lineRule="exact"/>
                                <w:ind w:hanging="2"/>
                                <w:rPr>
                                  <w:color w:val="FFC000"/>
                                  <w:szCs w:val="24"/>
                                </w:rPr>
                              </w:pPr>
                              <w:r w:rsidRPr="00904B73">
                                <w:rPr>
                                  <w:color w:val="FFC000"/>
                                  <w:u w:val="single"/>
                                </w:rPr>
                                <w:t>Application Ack (RRG)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20628648" name="Rectangle 620628648"/>
                        <wps:cNvSpPr/>
                        <wps:spPr>
                          <a:xfrm>
                            <a:off x="159007" y="453224"/>
                            <a:ext cx="572494" cy="2544417"/>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80502FE" w14:textId="77777777" w:rsidR="0095587B" w:rsidRPr="009C76D9" w:rsidRDefault="0095587B" w:rsidP="0095587B">
                              <w:pPr>
                                <w:ind w:hanging="2"/>
                                <w:jc w:val="center"/>
                                <w:rPr>
                                  <w:color w:val="000000" w:themeColor="text1"/>
                                </w:rPr>
                              </w:pPr>
                              <w:r w:rsidRPr="009C76D9">
                                <w:rPr>
                                  <w:color w:val="000000" w:themeColor="text1"/>
                                </w:rPr>
                                <w:t>IOP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3020416" name="Rectangle 593020416"/>
                        <wps:cNvSpPr/>
                        <wps:spPr>
                          <a:xfrm>
                            <a:off x="2472843" y="453224"/>
                            <a:ext cx="572135" cy="2544362"/>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27056619"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605588" name="Rectangle 1938605588"/>
                        <wps:cNvSpPr/>
                        <wps:spPr>
                          <a:xfrm>
                            <a:off x="4076139" y="1033669"/>
                            <a:ext cx="572135" cy="124835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txbx>
                          <w:txbxContent>
                            <w:p w14:paraId="1DAEFBCD"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rPr>
                                <w:t>Pump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2979436" name="Straight Arrow Connector 1842979436"/>
                        <wps:cNvCnPr/>
                        <wps:spPr>
                          <a:xfrm flipH="1">
                            <a:off x="3054063" y="1825837"/>
                            <a:ext cx="1017198" cy="0"/>
                          </a:xfrm>
                          <a:prstGeom prst="straightConnector1">
                            <a:avLst/>
                          </a:prstGeom>
                          <a:ln w="12700">
                            <a:solidFill>
                              <a:srgbClr val="0070C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52713707" name="Text Box 352713707"/>
                        <wps:cNvSpPr txBox="1"/>
                        <wps:spPr>
                          <a:xfrm>
                            <a:off x="1317992" y="453225"/>
                            <a:ext cx="572791" cy="341906"/>
                          </a:xfrm>
                          <a:prstGeom prst="rect">
                            <a:avLst/>
                          </a:prstGeom>
                          <a:solidFill>
                            <a:schemeClr val="lt1"/>
                          </a:solidFill>
                          <a:ln w="6350">
                            <a:noFill/>
                          </a:ln>
                        </wps:spPr>
                        <wps:txbx>
                          <w:txbxContent>
                            <w:p w14:paraId="2FE13E90" w14:textId="77777777" w:rsidR="0095587B" w:rsidRPr="003168CC" w:rsidRDefault="0095587B" w:rsidP="0095587B">
                              <w:pPr>
                                <w:rPr>
                                  <w:color w:val="7030A0"/>
                                  <w14:textOutline w14:w="9525" w14:cap="rnd" w14:cmpd="sng" w14:algn="ctr">
                                    <w14:solidFill>
                                      <w14:srgbClr w14:val="000000"/>
                                    </w14:solidFill>
                                    <w14:prstDash w14:val="solid"/>
                                    <w14:bevel/>
                                  </w14:textOutline>
                                </w:rPr>
                              </w:pPr>
                              <w:r w:rsidRPr="003168CC">
                                <w:rPr>
                                  <w:color w:val="7030A0"/>
                                </w:rPr>
                                <w:t>RGV</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wps:wsp>
                        <wps:cNvPr id="1147438531" name="Straight Arrow Connector 1147438531"/>
                        <wps:cNvCnPr/>
                        <wps:spPr>
                          <a:xfrm>
                            <a:off x="731346" y="755374"/>
                            <a:ext cx="1741215"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339064687" name="Text Box 1"/>
                        <wps:cNvSpPr txBox="1"/>
                        <wps:spPr>
                          <a:xfrm>
                            <a:off x="906355" y="795131"/>
                            <a:ext cx="1494937" cy="389255"/>
                          </a:xfrm>
                          <a:prstGeom prst="rect">
                            <a:avLst/>
                          </a:prstGeom>
                          <a:solidFill>
                            <a:schemeClr val="lt1"/>
                          </a:solidFill>
                          <a:ln w="6350">
                            <a:noFill/>
                          </a:ln>
                        </wps:spPr>
                        <wps:txbx>
                          <w:txbxContent>
                            <w:p w14:paraId="32F6627A" w14:textId="77777777" w:rsidR="0095587B" w:rsidRPr="00904B73" w:rsidRDefault="0095587B" w:rsidP="0095587B">
                              <w:pPr>
                                <w:spacing w:line="260" w:lineRule="exact"/>
                                <w:ind w:hanging="2"/>
                                <w:rPr>
                                  <w:color w:val="00B050"/>
                                  <w:szCs w:val="24"/>
                                </w:rPr>
                              </w:pPr>
                              <w:r w:rsidRPr="00904B73">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413342" name="Straight Arrow Connector 186413342"/>
                        <wps:cNvCnPr/>
                        <wps:spPr>
                          <a:xfrm flipH="1">
                            <a:off x="731259" y="1144988"/>
                            <a:ext cx="1741008" cy="0"/>
                          </a:xfrm>
                          <a:prstGeom prst="straightConnector1">
                            <a:avLst/>
                          </a:prstGeom>
                          <a:ln w="12700">
                            <a:solidFill>
                              <a:srgbClr val="00B05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35687653" name="Text Box 1"/>
                        <wps:cNvSpPr txBox="1"/>
                        <wps:spPr>
                          <a:xfrm>
                            <a:off x="3252835" y="935373"/>
                            <a:ext cx="639704" cy="389255"/>
                          </a:xfrm>
                          <a:prstGeom prst="rect">
                            <a:avLst/>
                          </a:prstGeom>
                          <a:solidFill>
                            <a:schemeClr val="lt1"/>
                          </a:solidFill>
                          <a:ln w="6350">
                            <a:noFill/>
                          </a:ln>
                        </wps:spPr>
                        <wps:txbx>
                          <w:txbxContent>
                            <w:p w14:paraId="1A91D5B6" w14:textId="77777777" w:rsidR="0095587B" w:rsidRDefault="0095587B" w:rsidP="0095587B">
                              <w:pPr>
                                <w:spacing w:line="260" w:lineRule="exact"/>
                                <w:ind w:hanging="2"/>
                                <w:rPr>
                                  <w:color w:val="7030A0"/>
                                  <w:szCs w:val="24"/>
                                </w:rPr>
                              </w:pPr>
                              <w:r>
                                <w:rPr>
                                  <w:color w:val="7030A0"/>
                                </w:rPr>
                                <w:t>Order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5582778" name="Straight Arrow Connector 445582778"/>
                        <wps:cNvCnPr/>
                        <wps:spPr>
                          <a:xfrm>
                            <a:off x="3054702" y="1276921"/>
                            <a:ext cx="1017837" cy="0"/>
                          </a:xfrm>
                          <a:prstGeom prst="straightConnector1">
                            <a:avLst/>
                          </a:prstGeom>
                          <a:ln w="12700">
                            <a:solidFill>
                              <a:srgbClr val="7030A0"/>
                            </a:solidFill>
                            <a:prstDash val="lgDash"/>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478261744" name="Straight Arrow Connector 478261744"/>
                        <wps:cNvCnPr/>
                        <wps:spPr>
                          <a:xfrm flipH="1">
                            <a:off x="731562" y="1976913"/>
                            <a:ext cx="1741281" cy="0"/>
                          </a:xfrm>
                          <a:prstGeom prst="straightConnector1">
                            <a:avLst/>
                          </a:prstGeom>
                          <a:ln w="12700">
                            <a:solidFill>
                              <a:srgbClr val="FFC000"/>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983205115" name="Text Box 1"/>
                        <wps:cNvSpPr txBox="1"/>
                        <wps:spPr>
                          <a:xfrm>
                            <a:off x="351796" y="13023"/>
                            <a:ext cx="4487624" cy="341630"/>
                          </a:xfrm>
                          <a:prstGeom prst="rect">
                            <a:avLst/>
                          </a:prstGeom>
                          <a:solidFill>
                            <a:schemeClr val="lt1"/>
                          </a:solidFill>
                          <a:ln w="6350">
                            <a:noFill/>
                          </a:ln>
                        </wps:spPr>
                        <wps:txbx>
                          <w:txbxContent>
                            <w:p w14:paraId="58B99264" w14:textId="17ED78F7" w:rsidR="0095587B" w:rsidRPr="003168CC" w:rsidRDefault="0095587B" w:rsidP="0095587B">
                              <w:pPr>
                                <w:spacing w:line="260" w:lineRule="exact"/>
                                <w:ind w:hanging="2"/>
                                <w:rPr>
                                  <w:color w:val="000000" w:themeColor="text1"/>
                                  <w:szCs w:val="24"/>
                                </w:rPr>
                              </w:pPr>
                              <w:r>
                                <w:rPr>
                                  <w:color w:val="000000" w:themeColor="text1"/>
                                </w:rPr>
                                <w:t>Case 3: Application Error is detected after order is sent to the pump.</w:t>
                              </w:r>
                            </w:p>
                          </w:txbxContent>
                        </wps:txbx>
                        <wps:bodyPr rot="0" spcFirstLastPara="0" vert="horz" wrap="square" lIns="91440" tIns="0" rIns="91440" bIns="45720" numCol="1" spcCol="0" rtlCol="0" fromWordArt="0" anchor="ctr" anchorCtr="0" forceAA="0" compatLnSpc="1">
                          <a:prstTxWarp prst="textNoShape">
                            <a:avLst/>
                          </a:prstTxWarp>
                          <a:noAutofit/>
                        </wps:bodyPr>
                      </wps:wsp>
                      <wps:wsp>
                        <wps:cNvPr id="1450847950" name="Text Box 1"/>
                        <wps:cNvSpPr txBox="1"/>
                        <wps:spPr>
                          <a:xfrm>
                            <a:off x="839958" y="2400200"/>
                            <a:ext cx="1494155" cy="389255"/>
                          </a:xfrm>
                          <a:prstGeom prst="rect">
                            <a:avLst/>
                          </a:prstGeom>
                          <a:solidFill>
                            <a:schemeClr val="lt1"/>
                          </a:solidFill>
                          <a:ln w="6350">
                            <a:noFill/>
                          </a:ln>
                        </wps:spPr>
                        <wps:txbx>
                          <w:txbxContent>
                            <w:p w14:paraId="2FB394CF" w14:textId="77777777" w:rsidR="0095587B" w:rsidRDefault="0095587B" w:rsidP="0095587B">
                              <w:pPr>
                                <w:spacing w:line="260" w:lineRule="exact"/>
                                <w:ind w:hanging="2"/>
                                <w:rPr>
                                  <w:color w:val="00B050"/>
                                  <w:szCs w:val="24"/>
                                </w:rPr>
                              </w:pPr>
                              <w:r>
                                <w:rPr>
                                  <w:color w:val="00B050"/>
                                  <w:u w:val="single"/>
                                </w:rPr>
                                <w:t>Accept Ack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2528023" name="Straight Arrow Connector 1632528023"/>
                        <wps:cNvCnPr/>
                        <wps:spPr>
                          <a:xfrm flipH="1">
                            <a:off x="730502" y="2788002"/>
                            <a:ext cx="1740535" cy="0"/>
                          </a:xfrm>
                          <a:prstGeom prst="straightConnector1">
                            <a:avLst/>
                          </a:prstGeom>
                          <a:ln w="12700">
                            <a:solidFill>
                              <a:srgbClr val="00B050"/>
                            </a:solidFill>
                            <a:headEnd type="arrow" w="med" len="med"/>
                            <a:tailEnd type="non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57BD821" id="_x0000_s1261" editas="canvas" style="width:401.95pt;height:252pt;mso-position-horizontal-relative:char;mso-position-vertical-relative:line" coordsize="51041,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">
                <v:shape id="_x0000_s1262" type="#_x0000_t75" style="position:absolute;width:51041;height:32004;visibility:visible;mso-wrap-style:square" filled="t" stroked="t" strokecolor="black [3213]" strokeweight="1pt">
                  <v:fill o:detectmouseclick="t"/>
                  <v:path o:connecttype="none"/>
                </v:shape>
                <v:shape id="Text Box 1" o:spid="_x0000_s1263" type="#_x0000_t202" style="position:absolute;left:9442;top:19628;width:14227;height:4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" fillcolor="white [3201]" stroked="f" strokeweight=".5pt">
                  <v:textbox inset=",0">
                    <w:txbxContent>
                      <w:p w14:paraId="401A9354" w14:textId="77777777" w:rsidR="0095587B" w:rsidRPr="00904B73" w:rsidRDefault="0095587B" w:rsidP="0095587B">
                        <w:pPr>
                          <w:spacing w:line="260" w:lineRule="exact"/>
                          <w:ind w:hanging="2"/>
                          <w:rPr>
                            <w:color w:val="FFC000"/>
                            <w:szCs w:val="24"/>
                          </w:rPr>
                        </w:pPr>
                        <w:r w:rsidRPr="00904B73">
                          <w:rPr>
                            <w:color w:val="FFC000"/>
                          </w:rPr>
                          <w:t>MSA-1 indicates failure</w:t>
                        </w:r>
                      </w:p>
                    </w:txbxContent>
                  </v:textbox>
                </v:shape>
                <v:shape id="Text Box 1" o:spid="_x0000_s1264" type="#_x0000_t202" style="position:absolute;left:30442;top:13246;width:10904;height: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" fillcolor="white [3201]" stroked="f" strokeweight=".5pt">
                  <v:textbox>
                    <w:txbxContent>
                      <w:p w14:paraId="57FE0B04" w14:textId="77777777" w:rsidR="0095587B" w:rsidRPr="003168CC" w:rsidRDefault="0095587B" w:rsidP="0095587B">
                        <w:pPr>
                          <w:spacing w:line="260" w:lineRule="exact"/>
                          <w:ind w:hanging="2"/>
                          <w:rPr>
                            <w:color w:val="0070C0"/>
                            <w:szCs w:val="24"/>
                          </w:rPr>
                        </w:pPr>
                        <w:r w:rsidRPr="003168CC">
                          <w:rPr>
                            <w:color w:val="0070C0"/>
                          </w:rPr>
                          <w:t>Response/Ack to Order</w:t>
                        </w:r>
                      </w:p>
                    </w:txbxContent>
                  </v:textbox>
                </v:shape>
                <v:shape id="Text Box 1" o:spid="_x0000_s1265" type="#_x0000_t202" style="position:absolute;left:7305;top:15747;width:1741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" fillcolor="white [3201]" stroked="f" strokeweight=".5pt">
                  <v:textbox>
                    <w:txbxContent>
                      <w:p w14:paraId="4B656D98" w14:textId="77777777" w:rsidR="0095587B" w:rsidRPr="00904B73" w:rsidRDefault="0095587B" w:rsidP="0095587B">
                        <w:pPr>
                          <w:spacing w:line="260" w:lineRule="exact"/>
                          <w:ind w:hanging="2"/>
                          <w:rPr>
                            <w:color w:val="FFC000"/>
                            <w:szCs w:val="24"/>
                          </w:rPr>
                        </w:pPr>
                        <w:r w:rsidRPr="00904B73">
                          <w:rPr>
                            <w:color w:val="FFC000"/>
                            <w:u w:val="single"/>
                          </w:rPr>
                          <w:t>Application Ack (RRG)</w:t>
                        </w:r>
                      </w:p>
                    </w:txbxContent>
                  </v:textbox>
                </v:shape>
                <v:rect id="Rectangle 620628648" o:spid="_x0000_s1266" style="position:absolute;left:1590;top:4532;width:5725;height:254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" filled="f" strokecolor="#091723 [484]">
                  <v:textbox>
                    <w:txbxContent>
                      <w:p w14:paraId="280502FE" w14:textId="77777777" w:rsidR="0095587B" w:rsidRPr="009C76D9" w:rsidRDefault="0095587B" w:rsidP="0095587B">
                        <w:pPr>
                          <w:ind w:hanging="2"/>
                          <w:jc w:val="center"/>
                          <w:rPr>
                            <w:color w:val="000000" w:themeColor="text1"/>
                          </w:rPr>
                        </w:pPr>
                        <w:r w:rsidRPr="009C76D9">
                          <w:rPr>
                            <w:color w:val="000000" w:themeColor="text1"/>
                          </w:rPr>
                          <w:t>IOP</w:t>
                        </w:r>
                      </w:p>
                    </w:txbxContent>
                  </v:textbox>
                </v:rect>
                <v:rect id="Rectangle 593020416" o:spid="_x0000_s1267" style="position:absolute;left:24728;top:4532;width:5721;height:2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" filled="f" strokecolor="#091723 [484]">
                  <v:textbox>
                    <w:txbxContent>
                      <w:p w14:paraId="27056619"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kern w:val="2"/>
                            <w:sz w:val="22"/>
                            <w:szCs w:val="22"/>
                          </w:rPr>
                          <w:t>IO</w:t>
                        </w:r>
                        <w:r>
                          <w:rPr>
                            <w:rFonts w:eastAsia="Aptos"/>
                            <w:color w:val="000000"/>
                          </w:rPr>
                          <w:t>C</w:t>
                        </w:r>
                      </w:p>
                    </w:txbxContent>
                  </v:textbox>
                </v:rect>
                <v:rect id="Rectangle 1938605588" o:spid="_x0000_s1268" style="position:absolute;left:40761;top:10336;width:5721;height:1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" filled="f" strokecolor="#091723 [484]">
                  <v:textbox>
                    <w:txbxContent>
                      <w:p w14:paraId="1DAEFBCD" w14:textId="77777777" w:rsidR="0095587B" w:rsidRDefault="0095587B" w:rsidP="0095587B">
                        <w:pPr>
                          <w:spacing w:after="160" w:line="256" w:lineRule="auto"/>
                          <w:ind w:hanging="2"/>
                          <w:jc w:val="center"/>
                          <w:rPr>
                            <w:rFonts w:eastAsia="Aptos"/>
                            <w:color w:val="000000"/>
                            <w:kern w:val="2"/>
                            <w:sz w:val="22"/>
                            <w:szCs w:val="22"/>
                          </w:rPr>
                        </w:pPr>
                        <w:r>
                          <w:rPr>
                            <w:rFonts w:eastAsia="Aptos"/>
                            <w:color w:val="000000"/>
                          </w:rPr>
                          <w:t>Pump</w:t>
                        </w:r>
                      </w:p>
                    </w:txbxContent>
                  </v:textbox>
                </v:rect>
                <v:shape id="Straight Arrow Connector 1842979436" o:spid="_x0000_s1269" type="#_x0000_t32" style="position:absolute;left:30540;top:18258;width:1017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" strokecolor="#0070c0" strokeweight="1pt">
                  <v:stroke endarrow="open" joinstyle="miter"/>
                </v:shape>
                <v:shape id="Text Box 352713707" o:spid="_x0000_s1270" type="#_x0000_t202" style="position:absolute;left:13179;top:4532;width:5728;height:3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" fillcolor="white [3201]" stroked="f" strokeweight=".5pt">
                  <v:textbox inset=",0">
                    <w:txbxContent>
                      <w:p w14:paraId="2FE13E90" w14:textId="77777777" w:rsidR="0095587B" w:rsidRPr="003168CC" w:rsidRDefault="0095587B" w:rsidP="0095587B">
                        <w:pPr>
                          <w:rPr>
                            <w:color w:val="7030A0"/>
                            <w14:textOutline w14:w="9525" w14:cap="rnd" w14:cmpd="sng" w14:algn="ctr">
                              <w14:solidFill>
                                <w14:srgbClr w14:val="000000"/>
                              </w14:solidFill>
                              <w14:prstDash w14:val="solid"/>
                              <w14:bevel/>
                            </w14:textOutline>
                          </w:rPr>
                        </w:pPr>
                        <w:r w:rsidRPr="003168CC">
                          <w:rPr>
                            <w:color w:val="7030A0"/>
                          </w:rPr>
                          <w:t>RGV</w:t>
                        </w:r>
                      </w:p>
                    </w:txbxContent>
                  </v:textbox>
                </v:shape>
                <v:shape id="Straight Arrow Connector 1147438531" o:spid="_x0000_s1271" type="#_x0000_t32" style="position:absolute;left:7313;top:7553;width:174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" strokecolor="#7030a0" strokeweight="1pt">
                  <v:stroke dashstyle="longDash" endarrow="open" joinstyle="miter"/>
                </v:shape>
                <v:shape id="Text Box 1" o:spid="_x0000_s1272" type="#_x0000_t202" style="position:absolute;left:9063;top:7951;width:14949;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" fillcolor="white [3201]" stroked="f" strokeweight=".5pt">
                  <v:textbox>
                    <w:txbxContent>
                      <w:p w14:paraId="32F6627A" w14:textId="77777777" w:rsidR="0095587B" w:rsidRPr="00904B73" w:rsidRDefault="0095587B" w:rsidP="0095587B">
                        <w:pPr>
                          <w:spacing w:line="260" w:lineRule="exact"/>
                          <w:ind w:hanging="2"/>
                          <w:rPr>
                            <w:color w:val="00B050"/>
                            <w:szCs w:val="24"/>
                          </w:rPr>
                        </w:pPr>
                        <w:r w:rsidRPr="00904B73">
                          <w:rPr>
                            <w:color w:val="00B050"/>
                            <w:u w:val="single"/>
                          </w:rPr>
                          <w:t>Accept Ack (ACK)</w:t>
                        </w:r>
                      </w:p>
                    </w:txbxContent>
                  </v:textbox>
                </v:shape>
                <v:shape id="Straight Arrow Connector 186413342" o:spid="_x0000_s1273" type="#_x0000_t32" style="position:absolute;left:7312;top:11449;width:174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" strokecolor="#00b050" strokeweight="1pt">
                  <v:stroke endarrow="open" joinstyle="miter"/>
                </v:shape>
                <v:shape id="Text Box 1" o:spid="_x0000_s1274" type="#_x0000_t202" style="position:absolute;left:32528;top:9353;width:6397;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" fillcolor="white [3201]" stroked="f" strokeweight=".5pt">
                  <v:textbox>
                    <w:txbxContent>
                      <w:p w14:paraId="1A91D5B6" w14:textId="77777777" w:rsidR="0095587B" w:rsidRDefault="0095587B" w:rsidP="0095587B">
                        <w:pPr>
                          <w:spacing w:line="260" w:lineRule="exact"/>
                          <w:ind w:hanging="2"/>
                          <w:rPr>
                            <w:color w:val="7030A0"/>
                            <w:szCs w:val="24"/>
                          </w:rPr>
                        </w:pPr>
                        <w:r>
                          <w:rPr>
                            <w:color w:val="7030A0"/>
                          </w:rPr>
                          <w:t>Order</w:t>
                        </w:r>
                      </w:p>
                    </w:txbxContent>
                  </v:textbox>
                </v:shape>
                <v:shape id="Straight Arrow Connector 445582778" o:spid="_x0000_s1275" type="#_x0000_t32" style="position:absolute;left:30547;top:12769;width:101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" strokecolor="#7030a0" strokeweight="1pt">
                  <v:stroke dashstyle="longDash" endarrow="open" joinstyle="miter"/>
                </v:shape>
                <v:shape id="Straight Arrow Connector 478261744" o:spid="_x0000_s1276" type="#_x0000_t32" style="position:absolute;left:7315;top:19769;width:1741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" strokecolor="#ffc000" strokeweight="1pt">
                  <v:stroke endarrow="open" joinstyle="miter"/>
                </v:shape>
                <v:shape id="Text Box 1" o:spid="_x0000_s1277" type="#_x0000_t202" style="position:absolute;left:3517;top:130;width:44877;height:34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" fillcolor="white [3201]" stroked="f" strokeweight=".5pt">
                  <v:textbox inset=",0">
                    <w:txbxContent>
                      <w:p w14:paraId="58B99264" w14:textId="17ED78F7" w:rsidR="0095587B" w:rsidRPr="003168CC" w:rsidRDefault="0095587B" w:rsidP="0095587B">
                        <w:pPr>
                          <w:spacing w:line="260" w:lineRule="exact"/>
                          <w:ind w:hanging="2"/>
                          <w:rPr>
                            <w:color w:val="000000" w:themeColor="text1"/>
                            <w:szCs w:val="24"/>
                          </w:rPr>
                        </w:pPr>
                        <w:r>
                          <w:rPr>
                            <w:color w:val="000000" w:themeColor="text1"/>
                          </w:rPr>
                          <w:t>Case 3: Application Error is detected after order is sent to the pump.</w:t>
                        </w:r>
                      </w:p>
                    </w:txbxContent>
                  </v:textbox>
                </v:shape>
                <v:shape id="Text Box 1" o:spid="_x0000_s1278" type="#_x0000_t202" style="position:absolute;left:8399;top:24002;width:14942;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" fillcolor="white [3201]" stroked="f" strokeweight=".5pt">
                  <v:textbox>
                    <w:txbxContent>
                      <w:p w14:paraId="2FB394CF" w14:textId="77777777" w:rsidR="0095587B" w:rsidRDefault="0095587B" w:rsidP="0095587B">
                        <w:pPr>
                          <w:spacing w:line="260" w:lineRule="exact"/>
                          <w:ind w:hanging="2"/>
                          <w:rPr>
                            <w:color w:val="00B050"/>
                            <w:szCs w:val="24"/>
                          </w:rPr>
                        </w:pPr>
                        <w:r>
                          <w:rPr>
                            <w:color w:val="00B050"/>
                            <w:u w:val="single"/>
                          </w:rPr>
                          <w:t>Accept Ack (ACK)</w:t>
                        </w:r>
                      </w:p>
                    </w:txbxContent>
                  </v:textbox>
                </v:shape>
                <v:shape id="Straight Arrow Connector 1632528023" o:spid="_x0000_s1279" type="#_x0000_t32" style="position:absolute;left:7305;top:27880;width:1740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" strokecolor="#00b050" strokeweight="1pt">
                  <v:stroke startarrow="open" joinstyle="miter"/>
                </v:shape>
                <w10:anchorlock/>
              </v:group>
            </w:pict>
          </mc:Fallback>
        </mc:AlternateContent>
      </w:r>
    </w:p>
    <w:p w14:paraId="4E389554" w14:textId="7DE421B6" w:rsidR="00B11855" w:rsidRPr="001F42D3" w:rsidRDefault="00B11855" w:rsidP="00C10546">
      <w:pPr>
        <w:pStyle w:val="BodyText"/>
        <w:jc w:val="center"/>
      </w:pPr>
    </w:p>
    <w:p w14:paraId="17AAC79C" w14:textId="2D0D76F2" w:rsidR="009F4303" w:rsidRPr="001F42D3" w:rsidRDefault="00D53FC4" w:rsidP="00B34AEB">
      <w:pPr>
        <w:pStyle w:val="Heading3"/>
        <w:numPr>
          <w:ilvl w:val="0"/>
          <w:numId w:val="0"/>
        </w:numPr>
        <w:rPr>
          <w:noProof w:val="0"/>
        </w:rPr>
      </w:pPr>
      <w:bookmarkStart w:id="1767" w:name="_Toc214889808"/>
      <w:r w:rsidRPr="001F42D3">
        <w:rPr>
          <w:noProof w:val="0"/>
        </w:rPr>
        <w:t xml:space="preserve">E.2.3 </w:t>
      </w:r>
      <w:r w:rsidR="009F4303" w:rsidRPr="001F42D3">
        <w:rPr>
          <w:noProof w:val="0"/>
        </w:rPr>
        <w:t>Messages</w:t>
      </w:r>
      <w:bookmarkEnd w:id="1767"/>
    </w:p>
    <w:p w14:paraId="0DB86A3E" w14:textId="77777777" w:rsidR="00B11855" w:rsidRPr="001F42D3" w:rsidRDefault="003D003E" w:rsidP="005C1693">
      <w:pPr>
        <w:pStyle w:val="BodyText"/>
      </w:pPr>
      <w:r w:rsidRPr="001F42D3">
        <w:rPr>
          <w:b/>
          <w:bCs/>
        </w:rPr>
        <w:t>Example 1</w:t>
      </w:r>
    </w:p>
    <w:p w14:paraId="76D07355" w14:textId="77777777" w:rsidR="00B11855" w:rsidRPr="001F42D3" w:rsidRDefault="003D003E" w:rsidP="00E05350">
      <w:pPr>
        <w:pStyle w:val="BodyText"/>
      </w:pPr>
      <w:r w:rsidRPr="001F42D3">
        <w:lastRenderedPageBreak/>
        <w:t>Order #12345 for Patient ID 98765 (John Doe), Dopamine, volume to be infused 250 ml at 10 mcg/kg/min, concentration of 400 mg in 250 ml, patient weight 85.0 kg, Pump ID A0001, administered by nurse N0001.</w:t>
      </w:r>
    </w:p>
    <w:p w14:paraId="35E58787" w14:textId="77777777" w:rsidR="00B11855" w:rsidRPr="001F42D3" w:rsidRDefault="003D003E" w:rsidP="005C1693">
      <w:pPr>
        <w:pStyle w:val="BodyText"/>
      </w:pPr>
      <w:r w:rsidRPr="001F42D3">
        <w:rPr>
          <w:b/>
          <w:bCs/>
        </w:rPr>
        <w:t>Communicate Infusion Order</w:t>
      </w:r>
    </w:p>
    <w:tbl>
      <w:tblPr>
        <w:tblW w:w="0" w:type="auto"/>
        <w:tblLayout w:type="fixed"/>
        <w:tblLook w:val="04A0" w:firstRow="1" w:lastRow="0" w:firstColumn="1" w:lastColumn="0" w:noHBand="0" w:noVBand="1"/>
      </w:tblPr>
      <w:tblGrid>
        <w:gridCol w:w="9576"/>
      </w:tblGrid>
      <w:tr w:rsidR="00B11855" w:rsidRPr="001F42D3" w14:paraId="3608B6F9"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418D256D" w14:textId="77777777" w:rsidR="00B11855" w:rsidRPr="001F42D3" w:rsidRDefault="003D003E" w:rsidP="00275046">
            <w:pPr>
              <w:pStyle w:val="ExampleValue"/>
              <w:rPr>
                <w:noProof w:val="0"/>
              </w:rPr>
            </w:pPr>
            <w:r w:rsidRPr="001F42D3">
              <w:rPr>
                <w:noProof w:val="0"/>
              </w:rPr>
              <w:t>MSH|^~\&amp;|IOPVENDOR^1234560000000001^EUI-</w:t>
            </w:r>
          </w:p>
          <w:p w14:paraId="5EE1A934" w14:textId="77777777" w:rsidR="00B11855" w:rsidRPr="001F42D3" w:rsidRDefault="003D003E" w:rsidP="00275046">
            <w:pPr>
              <w:pStyle w:val="ExampleValue"/>
              <w:rPr>
                <w:noProof w:val="0"/>
              </w:rPr>
            </w:pPr>
            <w:r w:rsidRPr="001F42D3">
              <w:rPr>
                <w:noProof w:val="0"/>
              </w:rPr>
              <w:t>64|IOPVENDOR|IOCVENDOR^6543210000000001^EUI-64|IOCVENDOR|20080101123456-</w:t>
            </w:r>
          </w:p>
          <w:p w14:paraId="12250B3B" w14:textId="5926BF3F" w:rsidR="00B11855" w:rsidRPr="001F42D3" w:rsidRDefault="003D003E" w:rsidP="00275046">
            <w:pPr>
              <w:pStyle w:val="ExampleValue"/>
              <w:rPr>
                <w:noProof w:val="0"/>
              </w:rPr>
            </w:pPr>
            <w:r w:rsidRPr="001F42D3">
              <w:rPr>
                <w:noProof w:val="0"/>
              </w:rPr>
              <w:t>0600||RGV^O15^RGV_O15|1|P|2.</w:t>
            </w:r>
            <w:r w:rsidR="00B95569">
              <w:rPr>
                <w:noProof w:val="0"/>
              </w:rPr>
              <w:t>8.1</w:t>
            </w:r>
            <w:r w:rsidRPr="001F42D3">
              <w:rPr>
                <w:noProof w:val="0"/>
              </w:rPr>
              <w:t>|||AL|</w:t>
            </w:r>
            <w:r w:rsidR="002E13FF" w:rsidRPr="001F42D3">
              <w:rPr>
                <w:noProof w:val="0"/>
              </w:rPr>
              <w:t>AL</w:t>
            </w:r>
            <w:r w:rsidRPr="001F42D3">
              <w:rPr>
                <w:noProof w:val="0"/>
              </w:rPr>
              <w:t>||ASCII|EN^English^ISO659||IHE_PCD_PIV_001</w:t>
            </w:r>
          </w:p>
          <w:p w14:paraId="322C9A05" w14:textId="77777777" w:rsidR="00B11855" w:rsidRPr="001F42D3" w:rsidRDefault="003D003E" w:rsidP="00275046">
            <w:pPr>
              <w:pStyle w:val="ExampleValue"/>
              <w:rPr>
                <w:noProof w:val="0"/>
              </w:rPr>
            </w:pPr>
            <w:r w:rsidRPr="001F42D3">
              <w:rPr>
                <w:noProof w:val="0"/>
              </w:rPr>
              <w:t>PID|||98765^^^IHE^PI||Doe^John^^^^^L||19660101000000-0600|M</w:t>
            </w:r>
          </w:p>
          <w:p w14:paraId="741D8582" w14:textId="2310BE2F" w:rsidR="00B11855" w:rsidRPr="001F42D3" w:rsidRDefault="003D003E" w:rsidP="00275046">
            <w:pPr>
              <w:pStyle w:val="ExampleValue"/>
              <w:rPr>
                <w:noProof w:val="0"/>
              </w:rPr>
            </w:pPr>
            <w:r w:rsidRPr="001F42D3">
              <w:rPr>
                <w:noProof w:val="0"/>
              </w:rPr>
              <w:t>ORC|RE|12345|||||||</w:t>
            </w:r>
            <w:r w:rsidR="00DE25C9" w:rsidRPr="001F42D3">
              <w:rPr>
                <w:noProof w:val="0"/>
              </w:rPr>
              <w:t>20080101123446-0600</w:t>
            </w:r>
            <w:r w:rsidRPr="001F42D3">
              <w:rPr>
                <w:noProof w:val="0"/>
              </w:rPr>
              <w:t>||||||||||N0001</w:t>
            </w:r>
          </w:p>
          <w:p w14:paraId="2B97C84F" w14:textId="699FF54B" w:rsidR="00B11855" w:rsidRPr="001F42D3" w:rsidRDefault="003D003E" w:rsidP="00275046">
            <w:pPr>
              <w:pStyle w:val="ExampleValue"/>
              <w:rPr>
                <w:noProof w:val="0"/>
              </w:rPr>
            </w:pPr>
            <w:r w:rsidRPr="001F42D3">
              <w:rPr>
                <w:noProof w:val="0"/>
              </w:rPr>
              <w:t>RXG|1|||1234^Dopamine|250||263762^MDC_DIM_MILLI_L^MDC^mL^mL^UCUM||||||||10|3</w:t>
            </w:r>
          </w:p>
          <w:p w14:paraId="78EC50BE" w14:textId="77777777" w:rsidR="00B11855" w:rsidRPr="001F42D3" w:rsidRDefault="003D003E" w:rsidP="00275046">
            <w:pPr>
              <w:pStyle w:val="ExampleValue"/>
              <w:rPr>
                <w:noProof w:val="0"/>
              </w:rPr>
            </w:pPr>
            <w:r w:rsidRPr="001F42D3">
              <w:rPr>
                <w:noProof w:val="0"/>
              </w:rPr>
              <w:t>475^ug/kg/min^UCUM^265619^MDC_DIM_MICRO_G_PER_KG_PER_MIN^MDC|400|1746^mg^UCUM</w:t>
            </w:r>
          </w:p>
          <w:p w14:paraId="1CE28542" w14:textId="77777777" w:rsidR="00B11855" w:rsidRPr="001F42D3" w:rsidRDefault="003D003E" w:rsidP="00275046">
            <w:pPr>
              <w:pStyle w:val="ExampleValue"/>
              <w:rPr>
                <w:noProof w:val="0"/>
              </w:rPr>
            </w:pPr>
            <w:r w:rsidRPr="001F42D3">
              <w:rPr>
                <w:noProof w:val="0"/>
              </w:rPr>
              <w:t>^263890^MDC_DIM_MILLI_G^MDC|||||250|263762^MDC_DIM_MILLI_L^MDC^mL^mL^UCUM</w:t>
            </w:r>
          </w:p>
          <w:p w14:paraId="391EEEBF" w14:textId="6FB4A694" w:rsidR="00B11855" w:rsidRPr="001F42D3" w:rsidRDefault="00D9793F" w:rsidP="00275046">
            <w:pPr>
              <w:pStyle w:val="ExampleValue"/>
              <w:rPr>
                <w:noProof w:val="0"/>
              </w:rPr>
            </w:pPr>
            <w:r w:rsidRPr="001F42D3">
              <w:rPr>
                <w:noProof w:val="0"/>
              </w:rPr>
              <w:t>RXR|</w:t>
            </w:r>
            <w:r w:rsidR="002E527B" w:rsidRPr="001F42D3">
              <w:rPr>
                <w:noProof w:val="0"/>
              </w:rPr>
              <w:t>^IV^HL70162||^IVP^HL70164|^IV^HL70165</w:t>
            </w:r>
          </w:p>
          <w:p w14:paraId="72B9F0F2" w14:textId="38923DA0" w:rsidR="00B11855" w:rsidRPr="001F42D3" w:rsidRDefault="003D003E" w:rsidP="00275046">
            <w:pPr>
              <w:pStyle w:val="ExampleValue"/>
              <w:rPr>
                <w:noProof w:val="0"/>
              </w:rPr>
            </w:pPr>
            <w:r w:rsidRPr="001F42D3">
              <w:rPr>
                <w:noProof w:val="0"/>
              </w:rPr>
              <w:t>OBX|1||69986^MDC_DEV_PUMP_INFUS_VMD^MDC|</w:t>
            </w:r>
            <w:r w:rsidR="00B95569">
              <w:rPr>
                <w:noProof w:val="0"/>
              </w:rPr>
              <w:t>0.1.0.0</w:t>
            </w:r>
            <w:r w:rsidRPr="001F42D3">
              <w:rPr>
                <w:noProof w:val="0"/>
              </w:rPr>
              <w:t>|||||||X|||||||</w:t>
            </w:r>
            <w:r w:rsidR="00F00B75" w:rsidRPr="001F42D3">
              <w:rPr>
                <w:noProof w:val="0"/>
              </w:rPr>
              <w:t>A0001^^6543210000000001^EUI-64</w:t>
            </w:r>
          </w:p>
          <w:p w14:paraId="625D72C4" w14:textId="3A587FCA" w:rsidR="00B11855" w:rsidRPr="001F42D3" w:rsidRDefault="003D003E" w:rsidP="00275046">
            <w:pPr>
              <w:pStyle w:val="ExampleValue"/>
              <w:rPr>
                <w:noProof w:val="0"/>
              </w:rPr>
            </w:pPr>
            <w:r w:rsidRPr="001F42D3">
              <w:rPr>
                <w:noProof w:val="0"/>
              </w:rPr>
              <w:t>OBX|2|NM|68063^MDC_ATTR_PT_WEIGHT^MDC|</w:t>
            </w:r>
            <w:r w:rsidR="00B95569">
              <w:rPr>
                <w:noProof w:val="0"/>
              </w:rPr>
              <w:t>0.1.1.1</w:t>
            </w:r>
            <w:r w:rsidRPr="001F42D3">
              <w:rPr>
                <w:noProof w:val="0"/>
              </w:rPr>
              <w:t>|85.0|kg^kg^UCUM^263875^MDC_DIM_KILO_G^MDC</w:t>
            </w:r>
          </w:p>
        </w:tc>
      </w:tr>
    </w:tbl>
    <w:p w14:paraId="14A1E268" w14:textId="77777777" w:rsidR="00E05E82" w:rsidRPr="001F42D3" w:rsidRDefault="00E05E82" w:rsidP="00E05E82">
      <w:pPr>
        <w:pStyle w:val="BodyText"/>
        <w:rPr>
          <w:b/>
          <w:bCs/>
        </w:rPr>
      </w:pPr>
    </w:p>
    <w:p w14:paraId="145AB66E" w14:textId="0951727D" w:rsidR="00B11855" w:rsidRPr="001F42D3" w:rsidRDefault="003D003E" w:rsidP="005C1693">
      <w:pPr>
        <w:pStyle w:val="BodyText"/>
      </w:pPr>
      <w:r w:rsidRPr="001F42D3">
        <w:rPr>
          <w:b/>
          <w:bCs/>
        </w:rPr>
        <w:t>Accept Acknowledgement</w:t>
      </w:r>
    </w:p>
    <w:tbl>
      <w:tblPr>
        <w:tblW w:w="9576" w:type="dxa"/>
        <w:tblLayout w:type="fixed"/>
        <w:tblLook w:val="04A0" w:firstRow="1" w:lastRow="0" w:firstColumn="1" w:lastColumn="0" w:noHBand="0" w:noVBand="1"/>
      </w:tblPr>
      <w:tblGrid>
        <w:gridCol w:w="9576"/>
      </w:tblGrid>
      <w:tr w:rsidR="00B11855" w:rsidRPr="001F42D3" w14:paraId="11D27F61" w14:textId="77777777" w:rsidTr="00AA5F3D">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771558BF" w14:textId="3E83B7C5" w:rsidR="00B11855" w:rsidRPr="001F42D3" w:rsidRDefault="003D003E" w:rsidP="00B07DBC">
            <w:pPr>
              <w:pStyle w:val="ExampleValue"/>
              <w:rPr>
                <w:noProof w:val="0"/>
              </w:rPr>
            </w:pPr>
            <w:r w:rsidRPr="001F42D3">
              <w:rPr>
                <w:noProof w:val="0"/>
              </w:rPr>
              <w:t>MSH|^~\&amp;|IOCVENDOR^6543210000000001^EUI-64|IOCVENDOR|IOPVENDOR^1234560000000001^EUI-64|IOPVENDOR|20080101123456-0600||ACK^O15^ACK|1|P|2.</w:t>
            </w:r>
            <w:r w:rsidR="00B95569">
              <w:rPr>
                <w:noProof w:val="0"/>
              </w:rPr>
              <w:t>8.1</w:t>
            </w:r>
            <w:r w:rsidRPr="001F42D3">
              <w:rPr>
                <w:noProof w:val="0"/>
              </w:rPr>
              <w:t>|||</w:t>
            </w:r>
            <w:r w:rsidR="000D4E05" w:rsidRPr="001F42D3">
              <w:rPr>
                <w:noProof w:val="0"/>
              </w:rPr>
              <w:t>NE</w:t>
            </w:r>
            <w:r w:rsidRPr="001F42D3">
              <w:rPr>
                <w:noProof w:val="0"/>
              </w:rPr>
              <w:t>|</w:t>
            </w:r>
            <w:r w:rsidR="00377D7D" w:rsidRPr="001F42D3">
              <w:rPr>
                <w:noProof w:val="0"/>
              </w:rPr>
              <w:t>NE</w:t>
            </w:r>
            <w:r w:rsidRPr="001F42D3">
              <w:rPr>
                <w:noProof w:val="0"/>
              </w:rPr>
              <w:t>||ASCII|EN^English^ISO659||IHE_PCD_PIV_001</w:t>
            </w:r>
          </w:p>
          <w:p w14:paraId="08FA9FD6" w14:textId="77777777" w:rsidR="00B11855" w:rsidRPr="001F42D3" w:rsidRDefault="003D003E" w:rsidP="00B07DBC">
            <w:pPr>
              <w:pStyle w:val="ExampleValue"/>
              <w:rPr>
                <w:noProof w:val="0"/>
              </w:rPr>
            </w:pPr>
            <w:r w:rsidRPr="001F42D3">
              <w:rPr>
                <w:noProof w:val="0"/>
              </w:rPr>
              <w:t>MSA|CA|1</w:t>
            </w:r>
          </w:p>
        </w:tc>
      </w:tr>
    </w:tbl>
    <w:p w14:paraId="6F93F4E1" w14:textId="77777777" w:rsidR="00AA5F3D" w:rsidRPr="001F42D3" w:rsidRDefault="00AA5F3D" w:rsidP="005C1693">
      <w:pPr>
        <w:pStyle w:val="BodyText"/>
      </w:pPr>
      <w:r w:rsidRPr="001F42D3">
        <w:rPr>
          <w:b/>
          <w:bCs/>
        </w:rPr>
        <w:t>Application Acknowledgment</w:t>
      </w:r>
    </w:p>
    <w:tbl>
      <w:tblPr>
        <w:tblW w:w="0" w:type="auto"/>
        <w:tblLayout w:type="fixed"/>
        <w:tblLook w:val="04A0" w:firstRow="1" w:lastRow="0" w:firstColumn="1" w:lastColumn="0" w:noHBand="0" w:noVBand="1"/>
      </w:tblPr>
      <w:tblGrid>
        <w:gridCol w:w="9576"/>
      </w:tblGrid>
      <w:tr w:rsidR="00AA5F3D" w:rsidRPr="001F42D3" w14:paraId="4694C372" w14:textId="77777777" w:rsidTr="00234EAB">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1DB6D63E" w14:textId="5D52F4DF" w:rsidR="00F620ED" w:rsidRPr="001F42D3" w:rsidRDefault="00F620ED" w:rsidP="00F620ED">
            <w:pPr>
              <w:pStyle w:val="ExampleValue"/>
              <w:rPr>
                <w:noProof w:val="0"/>
              </w:rPr>
            </w:pPr>
            <w:r w:rsidRPr="001F42D3">
              <w:rPr>
                <w:noProof w:val="0"/>
              </w:rPr>
              <w:t>MSH|^~\&amp;|IOCVENDOR^6543210000000001^EUI-64|IOCVENDOR|IOPVENDOR^1234560000000001^EUI-64|IOPVENDOR|20080101123456-0600||RRG^O16^RRG_O16|1|P|2.</w:t>
            </w:r>
            <w:r w:rsidR="00B95569">
              <w:rPr>
                <w:noProof w:val="0"/>
              </w:rPr>
              <w:t>8.1</w:t>
            </w:r>
            <w:r w:rsidRPr="001F42D3">
              <w:rPr>
                <w:noProof w:val="0"/>
              </w:rPr>
              <w:t>|||AL|NE||ASCII|EN^English^ISO659||IHE_PCD_PIV_001 </w:t>
            </w:r>
          </w:p>
          <w:p w14:paraId="0A45CBBD" w14:textId="77777777" w:rsidR="00F620ED" w:rsidRPr="001F42D3" w:rsidRDefault="00F620ED" w:rsidP="00F620ED">
            <w:pPr>
              <w:pStyle w:val="ExampleValue"/>
              <w:rPr>
                <w:noProof w:val="0"/>
              </w:rPr>
            </w:pPr>
            <w:r w:rsidRPr="001F42D3">
              <w:rPr>
                <w:noProof w:val="0"/>
              </w:rPr>
              <w:t>MSA|AA|1</w:t>
            </w:r>
          </w:p>
          <w:p w14:paraId="4C4322A4" w14:textId="77777777" w:rsidR="00AA5F3D" w:rsidRPr="001F42D3" w:rsidRDefault="00AA5F3D" w:rsidP="00234EAB">
            <w:pPr>
              <w:pStyle w:val="ExampleValue"/>
              <w:rPr>
                <w:rFonts w:ascii="Calibri" w:hAnsi="Calibri"/>
                <w:noProof w:val="0"/>
                <w:sz w:val="22"/>
              </w:rPr>
            </w:pPr>
          </w:p>
        </w:tc>
      </w:tr>
    </w:tbl>
    <w:p w14:paraId="536D6D46" w14:textId="77777777" w:rsidR="00B11855" w:rsidRPr="001F42D3" w:rsidRDefault="00B11855" w:rsidP="00E05350">
      <w:pPr>
        <w:pStyle w:val="BodyText"/>
      </w:pPr>
    </w:p>
    <w:p w14:paraId="280609BF" w14:textId="77777777" w:rsidR="00B11855" w:rsidRPr="001F42D3" w:rsidRDefault="003D003E" w:rsidP="005C1693">
      <w:pPr>
        <w:pStyle w:val="BodyText"/>
      </w:pPr>
      <w:r w:rsidRPr="001F42D3">
        <w:rPr>
          <w:b/>
          <w:bCs/>
        </w:rPr>
        <w:t>Example 2</w:t>
      </w:r>
    </w:p>
    <w:p w14:paraId="0AB0ACC5" w14:textId="77777777" w:rsidR="00B11855" w:rsidRPr="001F42D3" w:rsidRDefault="003D003E" w:rsidP="00E05350">
      <w:pPr>
        <w:pStyle w:val="BodyText"/>
      </w:pPr>
      <w:r w:rsidRPr="001F42D3">
        <w:t>Order #12345 for Patient ID 98765 (John Doe), Normal Saline, volume to be infused 500 ml at rate of 13.3 ml/hr, Pump ID A0001, administered by nurse N0001.</w:t>
      </w:r>
    </w:p>
    <w:p w14:paraId="36E0C6E0" w14:textId="77777777" w:rsidR="00B11855" w:rsidRPr="001F42D3" w:rsidRDefault="003D003E" w:rsidP="005C1693">
      <w:pPr>
        <w:pStyle w:val="BodyText"/>
      </w:pPr>
      <w:r w:rsidRPr="001F42D3">
        <w:rPr>
          <w:b/>
          <w:bCs/>
        </w:rPr>
        <w:t>Communicate Infusion Order</w:t>
      </w:r>
    </w:p>
    <w:tbl>
      <w:tblPr>
        <w:tblW w:w="0" w:type="auto"/>
        <w:tblLayout w:type="fixed"/>
        <w:tblLook w:val="04A0" w:firstRow="1" w:lastRow="0" w:firstColumn="1" w:lastColumn="0" w:noHBand="0" w:noVBand="1"/>
      </w:tblPr>
      <w:tblGrid>
        <w:gridCol w:w="9576"/>
      </w:tblGrid>
      <w:tr w:rsidR="00B11855" w:rsidRPr="001F42D3" w14:paraId="2197437E"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683A59E3" w14:textId="5288EF5E" w:rsidR="00B11855" w:rsidRPr="001F42D3" w:rsidRDefault="003D003E" w:rsidP="00275046">
            <w:pPr>
              <w:pStyle w:val="ExampleValue"/>
              <w:rPr>
                <w:noProof w:val="0"/>
              </w:rPr>
            </w:pPr>
            <w:r w:rsidRPr="001F42D3">
              <w:rPr>
                <w:noProof w:val="0"/>
              </w:rPr>
              <w:t>MSH|^~\&amp;|IOPVENDOR^1234560000000001^EUI-64|IOPVENDOR|IOCVENDOR^6543210000000001^EUI-64|IOCVENDOR|20080101123456-0600||RGV^O15^RGV_O15|2|P|2.</w:t>
            </w:r>
            <w:r w:rsidR="00B95569">
              <w:rPr>
                <w:noProof w:val="0"/>
              </w:rPr>
              <w:t>8.1</w:t>
            </w:r>
            <w:r w:rsidRPr="001F42D3">
              <w:rPr>
                <w:noProof w:val="0"/>
              </w:rPr>
              <w:t>|||AL|</w:t>
            </w:r>
            <w:r w:rsidR="002E13FF" w:rsidRPr="001F42D3">
              <w:rPr>
                <w:noProof w:val="0"/>
              </w:rPr>
              <w:t>AL</w:t>
            </w:r>
            <w:r w:rsidRPr="001F42D3">
              <w:rPr>
                <w:noProof w:val="0"/>
              </w:rPr>
              <w:t>||ASCII|EN^English^ISO659||IHE_PCD_PIV_001</w:t>
            </w:r>
            <w:r w:rsidRPr="001F42D3">
              <w:rPr>
                <w:noProof w:val="0"/>
              </w:rPr>
              <w:br/>
              <w:t>PID|||98765^^^IHE^PI||Doe^John^^^^^L||19660101000000-0600|M</w:t>
            </w:r>
            <w:r w:rsidRPr="001F42D3">
              <w:rPr>
                <w:noProof w:val="0"/>
              </w:rPr>
              <w:br/>
              <w:t>ORC|RE|12345|||||||</w:t>
            </w:r>
            <w:r w:rsidR="00DE25C9" w:rsidRPr="001F42D3">
              <w:rPr>
                <w:noProof w:val="0"/>
              </w:rPr>
              <w:t>20080101123446-0600</w:t>
            </w:r>
            <w:r w:rsidRPr="001F42D3">
              <w:rPr>
                <w:noProof w:val="0"/>
              </w:rPr>
              <w:t>||||||||||N0001</w:t>
            </w:r>
            <w:r w:rsidRPr="001F42D3">
              <w:rPr>
                <w:noProof w:val="0"/>
              </w:rPr>
              <w:br/>
              <w:t>RXG|1|||5678^Normal Saline|500||263762^MDC_DIM_MILLI_L^MDC^mL^mL^UCUM||||||||13.3|3122^mL/h^UCUM^265266^MDC_DIM_MILLI_L_PER_HR^MDC</w:t>
            </w:r>
            <w:r w:rsidRPr="001F42D3">
              <w:rPr>
                <w:noProof w:val="0"/>
              </w:rPr>
              <w:br/>
            </w:r>
            <w:r w:rsidR="00D9793F" w:rsidRPr="001F42D3">
              <w:rPr>
                <w:noProof w:val="0"/>
              </w:rPr>
              <w:t>RXR|</w:t>
            </w:r>
            <w:r w:rsidR="00B953F5" w:rsidRPr="001F42D3">
              <w:rPr>
                <w:noProof w:val="0"/>
              </w:rPr>
              <w:t>^IV^HL70162</w:t>
            </w:r>
            <w:r w:rsidR="00D9793F" w:rsidRPr="001F42D3">
              <w:rPr>
                <w:noProof w:val="0"/>
              </w:rPr>
              <w:t>||</w:t>
            </w:r>
            <w:r w:rsidR="002E527B" w:rsidRPr="001F42D3">
              <w:rPr>
                <w:noProof w:val="0"/>
              </w:rPr>
              <w:t>^IVP^HL70164</w:t>
            </w:r>
            <w:r w:rsidR="00D9793F" w:rsidRPr="001F42D3">
              <w:rPr>
                <w:noProof w:val="0"/>
              </w:rPr>
              <w:t>|</w:t>
            </w:r>
            <w:r w:rsidR="002E527B" w:rsidRPr="001F42D3">
              <w:rPr>
                <w:noProof w:val="0"/>
              </w:rPr>
              <w:t>^IV^HL70165</w:t>
            </w:r>
            <w:r w:rsidRPr="001F42D3">
              <w:rPr>
                <w:noProof w:val="0"/>
              </w:rPr>
              <w:br/>
              <w:t>OBX|1||69986^MDC_DEV_PUMP_INFUS_VMD^MDC|</w:t>
            </w:r>
            <w:r w:rsidR="00B95569">
              <w:rPr>
                <w:noProof w:val="0"/>
              </w:rPr>
              <w:t>0.1.0.0</w:t>
            </w:r>
            <w:r w:rsidRPr="001F42D3">
              <w:rPr>
                <w:noProof w:val="0"/>
              </w:rPr>
              <w:t>|||||||X|||||||</w:t>
            </w:r>
            <w:r w:rsidR="00F00B75" w:rsidRPr="001F42D3">
              <w:rPr>
                <w:noProof w:val="0"/>
              </w:rPr>
              <w:t>A0001^^6543210000000001^EUI-64</w:t>
            </w:r>
            <w:r w:rsidR="00F00B75" w:rsidRPr="001F42D3" w:rsidDel="00F00B75">
              <w:rPr>
                <w:noProof w:val="0"/>
              </w:rPr>
              <w:t xml:space="preserve"> </w:t>
            </w:r>
          </w:p>
        </w:tc>
      </w:tr>
    </w:tbl>
    <w:p w14:paraId="4304ED13" w14:textId="77777777" w:rsidR="00B11855" w:rsidRPr="001F42D3" w:rsidRDefault="00B11855" w:rsidP="001466DF">
      <w:pPr>
        <w:pStyle w:val="ExampleValue"/>
        <w:rPr>
          <w:noProof w:val="0"/>
        </w:rPr>
      </w:pPr>
    </w:p>
    <w:p w14:paraId="2F07C380" w14:textId="77777777" w:rsidR="00B11855" w:rsidRPr="001F42D3" w:rsidRDefault="003D003E" w:rsidP="005C1693">
      <w:pPr>
        <w:pStyle w:val="BodyText"/>
      </w:pPr>
      <w:r w:rsidRPr="001F42D3">
        <w:rPr>
          <w:b/>
          <w:bCs/>
        </w:rPr>
        <w:lastRenderedPageBreak/>
        <w:t>Accept Acknowledgement</w:t>
      </w:r>
    </w:p>
    <w:tbl>
      <w:tblPr>
        <w:tblW w:w="0" w:type="auto"/>
        <w:tblLayout w:type="fixed"/>
        <w:tblLook w:val="04A0" w:firstRow="1" w:lastRow="0" w:firstColumn="1" w:lastColumn="0" w:noHBand="0" w:noVBand="1"/>
      </w:tblPr>
      <w:tblGrid>
        <w:gridCol w:w="9576"/>
      </w:tblGrid>
      <w:tr w:rsidR="00B11855" w:rsidRPr="001F42D3" w14:paraId="5ADF4B14" w14:textId="77777777">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57E3D7EC" w14:textId="4F29E7D6" w:rsidR="00B11855" w:rsidRPr="001F42D3" w:rsidRDefault="003D003E" w:rsidP="00123F43">
            <w:pPr>
              <w:pStyle w:val="ExampleValue"/>
              <w:keepNext/>
              <w:rPr>
                <w:noProof w:val="0"/>
              </w:rPr>
            </w:pPr>
            <w:r w:rsidRPr="001F42D3">
              <w:rPr>
                <w:noProof w:val="0"/>
              </w:rPr>
              <w:t>MSH|^~\&amp;|IOCVENDOR^6543210000000001^EUI-64|IOCVENDOR|IOPVENDOR^1234560000000001^EUI-64|IOPVENDOR|20080101123456-0600||ACK^O15^ACK|102|P|2.</w:t>
            </w:r>
            <w:r w:rsidR="00B95569">
              <w:rPr>
                <w:noProof w:val="0"/>
              </w:rPr>
              <w:t>8.1</w:t>
            </w:r>
            <w:r w:rsidRPr="001F42D3">
              <w:rPr>
                <w:noProof w:val="0"/>
              </w:rPr>
              <w:t>|||</w:t>
            </w:r>
            <w:r w:rsidR="00377D7D" w:rsidRPr="001F42D3">
              <w:rPr>
                <w:noProof w:val="0"/>
              </w:rPr>
              <w:t>NE</w:t>
            </w:r>
            <w:r w:rsidRPr="001F42D3">
              <w:rPr>
                <w:noProof w:val="0"/>
              </w:rPr>
              <w:t>|</w:t>
            </w:r>
            <w:r w:rsidR="00377D7D" w:rsidRPr="001F42D3">
              <w:rPr>
                <w:noProof w:val="0"/>
              </w:rPr>
              <w:t>NE</w:t>
            </w:r>
            <w:r w:rsidRPr="001F42D3">
              <w:rPr>
                <w:noProof w:val="0"/>
              </w:rPr>
              <w:t>||ASCII|EN^English^ISO659||IHE_PCD_PIV_001</w:t>
            </w:r>
            <w:r w:rsidRPr="001F42D3">
              <w:rPr>
                <w:noProof w:val="0"/>
              </w:rPr>
              <w:br/>
              <w:t>MSA|CA|</w:t>
            </w:r>
            <w:r w:rsidR="001B11A5" w:rsidRPr="001F42D3">
              <w:rPr>
                <w:noProof w:val="0"/>
              </w:rPr>
              <w:t>2</w:t>
            </w:r>
          </w:p>
        </w:tc>
      </w:tr>
    </w:tbl>
    <w:p w14:paraId="43503002" w14:textId="77777777" w:rsidR="00B11855" w:rsidRPr="001F42D3" w:rsidRDefault="00B11855" w:rsidP="005C1693">
      <w:pPr>
        <w:pStyle w:val="BodyText"/>
      </w:pPr>
    </w:p>
    <w:p w14:paraId="764E8C39" w14:textId="77777777" w:rsidR="00B11855" w:rsidRPr="001F42D3" w:rsidRDefault="003D003E" w:rsidP="00E05350">
      <w:pPr>
        <w:pStyle w:val="BodyText"/>
      </w:pPr>
      <w:r w:rsidRPr="001F42D3">
        <w:t>The infusion server cannot find the give code id in the infusion formulary. The infusion server issues an application acknowledgment reject message to the IOP.</w:t>
      </w:r>
    </w:p>
    <w:p w14:paraId="3E665C32" w14:textId="77777777" w:rsidR="00B11855" w:rsidRPr="001F42D3" w:rsidRDefault="00B11855" w:rsidP="00E05E82">
      <w:pPr>
        <w:pStyle w:val="BodyText"/>
      </w:pPr>
    </w:p>
    <w:p w14:paraId="77EBBCCF" w14:textId="77777777" w:rsidR="00B11855" w:rsidRPr="001F42D3" w:rsidRDefault="003D003E" w:rsidP="005C1693">
      <w:pPr>
        <w:pStyle w:val="BodyText"/>
      </w:pPr>
      <w:r w:rsidRPr="001F42D3">
        <w:rPr>
          <w:b/>
          <w:bCs/>
        </w:rPr>
        <w:t>Application Acknowledgment</w:t>
      </w:r>
    </w:p>
    <w:tbl>
      <w:tblPr>
        <w:tblW w:w="9576" w:type="dxa"/>
        <w:tblLayout w:type="fixed"/>
        <w:tblLook w:val="04A0" w:firstRow="1" w:lastRow="0" w:firstColumn="1" w:lastColumn="0" w:noHBand="0" w:noVBand="1"/>
      </w:tblPr>
      <w:tblGrid>
        <w:gridCol w:w="9576"/>
      </w:tblGrid>
      <w:tr w:rsidR="00B11855" w:rsidRPr="001F42D3" w14:paraId="3B2383E5" w14:textId="77777777" w:rsidTr="00E22A5A">
        <w:tc>
          <w:tcPr>
            <w:tcW w:w="9576" w:type="dxa"/>
            <w:tcBorders>
              <w:top w:val="single" w:sz="8" w:space="0" w:color="BFBFBF"/>
              <w:left w:val="single" w:sz="8" w:space="0" w:color="BFBFBF"/>
              <w:bottom w:val="single" w:sz="8" w:space="0" w:color="BFBFBF"/>
              <w:right w:val="single" w:sz="8" w:space="0" w:color="BFBFBF"/>
            </w:tcBorders>
            <w:tcMar>
              <w:top w:w="100" w:type="dxa"/>
              <w:right w:w="100" w:type="dxa"/>
            </w:tcMar>
          </w:tcPr>
          <w:p w14:paraId="29B73874" w14:textId="15AFE33F" w:rsidR="00B11855" w:rsidRPr="001F42D3" w:rsidRDefault="003D003E" w:rsidP="00275046">
            <w:pPr>
              <w:pStyle w:val="ExampleValue"/>
              <w:rPr>
                <w:noProof w:val="0"/>
              </w:rPr>
            </w:pPr>
            <w:r w:rsidRPr="001F42D3">
              <w:rPr>
                <w:noProof w:val="0"/>
              </w:rPr>
              <w:t>MSH|^~\&amp;|IOCVENDOR^6543210000000001^EUI-64|IOCVENDOR|IOPVENDOR^1234560000000001^EUI-64|IOPVENDOR|20080101123456- 0600||</w:t>
            </w:r>
            <w:r w:rsidRPr="001F42D3">
              <w:rPr>
                <w:noProof w:val="0"/>
              </w:rPr>
              <w:br/>
              <w:t>RRG^O16^RRG_O16|102|P|2.</w:t>
            </w:r>
            <w:r w:rsidR="00B95569">
              <w:rPr>
                <w:noProof w:val="0"/>
              </w:rPr>
              <w:t>8.1</w:t>
            </w:r>
            <w:r w:rsidRPr="001F42D3">
              <w:rPr>
                <w:noProof w:val="0"/>
              </w:rPr>
              <w:t>|||</w:t>
            </w:r>
            <w:r w:rsidR="00860EB9" w:rsidRPr="001F42D3">
              <w:rPr>
                <w:noProof w:val="0"/>
              </w:rPr>
              <w:t>AL</w:t>
            </w:r>
            <w:r w:rsidRPr="001F42D3">
              <w:rPr>
                <w:noProof w:val="0"/>
              </w:rPr>
              <w:t>|</w:t>
            </w:r>
            <w:r w:rsidR="004F5977" w:rsidRPr="001F42D3">
              <w:rPr>
                <w:noProof w:val="0"/>
              </w:rPr>
              <w:t>NE</w:t>
            </w:r>
            <w:r w:rsidRPr="001F42D3">
              <w:rPr>
                <w:noProof w:val="0"/>
              </w:rPr>
              <w:t>||ASCII|EN^English^ISO659||IHE_PCD_PIV_001</w:t>
            </w:r>
            <w:r w:rsidRPr="001F42D3">
              <w:rPr>
                <w:noProof w:val="0"/>
              </w:rPr>
              <w:br/>
              <w:t>MSA|AR|2</w:t>
            </w:r>
            <w:r w:rsidRPr="001F42D3">
              <w:rPr>
                <w:noProof w:val="0"/>
              </w:rPr>
              <w:br/>
              <w:t>ERR|||207^ Application internal error|F|9010^Unable to match medication to drug library</w:t>
            </w:r>
          </w:p>
          <w:p w14:paraId="74FD794D" w14:textId="77777777" w:rsidR="00B11855" w:rsidRPr="001F42D3" w:rsidRDefault="00B11855" w:rsidP="00275046">
            <w:pPr>
              <w:pStyle w:val="ExampleValue"/>
              <w:rPr>
                <w:rFonts w:ascii="Calibri" w:hAnsi="Calibri"/>
                <w:noProof w:val="0"/>
                <w:sz w:val="22"/>
              </w:rPr>
            </w:pPr>
          </w:p>
        </w:tc>
      </w:tr>
    </w:tbl>
    <w:p w14:paraId="27E113C7" w14:textId="3BE14514" w:rsidR="00E22A5A" w:rsidRPr="001F42D3" w:rsidRDefault="00E22A5A" w:rsidP="00E22A5A">
      <w:pPr>
        <w:pStyle w:val="Heading3"/>
        <w:numPr>
          <w:ilvl w:val="0"/>
          <w:numId w:val="0"/>
        </w:numPr>
        <w:rPr>
          <w:noProof w:val="0"/>
        </w:rPr>
      </w:pPr>
      <w:bookmarkStart w:id="1768" w:name="_Toc214889809"/>
      <w:r w:rsidRPr="001F42D3">
        <w:rPr>
          <w:noProof w:val="0"/>
        </w:rPr>
        <w:t>E.2.</w:t>
      </w:r>
      <w:r>
        <w:rPr>
          <w:noProof w:val="0"/>
        </w:rPr>
        <w:t>4</w:t>
      </w:r>
      <w:r w:rsidRPr="001F42D3">
        <w:rPr>
          <w:noProof w:val="0"/>
        </w:rPr>
        <w:t xml:space="preserve"> </w:t>
      </w:r>
      <w:r>
        <w:rPr>
          <w:noProof w:val="0"/>
        </w:rPr>
        <w:t xml:space="preserve">Multistep </w:t>
      </w:r>
      <w:r w:rsidRPr="001F42D3">
        <w:rPr>
          <w:noProof w:val="0"/>
        </w:rPr>
        <w:t>Messages</w:t>
      </w:r>
      <w:bookmarkEnd w:id="1768"/>
    </w:p>
    <w:p w14:paraId="48EBB45C" w14:textId="77777777" w:rsidR="00E22A5A" w:rsidRDefault="00E22A5A" w:rsidP="00E22A5A">
      <w:pPr>
        <w:pStyle w:val="BodyText"/>
      </w:pPr>
      <w:r>
        <w:t>In the examples that follow, each step is represented by an RXG, RXR and OBX segments for step type and start condition as well as an OBX for TQ1 if the infusion is time based..  Step 1 must also contain an OBX for the VMD and number of steps.  OBXs for patient data such as weight or BSA are conditional based on the infusion type.</w:t>
      </w:r>
    </w:p>
    <w:p w14:paraId="1572F9C7" w14:textId="77777777" w:rsidR="00E22A5A" w:rsidRDefault="00E22A5A" w:rsidP="00E22A5A">
      <w:pPr>
        <w:pStyle w:val="BodyText"/>
      </w:pPr>
    </w:p>
    <w:p w14:paraId="76E4FE4A" w14:textId="77777777" w:rsidR="00E22A5A" w:rsidRPr="00AE3122" w:rsidRDefault="00E22A5A" w:rsidP="00E22A5A">
      <w:pPr>
        <w:pStyle w:val="BodyText"/>
        <w:rPr>
          <w:b/>
          <w:bCs/>
        </w:rPr>
      </w:pPr>
      <w:r w:rsidRPr="00AE3122">
        <w:rPr>
          <w:b/>
          <w:bCs/>
        </w:rPr>
        <w:t xml:space="preserve">Example 1 – Cyclic TPN </w:t>
      </w:r>
    </w:p>
    <w:p w14:paraId="49FC4329" w14:textId="77777777" w:rsidR="00E22A5A" w:rsidRPr="00AE3122" w:rsidRDefault="00E22A5A" w:rsidP="00E22A5A">
      <w:pPr>
        <w:pStyle w:val="BodyText"/>
        <w:rPr>
          <w:b/>
          <w:bCs/>
        </w:rPr>
      </w:pPr>
      <w:r w:rsidRPr="00AE3122">
        <w:rPr>
          <w:b/>
          <w:bCs/>
        </w:rPr>
        <w:t>See the DEV TF vol 1, Section 4.4</w:t>
      </w:r>
    </w:p>
    <w:p w14:paraId="6DA9537C" w14:textId="77777777" w:rsidR="00E22A5A" w:rsidRDefault="00E22A5A" w:rsidP="00E22A5A">
      <w:pPr>
        <w:pStyle w:val="BodyText"/>
      </w:pPr>
      <w:r>
        <w:t>Medication – TPN 1000 mL</w:t>
      </w:r>
    </w:p>
    <w:p w14:paraId="13F4A2DA" w14:textId="77777777" w:rsidR="00E22A5A" w:rsidRDefault="00E22A5A" w:rsidP="00E22A5A">
      <w:pPr>
        <w:pStyle w:val="BodyText"/>
      </w:pPr>
      <w:r>
        <w:t>Step 1 – 25 mL/hr x 1 hr</w:t>
      </w:r>
    </w:p>
    <w:p w14:paraId="2B1840C4" w14:textId="77777777" w:rsidR="00E22A5A" w:rsidRDefault="00E22A5A" w:rsidP="00E22A5A">
      <w:pPr>
        <w:pStyle w:val="BodyText"/>
      </w:pPr>
      <w:r>
        <w:t>Step 2 – 50 mL/hr x 1 hr</w:t>
      </w:r>
    </w:p>
    <w:p w14:paraId="5C796230" w14:textId="29EBE2D6" w:rsidR="00E22A5A" w:rsidRDefault="00E22A5A" w:rsidP="00E22A5A">
      <w:pPr>
        <w:pStyle w:val="BodyText"/>
      </w:pPr>
      <w:r>
        <w:t>Step 3 – 100 mL/hr x 6 hr</w:t>
      </w:r>
    </w:p>
    <w:p w14:paraId="37B8B41D" w14:textId="77777777" w:rsidR="00E22A5A" w:rsidRDefault="00E22A5A" w:rsidP="00E22A5A">
      <w:pPr>
        <w:pStyle w:val="BodyText"/>
      </w:pPr>
      <w:r>
        <w:t>Step 4 – 50 mL/hr x 1 hr</w:t>
      </w:r>
    </w:p>
    <w:p w14:paraId="5C87CB05" w14:textId="43E28CDC" w:rsidR="00B11855" w:rsidRDefault="00E22A5A" w:rsidP="00E22A5A">
      <w:pPr>
        <w:pStyle w:val="BodyText"/>
      </w:pPr>
      <w:r>
        <w:t>Step 5 – 25 mL/hr x 1 hr</w:t>
      </w:r>
    </w:p>
    <w:p w14:paraId="7CE30F37" w14:textId="77777777" w:rsidR="004F7525" w:rsidRDefault="004F7525" w:rsidP="00E22A5A">
      <w:pPr>
        <w:pStyle w:val="BodyText"/>
      </w:pPr>
    </w:p>
    <w:tbl>
      <w:tblPr>
        <w:tblStyle w:val="TableGrid"/>
        <w:tblW w:w="0" w:type="auto"/>
        <w:tblLook w:val="04A0" w:firstRow="1" w:lastRow="0" w:firstColumn="1" w:lastColumn="0" w:noHBand="0" w:noVBand="1"/>
      </w:tblPr>
      <w:tblGrid>
        <w:gridCol w:w="9350"/>
      </w:tblGrid>
      <w:tr w:rsidR="00E22A5A" w14:paraId="6CFD0F05" w14:textId="77777777" w:rsidTr="00E22A5A">
        <w:tc>
          <w:tcPr>
            <w:tcW w:w="9350" w:type="dxa"/>
          </w:tcPr>
          <w:p w14:paraId="22421C2D"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MSH|^~\&amp;|IOPVENDOR^1234560000000001^EUI-64|IOPVENDOR|IOCVENDOR^6543210000000001^EUI-64|IOCVENDOR|20080101123456-0600||RGV^O15^RGV_O15|1|P|2.8.1|||AL|AL||ASCII|EN^English^ISO659||IHE_PCD_RGV_O15^IHE PCD^1.3.6.1.4.1.19376.1.6.1.3.1^ISO</w:t>
            </w:r>
          </w:p>
          <w:p w14:paraId="5D3F9C66"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PID|||98765^^^IHE^PI||Doe^John^^^^^L||19660101000000-0600|M</w:t>
            </w:r>
          </w:p>
          <w:p w14:paraId="6C5FDBC7"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lastRenderedPageBreak/>
              <w:t>ORC|RE|12345|||||||||||||||||N0001</w:t>
            </w:r>
          </w:p>
          <w:p w14:paraId="347F629F" w14:textId="2DD04E87" w:rsidR="00B95569" w:rsidRPr="00F11ECA" w:rsidRDefault="00B95569" w:rsidP="00B95569">
            <w:pPr>
              <w:rPr>
                <w:rFonts w:ascii="Consolas" w:hAnsi="Consolas" w:cs="Courier New"/>
                <w:sz w:val="18"/>
                <w:szCs w:val="18"/>
              </w:rPr>
            </w:pPr>
            <w:r w:rsidRPr="00F11ECA">
              <w:rPr>
                <w:rFonts w:ascii="Consolas" w:hAnsi="Consolas" w:cs="Courier New"/>
                <w:sz w:val="18"/>
                <w:szCs w:val="18"/>
              </w:rPr>
              <w:t>RXG|1|||</w:t>
            </w:r>
            <w:r w:rsidR="00623960" w:rsidRPr="00F11ECA">
              <w:rPr>
                <w:rFonts w:ascii="Consolas" w:hAnsi="Consolas" w:cs="Courier New"/>
                <w:sz w:val="18"/>
                <w:szCs w:val="18"/>
              </w:rPr>
              <w:t>801403</w:t>
            </w:r>
            <w:r w:rsidRPr="00F11ECA">
              <w:rPr>
                <w:rFonts w:ascii="Consolas" w:hAnsi="Consolas" w:cs="Courier New"/>
                <w:sz w:val="18"/>
                <w:szCs w:val="18"/>
              </w:rPr>
              <w:t>^TPN^</w:t>
            </w:r>
            <w:r w:rsidR="00623960" w:rsidRPr="00F11ECA">
              <w:rPr>
                <w:rFonts w:ascii="Consolas" w:hAnsi="Consolas" w:cs="Courier New"/>
                <w:sz w:val="18"/>
                <w:szCs w:val="18"/>
              </w:rPr>
              <w:t>RXNORM</w:t>
            </w:r>
            <w:r w:rsidRPr="00F11ECA">
              <w:rPr>
                <w:rFonts w:ascii="Consolas" w:hAnsi="Consolas" w:cs="Courier New"/>
                <w:sz w:val="18"/>
                <w:szCs w:val="18"/>
              </w:rPr>
              <w:t>|25||263762^MDC_DIM_MILLI_L^MDC^mL^mL^UCUM||||||||25|265266^MDC_DIM_MILLI_L_PER_HR^MDC^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 xml:space="preserve">^UCUM||||||||||||||||750|263762^MDC_DIM_MILLI_L^MDC^mL^mL^UCUM </w:t>
            </w:r>
          </w:p>
          <w:p w14:paraId="15F73505"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TQ1|1||||||||||||60^264352&amp;MDC_DIM_MIN&amp;MDC</w:t>
            </w:r>
          </w:p>
          <w:p w14:paraId="47B9D0B1"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RXR|^IV^HL70162||^IVP^HL70164|^IV^HL70165</w:t>
            </w:r>
          </w:p>
          <w:p w14:paraId="3E87E1E7"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OBX|1||69986^MDC_DEV_PUMP_INFUS_VMD^MDC|0.1.0.0|||||||X|||||||A0001^^6543210000000001^EUI-64</w:t>
            </w:r>
          </w:p>
          <w:p w14:paraId="7DF23F52"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OBX|2|NM|68063^MDC_ATTR_PT_WEIGHT^MDC|0.1.1.1|70.5|263875^MDC_DIM_KILO_G^MDC|||||F</w:t>
            </w:r>
          </w:p>
          <w:p w14:paraId="517415EA"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OBX|3|NM|158033^MDC_INFUS_TOTAL_NUM_STEPS^MDC|0.1.1.2|6||||||F</w:t>
            </w:r>
          </w:p>
          <w:p w14:paraId="6D7985DA"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OBX|4|ST|158037^MDC_INFUS_ORDER_STEP_TYPE^MDC|0.1.1.3|continuous</w:t>
            </w:r>
          </w:p>
          <w:p w14:paraId="6A10DFD9"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OBX|5|ST|0^MDCX_INFUS_ORDER_STEP_START_CONDITION^MDC|0.1.1.4|immediate||||</w:t>
            </w:r>
          </w:p>
          <w:p w14:paraId="24687827" w14:textId="50B34FC7" w:rsidR="00B95569" w:rsidRPr="00F11ECA" w:rsidRDefault="00B95569" w:rsidP="00B95569">
            <w:pPr>
              <w:rPr>
                <w:rFonts w:ascii="Consolas" w:hAnsi="Consolas" w:cs="Courier New"/>
                <w:sz w:val="18"/>
                <w:szCs w:val="18"/>
              </w:rPr>
            </w:pPr>
            <w:r w:rsidRPr="00F11ECA">
              <w:rPr>
                <w:rFonts w:ascii="Consolas" w:hAnsi="Consolas" w:cs="Courier New"/>
                <w:sz w:val="18"/>
                <w:szCs w:val="18"/>
              </w:rPr>
              <w:t>RXG|2|||</w:t>
            </w:r>
            <w:r w:rsidR="00623960" w:rsidRPr="00F11ECA">
              <w:rPr>
                <w:rFonts w:ascii="Consolas" w:hAnsi="Consolas" w:cs="Courier New"/>
                <w:sz w:val="18"/>
                <w:szCs w:val="18"/>
              </w:rPr>
              <w:t>801403</w:t>
            </w:r>
            <w:r w:rsidRPr="00F11ECA">
              <w:rPr>
                <w:rFonts w:ascii="Consolas" w:hAnsi="Consolas" w:cs="Courier New"/>
                <w:sz w:val="18"/>
                <w:szCs w:val="18"/>
              </w:rPr>
              <w:t>^TPN^</w:t>
            </w:r>
            <w:r w:rsidR="00623960" w:rsidRPr="00F11ECA">
              <w:rPr>
                <w:rFonts w:ascii="Consolas" w:hAnsi="Consolas" w:cs="Courier New"/>
                <w:sz w:val="18"/>
                <w:szCs w:val="18"/>
              </w:rPr>
              <w:t>RXNORM</w:t>
            </w:r>
            <w:r w:rsidRPr="00F11ECA">
              <w:rPr>
                <w:rFonts w:ascii="Consolas" w:hAnsi="Consolas" w:cs="Courier New"/>
                <w:sz w:val="18"/>
                <w:szCs w:val="18"/>
              </w:rPr>
              <w:t>|50||263762^MDC_DIM_MILLI_L^MDC^mL^mL^UCUM||||||||50|265266^MDC_DIM_MILLI_L_PER_HR^MDC^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^UCUM||||||||||||||||750|263762^MDC_DIM_MILLI_L^MDC^mL^mL^UCUM</w:t>
            </w:r>
          </w:p>
          <w:p w14:paraId="56D62E5B"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TQ1|1||||||||||||60^264352&amp;MDC_DIM_MIN&amp;MDC</w:t>
            </w:r>
          </w:p>
          <w:p w14:paraId="71BD501E" w14:textId="3D6FE5F9" w:rsidR="00B95569" w:rsidRPr="00F11ECA" w:rsidRDefault="00B95569" w:rsidP="00B95569">
            <w:pPr>
              <w:rPr>
                <w:rFonts w:ascii="Consolas" w:hAnsi="Consolas" w:cs="Courier New"/>
                <w:sz w:val="18"/>
                <w:szCs w:val="18"/>
              </w:rPr>
            </w:pPr>
            <w:r w:rsidRPr="00F11ECA">
              <w:rPr>
                <w:rFonts w:ascii="Consolas" w:hAnsi="Consolas" w:cs="Courier New"/>
                <w:sz w:val="18"/>
                <w:szCs w:val="18"/>
              </w:rPr>
              <w:t>RXR|^IV^HL70162||^IVP^HL70164|^IV^HL70165</w:t>
            </w:r>
          </w:p>
          <w:p w14:paraId="06B780CB"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OBX|6|ST|158037^MDC_INFUS_ORDER_STEP_TYPE^MDC|0.1.2.1|continuous||||</w:t>
            </w:r>
          </w:p>
          <w:p w14:paraId="48D4A2D1"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OBX|7|ST|0^MDCX_INFUS_ORDER_STEP_START_CONDITION^MDC|0.1.2.2|immediate||||</w:t>
            </w:r>
          </w:p>
          <w:p w14:paraId="2077192C" w14:textId="7DB232F8" w:rsidR="00B95569" w:rsidRPr="00F11ECA" w:rsidRDefault="00B95569" w:rsidP="00B95569">
            <w:pPr>
              <w:rPr>
                <w:rFonts w:ascii="Consolas" w:hAnsi="Consolas" w:cs="Courier New"/>
                <w:sz w:val="18"/>
                <w:szCs w:val="18"/>
              </w:rPr>
            </w:pPr>
            <w:r w:rsidRPr="00F11ECA">
              <w:rPr>
                <w:rFonts w:ascii="Consolas" w:hAnsi="Consolas" w:cs="Courier New"/>
                <w:sz w:val="18"/>
                <w:szCs w:val="18"/>
              </w:rPr>
              <w:t>RXG|3|||</w:t>
            </w:r>
            <w:r w:rsidR="00623960" w:rsidRPr="00F11ECA">
              <w:rPr>
                <w:rFonts w:ascii="Consolas" w:hAnsi="Consolas" w:cs="Courier New"/>
                <w:sz w:val="18"/>
                <w:szCs w:val="18"/>
              </w:rPr>
              <w:t>801403</w:t>
            </w:r>
            <w:r w:rsidRPr="00F11ECA">
              <w:rPr>
                <w:rFonts w:ascii="Consolas" w:hAnsi="Consolas" w:cs="Courier New"/>
                <w:sz w:val="18"/>
                <w:szCs w:val="18"/>
              </w:rPr>
              <w:t>^TPN^</w:t>
            </w:r>
            <w:r w:rsidR="00623960" w:rsidRPr="00F11ECA">
              <w:rPr>
                <w:rFonts w:ascii="Consolas" w:hAnsi="Consolas" w:cs="Courier New"/>
                <w:sz w:val="18"/>
                <w:szCs w:val="18"/>
              </w:rPr>
              <w:t>RXNORM</w:t>
            </w:r>
            <w:r w:rsidRPr="00F11ECA">
              <w:rPr>
                <w:rFonts w:ascii="Consolas" w:hAnsi="Consolas" w:cs="Courier New"/>
                <w:sz w:val="18"/>
                <w:szCs w:val="18"/>
              </w:rPr>
              <w:t>|600||263762^MDC_DIM_MILLI_L^MDC^mL^mL^UCUM||||||||100|265266^MDC_DIM_MILLI_L_PER_HR^MDC^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^UCUM||||||||||||||||750|263762^MDC_DIM_MILLI_L^MDC^mL^mL^UCUM</w:t>
            </w:r>
          </w:p>
          <w:p w14:paraId="140D8062"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TQ1|1||||||||||||360^264352&amp;MDC_DIM_MIN&amp;MDC</w:t>
            </w:r>
          </w:p>
          <w:p w14:paraId="6502E972" w14:textId="5FDFF126" w:rsidR="00B95569" w:rsidRPr="00F11ECA" w:rsidRDefault="00B95569" w:rsidP="00B95569">
            <w:pPr>
              <w:rPr>
                <w:rFonts w:ascii="Consolas" w:hAnsi="Consolas" w:cs="Courier New"/>
                <w:sz w:val="18"/>
                <w:szCs w:val="18"/>
              </w:rPr>
            </w:pPr>
            <w:r w:rsidRPr="00F11ECA">
              <w:rPr>
                <w:rFonts w:ascii="Consolas" w:hAnsi="Consolas" w:cs="Courier New"/>
                <w:sz w:val="18"/>
                <w:szCs w:val="18"/>
              </w:rPr>
              <w:t>RXR|^IV^HL70162||^IVP^HL70164|^IV^HL70165</w:t>
            </w:r>
          </w:p>
          <w:p w14:paraId="3BC29CF2"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OBX|8|ST|158037^MDC_INFUS_ORDER_STEP_TYPE^MDC|0.1.3.1|continuous||||</w:t>
            </w:r>
          </w:p>
          <w:p w14:paraId="340BC449"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OBX|9|ST|0^MDCX_INFUS_ORDER_STEP_START_CONDITION^MDC|0.1.3.1|immediate||||</w:t>
            </w:r>
          </w:p>
          <w:p w14:paraId="4275EC3A" w14:textId="7BF93E02" w:rsidR="00B95569" w:rsidRPr="00F11ECA" w:rsidRDefault="00B95569" w:rsidP="00B95569">
            <w:pPr>
              <w:rPr>
                <w:rFonts w:ascii="Consolas" w:hAnsi="Consolas" w:cs="Courier New"/>
                <w:sz w:val="18"/>
                <w:szCs w:val="18"/>
              </w:rPr>
            </w:pPr>
            <w:r w:rsidRPr="00F11ECA">
              <w:rPr>
                <w:rFonts w:ascii="Consolas" w:hAnsi="Consolas" w:cs="Courier New"/>
                <w:sz w:val="18"/>
                <w:szCs w:val="18"/>
              </w:rPr>
              <w:t>RXG|4|||</w:t>
            </w:r>
            <w:r w:rsidR="00623960" w:rsidRPr="00F11ECA">
              <w:rPr>
                <w:rFonts w:ascii="Consolas" w:hAnsi="Consolas" w:cs="Courier New"/>
                <w:sz w:val="18"/>
                <w:szCs w:val="18"/>
              </w:rPr>
              <w:t>801403</w:t>
            </w:r>
            <w:r w:rsidRPr="00F11ECA">
              <w:rPr>
                <w:rFonts w:ascii="Consolas" w:hAnsi="Consolas" w:cs="Courier New"/>
                <w:sz w:val="18"/>
                <w:szCs w:val="18"/>
              </w:rPr>
              <w:t>^TPN^</w:t>
            </w:r>
            <w:r w:rsidR="00623960" w:rsidRPr="00F11ECA">
              <w:rPr>
                <w:rFonts w:ascii="Consolas" w:hAnsi="Consolas" w:cs="Courier New"/>
                <w:sz w:val="18"/>
                <w:szCs w:val="18"/>
              </w:rPr>
              <w:t>RXNORM</w:t>
            </w:r>
            <w:r w:rsidRPr="00F11ECA">
              <w:rPr>
                <w:rFonts w:ascii="Consolas" w:hAnsi="Consolas" w:cs="Courier New"/>
                <w:sz w:val="18"/>
                <w:szCs w:val="18"/>
              </w:rPr>
              <w:t>|50||263762^MDC_DIM_MILLI_L^MDC^mL^mL^UCUM||||||||50|265266^MDC_DIM_MILLI_L_PER_HR^MDC^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^UCUM||||||||||||||||750|263762^MDC_DIM_MILLI_L^MDC^mL^mL^UCUM</w:t>
            </w:r>
          </w:p>
          <w:p w14:paraId="40F44064"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TQ1|1||||||||||||60^264352&amp;MDC_DIM_MIN&amp;MDC</w:t>
            </w:r>
          </w:p>
          <w:p w14:paraId="75571591" w14:textId="7E0FAD1C" w:rsidR="00B95569" w:rsidRPr="00F11ECA" w:rsidRDefault="00B95569" w:rsidP="00B95569">
            <w:pPr>
              <w:rPr>
                <w:rFonts w:ascii="Consolas" w:hAnsi="Consolas" w:cs="Courier New"/>
                <w:sz w:val="18"/>
                <w:szCs w:val="18"/>
              </w:rPr>
            </w:pPr>
            <w:r w:rsidRPr="00F11ECA">
              <w:rPr>
                <w:rFonts w:ascii="Consolas" w:hAnsi="Consolas" w:cs="Courier New"/>
                <w:sz w:val="18"/>
                <w:szCs w:val="18"/>
              </w:rPr>
              <w:t>RXR|^IV^HL70162||^IVP^HL70164|^IV^HL70165</w:t>
            </w:r>
          </w:p>
          <w:p w14:paraId="28E34254"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OBX|10|ST|158037^MDC_INFUS_ORDER_STEP_TYPE^MDC|0.1.4.1|continuous||||</w:t>
            </w:r>
          </w:p>
          <w:p w14:paraId="317464A9"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OBX|11|ST|0^MDCX_INFUS_ORDER_STEP_START_CONDITION^MDC|0.1.4.2|immediate||||</w:t>
            </w:r>
          </w:p>
          <w:p w14:paraId="5946808F" w14:textId="03FB63D4" w:rsidR="00B95569" w:rsidRPr="00F11ECA" w:rsidRDefault="00B95569" w:rsidP="00B95569">
            <w:pPr>
              <w:rPr>
                <w:rFonts w:ascii="Consolas" w:hAnsi="Consolas" w:cs="Courier New"/>
                <w:sz w:val="18"/>
                <w:szCs w:val="18"/>
              </w:rPr>
            </w:pPr>
            <w:r w:rsidRPr="00F11ECA">
              <w:rPr>
                <w:rFonts w:ascii="Consolas" w:hAnsi="Consolas" w:cs="Courier New"/>
                <w:sz w:val="18"/>
                <w:szCs w:val="18"/>
              </w:rPr>
              <w:t>RXG|5|||</w:t>
            </w:r>
            <w:r w:rsidR="00623960" w:rsidRPr="00F11ECA">
              <w:rPr>
                <w:rFonts w:ascii="Consolas" w:hAnsi="Consolas" w:cs="Courier New"/>
                <w:sz w:val="18"/>
                <w:szCs w:val="18"/>
              </w:rPr>
              <w:t>801403</w:t>
            </w:r>
            <w:r w:rsidRPr="00F11ECA">
              <w:rPr>
                <w:rFonts w:ascii="Consolas" w:hAnsi="Consolas" w:cs="Courier New"/>
                <w:sz w:val="18"/>
                <w:szCs w:val="18"/>
              </w:rPr>
              <w:t>^TPN^</w:t>
            </w:r>
            <w:r w:rsidR="00623960" w:rsidRPr="00F11ECA">
              <w:rPr>
                <w:rFonts w:ascii="Consolas" w:hAnsi="Consolas" w:cs="Courier New"/>
                <w:sz w:val="18"/>
                <w:szCs w:val="18"/>
              </w:rPr>
              <w:t>RXNORM</w:t>
            </w:r>
            <w:r w:rsidRPr="00F11ECA">
              <w:rPr>
                <w:rFonts w:ascii="Consolas" w:hAnsi="Consolas" w:cs="Courier New"/>
                <w:sz w:val="18"/>
                <w:szCs w:val="18"/>
              </w:rPr>
              <w:t>|25||263762^MDC_DIM_MILLI_L^MDC^mL^mL^UCUM||||||||25|265266^MDC_DIM_MILLI_L_PER_HR^MDC^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^UCUM||||||||||||||||750|263762^MDC_DIM_MILLI_L^MDC^mL^mL^UCUM</w:t>
            </w:r>
          </w:p>
          <w:p w14:paraId="00BECDA3"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TQ1|1||||||||||||60^264352&amp;MDC_DIM_MIN&amp;MDC</w:t>
            </w:r>
          </w:p>
          <w:p w14:paraId="32E397F8" w14:textId="348DCEFC" w:rsidR="00B95569" w:rsidRPr="00F11ECA" w:rsidRDefault="00B95569" w:rsidP="00B95569">
            <w:pPr>
              <w:rPr>
                <w:rFonts w:ascii="Consolas" w:hAnsi="Consolas" w:cs="Courier New"/>
                <w:sz w:val="18"/>
                <w:szCs w:val="18"/>
              </w:rPr>
            </w:pPr>
            <w:r w:rsidRPr="00F11ECA">
              <w:rPr>
                <w:rFonts w:ascii="Consolas" w:hAnsi="Consolas" w:cs="Courier New"/>
                <w:sz w:val="18"/>
                <w:szCs w:val="18"/>
              </w:rPr>
              <w:t>RXR|^IV^HL70162||^IVP^HL70164|^IV^HL70165</w:t>
            </w:r>
          </w:p>
          <w:p w14:paraId="6049CFF2" w14:textId="77777777" w:rsidR="00B95569" w:rsidRPr="00F11ECA" w:rsidRDefault="00B95569" w:rsidP="00B95569">
            <w:pPr>
              <w:rPr>
                <w:rFonts w:ascii="Consolas" w:hAnsi="Consolas" w:cs="Courier New"/>
                <w:sz w:val="18"/>
                <w:szCs w:val="18"/>
              </w:rPr>
            </w:pPr>
            <w:r w:rsidRPr="00F11ECA">
              <w:rPr>
                <w:rFonts w:ascii="Consolas" w:hAnsi="Consolas" w:cs="Courier New"/>
                <w:sz w:val="18"/>
                <w:szCs w:val="18"/>
              </w:rPr>
              <w:t>OBX|12|ST|158037^MDC_INFUS_ORDER_STEP_TYPE^MDC|0.1.5.1|continuous||||</w:t>
            </w:r>
          </w:p>
          <w:p w14:paraId="22352C9C" w14:textId="0ABB6DDE" w:rsidR="00E22A5A" w:rsidRDefault="00B95569" w:rsidP="00AE3122">
            <w:r w:rsidRPr="00F11ECA">
              <w:rPr>
                <w:rFonts w:ascii="Consolas" w:hAnsi="Consolas" w:cs="Courier New"/>
                <w:sz w:val="18"/>
                <w:szCs w:val="18"/>
              </w:rPr>
              <w:t>OBX|13|ST|0^MDCX_INFUS_ORDER_STEP_START_CONDITION^MDC|0.1.5.2|immediate||||</w:t>
            </w:r>
          </w:p>
        </w:tc>
      </w:tr>
    </w:tbl>
    <w:p w14:paraId="079F0DAB" w14:textId="77777777" w:rsidR="00E22A5A" w:rsidRDefault="00E22A5A" w:rsidP="00E22A5A">
      <w:pPr>
        <w:pStyle w:val="BodyText"/>
      </w:pPr>
    </w:p>
    <w:p w14:paraId="79D380C8" w14:textId="77777777" w:rsidR="00E22A5A" w:rsidRPr="00AE3122" w:rsidRDefault="00E22A5A" w:rsidP="00E22A5A">
      <w:pPr>
        <w:pStyle w:val="BodyText"/>
        <w:rPr>
          <w:b/>
          <w:bCs/>
        </w:rPr>
      </w:pPr>
      <w:r w:rsidRPr="00AE3122">
        <w:rPr>
          <w:b/>
          <w:bCs/>
        </w:rPr>
        <w:t xml:space="preserve">Example 2 - Initial dose followed by continuous infusion </w:t>
      </w:r>
    </w:p>
    <w:p w14:paraId="42007856" w14:textId="77777777" w:rsidR="00E22A5A" w:rsidRPr="00AE3122" w:rsidRDefault="00E22A5A" w:rsidP="00E22A5A">
      <w:pPr>
        <w:pStyle w:val="BodyText"/>
        <w:rPr>
          <w:b/>
          <w:bCs/>
        </w:rPr>
      </w:pPr>
      <w:r w:rsidRPr="00AE3122">
        <w:rPr>
          <w:b/>
          <w:bCs/>
        </w:rPr>
        <w:lastRenderedPageBreak/>
        <w:t>See the DEV TF vol 1, Section 4.4</w:t>
      </w:r>
    </w:p>
    <w:p w14:paraId="27154280" w14:textId="77777777" w:rsidR="00E22A5A" w:rsidRDefault="00E22A5A" w:rsidP="00E22A5A">
      <w:pPr>
        <w:pStyle w:val="BodyText"/>
      </w:pPr>
      <w:r>
        <w:t>Medication – Drug A 500 mg/500 mL</w:t>
      </w:r>
    </w:p>
    <w:p w14:paraId="75A4F85F" w14:textId="77777777" w:rsidR="00E22A5A" w:rsidRDefault="00E22A5A" w:rsidP="00E22A5A">
      <w:pPr>
        <w:pStyle w:val="BodyText"/>
      </w:pPr>
      <w:r>
        <w:t>Step 1 – 50 mg over 30 min (100 mg/hr)</w:t>
      </w:r>
    </w:p>
    <w:p w14:paraId="54D9467A" w14:textId="77777777" w:rsidR="00E22A5A" w:rsidRDefault="00E22A5A" w:rsidP="00E22A5A">
      <w:pPr>
        <w:pStyle w:val="BodyText"/>
      </w:pPr>
      <w:r>
        <w:t>Step 2 – 10 mg/hr</w:t>
      </w:r>
    </w:p>
    <w:p w14:paraId="20EFC6D1" w14:textId="22643C3C" w:rsidR="00E22A5A" w:rsidRDefault="00E22A5A" w:rsidP="00E22A5A">
      <w:pPr>
        <w:pStyle w:val="BodyText"/>
      </w:pPr>
      <w:r>
        <w:t>Note</w:t>
      </w:r>
      <w:r w:rsidR="00A3064F">
        <w:t>s</w:t>
      </w:r>
      <w:r>
        <w:t>: Step 1 in this example is sometimes referred to as a “bolus” or “loading dose”.</w:t>
      </w:r>
    </w:p>
    <w:p w14:paraId="679D4930" w14:textId="4571FE5C" w:rsidR="00A3064F" w:rsidRDefault="00A3064F">
      <w:pPr>
        <w:pStyle w:val="BodyText"/>
        <w:ind w:left="720"/>
      </w:pPr>
      <w:r>
        <w:t xml:space="preserve">RXG-31/32 indicates that even though Step 2 does not have an end time that the infusion ends when a total of 250 mL has been administered. </w:t>
      </w:r>
    </w:p>
    <w:p w14:paraId="03418C59" w14:textId="77777777" w:rsidR="004F7525" w:rsidRDefault="004F7525" w:rsidP="00AE3122">
      <w:pPr>
        <w:pStyle w:val="BodyText"/>
        <w:ind w:left="720"/>
      </w:pPr>
    </w:p>
    <w:tbl>
      <w:tblPr>
        <w:tblStyle w:val="TableGrid"/>
        <w:tblW w:w="0" w:type="auto"/>
        <w:tblLook w:val="04A0" w:firstRow="1" w:lastRow="0" w:firstColumn="1" w:lastColumn="0" w:noHBand="0" w:noVBand="1"/>
      </w:tblPr>
      <w:tblGrid>
        <w:gridCol w:w="9350"/>
      </w:tblGrid>
      <w:tr w:rsidR="00B95569" w14:paraId="239A1D8A" w14:textId="77777777" w:rsidTr="00B95569">
        <w:tc>
          <w:tcPr>
            <w:tcW w:w="9350" w:type="dxa"/>
          </w:tcPr>
          <w:p w14:paraId="0215722B" w14:textId="68FBBB70"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MSH|^~\&amp;|IOPVENDOR^1234560000000001^EUI-64|IOPVENDOR|IOCVENDOR^6543210000000001^EUI-64|IOCVENDOR|20080101123456-0600||RGV^O15^RGV_O15|1|P|2.8.1|||AL|AL||ASCII|EN^English^ISO659||IHE_PCD_RGV_O15^IHE PCD^1.3.6.1.4.1.19376.1.6.1.3.1^ISO</w:t>
            </w:r>
          </w:p>
          <w:p w14:paraId="0BC99DC9"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PID|||98765^^^IHE^PI||Doe^John^^^^^L||19660101000000-0600|M</w:t>
            </w:r>
          </w:p>
          <w:p w14:paraId="50B6EA68"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ORC|RE|12345|||||||||||||||||N0001</w:t>
            </w:r>
          </w:p>
          <w:p w14:paraId="144B8612" w14:textId="23E4CF5F"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RXG|1|||</w:t>
            </w:r>
            <w:r w:rsidR="00422BFB" w:rsidRPr="00F11ECA">
              <w:rPr>
                <w:rFonts w:ascii="Consolas" w:hAnsi="Consolas" w:cs="Courier New"/>
                <w:sz w:val="18"/>
                <w:szCs w:val="18"/>
              </w:rPr>
              <w:t>0143-9708-10^Milrinone 1 mg/mL^NDC</w:t>
            </w:r>
            <w:r w:rsidRPr="00F11ECA">
              <w:rPr>
                <w:rFonts w:ascii="Consolas" w:hAnsi="Consolas" w:cs="Courier New"/>
                <w:sz w:val="18"/>
                <w:szCs w:val="18"/>
              </w:rPr>
              <w:t>|50||263762^MDC_DIM_MILLI_L^MDC||||||||50|263890^MDC_DIM_MILLI_G^MDC^mg^mg^UCUM|500|263890^MDC_DIM_MILLI_G^MDC^mg^mg^UCUM|||||500|263762^MDC_DIM_MILLI_L^MDC^mL^mL^UCUM||||||||250|263762^MDC_DIM_MILLI_L^MDC^mL^mL^UCUM</w:t>
            </w:r>
          </w:p>
          <w:p w14:paraId="3063131E"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TQ1|1||||||||||||30^264352&amp;MDC_DIM_MIN&amp;MDC</w:t>
            </w:r>
          </w:p>
          <w:p w14:paraId="63E130AD"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RXR|^IV^HL70162||^IVP^HL70164|^IV^HL70165</w:t>
            </w:r>
          </w:p>
          <w:p w14:paraId="51154153"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OBX|1||69986^MDC_DEV_PUMP_INFUS_VMD^MDC|0.1.0.0|||||||X|||||||2011457^^001A010000000001^EUI-64</w:t>
            </w:r>
          </w:p>
          <w:p w14:paraId="3777FD3F"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OBX|2|NM|68063^MDC_ATTR_PT_WEIGHT^MDC|0.1.1.1|3|263875^MDC_DIM_KILO_G^MDC|||||F</w:t>
            </w:r>
          </w:p>
          <w:p w14:paraId="113B298A"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OBX|3|NM|68060^MDC_ATTR_PT_HEIGHT^MDC|0.1.1.2|48.00092|263441^MDC_DIM_CENTI_M^MDC|||||F</w:t>
            </w:r>
          </w:p>
          <w:p w14:paraId="25B549D5"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OBX|4|NM|188744^MDC_AREA_BODY_SURF_ACTUAL^MDC|0.1.1.3|.21|263616^MDC_DIM_SQ_X_M^MDC|||||F</w:t>
            </w:r>
          </w:p>
          <w:p w14:paraId="36DE3AC9"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OBX|5|NM|158033^MDC_INFUS_TOTAL_NUM_STEPS^MDC|0.1.1.4|2||||||F</w:t>
            </w:r>
          </w:p>
          <w:p w14:paraId="0681F2A9"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OBX|6|ST|158037^MDC_INFUS_ORDER_STEP_TYPE^MDC|0.1.1.5|loading-dose||||</w:t>
            </w:r>
          </w:p>
          <w:p w14:paraId="4246F55E"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OBX|7|ST|0^MDCX_INFUS_ORDER_STEP_START_CONDITION^MDC|0.1.1.4|immediate||||</w:t>
            </w:r>
          </w:p>
          <w:p w14:paraId="373FE4ED" w14:textId="039D8694"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RXG|2|||</w:t>
            </w:r>
            <w:r w:rsidR="00422BFB" w:rsidRPr="00F11ECA">
              <w:rPr>
                <w:rFonts w:ascii="Consolas" w:hAnsi="Consolas" w:cs="Courier New"/>
                <w:sz w:val="18"/>
                <w:szCs w:val="18"/>
              </w:rPr>
              <w:t>0143-9708-10</w:t>
            </w:r>
            <w:r w:rsidRPr="00F11ECA">
              <w:rPr>
                <w:rFonts w:ascii="Consolas" w:hAnsi="Consolas" w:cs="Courier New"/>
                <w:sz w:val="18"/>
                <w:szCs w:val="18"/>
              </w:rPr>
              <w:t>^Milrinone 1 mg/mL^</w:t>
            </w:r>
            <w:r w:rsidR="00422BFB" w:rsidRPr="00F11ECA">
              <w:rPr>
                <w:rFonts w:ascii="Consolas" w:hAnsi="Consolas" w:cs="Courier New"/>
                <w:sz w:val="18"/>
                <w:szCs w:val="18"/>
              </w:rPr>
              <w:t>NDC</w:t>
            </w:r>
            <w:r w:rsidRPr="00F11ECA">
              <w:rPr>
                <w:rFonts w:ascii="Consolas" w:hAnsi="Consolas" w:cs="Courier New"/>
                <w:sz w:val="18"/>
                <w:szCs w:val="18"/>
              </w:rPr>
              <w:t>|200||263762^MDC_DIM_MILLI_L^MDC||||||||10|265522^MDC_DIM_MILLI_G_PER_HR^MDC^mg/hr^mg/hr^UCUM|500|263890^MDC_DIM_MILLI_G^MDC^mg^mg^UCUM|||||500|263762^MDC_DIM_MILLI_L^MDC^mL^mL^UCUM||||||||250|263762^MDC_DIM_MILLI_L^MDC^mL^mL^UCUM</w:t>
            </w:r>
          </w:p>
          <w:p w14:paraId="293E2068"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RXR|^IV^HL70162||^IVP^HL70164|^IV^HL70165</w:t>
            </w:r>
          </w:p>
          <w:p w14:paraId="4F6DF41F"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OBX|8|ST|158037^MDC_INFUS_ORDER_STEP_TYPE^MDC|0.1.2.1|continuous||||</w:t>
            </w:r>
          </w:p>
          <w:p w14:paraId="02056256" w14:textId="483B27E5" w:rsidR="00B95569" w:rsidRDefault="00B95569" w:rsidP="00B95569">
            <w:pPr>
              <w:pStyle w:val="BodyText"/>
            </w:pPr>
            <w:r w:rsidRPr="00F11ECA">
              <w:rPr>
                <w:rFonts w:ascii="Consolas" w:hAnsi="Consolas" w:cs="Courier New"/>
                <w:sz w:val="18"/>
                <w:szCs w:val="18"/>
              </w:rPr>
              <w:t>OBX|9|ST|0^MDCX_INFUS_ORDER_STEP_START_CONDITION^MDC|0.1.2.2|immediate||||</w:t>
            </w:r>
          </w:p>
        </w:tc>
      </w:tr>
    </w:tbl>
    <w:p w14:paraId="1094BCDB" w14:textId="77777777" w:rsidR="00E22A5A" w:rsidRDefault="00E22A5A" w:rsidP="00E22A5A">
      <w:pPr>
        <w:pStyle w:val="BodyText"/>
      </w:pPr>
    </w:p>
    <w:p w14:paraId="217956DF" w14:textId="77777777" w:rsidR="00E22A5A" w:rsidRPr="00AE3122" w:rsidRDefault="00E22A5A" w:rsidP="00E22A5A">
      <w:pPr>
        <w:pStyle w:val="BodyText"/>
        <w:rPr>
          <w:b/>
          <w:bCs/>
        </w:rPr>
      </w:pPr>
      <w:r w:rsidRPr="00AE3122">
        <w:rPr>
          <w:b/>
          <w:bCs/>
        </w:rPr>
        <w:t>Example 3 - Initial dose followed by a delay and then a second dose.</w:t>
      </w:r>
    </w:p>
    <w:p w14:paraId="47065D63" w14:textId="19636EBB" w:rsidR="00E22A5A" w:rsidRDefault="00E22A5A" w:rsidP="00E22A5A">
      <w:pPr>
        <w:pStyle w:val="BodyText"/>
      </w:pPr>
      <w:r>
        <w:t>Step 1: VTBI = 150 mL @75mL/h</w:t>
      </w:r>
      <w:r w:rsidR="00617D5C">
        <w:t>r</w:t>
      </w:r>
    </w:p>
    <w:p w14:paraId="5A397787" w14:textId="77777777" w:rsidR="00E22A5A" w:rsidRDefault="00E22A5A" w:rsidP="00E22A5A">
      <w:pPr>
        <w:pStyle w:val="BodyText"/>
      </w:pPr>
      <w:r>
        <w:lastRenderedPageBreak/>
        <w:t>Step 2: Delay 30 min VTBI = 0 mL</w:t>
      </w:r>
    </w:p>
    <w:p w14:paraId="704028DB" w14:textId="5B8375DF" w:rsidR="00E22A5A" w:rsidRDefault="00E22A5A" w:rsidP="00E22A5A">
      <w:pPr>
        <w:pStyle w:val="BodyText"/>
      </w:pPr>
      <w:r>
        <w:t>Step 3: VTBI = 200 mL @100mL/h</w:t>
      </w:r>
      <w:r w:rsidR="00617D5C">
        <w:t>r</w:t>
      </w:r>
    </w:p>
    <w:p w14:paraId="4EB708FF" w14:textId="77777777" w:rsidR="004F7525" w:rsidRDefault="004F7525" w:rsidP="00E22A5A">
      <w:pPr>
        <w:pStyle w:val="BodyText"/>
      </w:pPr>
    </w:p>
    <w:tbl>
      <w:tblPr>
        <w:tblStyle w:val="TableGrid"/>
        <w:tblW w:w="0" w:type="auto"/>
        <w:tblLook w:val="04A0" w:firstRow="1" w:lastRow="0" w:firstColumn="1" w:lastColumn="0" w:noHBand="0" w:noVBand="1"/>
      </w:tblPr>
      <w:tblGrid>
        <w:gridCol w:w="9350"/>
      </w:tblGrid>
      <w:tr w:rsidR="00B95569" w14:paraId="340D06E3" w14:textId="77777777" w:rsidTr="00B95569">
        <w:tc>
          <w:tcPr>
            <w:tcW w:w="9350" w:type="dxa"/>
          </w:tcPr>
          <w:p w14:paraId="77FE02FE" w14:textId="78C65AFE"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MSH|^~\&amp;|IOPVENDOR^1234560000000001^EUI-64|IOPVENDOR|IOCVENDOR^6543210000000001^EUI-64|IOCVENDOR|20080101123456-0600||RGV^O15^RGV_O15|1|P|2.8.1|||AL|AL||ASCII|EN^English^ISO659||IHE_PCD_RGV_O15^IHE PCD^1.3.6.1.4.1.19376.1.6.1.3.1^ISO</w:t>
            </w:r>
          </w:p>
          <w:p w14:paraId="66C5BCC3"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PID|||98765^^^IHE^PI||Doe^John^^^^^L||19660101000000-0600|M</w:t>
            </w:r>
          </w:p>
          <w:p w14:paraId="4AE773A9"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ORC|RE|12345|||||||||||||||||N0001</w:t>
            </w:r>
          </w:p>
          <w:p w14:paraId="2C4CE6AC" w14:textId="2B5811E2"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RXG|1|||</w:t>
            </w:r>
            <w:r w:rsidR="00422BFB" w:rsidRPr="00F11ECA">
              <w:rPr>
                <w:rFonts w:ascii="Consolas" w:hAnsi="Consolas" w:cs="Courier New"/>
                <w:sz w:val="18"/>
                <w:szCs w:val="18"/>
              </w:rPr>
              <w:t>76125-900-20</w:t>
            </w:r>
            <w:r w:rsidRPr="00F11ECA">
              <w:rPr>
                <w:rFonts w:ascii="Consolas" w:hAnsi="Consolas" w:cs="Courier New"/>
                <w:sz w:val="18"/>
                <w:szCs w:val="18"/>
              </w:rPr>
              <w:t>^Immune Globulin^</w:t>
            </w:r>
            <w:r w:rsidR="00422BFB" w:rsidRPr="00F11ECA">
              <w:rPr>
                <w:rFonts w:ascii="Consolas" w:hAnsi="Consolas" w:cs="Courier New"/>
                <w:sz w:val="18"/>
                <w:szCs w:val="18"/>
              </w:rPr>
              <w:t>NDC</w:t>
            </w:r>
            <w:r w:rsidRPr="00F11ECA">
              <w:rPr>
                <w:rFonts w:ascii="Consolas" w:hAnsi="Consolas" w:cs="Courier New"/>
                <w:sz w:val="18"/>
                <w:szCs w:val="18"/>
              </w:rPr>
              <w:t>|150||263762^MDC_DIM_MILLI_L^MDC^mL^mL^UCUM||||||||75|265266^MDC_DIM_MILLI_L_PER_HR^MDC^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^UCUM|35|263890^MDC_DIM_MILLI_G^MDC^mg^mg^UCUM|||||350|263762^MDC_DIM_MILLI_L^MDC^mL^mL^UCUM||||||||350|263762^MDC_DIM_MILLI_L^MDC^mL^mL^UCUM</w:t>
            </w:r>
          </w:p>
          <w:p w14:paraId="1D3A2AE1"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RXR|^IV^HL70162||^IVP^HL70164|^IV^HL70165</w:t>
            </w:r>
          </w:p>
          <w:p w14:paraId="5B8BBDC6"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OBX|1||69986^MDC_DEV_PUMP_INFUS_VMD^MDC|0.1.0.0|||||||X|||||||A0001^^6543210000000001^EUI-64</w:t>
            </w:r>
          </w:p>
          <w:p w14:paraId="1AFC2C13"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OBX|2|NM|68063^MDC_ATTR_PT_WEIGHT^MDC|0.1.1.1|70.5|263875^MDC_DIM_KILO_G^MDC|||||F</w:t>
            </w:r>
          </w:p>
          <w:p w14:paraId="573391E5"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OBX|3|NM|158033^MDC_INFUS_TOTAL_NUM_STEPS^MDC|0.1.1.2|3||||||F</w:t>
            </w:r>
          </w:p>
          <w:p w14:paraId="7070D27C"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OBX|4|ST|158037^MDC_INFUS_ORDER_STEP_TYPE^MDC|0.1.1.3|continuous||||</w:t>
            </w:r>
          </w:p>
          <w:p w14:paraId="3347C626"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OBX|5|ST|0^MDCX_INFUS_ORDER_STEP_START_CONDITION^MDC|0.1.1.4|immediate||||</w:t>
            </w:r>
          </w:p>
          <w:p w14:paraId="6389773F" w14:textId="257EA94E"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RXG|2|||</w:t>
            </w:r>
            <w:r w:rsidR="004766DD" w:rsidRPr="00F11ECA">
              <w:rPr>
                <w:rFonts w:ascii="Consolas" w:hAnsi="Consolas" w:cs="Courier New"/>
                <w:sz w:val="18"/>
                <w:szCs w:val="18"/>
              </w:rPr>
              <w:t>76125-900-20^Immune Globulin^NDC</w:t>
            </w:r>
            <w:r w:rsidRPr="00F11ECA">
              <w:rPr>
                <w:rFonts w:ascii="Consolas" w:hAnsi="Consolas" w:cs="Courier New"/>
                <w:sz w:val="18"/>
                <w:szCs w:val="18"/>
              </w:rPr>
              <w:t>|0||263762^MDC_DIM_MILLI_L^MDC^mL^mL^UCUM||||||||0|265266^MDC_DIM_MILLI_L_PER_HR^MDC^</w:t>
            </w:r>
            <w:r w:rsidR="00617D5C" w:rsidRPr="00F11ECA">
              <w:rPr>
                <w:rFonts w:ascii="Consolas" w:hAnsi="Consolas" w:cs="Courier New"/>
                <w:sz w:val="18"/>
                <w:szCs w:val="18"/>
              </w:rPr>
              <w:t>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^UCUM|35|263890^MDC_DIM_MILLI_G^MDC^mg^mg^UCUM|||||350|263762^MDC_DIM_MILLI_L^MDC^mL^mL^UCUM||||||||350|263762^MDC_DIM_MILLI_L^MDC^mL^mL^UCUM</w:t>
            </w:r>
          </w:p>
          <w:p w14:paraId="2BB084C1"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TQ1|1||||||||||||30^264352&amp;MDC_DIM_MIN&amp;MDC</w:t>
            </w:r>
          </w:p>
          <w:p w14:paraId="2DE1A3ED"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RXR|^IV^HL70162||^IVP^HL70164|^IV^HL70165</w:t>
            </w:r>
          </w:p>
          <w:p w14:paraId="445A7D56" w14:textId="18122EE4"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OBX|6|ST|158037^MDC_INFUS_ORDER_STEP_TYPE^MDC|0.1.2.1|delay||||</w:t>
            </w:r>
          </w:p>
          <w:p w14:paraId="5E871598"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OBX|7|ST|0^MDCX_INFUS_ORDER_STEP_START_CONDITION^MDC|0.1.2.2|immediate||||</w:t>
            </w:r>
          </w:p>
          <w:p w14:paraId="7F5461C0" w14:textId="1C2B22A6"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RXG|3|||</w:t>
            </w:r>
            <w:r w:rsidR="004766DD" w:rsidRPr="00F11ECA">
              <w:rPr>
                <w:rFonts w:ascii="Consolas" w:hAnsi="Consolas" w:cs="Courier New"/>
                <w:sz w:val="18"/>
                <w:szCs w:val="18"/>
              </w:rPr>
              <w:t>76125-900-20^Immune Globulin^NDC</w:t>
            </w:r>
            <w:r w:rsidRPr="00F11ECA">
              <w:rPr>
                <w:rFonts w:ascii="Consolas" w:hAnsi="Consolas" w:cs="Courier New"/>
                <w:sz w:val="18"/>
                <w:szCs w:val="18"/>
              </w:rPr>
              <w:t>|200||263762^MDC_DIM_MILLI_L^MDC^mL^mL^UCUM||||||||100|265266^MDC_DIM_MILLI_L_PER_HR^MDC^</w:t>
            </w:r>
            <w:r w:rsidR="00617D5C" w:rsidRPr="00F11ECA">
              <w:rPr>
                <w:rFonts w:ascii="Consolas" w:hAnsi="Consolas" w:cs="Courier New"/>
                <w:sz w:val="18"/>
                <w:szCs w:val="18"/>
              </w:rPr>
              <w:t>hmL/h</w:t>
            </w:r>
            <w:r w:rsidRPr="00F11ECA">
              <w:rPr>
                <w:rFonts w:ascii="Consolas" w:hAnsi="Consolas" w:cs="Courier New"/>
                <w:sz w:val="18"/>
                <w:szCs w:val="18"/>
              </w:rPr>
              <w:t>^</w:t>
            </w:r>
            <w:r w:rsidR="00617D5C" w:rsidRPr="00F11ECA">
              <w:rPr>
                <w:rFonts w:ascii="Consolas" w:hAnsi="Consolas" w:cs="Courier New"/>
                <w:sz w:val="18"/>
                <w:szCs w:val="18"/>
              </w:rPr>
              <w:t>mL/h</w:t>
            </w:r>
            <w:r w:rsidRPr="00F11ECA">
              <w:rPr>
                <w:rFonts w:ascii="Consolas" w:hAnsi="Consolas" w:cs="Courier New"/>
                <w:sz w:val="18"/>
                <w:szCs w:val="18"/>
              </w:rPr>
              <w:t>^UCUM|35|263890^MDC_DIM_MILLI_G^MDC^mg^mg^UCUM|||||350|263762^MDC_DIM_MILLI_L^MDC^mL^mL^UCUM||||||||350|263762^MDC_DIM_MILLI_L^MDC^mL^mL^UCUM</w:t>
            </w:r>
          </w:p>
          <w:p w14:paraId="6336F46A"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RXR|^IV^HL70162||^IVP^HL70164|^IV^HL70165</w:t>
            </w:r>
          </w:p>
          <w:p w14:paraId="4E4B757A" w14:textId="77777777" w:rsidR="00B95569" w:rsidRPr="00F11ECA" w:rsidRDefault="00B95569" w:rsidP="00B95569">
            <w:pPr>
              <w:pStyle w:val="BodyText"/>
              <w:rPr>
                <w:rFonts w:ascii="Consolas" w:hAnsi="Consolas" w:cs="Courier New"/>
                <w:sz w:val="18"/>
                <w:szCs w:val="18"/>
              </w:rPr>
            </w:pPr>
            <w:r w:rsidRPr="00F11ECA">
              <w:rPr>
                <w:rFonts w:ascii="Consolas" w:hAnsi="Consolas" w:cs="Courier New"/>
                <w:sz w:val="18"/>
                <w:szCs w:val="18"/>
              </w:rPr>
              <w:t>OBX|8|ST|158037^MDC_INFUS_ORDER_STEP_TYPE^MDC|0.1.3.1|continuous||||</w:t>
            </w:r>
          </w:p>
          <w:p w14:paraId="0338C5E8" w14:textId="3FE6A389" w:rsidR="00B95569" w:rsidRDefault="00B95569" w:rsidP="00B95569">
            <w:pPr>
              <w:pStyle w:val="BodyText"/>
            </w:pPr>
            <w:r w:rsidRPr="00F11ECA">
              <w:rPr>
                <w:rFonts w:ascii="Consolas" w:hAnsi="Consolas" w:cs="Courier New"/>
                <w:sz w:val="18"/>
                <w:szCs w:val="18"/>
              </w:rPr>
              <w:t>OBX|9|ST|0^MDCX_INFUS_ORDER_STEP_START_CONDITION^MDC|0.1.3.2|immediate||||</w:t>
            </w:r>
          </w:p>
        </w:tc>
      </w:tr>
    </w:tbl>
    <w:p w14:paraId="4A39BB7A" w14:textId="77777777" w:rsidR="00B95569" w:rsidRPr="001F42D3" w:rsidRDefault="00B95569" w:rsidP="00E22A5A">
      <w:pPr>
        <w:pStyle w:val="BodyText"/>
      </w:pPr>
    </w:p>
    <w:p w14:paraId="60846F0F" w14:textId="4BAD48A2" w:rsidR="00B11855" w:rsidRPr="001F42D3" w:rsidRDefault="00D53FC4" w:rsidP="00B34AEB">
      <w:pPr>
        <w:pStyle w:val="Heading2"/>
        <w:numPr>
          <w:ilvl w:val="0"/>
          <w:numId w:val="0"/>
        </w:numPr>
        <w:rPr>
          <w:noProof w:val="0"/>
        </w:rPr>
      </w:pPr>
      <w:bookmarkStart w:id="1769" w:name="_Toc401769891"/>
      <w:bookmarkStart w:id="1770" w:name="_Toc214889810"/>
      <w:r w:rsidRPr="001F42D3">
        <w:rPr>
          <w:noProof w:val="0"/>
        </w:rPr>
        <w:t xml:space="preserve">E.3 </w:t>
      </w:r>
      <w:r w:rsidR="003D003E" w:rsidRPr="001F42D3">
        <w:rPr>
          <w:noProof w:val="0"/>
        </w:rPr>
        <w:t xml:space="preserve">ACM </w:t>
      </w:r>
      <w:r w:rsidR="00647994" w:rsidRPr="001F42D3">
        <w:rPr>
          <w:noProof w:val="0"/>
        </w:rPr>
        <w:t>[PCD-04]</w:t>
      </w:r>
      <w:r w:rsidR="003D003E" w:rsidRPr="001F42D3">
        <w:rPr>
          <w:noProof w:val="0"/>
        </w:rPr>
        <w:t xml:space="preserve"> Example Messages</w:t>
      </w:r>
      <w:bookmarkEnd w:id="1769"/>
      <w:bookmarkEnd w:id="1770"/>
    </w:p>
    <w:p w14:paraId="53A57009" w14:textId="0E20325E" w:rsidR="00B11855" w:rsidRPr="001F42D3" w:rsidRDefault="00D53FC4" w:rsidP="00B34AEB">
      <w:pPr>
        <w:pStyle w:val="Heading3"/>
        <w:numPr>
          <w:ilvl w:val="0"/>
          <w:numId w:val="0"/>
        </w:numPr>
        <w:rPr>
          <w:noProof w:val="0"/>
        </w:rPr>
      </w:pPr>
      <w:bookmarkStart w:id="1771" w:name="_Toc401769892"/>
      <w:bookmarkStart w:id="1772" w:name="_Toc214889811"/>
      <w:r w:rsidRPr="001F42D3">
        <w:rPr>
          <w:noProof w:val="0"/>
        </w:rPr>
        <w:t xml:space="preserve">E.3.1 </w:t>
      </w:r>
      <w:r w:rsidR="003D003E" w:rsidRPr="001F42D3">
        <w:rPr>
          <w:noProof w:val="0"/>
        </w:rPr>
        <w:t>Alert - Numeric Limit Alarm</w:t>
      </w:r>
      <w:bookmarkEnd w:id="1771"/>
      <w:bookmarkEnd w:id="1772"/>
    </w:p>
    <w:p w14:paraId="0CC7DE18" w14:textId="77777777" w:rsidR="00B11855" w:rsidRPr="001F42D3" w:rsidRDefault="00B11855" w:rsidP="00275046">
      <w:pPr>
        <w:pStyle w:val="BodyText"/>
      </w:pPr>
    </w:p>
    <w:p w14:paraId="6A9FE382" w14:textId="77777777" w:rsidR="00B11855" w:rsidRPr="001F42D3" w:rsidRDefault="003D003E" w:rsidP="005C1693">
      <w:pPr>
        <w:pStyle w:val="BodyText"/>
      </w:pPr>
      <w:r w:rsidRPr="001F42D3">
        <w:rPr>
          <w:b/>
          <w:bCs/>
        </w:rPr>
        <w:lastRenderedPageBreak/>
        <w:t>Patient Monitoring Device, Low SPO2 Alarm Indication, Start</w:t>
      </w:r>
    </w:p>
    <w:tbl>
      <w:tblPr>
        <w:tblW w:w="0" w:type="auto"/>
        <w:tblBorders>
          <w:top w:val="single" w:sz="8" w:space="0" w:color="F79646"/>
          <w:left w:val="single" w:sz="8" w:space="0" w:color="F79646"/>
          <w:bottom w:val="single" w:sz="8" w:space="0" w:color="F79646"/>
          <w:right w:val="single" w:sz="8" w:space="0" w:color="F79646"/>
        </w:tblBorders>
        <w:tblLook w:val="04A0" w:firstRow="1" w:lastRow="0" w:firstColumn="1" w:lastColumn="0" w:noHBand="0" w:noVBand="1"/>
      </w:tblPr>
      <w:tblGrid>
        <w:gridCol w:w="9340"/>
      </w:tblGrid>
      <w:tr w:rsidR="006014EE" w:rsidRPr="001F42D3" w14:paraId="629D8D8F" w14:textId="77777777" w:rsidTr="00D3703E">
        <w:trPr>
          <w:trHeight w:val="60"/>
        </w:trPr>
        <w:tc>
          <w:tcPr>
            <w:tcW w:w="9340" w:type="dxa"/>
            <w:tcBorders>
              <w:bottom w:val="single" w:sz="8" w:space="0" w:color="auto"/>
            </w:tcBorders>
            <w:shd w:val="clear" w:color="auto" w:fill="FFFFFF"/>
          </w:tcPr>
          <w:p w14:paraId="12E7D330" w14:textId="77777777" w:rsidR="006014EE" w:rsidRPr="001F42D3" w:rsidRDefault="006014EE" w:rsidP="006014EE">
            <w:pPr>
              <w:pStyle w:val="ExampleText"/>
              <w:ind w:hanging="2"/>
            </w:pPr>
          </w:p>
        </w:tc>
      </w:tr>
      <w:tr w:rsidR="006014EE" w:rsidRPr="001F42D3" w14:paraId="03764333" w14:textId="77777777" w:rsidTr="00D3703E">
        <w:tc>
          <w:tcPr>
            <w:tcW w:w="9340" w:type="dxa"/>
            <w:tcBorders>
              <w:top w:val="single" w:sz="8" w:space="0" w:color="auto"/>
              <w:left w:val="single" w:sz="8" w:space="0" w:color="auto"/>
              <w:right w:val="single" w:sz="8" w:space="0" w:color="auto"/>
            </w:tcBorders>
            <w:shd w:val="clear" w:color="auto" w:fill="FFFFFF"/>
          </w:tcPr>
          <w:p w14:paraId="514C9ED5" w14:textId="77777777" w:rsidR="006014EE" w:rsidRPr="001F42D3" w:rsidRDefault="006014EE" w:rsidP="002E6C5E">
            <w:pPr>
              <w:pStyle w:val="ExampleValue"/>
              <w:ind w:left="180"/>
              <w:rPr>
                <w:rFonts w:eastAsia="MS Gothic"/>
                <w:noProof w:val="0"/>
              </w:rPr>
            </w:pPr>
            <w:bookmarkStart w:id="1773" w:name="_Hlk214887812"/>
            <w:r w:rsidRPr="001F42D3">
              <w:rPr>
                <w:rFonts w:eastAsia="MS Gothic"/>
                <w:noProof w:val="0"/>
              </w:rPr>
              <w:t>MSH|^~\&amp;|MINDRAY_EGATEWAY^00A037EB2175780F^EUI-</w:t>
            </w:r>
          </w:p>
        </w:tc>
      </w:tr>
      <w:tr w:rsidR="006014EE" w:rsidRPr="001F42D3" w14:paraId="7A5130DA" w14:textId="77777777" w:rsidTr="00D3703E">
        <w:tc>
          <w:tcPr>
            <w:tcW w:w="9340" w:type="dxa"/>
            <w:tcBorders>
              <w:left w:val="single" w:sz="8" w:space="0" w:color="auto"/>
              <w:right w:val="single" w:sz="8" w:space="0" w:color="auto"/>
            </w:tcBorders>
            <w:shd w:val="clear" w:color="auto" w:fill="FFFFFF"/>
          </w:tcPr>
          <w:p w14:paraId="6AFCABA1" w14:textId="77777777" w:rsidR="006014EE" w:rsidRPr="001F42D3" w:rsidRDefault="006014EE" w:rsidP="002E6C5E">
            <w:pPr>
              <w:pStyle w:val="ExampleValue"/>
              <w:ind w:left="180"/>
              <w:rPr>
                <w:rFonts w:eastAsia="MS Gothic"/>
                <w:noProof w:val="0"/>
              </w:rPr>
            </w:pPr>
            <w:r w:rsidRPr="001F42D3">
              <w:rPr>
                <w:rFonts w:eastAsia="MS Gothic"/>
                <w:noProof w:val="0"/>
              </w:rPr>
              <w:t>64|MINDRAY|AM_PHILIPS_IEM^</w:t>
            </w:r>
            <w:r w:rsidR="00982236" w:rsidRPr="001F42D3">
              <w:rPr>
                <w:rFonts w:eastAsia="MS Gothic"/>
                <w:noProof w:val="0"/>
              </w:rPr>
              <w:t>00095CFFFE741952</w:t>
            </w:r>
            <w:r w:rsidRPr="001F42D3">
              <w:rPr>
                <w:rFonts w:eastAsia="MS Gothic"/>
                <w:noProof w:val="0"/>
              </w:rPr>
              <w:t>^EUI-64|PHILIPS|20120111150457-</w:t>
            </w:r>
          </w:p>
        </w:tc>
      </w:tr>
      <w:tr w:rsidR="006014EE" w:rsidRPr="001F42D3" w14:paraId="0B413572" w14:textId="77777777" w:rsidTr="00D3703E">
        <w:tc>
          <w:tcPr>
            <w:tcW w:w="9340" w:type="dxa"/>
            <w:tcBorders>
              <w:top w:val="nil"/>
              <w:left w:val="single" w:sz="8" w:space="0" w:color="auto"/>
              <w:right w:val="single" w:sz="8" w:space="0" w:color="auto"/>
            </w:tcBorders>
            <w:shd w:val="clear" w:color="auto" w:fill="FFFFFF"/>
          </w:tcPr>
          <w:p w14:paraId="17CC14A8" w14:textId="77777777" w:rsidR="006014EE" w:rsidRPr="001F42D3" w:rsidRDefault="006014EE" w:rsidP="002E6C5E">
            <w:pPr>
              <w:pStyle w:val="ExampleValue"/>
              <w:ind w:left="180"/>
              <w:rPr>
                <w:rFonts w:eastAsia="MS Gothic"/>
                <w:noProof w:val="0"/>
              </w:rPr>
            </w:pPr>
            <w:r w:rsidRPr="001F42D3">
              <w:rPr>
                <w:rFonts w:eastAsia="MS Gothic"/>
                <w:noProof w:val="0"/>
              </w:rPr>
              <w:t>0600||ORU^R40^ORU_R40|1|P|2.6|||AL|NE||UNICODE UTF-8|||IHE_PCD_ACM_001^IHE</w:t>
            </w:r>
          </w:p>
        </w:tc>
      </w:tr>
      <w:tr w:rsidR="006014EE" w:rsidRPr="001F42D3" w14:paraId="6515AC3B" w14:textId="77777777" w:rsidTr="00D3703E">
        <w:tc>
          <w:tcPr>
            <w:tcW w:w="9340" w:type="dxa"/>
            <w:tcBorders>
              <w:left w:val="single" w:sz="8" w:space="0" w:color="auto"/>
              <w:right w:val="single" w:sz="8" w:space="0" w:color="auto"/>
            </w:tcBorders>
            <w:shd w:val="clear" w:color="auto" w:fill="FFFFFF"/>
          </w:tcPr>
          <w:p w14:paraId="5FAC03AB" w14:textId="35FFC91F" w:rsidR="006014EE" w:rsidRPr="001F42D3" w:rsidRDefault="006014EE" w:rsidP="002E6C5E">
            <w:pPr>
              <w:pStyle w:val="ExampleValue"/>
              <w:ind w:left="180"/>
              <w:rPr>
                <w:rFonts w:eastAsia="MS Gothic"/>
                <w:noProof w:val="0"/>
              </w:rPr>
            </w:pPr>
            <w:r w:rsidRPr="001F42D3">
              <w:rPr>
                <w:rFonts w:eastAsia="MS Gothic"/>
                <w:noProof w:val="0"/>
              </w:rPr>
              <w:t>PCD^</w:t>
            </w:r>
            <w:r w:rsidR="00A975EB" w:rsidRPr="001F42D3">
              <w:rPr>
                <w:rFonts w:eastAsia="MS Gothic"/>
                <w:noProof w:val="0"/>
              </w:rPr>
              <w:t>1.3.6.1.4.1.19376.1.6.4.4.1</w:t>
            </w:r>
            <w:r w:rsidRPr="001F42D3">
              <w:rPr>
                <w:rFonts w:eastAsia="MS Gothic"/>
                <w:noProof w:val="0"/>
              </w:rPr>
              <w:t>^ISO</w:t>
            </w:r>
          </w:p>
        </w:tc>
      </w:tr>
      <w:bookmarkEnd w:id="1773"/>
      <w:tr w:rsidR="006014EE" w:rsidRPr="001F42D3" w14:paraId="61718C39" w14:textId="77777777" w:rsidTr="00D3703E">
        <w:tc>
          <w:tcPr>
            <w:tcW w:w="9340" w:type="dxa"/>
            <w:tcBorders>
              <w:top w:val="nil"/>
              <w:left w:val="single" w:sz="8" w:space="0" w:color="auto"/>
              <w:right w:val="single" w:sz="8" w:space="0" w:color="auto"/>
            </w:tcBorders>
            <w:shd w:val="clear" w:color="auto" w:fill="FFFFFF"/>
          </w:tcPr>
          <w:p w14:paraId="0B7D4FF8" w14:textId="77777777" w:rsidR="006014EE" w:rsidRPr="001F42D3" w:rsidRDefault="006014EE" w:rsidP="002E6C5E">
            <w:pPr>
              <w:pStyle w:val="ExampleValue"/>
              <w:ind w:left="180"/>
              <w:rPr>
                <w:rFonts w:eastAsia="MS Gothic"/>
                <w:noProof w:val="0"/>
              </w:rPr>
            </w:pPr>
            <w:r w:rsidRPr="001F42D3">
              <w:rPr>
                <w:rFonts w:eastAsia="MS Gothic"/>
                <w:noProof w:val="0"/>
              </w:rPr>
              <w:t>PID|||HO2009001^^^Hospital^PI||Hon^Albert^^^^^L||18991230|M</w:t>
            </w:r>
          </w:p>
        </w:tc>
      </w:tr>
      <w:tr w:rsidR="006014EE" w:rsidRPr="001F42D3" w14:paraId="6AB4DBD9" w14:textId="77777777" w:rsidTr="00D3703E">
        <w:tc>
          <w:tcPr>
            <w:tcW w:w="9340" w:type="dxa"/>
            <w:tcBorders>
              <w:left w:val="single" w:sz="8" w:space="0" w:color="auto"/>
              <w:right w:val="single" w:sz="8" w:space="0" w:color="auto"/>
            </w:tcBorders>
            <w:shd w:val="clear" w:color="auto" w:fill="FFFFFF"/>
          </w:tcPr>
          <w:p w14:paraId="5C1D4A36" w14:textId="77777777" w:rsidR="006014EE" w:rsidRPr="001F42D3" w:rsidRDefault="006014EE" w:rsidP="002E6C5E">
            <w:pPr>
              <w:pStyle w:val="ExampleValue"/>
              <w:ind w:left="180"/>
              <w:rPr>
                <w:rFonts w:eastAsia="MS Gothic"/>
                <w:noProof w:val="0"/>
              </w:rPr>
            </w:pPr>
            <w:r w:rsidRPr="001F42D3">
              <w:rPr>
                <w:rFonts w:eastAsia="MS Gothic"/>
                <w:noProof w:val="0"/>
              </w:rPr>
              <w:t>PV1||I|HO Surgery^OR^1</w:t>
            </w:r>
          </w:p>
        </w:tc>
      </w:tr>
      <w:tr w:rsidR="006014EE" w:rsidRPr="001F42D3" w14:paraId="6A05487D" w14:textId="77777777" w:rsidTr="00D3703E">
        <w:tc>
          <w:tcPr>
            <w:tcW w:w="9340" w:type="dxa"/>
            <w:tcBorders>
              <w:top w:val="nil"/>
              <w:left w:val="single" w:sz="8" w:space="0" w:color="auto"/>
              <w:right w:val="single" w:sz="8" w:space="0" w:color="auto"/>
            </w:tcBorders>
            <w:shd w:val="clear" w:color="auto" w:fill="FFFFFF"/>
          </w:tcPr>
          <w:p w14:paraId="3762F2B1" w14:textId="77777777" w:rsidR="006014EE" w:rsidRPr="001F42D3" w:rsidRDefault="006014EE" w:rsidP="002E6C5E">
            <w:pPr>
              <w:pStyle w:val="ExampleValue"/>
              <w:ind w:left="180"/>
              <w:rPr>
                <w:rFonts w:eastAsia="MS Gothic"/>
                <w:noProof w:val="0"/>
                <w:color w:val="000000"/>
              </w:rPr>
            </w:pPr>
            <w:r w:rsidRPr="001F42D3">
              <w:rPr>
                <w:rFonts w:eastAsia="MS Gothic"/>
                <w:noProof w:val="0"/>
              </w:rPr>
              <w:t>OBR|1|1^MINDRAY_EGATEWAY^00A037EB2175780F^EUI64|</w:t>
            </w:r>
            <w:r w:rsidR="00646FD3" w:rsidRPr="001F42D3">
              <w:rPr>
                <w:rFonts w:ascii="Cambria" w:eastAsia="MS Gothic" w:hAnsi="Cambria" w:cs="Cambria"/>
                <w:noProof w:val="0"/>
                <w:color w:val="000000"/>
              </w:rPr>
              <w:t>↵</w:t>
            </w:r>
          </w:p>
        </w:tc>
      </w:tr>
      <w:tr w:rsidR="006014EE" w:rsidRPr="001F42D3" w14:paraId="06873D8C" w14:textId="77777777" w:rsidTr="00D3703E">
        <w:tc>
          <w:tcPr>
            <w:tcW w:w="9340" w:type="dxa"/>
            <w:tcBorders>
              <w:left w:val="single" w:sz="8" w:space="0" w:color="auto"/>
              <w:right w:val="single" w:sz="8" w:space="0" w:color="auto"/>
            </w:tcBorders>
            <w:shd w:val="clear" w:color="auto" w:fill="FFFFFF"/>
          </w:tcPr>
          <w:p w14:paraId="67BADB98" w14:textId="77777777" w:rsidR="006014EE" w:rsidRPr="001F42D3" w:rsidRDefault="006014EE" w:rsidP="002E6C5E">
            <w:pPr>
              <w:pStyle w:val="ExampleValue"/>
              <w:ind w:left="180"/>
              <w:rPr>
                <w:rFonts w:eastAsia="MS Gothic"/>
                <w:noProof w:val="0"/>
              </w:rPr>
            </w:pPr>
            <w:r w:rsidRPr="001F42D3">
              <w:rPr>
                <w:rFonts w:eastAsia="MS Gothic"/>
                <w:noProof w:val="0"/>
              </w:rPr>
              <w:t>1^MINDRAY_EGATEWAY^00A037EB2175780F^EUI64|</w:t>
            </w:r>
          </w:p>
        </w:tc>
      </w:tr>
      <w:tr w:rsidR="006014EE" w:rsidRPr="001F42D3" w14:paraId="7427CFF8" w14:textId="77777777" w:rsidTr="00D3703E">
        <w:tc>
          <w:tcPr>
            <w:tcW w:w="9340" w:type="dxa"/>
            <w:tcBorders>
              <w:top w:val="nil"/>
              <w:left w:val="single" w:sz="8" w:space="0" w:color="auto"/>
              <w:right w:val="single" w:sz="8" w:space="0" w:color="auto"/>
            </w:tcBorders>
            <w:shd w:val="clear" w:color="auto" w:fill="FFFFFF"/>
          </w:tcPr>
          <w:p w14:paraId="0D50E9D9" w14:textId="77777777" w:rsidR="006014EE" w:rsidRPr="001F42D3" w:rsidRDefault="006014EE" w:rsidP="002E6C5E">
            <w:pPr>
              <w:pStyle w:val="ExampleValue"/>
              <w:ind w:left="180"/>
              <w:rPr>
                <w:rFonts w:eastAsia="MS Gothic"/>
                <w:noProof w:val="0"/>
              </w:rPr>
            </w:pPr>
            <w:r w:rsidRPr="001F42D3">
              <w:rPr>
                <w:rFonts w:eastAsia="MS Gothic"/>
                <w:noProof w:val="0"/>
              </w:rPr>
              <w:t>196616^MDC_EVT_ALARM^MDC|||20120111150457-</w:t>
            </w:r>
          </w:p>
        </w:tc>
      </w:tr>
      <w:tr w:rsidR="006014EE" w:rsidRPr="001F42D3" w14:paraId="7380025C" w14:textId="77777777" w:rsidTr="00D3703E">
        <w:trPr>
          <w:trHeight w:val="315"/>
        </w:trPr>
        <w:tc>
          <w:tcPr>
            <w:tcW w:w="9340" w:type="dxa"/>
            <w:tcBorders>
              <w:left w:val="single" w:sz="8" w:space="0" w:color="auto"/>
              <w:right w:val="single" w:sz="8" w:space="0" w:color="auto"/>
            </w:tcBorders>
            <w:shd w:val="clear" w:color="auto" w:fill="FFFFFF"/>
          </w:tcPr>
          <w:p w14:paraId="36624864" w14:textId="77777777" w:rsidR="006014EE" w:rsidRPr="001F42D3" w:rsidRDefault="006014EE" w:rsidP="002E6C5E">
            <w:pPr>
              <w:pStyle w:val="ExampleValue"/>
              <w:ind w:left="180"/>
              <w:rPr>
                <w:rFonts w:eastAsia="MS Gothic"/>
                <w:noProof w:val="0"/>
              </w:rPr>
            </w:pPr>
            <w:r w:rsidRPr="001F42D3">
              <w:rPr>
                <w:rFonts w:eastAsia="MS Gothic"/>
                <w:noProof w:val="0"/>
              </w:rPr>
              <w:t>0600||||||||||||||||||||||^1&amp;MINDRAY_EGATEWAY&amp;00A037EB2175780F&amp;EUI-64</w:t>
            </w:r>
          </w:p>
        </w:tc>
      </w:tr>
      <w:tr w:rsidR="006014EE" w:rsidRPr="001F42D3" w14:paraId="523BCFB1" w14:textId="77777777" w:rsidTr="00D3703E">
        <w:trPr>
          <w:trHeight w:val="693"/>
        </w:trPr>
        <w:tc>
          <w:tcPr>
            <w:tcW w:w="9340" w:type="dxa"/>
            <w:tcBorders>
              <w:top w:val="nil"/>
              <w:left w:val="single" w:sz="8" w:space="0" w:color="auto"/>
              <w:bottom w:val="single" w:sz="8" w:space="0" w:color="auto"/>
              <w:right w:val="single" w:sz="8" w:space="0" w:color="auto"/>
            </w:tcBorders>
            <w:shd w:val="clear" w:color="auto" w:fill="FFFFFF"/>
          </w:tcPr>
          <w:p w14:paraId="1EAE2307" w14:textId="4C51995C" w:rsidR="008E0D2A" w:rsidRPr="008E0D2A" w:rsidRDefault="008E0D2A" w:rsidP="008E0D2A">
            <w:pPr>
              <w:pStyle w:val="ExampleValue"/>
              <w:ind w:left="180"/>
              <w:rPr>
                <w:rFonts w:eastAsia="MS Gothic"/>
                <w:noProof w:val="0"/>
              </w:rPr>
            </w:pPr>
            <w:r w:rsidRPr="008E0D2A">
              <w:rPr>
                <w:rFonts w:eastAsia="MS Gothic"/>
                <w:noProof w:val="0"/>
              </w:rPr>
              <w:t>OBX|1|CE|196616^MDC_EVT_ALARM^MDC |1.3.1.150456|196670^MDC_EVT_LO^MDC |||L~PM~SP|||F|||20120111150457-0600||||F1519EFX^SHENZHEN_DEVICE^mindray.com^DNS</w:t>
            </w:r>
          </w:p>
          <w:p w14:paraId="19828422" w14:textId="37E5DA67" w:rsidR="008E0D2A" w:rsidRPr="008E0D2A" w:rsidRDefault="008E0D2A" w:rsidP="008E0D2A">
            <w:pPr>
              <w:pStyle w:val="ExampleValue"/>
              <w:ind w:left="180"/>
              <w:rPr>
                <w:rFonts w:eastAsia="MS Gothic"/>
                <w:noProof w:val="0"/>
              </w:rPr>
            </w:pPr>
            <w:r w:rsidRPr="008E0D2A">
              <w:rPr>
                <w:rFonts w:eastAsia="MS Gothic"/>
                <w:noProof w:val="0"/>
              </w:rPr>
              <w:t>OBX|2|ST|196670^MDC_EVT_LO^MDC|1.3.1.150456.1|Low</w:t>
            </w:r>
          </w:p>
          <w:p w14:paraId="3F13D5DB" w14:textId="77777777" w:rsidR="008E0D2A" w:rsidRPr="008E0D2A" w:rsidRDefault="008E0D2A" w:rsidP="008E0D2A">
            <w:pPr>
              <w:pStyle w:val="ExampleValue"/>
              <w:ind w:left="180"/>
              <w:rPr>
                <w:rFonts w:eastAsia="MS Gothic"/>
                <w:noProof w:val="0"/>
              </w:rPr>
            </w:pPr>
            <w:r w:rsidRPr="008E0D2A">
              <w:rPr>
                <w:rFonts w:eastAsia="MS Gothic"/>
                <w:noProof w:val="0"/>
              </w:rPr>
              <w:t xml:space="preserve">SpO2|||L~PM~SP|||F|||20120111150457-0600||||F1519EFX^SHENZHEN_DEVICE^mindray.com^DNS </w:t>
            </w:r>
          </w:p>
          <w:p w14:paraId="770013AA" w14:textId="77777777" w:rsidR="008E0D2A" w:rsidRPr="008E0D2A" w:rsidRDefault="008E0D2A" w:rsidP="008E0D2A">
            <w:pPr>
              <w:pStyle w:val="ExampleValue"/>
              <w:ind w:left="180"/>
              <w:rPr>
                <w:rFonts w:eastAsia="MS Gothic"/>
                <w:noProof w:val="0"/>
              </w:rPr>
            </w:pPr>
            <w:r w:rsidRPr="008E0D2A">
              <w:rPr>
                <w:rFonts w:eastAsia="MS Gothic"/>
                <w:noProof w:val="0"/>
              </w:rPr>
              <w:t xml:space="preserve">OBX|3|NM|150456^MDC_PULS_OXIM_SAT_O2^MDC|1.3.1.150456.2|88|262688^MDC_DI </w:t>
            </w:r>
          </w:p>
          <w:p w14:paraId="58FF4A2E" w14:textId="5F7515F8" w:rsidR="008E0D2A" w:rsidRPr="008E0D2A" w:rsidRDefault="008E0D2A" w:rsidP="008E0D2A">
            <w:pPr>
              <w:pStyle w:val="ExampleValue"/>
              <w:ind w:left="180"/>
              <w:rPr>
                <w:rFonts w:eastAsia="MS Gothic"/>
                <w:noProof w:val="0"/>
              </w:rPr>
            </w:pPr>
            <w:r w:rsidRPr="008E0D2A">
              <w:rPr>
                <w:rFonts w:eastAsia="MS Gothic"/>
                <w:noProof w:val="0"/>
              </w:rPr>
              <w:t>M_PERCENT^MDC|90-96||||F|||20120111150457-0600</w:t>
            </w:r>
          </w:p>
          <w:p w14:paraId="54CDB66E" w14:textId="3AE73701" w:rsidR="008E0D2A" w:rsidRPr="008E0D2A" w:rsidRDefault="008E0D2A" w:rsidP="008E0D2A">
            <w:pPr>
              <w:pStyle w:val="ExampleValue"/>
              <w:ind w:left="180"/>
              <w:rPr>
                <w:rFonts w:eastAsia="MS Gothic"/>
                <w:noProof w:val="0"/>
              </w:rPr>
            </w:pPr>
            <w:r w:rsidRPr="008E0D2A">
              <w:rPr>
                <w:rFonts w:eastAsia="MS Gothic"/>
                <w:noProof w:val="0"/>
              </w:rPr>
              <w:t>OBX|4|ST|68481^MDC_ATTR_EVENT_PHASE^MDC|1.3.1.150456.3|start||||||F</w:t>
            </w:r>
          </w:p>
          <w:p w14:paraId="72DC6D21" w14:textId="53A0171C" w:rsidR="008E0D2A" w:rsidRPr="008E0D2A" w:rsidRDefault="008E0D2A" w:rsidP="008E0D2A">
            <w:pPr>
              <w:pStyle w:val="ExampleValue"/>
              <w:ind w:left="180"/>
              <w:rPr>
                <w:rFonts w:eastAsia="MS Gothic"/>
                <w:noProof w:val="0"/>
              </w:rPr>
            </w:pPr>
            <w:r w:rsidRPr="008E0D2A">
              <w:rPr>
                <w:rFonts w:eastAsia="MS Gothic"/>
                <w:noProof w:val="0"/>
              </w:rPr>
              <w:t>OBX|5|ST|68482^MDC_ATTR_ALARM_STATE^MDC|1.3.1.150456.4|active||||||F</w:t>
            </w:r>
          </w:p>
          <w:p w14:paraId="1135A65C" w14:textId="0D537CA8" w:rsidR="008E0D2A" w:rsidRPr="001F42D3" w:rsidRDefault="008E0D2A" w:rsidP="008E0D2A">
            <w:pPr>
              <w:pStyle w:val="ExampleValue"/>
              <w:ind w:left="180"/>
              <w:rPr>
                <w:rFonts w:eastAsia="MS Gothic"/>
                <w:noProof w:val="0"/>
              </w:rPr>
            </w:pPr>
            <w:r w:rsidRPr="008E0D2A">
              <w:rPr>
                <w:rFonts w:eastAsia="MS Gothic"/>
                <w:noProof w:val="0"/>
              </w:rPr>
              <w:t>OBX|6|ST|68483^MDC_ATTR_ALARM_INACTIVATION_STATE|1.3.1.150456.5|enabled|||||F</w:t>
            </w:r>
          </w:p>
        </w:tc>
      </w:tr>
    </w:tbl>
    <w:p w14:paraId="5B9BA2F3" w14:textId="263D7050" w:rsidR="00B11855" w:rsidRPr="001F42D3" w:rsidRDefault="006014EE" w:rsidP="00506FBD">
      <w:pPr>
        <w:pStyle w:val="Note"/>
        <w:ind w:left="0" w:hanging="2"/>
      </w:pPr>
      <w:r w:rsidRPr="001F42D3">
        <w:t>N</w:t>
      </w:r>
      <w:r w:rsidR="00805FC3" w:rsidRPr="001F42D3">
        <w:t>ote</w:t>
      </w:r>
      <w:r w:rsidRPr="001F42D3">
        <w:t>:  The use of DNS as the standards base indication for OBX-18 Equipment Instance Identifier is acceptable for Connectathon use</w:t>
      </w:r>
      <w:r w:rsidR="009D6627" w:rsidRPr="001F42D3">
        <w:t>;</w:t>
      </w:r>
      <w:r w:rsidRPr="001F42D3">
        <w:t xml:space="preserve"> however</w:t>
      </w:r>
      <w:r w:rsidR="009D6627" w:rsidRPr="001F42D3">
        <w:t>,</w:t>
      </w:r>
      <w:r w:rsidRPr="001F42D3">
        <w:t xml:space="preserve"> in live deployments it would be expected to be a formally registered value, such as an EUI-64.</w:t>
      </w:r>
    </w:p>
    <w:p w14:paraId="7CC72275" w14:textId="13828FCF" w:rsidR="00B11855" w:rsidRPr="001F42D3" w:rsidRDefault="00564BEB" w:rsidP="00B34AEB">
      <w:pPr>
        <w:pStyle w:val="Heading3"/>
        <w:numPr>
          <w:ilvl w:val="0"/>
          <w:numId w:val="0"/>
        </w:numPr>
        <w:rPr>
          <w:noProof w:val="0"/>
        </w:rPr>
      </w:pPr>
      <w:bookmarkStart w:id="1774" w:name="_Toc401769893"/>
      <w:bookmarkStart w:id="1775" w:name="_Ref177737725"/>
      <w:bookmarkStart w:id="1776" w:name="_Ref177738311"/>
      <w:bookmarkStart w:id="1777" w:name="_Toc214889812"/>
      <w:r w:rsidRPr="001F42D3">
        <w:rPr>
          <w:noProof w:val="0"/>
        </w:rPr>
        <w:t xml:space="preserve">E.3.2 </w:t>
      </w:r>
      <w:r w:rsidR="003D003E" w:rsidRPr="001F42D3">
        <w:rPr>
          <w:noProof w:val="0"/>
        </w:rPr>
        <w:t>Alert - Qualitative (non-numeric) Alarm</w:t>
      </w:r>
      <w:bookmarkEnd w:id="1774"/>
      <w:bookmarkEnd w:id="1775"/>
      <w:bookmarkEnd w:id="1776"/>
      <w:bookmarkEnd w:id="1777"/>
    </w:p>
    <w:p w14:paraId="7E81EF11" w14:textId="77777777" w:rsidR="00B11855" w:rsidRPr="001F42D3" w:rsidRDefault="003D003E" w:rsidP="002E3ED0">
      <w:pPr>
        <w:pStyle w:val="ExampleValue"/>
        <w:keepNext/>
        <w:rPr>
          <w:noProof w:val="0"/>
        </w:rPr>
      </w:pPr>
      <w:bookmarkStart w:id="1778" w:name="OLE_LINK1"/>
      <w:bookmarkStart w:id="1779" w:name="OLE_LINK2"/>
      <w:r w:rsidRPr="001F42D3">
        <w:rPr>
          <w:noProof w:val="0"/>
        </w:rPr>
        <w:t>Infusion Pump, Fluid Line Occlusion, Technical Alarm Indication Start</w:t>
      </w:r>
    </w:p>
    <w:p w14:paraId="59BD561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MSH|^~\&amp;|PAT_DEVICE_BBRAUN^0012211839000001^EUI-</w:t>
      </w:r>
    </w:p>
    <w:p w14:paraId="4F9C6E05"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64|BBRAUN|AM_Philips_IEM^</w:t>
      </w:r>
      <w:r w:rsidR="00153B19" w:rsidRPr="001F42D3">
        <w:rPr>
          <w:noProof w:val="0"/>
        </w:rPr>
        <w:t xml:space="preserve"> 00095CFFFE741952 </w:t>
      </w:r>
      <w:r w:rsidRPr="001F42D3">
        <w:rPr>
          <w:noProof w:val="0"/>
        </w:rPr>
        <w:t>^EUI-64|Philips|20120109175417-</w:t>
      </w:r>
    </w:p>
    <w:p w14:paraId="3F35A27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0600||ORU^R40^ORU_R40|6346172845752460251|P|2.6|||AL|NE||ASCII|EN^English^ISO639||</w:t>
      </w:r>
    </w:p>
    <w:p w14:paraId="07A6713F" w14:textId="1E0A754C"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IHE_PCD_ACM_001^IHE PCD^</w:t>
      </w:r>
      <w:r w:rsidR="00A975EB" w:rsidRPr="001F42D3">
        <w:rPr>
          <w:noProof w:val="0"/>
        </w:rPr>
        <w:t>1.3.6.1.4.1.19376.1.6.4.4.1</w:t>
      </w:r>
      <w:r w:rsidRPr="001F42D3">
        <w:rPr>
          <w:noProof w:val="0"/>
        </w:rPr>
        <w:t>^ISO</w:t>
      </w:r>
    </w:p>
    <w:p w14:paraId="17533257"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PID|||HO2009003^^^AA1^PI||Hon^Amy^^^^^L|Coburn^^^^^^L|19610301000000-0600|F</w:t>
      </w:r>
    </w:p>
    <w:p w14:paraId="6DBEECC6"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287EC8B7" w14:textId="77777777" w:rsidR="00EF1CAC" w:rsidRPr="001F42D3" w:rsidRDefault="00EF1CAC" w:rsidP="00EF1CAC">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OBR|1|634617284575713662^PAT_DEVICE_BBRAUN^0012211839000001^EUI-</w:t>
      </w:r>
    </w:p>
    <w:p w14:paraId="22E6E09C" w14:textId="77777777" w:rsidR="00EF1CAC" w:rsidRPr="001F42D3" w:rsidRDefault="00EF1CAC" w:rsidP="00EF1CAC">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64|E0001_27^PAT_DEVICE_BBRAUN^0012211839000001^EUI-64|196616^MDC_EVT_ALARM^MDC|||20120109175417-0600</w:t>
      </w:r>
    </w:p>
    <w:p w14:paraId="3D19378E" w14:textId="6505253B"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OBX|1|CWE|196616^MDC_EVT_ALARM^MDC|1.0.0.0.1|196940^MDC_EVT_FLUID_LINE_OCCL^MDC^^^^^^Occlusion|||ST|||F|||||||P6013^^0012210000000000^EUI-64</w:t>
      </w:r>
    </w:p>
    <w:p w14:paraId="0B751982" w14:textId="12429BFC"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OBX|2|CWE|</w:t>
      </w:r>
      <w:r w:rsidR="00BA5119" w:rsidRPr="001F42D3">
        <w:rPr>
          <w:noProof w:val="0"/>
        </w:rPr>
        <w:t>68480</w:t>
      </w:r>
      <w:r w:rsidRPr="001F42D3">
        <w:rPr>
          <w:noProof w:val="0"/>
        </w:rPr>
        <w:t>^MDC_ATTR_ALERT_SOURCE^MDC|1.0.0.0.2|</w:t>
      </w:r>
    </w:p>
    <w:p w14:paraId="26603851" w14:textId="777777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69985^MDC_DEV_PUMP_INFUS_MDS^MDC||||||F|||20120109175417-0600</w:t>
      </w:r>
    </w:p>
    <w:p w14:paraId="545D35B8" w14:textId="2066CEF1"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OBX|3|ST|</w:t>
      </w:r>
      <w:r w:rsidR="00DD1A0C" w:rsidRPr="001F42D3">
        <w:rPr>
          <w:noProof w:val="0"/>
        </w:rPr>
        <w:t>68481</w:t>
      </w:r>
      <w:r w:rsidRPr="001F42D3">
        <w:rPr>
          <w:noProof w:val="0"/>
        </w:rPr>
        <w:t>^MDC_ATTR_EVENT_PHASE^MDC|1.0.0.0.3|start||||||F</w:t>
      </w:r>
    </w:p>
    <w:p w14:paraId="16E2B9D3" w14:textId="231DB677"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OBX|4|ST|</w:t>
      </w:r>
      <w:r w:rsidR="004B004B" w:rsidRPr="001F42D3">
        <w:rPr>
          <w:noProof w:val="0"/>
        </w:rPr>
        <w:t>68482</w:t>
      </w:r>
      <w:r w:rsidRPr="001F42D3">
        <w:rPr>
          <w:noProof w:val="0"/>
        </w:rPr>
        <w:t>^MDC_ATTR_ALARM_STATE^MDC|1.0.0.0.4|active||||||F</w:t>
      </w:r>
    </w:p>
    <w:p w14:paraId="12FF8F4C" w14:textId="45EDAE93" w:rsidR="006014EE" w:rsidRPr="001F42D3" w:rsidRDefault="006014EE" w:rsidP="0002201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OBX|5|ST|</w:t>
      </w:r>
      <w:r w:rsidR="004B004B" w:rsidRPr="001F42D3">
        <w:rPr>
          <w:noProof w:val="0"/>
        </w:rPr>
        <w:t>68483</w:t>
      </w:r>
      <w:r w:rsidRPr="001F42D3">
        <w:rPr>
          <w:noProof w:val="0"/>
        </w:rPr>
        <w:t>^MDC_ATTR_ALARM_INACTIVATION_STATE|1.0.0.0.5|enabled|||||F</w:t>
      </w:r>
    </w:p>
    <w:p w14:paraId="71292090" w14:textId="77777777" w:rsidR="00B11855" w:rsidRPr="001F42D3" w:rsidRDefault="00B11855" w:rsidP="00CF5627">
      <w:pPr>
        <w:pStyle w:val="BodyText"/>
      </w:pPr>
    </w:p>
    <w:p w14:paraId="46CA1F4C" w14:textId="77777777" w:rsidR="00E05E82" w:rsidRPr="001F42D3" w:rsidRDefault="00E05E82" w:rsidP="00CF5627">
      <w:pPr>
        <w:pStyle w:val="BodyText"/>
      </w:pPr>
    </w:p>
    <w:p w14:paraId="4E4E88F8" w14:textId="77777777" w:rsidR="00E05E82" w:rsidRPr="001F42D3" w:rsidRDefault="00E05E82" w:rsidP="00CF5627">
      <w:pPr>
        <w:pStyle w:val="BodyText"/>
      </w:pPr>
    </w:p>
    <w:p w14:paraId="285A9E9F" w14:textId="77777777" w:rsidR="00E05E82" w:rsidRPr="001F42D3" w:rsidRDefault="00E05E82" w:rsidP="00CF5627">
      <w:pPr>
        <w:pStyle w:val="BodyText"/>
      </w:pPr>
    </w:p>
    <w:p w14:paraId="51D318DE" w14:textId="77777777" w:rsidR="00B11855" w:rsidRPr="001F42D3" w:rsidRDefault="003D003E" w:rsidP="005C1693">
      <w:pPr>
        <w:pStyle w:val="BodyText"/>
      </w:pPr>
      <w:r w:rsidRPr="001F42D3">
        <w:rPr>
          <w:b/>
          <w:bCs/>
        </w:rPr>
        <w:t>Infusion Pump, Fluid Line Occlusion, Technical Alarm Indication, End</w:t>
      </w:r>
    </w:p>
    <w:p w14:paraId="2A6DCD7F" w14:textId="77777777" w:rsidR="006014EE" w:rsidRPr="001F42D3" w:rsidRDefault="006014EE" w:rsidP="00CF5627">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MSH|^~\&amp;|PAT_DEVICE_BBRAUN^0012211839000001^EUI-</w:t>
      </w:r>
    </w:p>
    <w:p w14:paraId="51715A9A"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lastRenderedPageBreak/>
        <w:t>64|BBRAUN|AM_Philips_IEM^</w:t>
      </w:r>
      <w:r w:rsidR="00153B19" w:rsidRPr="001F42D3">
        <w:rPr>
          <w:noProof w:val="0"/>
        </w:rPr>
        <w:t>00095CFFFE741952</w:t>
      </w:r>
      <w:r w:rsidRPr="001F42D3">
        <w:rPr>
          <w:noProof w:val="0"/>
        </w:rPr>
        <w:t>^EUI-64|Philips|20120109175426-</w:t>
      </w:r>
    </w:p>
    <w:p w14:paraId="04AD9B25"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0600||ORU^R40^ORU_R40|6346172846620706282|P|2.6|||AL|NE||ASCII|EN^English^ISO639||</w:t>
      </w:r>
    </w:p>
    <w:p w14:paraId="13257BB6"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IHE_PCD_ACM_001^IHE PCD^1.3.6.1.4.1.19376.1.6.1.4.1^ISO</w:t>
      </w:r>
    </w:p>
    <w:p w14:paraId="2007C179"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w:t>
      </w:r>
    </w:p>
    <w:p w14:paraId="6495F5F4"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0600|F</w:t>
      </w:r>
    </w:p>
    <w:p w14:paraId="680977EA"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129E94BD"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OBR|1|634617284662070628^PAT_DEVICE_BBRAUN^0012211839000001^EUI-</w:t>
      </w:r>
    </w:p>
    <w:p w14:paraId="68BCCDF5"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64|E0001_34^PAT_DEVICE_BBRAUN^0012211839000001^EUI-64|196616^MDC_EVT_ALARM^MDC|||20120109175426-</w:t>
      </w:r>
    </w:p>
    <w:p w14:paraId="2E360BCB" w14:textId="77777777" w:rsidR="008543E6" w:rsidRPr="001F42D3" w:rsidRDefault="008543E6" w:rsidP="008543E6">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0600||||||||||||||||||||||^E0001_27&amp;PAT_DEVICE_BBRAUN&amp;0012211839000001&amp;EUI-64</w:t>
      </w:r>
    </w:p>
    <w:p w14:paraId="266E10E6" w14:textId="2C7F0B61"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OBX|1|CWE|196616^MDC_EVT_ALARM^MDC|1.0.0.0.1|196940^MDC_EVT_FLUID_LINE_OCCL^MDC^^^^^^Occlusion|||ST|||F|||||||P6013^^0012210000000000^EUI-64</w:t>
      </w:r>
    </w:p>
    <w:p w14:paraId="678B14BB" w14:textId="4A4F11D9"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OBX|2|CWE|</w:t>
      </w:r>
      <w:r w:rsidR="00BA5119" w:rsidRPr="001F42D3">
        <w:rPr>
          <w:noProof w:val="0"/>
        </w:rPr>
        <w:t>68480</w:t>
      </w:r>
      <w:r w:rsidRPr="001F42D3">
        <w:rPr>
          <w:noProof w:val="0"/>
        </w:rPr>
        <w:t>^MDC_ATTR_ALERT_SOURCE^MDC|1.0.0.0.2|69985^MDC_DEV_PUMP_INFUS_MDS^MDC||||||F|||20120109175426-0600</w:t>
      </w:r>
    </w:p>
    <w:p w14:paraId="0029BA1F" w14:textId="6222B36D" w:rsidR="00DD1A0C" w:rsidRPr="001F42D3" w:rsidRDefault="00DD1A0C" w:rsidP="00CF5627">
      <w:pPr>
        <w:pStyle w:val="BodyText"/>
        <w:rPr>
          <w:lang w:bidi="hi-IN"/>
        </w:rPr>
      </w:pPr>
    </w:p>
    <w:p w14:paraId="5DA72738" w14:textId="1B8ACA6E" w:rsidR="006014EE" w:rsidRPr="001F42D3" w:rsidRDefault="004B004B"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OBX|3|ST|</w:t>
      </w:r>
      <w:r w:rsidR="00DD1A0C" w:rsidRPr="001F42D3">
        <w:rPr>
          <w:noProof w:val="0"/>
        </w:rPr>
        <w:t>68481</w:t>
      </w:r>
      <w:r w:rsidR="006014EE" w:rsidRPr="001F42D3">
        <w:rPr>
          <w:noProof w:val="0"/>
        </w:rPr>
        <w:t>^MDC_ATTR_EVENT_PHASE^MDC|1.0.0.0.3|end||||||F</w:t>
      </w:r>
    </w:p>
    <w:p w14:paraId="70986EA6" w14:textId="36849136"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OBX|4|ST|</w:t>
      </w:r>
      <w:r w:rsidR="004B004B" w:rsidRPr="001F42D3">
        <w:rPr>
          <w:noProof w:val="0"/>
        </w:rPr>
        <w:t>68482</w:t>
      </w:r>
      <w:r w:rsidRPr="001F42D3">
        <w:rPr>
          <w:noProof w:val="0"/>
        </w:rPr>
        <w:t>^MDC_ATTR_ALARM_STATE^MDC|1.0.0.0.4|inactive||||||F</w:t>
      </w:r>
    </w:p>
    <w:p w14:paraId="22D9D84F" w14:textId="16C3A7C0"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r w:rsidRPr="001F42D3">
        <w:rPr>
          <w:noProof w:val="0"/>
        </w:rPr>
        <w:t>OBX|5|ST|</w:t>
      </w:r>
      <w:r w:rsidR="004B004B" w:rsidRPr="001F42D3">
        <w:rPr>
          <w:noProof w:val="0"/>
        </w:rPr>
        <w:t>68483</w:t>
      </w:r>
      <w:r w:rsidRPr="001F42D3">
        <w:rPr>
          <w:noProof w:val="0"/>
        </w:rPr>
        <w:t>^MDC_ATTR_ALARM_INACTIVATION_STATE|1.0.0.0.5|enabled|||||F</w:t>
      </w:r>
    </w:p>
    <w:p w14:paraId="1A4C07DF" w14:textId="77777777" w:rsidR="006014EE" w:rsidRPr="001F42D3" w:rsidRDefault="006014EE" w:rsidP="00123F43">
      <w:pPr>
        <w:pStyle w:val="ExampleValue"/>
        <w:keepNext/>
        <w:pBdr>
          <w:top w:val="single" w:sz="8" w:space="1" w:color="auto"/>
          <w:left w:val="single" w:sz="8" w:space="4" w:color="auto"/>
          <w:bottom w:val="single" w:sz="8" w:space="1" w:color="auto"/>
          <w:right w:val="single" w:sz="8" w:space="4" w:color="auto"/>
        </w:pBdr>
        <w:rPr>
          <w:noProof w:val="0"/>
        </w:rPr>
      </w:pPr>
    </w:p>
    <w:p w14:paraId="30D6B89F" w14:textId="77777777" w:rsidR="00D93F40" w:rsidRPr="001F42D3" w:rsidRDefault="00D93F40" w:rsidP="00E05E82">
      <w:pPr>
        <w:pStyle w:val="BodyText"/>
      </w:pPr>
    </w:p>
    <w:p w14:paraId="3A368272" w14:textId="3BBD919B" w:rsidR="006B68F1" w:rsidRPr="001F42D3" w:rsidRDefault="006B68F1" w:rsidP="005C1693">
      <w:pPr>
        <w:pStyle w:val="BodyText"/>
      </w:pPr>
      <w:r w:rsidRPr="001F42D3">
        <w:rPr>
          <w:b/>
          <w:bCs/>
        </w:rPr>
        <w:t>Alert – Advisory of undocumented timeout prior to surgical procedure</w:t>
      </w:r>
    </w:p>
    <w:p w14:paraId="58371E03"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MSH|^~\&amp;|CONTENT_CONSUMER_LIVEDATA|LIVEDATA|AM_Philips_IEM|Philips|20120109175426-</w:t>
      </w:r>
    </w:p>
    <w:p w14:paraId="558747AF" w14:textId="3DDD0E00"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0600||ORU^R40^ORU_R40|1233532926265-02|P|2.6|||NE|AL||ASCII|EN^English^ISO639||</w:t>
      </w:r>
    </w:p>
    <w:p w14:paraId="41D5E24F"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IHE_PCD_ACM_001^IHE PCD^1.3.6.1.4.1.19376.1.6.1.4.1^ISO</w:t>
      </w:r>
    </w:p>
    <w:p w14:paraId="4557D374"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PID|||HO2009003^^^AA1^PI||Hon^Amy^^^^^L|Coburn^^^^^^L|19610301000000-</w:t>
      </w:r>
    </w:p>
    <w:p w14:paraId="5557F26A"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0600|F</w:t>
      </w:r>
    </w:p>
    <w:p w14:paraId="29FBAE37"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PV1||I|HO 3 West ICU^10^1</w:t>
      </w:r>
    </w:p>
    <w:p w14:paraId="3757486D"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OBR|1||12345-2^LIVEDATA|196616^MDC_EVT_ALARM^MDC|||20120109175426-0600||||||||||8664693239</w:t>
      </w:r>
    </w:p>
    <w:p w14:paraId="2A824C46" w14:textId="7777777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OBX|1|CWE|0^MDCX_DOCUMENTATION_ERROR^MDC|2.1.2.1.1|Timeout not documented|||SA~PM|||R||20120109175426-0600</w:t>
      </w:r>
    </w:p>
    <w:p w14:paraId="63B4E8A1" w14:textId="646EEBB7"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OBX|2|CWE|684800^MDC_ATTR_ALERT_SOURCE^MDC|1.0.0.0.2|Procedure not documented on time|||SA~PM|||R||20120109175426-0600</w:t>
      </w:r>
    </w:p>
    <w:p w14:paraId="2E4D421B" w14:textId="0E55C3E5"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OBX|3|ST|684810^MDC_ATTR_EVENT_PHASE^MDC|2.1.2.1.3|start||||||R</w:t>
      </w:r>
    </w:p>
    <w:p w14:paraId="55617BEE" w14:textId="0B48D7B3" w:rsidR="006B68F1" w:rsidRPr="001F42D3" w:rsidRDefault="006B68F1" w:rsidP="0034511D">
      <w:pPr>
        <w:pStyle w:val="ExampleValue"/>
        <w:pBdr>
          <w:top w:val="single" w:sz="8" w:space="1" w:color="auto"/>
          <w:left w:val="single" w:sz="8" w:space="4" w:color="auto"/>
          <w:bottom w:val="single" w:sz="8" w:space="1" w:color="auto"/>
          <w:right w:val="single" w:sz="8" w:space="4" w:color="auto"/>
        </w:pBdr>
        <w:rPr>
          <w:noProof w:val="0"/>
        </w:rPr>
      </w:pPr>
      <w:r w:rsidRPr="001F42D3">
        <w:rPr>
          <w:noProof w:val="0"/>
        </w:rPr>
        <w:t>OBX|4|ST|684820^MDC_ATTR_ALARM_STATE^MDC|2.1.2.1.4|active||||||R</w:t>
      </w:r>
    </w:p>
    <w:p w14:paraId="52965F1E" w14:textId="3CE2A8F3" w:rsidR="00B11855" w:rsidRPr="001F42D3" w:rsidRDefault="00564BEB" w:rsidP="00B34AEB">
      <w:pPr>
        <w:pStyle w:val="Heading1"/>
        <w:numPr>
          <w:ilvl w:val="0"/>
          <w:numId w:val="0"/>
        </w:numPr>
        <w:rPr>
          <w:noProof w:val="0"/>
        </w:rPr>
      </w:pPr>
      <w:bookmarkStart w:id="1780" w:name="_Toc401769894"/>
      <w:bookmarkStart w:id="1781" w:name="_Toc214889813"/>
      <w:bookmarkEnd w:id="1778"/>
      <w:bookmarkEnd w:id="1779"/>
      <w:r w:rsidRPr="001F42D3">
        <w:rPr>
          <w:noProof w:val="0"/>
        </w:rPr>
        <w:lastRenderedPageBreak/>
        <w:t xml:space="preserve">Appendix F </w:t>
      </w:r>
      <w:r w:rsidR="006D613E" w:rsidRPr="001F42D3">
        <w:rPr>
          <w:noProof w:val="0"/>
        </w:rPr>
        <w:t>HL7</w:t>
      </w:r>
      <w:r w:rsidR="00995105" w:rsidRPr="001F42D3">
        <w:rPr>
          <w:noProof w:val="0"/>
        </w:rPr>
        <w:t xml:space="preserve"> </w:t>
      </w:r>
      <w:r w:rsidR="003D003E" w:rsidRPr="001F42D3">
        <w:rPr>
          <w:noProof w:val="0"/>
        </w:rPr>
        <w:t>Message Profiling Convention</w:t>
      </w:r>
      <w:bookmarkEnd w:id="1780"/>
      <w:bookmarkEnd w:id="1781"/>
    </w:p>
    <w:p w14:paraId="6DCBED32" w14:textId="5C93A729" w:rsidR="00B9381B" w:rsidRPr="001F42D3" w:rsidRDefault="00B9381B" w:rsidP="000E02A5">
      <w:pPr>
        <w:pStyle w:val="BodyText"/>
      </w:pPr>
      <w:r w:rsidRPr="001F42D3">
        <w:t xml:space="preserve">For the material formerly in this Appendix, readers should refer to </w:t>
      </w:r>
      <w:hyperlink r:id="rId75" w:history="1">
        <w:r w:rsidRPr="001F42D3">
          <w:rPr>
            <w:rStyle w:val="Hyperlink"/>
          </w:rPr>
          <w:t>IHE Technical Frameworks General Introduction Appendix E</w:t>
        </w:r>
      </w:hyperlink>
      <w:r w:rsidRPr="001F42D3">
        <w:t>.</w:t>
      </w:r>
    </w:p>
    <w:p w14:paraId="435780AA" w14:textId="1278B62A" w:rsidR="00B11855" w:rsidRPr="001F42D3" w:rsidRDefault="00CE1CA8" w:rsidP="00B34AEB">
      <w:pPr>
        <w:pStyle w:val="Heading1"/>
        <w:numPr>
          <w:ilvl w:val="0"/>
          <w:numId w:val="0"/>
        </w:numPr>
        <w:rPr>
          <w:noProof w:val="0"/>
        </w:rPr>
      </w:pPr>
      <w:bookmarkStart w:id="1782" w:name="_Toc401769895"/>
      <w:bookmarkStart w:id="1783" w:name="_Toc214889814"/>
      <w:r w:rsidRPr="001F42D3">
        <w:rPr>
          <w:noProof w:val="0"/>
        </w:rPr>
        <w:lastRenderedPageBreak/>
        <w:t xml:space="preserve">Appendix G </w:t>
      </w:r>
      <w:r w:rsidR="00813541" w:rsidRPr="001F42D3">
        <w:rPr>
          <w:noProof w:val="0"/>
        </w:rPr>
        <w:t xml:space="preserve">– </w:t>
      </w:r>
      <w:r w:rsidR="006D613E" w:rsidRPr="001F42D3">
        <w:rPr>
          <w:noProof w:val="0"/>
        </w:rPr>
        <w:t>HL7</w:t>
      </w:r>
      <w:r w:rsidR="00995105" w:rsidRPr="001F42D3">
        <w:rPr>
          <w:noProof w:val="0"/>
        </w:rPr>
        <w:t xml:space="preserve"> </w:t>
      </w:r>
      <w:r w:rsidR="003D003E" w:rsidRPr="001F42D3">
        <w:rPr>
          <w:noProof w:val="0"/>
        </w:rPr>
        <w:t>Implementation Notes</w:t>
      </w:r>
      <w:bookmarkEnd w:id="1782"/>
      <w:bookmarkEnd w:id="1783"/>
    </w:p>
    <w:p w14:paraId="0EEFCA02" w14:textId="5305E6B3" w:rsidR="00B11855" w:rsidRPr="001F42D3" w:rsidRDefault="00CF201F" w:rsidP="000E02A5">
      <w:pPr>
        <w:pStyle w:val="BodyText"/>
      </w:pPr>
      <w:r w:rsidRPr="001F42D3">
        <w:t xml:space="preserve">For general </w:t>
      </w:r>
      <w:r w:rsidR="006D613E" w:rsidRPr="001F42D3">
        <w:t>HL7</w:t>
      </w:r>
      <w:r w:rsidR="00995105" w:rsidRPr="001F42D3">
        <w:t xml:space="preserve"> </w:t>
      </w:r>
      <w:r w:rsidRPr="001F42D3">
        <w:t xml:space="preserve">Implementation Notes, it is important that the reader study </w:t>
      </w:r>
      <w:hyperlink r:id="rId76" w:history="1">
        <w:r w:rsidRPr="001F42D3">
          <w:rPr>
            <w:rStyle w:val="Hyperlink"/>
          </w:rPr>
          <w:t>IHE Technical Frameworks General Introduction Appendix E</w:t>
        </w:r>
      </w:hyperlink>
      <w:r w:rsidRPr="001F42D3">
        <w:t xml:space="preserve">. Only considerations specific to IHE </w:t>
      </w:r>
      <w:r w:rsidR="007075BE" w:rsidRPr="001F42D3">
        <w:t xml:space="preserve">DEV </w:t>
      </w:r>
      <w:r w:rsidRPr="001F42D3">
        <w:t>profiles will be covered here.</w:t>
      </w:r>
    </w:p>
    <w:p w14:paraId="202576CF" w14:textId="3EE6C61B" w:rsidR="00B11855" w:rsidRPr="001F42D3" w:rsidRDefault="00CE1CA8" w:rsidP="00B34AEB">
      <w:pPr>
        <w:pStyle w:val="Heading2"/>
        <w:numPr>
          <w:ilvl w:val="0"/>
          <w:numId w:val="0"/>
        </w:numPr>
        <w:rPr>
          <w:noProof w:val="0"/>
        </w:rPr>
      </w:pPr>
      <w:bookmarkStart w:id="1784" w:name="_Toc401769896"/>
      <w:bookmarkStart w:id="1785" w:name="_Toc214889815"/>
      <w:r w:rsidRPr="001F42D3">
        <w:rPr>
          <w:noProof w:val="0"/>
        </w:rPr>
        <w:t xml:space="preserve">G.1 </w:t>
      </w:r>
      <w:r w:rsidR="003D003E" w:rsidRPr="001F42D3">
        <w:rPr>
          <w:noProof w:val="0"/>
        </w:rPr>
        <w:t>Acknowledgment Modes</w:t>
      </w:r>
      <w:bookmarkEnd w:id="1784"/>
      <w:bookmarkEnd w:id="1785"/>
    </w:p>
    <w:p w14:paraId="584BB2FF" w14:textId="77777777" w:rsidR="00B11855" w:rsidRPr="001F42D3" w:rsidRDefault="003D003E" w:rsidP="00B617F4">
      <w:pPr>
        <w:pStyle w:val="BodyText"/>
      </w:pPr>
      <w:r w:rsidRPr="001F42D3">
        <w:t>ACKNOWLEDGMENT MESSAGES</w:t>
      </w:r>
    </w:p>
    <w:p w14:paraId="6B1ECBA2" w14:textId="27F63F74" w:rsidR="00B11855" w:rsidRPr="001F42D3" w:rsidRDefault="003D003E" w:rsidP="00B617F4">
      <w:pPr>
        <w:pStyle w:val="BodyText"/>
      </w:pPr>
      <w:r w:rsidRPr="001F42D3">
        <w:t>Acknowledgment messages may be defined on an application basis. However</w:t>
      </w:r>
      <w:r w:rsidR="00EF66D8" w:rsidRPr="001F42D3">
        <w:t>,</w:t>
      </w:r>
      <w:r w:rsidRPr="001F42D3">
        <w:t xml:space="preserve"> the simple general acknowledgment message (ACK) may be used where the application does not define a special message (application level acknowledgment) and in other cases as described in Section 2.9</w:t>
      </w:r>
      <w:r w:rsidR="003570BC" w:rsidRPr="001F42D3">
        <w:t xml:space="preserve"> of the </w:t>
      </w:r>
      <w:r w:rsidR="006D613E" w:rsidRPr="001F42D3">
        <w:t>HL7</w:t>
      </w:r>
      <w:r w:rsidR="00995105" w:rsidRPr="001F42D3">
        <w:t xml:space="preserve"> </w:t>
      </w:r>
      <w:r w:rsidR="004C60BF" w:rsidRPr="001F42D3">
        <w:t>specification</w:t>
      </w:r>
      <w:r w:rsidRPr="001F42D3">
        <w:t>, "Message Processing Rules".</w:t>
      </w:r>
    </w:p>
    <w:p w14:paraId="1776EE61" w14:textId="1C372A21" w:rsidR="00B11855" w:rsidRPr="001F42D3" w:rsidRDefault="003D003E" w:rsidP="00B617F4">
      <w:pPr>
        <w:pStyle w:val="BodyText"/>
      </w:pPr>
      <w:r w:rsidRPr="001F42D3">
        <w:t xml:space="preserve">The IHE PCD transaction </w:t>
      </w:r>
      <w:r w:rsidR="00647994" w:rsidRPr="001F42D3">
        <w:t>[PCD-03]</w:t>
      </w:r>
      <w:r w:rsidRPr="001F42D3">
        <w:t xml:space="preserve"> supports ‘enhanced mode’ acknowledgements. See discussion under </w:t>
      </w:r>
      <w:r w:rsidR="00647994" w:rsidRPr="001F42D3">
        <w:t>[PCD-03]</w:t>
      </w:r>
      <w:r w:rsidRPr="001F42D3">
        <w:t xml:space="preserve"> </w:t>
      </w:r>
      <w:r w:rsidR="00647994" w:rsidRPr="001F42D3">
        <w:t>t</w:t>
      </w:r>
      <w:r w:rsidRPr="001F42D3">
        <w:t>ransactions as well as in B.1   MSH – Message Header Segment and B.2 MSA – Message Acknowledgement Segment</w:t>
      </w:r>
    </w:p>
    <w:p w14:paraId="48A3C1B3" w14:textId="47841A6F" w:rsidR="00B11855" w:rsidRPr="001F42D3" w:rsidRDefault="00CE1CA8" w:rsidP="00B34AEB">
      <w:pPr>
        <w:pStyle w:val="Heading2"/>
        <w:numPr>
          <w:ilvl w:val="0"/>
          <w:numId w:val="0"/>
        </w:numPr>
        <w:rPr>
          <w:noProof w:val="0"/>
        </w:rPr>
      </w:pPr>
      <w:bookmarkStart w:id="1786" w:name="_Toc401769897"/>
      <w:bookmarkStart w:id="1787" w:name="_Toc214889816"/>
      <w:r w:rsidRPr="001F42D3">
        <w:rPr>
          <w:noProof w:val="0"/>
        </w:rPr>
        <w:t xml:space="preserve">G.2 </w:t>
      </w:r>
      <w:r w:rsidR="003D003E" w:rsidRPr="001F42D3">
        <w:rPr>
          <w:noProof w:val="0"/>
        </w:rPr>
        <w:t>Use of OSI Object Identifier (OID)</w:t>
      </w:r>
      <w:bookmarkEnd w:id="1786"/>
      <w:bookmarkEnd w:id="1787"/>
    </w:p>
    <w:p w14:paraId="4D4ACE49" w14:textId="2CED1E62" w:rsidR="00B11855" w:rsidRPr="001F42D3" w:rsidRDefault="003D003E" w:rsidP="00B617F4">
      <w:pPr>
        <w:pStyle w:val="BodyText"/>
      </w:pPr>
      <w:r w:rsidRPr="001F42D3">
        <w:t xml:space="preserve">OSI Object identifiers (OIDs) are universal identifiers used in </w:t>
      </w:r>
      <w:r w:rsidR="006D613E" w:rsidRPr="001F42D3">
        <w:t>HL7</w:t>
      </w:r>
      <w:r w:rsidR="00995105" w:rsidRPr="001F42D3">
        <w:t xml:space="preserve"> </w:t>
      </w:r>
      <w:r w:rsidRPr="001F42D3">
        <w:t xml:space="preserve">in a number of contexts. </w:t>
      </w:r>
    </w:p>
    <w:p w14:paraId="49D8B3B1" w14:textId="6D8C6BDF" w:rsidR="00B11855" w:rsidRPr="001F42D3" w:rsidRDefault="003D003E" w:rsidP="00B617F4">
      <w:pPr>
        <w:pStyle w:val="BodyText"/>
      </w:pPr>
      <w:r w:rsidRPr="001F42D3">
        <w:t xml:space="preserve">Unlike GUIDs or UUIDs, which are generated by a completely </w:t>
      </w:r>
      <w:ins w:id="1788" w:author="Kurt Elliason" w:date="2026-06-09T10:49:00Z" w16du:dateUtc="2026-06-09T15:49:00Z">
        <w:r w:rsidR="00B026C4">
          <w:t>de</w:t>
        </w:r>
      </w:ins>
      <w:del w:id="1789" w:author="Kurt Elliason" w:date="2026-06-09T10:49:00Z" w16du:dateUtc="2026-06-09T15:49:00Z">
        <w:r w:rsidRPr="001F42D3" w:rsidDel="00B026C4">
          <w:delText>un</w:delText>
        </w:r>
      </w:del>
      <w:r w:rsidRPr="001F42D3">
        <w:t xml:space="preserve">centralized process (using an algorithm that can run on any computer that is extremely unlikely to ever generate the same ID twice), OIDs are generated by a hierarchical network of entities each of which is the ultimate authority for its own part of the tree. See </w:t>
      </w:r>
      <w:hyperlink r:id="rId77" w:history="1">
        <w:r w:rsidRPr="001F42D3">
          <w:rPr>
            <w:rStyle w:val="Hyperlink"/>
          </w:rPr>
          <w:t>ITI TF</w:t>
        </w:r>
        <w:r w:rsidR="005B0C7C" w:rsidRPr="001F42D3">
          <w:rPr>
            <w:rStyle w:val="Hyperlink"/>
          </w:rPr>
          <w:t>-</w:t>
        </w:r>
        <w:r w:rsidRPr="001F42D3">
          <w:rPr>
            <w:rStyle w:val="Hyperlink"/>
          </w:rPr>
          <w:t>2x</w:t>
        </w:r>
      </w:hyperlink>
      <w:r w:rsidR="005B0C7C" w:rsidRPr="001F42D3">
        <w:rPr>
          <w:rStyle w:val="Hyperlink"/>
        </w:rPr>
        <w:t>:</w:t>
      </w:r>
      <w:r w:rsidRPr="001F42D3">
        <w:t xml:space="preserve"> Appendix B for general specifications for OID syntax, and for obtaining an OID root for your organization. </w:t>
      </w:r>
    </w:p>
    <w:p w14:paraId="197259BB" w14:textId="77777777" w:rsidR="00B11855" w:rsidRPr="001F42D3" w:rsidRDefault="003D003E" w:rsidP="00B617F4">
      <w:pPr>
        <w:pStyle w:val="BodyText"/>
      </w:pPr>
      <w:r w:rsidRPr="001F42D3">
        <w:t>The IHE PCD Technical Committee may issue OIDs from its reserved OID arc for the registration IHE PCD profiles, or for such other purposes as the Committee determines.</w:t>
      </w:r>
    </w:p>
    <w:p w14:paraId="52E918E6" w14:textId="77777777" w:rsidR="00B11855" w:rsidRPr="001F42D3" w:rsidRDefault="003D003E" w:rsidP="00B617F4">
      <w:pPr>
        <w:pStyle w:val="BodyText"/>
      </w:pPr>
      <w:r w:rsidRPr="001F42D3">
        <w:t>The following OID has been assigned to IHE PCD: 1.3.6.1.4.1.19376.1.6</w:t>
      </w:r>
    </w:p>
    <w:p w14:paraId="536D11B6" w14:textId="77777777" w:rsidR="00B11855" w:rsidRPr="001F42D3" w:rsidRDefault="003D003E" w:rsidP="00B617F4">
      <w:pPr>
        <w:pStyle w:val="BodyText"/>
      </w:pPr>
      <w:r w:rsidRPr="001F42D3">
        <w:t>ISO/IEEE 11073 nomenclature terms have OIDs from the arc 1.2.840.10004.1.1.1.0.0.1</w:t>
      </w:r>
    </w:p>
    <w:p w14:paraId="1A4D4B03" w14:textId="3DF2DFD3" w:rsidR="00B11855" w:rsidRPr="001F42D3" w:rsidRDefault="006D613E" w:rsidP="00B617F4">
      <w:pPr>
        <w:pStyle w:val="BodyText"/>
      </w:pPr>
      <w:r w:rsidRPr="001F42D3">
        <w:t>HL7</w:t>
      </w:r>
      <w:r w:rsidR="00995105" w:rsidRPr="001F42D3">
        <w:t xml:space="preserve"> </w:t>
      </w:r>
      <w:r w:rsidR="003D003E" w:rsidRPr="001F42D3">
        <w:t xml:space="preserve">allocates OIDs from the arc 2.16.840.1.113883 (joint-iso-itu-t.country.us.organization.hl7). </w:t>
      </w:r>
      <w:r w:rsidRPr="001F42D3">
        <w:t>HL7</w:t>
      </w:r>
      <w:r w:rsidR="00995105" w:rsidRPr="001F42D3">
        <w:t xml:space="preserve"> </w:t>
      </w:r>
      <w:r w:rsidR="003D003E" w:rsidRPr="001F42D3">
        <w:t>maintains an OID registry at http://www.hl7.org/oid/index.cfm.</w:t>
      </w:r>
    </w:p>
    <w:p w14:paraId="2243680A" w14:textId="77777777" w:rsidR="00B11855" w:rsidRPr="001F42D3" w:rsidRDefault="00B11855" w:rsidP="00B617F4">
      <w:pPr>
        <w:pStyle w:val="BodyText"/>
      </w:pPr>
    </w:p>
    <w:p w14:paraId="0EFB1915" w14:textId="48E1DD60" w:rsidR="00B11855" w:rsidRPr="001F42D3" w:rsidRDefault="00CE1CA8" w:rsidP="00B34AEB">
      <w:pPr>
        <w:pStyle w:val="Heading1"/>
        <w:numPr>
          <w:ilvl w:val="0"/>
          <w:numId w:val="0"/>
        </w:numPr>
        <w:rPr>
          <w:noProof w:val="0"/>
        </w:rPr>
      </w:pPr>
      <w:bookmarkStart w:id="1790" w:name="_Toc401769898"/>
      <w:bookmarkStart w:id="1791" w:name="_Toc214889817"/>
      <w:r w:rsidRPr="001F42D3">
        <w:rPr>
          <w:noProof w:val="0"/>
        </w:rPr>
        <w:lastRenderedPageBreak/>
        <w:t xml:space="preserve">Appendix H </w:t>
      </w:r>
      <w:r w:rsidR="00813541" w:rsidRPr="001F42D3">
        <w:rPr>
          <w:noProof w:val="0"/>
        </w:rPr>
        <w:t xml:space="preserve">– </w:t>
      </w:r>
      <w:r w:rsidR="003D003E" w:rsidRPr="001F42D3">
        <w:rPr>
          <w:noProof w:val="0"/>
        </w:rPr>
        <w:t>IHE Integration Statements</w:t>
      </w:r>
      <w:bookmarkEnd w:id="1790"/>
      <w:bookmarkEnd w:id="1791"/>
    </w:p>
    <w:p w14:paraId="51FDFF1D" w14:textId="028351D2" w:rsidR="00B9381B" w:rsidRPr="001F42D3" w:rsidRDefault="00B9381B" w:rsidP="00B617F4">
      <w:pPr>
        <w:pStyle w:val="BodyText"/>
      </w:pPr>
      <w:r w:rsidRPr="001F42D3">
        <w:t xml:space="preserve">For material formerly in this Appendix, readers should now refer to </w:t>
      </w:r>
      <w:hyperlink r:id="rId78" w:history="1">
        <w:r w:rsidRPr="001F42D3">
          <w:rPr>
            <w:rStyle w:val="Hyperlink"/>
          </w:rPr>
          <w:t>IHE Technical Frameworks General Introduction Appendix F</w:t>
        </w:r>
      </w:hyperlink>
      <w:r w:rsidRPr="001F42D3">
        <w:t>.</w:t>
      </w:r>
    </w:p>
    <w:p w14:paraId="1830D620" w14:textId="5D2B1351" w:rsidR="00B11855" w:rsidRPr="001F42D3" w:rsidRDefault="00CE1CA8" w:rsidP="00B34AEB">
      <w:pPr>
        <w:pStyle w:val="Heading1"/>
        <w:numPr>
          <w:ilvl w:val="0"/>
          <w:numId w:val="0"/>
        </w:numPr>
        <w:rPr>
          <w:noProof w:val="0"/>
        </w:rPr>
      </w:pPr>
      <w:bookmarkStart w:id="1792" w:name="_Toc401769899"/>
      <w:bookmarkStart w:id="1793" w:name="_Toc214889818"/>
      <w:r w:rsidRPr="001F42D3">
        <w:rPr>
          <w:noProof w:val="0"/>
        </w:rPr>
        <w:lastRenderedPageBreak/>
        <w:t xml:space="preserve">Appendix I </w:t>
      </w:r>
      <w:r w:rsidR="00813541" w:rsidRPr="001F42D3">
        <w:rPr>
          <w:noProof w:val="0"/>
        </w:rPr>
        <w:t xml:space="preserve">– </w:t>
      </w:r>
      <w:r w:rsidR="003D003E" w:rsidRPr="001F42D3">
        <w:rPr>
          <w:noProof w:val="0"/>
        </w:rPr>
        <w:t>Message Transport using MLLP</w:t>
      </w:r>
      <w:bookmarkEnd w:id="1792"/>
      <w:bookmarkEnd w:id="1793"/>
    </w:p>
    <w:p w14:paraId="24935441" w14:textId="653ADBA9" w:rsidR="00B11855" w:rsidRPr="001F42D3" w:rsidRDefault="003D003E" w:rsidP="00B617F4">
      <w:pPr>
        <w:pStyle w:val="BodyText"/>
      </w:pPr>
      <w:r w:rsidRPr="001F42D3">
        <w:t xml:space="preserve">IHE PCD </w:t>
      </w:r>
      <w:r w:rsidR="006D613E" w:rsidRPr="001F42D3">
        <w:t>HL7</w:t>
      </w:r>
      <w:r w:rsidR="00995105" w:rsidRPr="001F42D3">
        <w:t xml:space="preserve"> </w:t>
      </w:r>
      <w:r w:rsidRPr="001F42D3">
        <w:t xml:space="preserve">V2 messages </w:t>
      </w:r>
      <w:r w:rsidRPr="001F42D3">
        <w:rPr>
          <w:rStyle w:val="Emphasis"/>
        </w:rPr>
        <w:t>may</w:t>
      </w:r>
      <w:r w:rsidRPr="001F42D3">
        <w:t xml:space="preserve"> be sent using the HL7-defined "Minimal Lower Layer Protocol" (MLLP). At the present </w:t>
      </w:r>
      <w:r w:rsidR="00EF66D8" w:rsidRPr="001F42D3">
        <w:t>time,</w:t>
      </w:r>
      <w:r w:rsidRPr="001F42D3">
        <w:t xml:space="preserve"> MLLP is used by all IHE PCD actors operating behind a hospital firewall, and the selection of MLLP versus other transport options is based on implementation or one-time configuration.</w:t>
      </w:r>
    </w:p>
    <w:p w14:paraId="43141828" w14:textId="1E55408B" w:rsidR="00B11855" w:rsidRPr="001F42D3" w:rsidRDefault="003D003E" w:rsidP="00B617F4">
      <w:pPr>
        <w:pStyle w:val="BodyText"/>
      </w:pPr>
      <w:r w:rsidRPr="001F42D3">
        <w:t xml:space="preserve">Guidance regarding MLLP is provided by the </w:t>
      </w:r>
      <w:hyperlink r:id="rId79" w:anchor="C.2.1" w:history="1">
        <w:r w:rsidR="007075BE" w:rsidRPr="001F42D3">
          <w:rPr>
            <w:rStyle w:val="Hyperlink"/>
          </w:rPr>
          <w:t>ITI TF-2: C.2.1</w:t>
        </w:r>
      </w:hyperlink>
      <w:r w:rsidRPr="001F42D3">
        <w:t xml:space="preserve"> </w:t>
      </w:r>
      <w:r w:rsidRPr="001F42D3">
        <w:rPr>
          <w:rStyle w:val="Emphasis"/>
        </w:rPr>
        <w:t>Network Guidelines</w:t>
      </w:r>
      <w:r w:rsidRPr="001F42D3">
        <w:t xml:space="preserve">, which in turn reference the Minimal Lower Layer Protocol defined in Appendix C of the </w:t>
      </w:r>
      <w:r w:rsidR="006D613E" w:rsidRPr="001F42D3">
        <w:t>HL7</w:t>
      </w:r>
      <w:r w:rsidR="00995105" w:rsidRPr="001F42D3">
        <w:t xml:space="preserve"> </w:t>
      </w:r>
      <w:r w:rsidRPr="001F42D3">
        <w:t>Implementation Guide.</w:t>
      </w:r>
    </w:p>
    <w:p w14:paraId="74EF8880" w14:textId="77777777" w:rsidR="00B11855" w:rsidRPr="001F42D3" w:rsidRDefault="00B11855" w:rsidP="00B617F4">
      <w:pPr>
        <w:pStyle w:val="BodyText"/>
      </w:pPr>
    </w:p>
    <w:p w14:paraId="24548BC4" w14:textId="1ADEFB70" w:rsidR="00B11855" w:rsidRPr="001F42D3" w:rsidRDefault="00CE1CA8" w:rsidP="00B34AEB">
      <w:pPr>
        <w:pStyle w:val="Heading1"/>
        <w:numPr>
          <w:ilvl w:val="0"/>
          <w:numId w:val="0"/>
        </w:numPr>
        <w:rPr>
          <w:noProof w:val="0"/>
        </w:rPr>
      </w:pPr>
      <w:bookmarkStart w:id="1794" w:name="_Toc401769900"/>
      <w:bookmarkStart w:id="1795" w:name="_Toc214889819"/>
      <w:r w:rsidRPr="001F42D3">
        <w:rPr>
          <w:noProof w:val="0"/>
        </w:rPr>
        <w:lastRenderedPageBreak/>
        <w:t xml:space="preserve">Appendix J </w:t>
      </w:r>
      <w:r w:rsidR="00813541" w:rsidRPr="001F42D3">
        <w:rPr>
          <w:noProof w:val="0"/>
        </w:rPr>
        <w:t xml:space="preserve">– </w:t>
      </w:r>
      <w:r w:rsidR="003D003E" w:rsidRPr="001F42D3">
        <w:rPr>
          <w:noProof w:val="0"/>
        </w:rPr>
        <w:t>Message Transport using WS*</w:t>
      </w:r>
      <w:bookmarkEnd w:id="1794"/>
      <w:bookmarkEnd w:id="1795"/>
    </w:p>
    <w:p w14:paraId="5A829C05" w14:textId="7BE7FD85" w:rsidR="00B11855" w:rsidRPr="001F42D3" w:rsidRDefault="003D003E" w:rsidP="00254205">
      <w:pPr>
        <w:pStyle w:val="BodyText"/>
      </w:pPr>
      <w:r w:rsidRPr="001F42D3">
        <w:t xml:space="preserve">IHE PCD </w:t>
      </w:r>
      <w:r w:rsidR="006D613E" w:rsidRPr="001F42D3">
        <w:t>HL7</w:t>
      </w:r>
      <w:r w:rsidR="00995105" w:rsidRPr="001F42D3">
        <w:t xml:space="preserve"> </w:t>
      </w:r>
      <w:r w:rsidRPr="001F42D3">
        <w:t xml:space="preserve">V2 messages </w:t>
      </w:r>
      <w:r w:rsidRPr="001F42D3">
        <w:rPr>
          <w:rStyle w:val="Emphasis"/>
        </w:rPr>
        <w:t>may</w:t>
      </w:r>
      <w:r w:rsidRPr="001F42D3">
        <w:t xml:space="preserve"> be sent over Web Services (WS*).</w:t>
      </w:r>
    </w:p>
    <w:p w14:paraId="5FA84009" w14:textId="7C7734A5" w:rsidR="00B11855" w:rsidRPr="001F42D3" w:rsidRDefault="003D003E" w:rsidP="00254205">
      <w:pPr>
        <w:pStyle w:val="BodyText"/>
      </w:pPr>
      <w:r w:rsidRPr="001F42D3">
        <w:t xml:space="preserve">The </w:t>
      </w:r>
      <w:hyperlink r:id="rId80" w:history="1">
        <w:r w:rsidRPr="001F42D3">
          <w:rPr>
            <w:rStyle w:val="Hyperlink"/>
          </w:rPr>
          <w:t>IT</w:t>
        </w:r>
        <w:r w:rsidR="007075BE" w:rsidRPr="001F42D3">
          <w:rPr>
            <w:rStyle w:val="Hyperlink"/>
          </w:rPr>
          <w:t xml:space="preserve">I TF-2: </w:t>
        </w:r>
        <w:r w:rsidRPr="001F42D3">
          <w:rPr>
            <w:rStyle w:val="Hyperlink"/>
          </w:rPr>
          <w:t>Appendix V</w:t>
        </w:r>
      </w:hyperlink>
      <w:r w:rsidRPr="001F42D3">
        <w:t xml:space="preserve"> provides guidance regarding the appropriate WSDL files, schema and sample XML messages. The following artifacts are provided here as informative implementations and should match the versions found in the IHE </w:t>
      </w:r>
      <w:r w:rsidR="007075BE" w:rsidRPr="001F42D3">
        <w:t xml:space="preserve">Google Drive </w:t>
      </w:r>
      <w:hyperlink r:id="rId81" w:history="1">
        <w:r w:rsidR="007075BE" w:rsidRPr="001F42D3">
          <w:rPr>
            <w:rStyle w:val="Hyperlink"/>
          </w:rPr>
          <w:t>TF_Implementation_Material</w:t>
        </w:r>
      </w:hyperlink>
      <w:r w:rsidRPr="001F42D3">
        <w:t xml:space="preserve"> for PCD. If a later version is available </w:t>
      </w:r>
      <w:r w:rsidR="007075BE" w:rsidRPr="001F42D3">
        <w:t>on the IHE Google Drive</w:t>
      </w:r>
      <w:r w:rsidRPr="001F42D3">
        <w:t>, it should be used.</w:t>
      </w:r>
    </w:p>
    <w:p w14:paraId="54AD7967" w14:textId="436DAC15" w:rsidR="00B11855" w:rsidRPr="001F42D3" w:rsidRDefault="00CE1CA8" w:rsidP="00B34AEB">
      <w:pPr>
        <w:pStyle w:val="Heading2"/>
        <w:numPr>
          <w:ilvl w:val="0"/>
          <w:numId w:val="0"/>
        </w:numPr>
        <w:rPr>
          <w:noProof w:val="0"/>
        </w:rPr>
      </w:pPr>
      <w:bookmarkStart w:id="1796" w:name="_Toc401769901"/>
      <w:bookmarkStart w:id="1797" w:name="_Toc214889820"/>
      <w:r w:rsidRPr="001F42D3">
        <w:rPr>
          <w:noProof w:val="0"/>
        </w:rPr>
        <w:t xml:space="preserve">J.1 </w:t>
      </w:r>
      <w:r w:rsidR="003D003E" w:rsidRPr="001F42D3">
        <w:rPr>
          <w:noProof w:val="0"/>
        </w:rPr>
        <w:t>Sample WSDL file and schema</w:t>
      </w:r>
      <w:bookmarkEnd w:id="1796"/>
      <w:bookmarkEnd w:id="1797"/>
    </w:p>
    <w:p w14:paraId="1E173FFC" w14:textId="72C5E135" w:rsidR="00B11855" w:rsidRPr="001F42D3" w:rsidRDefault="003D003E" w:rsidP="00254205">
      <w:pPr>
        <w:pStyle w:val="BodyText"/>
      </w:pPr>
      <w:r w:rsidRPr="001F42D3">
        <w:t xml:space="preserve">The Web Services Description Language (WSDL) is a W3C standard designed to define a web service through concrete endpoints and operations. The </w:t>
      </w:r>
      <w:hyperlink r:id="rId82" w:history="1">
        <w:r w:rsidR="00C65B36" w:rsidRPr="001F42D3">
          <w:rPr>
            <w:rStyle w:val="Hyperlink"/>
          </w:rPr>
          <w:t>ITI TF-2:  Appendix V</w:t>
        </w:r>
      </w:hyperlink>
      <w:r w:rsidRPr="001F42D3">
        <w:t xml:space="preserve"> provides guidance on deriving WSDL files from an IHE transaction.</w:t>
      </w:r>
    </w:p>
    <w:p w14:paraId="7CFE58AC" w14:textId="0DF5C59D" w:rsidR="00B11855" w:rsidRPr="001F42D3" w:rsidRDefault="003D003E" w:rsidP="00254205">
      <w:pPr>
        <w:pStyle w:val="BodyText"/>
      </w:pPr>
      <w:r w:rsidRPr="001F42D3">
        <w:t>Non-normative illustrative examples of a WSDL file «DeviceObservationConsumer.wsdl» and schema «DeviceObservationConsumer.xsd» are shown below:</w:t>
      </w:r>
    </w:p>
    <w:p w14:paraId="449CAC2E" w14:textId="77777777" w:rsidR="00C44528" w:rsidRPr="001F42D3" w:rsidRDefault="00C44528" w:rsidP="00254205">
      <w:pPr>
        <w:pStyle w:val="BodyText"/>
      </w:pPr>
    </w:p>
    <w:tbl>
      <w:tblPr>
        <w:tblW w:w="9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30"/>
      </w:tblGrid>
      <w:tr w:rsidR="00B11855" w:rsidRPr="001F42D3" w14:paraId="3D0E0A11" w14:textId="77777777" w:rsidTr="00C10546">
        <w:trPr>
          <w:jc w:val="center"/>
        </w:trPr>
        <w:tc>
          <w:tcPr>
            <w:tcW w:w="9330" w:type="dxa"/>
            <w:shd w:val="clear" w:color="auto" w:fill="F2F2F2"/>
          </w:tcPr>
          <w:p w14:paraId="4986378D" w14:textId="77777777" w:rsidR="00B11855" w:rsidRPr="001F42D3" w:rsidRDefault="003D003E" w:rsidP="00C44528">
            <w:pPr>
              <w:pStyle w:val="TableEntryHeader"/>
            </w:pPr>
            <w:r w:rsidRPr="001F42D3">
              <w:t>DeviceObservationConsumer.wsdl</w:t>
            </w:r>
          </w:p>
        </w:tc>
      </w:tr>
      <w:tr w:rsidR="00B11855" w:rsidRPr="001F42D3" w14:paraId="6661DE91" w14:textId="77777777" w:rsidTr="00C10546">
        <w:trPr>
          <w:jc w:val="center"/>
        </w:trPr>
        <w:tc>
          <w:tcPr>
            <w:tcW w:w="9330" w:type="dxa"/>
          </w:tcPr>
          <w:p w14:paraId="5EA512F4" w14:textId="77777777" w:rsidR="00B11855" w:rsidRPr="001F42D3" w:rsidRDefault="003D003E" w:rsidP="00254205">
            <w:pPr>
              <w:pStyle w:val="TableXML"/>
              <w:rPr>
                <w:noProof w:val="0"/>
              </w:rPr>
            </w:pPr>
            <w:r w:rsidRPr="001F42D3">
              <w:rPr>
                <w:noProof w:val="0"/>
              </w:rPr>
              <w:t>&lt;?xml version="1.0" encoding="UTF-8"?&gt;</w:t>
            </w:r>
          </w:p>
          <w:p w14:paraId="7DD5003D" w14:textId="77777777" w:rsidR="00B11855" w:rsidRPr="001F42D3" w:rsidRDefault="003D003E" w:rsidP="00254205">
            <w:pPr>
              <w:pStyle w:val="TableXML"/>
              <w:rPr>
                <w:noProof w:val="0"/>
              </w:rPr>
            </w:pPr>
            <w:r w:rsidRPr="001F42D3">
              <w:rPr>
                <w:noProof w:val="0"/>
              </w:rPr>
              <w:t>&lt;wsdl:definitions name="DeviceObservationConsumer"</w:t>
            </w:r>
          </w:p>
          <w:p w14:paraId="6F77300C" w14:textId="77777777" w:rsidR="00B11855" w:rsidRPr="001F42D3" w:rsidRDefault="003D003E" w:rsidP="00254205">
            <w:pPr>
              <w:pStyle w:val="TableXML"/>
              <w:rPr>
                <w:noProof w:val="0"/>
              </w:rPr>
            </w:pPr>
            <w:r w:rsidRPr="001F42D3">
              <w:rPr>
                <w:noProof w:val="0"/>
              </w:rPr>
              <w:tab/>
              <w:t>targetNamespace="urn:ihe:pcd:dec:2010"</w:t>
            </w:r>
          </w:p>
          <w:p w14:paraId="4A7B415B" w14:textId="77777777" w:rsidR="00B11855" w:rsidRPr="001F42D3" w:rsidRDefault="003D003E" w:rsidP="00254205">
            <w:pPr>
              <w:pStyle w:val="TableXML"/>
              <w:rPr>
                <w:noProof w:val="0"/>
              </w:rPr>
            </w:pPr>
            <w:r w:rsidRPr="001F42D3">
              <w:rPr>
                <w:noProof w:val="0"/>
              </w:rPr>
              <w:tab/>
              <w:t>xmlns:soap12="http://schemas.xmlsoap.org/wsdl/soap12/"</w:t>
            </w:r>
          </w:p>
          <w:p w14:paraId="758729C8" w14:textId="77777777" w:rsidR="00B11855" w:rsidRPr="001F42D3" w:rsidRDefault="003D003E" w:rsidP="00254205">
            <w:pPr>
              <w:pStyle w:val="TableXML"/>
              <w:rPr>
                <w:noProof w:val="0"/>
              </w:rPr>
            </w:pPr>
            <w:r w:rsidRPr="001F42D3">
              <w:rPr>
                <w:noProof w:val="0"/>
              </w:rPr>
              <w:tab/>
              <w:t>xmlns:wsdl="http://schemas.xmlsoap.org/wsdl/"</w:t>
            </w:r>
          </w:p>
          <w:p w14:paraId="5D5AC2CF" w14:textId="77777777" w:rsidR="00B11855" w:rsidRPr="001F42D3" w:rsidRDefault="003D003E" w:rsidP="00254205">
            <w:pPr>
              <w:pStyle w:val="TableXML"/>
              <w:rPr>
                <w:noProof w:val="0"/>
              </w:rPr>
            </w:pPr>
            <w:r w:rsidRPr="001F42D3">
              <w:rPr>
                <w:noProof w:val="0"/>
              </w:rPr>
              <w:tab/>
              <w:t xml:space="preserve">xmlns:xsd="http://www.w3.org/2001/XMLSchema"  </w:t>
            </w:r>
          </w:p>
          <w:p w14:paraId="7DF0616D" w14:textId="77777777" w:rsidR="00B11855" w:rsidRPr="001F42D3" w:rsidRDefault="003D003E" w:rsidP="00254205">
            <w:pPr>
              <w:pStyle w:val="TableXML"/>
              <w:rPr>
                <w:noProof w:val="0"/>
              </w:rPr>
            </w:pPr>
            <w:r w:rsidRPr="001F42D3">
              <w:rPr>
                <w:noProof w:val="0"/>
              </w:rPr>
              <w:tab/>
              <w:t>xmlns:wsaw="http://www.w3.org/2006/05/addressing/wsdl"</w:t>
            </w:r>
          </w:p>
          <w:p w14:paraId="09D697D3" w14:textId="77777777" w:rsidR="00B11855" w:rsidRPr="001F42D3" w:rsidRDefault="003D003E" w:rsidP="00254205">
            <w:pPr>
              <w:pStyle w:val="TableXML"/>
              <w:rPr>
                <w:noProof w:val="0"/>
              </w:rPr>
            </w:pPr>
            <w:r w:rsidRPr="001F42D3">
              <w:rPr>
                <w:noProof w:val="0"/>
              </w:rPr>
              <w:tab/>
              <w:t>xmlns:tns="urn:ihe:pcd:dec:2010"&gt;</w:t>
            </w:r>
          </w:p>
          <w:p w14:paraId="088B2BA2" w14:textId="77777777" w:rsidR="00B11855" w:rsidRPr="001F42D3" w:rsidRDefault="003D003E" w:rsidP="00254205">
            <w:pPr>
              <w:pStyle w:val="TableXML"/>
              <w:rPr>
                <w:noProof w:val="0"/>
              </w:rPr>
            </w:pPr>
            <w:r w:rsidRPr="001F42D3">
              <w:rPr>
                <w:noProof w:val="0"/>
              </w:rPr>
              <w:tab/>
              <w:t>&lt;wsdl:types&gt;</w:t>
            </w:r>
          </w:p>
          <w:p w14:paraId="5E159F3F" w14:textId="77777777" w:rsidR="00B11855" w:rsidRPr="001F42D3" w:rsidRDefault="003D003E" w:rsidP="00254205">
            <w:pPr>
              <w:pStyle w:val="TableXML"/>
              <w:rPr>
                <w:noProof w:val="0"/>
              </w:rPr>
            </w:pPr>
            <w:r w:rsidRPr="001F42D3">
              <w:rPr>
                <w:noProof w:val="0"/>
              </w:rPr>
              <w:tab/>
            </w:r>
            <w:r w:rsidRPr="001F42D3">
              <w:rPr>
                <w:noProof w:val="0"/>
              </w:rPr>
              <w:tab/>
              <w:t>&lt;xsd:schema&gt;</w:t>
            </w:r>
          </w:p>
          <w:p w14:paraId="7E8B12F8"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&lt;xsd:import namespace="urn:ihe:pcd:dec:2010" schemaLocation="DeviceObservationConsumer.xsd"/&gt;</w:t>
            </w:r>
          </w:p>
          <w:p w14:paraId="3863A131" w14:textId="77777777" w:rsidR="00B11855" w:rsidRPr="001F42D3" w:rsidRDefault="003D003E" w:rsidP="00254205">
            <w:pPr>
              <w:pStyle w:val="TableXML"/>
              <w:rPr>
                <w:noProof w:val="0"/>
              </w:rPr>
            </w:pPr>
            <w:r w:rsidRPr="001F42D3">
              <w:rPr>
                <w:noProof w:val="0"/>
              </w:rPr>
              <w:tab/>
            </w:r>
            <w:r w:rsidRPr="001F42D3">
              <w:rPr>
                <w:noProof w:val="0"/>
              </w:rPr>
              <w:tab/>
              <w:t>&lt;/xsd:schema&gt;</w:t>
            </w:r>
          </w:p>
          <w:p w14:paraId="612B9A42" w14:textId="77777777" w:rsidR="00B11855" w:rsidRPr="001F42D3" w:rsidRDefault="003D003E" w:rsidP="00254205">
            <w:pPr>
              <w:pStyle w:val="TableXML"/>
              <w:rPr>
                <w:noProof w:val="0"/>
              </w:rPr>
            </w:pPr>
            <w:r w:rsidRPr="001F42D3">
              <w:rPr>
                <w:noProof w:val="0"/>
              </w:rPr>
              <w:tab/>
              <w:t>&lt;/wsdl:types&gt;</w:t>
            </w:r>
          </w:p>
          <w:p w14:paraId="60C9BE6D" w14:textId="77777777" w:rsidR="00B11855" w:rsidRPr="001F42D3" w:rsidRDefault="003D003E" w:rsidP="00254205">
            <w:pPr>
              <w:pStyle w:val="TableXML"/>
              <w:rPr>
                <w:noProof w:val="0"/>
              </w:rPr>
            </w:pPr>
            <w:r w:rsidRPr="001F42D3">
              <w:rPr>
                <w:noProof w:val="0"/>
              </w:rPr>
              <w:tab/>
              <w:t>&lt;wsdl:message name="CommunicatePCDData_Message"&gt;</w:t>
            </w:r>
          </w:p>
          <w:p w14:paraId="369B3D61" w14:textId="77777777" w:rsidR="00B11855" w:rsidRPr="001F42D3" w:rsidRDefault="003D003E" w:rsidP="00254205">
            <w:pPr>
              <w:pStyle w:val="TableXML"/>
              <w:rPr>
                <w:noProof w:val="0"/>
              </w:rPr>
            </w:pPr>
            <w:r w:rsidRPr="001F42D3">
              <w:rPr>
                <w:noProof w:val="0"/>
              </w:rPr>
              <w:tab/>
            </w:r>
            <w:r w:rsidRPr="001F42D3">
              <w:rPr>
                <w:noProof w:val="0"/>
              </w:rPr>
              <w:tab/>
              <w:t>&lt;wsdl:documentation&gt;Communicate PCD Data&lt;/wsdl:documentation&gt;</w:t>
            </w:r>
          </w:p>
          <w:p w14:paraId="7C8E8DA6" w14:textId="77777777" w:rsidR="00B11855" w:rsidRPr="001F42D3" w:rsidRDefault="003D003E" w:rsidP="00254205">
            <w:pPr>
              <w:pStyle w:val="TableXML"/>
              <w:rPr>
                <w:noProof w:val="0"/>
              </w:rPr>
            </w:pPr>
            <w:r w:rsidRPr="001F42D3">
              <w:rPr>
                <w:noProof w:val="0"/>
              </w:rPr>
              <w:tab/>
            </w:r>
            <w:r w:rsidRPr="001F42D3">
              <w:rPr>
                <w:noProof w:val="0"/>
              </w:rPr>
              <w:tab/>
              <w:t>&lt;wsdl:part name="body" element="tns:CommunicatePCDData"/&gt;</w:t>
            </w:r>
          </w:p>
          <w:p w14:paraId="03DD0A3A" w14:textId="77777777" w:rsidR="00B11855" w:rsidRPr="001F42D3" w:rsidRDefault="003D003E" w:rsidP="00254205">
            <w:pPr>
              <w:pStyle w:val="TableXML"/>
              <w:rPr>
                <w:noProof w:val="0"/>
              </w:rPr>
            </w:pPr>
            <w:r w:rsidRPr="001F42D3">
              <w:rPr>
                <w:noProof w:val="0"/>
              </w:rPr>
              <w:tab/>
              <w:t>&lt;/wsdl:message&gt;</w:t>
            </w:r>
          </w:p>
          <w:p w14:paraId="51DDFC5B" w14:textId="77777777" w:rsidR="00B11855" w:rsidRPr="001F42D3" w:rsidRDefault="003D003E" w:rsidP="00254205">
            <w:pPr>
              <w:pStyle w:val="TableXML"/>
              <w:rPr>
                <w:noProof w:val="0"/>
              </w:rPr>
            </w:pPr>
            <w:r w:rsidRPr="001F42D3">
              <w:rPr>
                <w:noProof w:val="0"/>
              </w:rPr>
              <w:tab/>
              <w:t>&lt;wsdl:message name="CommunicatePCDDataResponse_Message"&gt;</w:t>
            </w:r>
          </w:p>
          <w:p w14:paraId="4C270C1E" w14:textId="77777777" w:rsidR="00B11855" w:rsidRPr="001F42D3" w:rsidRDefault="003D003E" w:rsidP="00254205">
            <w:pPr>
              <w:pStyle w:val="TableXML"/>
              <w:rPr>
                <w:noProof w:val="0"/>
              </w:rPr>
            </w:pPr>
            <w:r w:rsidRPr="001F42D3">
              <w:rPr>
                <w:noProof w:val="0"/>
              </w:rPr>
              <w:tab/>
            </w:r>
            <w:r w:rsidRPr="001F42D3">
              <w:rPr>
                <w:noProof w:val="0"/>
              </w:rPr>
              <w:tab/>
              <w:t>&lt;wsdl:documentation&gt;Communicate PCD Data Response&lt;/wsdl:documentation&gt;</w:t>
            </w:r>
          </w:p>
          <w:p w14:paraId="1108CBAB" w14:textId="77777777" w:rsidR="00B11855" w:rsidRPr="001F42D3" w:rsidRDefault="003D003E" w:rsidP="00254205">
            <w:pPr>
              <w:pStyle w:val="TableXML"/>
              <w:rPr>
                <w:noProof w:val="0"/>
              </w:rPr>
            </w:pPr>
            <w:r w:rsidRPr="001F42D3">
              <w:rPr>
                <w:noProof w:val="0"/>
              </w:rPr>
              <w:tab/>
            </w:r>
            <w:r w:rsidRPr="001F42D3">
              <w:rPr>
                <w:noProof w:val="0"/>
              </w:rPr>
              <w:tab/>
              <w:t>&lt;wsdl:part name="body" element="tns:CommunicatePCDDataResponse"/&gt;</w:t>
            </w:r>
          </w:p>
          <w:p w14:paraId="197A20C3" w14:textId="77777777" w:rsidR="00B11855" w:rsidRPr="001F42D3" w:rsidRDefault="003D003E" w:rsidP="00254205">
            <w:pPr>
              <w:pStyle w:val="TableXML"/>
              <w:rPr>
                <w:noProof w:val="0"/>
              </w:rPr>
            </w:pPr>
            <w:r w:rsidRPr="001F42D3">
              <w:rPr>
                <w:noProof w:val="0"/>
              </w:rPr>
              <w:tab/>
              <w:t>&lt;/wsdl:message&gt;</w:t>
            </w:r>
          </w:p>
          <w:p w14:paraId="7D4790CF" w14:textId="77777777" w:rsidR="00B11855" w:rsidRPr="001F42D3" w:rsidRDefault="003D003E" w:rsidP="00254205">
            <w:pPr>
              <w:pStyle w:val="TableXML"/>
              <w:rPr>
                <w:noProof w:val="0"/>
              </w:rPr>
            </w:pPr>
            <w:r w:rsidRPr="001F42D3">
              <w:rPr>
                <w:noProof w:val="0"/>
              </w:rPr>
              <w:tab/>
              <w:t>&lt;wsdl:portType name="DeviceObservationConsumer_PortType"&gt;</w:t>
            </w:r>
          </w:p>
          <w:p w14:paraId="3D8B4957" w14:textId="77777777" w:rsidR="00B11855" w:rsidRPr="001F42D3" w:rsidRDefault="003D003E" w:rsidP="00254205">
            <w:pPr>
              <w:pStyle w:val="TableXML"/>
              <w:rPr>
                <w:noProof w:val="0"/>
              </w:rPr>
            </w:pPr>
            <w:r w:rsidRPr="001F42D3">
              <w:rPr>
                <w:noProof w:val="0"/>
              </w:rPr>
              <w:tab/>
            </w:r>
            <w:r w:rsidRPr="001F42D3">
              <w:rPr>
                <w:noProof w:val="0"/>
              </w:rPr>
              <w:tab/>
              <w:t>&lt;wsdl:operation name="CommunicatePCDData"&gt;</w:t>
            </w:r>
          </w:p>
          <w:p w14:paraId="23895710"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 message="tns:CommunicatePCDData_Message" wsaw:Action="urn:ihe:pcd:2010:CommunicatePCDData"/&gt;</w:t>
            </w:r>
          </w:p>
          <w:p w14:paraId="66DDCD16" w14:textId="77777777" w:rsidR="00B11855" w:rsidRPr="001F42D3" w:rsidRDefault="003D003E" w:rsidP="00254205">
            <w:pPr>
              <w:pStyle w:val="TableXML"/>
              <w:rPr>
                <w:noProof w:val="0"/>
              </w:rPr>
            </w:pPr>
            <w:r w:rsidRPr="001F42D3">
              <w:rPr>
                <w:noProof w:val="0"/>
              </w:rPr>
              <w:lastRenderedPageBreak/>
              <w:tab/>
            </w:r>
            <w:r w:rsidRPr="001F42D3">
              <w:rPr>
                <w:noProof w:val="0"/>
              </w:rPr>
              <w:tab/>
            </w:r>
            <w:r w:rsidRPr="001F42D3">
              <w:rPr>
                <w:noProof w:val="0"/>
              </w:rPr>
              <w:tab/>
              <w:t>&lt;wsdl:output message="tns:CommunicatePCDDataResponse_Message" wsaw:Action="urn:ihe:pcd:2010:CommunicatePCDDataResponse"/&gt;</w:t>
            </w:r>
          </w:p>
          <w:p w14:paraId="6611C1BF" w14:textId="77777777" w:rsidR="00B11855" w:rsidRPr="001F42D3" w:rsidRDefault="003D003E" w:rsidP="00254205">
            <w:pPr>
              <w:pStyle w:val="TableXML"/>
              <w:rPr>
                <w:noProof w:val="0"/>
              </w:rPr>
            </w:pPr>
            <w:r w:rsidRPr="001F42D3">
              <w:rPr>
                <w:noProof w:val="0"/>
              </w:rPr>
              <w:tab/>
            </w:r>
            <w:r w:rsidRPr="001F42D3">
              <w:rPr>
                <w:noProof w:val="0"/>
              </w:rPr>
              <w:tab/>
              <w:t>&lt;/wsdl:operation&gt;</w:t>
            </w:r>
          </w:p>
          <w:p w14:paraId="5242A6C9" w14:textId="77777777" w:rsidR="00B11855" w:rsidRPr="001F42D3" w:rsidRDefault="003D003E" w:rsidP="00254205">
            <w:pPr>
              <w:pStyle w:val="TableXML"/>
              <w:rPr>
                <w:noProof w:val="0"/>
              </w:rPr>
            </w:pPr>
            <w:r w:rsidRPr="001F42D3">
              <w:rPr>
                <w:noProof w:val="0"/>
              </w:rPr>
              <w:tab/>
              <w:t>&lt;/wsdl:portType&gt;</w:t>
            </w:r>
          </w:p>
          <w:p w14:paraId="62054429" w14:textId="77777777" w:rsidR="00B11855" w:rsidRPr="001F42D3" w:rsidRDefault="003D003E" w:rsidP="00254205">
            <w:pPr>
              <w:pStyle w:val="TableXML"/>
              <w:rPr>
                <w:noProof w:val="0"/>
              </w:rPr>
            </w:pPr>
            <w:r w:rsidRPr="001F42D3">
              <w:rPr>
                <w:noProof w:val="0"/>
              </w:rPr>
              <w:tab/>
              <w:t>&lt;wsdl:binding name="DeviceObservationConsumer_Binding_Soap12" type="tns:DeviceObservationConsumer_PortType"&gt;</w:t>
            </w:r>
          </w:p>
          <w:p w14:paraId="7F14BC3F" w14:textId="77777777" w:rsidR="00B11855" w:rsidRPr="001F42D3" w:rsidRDefault="003D003E" w:rsidP="00254205">
            <w:pPr>
              <w:pStyle w:val="TableXML"/>
              <w:rPr>
                <w:noProof w:val="0"/>
              </w:rPr>
            </w:pPr>
            <w:r w:rsidRPr="001F42D3">
              <w:rPr>
                <w:noProof w:val="0"/>
              </w:rPr>
              <w:tab/>
            </w:r>
            <w:r w:rsidRPr="001F42D3">
              <w:rPr>
                <w:noProof w:val="0"/>
              </w:rPr>
              <w:tab/>
              <w:t>&lt;soap12:binding style="document" transport="http://schemas.xmlsoap.org/soap/http"/&gt;</w:t>
            </w:r>
          </w:p>
          <w:p w14:paraId="5986B78B" w14:textId="77777777" w:rsidR="00B11855" w:rsidRPr="001F42D3" w:rsidRDefault="003D003E" w:rsidP="00254205">
            <w:pPr>
              <w:pStyle w:val="TableXML"/>
              <w:rPr>
                <w:noProof w:val="0"/>
              </w:rPr>
            </w:pPr>
            <w:r w:rsidRPr="001F42D3">
              <w:rPr>
                <w:noProof w:val="0"/>
              </w:rPr>
              <w:tab/>
            </w:r>
            <w:r w:rsidRPr="001F42D3">
              <w:rPr>
                <w:noProof w:val="0"/>
              </w:rPr>
              <w:tab/>
              <w:t>&lt;wsaw:UsingAddressing wsdl:required="true"/&gt;</w:t>
            </w:r>
          </w:p>
          <w:p w14:paraId="203C36AD" w14:textId="77777777" w:rsidR="00B11855" w:rsidRPr="001F42D3" w:rsidRDefault="003D003E" w:rsidP="00254205">
            <w:pPr>
              <w:pStyle w:val="TableXML"/>
              <w:rPr>
                <w:noProof w:val="0"/>
              </w:rPr>
            </w:pPr>
            <w:r w:rsidRPr="001F42D3">
              <w:rPr>
                <w:noProof w:val="0"/>
              </w:rPr>
              <w:tab/>
            </w:r>
            <w:r w:rsidRPr="001F42D3">
              <w:rPr>
                <w:noProof w:val="0"/>
              </w:rPr>
              <w:tab/>
              <w:t>&lt;wsdl:operation name="CommunicatePCDData"&gt;</w:t>
            </w:r>
          </w:p>
          <w:p w14:paraId="410A42E5"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&lt;soap12:operation soapAction="urn:ihe:pcd:2010:CommunicatePCDData" soapActionRequired=""/&gt;</w:t>
            </w:r>
          </w:p>
          <w:p w14:paraId="41B51FEF"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&lt;wsdl:input&gt;</w:t>
            </w:r>
          </w:p>
          <w:p w14:paraId="5C96FE5F"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r>
            <w:r w:rsidRPr="001F42D3">
              <w:rPr>
                <w:noProof w:val="0"/>
              </w:rPr>
              <w:tab/>
              <w:t>&lt;soap12:body use="literal"/&gt;</w:t>
            </w:r>
          </w:p>
          <w:p w14:paraId="27A96797"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&lt;/wsdl:input&gt;</w:t>
            </w:r>
          </w:p>
          <w:p w14:paraId="28F7E6F8"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&lt;wsdl:output&gt;</w:t>
            </w:r>
          </w:p>
          <w:p w14:paraId="49648D23"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r>
            <w:r w:rsidRPr="001F42D3">
              <w:rPr>
                <w:noProof w:val="0"/>
              </w:rPr>
              <w:tab/>
              <w:t>&lt;soap12:body use="literal"/&gt;</w:t>
            </w:r>
          </w:p>
          <w:p w14:paraId="318757C6"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&lt;/wsdl:output&gt;</w:t>
            </w:r>
          </w:p>
          <w:p w14:paraId="303F1B86" w14:textId="77777777" w:rsidR="00B11855" w:rsidRPr="001F42D3" w:rsidRDefault="003D003E" w:rsidP="00254205">
            <w:pPr>
              <w:pStyle w:val="TableXML"/>
              <w:rPr>
                <w:noProof w:val="0"/>
              </w:rPr>
            </w:pPr>
            <w:r w:rsidRPr="001F42D3">
              <w:rPr>
                <w:noProof w:val="0"/>
              </w:rPr>
              <w:tab/>
            </w:r>
            <w:r w:rsidRPr="001F42D3">
              <w:rPr>
                <w:noProof w:val="0"/>
              </w:rPr>
              <w:tab/>
              <w:t>&lt;/wsdl:operation&gt;</w:t>
            </w:r>
          </w:p>
          <w:p w14:paraId="000FC04C" w14:textId="77777777" w:rsidR="00B11855" w:rsidRPr="001F42D3" w:rsidRDefault="003D003E" w:rsidP="00254205">
            <w:pPr>
              <w:pStyle w:val="TableXML"/>
              <w:rPr>
                <w:noProof w:val="0"/>
              </w:rPr>
            </w:pPr>
            <w:r w:rsidRPr="001F42D3">
              <w:rPr>
                <w:noProof w:val="0"/>
              </w:rPr>
              <w:tab/>
              <w:t>&lt;/wsdl:binding&gt;</w:t>
            </w:r>
          </w:p>
          <w:p w14:paraId="7750C433" w14:textId="77777777" w:rsidR="00B11855" w:rsidRPr="001F42D3" w:rsidRDefault="003D003E" w:rsidP="00254205">
            <w:pPr>
              <w:pStyle w:val="TableXML"/>
              <w:rPr>
                <w:noProof w:val="0"/>
              </w:rPr>
            </w:pPr>
            <w:r w:rsidRPr="001F42D3">
              <w:rPr>
                <w:noProof w:val="0"/>
              </w:rPr>
              <w:tab/>
              <w:t>&lt;wsdl:service name="DeviceObservationConsumer_Service"&gt;</w:t>
            </w:r>
          </w:p>
          <w:p w14:paraId="7083D941" w14:textId="77777777" w:rsidR="00B11855" w:rsidRPr="001F42D3" w:rsidRDefault="003D003E" w:rsidP="00254205">
            <w:pPr>
              <w:pStyle w:val="TableXML"/>
              <w:rPr>
                <w:noProof w:val="0"/>
              </w:rPr>
            </w:pPr>
            <w:r w:rsidRPr="001F42D3">
              <w:rPr>
                <w:noProof w:val="0"/>
              </w:rPr>
              <w:tab/>
            </w:r>
            <w:r w:rsidRPr="001F42D3">
              <w:rPr>
                <w:noProof w:val="0"/>
              </w:rPr>
              <w:tab/>
              <w:t>&lt;wsdl:port name="DeviceObservationConsumer_Port_Soap12" binding="tns:DeviceObservationConsumer_Binding_Soap12"&gt;</w:t>
            </w:r>
          </w:p>
          <w:p w14:paraId="0D327C7E" w14:textId="77777777" w:rsidR="00B11855" w:rsidRPr="001F42D3" w:rsidRDefault="003D003E" w:rsidP="00254205">
            <w:pPr>
              <w:pStyle w:val="TableXML"/>
              <w:rPr>
                <w:noProof w:val="0"/>
              </w:rPr>
            </w:pPr>
            <w:r w:rsidRPr="001F42D3">
              <w:rPr>
                <w:noProof w:val="0"/>
              </w:rPr>
              <w:tab/>
            </w:r>
            <w:r w:rsidRPr="001F42D3">
              <w:rPr>
                <w:noProof w:val="0"/>
              </w:rPr>
              <w:tab/>
            </w:r>
            <w:r w:rsidRPr="001F42D3">
              <w:rPr>
                <w:noProof w:val="0"/>
              </w:rPr>
              <w:tab/>
              <w:t>&lt;soap12:address location="http://www.example.org/"/&gt;</w:t>
            </w:r>
          </w:p>
          <w:p w14:paraId="64DE9436" w14:textId="77777777" w:rsidR="00B11855" w:rsidRPr="001F42D3" w:rsidRDefault="003D003E" w:rsidP="00254205">
            <w:pPr>
              <w:pStyle w:val="TableXML"/>
              <w:rPr>
                <w:noProof w:val="0"/>
              </w:rPr>
            </w:pPr>
            <w:r w:rsidRPr="001F42D3">
              <w:rPr>
                <w:noProof w:val="0"/>
              </w:rPr>
              <w:tab/>
            </w:r>
            <w:r w:rsidRPr="001F42D3">
              <w:rPr>
                <w:noProof w:val="0"/>
              </w:rPr>
              <w:tab/>
              <w:t>&lt;/wsdl:port&gt;</w:t>
            </w:r>
          </w:p>
          <w:p w14:paraId="49E8BC6D" w14:textId="77777777" w:rsidR="00B11855" w:rsidRPr="001F42D3" w:rsidRDefault="003D003E" w:rsidP="00254205">
            <w:pPr>
              <w:pStyle w:val="TableXML"/>
              <w:rPr>
                <w:noProof w:val="0"/>
              </w:rPr>
            </w:pPr>
            <w:r w:rsidRPr="001F42D3">
              <w:rPr>
                <w:noProof w:val="0"/>
              </w:rPr>
              <w:tab/>
              <w:t>&lt;/wsdl:service&gt;</w:t>
            </w:r>
          </w:p>
          <w:p w14:paraId="00916F27" w14:textId="77777777" w:rsidR="00B11855" w:rsidRPr="001F42D3" w:rsidRDefault="003D003E" w:rsidP="00254205">
            <w:pPr>
              <w:pStyle w:val="TableXML"/>
              <w:rPr>
                <w:noProof w:val="0"/>
                <w:sz w:val="20"/>
              </w:rPr>
            </w:pPr>
            <w:r w:rsidRPr="001F42D3">
              <w:rPr>
                <w:noProof w:val="0"/>
              </w:rPr>
              <w:t>&lt;/wsdl:definitions&gt;</w:t>
            </w:r>
          </w:p>
        </w:tc>
      </w:tr>
    </w:tbl>
    <w:p w14:paraId="53A451BE" w14:textId="77777777" w:rsidR="00E95ACC" w:rsidRPr="001F42D3" w:rsidRDefault="00E95ACC" w:rsidP="005C34E8">
      <w:pPr>
        <w:pStyle w:val="BodyText"/>
      </w:pPr>
    </w:p>
    <w:p w14:paraId="61E0CEFF" w14:textId="366943A5" w:rsidR="00B11855" w:rsidRPr="001F42D3" w:rsidRDefault="003D003E" w:rsidP="005C34E8">
      <w:pPr>
        <w:pStyle w:val="BodyText"/>
      </w:pPr>
      <w:r w:rsidRPr="001F42D3">
        <w:t xml:space="preserve">Note: the element &lt;wsaw:UsingAddressing wsdl:required="true"/&gt; is required for strict conformance to </w:t>
      </w:r>
      <w:hyperlink r:id="rId83" w:history="1">
        <w:r w:rsidRPr="001F42D3">
          <w:rPr>
            <w:rStyle w:val="Hyperlink"/>
          </w:rPr>
          <w:t>ITI T</w:t>
        </w:r>
        <w:r w:rsidR="007075BE" w:rsidRPr="001F42D3">
          <w:rPr>
            <w:rStyle w:val="Hyperlink"/>
          </w:rPr>
          <w:t>F-2:  Appendix V</w:t>
        </w:r>
      </w:hyperlink>
      <w:r w:rsidRPr="001F42D3">
        <w:t xml:space="preserve"> (and is required by IHE testing tools), but readers are warned that some web services infrastructure implementation will not use or recognize it, so it is well if feasible to be prepared to include it or not, to be prepared to deal with both situations.</w:t>
      </w:r>
    </w:p>
    <w:p w14:paraId="0871F8D6" w14:textId="77777777" w:rsidR="00B11855" w:rsidRPr="001F42D3" w:rsidRDefault="00B11855" w:rsidP="005C34E8">
      <w:pPr>
        <w:pStyle w:val="BodyText"/>
      </w:pPr>
    </w:p>
    <w:tbl>
      <w:tblPr>
        <w:tblW w:w="10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70"/>
      </w:tblGrid>
      <w:tr w:rsidR="00B11855" w:rsidRPr="001F42D3" w14:paraId="6ED3EBDF" w14:textId="77777777" w:rsidTr="006C0E8E">
        <w:trPr>
          <w:cantSplit/>
          <w:jc w:val="center"/>
        </w:trPr>
        <w:tc>
          <w:tcPr>
            <w:tcW w:w="10170" w:type="dxa"/>
            <w:shd w:val="clear" w:color="auto" w:fill="F2F2F2"/>
          </w:tcPr>
          <w:p w14:paraId="1763E84F" w14:textId="77777777" w:rsidR="00B11855" w:rsidRPr="001F42D3" w:rsidRDefault="003D003E" w:rsidP="007822F8">
            <w:pPr>
              <w:pStyle w:val="TableEntryHeader"/>
            </w:pPr>
            <w:r w:rsidRPr="001F42D3">
              <w:lastRenderedPageBreak/>
              <w:t>DeviceObservationConsumer.xsd</w:t>
            </w:r>
          </w:p>
        </w:tc>
      </w:tr>
      <w:tr w:rsidR="00B11855" w:rsidRPr="001F42D3" w14:paraId="189E76D1" w14:textId="77777777" w:rsidTr="006C0E8E">
        <w:trPr>
          <w:cantSplit/>
          <w:jc w:val="center"/>
        </w:trPr>
        <w:tc>
          <w:tcPr>
            <w:tcW w:w="10170" w:type="dxa"/>
          </w:tcPr>
          <w:p w14:paraId="530CCDA9" w14:textId="77777777" w:rsidR="00B11855" w:rsidRPr="001F42D3" w:rsidRDefault="003D003E" w:rsidP="007822F8">
            <w:pPr>
              <w:pStyle w:val="TableEntry"/>
            </w:pPr>
            <w:r w:rsidRPr="001F42D3">
              <w:t>&lt;?xml version="1.0" encoding="UTF-8"?&gt;</w:t>
            </w:r>
          </w:p>
          <w:p w14:paraId="2D3AABC8" w14:textId="77777777" w:rsidR="00B11855" w:rsidRPr="001F42D3" w:rsidRDefault="003D003E" w:rsidP="007822F8">
            <w:pPr>
              <w:pStyle w:val="TableEntry"/>
            </w:pPr>
            <w:r w:rsidRPr="001F42D3">
              <w:t>&lt;schema xmlns="http://www.w3.org/2001/XMLSchema" xmlns:tns="urn:ihe:pcd:dec:2010" targetNamespace="urn:ihe:pcd:dec:2010"&gt;</w:t>
            </w:r>
          </w:p>
          <w:p w14:paraId="3EDCD3E6" w14:textId="77777777" w:rsidR="00B11855" w:rsidRPr="001F42D3" w:rsidRDefault="003D003E" w:rsidP="007822F8">
            <w:pPr>
              <w:pStyle w:val="TableEntry"/>
            </w:pPr>
            <w:r w:rsidRPr="001F42D3">
              <w:tab/>
              <w:t>&lt;element name="CommunicatePCDData" type="tns:UnsolicitedObservationResult"/&gt;</w:t>
            </w:r>
          </w:p>
          <w:p w14:paraId="38B9F9E5" w14:textId="77777777" w:rsidR="00B11855" w:rsidRPr="001F42D3" w:rsidRDefault="003D003E" w:rsidP="007822F8">
            <w:pPr>
              <w:pStyle w:val="TableEntry"/>
            </w:pPr>
            <w:r w:rsidRPr="001F42D3">
              <w:tab/>
              <w:t>&lt;element name="CommunicatePCDDataResponse" type="tns:GeneralAckowledgement"/&gt;</w:t>
            </w:r>
          </w:p>
          <w:p w14:paraId="51B489C7" w14:textId="77777777" w:rsidR="00B11855" w:rsidRPr="001F42D3" w:rsidRDefault="003D003E" w:rsidP="007822F8">
            <w:pPr>
              <w:pStyle w:val="TableEntry"/>
            </w:pPr>
            <w:r w:rsidRPr="001F42D3">
              <w:tab/>
              <w:t>&lt;simpleType name="UnsolicitedObservationResult"&gt;</w:t>
            </w:r>
          </w:p>
          <w:p w14:paraId="16166AFE" w14:textId="77777777" w:rsidR="00B11855" w:rsidRPr="001F42D3" w:rsidRDefault="003D003E" w:rsidP="007822F8">
            <w:pPr>
              <w:pStyle w:val="TableEntry"/>
            </w:pPr>
            <w:r w:rsidRPr="001F42D3">
              <w:tab/>
            </w:r>
            <w:r w:rsidRPr="001F42D3">
              <w:tab/>
              <w:t>&lt;restriction base="string"/&gt;</w:t>
            </w:r>
          </w:p>
          <w:p w14:paraId="751341A0" w14:textId="77777777" w:rsidR="00B11855" w:rsidRPr="001F42D3" w:rsidRDefault="003D003E" w:rsidP="007822F8">
            <w:pPr>
              <w:pStyle w:val="TableEntry"/>
            </w:pPr>
            <w:r w:rsidRPr="001F42D3">
              <w:tab/>
              <w:t>&lt;/simpleType&gt;</w:t>
            </w:r>
          </w:p>
          <w:p w14:paraId="7EC98F88" w14:textId="77777777" w:rsidR="00B11855" w:rsidRPr="001F42D3" w:rsidRDefault="003D003E" w:rsidP="007822F8">
            <w:pPr>
              <w:pStyle w:val="TableEntry"/>
            </w:pPr>
            <w:r w:rsidRPr="001F42D3">
              <w:tab/>
              <w:t>&lt;simpleType name="GeneralAckowledgement"&gt;</w:t>
            </w:r>
          </w:p>
          <w:p w14:paraId="159450B7" w14:textId="77777777" w:rsidR="00B11855" w:rsidRPr="001F42D3" w:rsidRDefault="003D003E" w:rsidP="007822F8">
            <w:pPr>
              <w:pStyle w:val="TableEntry"/>
            </w:pPr>
            <w:r w:rsidRPr="001F42D3">
              <w:tab/>
            </w:r>
            <w:r w:rsidRPr="001F42D3">
              <w:tab/>
              <w:t>&lt;restriction base="string"/&gt;</w:t>
            </w:r>
          </w:p>
          <w:p w14:paraId="75E93D24" w14:textId="77777777" w:rsidR="00B11855" w:rsidRPr="001F42D3" w:rsidRDefault="003D003E" w:rsidP="007822F8">
            <w:pPr>
              <w:pStyle w:val="TableEntry"/>
            </w:pPr>
            <w:r w:rsidRPr="001F42D3">
              <w:tab/>
              <w:t>&lt;/simpleType&gt;</w:t>
            </w:r>
          </w:p>
          <w:p w14:paraId="0FDB84EB" w14:textId="77777777" w:rsidR="00B11855" w:rsidRPr="001F42D3" w:rsidRDefault="003D003E" w:rsidP="007822F8">
            <w:pPr>
              <w:pStyle w:val="TableEntry"/>
            </w:pPr>
            <w:r w:rsidRPr="001F42D3">
              <w:t>&lt;/schema&gt;</w:t>
            </w:r>
          </w:p>
          <w:p w14:paraId="7386E224" w14:textId="77777777" w:rsidR="00B11855" w:rsidRPr="001F42D3" w:rsidRDefault="00B11855" w:rsidP="007822F8">
            <w:pPr>
              <w:pStyle w:val="TableEntry"/>
            </w:pPr>
          </w:p>
        </w:tc>
      </w:tr>
    </w:tbl>
    <w:p w14:paraId="1240ED98" w14:textId="5A5E3B1D" w:rsidR="00B11855" w:rsidRPr="001F42D3" w:rsidRDefault="00CE1CA8" w:rsidP="00B34AEB">
      <w:pPr>
        <w:pStyle w:val="Heading2"/>
        <w:numPr>
          <w:ilvl w:val="0"/>
          <w:numId w:val="0"/>
        </w:numPr>
        <w:rPr>
          <w:noProof w:val="0"/>
        </w:rPr>
      </w:pPr>
      <w:bookmarkStart w:id="1798" w:name="_Toc431232329"/>
      <w:bookmarkStart w:id="1799" w:name="_Toc431237309"/>
      <w:bookmarkStart w:id="1800" w:name="_Toc431238476"/>
      <w:bookmarkStart w:id="1801" w:name="_Toc431288212"/>
      <w:bookmarkStart w:id="1802" w:name="_Toc432168206"/>
      <w:bookmarkStart w:id="1803" w:name="_Toc432421327"/>
      <w:bookmarkStart w:id="1804" w:name="_Toc432515003"/>
      <w:bookmarkStart w:id="1805" w:name="_Toc432516278"/>
      <w:bookmarkStart w:id="1806" w:name="_Toc401769902"/>
      <w:bookmarkStart w:id="1807" w:name="_Toc214889821"/>
      <w:bookmarkEnd w:id="1798"/>
      <w:bookmarkEnd w:id="1799"/>
      <w:bookmarkEnd w:id="1800"/>
      <w:bookmarkEnd w:id="1801"/>
      <w:bookmarkEnd w:id="1802"/>
      <w:bookmarkEnd w:id="1803"/>
      <w:bookmarkEnd w:id="1804"/>
      <w:bookmarkEnd w:id="1805"/>
      <w:r w:rsidRPr="001F42D3">
        <w:rPr>
          <w:noProof w:val="0"/>
        </w:rPr>
        <w:t xml:space="preserve">J.2 </w:t>
      </w:r>
      <w:r w:rsidR="003D003E" w:rsidRPr="001F42D3">
        <w:rPr>
          <w:noProof w:val="0"/>
        </w:rPr>
        <w:t>Sample PCD-01 message and response</w:t>
      </w:r>
      <w:bookmarkEnd w:id="1806"/>
      <w:bookmarkEnd w:id="1807"/>
    </w:p>
    <w:p w14:paraId="5FE7A680" w14:textId="761EFF14" w:rsidR="00B11855" w:rsidRPr="001F42D3" w:rsidRDefault="003D003E" w:rsidP="00B86F03">
      <w:pPr>
        <w:pStyle w:val="BodyText"/>
      </w:pPr>
      <w:r w:rsidRPr="001F42D3">
        <w:t xml:space="preserve">In addition to the WSDL-related rules found in </w:t>
      </w:r>
      <w:hyperlink r:id="rId84" w:history="1">
        <w:r w:rsidR="00C65B36" w:rsidRPr="001F42D3">
          <w:rPr>
            <w:rStyle w:val="Hyperlink"/>
          </w:rPr>
          <w:t>ITI TF-2:  Appendix V</w:t>
        </w:r>
      </w:hyperlink>
      <w:r w:rsidRPr="001F42D3">
        <w:t>, the framework contains a number of conformance constraints for web service consumers and providers. These rules were developed to improve IHE-related web service interoperability and PCD implementations using web services are required to comply.</w:t>
      </w:r>
    </w:p>
    <w:p w14:paraId="54EB64E0" w14:textId="4677307B" w:rsidR="00B11855" w:rsidRPr="001F42D3" w:rsidRDefault="003D003E" w:rsidP="00B86F03">
      <w:pPr>
        <w:pStyle w:val="BodyText"/>
      </w:pPr>
      <w:r w:rsidRPr="001F42D3">
        <w:t xml:space="preserve">Note that the contents of the urn:ihe:pcd:dec:2010:CommunicatePCDData element must contain the entire contents of a valid </w:t>
      </w:r>
      <w:r w:rsidR="00647994" w:rsidRPr="001F42D3">
        <w:t>PCD-01</w:t>
      </w:r>
      <w:r w:rsidRPr="001F42D3">
        <w:t xml:space="preserve"> Observation Result message. However, based on the character restrictions of XML and web services, there are a number of characters that cannot be used in their literal form (see </w:t>
      </w:r>
      <w:hyperlink r:id="rId85" w:history="1">
        <w:r w:rsidRPr="001F42D3">
          <w:rPr>
            <w:color w:val="0000FF"/>
            <w:u w:val="single" w:color="0000FF"/>
          </w:rPr>
          <w:t>http://www.w3.org/International/questions/qa-controls#support</w:t>
        </w:r>
      </w:hyperlink>
      <w:r w:rsidRPr="001F42D3">
        <w:t xml:space="preserve"> for more information).</w:t>
      </w:r>
    </w:p>
    <w:p w14:paraId="6589C030" w14:textId="0C91543E" w:rsidR="00B11855" w:rsidRPr="001F42D3" w:rsidRDefault="003D003E" w:rsidP="00B86F03">
      <w:pPr>
        <w:pStyle w:val="BodyText"/>
      </w:pPr>
      <w:r w:rsidRPr="001F42D3">
        <w:t>Restricted characters, such as "&amp;” and "&lt;cr&gt;", must be escaped using XML predefined character entity references wherever possible (e.g., &amp;amp;). For restricted characters that have no predefined character entity references, numeric character references should be used instead (e.g., &amp;#d;). Messages containing characters which are prohibited from use in XML in both literal and escaped format are prohibited from being sent using the WS* transport profile.</w:t>
      </w:r>
    </w:p>
    <w:p w14:paraId="709ED0F8" w14:textId="77777777" w:rsidR="00B11855" w:rsidRPr="001F42D3" w:rsidRDefault="003D003E" w:rsidP="00B86F03">
      <w:pPr>
        <w:pStyle w:val="BodyText"/>
      </w:pPr>
      <w:r w:rsidRPr="001F42D3">
        <w:t xml:space="preserve">For a complete list of excluded characters, please see the XML specification at </w:t>
      </w:r>
      <w:hyperlink r:id="rId86" w:history="1">
        <w:r w:rsidRPr="001F42D3">
          <w:rPr>
            <w:color w:val="0000FF"/>
            <w:u w:val="single" w:color="0000FF"/>
          </w:rPr>
          <w:t>http://www.w3.org/TR/xml/#syntax</w:t>
        </w:r>
      </w:hyperlink>
    </w:p>
    <w:p w14:paraId="17C3AAA4" w14:textId="77777777" w:rsidR="00B11855" w:rsidRPr="001F42D3" w:rsidRDefault="003D003E" w:rsidP="00C10546">
      <w:pPr>
        <w:pStyle w:val="BodyText"/>
      </w:pPr>
      <w:r w:rsidRPr="001F42D3">
        <w:br w:type="page"/>
      </w:r>
      <w:r w:rsidRPr="001F42D3">
        <w:lastRenderedPageBreak/>
        <w:t>Examples of a Communicate PCD Data message «CommunicatePCDData.xml» and a typical response «CommunicatePCDDataResponse.xml» are shown below (informative).</w:t>
      </w:r>
    </w:p>
    <w:p w14:paraId="48760276" w14:textId="77777777" w:rsidR="00B11855" w:rsidRPr="001F42D3" w:rsidRDefault="00B11855" w:rsidP="00B86F03">
      <w:pPr>
        <w:pStyle w:val="BodyText"/>
      </w:pPr>
    </w:p>
    <w:tbl>
      <w:tblPr>
        <w:tblW w:w="101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70"/>
      </w:tblGrid>
      <w:tr w:rsidR="00B11855" w:rsidRPr="001F42D3" w14:paraId="7E6E987C" w14:textId="77777777" w:rsidTr="006C0E8E">
        <w:trPr>
          <w:cantSplit/>
          <w:jc w:val="center"/>
        </w:trPr>
        <w:tc>
          <w:tcPr>
            <w:tcW w:w="10170" w:type="dxa"/>
            <w:shd w:val="clear" w:color="auto" w:fill="F2F2F2"/>
          </w:tcPr>
          <w:p w14:paraId="72493B23" w14:textId="77777777" w:rsidR="00B11855" w:rsidRPr="001F42D3" w:rsidRDefault="003D003E" w:rsidP="00B86F03">
            <w:pPr>
              <w:pStyle w:val="TableEntryHeader"/>
            </w:pPr>
            <w:r w:rsidRPr="001F42D3">
              <w:t>CommunicatePCDData.xml</w:t>
            </w:r>
          </w:p>
        </w:tc>
      </w:tr>
      <w:tr w:rsidR="00B11855" w:rsidRPr="001F42D3" w14:paraId="4B13D1BC" w14:textId="77777777" w:rsidTr="006C0E8E">
        <w:trPr>
          <w:cantSplit/>
          <w:jc w:val="center"/>
        </w:trPr>
        <w:tc>
          <w:tcPr>
            <w:tcW w:w="10170" w:type="dxa"/>
          </w:tcPr>
          <w:p w14:paraId="73DCC71A" w14:textId="77777777" w:rsidR="00B11855" w:rsidRPr="001F42D3" w:rsidRDefault="003D003E" w:rsidP="00B07DBC">
            <w:pPr>
              <w:pStyle w:val="TableXML"/>
              <w:rPr>
                <w:noProof w:val="0"/>
              </w:rPr>
            </w:pPr>
            <w:r w:rsidRPr="001F42D3">
              <w:rPr>
                <w:noProof w:val="0"/>
              </w:rPr>
              <w:t>&lt;?xml version="1.0" encoding="UTF-8"?&gt;</w:t>
            </w:r>
          </w:p>
          <w:p w14:paraId="77CF2C99" w14:textId="77777777" w:rsidR="00B11855" w:rsidRPr="001F42D3" w:rsidRDefault="003D003E" w:rsidP="00B07DBC">
            <w:pPr>
              <w:pStyle w:val="TableXML"/>
              <w:rPr>
                <w:noProof w:val="0"/>
              </w:rPr>
            </w:pPr>
            <w:r w:rsidRPr="001F42D3">
              <w:rPr>
                <w:noProof w:val="0"/>
              </w:rPr>
              <w:t>&lt;soapenv:Envelope xmlns:soapenv="http://www.w3.org/2003/05/soap-envelope"&gt;</w:t>
            </w:r>
          </w:p>
          <w:p w14:paraId="61EEE909" w14:textId="77777777" w:rsidR="00B11855" w:rsidRPr="001F42D3" w:rsidRDefault="003D003E" w:rsidP="00B07DBC">
            <w:pPr>
              <w:pStyle w:val="TableXML"/>
              <w:rPr>
                <w:noProof w:val="0"/>
              </w:rPr>
            </w:pPr>
            <w:r w:rsidRPr="001F42D3">
              <w:rPr>
                <w:noProof w:val="0"/>
              </w:rPr>
              <w:tab/>
              <w:t>&lt;soapenv:Header xmlns:wsa="http://www.w3.org/2005/08/addressing"&gt;</w:t>
            </w:r>
          </w:p>
          <w:p w14:paraId="256ED710" w14:textId="77777777" w:rsidR="00B11855" w:rsidRPr="001F42D3" w:rsidRDefault="003D003E" w:rsidP="00B07DBC">
            <w:pPr>
              <w:pStyle w:val="TableXML"/>
              <w:rPr>
                <w:noProof w:val="0"/>
              </w:rPr>
            </w:pPr>
            <w:r w:rsidRPr="001F42D3">
              <w:rPr>
                <w:noProof w:val="0"/>
              </w:rPr>
              <w:tab/>
            </w:r>
            <w:r w:rsidRPr="001F42D3">
              <w:rPr>
                <w:noProof w:val="0"/>
              </w:rPr>
              <w:tab/>
              <w:t>&lt;wsa:To soapenv:mustUnderstand="true"&gt;</w:t>
            </w:r>
          </w:p>
          <w:p w14:paraId="283D3DA8" w14:textId="77777777" w:rsidR="00B11855" w:rsidRPr="001F42D3" w:rsidRDefault="003D003E" w:rsidP="00B07DBC">
            <w:pPr>
              <w:pStyle w:val="TableXML"/>
              <w:rPr>
                <w:noProof w:val="0"/>
              </w:rPr>
            </w:pPr>
            <w:r w:rsidRPr="001F42D3">
              <w:rPr>
                <w:noProof w:val="0"/>
              </w:rPr>
              <w:t>http://localhost:9097/org.openhealthtools.stepstone.backend.gateway/DeviceObservationConsumer_Service</w:t>
            </w:r>
          </w:p>
          <w:p w14:paraId="50731C63" w14:textId="77777777" w:rsidR="00B11855" w:rsidRPr="001F42D3" w:rsidRDefault="003D003E" w:rsidP="00B07DBC">
            <w:pPr>
              <w:pStyle w:val="TableXML"/>
              <w:rPr>
                <w:noProof w:val="0"/>
              </w:rPr>
            </w:pPr>
            <w:r w:rsidRPr="001F42D3">
              <w:rPr>
                <w:noProof w:val="0"/>
              </w:rPr>
              <w:tab/>
            </w:r>
            <w:r w:rsidRPr="001F42D3">
              <w:rPr>
                <w:noProof w:val="0"/>
              </w:rPr>
              <w:tab/>
              <w:t>&lt;/wsa:To&gt;</w:t>
            </w:r>
          </w:p>
          <w:p w14:paraId="6B14F14E" w14:textId="77777777" w:rsidR="00B11855" w:rsidRPr="001F42D3" w:rsidRDefault="003D003E" w:rsidP="00B07DBC">
            <w:pPr>
              <w:pStyle w:val="TableXML"/>
              <w:rPr>
                <w:noProof w:val="0"/>
              </w:rPr>
            </w:pPr>
            <w:r w:rsidRPr="001F42D3">
              <w:rPr>
                <w:noProof w:val="0"/>
              </w:rPr>
              <w:tab/>
            </w:r>
            <w:r w:rsidRPr="001F42D3">
              <w:rPr>
                <w:noProof w:val="0"/>
              </w:rPr>
              <w:tab/>
              <w:t>&lt;wsa:From soapenv:mustUnderstand="true"&gt;</w:t>
            </w:r>
          </w:p>
          <w:p w14:paraId="1D7A3A65"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&lt;wsa:Address&gt;</w:t>
            </w:r>
          </w:p>
          <w:p w14:paraId="751EEE4F" w14:textId="77777777" w:rsidR="00B11855" w:rsidRPr="001F42D3" w:rsidRDefault="003D003E" w:rsidP="00B07DBC">
            <w:pPr>
              <w:pStyle w:val="TableXML"/>
              <w:rPr>
                <w:noProof w:val="0"/>
              </w:rPr>
            </w:pPr>
            <w:r w:rsidRPr="001F42D3">
              <w:rPr>
                <w:noProof w:val="0"/>
              </w:rPr>
              <w:t>http://www.w3.org/2005/08/addressing/anonymous</w:t>
            </w:r>
          </w:p>
          <w:p w14:paraId="3EA940B0" w14:textId="77777777" w:rsidR="00B11855" w:rsidRPr="001F42D3" w:rsidRDefault="003D003E" w:rsidP="00B07DBC">
            <w:pPr>
              <w:pStyle w:val="TableXML"/>
              <w:rPr>
                <w:noProof w:val="0"/>
              </w:rPr>
            </w:pPr>
            <w:r w:rsidRPr="001F42D3">
              <w:rPr>
                <w:noProof w:val="0"/>
              </w:rPr>
              <w:t>&lt;/wsa:Address&gt;</w:t>
            </w:r>
          </w:p>
          <w:p w14:paraId="7E2380AB" w14:textId="77777777" w:rsidR="00B11855" w:rsidRPr="001F42D3" w:rsidRDefault="003D003E" w:rsidP="00B07DBC">
            <w:pPr>
              <w:pStyle w:val="TableXML"/>
              <w:rPr>
                <w:noProof w:val="0"/>
              </w:rPr>
            </w:pPr>
            <w:r w:rsidRPr="001F42D3">
              <w:rPr>
                <w:noProof w:val="0"/>
              </w:rPr>
              <w:tab/>
            </w:r>
            <w:r w:rsidRPr="001F42D3">
              <w:rPr>
                <w:noProof w:val="0"/>
              </w:rPr>
              <w:tab/>
              <w:t>&lt;/wsa:From&gt;</w:t>
            </w:r>
          </w:p>
          <w:p w14:paraId="330C0D11" w14:textId="77777777" w:rsidR="00B11855" w:rsidRPr="001F42D3" w:rsidRDefault="003D003E" w:rsidP="00B07DBC">
            <w:pPr>
              <w:pStyle w:val="TableXML"/>
              <w:rPr>
                <w:noProof w:val="0"/>
              </w:rPr>
            </w:pPr>
            <w:r w:rsidRPr="001F42D3">
              <w:rPr>
                <w:noProof w:val="0"/>
              </w:rPr>
              <w:tab/>
            </w:r>
            <w:r w:rsidRPr="001F42D3">
              <w:rPr>
                <w:noProof w:val="0"/>
              </w:rPr>
              <w:tab/>
              <w:t>&lt;wsa:MessageID soapenv:mustUnderstand="true"&gt;</w:t>
            </w:r>
          </w:p>
          <w:p w14:paraId="705E2335"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urn:uuid:A52590343911955D1A1251497585530</w:t>
            </w:r>
          </w:p>
          <w:p w14:paraId="6679A6E1" w14:textId="77777777" w:rsidR="00B11855" w:rsidRPr="001F42D3" w:rsidRDefault="003D003E" w:rsidP="00B07DBC">
            <w:pPr>
              <w:pStyle w:val="TableXML"/>
              <w:rPr>
                <w:noProof w:val="0"/>
              </w:rPr>
            </w:pPr>
            <w:r w:rsidRPr="001F42D3">
              <w:rPr>
                <w:noProof w:val="0"/>
              </w:rPr>
              <w:t>&lt;/wsa:MessageID&gt;</w:t>
            </w:r>
          </w:p>
          <w:p w14:paraId="6404050A" w14:textId="77777777" w:rsidR="00B11855" w:rsidRPr="001F42D3" w:rsidRDefault="003D003E" w:rsidP="00B07DBC">
            <w:pPr>
              <w:pStyle w:val="TableXML"/>
              <w:rPr>
                <w:noProof w:val="0"/>
              </w:rPr>
            </w:pPr>
            <w:r w:rsidRPr="001F42D3">
              <w:rPr>
                <w:noProof w:val="0"/>
              </w:rPr>
              <w:tab/>
            </w:r>
            <w:r w:rsidRPr="001F42D3">
              <w:rPr>
                <w:noProof w:val="0"/>
              </w:rPr>
              <w:tab/>
              <w:t>&lt;wsa:Action soapenv:mustUnderstand="true"&gt;</w:t>
            </w:r>
          </w:p>
          <w:p w14:paraId="094241C7" w14:textId="77777777" w:rsidR="00B11855" w:rsidRPr="001F42D3" w:rsidRDefault="003D003E" w:rsidP="00B07DBC">
            <w:pPr>
              <w:pStyle w:val="TableXML"/>
              <w:rPr>
                <w:noProof w:val="0"/>
              </w:rPr>
            </w:pPr>
            <w:r w:rsidRPr="001F42D3">
              <w:rPr>
                <w:noProof w:val="0"/>
              </w:rPr>
              <w:tab/>
            </w:r>
            <w:r w:rsidRPr="001F42D3">
              <w:rPr>
                <w:noProof w:val="0"/>
              </w:rPr>
              <w:tab/>
            </w:r>
            <w:r w:rsidRPr="001F42D3">
              <w:rPr>
                <w:noProof w:val="0"/>
              </w:rPr>
              <w:tab/>
              <w:t>urn:ihe:pcd:2010:CommunicatePCDData</w:t>
            </w:r>
          </w:p>
          <w:p w14:paraId="4DE22D68" w14:textId="77777777" w:rsidR="00B11855" w:rsidRPr="001F42D3" w:rsidRDefault="003D003E" w:rsidP="00B07DBC">
            <w:pPr>
              <w:pStyle w:val="TableXML"/>
              <w:rPr>
                <w:noProof w:val="0"/>
              </w:rPr>
            </w:pPr>
            <w:r w:rsidRPr="001F42D3">
              <w:rPr>
                <w:noProof w:val="0"/>
              </w:rPr>
              <w:t>&lt;/wsa:Action&gt;</w:t>
            </w:r>
          </w:p>
          <w:p w14:paraId="78F4DEDF" w14:textId="77777777" w:rsidR="00B11855" w:rsidRPr="001F42D3" w:rsidRDefault="003D003E" w:rsidP="00B07DBC">
            <w:pPr>
              <w:pStyle w:val="TableXML"/>
              <w:rPr>
                <w:noProof w:val="0"/>
              </w:rPr>
            </w:pPr>
            <w:r w:rsidRPr="001F42D3">
              <w:rPr>
                <w:noProof w:val="0"/>
              </w:rPr>
              <w:tab/>
              <w:t>&lt;/soapenv:Header&gt;</w:t>
            </w:r>
          </w:p>
          <w:p w14:paraId="65170706" w14:textId="77777777" w:rsidR="00B11855" w:rsidRPr="001F42D3" w:rsidRDefault="003D003E" w:rsidP="00B07DBC">
            <w:pPr>
              <w:pStyle w:val="TableXML"/>
              <w:rPr>
                <w:noProof w:val="0"/>
              </w:rPr>
            </w:pPr>
            <w:r w:rsidRPr="001F42D3">
              <w:rPr>
                <w:noProof w:val="0"/>
              </w:rPr>
              <w:tab/>
              <w:t>&lt;soapenv:Body&gt;</w:t>
            </w:r>
          </w:p>
          <w:p w14:paraId="3F754E51" w14:textId="77777777" w:rsidR="00B11855" w:rsidRPr="001F42D3" w:rsidRDefault="003D003E" w:rsidP="00B07DBC">
            <w:pPr>
              <w:pStyle w:val="TableXML"/>
              <w:rPr>
                <w:noProof w:val="0"/>
              </w:rPr>
            </w:pPr>
            <w:r w:rsidRPr="001F42D3">
              <w:rPr>
                <w:noProof w:val="0"/>
              </w:rPr>
              <w:tab/>
            </w:r>
            <w:r w:rsidRPr="001F42D3">
              <w:rPr>
                <w:noProof w:val="0"/>
              </w:rPr>
              <w:tab/>
              <w:t>&lt;CommunicatePCDData xmlns="urn:ihe:pcd:dec:2010"&gt;</w:t>
            </w:r>
          </w:p>
          <w:p w14:paraId="124A4ACD" w14:textId="77777777" w:rsidR="00B11855" w:rsidRPr="001F42D3" w:rsidRDefault="003D003E" w:rsidP="00B07DBC">
            <w:pPr>
              <w:pStyle w:val="TableXML"/>
              <w:rPr>
                <w:noProof w:val="0"/>
              </w:rPr>
            </w:pPr>
            <w:r w:rsidRPr="001F42D3">
              <w:rPr>
                <w:noProof w:val="0"/>
              </w:rPr>
              <w:t>MSH|^~\&amp;amp;|AcmeInc^ACDE48234567ABCD^EUI-64||||20090713090030+0500||ORU^R01^ORU_R01|MSGID1234|P|2.6|||NE|AL|||||IHE PCD ORU-R01 2006^HL7^2.16.840.1.113883.9.n.m^HL7&amp;#xD;</w:t>
            </w:r>
          </w:p>
          <w:p w14:paraId="472457FD" w14:textId="77777777" w:rsidR="00B11855" w:rsidRPr="001F42D3" w:rsidRDefault="003D003E" w:rsidP="00B07DBC">
            <w:pPr>
              <w:pStyle w:val="TableXML"/>
              <w:rPr>
                <w:noProof w:val="0"/>
              </w:rPr>
            </w:pPr>
            <w:r w:rsidRPr="001F42D3">
              <w:rPr>
                <w:noProof w:val="0"/>
              </w:rPr>
              <w:t>PID|||789567^^^Imaginary Hospital^PI||Doe^John^Joseph^^^^L^A|||M&amp;#xD;</w:t>
            </w:r>
          </w:p>
          <w:p w14:paraId="5850639E" w14:textId="77777777" w:rsidR="00B11855" w:rsidRPr="001F42D3" w:rsidRDefault="003D003E" w:rsidP="00B07DBC">
            <w:pPr>
              <w:pStyle w:val="TableXML"/>
              <w:rPr>
                <w:noProof w:val="0"/>
              </w:rPr>
            </w:pPr>
            <w:r w:rsidRPr="001F42D3">
              <w:rPr>
                <w:noProof w:val="0"/>
              </w:rPr>
              <w:t>OBR|1|AB12345^AcmeAHDInc^ACDE48234567ABCD^EUI-64|CD12345^AcmeAHDInc^ACDE48234567ABCD^EUI-64|528391^MDC_DEV_SPEC_PROFILE_BP^MDC|||20090813095715+0500&amp;#xD;</w:t>
            </w:r>
          </w:p>
          <w:p w14:paraId="1F0A9505" w14:textId="77777777" w:rsidR="00B11855" w:rsidRPr="001F42D3" w:rsidRDefault="003D003E" w:rsidP="00B07DBC">
            <w:pPr>
              <w:pStyle w:val="TableXML"/>
              <w:rPr>
                <w:noProof w:val="0"/>
              </w:rPr>
            </w:pPr>
            <w:r w:rsidRPr="001F42D3">
              <w:rPr>
                <w:noProof w:val="0"/>
              </w:rPr>
              <w:t>OBX|1||528391^MDC_DEV_SPEC_PROFILE_BP^MDC|1|||||||R|||||||0123456789ABCDEF^EUI-64&amp;#xD;</w:t>
            </w:r>
          </w:p>
          <w:p w14:paraId="74039484" w14:textId="77777777" w:rsidR="00B11855" w:rsidRPr="001F42D3" w:rsidRDefault="003D003E" w:rsidP="00B07DBC">
            <w:pPr>
              <w:pStyle w:val="TableXML"/>
              <w:rPr>
                <w:noProof w:val="0"/>
              </w:rPr>
            </w:pPr>
            <w:r w:rsidRPr="001F42D3">
              <w:rPr>
                <w:noProof w:val="0"/>
              </w:rPr>
              <w:t>OBX|2||150020^MDC_PRESS_BLD_NONINV^MDC|1.0.1||||||R|||20090813095715+0500&amp;#xD;</w:t>
            </w:r>
          </w:p>
          <w:p w14:paraId="48657288" w14:textId="77777777" w:rsidR="00B11855" w:rsidRPr="001F42D3" w:rsidRDefault="003D003E" w:rsidP="00B07DBC">
            <w:pPr>
              <w:pStyle w:val="TableXML"/>
              <w:rPr>
                <w:noProof w:val="0"/>
              </w:rPr>
            </w:pPr>
            <w:r w:rsidRPr="001F42D3">
              <w:rPr>
                <w:noProof w:val="0"/>
              </w:rPr>
              <w:t>OBX|3|NM|150021^MDC_PRESS_BLD_NONINV_SYS^MDC|1.0.1.1|120|266016^MDC_DIM_MMHG^MDC||||R&amp;#xD;</w:t>
            </w:r>
          </w:p>
          <w:p w14:paraId="76E79881" w14:textId="77777777" w:rsidR="00B11855" w:rsidRPr="001F42D3" w:rsidRDefault="003D003E" w:rsidP="00B07DBC">
            <w:pPr>
              <w:pStyle w:val="TableXML"/>
              <w:rPr>
                <w:noProof w:val="0"/>
              </w:rPr>
            </w:pPr>
            <w:r w:rsidRPr="001F42D3">
              <w:rPr>
                <w:noProof w:val="0"/>
              </w:rPr>
              <w:t>OBX|4|NM|150022^MDC_PRESS_BLD_NONINV_DIA^MDC|1.0.1.2|80|266016^MDC_DIM_MMHG^MDC||||R&amp;#xD;</w:t>
            </w:r>
          </w:p>
          <w:p w14:paraId="2DD2898C" w14:textId="77777777" w:rsidR="00B11855" w:rsidRPr="001F42D3" w:rsidRDefault="003D003E" w:rsidP="00B07DBC">
            <w:pPr>
              <w:pStyle w:val="TableXML"/>
              <w:rPr>
                <w:noProof w:val="0"/>
              </w:rPr>
            </w:pPr>
            <w:r w:rsidRPr="001F42D3">
              <w:rPr>
                <w:noProof w:val="0"/>
              </w:rPr>
              <w:t>OBX|5|NM|150023^MDC_PRESS_BLD_NONINV_MEAN^MDC|1.0.1.3|100|266016^MDC_DIM_MMHG^MDC||||R&amp;#xD;</w:t>
            </w:r>
          </w:p>
          <w:p w14:paraId="00F37CEE" w14:textId="77777777" w:rsidR="00B11855" w:rsidRPr="001F42D3" w:rsidRDefault="003D003E" w:rsidP="00B07DBC">
            <w:pPr>
              <w:pStyle w:val="TableXML"/>
              <w:rPr>
                <w:noProof w:val="0"/>
              </w:rPr>
            </w:pPr>
            <w:r w:rsidRPr="001F42D3">
              <w:rPr>
                <w:noProof w:val="0"/>
              </w:rPr>
              <w:tab/>
            </w:r>
            <w:r w:rsidRPr="001F42D3">
              <w:rPr>
                <w:noProof w:val="0"/>
              </w:rPr>
              <w:tab/>
              <w:t>&lt;/CommunicatePCDData&gt;</w:t>
            </w:r>
          </w:p>
          <w:p w14:paraId="180C6B5D" w14:textId="77777777" w:rsidR="00B11855" w:rsidRPr="001F42D3" w:rsidRDefault="003D003E" w:rsidP="00B07DBC">
            <w:pPr>
              <w:pStyle w:val="TableXML"/>
              <w:rPr>
                <w:noProof w:val="0"/>
              </w:rPr>
            </w:pPr>
            <w:r w:rsidRPr="001F42D3">
              <w:rPr>
                <w:noProof w:val="0"/>
              </w:rPr>
              <w:tab/>
              <w:t>&lt;/soapenv:Body&gt;</w:t>
            </w:r>
          </w:p>
          <w:p w14:paraId="2F7F8B68" w14:textId="77777777" w:rsidR="00B11855" w:rsidRPr="001F42D3" w:rsidRDefault="003D003E" w:rsidP="00B07DBC">
            <w:pPr>
              <w:pStyle w:val="TableXML"/>
              <w:rPr>
                <w:noProof w:val="0"/>
                <w:sz w:val="20"/>
              </w:rPr>
            </w:pPr>
            <w:r w:rsidRPr="001F42D3">
              <w:rPr>
                <w:noProof w:val="0"/>
              </w:rPr>
              <w:t>&lt;/soapenv:Envelope&gt;</w:t>
            </w:r>
          </w:p>
        </w:tc>
      </w:tr>
    </w:tbl>
    <w:p w14:paraId="5261FD4A" w14:textId="77777777" w:rsidR="00B11855" w:rsidRPr="001F42D3" w:rsidRDefault="00B11855" w:rsidP="00EE391A">
      <w:pPr>
        <w:pStyle w:val="BodyText"/>
      </w:pPr>
    </w:p>
    <w:p w14:paraId="6D8F7B18" w14:textId="77777777" w:rsidR="00264692" w:rsidRPr="001F42D3" w:rsidRDefault="00264692" w:rsidP="00EE391A">
      <w:pPr>
        <w:pStyle w:val="BodyText"/>
      </w:pPr>
    </w:p>
    <w:p w14:paraId="143ED5E7" w14:textId="77777777" w:rsidR="00E95ACC" w:rsidRPr="001F42D3" w:rsidRDefault="00E95ACC" w:rsidP="00EE391A">
      <w:pPr>
        <w:pStyle w:val="BodyText"/>
      </w:pPr>
    </w:p>
    <w:p w14:paraId="49A0C679" w14:textId="77777777" w:rsidR="00E95ACC" w:rsidRPr="001F42D3" w:rsidRDefault="00E95ACC" w:rsidP="00EE391A">
      <w:pPr>
        <w:pStyle w:val="BodyText"/>
      </w:pPr>
    </w:p>
    <w:p w14:paraId="37EAFBB4" w14:textId="77777777" w:rsidR="00E95ACC" w:rsidRPr="001F42D3" w:rsidRDefault="00E95ACC" w:rsidP="00EE391A">
      <w:pPr>
        <w:pStyle w:val="BodyText"/>
      </w:pPr>
    </w:p>
    <w:tbl>
      <w:tblPr>
        <w:tblW w:w="102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60"/>
      </w:tblGrid>
      <w:tr w:rsidR="00B11855" w:rsidRPr="001F42D3" w14:paraId="4BCE0D0C" w14:textId="77777777" w:rsidTr="006C0E8E">
        <w:trPr>
          <w:cantSplit/>
          <w:jc w:val="center"/>
        </w:trPr>
        <w:tc>
          <w:tcPr>
            <w:tcW w:w="10260" w:type="dxa"/>
            <w:shd w:val="clear" w:color="auto" w:fill="F2F2F2"/>
          </w:tcPr>
          <w:p w14:paraId="0AD295EB" w14:textId="77777777" w:rsidR="00B11855" w:rsidRPr="001F42D3" w:rsidRDefault="003D003E" w:rsidP="00863A9A">
            <w:pPr>
              <w:pStyle w:val="TableEntryHeader"/>
            </w:pPr>
            <w:r w:rsidRPr="001F42D3">
              <w:t>CommunicatePCDDataResponse.xml</w:t>
            </w:r>
          </w:p>
        </w:tc>
      </w:tr>
      <w:tr w:rsidR="00B11855" w:rsidRPr="001F42D3" w14:paraId="1A1BB8C8" w14:textId="77777777" w:rsidTr="006C0E8E">
        <w:trPr>
          <w:cantSplit/>
          <w:jc w:val="center"/>
        </w:trPr>
        <w:tc>
          <w:tcPr>
            <w:tcW w:w="10260" w:type="dxa"/>
          </w:tcPr>
          <w:p w14:paraId="3AD7536F" w14:textId="77777777" w:rsidR="00B11855" w:rsidRPr="001F42D3" w:rsidRDefault="003D003E" w:rsidP="00B07DBC">
            <w:pPr>
              <w:pStyle w:val="TableXML"/>
              <w:rPr>
                <w:noProof w:val="0"/>
              </w:rPr>
            </w:pPr>
            <w:r w:rsidRPr="001F42D3">
              <w:rPr>
                <w:noProof w:val="0"/>
              </w:rPr>
              <w:t>&lt;?xml version="1.0" encoding="UTF-8"?&gt;</w:t>
            </w:r>
          </w:p>
          <w:p w14:paraId="71A8AD80" w14:textId="77777777" w:rsidR="00B11855" w:rsidRPr="001F42D3" w:rsidRDefault="003D003E" w:rsidP="00B07DBC">
            <w:pPr>
              <w:pStyle w:val="TableXML"/>
              <w:rPr>
                <w:noProof w:val="0"/>
              </w:rPr>
            </w:pPr>
            <w:r w:rsidRPr="001F42D3">
              <w:rPr>
                <w:noProof w:val="0"/>
              </w:rPr>
              <w:t>&lt;soapenv:Envelope xmlns:soapenv="http://www.w3.org/2003/05/soap-envelope"&gt;</w:t>
            </w:r>
          </w:p>
          <w:p w14:paraId="6F150215" w14:textId="77777777" w:rsidR="00B11855" w:rsidRPr="001F42D3" w:rsidRDefault="003D003E" w:rsidP="00B07DBC">
            <w:pPr>
              <w:pStyle w:val="TableXML"/>
              <w:rPr>
                <w:noProof w:val="0"/>
              </w:rPr>
            </w:pPr>
            <w:r w:rsidRPr="001F42D3">
              <w:rPr>
                <w:noProof w:val="0"/>
              </w:rPr>
              <w:tab/>
              <w:t>&lt;soapenv:Header xmlns:wsa="http://www.w3.org/2005/08/addressing"&gt;</w:t>
            </w:r>
          </w:p>
          <w:p w14:paraId="13FDBFC4" w14:textId="77777777" w:rsidR="00B11855" w:rsidRPr="001F42D3" w:rsidRDefault="003D003E" w:rsidP="00B07DBC">
            <w:pPr>
              <w:pStyle w:val="TableXML"/>
              <w:rPr>
                <w:noProof w:val="0"/>
              </w:rPr>
            </w:pPr>
            <w:r w:rsidRPr="001F42D3">
              <w:rPr>
                <w:noProof w:val="0"/>
              </w:rPr>
              <w:tab/>
            </w:r>
            <w:r w:rsidRPr="001F42D3">
              <w:rPr>
                <w:noProof w:val="0"/>
              </w:rPr>
              <w:tab/>
              <w:t>&lt;wsa:Action&gt;</w:t>
            </w:r>
          </w:p>
          <w:p w14:paraId="08B2777B" w14:textId="77777777" w:rsidR="00B11855" w:rsidRPr="001F42D3" w:rsidRDefault="003D003E" w:rsidP="00B07DBC">
            <w:pPr>
              <w:pStyle w:val="TableXML"/>
              <w:rPr>
                <w:noProof w:val="0"/>
              </w:rPr>
            </w:pPr>
            <w:r w:rsidRPr="001F42D3">
              <w:rPr>
                <w:noProof w:val="0"/>
              </w:rPr>
              <w:t>urn:ihe:pcd:2010:CommunicatePCDDataResponse</w:t>
            </w:r>
          </w:p>
          <w:p w14:paraId="419E62C7" w14:textId="77777777" w:rsidR="00B11855" w:rsidRPr="001F42D3" w:rsidRDefault="003D003E" w:rsidP="00B07DBC">
            <w:pPr>
              <w:pStyle w:val="TableXML"/>
              <w:rPr>
                <w:noProof w:val="0"/>
              </w:rPr>
            </w:pPr>
            <w:r w:rsidRPr="001F42D3">
              <w:rPr>
                <w:noProof w:val="0"/>
              </w:rPr>
              <w:tab/>
            </w:r>
            <w:r w:rsidRPr="001F42D3">
              <w:rPr>
                <w:noProof w:val="0"/>
              </w:rPr>
              <w:tab/>
              <w:t>&lt;/wsa:Action&gt;</w:t>
            </w:r>
          </w:p>
          <w:p w14:paraId="744055DD" w14:textId="77777777" w:rsidR="00B11855" w:rsidRPr="001F42D3" w:rsidRDefault="003D003E" w:rsidP="00B07DBC">
            <w:pPr>
              <w:pStyle w:val="TableXML"/>
              <w:rPr>
                <w:noProof w:val="0"/>
              </w:rPr>
            </w:pPr>
            <w:r w:rsidRPr="001F42D3">
              <w:rPr>
                <w:noProof w:val="0"/>
              </w:rPr>
              <w:tab/>
            </w:r>
            <w:r w:rsidRPr="001F42D3">
              <w:rPr>
                <w:noProof w:val="0"/>
              </w:rPr>
              <w:tab/>
              <w:t>&lt;wsa:RelatesTo&gt;</w:t>
            </w:r>
          </w:p>
          <w:p w14:paraId="632AFCDD" w14:textId="77777777" w:rsidR="00B11855" w:rsidRPr="001F42D3" w:rsidRDefault="003D003E" w:rsidP="00B07DBC">
            <w:pPr>
              <w:pStyle w:val="TableXML"/>
              <w:rPr>
                <w:noProof w:val="0"/>
              </w:rPr>
            </w:pPr>
            <w:r w:rsidRPr="001F42D3">
              <w:rPr>
                <w:noProof w:val="0"/>
              </w:rPr>
              <w:t>urn:uuid:F8C3FF2964F94E404E1251145112405</w:t>
            </w:r>
          </w:p>
          <w:p w14:paraId="0333949D" w14:textId="77777777" w:rsidR="00B11855" w:rsidRPr="001F42D3" w:rsidRDefault="003D003E" w:rsidP="00B07DBC">
            <w:pPr>
              <w:pStyle w:val="TableXML"/>
              <w:rPr>
                <w:noProof w:val="0"/>
              </w:rPr>
            </w:pPr>
            <w:r w:rsidRPr="001F42D3">
              <w:rPr>
                <w:noProof w:val="0"/>
              </w:rPr>
              <w:tab/>
            </w:r>
            <w:r w:rsidRPr="001F42D3">
              <w:rPr>
                <w:noProof w:val="0"/>
              </w:rPr>
              <w:tab/>
              <w:t>&lt;/wsa:RelatesTo&gt;</w:t>
            </w:r>
          </w:p>
          <w:p w14:paraId="6CD8F4D8" w14:textId="77777777" w:rsidR="00B11855" w:rsidRPr="001F42D3" w:rsidRDefault="003D003E" w:rsidP="00B07DBC">
            <w:pPr>
              <w:pStyle w:val="TableXML"/>
              <w:rPr>
                <w:noProof w:val="0"/>
              </w:rPr>
            </w:pPr>
            <w:r w:rsidRPr="001F42D3">
              <w:rPr>
                <w:noProof w:val="0"/>
              </w:rPr>
              <w:tab/>
              <w:t>&lt;/soapenv:Header&gt;</w:t>
            </w:r>
          </w:p>
          <w:p w14:paraId="5A35E9F2" w14:textId="77777777" w:rsidR="00B11855" w:rsidRPr="001F42D3" w:rsidRDefault="003D003E" w:rsidP="00B07DBC">
            <w:pPr>
              <w:pStyle w:val="TableXML"/>
              <w:rPr>
                <w:noProof w:val="0"/>
              </w:rPr>
            </w:pPr>
            <w:r w:rsidRPr="001F42D3">
              <w:rPr>
                <w:noProof w:val="0"/>
              </w:rPr>
              <w:tab/>
              <w:t>&lt;soapenv:Body&gt;</w:t>
            </w:r>
          </w:p>
          <w:p w14:paraId="615CD3D6" w14:textId="77777777" w:rsidR="00B11855" w:rsidRPr="001F42D3" w:rsidRDefault="003D003E" w:rsidP="00B07DBC">
            <w:pPr>
              <w:pStyle w:val="TableXML"/>
              <w:rPr>
                <w:noProof w:val="0"/>
              </w:rPr>
            </w:pPr>
            <w:r w:rsidRPr="001F42D3">
              <w:rPr>
                <w:noProof w:val="0"/>
              </w:rPr>
              <w:tab/>
            </w:r>
            <w:r w:rsidRPr="001F42D3">
              <w:rPr>
                <w:noProof w:val="0"/>
              </w:rPr>
              <w:tab/>
              <w:t>&lt;CommunicatePCDDataResponse xmlns="urn:ihe:pcd:dec:2010"&gt;</w:t>
            </w:r>
          </w:p>
          <w:p w14:paraId="41379A4D" w14:textId="77777777" w:rsidR="00B11855" w:rsidRPr="001F42D3" w:rsidRDefault="003D003E" w:rsidP="00B07DBC">
            <w:pPr>
              <w:pStyle w:val="TableXML"/>
              <w:rPr>
                <w:noProof w:val="0"/>
              </w:rPr>
            </w:pPr>
            <w:r w:rsidRPr="001F42D3">
              <w:rPr>
                <w:noProof w:val="0"/>
              </w:rPr>
              <w:t>MSH|^~\&amp;amp;|Stepstone||AcmeInc^ACDE48234567ABCD^EUI64||20090726095731+0500||ACK^A01^ACK|AMSGID1234|P|2.6|&amp;#xD;</w:t>
            </w:r>
          </w:p>
          <w:p w14:paraId="0D27427C" w14:textId="77777777" w:rsidR="00B11855" w:rsidRPr="001F42D3" w:rsidRDefault="003D003E" w:rsidP="00B07DBC">
            <w:pPr>
              <w:pStyle w:val="TableXML"/>
              <w:rPr>
                <w:noProof w:val="0"/>
              </w:rPr>
            </w:pPr>
            <w:r w:rsidRPr="001F42D3">
              <w:rPr>
                <w:noProof w:val="0"/>
              </w:rPr>
              <w:t>MSA|AA|MSGID1234|Message Accepted|&amp;#xD;</w:t>
            </w:r>
          </w:p>
          <w:p w14:paraId="362E3F9A" w14:textId="77777777" w:rsidR="00B11855" w:rsidRPr="001F42D3" w:rsidRDefault="003D003E" w:rsidP="00B07DBC">
            <w:pPr>
              <w:pStyle w:val="TableXML"/>
              <w:rPr>
                <w:noProof w:val="0"/>
              </w:rPr>
            </w:pPr>
            <w:r w:rsidRPr="001F42D3">
              <w:rPr>
                <w:noProof w:val="0"/>
              </w:rPr>
              <w:t>&lt;/CommunicatePCDDataResponse&gt;</w:t>
            </w:r>
          </w:p>
          <w:p w14:paraId="274AC566" w14:textId="77777777" w:rsidR="00B11855" w:rsidRPr="001F42D3" w:rsidRDefault="003D003E" w:rsidP="00B07DBC">
            <w:pPr>
              <w:pStyle w:val="TableXML"/>
              <w:rPr>
                <w:noProof w:val="0"/>
              </w:rPr>
            </w:pPr>
            <w:r w:rsidRPr="001F42D3">
              <w:rPr>
                <w:noProof w:val="0"/>
              </w:rPr>
              <w:tab/>
              <w:t>&lt;/soapenv:Body&gt;</w:t>
            </w:r>
          </w:p>
          <w:p w14:paraId="7A839458" w14:textId="77777777" w:rsidR="00B11855" w:rsidRPr="001F42D3" w:rsidRDefault="003D003E" w:rsidP="00B07DBC">
            <w:pPr>
              <w:pStyle w:val="TableXML"/>
              <w:rPr>
                <w:noProof w:val="0"/>
              </w:rPr>
            </w:pPr>
            <w:r w:rsidRPr="001F42D3">
              <w:rPr>
                <w:noProof w:val="0"/>
              </w:rPr>
              <w:t>&lt;/soapenv:Envelope&gt;</w:t>
            </w:r>
          </w:p>
          <w:p w14:paraId="24DF0050" w14:textId="77777777" w:rsidR="00B11855" w:rsidRPr="001F42D3" w:rsidRDefault="00B11855" w:rsidP="007822F8">
            <w:pPr>
              <w:pStyle w:val="TableEntry"/>
              <w:rPr>
                <w:rFonts w:ascii="LucidaConsole" w:hAnsi="LucidaConsole"/>
                <w:sz w:val="16"/>
              </w:rPr>
            </w:pPr>
          </w:p>
        </w:tc>
      </w:tr>
    </w:tbl>
    <w:p w14:paraId="348CA194" w14:textId="77777777" w:rsidR="00B11855" w:rsidRPr="001F42D3" w:rsidRDefault="00B11855" w:rsidP="00EE391A">
      <w:pPr>
        <w:pStyle w:val="BodyText"/>
      </w:pPr>
    </w:p>
    <w:p w14:paraId="121F8B34" w14:textId="43E469A4" w:rsidR="00B11855" w:rsidRPr="001F42D3" w:rsidRDefault="00CE1CA8" w:rsidP="00B34AEB">
      <w:pPr>
        <w:pStyle w:val="Heading1"/>
        <w:numPr>
          <w:ilvl w:val="0"/>
          <w:numId w:val="0"/>
        </w:numPr>
        <w:rPr>
          <w:noProof w:val="0"/>
        </w:rPr>
      </w:pPr>
      <w:bookmarkStart w:id="1808" w:name="_Toc401769903"/>
      <w:bookmarkStart w:id="1809" w:name="_Toc214889822"/>
      <w:r w:rsidRPr="001F42D3">
        <w:rPr>
          <w:noProof w:val="0"/>
        </w:rPr>
        <w:lastRenderedPageBreak/>
        <w:t xml:space="preserve">Appendix K </w:t>
      </w:r>
      <w:r w:rsidR="00DB22D4" w:rsidRPr="001F42D3">
        <w:rPr>
          <w:noProof w:val="0"/>
        </w:rPr>
        <w:t xml:space="preserve">– </w:t>
      </w:r>
      <w:r w:rsidR="003D003E" w:rsidRPr="001F42D3">
        <w:rPr>
          <w:noProof w:val="0"/>
        </w:rPr>
        <w:t xml:space="preserve">Message Transport Using WCTP (ACM Transactions </w:t>
      </w:r>
      <w:r w:rsidR="00901663" w:rsidRPr="001F42D3">
        <w:rPr>
          <w:noProof w:val="0"/>
        </w:rPr>
        <w:t>[PCD-06]</w:t>
      </w:r>
      <w:r w:rsidR="003D003E" w:rsidRPr="001F42D3">
        <w:rPr>
          <w:noProof w:val="0"/>
        </w:rPr>
        <w:t xml:space="preserve"> and PCD-07)</w:t>
      </w:r>
      <w:bookmarkEnd w:id="1808"/>
      <w:bookmarkEnd w:id="1809"/>
    </w:p>
    <w:p w14:paraId="5F2BF499" w14:textId="3D76196E" w:rsidR="00B11855" w:rsidRPr="001F42D3" w:rsidRDefault="003D003E" w:rsidP="00AE6681">
      <w:pPr>
        <w:pStyle w:val="BodyText"/>
      </w:pPr>
      <w:r w:rsidRPr="001F42D3">
        <w:t xml:space="preserve">The following appendix covers the messages exchanged between an IHE PCD ACM </w:t>
      </w:r>
      <w:r w:rsidR="009E2B46" w:rsidRPr="001F42D3">
        <w:t>Alert Manager</w:t>
      </w:r>
      <w:r w:rsidRPr="001F42D3">
        <w:t xml:space="preserve"> and an </w:t>
      </w:r>
      <w:r w:rsidR="00916BBE" w:rsidRPr="001F42D3">
        <w:t>Alert Communicator</w:t>
      </w:r>
      <w:r w:rsidRPr="001F42D3">
        <w:t xml:space="preserve"> using the WCTP protocol</w:t>
      </w:r>
    </w:p>
    <w:p w14:paraId="34537FF4" w14:textId="75283BB9" w:rsidR="00B11855" w:rsidRPr="001F42D3" w:rsidRDefault="00CE1CA8" w:rsidP="00B34AEB">
      <w:pPr>
        <w:pStyle w:val="Heading2"/>
        <w:numPr>
          <w:ilvl w:val="0"/>
          <w:numId w:val="0"/>
        </w:numPr>
        <w:rPr>
          <w:noProof w:val="0"/>
        </w:rPr>
      </w:pPr>
      <w:bookmarkStart w:id="1810" w:name="_Toc401769904"/>
      <w:bookmarkStart w:id="1811" w:name="_Toc214889823"/>
      <w:r w:rsidRPr="001F42D3">
        <w:rPr>
          <w:noProof w:val="0"/>
        </w:rPr>
        <w:t xml:space="preserve">K.1 </w:t>
      </w:r>
      <w:r w:rsidR="003D003E" w:rsidRPr="001F42D3">
        <w:rPr>
          <w:noProof w:val="0"/>
        </w:rPr>
        <w:t>Abbreviations and definitions</w:t>
      </w:r>
      <w:bookmarkEnd w:id="1810"/>
      <w:bookmarkEnd w:id="1811"/>
    </w:p>
    <w:p w14:paraId="02607C7A" w14:textId="77777777" w:rsidR="00B11855" w:rsidRPr="001F42D3" w:rsidRDefault="003D003E" w:rsidP="0012636E">
      <w:pPr>
        <w:pStyle w:val="BodyText"/>
      </w:pPr>
      <w:r w:rsidRPr="001F42D3">
        <w:rPr>
          <w:rStyle w:val="Strong"/>
        </w:rPr>
        <w:t>HTTP</w:t>
      </w:r>
      <w:r w:rsidRPr="001F42D3">
        <w:t xml:space="preserve"> – HyperText Transport Protocol</w:t>
      </w:r>
    </w:p>
    <w:p w14:paraId="4A93F6B6" w14:textId="6AB6B416" w:rsidR="00B11855" w:rsidRPr="001F42D3" w:rsidRDefault="003D003E" w:rsidP="0012636E">
      <w:pPr>
        <w:pStyle w:val="BodyText"/>
      </w:pPr>
      <w:r w:rsidRPr="001F42D3">
        <w:rPr>
          <w:rStyle w:val="Strong"/>
        </w:rPr>
        <w:t>WCTP</w:t>
      </w:r>
      <w:r w:rsidRPr="001F42D3">
        <w:t xml:space="preserve"> – Wireless Communications Transfer Protocol – the protocol between the ACM </w:t>
      </w:r>
      <w:r w:rsidR="009E2B46" w:rsidRPr="001F42D3">
        <w:t>Alert Manager</w:t>
      </w:r>
      <w:r w:rsidRPr="001F42D3">
        <w:t xml:space="preserve"> and the ACM </w:t>
      </w:r>
      <w:r w:rsidR="00916BBE" w:rsidRPr="001F42D3">
        <w:t>Alert Communicator</w:t>
      </w:r>
      <w:r w:rsidRPr="001F42D3">
        <w:t xml:space="preserve"> </w:t>
      </w:r>
      <w:r w:rsidR="00257A60" w:rsidRPr="001F42D3">
        <w:t>A</w:t>
      </w:r>
      <w:r w:rsidRPr="001F42D3">
        <w:t>ctors.</w:t>
      </w:r>
    </w:p>
    <w:p w14:paraId="296C8C46" w14:textId="53AABF51" w:rsidR="00B11855" w:rsidRPr="001F42D3" w:rsidRDefault="003D003E" w:rsidP="0012636E">
      <w:pPr>
        <w:pStyle w:val="BodyText"/>
      </w:pPr>
      <w:r w:rsidRPr="001F42D3">
        <w:rPr>
          <w:rStyle w:val="Strong"/>
        </w:rPr>
        <w:t>MCR (</w:t>
      </w:r>
      <w:r w:rsidRPr="001F42D3">
        <w:t xml:space="preserve">Multiple Choice Response) – the means to pass a message with selectable responses from the ACM </w:t>
      </w:r>
      <w:r w:rsidR="009E2B46" w:rsidRPr="001F42D3">
        <w:t>Alert Manager</w:t>
      </w:r>
      <w:r w:rsidRPr="001F42D3">
        <w:t xml:space="preserve"> to the ACM </w:t>
      </w:r>
      <w:r w:rsidR="00916BBE" w:rsidRPr="001F42D3">
        <w:t>Alert Communicator</w:t>
      </w:r>
      <w:r w:rsidRPr="001F42D3">
        <w:t>.</w:t>
      </w:r>
    </w:p>
    <w:p w14:paraId="444E0FFA" w14:textId="77777777" w:rsidR="00B11855" w:rsidRPr="001F42D3" w:rsidRDefault="003D003E" w:rsidP="0012636E">
      <w:pPr>
        <w:pStyle w:val="BodyText"/>
      </w:pPr>
      <w:r w:rsidRPr="001F42D3">
        <w:rPr>
          <w:rStyle w:val="Strong"/>
        </w:rPr>
        <w:t>XML</w:t>
      </w:r>
      <w:r w:rsidRPr="001F42D3">
        <w:t xml:space="preserve"> – eXtensible Markup Language</w:t>
      </w:r>
    </w:p>
    <w:p w14:paraId="01C7CCA8" w14:textId="77777777" w:rsidR="00B11855" w:rsidRPr="001F42D3" w:rsidRDefault="00B11855" w:rsidP="00AE6681">
      <w:pPr>
        <w:pStyle w:val="BodyText"/>
      </w:pPr>
    </w:p>
    <w:p w14:paraId="6902EC8C" w14:textId="77777777" w:rsidR="00B11855" w:rsidRPr="001F42D3" w:rsidRDefault="003D003E" w:rsidP="00CF5627">
      <w:pPr>
        <w:pStyle w:val="BodyText"/>
        <w:rPr>
          <w:bCs/>
        </w:rPr>
      </w:pPr>
      <w:r w:rsidRPr="001F42D3">
        <w:rPr>
          <w:b/>
          <w:bCs/>
        </w:rPr>
        <w:t>What is WCTP</w:t>
      </w:r>
    </w:p>
    <w:p w14:paraId="30399473" w14:textId="186D6C5C" w:rsidR="00B11855" w:rsidRPr="001F42D3" w:rsidRDefault="003D003E" w:rsidP="00AE6681">
      <w:pPr>
        <w:pStyle w:val="BodyText"/>
      </w:pPr>
      <w:r w:rsidRPr="001F42D3">
        <w:t xml:space="preserve">WCTP is the protocol between the ACM </w:t>
      </w:r>
      <w:r w:rsidR="009E2B46" w:rsidRPr="001F42D3">
        <w:t>Alert Manager</w:t>
      </w:r>
      <w:r w:rsidRPr="001F42D3">
        <w:t xml:space="preserve"> and the ACM </w:t>
      </w:r>
      <w:r w:rsidR="00916BBE" w:rsidRPr="001F42D3">
        <w:t>Alert Communicator</w:t>
      </w:r>
      <w:r w:rsidRPr="001F42D3">
        <w:t xml:space="preserve"> </w:t>
      </w:r>
      <w:r w:rsidR="00257A60" w:rsidRPr="001F42D3">
        <w:t>A</w:t>
      </w:r>
      <w:r w:rsidRPr="001F42D3">
        <w:t xml:space="preserve">ctors. It makes use of an optionally securable (authentication and encryption) HTTP transport layer to convey XML-based WCTP protocol exchanges between a WCTP client (the ACM </w:t>
      </w:r>
      <w:r w:rsidR="009E2B46" w:rsidRPr="001F42D3">
        <w:t>Alert Manager</w:t>
      </w:r>
      <w:r w:rsidRPr="001F42D3">
        <w:t xml:space="preserve">) and the WCTP server (the ACM </w:t>
      </w:r>
      <w:r w:rsidR="00916BBE" w:rsidRPr="001F42D3">
        <w:t>Alert Communicator</w:t>
      </w:r>
      <w:r w:rsidRPr="001F42D3">
        <w:t>).</w:t>
      </w:r>
    </w:p>
    <w:p w14:paraId="2C00C53D" w14:textId="528EB267" w:rsidR="00B11855" w:rsidRPr="001F42D3" w:rsidRDefault="00CE1CA8" w:rsidP="00B34AEB">
      <w:pPr>
        <w:pStyle w:val="Heading2"/>
        <w:numPr>
          <w:ilvl w:val="0"/>
          <w:numId w:val="0"/>
        </w:numPr>
        <w:rPr>
          <w:noProof w:val="0"/>
        </w:rPr>
      </w:pPr>
      <w:bookmarkStart w:id="1812" w:name="_Toc401769905"/>
      <w:bookmarkStart w:id="1813" w:name="_Toc214889824"/>
      <w:r w:rsidRPr="001F42D3">
        <w:rPr>
          <w:noProof w:val="0"/>
        </w:rPr>
        <w:t xml:space="preserve">K.2 </w:t>
      </w:r>
      <w:r w:rsidR="003D003E" w:rsidRPr="001F42D3">
        <w:rPr>
          <w:noProof w:val="0"/>
        </w:rPr>
        <w:t>Pre-Configuration</w:t>
      </w:r>
      <w:bookmarkEnd w:id="1812"/>
      <w:bookmarkEnd w:id="1813"/>
    </w:p>
    <w:p w14:paraId="349B773F" w14:textId="77777777" w:rsidR="00B11855" w:rsidRPr="001F42D3" w:rsidRDefault="003D003E" w:rsidP="00AE6681">
      <w:pPr>
        <w:pStyle w:val="BodyText"/>
      </w:pPr>
      <w:r w:rsidRPr="001F42D3">
        <w:t>The HTTP source to destination is assumed to be resolved through pre-configuration.</w:t>
      </w:r>
    </w:p>
    <w:p w14:paraId="4B3A8DAB" w14:textId="77777777" w:rsidR="00B11855" w:rsidRPr="001F42D3" w:rsidRDefault="003D003E" w:rsidP="00AE6681">
      <w:pPr>
        <w:pStyle w:val="BodyText"/>
      </w:pPr>
      <w:r w:rsidRPr="001F42D3">
        <w:t>Whether or not secure http (HTTPS) is used or not is resolved through pre-configuration</w:t>
      </w:r>
    </w:p>
    <w:p w14:paraId="2059B489" w14:textId="77777777" w:rsidR="00B11855" w:rsidRPr="001F42D3" w:rsidRDefault="003D003E" w:rsidP="00AE6681">
      <w:pPr>
        <w:pStyle w:val="BodyText"/>
      </w:pPr>
      <w:r w:rsidRPr="001F42D3">
        <w:t>The WCTP PollerID and security password used to identify the message send requestor (not the request itself) are assumed to be resolved through pre-configuration.</w:t>
      </w:r>
    </w:p>
    <w:p w14:paraId="2C6FB653" w14:textId="77777777" w:rsidR="00B11855" w:rsidRPr="001F42D3" w:rsidRDefault="003D003E" w:rsidP="00AE6681">
      <w:pPr>
        <w:pStyle w:val="BodyText"/>
      </w:pPr>
      <w:r w:rsidRPr="001F42D3">
        <w:t>The URI values for the WCTP senderID and sendResponseToID are assumed to be resolved through pre-configuration.</w:t>
      </w:r>
    </w:p>
    <w:p w14:paraId="54B25DBA" w14:textId="168657EA" w:rsidR="00B11855" w:rsidRPr="001F42D3" w:rsidRDefault="00CE1CA8" w:rsidP="00B34AEB">
      <w:pPr>
        <w:pStyle w:val="Heading2"/>
        <w:numPr>
          <w:ilvl w:val="0"/>
          <w:numId w:val="0"/>
        </w:numPr>
        <w:rPr>
          <w:noProof w:val="0"/>
        </w:rPr>
      </w:pPr>
      <w:bookmarkStart w:id="1814" w:name="_Toc401769906"/>
      <w:bookmarkStart w:id="1815" w:name="_Toc214889825"/>
      <w:r w:rsidRPr="001F42D3">
        <w:rPr>
          <w:noProof w:val="0"/>
        </w:rPr>
        <w:t xml:space="preserve">K.3 </w:t>
      </w:r>
      <w:r w:rsidR="003D003E" w:rsidRPr="001F42D3">
        <w:rPr>
          <w:noProof w:val="0"/>
        </w:rPr>
        <w:t>Endpoint Device Addressing</w:t>
      </w:r>
      <w:bookmarkEnd w:id="1814"/>
      <w:bookmarkEnd w:id="1815"/>
    </w:p>
    <w:p w14:paraId="59C27EA9" w14:textId="77777777" w:rsidR="00B11855" w:rsidRPr="001F42D3" w:rsidRDefault="003D003E" w:rsidP="00AE6681">
      <w:pPr>
        <w:pStyle w:val="BodyText"/>
      </w:pPr>
      <w:r w:rsidRPr="001F42D3">
        <w:t>Endpoint entity (wireless device) addressing can be per WCTP (often the phone number of the endpoint device), but in any event it is presumed to be pre-configured so that there is a match from Alert Manager (AM) to Alert Communicator (AC).</w:t>
      </w:r>
    </w:p>
    <w:p w14:paraId="15820E49" w14:textId="5CB0149C" w:rsidR="00B11855" w:rsidRPr="001F42D3" w:rsidRDefault="00CE1CA8" w:rsidP="00B34AEB">
      <w:pPr>
        <w:pStyle w:val="Heading2"/>
        <w:numPr>
          <w:ilvl w:val="0"/>
          <w:numId w:val="0"/>
        </w:numPr>
        <w:rPr>
          <w:noProof w:val="0"/>
        </w:rPr>
      </w:pPr>
      <w:bookmarkStart w:id="1816" w:name="_Toc401769907"/>
      <w:bookmarkStart w:id="1817" w:name="_Toc214889826"/>
      <w:r w:rsidRPr="001F42D3">
        <w:rPr>
          <w:noProof w:val="0"/>
        </w:rPr>
        <w:t xml:space="preserve">K.4 </w:t>
      </w:r>
      <w:r w:rsidR="003D003E" w:rsidRPr="001F42D3">
        <w:rPr>
          <w:noProof w:val="0"/>
        </w:rPr>
        <w:t>Polling Versus Push Responses</w:t>
      </w:r>
      <w:bookmarkEnd w:id="1816"/>
      <w:bookmarkEnd w:id="1817"/>
    </w:p>
    <w:p w14:paraId="396AC7C8" w14:textId="77777777" w:rsidR="00B11855" w:rsidRPr="001F42D3" w:rsidRDefault="003D003E" w:rsidP="00AE6681">
      <w:pPr>
        <w:pStyle w:val="BodyText"/>
      </w:pPr>
      <w:r w:rsidRPr="001F42D3">
        <w:t xml:space="preserve">The decision as to whether polling or push response is used for status updates is assumed to be resolved through pre-configuration. WCTP would be best used in its web push response form rather than polling for responses so as to maintain responsiveness of status updates and replies. </w:t>
      </w:r>
    </w:p>
    <w:p w14:paraId="507F2583" w14:textId="77777777" w:rsidR="00B11855" w:rsidRPr="001F42D3" w:rsidRDefault="003D003E" w:rsidP="00AE6681">
      <w:pPr>
        <w:pStyle w:val="BodyText"/>
      </w:pPr>
      <w:r w:rsidRPr="001F42D3">
        <w:lastRenderedPageBreak/>
        <w:t>Some WCTP implementations have minimum tolerable poll intervals to reduce overall polling of the WCTP gateway server, the Alert Communicator (AC).</w:t>
      </w:r>
    </w:p>
    <w:p w14:paraId="38CEF4F9" w14:textId="51D4D1B0" w:rsidR="00B11855" w:rsidRPr="001F42D3" w:rsidRDefault="00CE1CA8" w:rsidP="00B34AEB">
      <w:pPr>
        <w:pStyle w:val="Heading2"/>
        <w:numPr>
          <w:ilvl w:val="0"/>
          <w:numId w:val="0"/>
        </w:numPr>
        <w:rPr>
          <w:noProof w:val="0"/>
        </w:rPr>
      </w:pPr>
      <w:bookmarkStart w:id="1818" w:name="_Toc401769908"/>
      <w:bookmarkStart w:id="1819" w:name="_Toc214889827"/>
      <w:r w:rsidRPr="001F42D3">
        <w:rPr>
          <w:noProof w:val="0"/>
        </w:rPr>
        <w:t xml:space="preserve">K.5 </w:t>
      </w:r>
      <w:r w:rsidR="003D003E" w:rsidRPr="001F42D3">
        <w:rPr>
          <w:noProof w:val="0"/>
        </w:rPr>
        <w:t>Constraints</w:t>
      </w:r>
      <w:bookmarkEnd w:id="1818"/>
      <w:bookmarkEnd w:id="1819"/>
    </w:p>
    <w:p w14:paraId="7698BAE3" w14:textId="77777777" w:rsidR="00B11855" w:rsidRPr="001F42D3" w:rsidRDefault="003D003E" w:rsidP="00AE6681">
      <w:pPr>
        <w:pStyle w:val="BodyText"/>
      </w:pPr>
      <w:r w:rsidRPr="001F42D3">
        <w:t>The use of WCTP for ACM does not require Message Response Redirection.</w:t>
      </w:r>
    </w:p>
    <w:p w14:paraId="5C468CC6" w14:textId="77777777" w:rsidR="00B11855" w:rsidRPr="001F42D3" w:rsidRDefault="003D003E" w:rsidP="00AE6681">
      <w:pPr>
        <w:pStyle w:val="BodyText"/>
      </w:pPr>
      <w:r w:rsidRPr="001F42D3">
        <w:t>Sub-second timing is not expected to be needed by ACM use of WCTP.</w:t>
      </w:r>
    </w:p>
    <w:p w14:paraId="199380F1" w14:textId="6BF62B92" w:rsidR="00B11855" w:rsidRPr="001F42D3" w:rsidRDefault="003D003E" w:rsidP="00AE6681">
      <w:pPr>
        <w:pStyle w:val="BodyText"/>
      </w:pPr>
      <w:r w:rsidRPr="001F42D3">
        <w:t xml:space="preserve">The WCTP messageID is used to track the status of a message that was sent from the </w:t>
      </w:r>
      <w:r w:rsidR="009E2B46" w:rsidRPr="001F42D3">
        <w:t>Alert Manager</w:t>
      </w:r>
      <w:r w:rsidRPr="001F42D3">
        <w:t xml:space="preserve"> to the </w:t>
      </w:r>
      <w:r w:rsidR="00916BBE" w:rsidRPr="001F42D3">
        <w:t>Alert Communicator</w:t>
      </w:r>
      <w:r w:rsidRPr="001F42D3">
        <w:t>.</w:t>
      </w:r>
    </w:p>
    <w:p w14:paraId="4AC65E70" w14:textId="77777777" w:rsidR="00B11855" w:rsidRPr="001F42D3" w:rsidRDefault="003D003E" w:rsidP="00AE6681">
      <w:pPr>
        <w:pStyle w:val="BodyText"/>
      </w:pPr>
      <w:r w:rsidRPr="001F42D3">
        <w:t>The WCTP notifyWhen element should indicate notifyWhenDelivered (notify upon delivery to device) and notify upon read receipt.</w:t>
      </w:r>
    </w:p>
    <w:p w14:paraId="3721D411" w14:textId="77777777" w:rsidR="00B11855" w:rsidRPr="001F42D3" w:rsidRDefault="003D003E" w:rsidP="00AE6681">
      <w:pPr>
        <w:pStyle w:val="BodyText"/>
      </w:pPr>
      <w:r w:rsidRPr="001F42D3">
        <w:t>If WCTP version query is not supported then a request for version query must not be ignored. It must be responded to with a Not Supported WCTP confirmation response.</w:t>
      </w:r>
    </w:p>
    <w:p w14:paraId="27D160CD" w14:textId="08B46106" w:rsidR="00B11855" w:rsidRPr="001F42D3" w:rsidRDefault="00CE1CA8" w:rsidP="00B34AEB">
      <w:pPr>
        <w:pStyle w:val="Heading2"/>
        <w:numPr>
          <w:ilvl w:val="0"/>
          <w:numId w:val="0"/>
        </w:numPr>
        <w:rPr>
          <w:noProof w:val="0"/>
        </w:rPr>
      </w:pPr>
      <w:bookmarkStart w:id="1820" w:name="_Toc401769909"/>
      <w:bookmarkStart w:id="1821" w:name="_Toc214889828"/>
      <w:r w:rsidRPr="001F42D3">
        <w:rPr>
          <w:noProof w:val="0"/>
        </w:rPr>
        <w:t xml:space="preserve">K.6 </w:t>
      </w:r>
      <w:r w:rsidR="003D003E" w:rsidRPr="001F42D3">
        <w:rPr>
          <w:noProof w:val="0"/>
        </w:rPr>
        <w:t>Transactions</w:t>
      </w:r>
      <w:bookmarkEnd w:id="1820"/>
      <w:bookmarkEnd w:id="1821"/>
    </w:p>
    <w:p w14:paraId="65ACDD76" w14:textId="77777777" w:rsidR="00B11855" w:rsidRPr="001F42D3" w:rsidRDefault="003D003E" w:rsidP="00CF5627">
      <w:pPr>
        <w:pStyle w:val="TableTitle"/>
      </w:pPr>
      <w:r w:rsidRPr="001F42D3">
        <w:t>Table K.6-1: WCTP requests and responses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5"/>
        <w:gridCol w:w="1883"/>
        <w:gridCol w:w="2082"/>
        <w:gridCol w:w="1710"/>
      </w:tblGrid>
      <w:tr w:rsidR="00C40FD5" w:rsidRPr="001F42D3" w14:paraId="30E23A28" w14:textId="77777777" w:rsidTr="0034511D">
        <w:trPr>
          <w:cantSplit/>
          <w:jc w:val="center"/>
        </w:trPr>
        <w:tc>
          <w:tcPr>
            <w:tcW w:w="3145" w:type="dxa"/>
            <w:vMerge w:val="restart"/>
            <w:shd w:val="clear" w:color="auto" w:fill="D9D9D9"/>
          </w:tcPr>
          <w:p w14:paraId="33B8E4BD" w14:textId="77777777" w:rsidR="00B11855" w:rsidRPr="001F42D3" w:rsidRDefault="003D003E" w:rsidP="00AE6681">
            <w:pPr>
              <w:pStyle w:val="TableEntryHeader"/>
            </w:pPr>
            <w:r w:rsidRPr="001F42D3">
              <w:t>Request</w:t>
            </w:r>
          </w:p>
        </w:tc>
        <w:tc>
          <w:tcPr>
            <w:tcW w:w="1883" w:type="dxa"/>
            <w:shd w:val="clear" w:color="auto" w:fill="D9D9D9"/>
          </w:tcPr>
          <w:p w14:paraId="572BFD93" w14:textId="5DF27035" w:rsidR="00B11855" w:rsidRPr="001F42D3" w:rsidRDefault="00916BBE" w:rsidP="00AE6681">
            <w:pPr>
              <w:pStyle w:val="TableEntryHeader"/>
            </w:pPr>
            <w:r w:rsidRPr="001F42D3">
              <w:t>Alert Communicator</w:t>
            </w:r>
            <w:r w:rsidR="003D003E" w:rsidRPr="001F42D3">
              <w:t xml:space="preserve"> </w:t>
            </w:r>
            <w:r w:rsidR="00CA3A2C" w:rsidRPr="001F42D3">
              <w:t>Actor</w:t>
            </w:r>
          </w:p>
          <w:p w14:paraId="4DABE537" w14:textId="77777777" w:rsidR="00B11855" w:rsidRPr="001F42D3" w:rsidRDefault="003D003E" w:rsidP="00AE6681">
            <w:pPr>
              <w:pStyle w:val="TableEntryHeader"/>
            </w:pPr>
            <w:r w:rsidRPr="001F42D3">
              <w:t>(WCTP Server)</w:t>
            </w:r>
          </w:p>
        </w:tc>
        <w:tc>
          <w:tcPr>
            <w:tcW w:w="2082" w:type="dxa"/>
            <w:shd w:val="clear" w:color="auto" w:fill="D9D9D9"/>
          </w:tcPr>
          <w:p w14:paraId="56854FA3" w14:textId="38C777F2" w:rsidR="00B11855" w:rsidRPr="001F42D3" w:rsidRDefault="009E2B46" w:rsidP="00AE6681">
            <w:pPr>
              <w:pStyle w:val="TableEntryHeader"/>
            </w:pPr>
            <w:r w:rsidRPr="001F42D3">
              <w:t>Alert Manager</w:t>
            </w:r>
            <w:r w:rsidR="003D003E" w:rsidRPr="001F42D3">
              <w:t xml:space="preserve"> </w:t>
            </w:r>
            <w:r w:rsidR="00CA3A2C" w:rsidRPr="001F42D3">
              <w:t>Actor</w:t>
            </w:r>
          </w:p>
          <w:p w14:paraId="534D0631" w14:textId="77777777" w:rsidR="00B11855" w:rsidRPr="001F42D3" w:rsidRDefault="003D003E" w:rsidP="00AE6681">
            <w:pPr>
              <w:pStyle w:val="TableEntryHeader"/>
            </w:pPr>
            <w:r w:rsidRPr="001F42D3">
              <w:t>(WCTP Client)</w:t>
            </w:r>
          </w:p>
        </w:tc>
        <w:tc>
          <w:tcPr>
            <w:tcW w:w="1710" w:type="dxa"/>
            <w:vMerge w:val="restart"/>
            <w:shd w:val="clear" w:color="auto" w:fill="D9D9D9"/>
          </w:tcPr>
          <w:p w14:paraId="4CF367CE" w14:textId="77777777" w:rsidR="00B11855" w:rsidRPr="001F42D3" w:rsidRDefault="003D003E" w:rsidP="00AE6681">
            <w:pPr>
              <w:pStyle w:val="TableEntryHeader"/>
            </w:pPr>
            <w:r w:rsidRPr="001F42D3">
              <w:t>Needed</w:t>
            </w:r>
          </w:p>
        </w:tc>
      </w:tr>
      <w:tr w:rsidR="00B11855" w:rsidRPr="001F42D3" w14:paraId="239CD9FD" w14:textId="77777777" w:rsidTr="0034511D">
        <w:trPr>
          <w:cantSplit/>
          <w:jc w:val="center"/>
        </w:trPr>
        <w:tc>
          <w:tcPr>
            <w:tcW w:w="3145" w:type="dxa"/>
            <w:vMerge/>
          </w:tcPr>
          <w:p w14:paraId="71DDCEB8" w14:textId="77777777" w:rsidR="00B11855" w:rsidRPr="001F42D3" w:rsidRDefault="00B11855" w:rsidP="00AE6681">
            <w:pPr>
              <w:pStyle w:val="TableEntry"/>
            </w:pPr>
          </w:p>
        </w:tc>
        <w:tc>
          <w:tcPr>
            <w:tcW w:w="1883" w:type="dxa"/>
          </w:tcPr>
          <w:p w14:paraId="65505FE7" w14:textId="77777777" w:rsidR="00B11855" w:rsidRPr="001F42D3" w:rsidRDefault="003D003E" w:rsidP="00CF5627">
            <w:pPr>
              <w:pStyle w:val="TableEntryHeader"/>
            </w:pPr>
            <w:r w:rsidRPr="001F42D3">
              <w:t>Receives</w:t>
            </w:r>
          </w:p>
        </w:tc>
        <w:tc>
          <w:tcPr>
            <w:tcW w:w="2082" w:type="dxa"/>
          </w:tcPr>
          <w:p w14:paraId="577C12E2" w14:textId="77777777" w:rsidR="00B11855" w:rsidRPr="001F42D3" w:rsidRDefault="003D003E" w:rsidP="00CF5627">
            <w:pPr>
              <w:pStyle w:val="TableEntryHeader"/>
            </w:pPr>
            <w:r w:rsidRPr="001F42D3">
              <w:t>Submits</w:t>
            </w:r>
          </w:p>
        </w:tc>
        <w:tc>
          <w:tcPr>
            <w:tcW w:w="1710" w:type="dxa"/>
            <w:vMerge/>
          </w:tcPr>
          <w:p w14:paraId="4DED4C81" w14:textId="77777777" w:rsidR="00B11855" w:rsidRPr="001F42D3" w:rsidRDefault="00B11855" w:rsidP="00AE6681">
            <w:pPr>
              <w:pStyle w:val="TableEntry"/>
            </w:pPr>
          </w:p>
        </w:tc>
      </w:tr>
      <w:tr w:rsidR="00B11855" w:rsidRPr="001F42D3" w14:paraId="26351E90" w14:textId="77777777" w:rsidTr="0034511D">
        <w:trPr>
          <w:cantSplit/>
          <w:jc w:val="center"/>
        </w:trPr>
        <w:tc>
          <w:tcPr>
            <w:tcW w:w="3145" w:type="dxa"/>
          </w:tcPr>
          <w:p w14:paraId="536392AE" w14:textId="77777777" w:rsidR="00B11855" w:rsidRPr="001F42D3" w:rsidRDefault="003D003E" w:rsidP="00AE6681">
            <w:pPr>
              <w:pStyle w:val="TableEntry"/>
            </w:pPr>
            <w:r w:rsidRPr="001F42D3">
              <w:t>wctp-ClientQuery</w:t>
            </w:r>
          </w:p>
        </w:tc>
        <w:tc>
          <w:tcPr>
            <w:tcW w:w="1883" w:type="dxa"/>
          </w:tcPr>
          <w:p w14:paraId="2DFEF9E6" w14:textId="77777777" w:rsidR="00B11855" w:rsidRPr="001F42D3" w:rsidRDefault="003D003E" w:rsidP="00AE6681">
            <w:pPr>
              <w:pStyle w:val="TableEntry"/>
            </w:pPr>
            <w:r w:rsidRPr="001F42D3">
              <w:t>Yes</w:t>
            </w:r>
          </w:p>
        </w:tc>
        <w:tc>
          <w:tcPr>
            <w:tcW w:w="2082" w:type="dxa"/>
          </w:tcPr>
          <w:p w14:paraId="29C5BA7B" w14:textId="77777777" w:rsidR="00B11855" w:rsidRPr="001F42D3" w:rsidRDefault="003D003E" w:rsidP="00AE6681">
            <w:pPr>
              <w:pStyle w:val="TableEntry"/>
            </w:pPr>
            <w:r w:rsidRPr="001F42D3">
              <w:t>No</w:t>
            </w:r>
          </w:p>
        </w:tc>
        <w:tc>
          <w:tcPr>
            <w:tcW w:w="1710" w:type="dxa"/>
          </w:tcPr>
          <w:p w14:paraId="218FD6EE" w14:textId="77777777" w:rsidR="00B11855" w:rsidRPr="001F42D3" w:rsidRDefault="003D003E" w:rsidP="00AE6681">
            <w:pPr>
              <w:pStyle w:val="TableEntry"/>
            </w:pPr>
            <w:r w:rsidRPr="001F42D3">
              <w:t>No (polling)</w:t>
            </w:r>
          </w:p>
        </w:tc>
      </w:tr>
      <w:tr w:rsidR="00B11855" w:rsidRPr="001F42D3" w14:paraId="102637EC" w14:textId="77777777" w:rsidTr="0034511D">
        <w:trPr>
          <w:cantSplit/>
          <w:jc w:val="center"/>
        </w:trPr>
        <w:tc>
          <w:tcPr>
            <w:tcW w:w="3145" w:type="dxa"/>
          </w:tcPr>
          <w:p w14:paraId="5EE23355" w14:textId="77777777" w:rsidR="00B11855" w:rsidRPr="001F42D3" w:rsidRDefault="003D003E" w:rsidP="00AE6681">
            <w:pPr>
              <w:pStyle w:val="TableEntry"/>
            </w:pPr>
            <w:r w:rsidRPr="001F42D3">
              <w:t>wctp-LookupSubscriber</w:t>
            </w:r>
          </w:p>
        </w:tc>
        <w:tc>
          <w:tcPr>
            <w:tcW w:w="1883" w:type="dxa"/>
          </w:tcPr>
          <w:p w14:paraId="26D8267D" w14:textId="77777777" w:rsidR="00B11855" w:rsidRPr="001F42D3" w:rsidRDefault="003D003E" w:rsidP="00AE6681">
            <w:pPr>
              <w:pStyle w:val="TableEntry"/>
            </w:pPr>
            <w:r w:rsidRPr="001F42D3">
              <w:t>Yes</w:t>
            </w:r>
          </w:p>
        </w:tc>
        <w:tc>
          <w:tcPr>
            <w:tcW w:w="2082" w:type="dxa"/>
          </w:tcPr>
          <w:p w14:paraId="4D493E62" w14:textId="77777777" w:rsidR="00B11855" w:rsidRPr="001F42D3" w:rsidRDefault="003D003E" w:rsidP="00AE6681">
            <w:pPr>
              <w:pStyle w:val="TableEntry"/>
            </w:pPr>
            <w:r w:rsidRPr="001F42D3">
              <w:t>No</w:t>
            </w:r>
          </w:p>
        </w:tc>
        <w:tc>
          <w:tcPr>
            <w:tcW w:w="1710" w:type="dxa"/>
          </w:tcPr>
          <w:p w14:paraId="0DEB1F8E" w14:textId="77777777" w:rsidR="00B11855" w:rsidRPr="001F42D3" w:rsidRDefault="003D003E" w:rsidP="00AE6681">
            <w:pPr>
              <w:pStyle w:val="TableEntry"/>
            </w:pPr>
            <w:r w:rsidRPr="001F42D3">
              <w:t>No</w:t>
            </w:r>
          </w:p>
        </w:tc>
      </w:tr>
      <w:tr w:rsidR="00B11855" w:rsidRPr="001F42D3" w14:paraId="7475BB7C" w14:textId="77777777" w:rsidTr="0034511D">
        <w:trPr>
          <w:cantSplit/>
          <w:jc w:val="center"/>
        </w:trPr>
        <w:tc>
          <w:tcPr>
            <w:tcW w:w="3145" w:type="dxa"/>
          </w:tcPr>
          <w:p w14:paraId="253C0817" w14:textId="77777777" w:rsidR="00B11855" w:rsidRPr="001F42D3" w:rsidRDefault="003D003E" w:rsidP="00AE6681">
            <w:pPr>
              <w:pStyle w:val="TableEntry"/>
            </w:pPr>
            <w:r w:rsidRPr="001F42D3">
              <w:t>wctp-LookupResponse</w:t>
            </w:r>
          </w:p>
        </w:tc>
        <w:tc>
          <w:tcPr>
            <w:tcW w:w="1883" w:type="dxa"/>
          </w:tcPr>
          <w:p w14:paraId="0B0F2C68" w14:textId="77777777" w:rsidR="00B11855" w:rsidRPr="001F42D3" w:rsidRDefault="003D003E" w:rsidP="00AE6681">
            <w:pPr>
              <w:pStyle w:val="TableEntry"/>
            </w:pPr>
            <w:r w:rsidRPr="001F42D3">
              <w:t>No</w:t>
            </w:r>
          </w:p>
        </w:tc>
        <w:tc>
          <w:tcPr>
            <w:tcW w:w="2082" w:type="dxa"/>
          </w:tcPr>
          <w:p w14:paraId="60274149" w14:textId="77777777" w:rsidR="00B11855" w:rsidRPr="001F42D3" w:rsidRDefault="003D003E" w:rsidP="00AE6681">
            <w:pPr>
              <w:pStyle w:val="TableEntry"/>
            </w:pPr>
            <w:r w:rsidRPr="001F42D3">
              <w:t>Yes</w:t>
            </w:r>
          </w:p>
        </w:tc>
        <w:tc>
          <w:tcPr>
            <w:tcW w:w="1710" w:type="dxa"/>
          </w:tcPr>
          <w:p w14:paraId="5D006D80" w14:textId="77777777" w:rsidR="00B11855" w:rsidRPr="001F42D3" w:rsidRDefault="003D003E" w:rsidP="00AE6681">
            <w:pPr>
              <w:pStyle w:val="TableEntry"/>
            </w:pPr>
            <w:r w:rsidRPr="001F42D3">
              <w:t>No</w:t>
            </w:r>
          </w:p>
        </w:tc>
      </w:tr>
      <w:tr w:rsidR="00B11855" w:rsidRPr="001F42D3" w14:paraId="0795BD1A" w14:textId="77777777" w:rsidTr="0034511D">
        <w:trPr>
          <w:cantSplit/>
          <w:jc w:val="center"/>
        </w:trPr>
        <w:tc>
          <w:tcPr>
            <w:tcW w:w="3145" w:type="dxa"/>
          </w:tcPr>
          <w:p w14:paraId="63A68B24" w14:textId="77777777" w:rsidR="00B11855" w:rsidRPr="001F42D3" w:rsidRDefault="003D003E" w:rsidP="00AE6681">
            <w:pPr>
              <w:pStyle w:val="TableEntry"/>
            </w:pPr>
            <w:r w:rsidRPr="001F42D3">
              <w:t>wctp-DeviceLocation</w:t>
            </w:r>
          </w:p>
        </w:tc>
        <w:tc>
          <w:tcPr>
            <w:tcW w:w="1883" w:type="dxa"/>
          </w:tcPr>
          <w:p w14:paraId="0734D11A" w14:textId="77777777" w:rsidR="00B11855" w:rsidRPr="001F42D3" w:rsidRDefault="003D003E" w:rsidP="00AE6681">
            <w:pPr>
              <w:pStyle w:val="TableEntry"/>
            </w:pPr>
            <w:r w:rsidRPr="001F42D3">
              <w:t>Yes</w:t>
            </w:r>
          </w:p>
        </w:tc>
        <w:tc>
          <w:tcPr>
            <w:tcW w:w="2082" w:type="dxa"/>
          </w:tcPr>
          <w:p w14:paraId="104690F0" w14:textId="77777777" w:rsidR="00B11855" w:rsidRPr="001F42D3" w:rsidRDefault="003D003E" w:rsidP="00AE6681">
            <w:pPr>
              <w:pStyle w:val="TableEntry"/>
            </w:pPr>
            <w:r w:rsidRPr="001F42D3">
              <w:t>No</w:t>
            </w:r>
          </w:p>
        </w:tc>
        <w:tc>
          <w:tcPr>
            <w:tcW w:w="1710" w:type="dxa"/>
          </w:tcPr>
          <w:p w14:paraId="7E330D64" w14:textId="77777777" w:rsidR="00B11855" w:rsidRPr="001F42D3" w:rsidRDefault="003D003E" w:rsidP="00AE6681">
            <w:pPr>
              <w:pStyle w:val="TableEntry"/>
            </w:pPr>
            <w:r w:rsidRPr="001F42D3">
              <w:t>No</w:t>
            </w:r>
          </w:p>
        </w:tc>
      </w:tr>
      <w:tr w:rsidR="00B11855" w:rsidRPr="001F42D3" w14:paraId="4F102955" w14:textId="77777777" w:rsidTr="0034511D">
        <w:trPr>
          <w:cantSplit/>
          <w:jc w:val="center"/>
        </w:trPr>
        <w:tc>
          <w:tcPr>
            <w:tcW w:w="3145" w:type="dxa"/>
          </w:tcPr>
          <w:p w14:paraId="16844705" w14:textId="77777777" w:rsidR="00B11855" w:rsidRPr="001F42D3" w:rsidRDefault="003D003E" w:rsidP="00AE6681">
            <w:pPr>
              <w:pStyle w:val="TableEntry"/>
            </w:pPr>
            <w:r w:rsidRPr="001F42D3">
              <w:t>wctp-DeviceLocationResponse</w:t>
            </w:r>
          </w:p>
        </w:tc>
        <w:tc>
          <w:tcPr>
            <w:tcW w:w="1883" w:type="dxa"/>
          </w:tcPr>
          <w:p w14:paraId="6BA5439C" w14:textId="77777777" w:rsidR="00B11855" w:rsidRPr="001F42D3" w:rsidRDefault="003D003E" w:rsidP="00AE6681">
            <w:pPr>
              <w:pStyle w:val="TableEntry"/>
            </w:pPr>
            <w:r w:rsidRPr="001F42D3">
              <w:t>No</w:t>
            </w:r>
          </w:p>
        </w:tc>
        <w:tc>
          <w:tcPr>
            <w:tcW w:w="2082" w:type="dxa"/>
          </w:tcPr>
          <w:p w14:paraId="3E1FABBC" w14:textId="77777777" w:rsidR="00B11855" w:rsidRPr="001F42D3" w:rsidRDefault="003D003E" w:rsidP="00AE6681">
            <w:pPr>
              <w:pStyle w:val="TableEntry"/>
            </w:pPr>
            <w:r w:rsidRPr="001F42D3">
              <w:t>Yes</w:t>
            </w:r>
          </w:p>
        </w:tc>
        <w:tc>
          <w:tcPr>
            <w:tcW w:w="1710" w:type="dxa"/>
          </w:tcPr>
          <w:p w14:paraId="600C3312" w14:textId="77777777" w:rsidR="00B11855" w:rsidRPr="001F42D3" w:rsidRDefault="003D003E" w:rsidP="00AE6681">
            <w:pPr>
              <w:pStyle w:val="TableEntry"/>
            </w:pPr>
            <w:r w:rsidRPr="001F42D3">
              <w:t>No</w:t>
            </w:r>
          </w:p>
        </w:tc>
      </w:tr>
      <w:tr w:rsidR="00B11855" w:rsidRPr="001F42D3" w14:paraId="0771B565" w14:textId="77777777" w:rsidTr="0034511D">
        <w:trPr>
          <w:cantSplit/>
          <w:jc w:val="center"/>
        </w:trPr>
        <w:tc>
          <w:tcPr>
            <w:tcW w:w="3145" w:type="dxa"/>
          </w:tcPr>
          <w:p w14:paraId="3A0E7C05" w14:textId="77777777" w:rsidR="00B11855" w:rsidRPr="001F42D3" w:rsidRDefault="003D003E" w:rsidP="00AE6681">
            <w:pPr>
              <w:pStyle w:val="TableEntry"/>
            </w:pPr>
            <w:r w:rsidRPr="001F42D3">
              <w:t>wctp-MessageReply</w:t>
            </w:r>
          </w:p>
        </w:tc>
        <w:tc>
          <w:tcPr>
            <w:tcW w:w="1883" w:type="dxa"/>
          </w:tcPr>
          <w:p w14:paraId="58B892FF" w14:textId="77777777" w:rsidR="00B11855" w:rsidRPr="001F42D3" w:rsidRDefault="003D003E" w:rsidP="00AE6681">
            <w:pPr>
              <w:pStyle w:val="TableEntry"/>
            </w:pPr>
            <w:r w:rsidRPr="001F42D3">
              <w:t>Yes</w:t>
            </w:r>
          </w:p>
        </w:tc>
        <w:tc>
          <w:tcPr>
            <w:tcW w:w="2082" w:type="dxa"/>
          </w:tcPr>
          <w:p w14:paraId="3BEC2FE8" w14:textId="77777777" w:rsidR="00B11855" w:rsidRPr="001F42D3" w:rsidRDefault="003D003E" w:rsidP="00AE6681">
            <w:pPr>
              <w:pStyle w:val="TableEntry"/>
            </w:pPr>
            <w:r w:rsidRPr="001F42D3">
              <w:t>Yes</w:t>
            </w:r>
          </w:p>
        </w:tc>
        <w:tc>
          <w:tcPr>
            <w:tcW w:w="1710" w:type="dxa"/>
          </w:tcPr>
          <w:p w14:paraId="6EF6A701" w14:textId="77777777" w:rsidR="00B11855" w:rsidRPr="001F42D3" w:rsidRDefault="003D003E" w:rsidP="00AE6681">
            <w:pPr>
              <w:pStyle w:val="TableEntry"/>
            </w:pPr>
            <w:r w:rsidRPr="001F42D3">
              <w:t>Yes</w:t>
            </w:r>
          </w:p>
        </w:tc>
      </w:tr>
      <w:tr w:rsidR="00B11855" w:rsidRPr="001F42D3" w14:paraId="49A0E6A9" w14:textId="77777777" w:rsidTr="0034511D">
        <w:trPr>
          <w:cantSplit/>
          <w:jc w:val="center"/>
        </w:trPr>
        <w:tc>
          <w:tcPr>
            <w:tcW w:w="3145" w:type="dxa"/>
          </w:tcPr>
          <w:p w14:paraId="3048AA0D" w14:textId="77777777" w:rsidR="00B11855" w:rsidRPr="001F42D3" w:rsidRDefault="003D003E" w:rsidP="00AE6681">
            <w:pPr>
              <w:pStyle w:val="TableEntry"/>
            </w:pPr>
            <w:r w:rsidRPr="001F42D3">
              <w:t>wctp-PollForMessages</w:t>
            </w:r>
          </w:p>
        </w:tc>
        <w:tc>
          <w:tcPr>
            <w:tcW w:w="1883" w:type="dxa"/>
          </w:tcPr>
          <w:p w14:paraId="6EB07DB3" w14:textId="77777777" w:rsidR="00B11855" w:rsidRPr="001F42D3" w:rsidRDefault="003D003E" w:rsidP="00AE6681">
            <w:pPr>
              <w:pStyle w:val="TableEntry"/>
            </w:pPr>
            <w:r w:rsidRPr="001F42D3">
              <w:t>Yes</w:t>
            </w:r>
          </w:p>
        </w:tc>
        <w:tc>
          <w:tcPr>
            <w:tcW w:w="2082" w:type="dxa"/>
          </w:tcPr>
          <w:p w14:paraId="03D33916" w14:textId="77777777" w:rsidR="00B11855" w:rsidRPr="001F42D3" w:rsidRDefault="003D003E" w:rsidP="00AE6681">
            <w:pPr>
              <w:pStyle w:val="TableEntry"/>
            </w:pPr>
            <w:r w:rsidRPr="001F42D3">
              <w:t>No</w:t>
            </w:r>
          </w:p>
        </w:tc>
        <w:tc>
          <w:tcPr>
            <w:tcW w:w="1710" w:type="dxa"/>
          </w:tcPr>
          <w:p w14:paraId="5941BA9C" w14:textId="77777777" w:rsidR="00B11855" w:rsidRPr="001F42D3" w:rsidRDefault="003D003E" w:rsidP="00AE6681">
            <w:pPr>
              <w:pStyle w:val="TableEntry"/>
            </w:pPr>
            <w:r w:rsidRPr="001F42D3">
              <w:t>No</w:t>
            </w:r>
          </w:p>
        </w:tc>
      </w:tr>
      <w:tr w:rsidR="00B11855" w:rsidRPr="001F42D3" w14:paraId="14DCB4A2" w14:textId="77777777" w:rsidTr="0034511D">
        <w:trPr>
          <w:cantSplit/>
          <w:jc w:val="center"/>
        </w:trPr>
        <w:tc>
          <w:tcPr>
            <w:tcW w:w="3145" w:type="dxa"/>
          </w:tcPr>
          <w:p w14:paraId="3CBDC221" w14:textId="77777777" w:rsidR="00B11855" w:rsidRPr="001F42D3" w:rsidRDefault="003D003E" w:rsidP="00AE6681">
            <w:pPr>
              <w:pStyle w:val="TableEntry"/>
            </w:pPr>
            <w:r w:rsidRPr="001F42D3">
              <w:t>wctp-ReturnToSvc</w:t>
            </w:r>
          </w:p>
        </w:tc>
        <w:tc>
          <w:tcPr>
            <w:tcW w:w="1883" w:type="dxa"/>
          </w:tcPr>
          <w:p w14:paraId="56CD3292" w14:textId="77777777" w:rsidR="00B11855" w:rsidRPr="001F42D3" w:rsidRDefault="003D003E" w:rsidP="00AE6681">
            <w:pPr>
              <w:pStyle w:val="TableEntry"/>
            </w:pPr>
            <w:r w:rsidRPr="001F42D3">
              <w:t>Yes</w:t>
            </w:r>
          </w:p>
        </w:tc>
        <w:tc>
          <w:tcPr>
            <w:tcW w:w="2082" w:type="dxa"/>
          </w:tcPr>
          <w:p w14:paraId="1919E8ED" w14:textId="77777777" w:rsidR="00B11855" w:rsidRPr="001F42D3" w:rsidRDefault="003D003E" w:rsidP="00AE6681">
            <w:pPr>
              <w:pStyle w:val="TableEntry"/>
            </w:pPr>
            <w:r w:rsidRPr="001F42D3">
              <w:t>No</w:t>
            </w:r>
          </w:p>
        </w:tc>
        <w:tc>
          <w:tcPr>
            <w:tcW w:w="1710" w:type="dxa"/>
          </w:tcPr>
          <w:p w14:paraId="1209966E" w14:textId="77777777" w:rsidR="00B11855" w:rsidRPr="001F42D3" w:rsidRDefault="003D003E" w:rsidP="00AE6681">
            <w:pPr>
              <w:pStyle w:val="TableEntry"/>
            </w:pPr>
            <w:r w:rsidRPr="001F42D3">
              <w:t>Yes</w:t>
            </w:r>
          </w:p>
        </w:tc>
      </w:tr>
      <w:tr w:rsidR="00B11855" w:rsidRPr="001F42D3" w14:paraId="23C6469A" w14:textId="77777777" w:rsidTr="0034511D">
        <w:trPr>
          <w:cantSplit/>
          <w:jc w:val="center"/>
        </w:trPr>
        <w:tc>
          <w:tcPr>
            <w:tcW w:w="3145" w:type="dxa"/>
          </w:tcPr>
          <w:p w14:paraId="720A66F1" w14:textId="77777777" w:rsidR="00B11855" w:rsidRPr="001F42D3" w:rsidRDefault="003D003E" w:rsidP="00AE6681">
            <w:pPr>
              <w:pStyle w:val="TableEntry"/>
            </w:pPr>
            <w:r w:rsidRPr="001F42D3">
              <w:t>wctp-SendMsgMulti</w:t>
            </w:r>
          </w:p>
        </w:tc>
        <w:tc>
          <w:tcPr>
            <w:tcW w:w="1883" w:type="dxa"/>
          </w:tcPr>
          <w:p w14:paraId="141C1F51" w14:textId="77777777" w:rsidR="00B11855" w:rsidRPr="001F42D3" w:rsidRDefault="003D003E" w:rsidP="00AE6681">
            <w:pPr>
              <w:pStyle w:val="TableEntry"/>
            </w:pPr>
            <w:r w:rsidRPr="001F42D3">
              <w:t>Yes</w:t>
            </w:r>
          </w:p>
        </w:tc>
        <w:tc>
          <w:tcPr>
            <w:tcW w:w="2082" w:type="dxa"/>
          </w:tcPr>
          <w:p w14:paraId="15EA3255" w14:textId="77777777" w:rsidR="00B11855" w:rsidRPr="001F42D3" w:rsidRDefault="003D003E" w:rsidP="00AE6681">
            <w:pPr>
              <w:pStyle w:val="TableEntry"/>
            </w:pPr>
            <w:r w:rsidRPr="001F42D3">
              <w:t>No</w:t>
            </w:r>
          </w:p>
        </w:tc>
        <w:tc>
          <w:tcPr>
            <w:tcW w:w="1710" w:type="dxa"/>
          </w:tcPr>
          <w:p w14:paraId="54999A6E" w14:textId="77777777" w:rsidR="00B11855" w:rsidRPr="001F42D3" w:rsidRDefault="003D003E" w:rsidP="00AE6681">
            <w:pPr>
              <w:pStyle w:val="TableEntry"/>
            </w:pPr>
            <w:r w:rsidRPr="001F42D3">
              <w:t>No</w:t>
            </w:r>
          </w:p>
        </w:tc>
      </w:tr>
      <w:tr w:rsidR="00B11855" w:rsidRPr="001F42D3" w14:paraId="6C98CB49" w14:textId="77777777" w:rsidTr="0034511D">
        <w:trPr>
          <w:cantSplit/>
          <w:jc w:val="center"/>
        </w:trPr>
        <w:tc>
          <w:tcPr>
            <w:tcW w:w="3145" w:type="dxa"/>
          </w:tcPr>
          <w:p w14:paraId="088F5738" w14:textId="77777777" w:rsidR="00B11855" w:rsidRPr="001F42D3" w:rsidRDefault="003D003E" w:rsidP="00AE6681">
            <w:pPr>
              <w:pStyle w:val="TableEntry"/>
            </w:pPr>
            <w:r w:rsidRPr="001F42D3">
              <w:t>wctp-StatusInfo</w:t>
            </w:r>
          </w:p>
        </w:tc>
        <w:tc>
          <w:tcPr>
            <w:tcW w:w="1883" w:type="dxa"/>
          </w:tcPr>
          <w:p w14:paraId="7E11A794" w14:textId="77777777" w:rsidR="00B11855" w:rsidRPr="001F42D3" w:rsidRDefault="003D003E" w:rsidP="00AE6681">
            <w:pPr>
              <w:pStyle w:val="TableEntry"/>
            </w:pPr>
            <w:r w:rsidRPr="001F42D3">
              <w:t>Yes</w:t>
            </w:r>
          </w:p>
        </w:tc>
        <w:tc>
          <w:tcPr>
            <w:tcW w:w="2082" w:type="dxa"/>
          </w:tcPr>
          <w:p w14:paraId="0656C75D" w14:textId="77777777" w:rsidR="00B11855" w:rsidRPr="001F42D3" w:rsidRDefault="003D003E" w:rsidP="00AE6681">
            <w:pPr>
              <w:pStyle w:val="TableEntry"/>
            </w:pPr>
            <w:r w:rsidRPr="001F42D3">
              <w:t>Yes</w:t>
            </w:r>
          </w:p>
        </w:tc>
        <w:tc>
          <w:tcPr>
            <w:tcW w:w="1710" w:type="dxa"/>
          </w:tcPr>
          <w:p w14:paraId="4A2AF228" w14:textId="77777777" w:rsidR="00B11855" w:rsidRPr="001F42D3" w:rsidRDefault="003D003E" w:rsidP="00AE6681">
            <w:pPr>
              <w:pStyle w:val="TableEntry"/>
            </w:pPr>
            <w:r w:rsidRPr="001F42D3">
              <w:t>No</w:t>
            </w:r>
          </w:p>
        </w:tc>
      </w:tr>
      <w:tr w:rsidR="00B11855" w:rsidRPr="001F42D3" w14:paraId="7BED1518" w14:textId="77777777" w:rsidTr="0034511D">
        <w:trPr>
          <w:cantSplit/>
          <w:jc w:val="center"/>
        </w:trPr>
        <w:tc>
          <w:tcPr>
            <w:tcW w:w="3145" w:type="dxa"/>
          </w:tcPr>
          <w:p w14:paraId="3CBB98CB" w14:textId="77777777" w:rsidR="00B11855" w:rsidRPr="001F42D3" w:rsidRDefault="003D003E" w:rsidP="00AE6681">
            <w:pPr>
              <w:pStyle w:val="TableEntry"/>
            </w:pPr>
            <w:r w:rsidRPr="001F42D3">
              <w:t>wctp-SubmitClientMessage</w:t>
            </w:r>
          </w:p>
        </w:tc>
        <w:tc>
          <w:tcPr>
            <w:tcW w:w="1883" w:type="dxa"/>
          </w:tcPr>
          <w:p w14:paraId="03E18588" w14:textId="77777777" w:rsidR="00B11855" w:rsidRPr="001F42D3" w:rsidRDefault="003D003E" w:rsidP="00AE6681">
            <w:pPr>
              <w:pStyle w:val="TableEntry"/>
            </w:pPr>
            <w:r w:rsidRPr="001F42D3">
              <w:t>Yes</w:t>
            </w:r>
          </w:p>
        </w:tc>
        <w:tc>
          <w:tcPr>
            <w:tcW w:w="2082" w:type="dxa"/>
          </w:tcPr>
          <w:p w14:paraId="7DCC6774" w14:textId="77777777" w:rsidR="00B11855" w:rsidRPr="001F42D3" w:rsidRDefault="003D003E" w:rsidP="00AE6681">
            <w:pPr>
              <w:pStyle w:val="TableEntry"/>
            </w:pPr>
            <w:r w:rsidRPr="001F42D3">
              <w:t>No</w:t>
            </w:r>
          </w:p>
        </w:tc>
        <w:tc>
          <w:tcPr>
            <w:tcW w:w="1710" w:type="dxa"/>
          </w:tcPr>
          <w:p w14:paraId="25A9BE0F" w14:textId="77777777" w:rsidR="00B11855" w:rsidRPr="001F42D3" w:rsidRDefault="003D003E" w:rsidP="00AE6681">
            <w:pPr>
              <w:pStyle w:val="TableEntry"/>
            </w:pPr>
            <w:r w:rsidRPr="001F42D3">
              <w:t>Yes</w:t>
            </w:r>
          </w:p>
        </w:tc>
      </w:tr>
      <w:tr w:rsidR="00B11855" w:rsidRPr="001F42D3" w14:paraId="596D59A4" w14:textId="77777777" w:rsidTr="0034511D">
        <w:trPr>
          <w:cantSplit/>
          <w:jc w:val="center"/>
        </w:trPr>
        <w:tc>
          <w:tcPr>
            <w:tcW w:w="3145" w:type="dxa"/>
          </w:tcPr>
          <w:p w14:paraId="514F3D24" w14:textId="77777777" w:rsidR="00B11855" w:rsidRPr="001F42D3" w:rsidRDefault="003D003E" w:rsidP="00AE6681">
            <w:pPr>
              <w:pStyle w:val="TableEntry"/>
            </w:pPr>
            <w:r w:rsidRPr="001F42D3">
              <w:t>wctp-SubmitRequest</w:t>
            </w:r>
          </w:p>
        </w:tc>
        <w:tc>
          <w:tcPr>
            <w:tcW w:w="1883" w:type="dxa"/>
          </w:tcPr>
          <w:p w14:paraId="67E97EFE" w14:textId="77777777" w:rsidR="00B11855" w:rsidRPr="001F42D3" w:rsidRDefault="003D003E" w:rsidP="00AE6681">
            <w:pPr>
              <w:pStyle w:val="TableEntry"/>
            </w:pPr>
            <w:r w:rsidRPr="001F42D3">
              <w:t>Yes</w:t>
            </w:r>
          </w:p>
        </w:tc>
        <w:tc>
          <w:tcPr>
            <w:tcW w:w="2082" w:type="dxa"/>
          </w:tcPr>
          <w:p w14:paraId="03B9CC37" w14:textId="77777777" w:rsidR="00B11855" w:rsidRPr="001F42D3" w:rsidRDefault="003D003E" w:rsidP="00AE6681">
            <w:pPr>
              <w:pStyle w:val="TableEntry"/>
            </w:pPr>
            <w:r w:rsidRPr="001F42D3">
              <w:t>Yes</w:t>
            </w:r>
          </w:p>
        </w:tc>
        <w:tc>
          <w:tcPr>
            <w:tcW w:w="1710" w:type="dxa"/>
          </w:tcPr>
          <w:p w14:paraId="09DC09B7" w14:textId="77777777" w:rsidR="00B11855" w:rsidRPr="001F42D3" w:rsidRDefault="003D003E" w:rsidP="00AE6681">
            <w:pPr>
              <w:pStyle w:val="TableEntry"/>
            </w:pPr>
            <w:r w:rsidRPr="001F42D3">
              <w:t>No</w:t>
            </w:r>
          </w:p>
        </w:tc>
      </w:tr>
      <w:tr w:rsidR="00B11855" w:rsidRPr="001F42D3" w14:paraId="5F949CD9" w14:textId="77777777" w:rsidTr="0034511D">
        <w:trPr>
          <w:cantSplit/>
          <w:jc w:val="center"/>
        </w:trPr>
        <w:tc>
          <w:tcPr>
            <w:tcW w:w="3145" w:type="dxa"/>
          </w:tcPr>
          <w:p w14:paraId="5314D034" w14:textId="77777777" w:rsidR="00B11855" w:rsidRPr="001F42D3" w:rsidRDefault="003D003E" w:rsidP="00AE6681">
            <w:pPr>
              <w:pStyle w:val="TableEntry"/>
            </w:pPr>
            <w:r w:rsidRPr="001F42D3">
              <w:t>wctp-VersionQuery</w:t>
            </w:r>
          </w:p>
        </w:tc>
        <w:tc>
          <w:tcPr>
            <w:tcW w:w="1883" w:type="dxa"/>
          </w:tcPr>
          <w:p w14:paraId="60843CBF" w14:textId="77777777" w:rsidR="00B11855" w:rsidRPr="001F42D3" w:rsidRDefault="003D003E" w:rsidP="00AE6681">
            <w:pPr>
              <w:pStyle w:val="TableEntry"/>
            </w:pPr>
            <w:r w:rsidRPr="001F42D3">
              <w:t>Yes</w:t>
            </w:r>
          </w:p>
        </w:tc>
        <w:tc>
          <w:tcPr>
            <w:tcW w:w="2082" w:type="dxa"/>
          </w:tcPr>
          <w:p w14:paraId="4C1B4DC4" w14:textId="77777777" w:rsidR="00B11855" w:rsidRPr="001F42D3" w:rsidRDefault="003D003E" w:rsidP="00AE6681">
            <w:pPr>
              <w:pStyle w:val="TableEntry"/>
            </w:pPr>
            <w:r w:rsidRPr="001F42D3">
              <w:t>Yes</w:t>
            </w:r>
          </w:p>
        </w:tc>
        <w:tc>
          <w:tcPr>
            <w:tcW w:w="1710" w:type="dxa"/>
          </w:tcPr>
          <w:p w14:paraId="1CFAE0F3" w14:textId="7001A500" w:rsidR="00B11855" w:rsidRPr="001F42D3" w:rsidRDefault="003D003E" w:rsidP="00863A9A">
            <w:pPr>
              <w:pStyle w:val="TableEntry"/>
            </w:pPr>
            <w:r w:rsidRPr="001F42D3">
              <w:t>Yes</w:t>
            </w:r>
          </w:p>
        </w:tc>
      </w:tr>
    </w:tbl>
    <w:p w14:paraId="6352111D" w14:textId="77777777" w:rsidR="00B11855" w:rsidRPr="001F42D3" w:rsidRDefault="00B11855" w:rsidP="00AE6681">
      <w:pPr>
        <w:pStyle w:val="BodyText"/>
      </w:pPr>
    </w:p>
    <w:p w14:paraId="5E676F08" w14:textId="27F92735" w:rsidR="00B11855" w:rsidRPr="001F42D3" w:rsidRDefault="00CE1CA8" w:rsidP="00B34AEB">
      <w:pPr>
        <w:pStyle w:val="Heading2"/>
        <w:numPr>
          <w:ilvl w:val="0"/>
          <w:numId w:val="0"/>
        </w:numPr>
        <w:rPr>
          <w:noProof w:val="0"/>
        </w:rPr>
      </w:pPr>
      <w:bookmarkStart w:id="1822" w:name="_Toc401769910"/>
      <w:bookmarkStart w:id="1823" w:name="_Toc214889829"/>
      <w:r w:rsidRPr="001F42D3">
        <w:rPr>
          <w:noProof w:val="0"/>
        </w:rPr>
        <w:lastRenderedPageBreak/>
        <w:t xml:space="preserve">K.7 </w:t>
      </w:r>
      <w:r w:rsidR="003D003E" w:rsidRPr="001F42D3">
        <w:rPr>
          <w:noProof w:val="0"/>
        </w:rPr>
        <w:t>WCTP XML Element Common Data Items</w:t>
      </w:r>
      <w:bookmarkEnd w:id="1822"/>
      <w:bookmarkEnd w:id="1823"/>
    </w:p>
    <w:p w14:paraId="411B7C85" w14:textId="1ABE294B" w:rsidR="00B11855" w:rsidRPr="001F42D3" w:rsidRDefault="003D003E" w:rsidP="00AE6681">
      <w:pPr>
        <w:pStyle w:val="BodyText"/>
      </w:pPr>
      <w:r w:rsidRPr="001F42D3">
        <w:t xml:space="preserve">Some message exchanges are administrative in nature, similar to TCP open, accept, and acknowledgement messages which are not documented as a part of HL7, while others have a direct and obvious place in the ACM </w:t>
      </w:r>
      <w:r w:rsidR="00CA3A2C" w:rsidRPr="001F42D3">
        <w:t>Profile</w:t>
      </w:r>
      <w:r w:rsidRPr="001F42D3">
        <w:t xml:space="preserve"> as transactions, such as </w:t>
      </w:r>
      <w:r w:rsidR="00901663" w:rsidRPr="001F42D3">
        <w:t>[PCD-06]</w:t>
      </w:r>
      <w:r w:rsidRPr="001F42D3">
        <w:t xml:space="preserve"> and </w:t>
      </w:r>
      <w:r w:rsidR="00901663" w:rsidRPr="001F42D3">
        <w:t>[PCD-07]</w:t>
      </w:r>
      <w:r w:rsidRPr="001F42D3">
        <w:t>.</w:t>
      </w:r>
    </w:p>
    <w:p w14:paraId="5684C265" w14:textId="77777777" w:rsidR="00B11855" w:rsidRPr="001F42D3" w:rsidRDefault="003D003E" w:rsidP="00AE6681">
      <w:pPr>
        <w:pStyle w:val="BodyText"/>
      </w:pPr>
      <w:r w:rsidRPr="001F42D3">
        <w:t xml:space="preserve">Please note, XML constant strings are presented in normal text. XML data to be filled in during implementation is presented in </w:t>
      </w:r>
      <w:r w:rsidRPr="001F42D3">
        <w:rPr>
          <w:b/>
          <w:color w:val="FF0000"/>
        </w:rPr>
        <w:t>bold red</w:t>
      </w:r>
      <w:r w:rsidRPr="001F42D3">
        <w:t xml:space="preserve"> text.</w:t>
      </w:r>
    </w:p>
    <w:p w14:paraId="3E2292DB" w14:textId="77777777" w:rsidR="00B11855" w:rsidRPr="001F42D3" w:rsidRDefault="003D003E" w:rsidP="00AE6681">
      <w:pPr>
        <w:pStyle w:val="BodyText"/>
      </w:pPr>
      <w:r w:rsidRPr="001F42D3">
        <w:t>The format of WCTP conformant timestamps (</w:t>
      </w:r>
      <w:r w:rsidRPr="001F42D3">
        <w:rPr>
          <w:b/>
          <w:color w:val="FF0000"/>
        </w:rPr>
        <w:t>timestamp</w:t>
      </w:r>
      <w:r w:rsidRPr="001F42D3">
        <w:t>) is: yyyy-mm-ddThh:mm:ss.ttt</w:t>
      </w:r>
    </w:p>
    <w:p w14:paraId="4F68A031" w14:textId="77777777" w:rsidR="00B11855" w:rsidRPr="001F42D3" w:rsidRDefault="003D003E" w:rsidP="00AE6681">
      <w:pPr>
        <w:pStyle w:val="BodyText"/>
      </w:pPr>
      <w:r w:rsidRPr="001F42D3">
        <w:t>All times are UTC. WCTP does not support the ability to indicate a time zone offset.</w:t>
      </w:r>
    </w:p>
    <w:p w14:paraId="7BD66053" w14:textId="57515ED2" w:rsidR="00B11855" w:rsidRPr="001F42D3" w:rsidRDefault="003D003E" w:rsidP="00AE6681">
      <w:pPr>
        <w:pStyle w:val="BodyText"/>
      </w:pPr>
      <w:r w:rsidRPr="001F42D3">
        <w:t>Hours (</w:t>
      </w:r>
      <w:r w:rsidRPr="001F42D3">
        <w:rPr>
          <w:rStyle w:val="Strong"/>
        </w:rPr>
        <w:t xml:space="preserve">hh) </w:t>
      </w:r>
      <w:r w:rsidRPr="001F42D3">
        <w:t xml:space="preserve">in 24-hour format, and </w:t>
      </w:r>
      <w:r w:rsidRPr="001F42D3">
        <w:rPr>
          <w:rStyle w:val="Strong"/>
        </w:rPr>
        <w:t>.ttt</w:t>
      </w:r>
      <w:r w:rsidRPr="001F42D3">
        <w:t xml:space="preserve"> is the optional number of milliseconds</w:t>
      </w:r>
    </w:p>
    <w:p w14:paraId="6A3A38E6" w14:textId="77777777" w:rsidR="00B11855" w:rsidRPr="001F42D3" w:rsidRDefault="003D003E" w:rsidP="00AE6681">
      <w:pPr>
        <w:pStyle w:val="BodyText"/>
      </w:pPr>
      <w:r w:rsidRPr="001F42D3">
        <w:t>Example: 2011-01-19T20:33:52</w:t>
      </w:r>
    </w:p>
    <w:p w14:paraId="56A5CD5C" w14:textId="77777777" w:rsidR="00B11855" w:rsidRPr="001F42D3" w:rsidRDefault="003D003E" w:rsidP="00AE6681">
      <w:pPr>
        <w:pStyle w:val="BodyText"/>
      </w:pPr>
      <w:r w:rsidRPr="001F42D3">
        <w:t xml:space="preserve">A </w:t>
      </w:r>
      <w:r w:rsidRPr="001F42D3">
        <w:rPr>
          <w:b/>
          <w:color w:val="FF0000"/>
        </w:rPr>
        <w:t>push response URI</w:t>
      </w:r>
      <w:r w:rsidRPr="001F42D3">
        <w:t xml:space="preserve"> is the URI (URL minus the HTTP://) used to identify the HTTP POST destination for WCTP replies and status updates.</w:t>
      </w:r>
    </w:p>
    <w:p w14:paraId="31C41B4A" w14:textId="77777777" w:rsidR="00B11855" w:rsidRPr="001F42D3" w:rsidRDefault="003D003E" w:rsidP="00AE6681">
      <w:pPr>
        <w:pStyle w:val="BodyText"/>
      </w:pPr>
      <w:r w:rsidRPr="001F42D3">
        <w:t xml:space="preserve">The </w:t>
      </w:r>
      <w:r w:rsidRPr="001F42D3">
        <w:rPr>
          <w:b/>
          <w:color w:val="FF0000"/>
        </w:rPr>
        <w:t>notification text</w:t>
      </w:r>
      <w:r w:rsidRPr="001F42D3">
        <w:t xml:space="preserve"> value is the actual text message to be presented to the wireless device operator.</w:t>
      </w:r>
    </w:p>
    <w:p w14:paraId="4B57A9B1" w14:textId="77777777" w:rsidR="00B11855" w:rsidRPr="001F42D3" w:rsidRDefault="003D003E" w:rsidP="00AE6681">
      <w:pPr>
        <w:pStyle w:val="BodyText"/>
      </w:pPr>
      <w:r w:rsidRPr="001F42D3">
        <w:t xml:space="preserve">The </w:t>
      </w:r>
      <w:r w:rsidRPr="001F42D3">
        <w:rPr>
          <w:b/>
          <w:color w:val="FF0000"/>
        </w:rPr>
        <w:t>sender ID</w:t>
      </w:r>
      <w:r w:rsidRPr="001F42D3">
        <w:t xml:space="preserve"> is the security identification of the IHE ACM to the WCTP receiver.</w:t>
      </w:r>
    </w:p>
    <w:p w14:paraId="7D15D3E6" w14:textId="77777777" w:rsidR="00B11855" w:rsidRPr="001F42D3" w:rsidRDefault="003D003E" w:rsidP="00AE6681">
      <w:pPr>
        <w:pStyle w:val="BodyText"/>
      </w:pPr>
      <w:r w:rsidRPr="001F42D3">
        <w:t xml:space="preserve">The </w:t>
      </w:r>
      <w:r w:rsidRPr="001F42D3">
        <w:rPr>
          <w:b/>
          <w:color w:val="FF0000"/>
        </w:rPr>
        <w:t>security code</w:t>
      </w:r>
      <w:r w:rsidRPr="001F42D3">
        <w:t xml:space="preserve"> is essentially the password to go with the security sender ID.</w:t>
      </w:r>
    </w:p>
    <w:p w14:paraId="496F0E46" w14:textId="54803A8D" w:rsidR="00B11855" w:rsidRPr="001F42D3" w:rsidRDefault="003D003E" w:rsidP="00AE6681">
      <w:pPr>
        <w:pStyle w:val="BodyText"/>
      </w:pPr>
      <w:r w:rsidRPr="001F42D3">
        <w:t xml:space="preserve">The </w:t>
      </w:r>
      <w:r w:rsidRPr="001F42D3">
        <w:rPr>
          <w:b/>
          <w:color w:val="FF0000"/>
        </w:rPr>
        <w:t>message ID</w:t>
      </w:r>
      <w:r w:rsidRPr="001F42D3">
        <w:t xml:space="preserve"> is the identification of the overall message to the ACM </w:t>
      </w:r>
      <w:r w:rsidR="00916BBE" w:rsidRPr="001F42D3">
        <w:t>Alert Communicator</w:t>
      </w:r>
      <w:r w:rsidRPr="001F42D3">
        <w:t xml:space="preserve"> by the </w:t>
      </w:r>
      <w:r w:rsidR="009E2B46" w:rsidRPr="001F42D3">
        <w:t>Alert Manager</w:t>
      </w:r>
      <w:r w:rsidRPr="001F42D3">
        <w:t>.</w:t>
      </w:r>
    </w:p>
    <w:p w14:paraId="448366AD" w14:textId="77777777" w:rsidR="00B11855" w:rsidRPr="001F42D3" w:rsidRDefault="003D003E" w:rsidP="00AE6681">
      <w:pPr>
        <w:pStyle w:val="BodyText"/>
      </w:pPr>
      <w:r w:rsidRPr="001F42D3">
        <w:t xml:space="preserve">The </w:t>
      </w:r>
      <w:r w:rsidRPr="001F42D3">
        <w:rPr>
          <w:b/>
          <w:color w:val="FF0000"/>
        </w:rPr>
        <w:t>transaction ID</w:t>
      </w:r>
      <w:r w:rsidRPr="001F42D3">
        <w:t xml:space="preserve"> is the lower level transaction identification making up the message.</w:t>
      </w:r>
    </w:p>
    <w:p w14:paraId="0006CD20" w14:textId="56531FCB" w:rsidR="00B11855" w:rsidRPr="001F42D3" w:rsidRDefault="003D003E" w:rsidP="00AE6681">
      <w:pPr>
        <w:pStyle w:val="BodyText"/>
      </w:pPr>
      <w:r w:rsidRPr="001F42D3">
        <w:t xml:space="preserve">The </w:t>
      </w:r>
      <w:r w:rsidRPr="001F42D3">
        <w:rPr>
          <w:b/>
          <w:color w:val="FF0000"/>
        </w:rPr>
        <w:t>recipient PIN</w:t>
      </w:r>
      <w:r w:rsidRPr="001F42D3">
        <w:t xml:space="preserve"> is the identification of the destination device as per the ACM </w:t>
      </w:r>
      <w:r w:rsidR="00916BBE" w:rsidRPr="001F42D3">
        <w:t>Alert Communicator</w:t>
      </w:r>
      <w:r w:rsidRPr="001F42D3">
        <w:t>.</w:t>
      </w:r>
    </w:p>
    <w:p w14:paraId="1FF7E2AC" w14:textId="4DF79027" w:rsidR="00B11855" w:rsidRPr="001F42D3" w:rsidRDefault="003D003E" w:rsidP="00AE6681">
      <w:pPr>
        <w:pStyle w:val="BodyText"/>
      </w:pPr>
      <w:r w:rsidRPr="001F42D3">
        <w:t xml:space="preserve">The </w:t>
      </w:r>
      <w:r w:rsidRPr="001F42D3">
        <w:rPr>
          <w:b/>
          <w:color w:val="FF0000"/>
        </w:rPr>
        <w:t>e-mail address</w:t>
      </w:r>
      <w:r w:rsidRPr="001F42D3">
        <w:t xml:space="preserve"> is the optional ACM </w:t>
      </w:r>
      <w:r w:rsidR="009E2B46" w:rsidRPr="001F42D3">
        <w:t>Alert Manager</w:t>
      </w:r>
      <w:r w:rsidRPr="001F42D3">
        <w:t xml:space="preserve"> contact information e-mail address.</w:t>
      </w:r>
    </w:p>
    <w:p w14:paraId="03BFB41C" w14:textId="2D62071B" w:rsidR="00B11855" w:rsidRPr="001F42D3" w:rsidRDefault="003D003E" w:rsidP="00AE6681">
      <w:pPr>
        <w:pStyle w:val="BodyText"/>
      </w:pPr>
      <w:r w:rsidRPr="001F42D3">
        <w:t xml:space="preserve">The </w:t>
      </w:r>
      <w:r w:rsidRPr="001F42D3">
        <w:rPr>
          <w:b/>
          <w:color w:val="FF0000"/>
        </w:rPr>
        <w:t>phone number</w:t>
      </w:r>
      <w:r w:rsidRPr="001F42D3">
        <w:t xml:space="preserve"> is the optional ACM </w:t>
      </w:r>
      <w:r w:rsidR="009E2B46" w:rsidRPr="001F42D3">
        <w:t>Alert Manager</w:t>
      </w:r>
      <w:r w:rsidRPr="001F42D3">
        <w:t xml:space="preserve"> contact information voice telephony phone number.</w:t>
      </w:r>
    </w:p>
    <w:p w14:paraId="6C6D4C31" w14:textId="24B74F9B" w:rsidR="00B11855" w:rsidRPr="001F42D3" w:rsidRDefault="003D003E" w:rsidP="00AE6681">
      <w:pPr>
        <w:pStyle w:val="BodyText"/>
      </w:pPr>
      <w:r w:rsidRPr="001F42D3">
        <w:t xml:space="preserve">The </w:t>
      </w:r>
      <w:r w:rsidRPr="001F42D3">
        <w:rPr>
          <w:b/>
          <w:color w:val="FF0000"/>
        </w:rPr>
        <w:t>web site</w:t>
      </w:r>
      <w:r w:rsidRPr="001F42D3">
        <w:t xml:space="preserve"> is the optional ACM </w:t>
      </w:r>
      <w:r w:rsidR="009E2B46" w:rsidRPr="001F42D3">
        <w:t>Alert Manager</w:t>
      </w:r>
      <w:r w:rsidRPr="001F42D3">
        <w:t xml:space="preserve"> contact information web site.</w:t>
      </w:r>
    </w:p>
    <w:p w14:paraId="3810F295" w14:textId="2775BB03" w:rsidR="00B11855" w:rsidRPr="001F42D3" w:rsidRDefault="003D003E" w:rsidP="00AE6681">
      <w:pPr>
        <w:pStyle w:val="BodyText"/>
      </w:pPr>
      <w:r w:rsidRPr="001F42D3">
        <w:t xml:space="preserve">The </w:t>
      </w:r>
      <w:r w:rsidRPr="001F42D3">
        <w:rPr>
          <w:b/>
          <w:color w:val="FF0000"/>
        </w:rPr>
        <w:t>info string</w:t>
      </w:r>
      <w:r w:rsidRPr="001F42D3">
        <w:t xml:space="preserve"> is the optional ACM </w:t>
      </w:r>
      <w:r w:rsidR="009E2B46" w:rsidRPr="001F42D3">
        <w:t>Alert Manager</w:t>
      </w:r>
      <w:r w:rsidRPr="001F42D3">
        <w:t xml:space="preserve"> contact information comment.</w:t>
      </w:r>
    </w:p>
    <w:p w14:paraId="7D36FE7D" w14:textId="77777777" w:rsidR="00B11855" w:rsidRPr="001F42D3" w:rsidRDefault="003D003E" w:rsidP="00AE6681">
      <w:pPr>
        <w:pStyle w:val="BodyText"/>
      </w:pPr>
      <w:r w:rsidRPr="001F42D3">
        <w:t xml:space="preserve">The </w:t>
      </w:r>
      <w:r w:rsidRPr="001F42D3">
        <w:rPr>
          <w:b/>
          <w:color w:val="FF0000"/>
        </w:rPr>
        <w:t>priority</w:t>
      </w:r>
      <w:r w:rsidRPr="001F42D3">
        <w:t xml:space="preserve"> is any of HIGH, NORMAL, or LOW with a default of NORMAL.</w:t>
      </w:r>
    </w:p>
    <w:p w14:paraId="03A6523F" w14:textId="25B55A54" w:rsidR="00812AEC" w:rsidRPr="001F42D3" w:rsidRDefault="00812AEC" w:rsidP="00AE6681">
      <w:pPr>
        <w:pStyle w:val="BodyText"/>
      </w:pPr>
      <w:r w:rsidRPr="001F42D3">
        <w:t xml:space="preserve">The </w:t>
      </w:r>
      <w:r w:rsidRPr="001F42D3">
        <w:rPr>
          <w:b/>
          <w:color w:val="FF0000"/>
        </w:rPr>
        <w:t>presentation ID</w:t>
      </w:r>
      <w:r w:rsidRPr="001F42D3">
        <w:t xml:space="preserve"> is the optional alphanumeric field for coordinating presentation, behaviors, sorting, etc. between the ACM Alert Communicator and ACM Alert Manager. The AC and AM should coordinate expected values.</w:t>
      </w:r>
    </w:p>
    <w:p w14:paraId="41CE02BD" w14:textId="77777777" w:rsidR="00B11855" w:rsidRPr="001F42D3" w:rsidRDefault="003D003E" w:rsidP="00AE6681">
      <w:pPr>
        <w:pStyle w:val="BodyText"/>
      </w:pPr>
      <w:r w:rsidRPr="001F42D3">
        <w:t xml:space="preserve">The </w:t>
      </w:r>
      <w:r w:rsidRPr="001F42D3">
        <w:rPr>
          <w:b/>
          <w:color w:val="FF0000"/>
        </w:rPr>
        <w:t>sequence number</w:t>
      </w:r>
      <w:r w:rsidRPr="001F42D3">
        <w:t xml:space="preserve"> is a sequential value used for tracking polling requests and responses used during Virtual Pre-Connectathon testing.</w:t>
      </w:r>
    </w:p>
    <w:p w14:paraId="174BD3EB" w14:textId="501FF56C" w:rsidR="00B11855" w:rsidRPr="001F42D3" w:rsidRDefault="003D003E" w:rsidP="00AE6681">
      <w:pPr>
        <w:pStyle w:val="BodyText"/>
      </w:pPr>
      <w:r w:rsidRPr="001F42D3">
        <w:lastRenderedPageBreak/>
        <w:t xml:space="preserve">The </w:t>
      </w:r>
      <w:r w:rsidRPr="001F42D3">
        <w:rPr>
          <w:b/>
          <w:color w:val="FF0000"/>
        </w:rPr>
        <w:t>batch size</w:t>
      </w:r>
      <w:r w:rsidRPr="001F42D3">
        <w:t xml:space="preserve"> is the numeric maximum count of responses a WCTP client (ACM </w:t>
      </w:r>
      <w:r w:rsidR="009E2B46" w:rsidRPr="001F42D3">
        <w:t>Alert Manager</w:t>
      </w:r>
      <w:r w:rsidRPr="001F42D3">
        <w:t xml:space="preserve">) expects from a WCTP poll request to a WCTP server (ACM </w:t>
      </w:r>
      <w:r w:rsidR="00916BBE" w:rsidRPr="001F42D3">
        <w:t>Alert Communicator</w:t>
      </w:r>
      <w:r w:rsidRPr="001F42D3">
        <w:t>). A common value is 500.</w:t>
      </w:r>
    </w:p>
    <w:p w14:paraId="4EE2727D" w14:textId="0A23D662" w:rsidR="00B11855" w:rsidRPr="001F42D3" w:rsidRDefault="003D003E" w:rsidP="00AE6681">
      <w:pPr>
        <w:pStyle w:val="BodyText"/>
      </w:pPr>
      <w:r w:rsidRPr="001F42D3">
        <w:t xml:space="preserve">The </w:t>
      </w:r>
      <w:r w:rsidRPr="001F42D3">
        <w:rPr>
          <w:b/>
          <w:color w:val="FF0000"/>
        </w:rPr>
        <w:t>WCTP version</w:t>
      </w:r>
      <w:r w:rsidRPr="001F42D3">
        <w:t xml:space="preserve"> indicates the expected version of WCTP XML message content supported.</w:t>
      </w:r>
    </w:p>
    <w:p w14:paraId="33D588B5" w14:textId="77777777" w:rsidR="00B11855" w:rsidRPr="001F42D3" w:rsidRDefault="003D003E" w:rsidP="00CF5627">
      <w:pPr>
        <w:pStyle w:val="TableTitle"/>
      </w:pPr>
      <w:r w:rsidRPr="001F42D3">
        <w:t>Table K.7-1: WCTP version values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2952"/>
        <w:gridCol w:w="2952"/>
      </w:tblGrid>
      <w:tr w:rsidR="00C40FD5" w:rsidRPr="001F42D3" w14:paraId="299BCB47" w14:textId="77777777" w:rsidTr="00A92110">
        <w:trPr>
          <w:cantSplit/>
          <w:tblHeader/>
          <w:jc w:val="center"/>
        </w:trPr>
        <w:tc>
          <w:tcPr>
            <w:tcW w:w="2952" w:type="dxa"/>
            <w:shd w:val="clear" w:color="auto" w:fill="D9D9D9"/>
          </w:tcPr>
          <w:p w14:paraId="21EA6471" w14:textId="77777777" w:rsidR="00B11855" w:rsidRPr="001F42D3" w:rsidRDefault="003D003E" w:rsidP="00AE6681">
            <w:pPr>
              <w:pStyle w:val="TableEntryHeader"/>
            </w:pPr>
            <w:r w:rsidRPr="001F42D3">
              <w:t>Value</w:t>
            </w:r>
          </w:p>
        </w:tc>
        <w:tc>
          <w:tcPr>
            <w:tcW w:w="2952" w:type="dxa"/>
            <w:shd w:val="clear" w:color="auto" w:fill="D9D9D9"/>
          </w:tcPr>
          <w:p w14:paraId="381C10FA" w14:textId="77777777" w:rsidR="00B11855" w:rsidRPr="001F42D3" w:rsidRDefault="003D003E" w:rsidP="00AE6681">
            <w:pPr>
              <w:pStyle w:val="TableEntryHeader"/>
            </w:pPr>
            <w:r w:rsidRPr="001F42D3">
              <w:t>Indicating WCTP version</w:t>
            </w:r>
          </w:p>
        </w:tc>
        <w:tc>
          <w:tcPr>
            <w:tcW w:w="2952" w:type="dxa"/>
            <w:shd w:val="clear" w:color="auto" w:fill="D9D9D9"/>
          </w:tcPr>
          <w:p w14:paraId="27C41D11" w14:textId="77777777" w:rsidR="00B11855" w:rsidRPr="001F42D3" w:rsidRDefault="003D003E" w:rsidP="00AE6681">
            <w:pPr>
              <w:pStyle w:val="TableEntryHeader"/>
            </w:pPr>
            <w:r w:rsidRPr="001F42D3">
              <w:t>MCR support</w:t>
            </w:r>
          </w:p>
        </w:tc>
      </w:tr>
      <w:tr w:rsidR="00B11855" w:rsidRPr="001F42D3" w14:paraId="3E9BC1F4" w14:textId="77777777" w:rsidTr="006C0E8E">
        <w:trPr>
          <w:cantSplit/>
          <w:jc w:val="center"/>
        </w:trPr>
        <w:tc>
          <w:tcPr>
            <w:tcW w:w="2952" w:type="dxa"/>
          </w:tcPr>
          <w:p w14:paraId="58D21BD0" w14:textId="77777777" w:rsidR="00B11855" w:rsidRPr="001F42D3" w:rsidRDefault="003D003E" w:rsidP="005742D1">
            <w:pPr>
              <w:pStyle w:val="TableEntry"/>
            </w:pPr>
            <w:r w:rsidRPr="001F42D3">
              <w:t>wctp-dtd-v1r1</w:t>
            </w:r>
          </w:p>
        </w:tc>
        <w:tc>
          <w:tcPr>
            <w:tcW w:w="2952" w:type="dxa"/>
          </w:tcPr>
          <w:p w14:paraId="0F81DD2C" w14:textId="77777777" w:rsidR="00B11855" w:rsidRPr="001F42D3" w:rsidRDefault="003D003E" w:rsidP="005742D1">
            <w:pPr>
              <w:pStyle w:val="TableEntry"/>
            </w:pPr>
            <w:r w:rsidRPr="001F42D3">
              <w:t>1.1</w:t>
            </w:r>
          </w:p>
        </w:tc>
        <w:tc>
          <w:tcPr>
            <w:tcW w:w="2952" w:type="dxa"/>
          </w:tcPr>
          <w:p w14:paraId="040E95F6" w14:textId="77777777" w:rsidR="00B11855" w:rsidRPr="001F42D3" w:rsidRDefault="003D003E" w:rsidP="005742D1">
            <w:pPr>
              <w:pStyle w:val="TableEntry"/>
            </w:pPr>
            <w:r w:rsidRPr="001F42D3">
              <w:t>None</w:t>
            </w:r>
          </w:p>
        </w:tc>
      </w:tr>
      <w:tr w:rsidR="00B11855" w:rsidRPr="001F42D3" w14:paraId="5A134873" w14:textId="77777777" w:rsidTr="006C0E8E">
        <w:trPr>
          <w:cantSplit/>
          <w:jc w:val="center"/>
        </w:trPr>
        <w:tc>
          <w:tcPr>
            <w:tcW w:w="2952" w:type="dxa"/>
          </w:tcPr>
          <w:p w14:paraId="786C8155" w14:textId="77777777" w:rsidR="00B11855" w:rsidRPr="001F42D3" w:rsidRDefault="003D003E" w:rsidP="005742D1">
            <w:pPr>
              <w:pStyle w:val="TableEntry"/>
            </w:pPr>
            <w:r w:rsidRPr="001F42D3">
              <w:t>wctp-dtd-v1r2</w:t>
            </w:r>
          </w:p>
        </w:tc>
        <w:tc>
          <w:tcPr>
            <w:tcW w:w="2952" w:type="dxa"/>
          </w:tcPr>
          <w:p w14:paraId="75AA95F5" w14:textId="77777777" w:rsidR="00B11855" w:rsidRPr="001F42D3" w:rsidRDefault="003D003E" w:rsidP="005742D1">
            <w:pPr>
              <w:pStyle w:val="TableEntry"/>
            </w:pPr>
            <w:r w:rsidRPr="001F42D3">
              <w:t>1.2</w:t>
            </w:r>
          </w:p>
        </w:tc>
        <w:tc>
          <w:tcPr>
            <w:tcW w:w="2952" w:type="dxa"/>
          </w:tcPr>
          <w:p w14:paraId="2C47D06A" w14:textId="77777777" w:rsidR="00B11855" w:rsidRPr="001F42D3" w:rsidRDefault="003D003E" w:rsidP="005742D1">
            <w:pPr>
              <w:pStyle w:val="TableEntry"/>
            </w:pPr>
            <w:r w:rsidRPr="001F42D3">
              <w:t>Unpaired</w:t>
            </w:r>
          </w:p>
        </w:tc>
      </w:tr>
      <w:tr w:rsidR="00B11855" w:rsidRPr="001F42D3" w14:paraId="24C1B32C" w14:textId="77777777" w:rsidTr="006C0E8E">
        <w:trPr>
          <w:cantSplit/>
          <w:jc w:val="center"/>
        </w:trPr>
        <w:tc>
          <w:tcPr>
            <w:tcW w:w="2952" w:type="dxa"/>
          </w:tcPr>
          <w:p w14:paraId="30CF4ABB" w14:textId="77777777" w:rsidR="00B11855" w:rsidRPr="001F42D3" w:rsidRDefault="003D003E" w:rsidP="005742D1">
            <w:pPr>
              <w:pStyle w:val="TableEntry"/>
            </w:pPr>
            <w:r w:rsidRPr="001F42D3">
              <w:t>wctp-dtd-v1r3</w:t>
            </w:r>
          </w:p>
        </w:tc>
        <w:tc>
          <w:tcPr>
            <w:tcW w:w="2952" w:type="dxa"/>
          </w:tcPr>
          <w:p w14:paraId="1B72B171" w14:textId="77777777" w:rsidR="00B11855" w:rsidRPr="001F42D3" w:rsidRDefault="003D003E" w:rsidP="005742D1">
            <w:pPr>
              <w:pStyle w:val="TableEntry"/>
            </w:pPr>
            <w:r w:rsidRPr="001F42D3">
              <w:t>1.3</w:t>
            </w:r>
          </w:p>
        </w:tc>
        <w:tc>
          <w:tcPr>
            <w:tcW w:w="2952" w:type="dxa"/>
          </w:tcPr>
          <w:p w14:paraId="1A0DF6CC" w14:textId="77777777" w:rsidR="00B11855" w:rsidRPr="001F42D3" w:rsidRDefault="003D003E" w:rsidP="005742D1">
            <w:pPr>
              <w:pStyle w:val="TableEntry"/>
            </w:pPr>
            <w:r w:rsidRPr="001F42D3">
              <w:t>Paired</w:t>
            </w:r>
          </w:p>
        </w:tc>
      </w:tr>
      <w:tr w:rsidR="009640BC" w:rsidRPr="001F42D3" w14:paraId="65ECAA95" w14:textId="77777777" w:rsidTr="006C0E8E">
        <w:trPr>
          <w:cantSplit/>
          <w:jc w:val="center"/>
        </w:trPr>
        <w:tc>
          <w:tcPr>
            <w:tcW w:w="2952" w:type="dxa"/>
          </w:tcPr>
          <w:p w14:paraId="4EEEAE84" w14:textId="7423CB66" w:rsidR="009640BC" w:rsidRPr="001F42D3" w:rsidRDefault="009640BC" w:rsidP="005742D1">
            <w:pPr>
              <w:pStyle w:val="TableEntry"/>
            </w:pPr>
            <w:r w:rsidRPr="001F42D3">
              <w:t>wctp-dtd-ihepcd-pcd06-v1r1</w:t>
            </w:r>
          </w:p>
        </w:tc>
        <w:tc>
          <w:tcPr>
            <w:tcW w:w="2952" w:type="dxa"/>
          </w:tcPr>
          <w:p w14:paraId="35A9CDFA" w14:textId="3A576259" w:rsidR="009640BC" w:rsidRPr="001F42D3" w:rsidRDefault="009640BC" w:rsidP="005742D1">
            <w:pPr>
              <w:pStyle w:val="TableEntry"/>
            </w:pPr>
            <w:r w:rsidRPr="001F42D3">
              <w:t>IHEPCD-PCD06-V1R1</w:t>
            </w:r>
          </w:p>
        </w:tc>
        <w:tc>
          <w:tcPr>
            <w:tcW w:w="2952" w:type="dxa"/>
          </w:tcPr>
          <w:p w14:paraId="4E4FC95C" w14:textId="3897D360" w:rsidR="009640BC" w:rsidRPr="001F42D3" w:rsidRDefault="009640BC" w:rsidP="005742D1">
            <w:pPr>
              <w:pStyle w:val="TableEntry"/>
            </w:pPr>
            <w:r w:rsidRPr="001F42D3">
              <w:t>Paired</w:t>
            </w:r>
          </w:p>
        </w:tc>
      </w:tr>
      <w:tr w:rsidR="009640BC" w:rsidRPr="001F42D3" w14:paraId="1124560B" w14:textId="77777777" w:rsidTr="006C0E8E">
        <w:trPr>
          <w:cantSplit/>
          <w:jc w:val="center"/>
        </w:trPr>
        <w:tc>
          <w:tcPr>
            <w:tcW w:w="2952" w:type="dxa"/>
          </w:tcPr>
          <w:p w14:paraId="22A14D70" w14:textId="666D9F79" w:rsidR="009640BC" w:rsidRPr="001F42D3" w:rsidRDefault="009640BC" w:rsidP="005742D1">
            <w:pPr>
              <w:pStyle w:val="TableEntry"/>
            </w:pPr>
            <w:r w:rsidRPr="001F42D3">
              <w:t>wctp-dtd-ihepcd-pcd06-v1r2</w:t>
            </w:r>
          </w:p>
        </w:tc>
        <w:tc>
          <w:tcPr>
            <w:tcW w:w="2952" w:type="dxa"/>
          </w:tcPr>
          <w:p w14:paraId="2124995B" w14:textId="3CC0E162" w:rsidR="009640BC" w:rsidRPr="001F42D3" w:rsidRDefault="009640BC" w:rsidP="005742D1">
            <w:pPr>
              <w:pStyle w:val="TableEntry"/>
            </w:pPr>
            <w:r w:rsidRPr="001F42D3">
              <w:t>IHEPCD-PCD06-V1R2</w:t>
            </w:r>
          </w:p>
        </w:tc>
        <w:tc>
          <w:tcPr>
            <w:tcW w:w="2952" w:type="dxa"/>
          </w:tcPr>
          <w:p w14:paraId="141BFF78" w14:textId="4E934AB6" w:rsidR="009640BC" w:rsidRPr="001F42D3" w:rsidRDefault="009640BC" w:rsidP="005742D1">
            <w:pPr>
              <w:pStyle w:val="TableEntry"/>
            </w:pPr>
            <w:r w:rsidRPr="001F42D3">
              <w:t>Paired</w:t>
            </w:r>
          </w:p>
        </w:tc>
      </w:tr>
    </w:tbl>
    <w:p w14:paraId="36036844" w14:textId="77777777" w:rsidR="00B11855" w:rsidRPr="001F42D3" w:rsidRDefault="00B11855" w:rsidP="00AE6681">
      <w:pPr>
        <w:pStyle w:val="BodyText"/>
      </w:pPr>
    </w:p>
    <w:p w14:paraId="3BC3C4E8" w14:textId="77777777" w:rsidR="00B11855" w:rsidRPr="001F42D3" w:rsidRDefault="003D003E" w:rsidP="00AE6681">
      <w:pPr>
        <w:pStyle w:val="BodyText"/>
      </w:pPr>
      <w:r w:rsidRPr="001F42D3">
        <w:t xml:space="preserve">The </w:t>
      </w:r>
      <w:r w:rsidRPr="001F42D3">
        <w:rPr>
          <w:b/>
          <w:color w:val="FF0000"/>
        </w:rPr>
        <w:t>WCTP DTD</w:t>
      </w:r>
      <w:r w:rsidRPr="001F42D3">
        <w:t xml:space="preserve"> identifies the URL of the DTD (Data Type Definition) for the indicated version of WCTP supported. </w:t>
      </w:r>
    </w:p>
    <w:p w14:paraId="3BAB32E9" w14:textId="77777777" w:rsidR="00B11855" w:rsidRPr="001F42D3" w:rsidRDefault="003D003E" w:rsidP="00CF5627">
      <w:pPr>
        <w:pStyle w:val="TableTitle"/>
      </w:pPr>
      <w:r w:rsidRPr="001F42D3">
        <w:t>Table K.7-2: WCTP DTD values</w:t>
      </w:r>
    </w:p>
    <w:tbl>
      <w:tblPr>
        <w:tblW w:w="9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82"/>
        <w:gridCol w:w="2910"/>
        <w:gridCol w:w="1688"/>
      </w:tblGrid>
      <w:tr w:rsidR="00C40FD5" w:rsidRPr="001F42D3" w14:paraId="4279EBB5" w14:textId="77777777" w:rsidTr="00A92110">
        <w:trPr>
          <w:cantSplit/>
          <w:jc w:val="center"/>
        </w:trPr>
        <w:tc>
          <w:tcPr>
            <w:tcW w:w="4482" w:type="dxa"/>
            <w:shd w:val="clear" w:color="auto" w:fill="D9D9D9"/>
          </w:tcPr>
          <w:p w14:paraId="31CCEB6A" w14:textId="77777777" w:rsidR="00B11855" w:rsidRPr="001F42D3" w:rsidRDefault="003D003E" w:rsidP="00AE6681">
            <w:pPr>
              <w:pStyle w:val="TableEntryHeader"/>
            </w:pPr>
            <w:r w:rsidRPr="001F42D3">
              <w:t>Value</w:t>
            </w:r>
          </w:p>
        </w:tc>
        <w:tc>
          <w:tcPr>
            <w:tcW w:w="2910" w:type="dxa"/>
            <w:shd w:val="clear" w:color="auto" w:fill="D9D9D9"/>
          </w:tcPr>
          <w:p w14:paraId="1D700206" w14:textId="77777777" w:rsidR="00B11855" w:rsidRPr="001F42D3" w:rsidRDefault="003D003E" w:rsidP="00AE6681">
            <w:pPr>
              <w:pStyle w:val="TableEntryHeader"/>
            </w:pPr>
            <w:r w:rsidRPr="001F42D3">
              <w:t>Indicating WCTP version</w:t>
            </w:r>
          </w:p>
        </w:tc>
        <w:tc>
          <w:tcPr>
            <w:tcW w:w="1688" w:type="dxa"/>
            <w:shd w:val="clear" w:color="auto" w:fill="D9D9D9"/>
          </w:tcPr>
          <w:p w14:paraId="6D0A62B7" w14:textId="77777777" w:rsidR="00B11855" w:rsidRPr="001F42D3" w:rsidRDefault="003D003E" w:rsidP="00AE6681">
            <w:pPr>
              <w:pStyle w:val="TableEntryHeader"/>
            </w:pPr>
            <w:r w:rsidRPr="001F42D3">
              <w:t>MCR support</w:t>
            </w:r>
          </w:p>
        </w:tc>
      </w:tr>
      <w:tr w:rsidR="00B11855" w:rsidRPr="001F42D3" w14:paraId="4521A002" w14:textId="77777777" w:rsidTr="006C0E8E">
        <w:trPr>
          <w:cantSplit/>
          <w:jc w:val="center"/>
        </w:trPr>
        <w:tc>
          <w:tcPr>
            <w:tcW w:w="4482" w:type="dxa"/>
          </w:tcPr>
          <w:p w14:paraId="5A5467E1" w14:textId="77777777" w:rsidR="00B11855" w:rsidRPr="001F42D3" w:rsidRDefault="003D003E" w:rsidP="00863A9A">
            <w:pPr>
              <w:pStyle w:val="TableEntry"/>
            </w:pPr>
            <w:r w:rsidRPr="001F42D3">
              <w:t>http://dtd.wctp.org/wctp-dtd-v1r1.dtd</w:t>
            </w:r>
          </w:p>
        </w:tc>
        <w:tc>
          <w:tcPr>
            <w:tcW w:w="2910" w:type="dxa"/>
          </w:tcPr>
          <w:p w14:paraId="7321F681" w14:textId="77777777" w:rsidR="00B11855" w:rsidRPr="001F42D3" w:rsidRDefault="003D003E" w:rsidP="00AE6681">
            <w:pPr>
              <w:pStyle w:val="TableEntry"/>
            </w:pPr>
            <w:r w:rsidRPr="001F42D3">
              <w:t>1.1</w:t>
            </w:r>
          </w:p>
        </w:tc>
        <w:tc>
          <w:tcPr>
            <w:tcW w:w="1688" w:type="dxa"/>
          </w:tcPr>
          <w:p w14:paraId="78FAB5E9" w14:textId="77777777" w:rsidR="00B11855" w:rsidRPr="001F42D3" w:rsidRDefault="003D003E" w:rsidP="00AE6681">
            <w:pPr>
              <w:pStyle w:val="TableEntry"/>
            </w:pPr>
            <w:r w:rsidRPr="001F42D3">
              <w:t>None</w:t>
            </w:r>
          </w:p>
        </w:tc>
      </w:tr>
      <w:tr w:rsidR="00B11855" w:rsidRPr="001F42D3" w14:paraId="489D4DC2" w14:textId="77777777" w:rsidTr="006C0E8E">
        <w:trPr>
          <w:cantSplit/>
          <w:jc w:val="center"/>
        </w:trPr>
        <w:tc>
          <w:tcPr>
            <w:tcW w:w="4482" w:type="dxa"/>
          </w:tcPr>
          <w:p w14:paraId="36044A03" w14:textId="77777777" w:rsidR="00B11855" w:rsidRPr="001F42D3" w:rsidRDefault="003D003E" w:rsidP="00863A9A">
            <w:pPr>
              <w:pStyle w:val="TableEntry"/>
            </w:pPr>
            <w:r w:rsidRPr="001F42D3">
              <w:t>http://dtd.wctp.org/wctp-dtd-v1r2.dtd</w:t>
            </w:r>
          </w:p>
        </w:tc>
        <w:tc>
          <w:tcPr>
            <w:tcW w:w="2910" w:type="dxa"/>
          </w:tcPr>
          <w:p w14:paraId="5D983466" w14:textId="77777777" w:rsidR="00B11855" w:rsidRPr="001F42D3" w:rsidRDefault="003D003E" w:rsidP="00AE6681">
            <w:pPr>
              <w:pStyle w:val="TableEntry"/>
            </w:pPr>
            <w:r w:rsidRPr="001F42D3">
              <w:t>1.2</w:t>
            </w:r>
          </w:p>
        </w:tc>
        <w:tc>
          <w:tcPr>
            <w:tcW w:w="1688" w:type="dxa"/>
          </w:tcPr>
          <w:p w14:paraId="331F08B1" w14:textId="77777777" w:rsidR="00B11855" w:rsidRPr="001F42D3" w:rsidRDefault="003D003E" w:rsidP="00AE6681">
            <w:pPr>
              <w:pStyle w:val="TableEntry"/>
            </w:pPr>
            <w:r w:rsidRPr="001F42D3">
              <w:t>Unpaired</w:t>
            </w:r>
          </w:p>
        </w:tc>
      </w:tr>
      <w:tr w:rsidR="00B11855" w:rsidRPr="001F42D3" w14:paraId="1861C8C4" w14:textId="77777777" w:rsidTr="006C0E8E">
        <w:trPr>
          <w:cantSplit/>
          <w:jc w:val="center"/>
        </w:trPr>
        <w:tc>
          <w:tcPr>
            <w:tcW w:w="4482" w:type="dxa"/>
          </w:tcPr>
          <w:p w14:paraId="55BCF50D" w14:textId="77777777" w:rsidR="00B11855" w:rsidRPr="001F42D3" w:rsidRDefault="003D003E" w:rsidP="00863A9A">
            <w:pPr>
              <w:pStyle w:val="TableEntry"/>
            </w:pPr>
            <w:r w:rsidRPr="001F42D3">
              <w:t>http://dtd.wctp.org/wctp-dtd-v1r3.dtd</w:t>
            </w:r>
          </w:p>
        </w:tc>
        <w:tc>
          <w:tcPr>
            <w:tcW w:w="2910" w:type="dxa"/>
          </w:tcPr>
          <w:p w14:paraId="4D11CAF0" w14:textId="77777777" w:rsidR="00B11855" w:rsidRPr="001F42D3" w:rsidRDefault="003D003E" w:rsidP="00AE6681">
            <w:pPr>
              <w:pStyle w:val="TableEntry"/>
            </w:pPr>
            <w:r w:rsidRPr="001F42D3">
              <w:t>1.3</w:t>
            </w:r>
          </w:p>
        </w:tc>
        <w:tc>
          <w:tcPr>
            <w:tcW w:w="1688" w:type="dxa"/>
          </w:tcPr>
          <w:p w14:paraId="3EA34383" w14:textId="77777777" w:rsidR="00B11855" w:rsidRPr="001F42D3" w:rsidRDefault="003D003E" w:rsidP="00AE6681">
            <w:pPr>
              <w:pStyle w:val="TableEntry"/>
            </w:pPr>
            <w:r w:rsidRPr="001F42D3">
              <w:t>Paired</w:t>
            </w:r>
          </w:p>
        </w:tc>
      </w:tr>
      <w:tr w:rsidR="005B313C" w:rsidRPr="001F42D3" w14:paraId="618ED5E6" w14:textId="77777777" w:rsidTr="006C0E8E">
        <w:trPr>
          <w:cantSplit/>
          <w:jc w:val="center"/>
        </w:trPr>
        <w:tc>
          <w:tcPr>
            <w:tcW w:w="4482" w:type="dxa"/>
          </w:tcPr>
          <w:p w14:paraId="0E3C9AB9" w14:textId="759942B3" w:rsidR="009F785A" w:rsidRDefault="009F785A" w:rsidP="00863A9A">
            <w:pPr>
              <w:pStyle w:val="TableEntry"/>
            </w:pPr>
            <w:r>
              <w:t xml:space="preserve">IHE Google Drive at </w:t>
            </w:r>
          </w:p>
          <w:p w14:paraId="4D834140" w14:textId="66FB04D1" w:rsidR="009F785A" w:rsidRDefault="009F785A" w:rsidP="00863A9A">
            <w:pPr>
              <w:pStyle w:val="TableEntry"/>
            </w:pPr>
            <w:hyperlink r:id="rId87" w:history="1">
              <w:r w:rsidRPr="009F785A">
                <w:rPr>
                  <w:rStyle w:val="Hyperlink"/>
                </w:rPr>
                <w:t>IHE Documents&gt;</w:t>
              </w:r>
              <w:r w:rsidR="009640BC" w:rsidRPr="009F785A">
                <w:rPr>
                  <w:rStyle w:val="Hyperlink"/>
                </w:rPr>
                <w:t>Devices/</w:t>
              </w:r>
              <w:r w:rsidRPr="009F785A">
                <w:rPr>
                  <w:rStyle w:val="Hyperlink"/>
                </w:rPr>
                <w:t>2</w:t>
              </w:r>
              <w:r w:rsidRPr="005C1693">
                <w:rPr>
                  <w:rStyle w:val="Hyperlink"/>
                  <w:vertAlign w:val="superscript"/>
                </w:rPr>
                <w:t>nd</w:t>
              </w:r>
              <w:r w:rsidRPr="009F785A">
                <w:rPr>
                  <w:rStyle w:val="Hyperlink"/>
                  <w:vertAlign w:val="superscript"/>
                </w:rPr>
                <w:t xml:space="preserve"> </w:t>
              </w:r>
              <w:r w:rsidRPr="009F785A">
                <w:rPr>
                  <w:rStyle w:val="Hyperlink"/>
                </w:rPr>
                <w:t>FTP Transfer&gt;</w:t>
              </w:r>
              <w:r w:rsidR="009640BC" w:rsidRPr="009F785A">
                <w:rPr>
                  <w:rStyle w:val="Hyperlink"/>
                </w:rPr>
                <w:t>Profiles</w:t>
              </w:r>
              <w:r w:rsidRPr="009F785A">
                <w:rPr>
                  <w:rStyle w:val="Hyperlink"/>
                </w:rPr>
                <w:t>&gt;A</w:t>
              </w:r>
              <w:r w:rsidR="009640BC" w:rsidRPr="009F785A">
                <w:rPr>
                  <w:rStyle w:val="Hyperlink"/>
                </w:rPr>
                <w:t>CM</w:t>
              </w:r>
              <w:r w:rsidRPr="009F785A">
                <w:rPr>
                  <w:rStyle w:val="Hyperlink"/>
                </w:rPr>
                <w:t>&gt;</w:t>
              </w:r>
            </w:hyperlink>
          </w:p>
          <w:p w14:paraId="7A5FC850" w14:textId="0CB66D14" w:rsidR="005B313C" w:rsidRPr="001F42D3" w:rsidRDefault="009640BC" w:rsidP="00863A9A">
            <w:pPr>
              <w:pStyle w:val="TableEntry"/>
            </w:pPr>
            <w:r w:rsidRPr="001F42D3">
              <w:t>wctp-dtd-ihepcd-pcd06-v1r1.dtd</w:t>
            </w:r>
          </w:p>
        </w:tc>
        <w:tc>
          <w:tcPr>
            <w:tcW w:w="2910" w:type="dxa"/>
          </w:tcPr>
          <w:p w14:paraId="47949F58" w14:textId="77777777" w:rsidR="005B313C" w:rsidRPr="001F42D3" w:rsidRDefault="005B313C" w:rsidP="00AE6681">
            <w:pPr>
              <w:pStyle w:val="TableEntry"/>
            </w:pPr>
            <w:r w:rsidRPr="001F42D3">
              <w:t>IHEPCD-PCD06-V1R1</w:t>
            </w:r>
          </w:p>
        </w:tc>
        <w:tc>
          <w:tcPr>
            <w:tcW w:w="1688" w:type="dxa"/>
          </w:tcPr>
          <w:p w14:paraId="2BB1DD98" w14:textId="77777777" w:rsidR="005B313C" w:rsidRPr="001F42D3" w:rsidRDefault="005B313C" w:rsidP="00AE6681">
            <w:pPr>
              <w:pStyle w:val="TableEntry"/>
            </w:pPr>
            <w:r w:rsidRPr="001F42D3">
              <w:t>Paired</w:t>
            </w:r>
          </w:p>
        </w:tc>
      </w:tr>
      <w:tr w:rsidR="009640BC" w:rsidRPr="001F42D3" w14:paraId="7BFED8BF" w14:textId="77777777" w:rsidTr="006C0E8E">
        <w:trPr>
          <w:cantSplit/>
          <w:jc w:val="center"/>
        </w:trPr>
        <w:tc>
          <w:tcPr>
            <w:tcW w:w="4482" w:type="dxa"/>
          </w:tcPr>
          <w:p w14:paraId="7A2BAF04" w14:textId="7427ED19" w:rsidR="009F785A" w:rsidRDefault="009F785A" w:rsidP="009F785A">
            <w:pPr>
              <w:pStyle w:val="TableEntry"/>
            </w:pPr>
            <w:r>
              <w:t>IHE Google Drive at:</w:t>
            </w:r>
          </w:p>
          <w:p w14:paraId="1DAD3D42" w14:textId="03C48516" w:rsidR="009640BC" w:rsidRPr="001F42D3" w:rsidRDefault="009F785A" w:rsidP="009F785A">
            <w:pPr>
              <w:pStyle w:val="TableEntry"/>
            </w:pPr>
            <w:r>
              <w:t>I</w:t>
            </w:r>
            <w:hyperlink r:id="rId88" w:history="1">
              <w:r w:rsidRPr="009F785A">
                <w:rPr>
                  <w:rStyle w:val="Hyperlink"/>
                </w:rPr>
                <w:t>HE Documents&gt;Devices/2</w:t>
              </w:r>
              <w:r w:rsidRPr="009F785A">
                <w:rPr>
                  <w:rStyle w:val="Hyperlink"/>
                  <w:vertAlign w:val="superscript"/>
                </w:rPr>
                <w:t xml:space="preserve">nd </w:t>
              </w:r>
              <w:r w:rsidRPr="009F785A">
                <w:rPr>
                  <w:rStyle w:val="Hyperlink"/>
                </w:rPr>
                <w:t>FTP Transfer&gt;Profiles&gt;ACM&gt;</w:t>
              </w:r>
            </w:hyperlink>
            <w:r w:rsidR="009640BC" w:rsidRPr="001F42D3">
              <w:t>wctp-dtd-ihepcd-pcd06-v1r2.dtd</w:t>
            </w:r>
          </w:p>
        </w:tc>
        <w:tc>
          <w:tcPr>
            <w:tcW w:w="2910" w:type="dxa"/>
          </w:tcPr>
          <w:p w14:paraId="1A13C147" w14:textId="584C9762" w:rsidR="009640BC" w:rsidRPr="001F42D3" w:rsidRDefault="009640BC" w:rsidP="00AE6681">
            <w:pPr>
              <w:pStyle w:val="TableEntry"/>
            </w:pPr>
            <w:r w:rsidRPr="001F42D3">
              <w:t>IHEPCD-PCD06-V1R2</w:t>
            </w:r>
          </w:p>
        </w:tc>
        <w:tc>
          <w:tcPr>
            <w:tcW w:w="1688" w:type="dxa"/>
          </w:tcPr>
          <w:p w14:paraId="02EA9265" w14:textId="0D587740" w:rsidR="009640BC" w:rsidRPr="001F42D3" w:rsidRDefault="009640BC" w:rsidP="00AE6681">
            <w:pPr>
              <w:pStyle w:val="TableEntry"/>
            </w:pPr>
            <w:r w:rsidRPr="001F42D3">
              <w:t>Paired</w:t>
            </w:r>
          </w:p>
        </w:tc>
      </w:tr>
    </w:tbl>
    <w:p w14:paraId="3FB0D5E9" w14:textId="77777777" w:rsidR="00B11855" w:rsidRPr="001F42D3" w:rsidRDefault="00B11855" w:rsidP="00AE6681">
      <w:pPr>
        <w:pStyle w:val="BodyText"/>
      </w:pPr>
    </w:p>
    <w:p w14:paraId="7E0B210F" w14:textId="0C42D81F" w:rsidR="005B313C" w:rsidRPr="001F42D3" w:rsidRDefault="005B313C" w:rsidP="00AE6681">
      <w:pPr>
        <w:pStyle w:val="BodyText"/>
      </w:pPr>
      <w:r w:rsidRPr="001F42D3">
        <w:t xml:space="preserve">The IHEPCD-PCD06-V1R1 value is used to signal the willingness of the </w:t>
      </w:r>
      <w:r w:rsidR="00916BBE" w:rsidRPr="001F42D3">
        <w:t>Alert Communicator</w:t>
      </w:r>
      <w:r w:rsidR="00257A60" w:rsidRPr="001F42D3">
        <w:t xml:space="preserve"> </w:t>
      </w:r>
      <w:r w:rsidRPr="001F42D3">
        <w:t xml:space="preserve">to the </w:t>
      </w:r>
      <w:r w:rsidR="009E2B46" w:rsidRPr="001F42D3">
        <w:t>Alert Manager</w:t>
      </w:r>
      <w:r w:rsidRPr="001F42D3">
        <w:t xml:space="preserve"> to support communication of waveform evidentiary data and/or waveform graphical snippets sent from the </w:t>
      </w:r>
      <w:r w:rsidR="009E2B46" w:rsidRPr="001F42D3">
        <w:t>Alert Manager</w:t>
      </w:r>
      <w:r w:rsidRPr="001F42D3">
        <w:t xml:space="preserve"> to the </w:t>
      </w:r>
      <w:r w:rsidR="00916BBE" w:rsidRPr="001F42D3">
        <w:t>Alert Communicator</w:t>
      </w:r>
      <w:r w:rsidRPr="001F42D3">
        <w:t xml:space="preserve"> in the </w:t>
      </w:r>
      <w:r w:rsidR="00901663" w:rsidRPr="001F42D3">
        <w:t>PCD-06</w:t>
      </w:r>
      <w:r w:rsidRPr="001F42D3">
        <w:t xml:space="preserve"> message.</w:t>
      </w:r>
    </w:p>
    <w:p w14:paraId="0C003F5A" w14:textId="6820D899" w:rsidR="00B11855" w:rsidRPr="001F42D3" w:rsidRDefault="003D003E" w:rsidP="00AE6681">
      <w:pPr>
        <w:pStyle w:val="BodyText"/>
      </w:pPr>
      <w:r w:rsidRPr="001F42D3">
        <w:t xml:space="preserve">The </w:t>
      </w:r>
      <w:r w:rsidRPr="001F42D3">
        <w:rPr>
          <w:b/>
          <w:color w:val="FF0000"/>
        </w:rPr>
        <w:t>Next Poll Interval</w:t>
      </w:r>
      <w:r w:rsidRPr="001F42D3">
        <w:t xml:space="preserve"> is the number of seconds the ACM </w:t>
      </w:r>
      <w:r w:rsidR="009E2B46" w:rsidRPr="001F42D3">
        <w:t>Alert Manager</w:t>
      </w:r>
      <w:r w:rsidRPr="001F42D3">
        <w:t xml:space="preserve"> (WCTP client) should wait before again polling the ACM </w:t>
      </w:r>
      <w:r w:rsidR="00916BBE" w:rsidRPr="001F42D3">
        <w:t>Alert Communicator</w:t>
      </w:r>
      <w:r w:rsidRPr="001F42D3">
        <w:t xml:space="preserve"> (WCTP server). The ACM </w:t>
      </w:r>
      <w:r w:rsidR="00916BBE" w:rsidRPr="001F42D3">
        <w:t>Alert Communicator</w:t>
      </w:r>
      <w:r w:rsidRPr="001F42D3">
        <w:t xml:space="preserve"> (WCTP server) dictates this value to reduce the aggregate polling load on the WCTP server by all WCTP polling clients. Given that there are typically not many ACM </w:t>
      </w:r>
      <w:r w:rsidR="009E2B46" w:rsidRPr="001F42D3">
        <w:t>Alert Manager</w:t>
      </w:r>
      <w:r w:rsidRPr="001F42D3">
        <w:t xml:space="preserve"> instances per ACM </w:t>
      </w:r>
      <w:r w:rsidR="00916BBE" w:rsidRPr="001F42D3">
        <w:t>Alert Communicator</w:t>
      </w:r>
      <w:r w:rsidRPr="001F42D3">
        <w:t xml:space="preserve"> instance</w:t>
      </w:r>
      <w:r w:rsidR="00EF66D8" w:rsidRPr="001F42D3">
        <w:t>,</w:t>
      </w:r>
      <w:r w:rsidRPr="001F42D3">
        <w:t xml:space="preserve"> this interval can be kept to a small </w:t>
      </w:r>
      <w:r w:rsidRPr="001F42D3">
        <w:lastRenderedPageBreak/>
        <w:t>single digit number of seconds. In typical WCTP wide area communication deployment</w:t>
      </w:r>
      <w:r w:rsidR="00EF66D8" w:rsidRPr="001F42D3">
        <w:t>s,</w:t>
      </w:r>
      <w:r w:rsidRPr="001F42D3">
        <w:t xml:space="preserve"> there are often hundreds if not maybe thousands of WCTP clients per WCTP server.</w:t>
      </w:r>
    </w:p>
    <w:p w14:paraId="008B1FC3" w14:textId="46F4C6F4" w:rsidR="00285EFB" w:rsidRPr="001F42D3" w:rsidRDefault="00285EFB" w:rsidP="00AE6681">
      <w:pPr>
        <w:pStyle w:val="BodyText"/>
      </w:pPr>
      <w:r w:rsidRPr="001F42D3">
        <w:t xml:space="preserve">The graphics format and graphical image attachments are IHE </w:t>
      </w:r>
      <w:r w:rsidR="009843AA">
        <w:t>DEV</w:t>
      </w:r>
      <w:r w:rsidRPr="001F42D3">
        <w:t xml:space="preserve"> domain specific extensions to WCTP version 1.3 to convey waveform graphical snippets.</w:t>
      </w:r>
    </w:p>
    <w:p w14:paraId="744E3AED" w14:textId="7320DEC9" w:rsidR="00B11855" w:rsidRPr="001F42D3" w:rsidRDefault="003D003E" w:rsidP="00AE6681">
      <w:pPr>
        <w:pStyle w:val="BodyText"/>
      </w:pPr>
      <w:r w:rsidRPr="001F42D3">
        <w:t xml:space="preserve">The </w:t>
      </w:r>
      <w:r w:rsidRPr="001F42D3">
        <w:rPr>
          <w:b/>
          <w:color w:val="FF0000"/>
        </w:rPr>
        <w:t>graphics format</w:t>
      </w:r>
      <w:r w:rsidRPr="001F42D3">
        <w:t xml:space="preserve"> indicates the format of the graphical image information, and the value can be any one of SVG, JPEG, PNG, or BMP as agreed between the ACM </w:t>
      </w:r>
      <w:r w:rsidR="009E2B46" w:rsidRPr="001F42D3">
        <w:t>Alert Manager</w:t>
      </w:r>
      <w:r w:rsidRPr="001F42D3">
        <w:t xml:space="preserve"> vendor and the ACM </w:t>
      </w:r>
      <w:r w:rsidR="00916BBE" w:rsidRPr="001F42D3">
        <w:t>Alert Communicator</w:t>
      </w:r>
      <w:r w:rsidRPr="001F42D3">
        <w:t xml:space="preserve"> vendor.</w:t>
      </w:r>
    </w:p>
    <w:p w14:paraId="7837940D" w14:textId="7B69E7BD" w:rsidR="00B11855" w:rsidRPr="001F42D3" w:rsidRDefault="003D003E" w:rsidP="00AE6681">
      <w:pPr>
        <w:pStyle w:val="BodyText"/>
      </w:pPr>
      <w:r w:rsidRPr="001F42D3">
        <w:t xml:space="preserve">The </w:t>
      </w:r>
      <w:r w:rsidRPr="001F42D3">
        <w:rPr>
          <w:b/>
          <w:color w:val="FF0000"/>
        </w:rPr>
        <w:t>graphical image</w:t>
      </w:r>
      <w:r w:rsidRPr="001F42D3">
        <w:t xml:space="preserve"> is a base-64 encoded string representing one of the e</w:t>
      </w:r>
      <w:r w:rsidR="00FB657C" w:rsidRPr="001F42D3">
        <w:t>v</w:t>
      </w:r>
      <w:r w:rsidRPr="001F42D3">
        <w:t xml:space="preserve">identiary data static graphical images represented by one of the sets of evidentiary data from the ACM </w:t>
      </w:r>
      <w:r w:rsidR="00647994" w:rsidRPr="001F42D3">
        <w:t>PCD-04</w:t>
      </w:r>
      <w:r w:rsidRPr="001F42D3">
        <w:t xml:space="preserve"> message sent from the ACM </w:t>
      </w:r>
      <w:r w:rsidR="009E2B46" w:rsidRPr="001F42D3">
        <w:t>Alert Reporter</w:t>
      </w:r>
      <w:r w:rsidRPr="001F42D3">
        <w:t xml:space="preserve"> to the ACM </w:t>
      </w:r>
      <w:r w:rsidR="009E2B46" w:rsidRPr="001F42D3">
        <w:t>Alert Manager</w:t>
      </w:r>
      <w:r w:rsidRPr="001F42D3">
        <w:t>.</w:t>
      </w:r>
    </w:p>
    <w:p w14:paraId="0737A924" w14:textId="349FFCC6" w:rsidR="00B11855" w:rsidRPr="001F42D3" w:rsidRDefault="003D003E" w:rsidP="00AE6681">
      <w:pPr>
        <w:pStyle w:val="BodyText"/>
      </w:pPr>
      <w:r w:rsidRPr="001F42D3">
        <w:t xml:space="preserve">The </w:t>
      </w:r>
      <w:r w:rsidRPr="001F42D3">
        <w:rPr>
          <w:b/>
          <w:color w:val="FF0000"/>
        </w:rPr>
        <w:t>telephony dial string</w:t>
      </w:r>
      <w:r w:rsidRPr="001F42D3">
        <w:t xml:space="preserve"> is an encoded telephony dial string, including any required prefixes, area codes, PBX switch hops, or pauses needed to permit the ACM </w:t>
      </w:r>
      <w:r w:rsidR="00916BBE" w:rsidRPr="001F42D3">
        <w:t>Alert Communicator</w:t>
      </w:r>
      <w:r w:rsidRPr="001F42D3">
        <w:t xml:space="preserve"> endpoint communication device operator to make a telephone call from that device back to a patient’s room or to the observation producer/order filler.</w:t>
      </w:r>
    </w:p>
    <w:p w14:paraId="7D608BA3" w14:textId="3748D5EA" w:rsidR="00B11855" w:rsidRPr="001F42D3" w:rsidRDefault="003D003E" w:rsidP="00AE6681">
      <w:pPr>
        <w:pStyle w:val="BodyText"/>
      </w:pPr>
      <w:r w:rsidRPr="001F42D3">
        <w:t xml:space="preserve">The </w:t>
      </w:r>
      <w:r w:rsidRPr="001F42D3">
        <w:rPr>
          <w:b/>
          <w:color w:val="FF0000"/>
        </w:rPr>
        <w:t>status update</w:t>
      </w:r>
      <w:r w:rsidRPr="001F42D3">
        <w:t xml:space="preserve"> is the string indicating the type of status update that the ACM </w:t>
      </w:r>
      <w:r w:rsidR="00916BBE" w:rsidRPr="001F42D3">
        <w:t>Alert Communicator</w:t>
      </w:r>
      <w:r w:rsidRPr="001F42D3">
        <w:t xml:space="preserve"> is reporting back to the ACM </w:t>
      </w:r>
      <w:r w:rsidR="009E2B46" w:rsidRPr="001F42D3">
        <w:t>Alert Manager</w:t>
      </w:r>
      <w:r w:rsidRPr="001F42D3">
        <w:t xml:space="preserve"> in wctp-Notification. Possible values are as QUEUED, DELIVERED, or READ. Additionally</w:t>
      </w:r>
      <w:r w:rsidR="00F85229" w:rsidRPr="001F42D3">
        <w:t>,</w:t>
      </w:r>
      <w:r w:rsidRPr="001F42D3">
        <w:t xml:space="preserve"> there are the optional IHE PCD ACM </w:t>
      </w:r>
      <w:r w:rsidR="00CA3A2C" w:rsidRPr="001F42D3">
        <w:t>Profile</w:t>
      </w:r>
      <w:r w:rsidRPr="001F42D3">
        <w:t xml:space="preserve"> specific values for IHEPCDCALLBACKSTART and IHEPCDCALLBACKEND in support of Call Back Number phone dialing by the operator of the ACM </w:t>
      </w:r>
      <w:r w:rsidR="00916BBE" w:rsidRPr="001F42D3">
        <w:t>Alert Communicator</w:t>
      </w:r>
      <w:r w:rsidRPr="001F42D3">
        <w:t xml:space="preserve"> endpoint communication device and the resulting telephony call start and call end, the status of which are useful as logged items in alert response analysis.</w:t>
      </w:r>
    </w:p>
    <w:p w14:paraId="7BD9E9F1" w14:textId="08C96754" w:rsidR="00B11855" w:rsidRPr="001F42D3" w:rsidRDefault="003D003E" w:rsidP="00AE6681">
      <w:pPr>
        <w:pStyle w:val="BodyText"/>
      </w:pPr>
      <w:r w:rsidRPr="001F42D3">
        <w:t xml:space="preserve">The </w:t>
      </w:r>
      <w:r w:rsidRPr="001F42D3">
        <w:rPr>
          <w:b/>
          <w:color w:val="FF0000"/>
        </w:rPr>
        <w:t xml:space="preserve">Send Choice n </w:t>
      </w:r>
      <w:r w:rsidRPr="001F42D3">
        <w:t xml:space="preserve">is the prompt component of an MCR request. This is the value used by the ACM </w:t>
      </w:r>
      <w:r w:rsidR="00916BBE" w:rsidRPr="001F42D3">
        <w:t>Alert Communicator</w:t>
      </w:r>
      <w:r w:rsidRPr="001F42D3">
        <w:t xml:space="preserve"> to populate buttons, softkeys, or menu choices on the endpoint communication device for selection by the device operator. There can be multiple. </w:t>
      </w:r>
    </w:p>
    <w:p w14:paraId="71F0BAF5" w14:textId="77777777" w:rsidR="00B11855" w:rsidRPr="001F42D3" w:rsidRDefault="003D003E" w:rsidP="00AE6681">
      <w:pPr>
        <w:pStyle w:val="BodyText"/>
      </w:pPr>
      <w:r w:rsidRPr="001F42D3">
        <w:t xml:space="preserve">The </w:t>
      </w:r>
      <w:r w:rsidRPr="001F42D3">
        <w:rPr>
          <w:b/>
          <w:color w:val="FF0000"/>
        </w:rPr>
        <w:t>Reply Choice n</w:t>
      </w:r>
      <w:r w:rsidRPr="001F42D3">
        <w:t xml:space="preserve"> is the response value component of an MCR request. This value is correlated with its same ordinal occurrence </w:t>
      </w:r>
      <w:r w:rsidRPr="001F42D3">
        <w:rPr>
          <w:b/>
          <w:color w:val="FF0000"/>
        </w:rPr>
        <w:t>Send Choice n</w:t>
      </w:r>
      <w:r w:rsidRPr="001F42D3">
        <w:t xml:space="preserve"> value.</w:t>
      </w:r>
    </w:p>
    <w:p w14:paraId="3B414550" w14:textId="026773B8" w:rsidR="00B11855" w:rsidRPr="001F42D3" w:rsidRDefault="003D003E" w:rsidP="00AE6681">
      <w:pPr>
        <w:pStyle w:val="BodyText"/>
      </w:pPr>
      <w:r w:rsidRPr="001F42D3">
        <w:t xml:space="preserve">The </w:t>
      </w:r>
      <w:r w:rsidRPr="001F42D3">
        <w:rPr>
          <w:b/>
          <w:color w:val="FF0000"/>
        </w:rPr>
        <w:t>response text</w:t>
      </w:r>
      <w:r w:rsidRPr="001F42D3">
        <w:t xml:space="preserve"> is the string sent by the endpoint communication device of the ACM </w:t>
      </w:r>
      <w:r w:rsidR="00916BBE" w:rsidRPr="001F42D3">
        <w:t>Alert Communicator</w:t>
      </w:r>
      <w:r w:rsidRPr="001F42D3">
        <w:t xml:space="preserve"> back to the ACM </w:t>
      </w:r>
      <w:r w:rsidR="009E2B46" w:rsidRPr="001F42D3">
        <w:t>Alert Manager</w:t>
      </w:r>
      <w:r w:rsidRPr="001F42D3">
        <w:t xml:space="preserve"> as the response to a notification message sent from the ACM </w:t>
      </w:r>
      <w:r w:rsidR="009E2B46" w:rsidRPr="001F42D3">
        <w:t>Alert Manager</w:t>
      </w:r>
      <w:r w:rsidRPr="001F42D3">
        <w:t xml:space="preserve"> to the ACM </w:t>
      </w:r>
      <w:r w:rsidR="00916BBE" w:rsidRPr="001F42D3">
        <w:t>Alert Communicator</w:t>
      </w:r>
      <w:r w:rsidRPr="001F42D3">
        <w:t>. In the case of an MCR response the text can be predefined. In the case of non-MCR responses the text can be an unexpected value.</w:t>
      </w:r>
    </w:p>
    <w:p w14:paraId="3030179C" w14:textId="28EC2CA1" w:rsidR="0021200B" w:rsidRPr="001F42D3" w:rsidRDefault="0021200B" w:rsidP="0021200B">
      <w:pPr>
        <w:pStyle w:val="BodyText"/>
      </w:pPr>
      <w:r w:rsidRPr="001F42D3">
        <w:t xml:space="preserve">The </w:t>
      </w:r>
      <w:r w:rsidRPr="001F42D3">
        <w:rPr>
          <w:b/>
        </w:rPr>
        <w:t>actionURI</w:t>
      </w:r>
      <w:r w:rsidRPr="001F42D3">
        <w:t xml:space="preserve"> is the optional URI value which can be included in paired and unpaired MCR options. The URI will be opened on the endpoint communication device when the relevant MCR </w:t>
      </w:r>
      <w:r w:rsidR="00BC309B" w:rsidRPr="001F42D3">
        <w:t>Option</w:t>
      </w:r>
      <w:r w:rsidRPr="001F42D3">
        <w:t xml:space="preserve"> is selected. The AC and AM should coordinate expected values.</w:t>
      </w:r>
    </w:p>
    <w:p w14:paraId="1463817C" w14:textId="40069B6E" w:rsidR="0021200B" w:rsidRPr="001F42D3" w:rsidRDefault="0021200B" w:rsidP="0021200B">
      <w:pPr>
        <w:pStyle w:val="BodyText"/>
      </w:pPr>
      <w:r w:rsidRPr="001F42D3">
        <w:t xml:space="preserve">The </w:t>
      </w:r>
      <w:r w:rsidRPr="001F42D3">
        <w:rPr>
          <w:b/>
        </w:rPr>
        <w:t>actionURIPurpose</w:t>
      </w:r>
      <w:r w:rsidRPr="001F42D3">
        <w:t xml:space="preserve"> is the optional URI description field which provides additional descriptions of what the actionURI is to be used for. The element is required if an actionURI element is included. The AC and AM should coordinate expected values.</w:t>
      </w:r>
    </w:p>
    <w:p w14:paraId="2082793C" w14:textId="12263E85" w:rsidR="009640BC" w:rsidRPr="001F42D3" w:rsidRDefault="009640BC" w:rsidP="009640BC">
      <w:pPr>
        <w:pStyle w:val="BodyText"/>
      </w:pPr>
      <w:r w:rsidRPr="001F42D3">
        <w:lastRenderedPageBreak/>
        <w:t>The participant ID is the unique identifier of a participant in this alert indication as per the Alert Communicator</w:t>
      </w:r>
      <w:r w:rsidR="009424A7" w:rsidRPr="001F42D3">
        <w:t xml:space="preserve">. </w:t>
      </w:r>
      <w:r w:rsidRPr="001F42D3">
        <w:t>The participant name is the name of the participant</w:t>
      </w:r>
      <w:r w:rsidR="009424A7" w:rsidRPr="001F42D3">
        <w:t xml:space="preserve">. </w:t>
      </w:r>
      <w:r w:rsidRPr="001F42D3">
        <w:t>The participant classification is the type of the participant so that the Alert Communicator knows how to process the participant ID</w:t>
      </w:r>
      <w:r w:rsidR="009424A7" w:rsidRPr="001F42D3">
        <w:t xml:space="preserve">. </w:t>
      </w:r>
      <w:r w:rsidRPr="001F42D3">
        <w:t>The available values for classification are DEVICE, PATIENT, or STAFF</w:t>
      </w:r>
      <w:r w:rsidR="009424A7" w:rsidRPr="001F42D3">
        <w:t xml:space="preserve">. </w:t>
      </w:r>
      <w:r w:rsidRPr="001F42D3">
        <w:t>There can be multiple wctp-IHEPCDACMParticipant elements.</w:t>
      </w:r>
    </w:p>
    <w:p w14:paraId="4871B0FD" w14:textId="64E34649" w:rsidR="009640BC" w:rsidRPr="001F42D3" w:rsidRDefault="009640BC" w:rsidP="009640BC">
      <w:pPr>
        <w:pStyle w:val="BodyText"/>
      </w:pPr>
      <w:r w:rsidRPr="001F42D3">
        <w:t>The responder ID is the unique identifier of the person who is assigned to respond to this alert as per the Alert Communicator</w:t>
      </w:r>
      <w:r w:rsidR="009424A7" w:rsidRPr="001F42D3">
        <w:t xml:space="preserve">. </w:t>
      </w:r>
      <w:r w:rsidRPr="001F42D3">
        <w:t>It is up to the Alert Communicator whether it chooses to use the recipient PIN, the responder ID, or a combination of both to route messages.</w:t>
      </w:r>
    </w:p>
    <w:p w14:paraId="4C9FAA9C" w14:textId="530DCC00" w:rsidR="009640BC" w:rsidRPr="001F42D3" w:rsidRDefault="009640BC" w:rsidP="009640BC">
      <w:pPr>
        <w:pStyle w:val="BodyText"/>
      </w:pPr>
      <w:r w:rsidRPr="001F42D3">
        <w:t>The location of an alert is defined by one or more location elements</w:t>
      </w:r>
      <w:r w:rsidR="009424A7" w:rsidRPr="001F42D3">
        <w:t xml:space="preserve">. </w:t>
      </w:r>
      <w:r w:rsidRPr="001F42D3">
        <w:t>These location elements are modeled off of the FHIR</w:t>
      </w:r>
      <w:r w:rsidR="00E20D3D" w:rsidRPr="001F42D3">
        <w:rPr>
          <w:vertAlign w:val="superscript"/>
        </w:rPr>
        <w:t>®</w:t>
      </w:r>
      <w:r w:rsidR="00E20D3D" w:rsidRPr="001F42D3">
        <w:rPr>
          <w:rStyle w:val="FootnoteReference"/>
        </w:rPr>
        <w:footnoteReference w:id="6"/>
      </w:r>
      <w:r w:rsidRPr="001F42D3">
        <w:t xml:space="preserve"> Location resource</w:t>
      </w:r>
      <w:r w:rsidR="009424A7" w:rsidRPr="001F42D3">
        <w:t xml:space="preserve">. </w:t>
      </w:r>
      <w:r w:rsidRPr="001F42D3">
        <w:t>There are attributes for the identifier, description, type, and physical type</w:t>
      </w:r>
      <w:r w:rsidR="009424A7" w:rsidRPr="001F42D3">
        <w:t xml:space="preserve">. </w:t>
      </w:r>
      <w:r w:rsidRPr="001F42D3">
        <w:t>Refer to the FHIR standard for descriptions and available values of these attributes.</w:t>
      </w:r>
    </w:p>
    <w:p w14:paraId="2460EE34" w14:textId="5BD10DCE" w:rsidR="009640BC" w:rsidRPr="001F42D3" w:rsidRDefault="009640BC" w:rsidP="009640BC">
      <w:pPr>
        <w:pStyle w:val="BodyText"/>
      </w:pPr>
      <w:r w:rsidRPr="001F42D3">
        <w:t>The alert timestamp is the timestamp for an alert indication according to the Alert Manager</w:t>
      </w:r>
      <w:r w:rsidR="009424A7" w:rsidRPr="001F42D3">
        <w:t xml:space="preserve">. </w:t>
      </w:r>
      <w:r w:rsidRPr="001F42D3">
        <w:t xml:space="preserve">This corresponds to a value in a </w:t>
      </w:r>
      <w:bookmarkStart w:id="1824" w:name="OLE_LINK17"/>
      <w:bookmarkStart w:id="1825" w:name="OLE_LINK27"/>
      <w:bookmarkStart w:id="1826" w:name="OLE_LINK28"/>
      <w:bookmarkStart w:id="1827" w:name="OLE_LINK29"/>
      <w:bookmarkStart w:id="1828" w:name="OLE_LINK30"/>
      <w:bookmarkStart w:id="1829" w:name="OLE_LINK31"/>
      <w:bookmarkStart w:id="1830" w:name="OLE_LINK32"/>
      <w:bookmarkStart w:id="1831" w:name="OLE_LINK33"/>
      <w:bookmarkStart w:id="1832" w:name="OLE_LINK34"/>
      <w:bookmarkStart w:id="1833" w:name="OLE_LINK35"/>
      <w:bookmarkStart w:id="1834" w:name="OLE_LINK36"/>
      <w:bookmarkStart w:id="1835" w:name="OLE_LINK37"/>
      <w:r w:rsidRPr="001F42D3">
        <w:t xml:space="preserve">Report Alert </w:t>
      </w:r>
      <w:r w:rsidR="00647994" w:rsidRPr="001F42D3">
        <w:t>[PCD-04]</w:t>
      </w:r>
      <w:bookmarkEnd w:id="1824"/>
      <w:bookmarkEnd w:id="1825"/>
      <w:bookmarkEnd w:id="1826"/>
      <w:bookmarkEnd w:id="1827"/>
      <w:bookmarkEnd w:id="1828"/>
      <w:bookmarkEnd w:id="1829"/>
      <w:bookmarkEnd w:id="1830"/>
      <w:bookmarkEnd w:id="1831"/>
      <w:bookmarkEnd w:id="1832"/>
      <w:bookmarkEnd w:id="1833"/>
      <w:bookmarkEnd w:id="1834"/>
      <w:bookmarkEnd w:id="1835"/>
      <w:r w:rsidR="00647994" w:rsidRPr="001F42D3">
        <w:t xml:space="preserve"> </w:t>
      </w:r>
      <w:r w:rsidRPr="001F42D3">
        <w:t>transaction, but it is in the format of a WCTP conformant timestamp (yyyy-mm-ddThh:mm:ss.tt)</w:t>
      </w:r>
      <w:r w:rsidR="009424A7" w:rsidRPr="001F42D3">
        <w:t xml:space="preserve">. </w:t>
      </w:r>
      <w:r w:rsidRPr="001F42D3">
        <w:t xml:space="preserve">For more information, see Section B.8.7 in the IHE </w:t>
      </w:r>
      <w:r w:rsidR="007E67D4" w:rsidRPr="001F42D3">
        <w:t>DEV TF</w:t>
      </w:r>
      <w:r w:rsidRPr="001F42D3">
        <w:t xml:space="preserve"> Volume 2.</w:t>
      </w:r>
    </w:p>
    <w:p w14:paraId="359EF7F7" w14:textId="0DA68E86" w:rsidR="009640BC" w:rsidRPr="001F42D3" w:rsidRDefault="009640BC" w:rsidP="009640BC">
      <w:pPr>
        <w:pStyle w:val="BodyText"/>
      </w:pPr>
      <w:r w:rsidRPr="001F42D3">
        <w:t>The filler order number is the unique identifier for status updates to an alert indication</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B.7.1 in the IHE </w:t>
      </w:r>
      <w:r w:rsidR="007E67D4" w:rsidRPr="001F42D3">
        <w:t>DEV TF</w:t>
      </w:r>
      <w:r w:rsidRPr="001F42D3">
        <w:t xml:space="preserve"> Volume 2.</w:t>
      </w:r>
    </w:p>
    <w:p w14:paraId="2E9B859D" w14:textId="3AD8380D" w:rsidR="009640BC" w:rsidRPr="001F42D3" w:rsidRDefault="009640BC" w:rsidP="009640BC">
      <w:pPr>
        <w:pStyle w:val="BodyText"/>
      </w:pPr>
      <w:r w:rsidRPr="001F42D3">
        <w:t>The parent filler order number is the unique identifier for the original alert indication</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B.7.1 in the IHE </w:t>
      </w:r>
      <w:r w:rsidR="007E67D4" w:rsidRPr="001F42D3">
        <w:t>DEV TF</w:t>
      </w:r>
      <w:r w:rsidRPr="001F42D3">
        <w:t xml:space="preserve"> Volume 2.</w:t>
      </w:r>
    </w:p>
    <w:p w14:paraId="1F61AB6F" w14:textId="06C5342F" w:rsidR="009640BC" w:rsidRPr="001F42D3" w:rsidRDefault="009640BC" w:rsidP="009640BC">
      <w:pPr>
        <w:pStyle w:val="BodyText"/>
      </w:pPr>
      <w:r w:rsidRPr="001F42D3">
        <w:t>The value is the numeric result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00FA7B2C" w14:textId="03001B03" w:rsidR="009640BC" w:rsidRPr="001F42D3" w:rsidRDefault="009640BC" w:rsidP="009640BC">
      <w:pPr>
        <w:pStyle w:val="BodyText"/>
      </w:pPr>
      <w:r w:rsidRPr="001F42D3">
        <w:t>Units is the measurement type of the value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24540327" w14:textId="5E1C2D32" w:rsidR="009640BC" w:rsidRPr="001F42D3" w:rsidRDefault="009640BC" w:rsidP="009640BC">
      <w:pPr>
        <w:pStyle w:val="BodyText"/>
      </w:pPr>
      <w:r w:rsidRPr="001F42D3">
        <w:t>The reference range is the alert range set in the device</w:t>
      </w:r>
      <w:r w:rsidR="009424A7" w:rsidRPr="001F42D3">
        <w:t xml:space="preserve">. </w:t>
      </w:r>
      <w:r w:rsidRPr="001F42D3">
        <w:t xml:space="preserve">This corresponds to a value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4609C38A" w14:textId="564913D1" w:rsidR="009640BC" w:rsidRPr="001F42D3" w:rsidRDefault="009640BC" w:rsidP="009640BC">
      <w:pPr>
        <w:pStyle w:val="BodyText"/>
      </w:pPr>
      <w:r w:rsidRPr="001F42D3">
        <w:t>The abnormality type indicates the type of abnormality described by this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For more information, see Section B.8.5 in the IHE </w:t>
      </w:r>
      <w:r w:rsidR="007E67D4" w:rsidRPr="001F42D3">
        <w:t>DEV TF</w:t>
      </w:r>
      <w:r w:rsidRPr="001F42D3">
        <w:t xml:space="preserve"> Volume 2.</w:t>
      </w:r>
    </w:p>
    <w:p w14:paraId="7F9F5856" w14:textId="11EEEAAA" w:rsidR="009640BC" w:rsidRPr="001F42D3" w:rsidRDefault="009640BC" w:rsidP="009640BC">
      <w:pPr>
        <w:pStyle w:val="BodyText"/>
      </w:pPr>
      <w:r w:rsidRPr="001F42D3">
        <w:t>The event identification is the MDC event code for the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r w:rsidR="00D04981" w:rsidRPr="001F42D3">
        <w:t>.</w:t>
      </w:r>
    </w:p>
    <w:p w14:paraId="1F0CE39D" w14:textId="29CD07AA" w:rsidR="009640BC" w:rsidRPr="001F42D3" w:rsidRDefault="008E0D2A" w:rsidP="009640BC">
      <w:pPr>
        <w:pStyle w:val="BodyText"/>
      </w:pPr>
      <w:r w:rsidRPr="008E0D2A">
        <w:lastRenderedPageBreak/>
        <w:t>The source identification is the physiological measurement, technical source, or advisory responsible for the alert. This corresponds to an observation in a Report Alert [PCD-04] transaction. See Table B.8.5-1 for specific OBX segment instances and field content associated with Facet dot-notation values for alerts.</w:t>
      </w:r>
    </w:p>
    <w:p w14:paraId="4C84C7FD" w14:textId="30335FE2" w:rsidR="009640BC" w:rsidRPr="001F42D3" w:rsidRDefault="009640BC" w:rsidP="009640BC">
      <w:pPr>
        <w:pStyle w:val="BodyText"/>
      </w:pPr>
      <w:r w:rsidRPr="001F42D3">
        <w:t>The event phase is whether the stimulus for the message is the beginning, end, or some other state or state transition of the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 xml:space="preserve">An Alert Manager can use this field to inform an Alert Communicator that a </w:t>
      </w:r>
      <w:r w:rsidR="00901663" w:rsidRPr="001F42D3">
        <w:t>PCD-06</w:t>
      </w:r>
      <w:r w:rsidRPr="001F42D3">
        <w:t xml:space="preserve"> message was sent as a result of an escalation or deescalation</w:t>
      </w:r>
      <w:r w:rsidR="009424A7" w:rsidRPr="001F42D3">
        <w:t xml:space="preserve">. </w:t>
      </w:r>
      <w:r w:rsidRPr="001F42D3">
        <w:t>For more information, see Table B.8.5-1</w:t>
      </w:r>
      <w:r w:rsidR="009424A7" w:rsidRPr="001F42D3">
        <w:t xml:space="preserve">. </w:t>
      </w:r>
    </w:p>
    <w:p w14:paraId="1CF91977" w14:textId="3DF234CC" w:rsidR="009640BC" w:rsidRPr="001F42D3" w:rsidRDefault="009640BC" w:rsidP="009640BC">
      <w:pPr>
        <w:pStyle w:val="BodyText"/>
      </w:pPr>
      <w:r w:rsidRPr="001F42D3">
        <w:t>The alert state is the state of the underlying alert condition at the patient care device</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1B52BAEE" w14:textId="0FE04BD5" w:rsidR="009640BC" w:rsidRPr="001F42D3" w:rsidRDefault="009640BC" w:rsidP="009640BC">
      <w:pPr>
        <w:pStyle w:val="BodyText"/>
      </w:pPr>
      <w:r w:rsidRPr="001F42D3">
        <w:t>The inactivation state is whether or not visual or aural indications at the patient care device are inactivated</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4FDA07FD" w14:textId="1C25F9AF" w:rsidR="009640BC" w:rsidRPr="001F42D3" w:rsidRDefault="009640BC" w:rsidP="009640BC">
      <w:pPr>
        <w:pStyle w:val="BodyText"/>
      </w:pPr>
      <w:r w:rsidRPr="001F42D3">
        <w:t>The alarm priority is the priority of an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5E8F4E4A" w14:textId="77E86831" w:rsidR="009640BC" w:rsidRPr="001F42D3" w:rsidRDefault="009640BC" w:rsidP="009640BC">
      <w:pPr>
        <w:pStyle w:val="BodyText"/>
      </w:pPr>
      <w:r w:rsidRPr="001F42D3">
        <w:t>The alert type is the type of alert</w:t>
      </w:r>
      <w:r w:rsidR="009424A7" w:rsidRPr="001F42D3">
        <w:t xml:space="preserve">. </w:t>
      </w:r>
      <w:r w:rsidRPr="001F42D3">
        <w:t xml:space="preserve">This corresponds to an observation in a </w:t>
      </w:r>
      <w:r w:rsidR="00647994" w:rsidRPr="001F42D3">
        <w:t>Report Alert [PCD-04]</w:t>
      </w:r>
      <w:r w:rsidRPr="001F42D3">
        <w:t xml:space="preserve"> transaction</w:t>
      </w:r>
      <w:r w:rsidR="009424A7" w:rsidRPr="001F42D3">
        <w:t xml:space="preserve">. </w:t>
      </w:r>
      <w:r w:rsidRPr="001F42D3">
        <w:t>For more information, see Table B.8.5-1.</w:t>
      </w:r>
    </w:p>
    <w:p w14:paraId="5881A410" w14:textId="084DC728" w:rsidR="00E64CD9" w:rsidRPr="001F42D3" w:rsidRDefault="00E64CD9" w:rsidP="00CF5627">
      <w:pPr>
        <w:pStyle w:val="TableTitle"/>
      </w:pPr>
      <w:r w:rsidRPr="001F42D3">
        <w:t xml:space="preserve">Table K.7-3: Mapping alert data elements to </w:t>
      </w:r>
      <w:r w:rsidR="00647994" w:rsidRPr="001F42D3">
        <w:t>[PCD-04]</w:t>
      </w:r>
      <w:r w:rsidRPr="001F42D3">
        <w:t xml:space="preserve"> transactions</w:t>
      </w:r>
    </w:p>
    <w:tbl>
      <w:tblPr>
        <w:tblW w:w="867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5887"/>
      </w:tblGrid>
      <w:tr w:rsidR="00E64CD9" w:rsidRPr="001F42D3" w14:paraId="2C45B717" w14:textId="77777777" w:rsidTr="00B34AEB">
        <w:trPr>
          <w:cantSplit/>
          <w:tblHeader/>
        </w:trPr>
        <w:tc>
          <w:tcPr>
            <w:tcW w:w="2790" w:type="dxa"/>
            <w:shd w:val="clear" w:color="auto" w:fill="D0CECE"/>
            <w:hideMark/>
          </w:tcPr>
          <w:p w14:paraId="49291DAE" w14:textId="77777777" w:rsidR="00E64CD9" w:rsidRPr="001F42D3" w:rsidRDefault="00E64CD9" w:rsidP="00CF5627">
            <w:pPr>
              <w:pStyle w:val="TableEntryHeader"/>
            </w:pPr>
            <w:r w:rsidRPr="001F42D3">
              <w:t>Data elements</w:t>
            </w:r>
          </w:p>
        </w:tc>
        <w:tc>
          <w:tcPr>
            <w:tcW w:w="5887" w:type="dxa"/>
            <w:shd w:val="clear" w:color="auto" w:fill="D0CECE"/>
            <w:hideMark/>
          </w:tcPr>
          <w:p w14:paraId="49646A10" w14:textId="2ADDF30B" w:rsidR="00E64CD9" w:rsidRPr="001F42D3" w:rsidRDefault="00647994" w:rsidP="00CF5627">
            <w:pPr>
              <w:pStyle w:val="TableEntryHeader"/>
            </w:pPr>
            <w:r w:rsidRPr="001F42D3">
              <w:t>PCD-04</w:t>
            </w:r>
            <w:r w:rsidR="00E64CD9" w:rsidRPr="001F42D3">
              <w:t xml:space="preserve"> location</w:t>
            </w:r>
          </w:p>
        </w:tc>
      </w:tr>
      <w:tr w:rsidR="00E64CD9" w:rsidRPr="001F42D3" w14:paraId="3A5606CD" w14:textId="77777777" w:rsidTr="00B34AEB">
        <w:trPr>
          <w:cantSplit/>
        </w:trPr>
        <w:tc>
          <w:tcPr>
            <w:tcW w:w="2790" w:type="dxa"/>
            <w:hideMark/>
          </w:tcPr>
          <w:p w14:paraId="098DA794" w14:textId="77777777" w:rsidR="00E64CD9" w:rsidRPr="001F42D3" w:rsidRDefault="00E64CD9" w:rsidP="00CF5627">
            <w:pPr>
              <w:pStyle w:val="TableEntry"/>
            </w:pPr>
            <w:r w:rsidRPr="001F42D3">
              <w:t>Alert timestamp</w:t>
            </w:r>
          </w:p>
        </w:tc>
        <w:tc>
          <w:tcPr>
            <w:tcW w:w="5887" w:type="dxa"/>
            <w:hideMark/>
          </w:tcPr>
          <w:p w14:paraId="1A62916A" w14:textId="77777777" w:rsidR="00E64CD9" w:rsidRPr="001F42D3" w:rsidRDefault="00E64CD9" w:rsidP="00CF5627">
            <w:pPr>
              <w:pStyle w:val="TableEntry"/>
              <w:rPr>
                <w:szCs w:val="18"/>
              </w:rPr>
            </w:pPr>
            <w:r w:rsidRPr="001F42D3">
              <w:rPr>
                <w:szCs w:val="18"/>
              </w:rPr>
              <w:t>Either:</w:t>
            </w:r>
          </w:p>
          <w:p w14:paraId="32854B7E" w14:textId="1BE417F0" w:rsidR="00687A87" w:rsidRPr="001F42D3" w:rsidRDefault="00E64CD9">
            <w:pPr>
              <w:pStyle w:val="ListNumber2"/>
              <w:numPr>
                <w:ilvl w:val="0"/>
                <w:numId w:val="7"/>
              </w:numPr>
              <w:ind w:left="0" w:hanging="2"/>
            </w:pPr>
            <w:r w:rsidRPr="001F42D3">
              <w:rPr>
                <w:sz w:val="18"/>
                <w:szCs w:val="18"/>
              </w:rPr>
              <w:t>OBR-7</w:t>
            </w:r>
          </w:p>
          <w:p w14:paraId="5FFAFA02" w14:textId="77777777" w:rsidR="00E64CD9" w:rsidRPr="001F42D3" w:rsidRDefault="00E64CD9">
            <w:pPr>
              <w:pStyle w:val="ListNumber2"/>
              <w:numPr>
                <w:ilvl w:val="0"/>
                <w:numId w:val="7"/>
              </w:numPr>
              <w:ind w:left="0" w:hanging="2"/>
            </w:pPr>
            <w:r w:rsidRPr="001F42D3">
              <w:rPr>
                <w:sz w:val="18"/>
                <w:szCs w:val="18"/>
              </w:rPr>
              <w:t>OBX-14</w:t>
            </w:r>
          </w:p>
        </w:tc>
      </w:tr>
      <w:tr w:rsidR="00E64CD9" w:rsidRPr="001F42D3" w14:paraId="4232E4F5" w14:textId="77777777" w:rsidTr="00B34AEB">
        <w:trPr>
          <w:cantSplit/>
        </w:trPr>
        <w:tc>
          <w:tcPr>
            <w:tcW w:w="2790" w:type="dxa"/>
            <w:hideMark/>
          </w:tcPr>
          <w:p w14:paraId="114FCBC7" w14:textId="77777777" w:rsidR="00E64CD9" w:rsidRPr="001F42D3" w:rsidRDefault="00E64CD9" w:rsidP="00CF5627">
            <w:pPr>
              <w:pStyle w:val="TableEntry"/>
            </w:pPr>
            <w:r w:rsidRPr="001F42D3">
              <w:t>Filler order number</w:t>
            </w:r>
          </w:p>
        </w:tc>
        <w:tc>
          <w:tcPr>
            <w:tcW w:w="5887" w:type="dxa"/>
            <w:hideMark/>
          </w:tcPr>
          <w:p w14:paraId="3D495AF3" w14:textId="77777777" w:rsidR="00E64CD9" w:rsidRPr="001F42D3" w:rsidRDefault="00E64CD9" w:rsidP="00CF5627">
            <w:pPr>
              <w:pStyle w:val="TableEntry"/>
            </w:pPr>
            <w:r w:rsidRPr="001F42D3">
              <w:t>OBR-3</w:t>
            </w:r>
          </w:p>
        </w:tc>
      </w:tr>
      <w:tr w:rsidR="00E64CD9" w:rsidRPr="001F42D3" w14:paraId="40E9BBC1" w14:textId="77777777" w:rsidTr="00B34AEB">
        <w:trPr>
          <w:cantSplit/>
        </w:trPr>
        <w:tc>
          <w:tcPr>
            <w:tcW w:w="2790" w:type="dxa"/>
            <w:hideMark/>
          </w:tcPr>
          <w:p w14:paraId="35866C30" w14:textId="77777777" w:rsidR="00E64CD9" w:rsidRPr="001F42D3" w:rsidRDefault="00E64CD9" w:rsidP="00CF5627">
            <w:pPr>
              <w:pStyle w:val="TableEntry"/>
            </w:pPr>
            <w:r w:rsidRPr="001F42D3">
              <w:t>Parent filler order number</w:t>
            </w:r>
          </w:p>
        </w:tc>
        <w:tc>
          <w:tcPr>
            <w:tcW w:w="5887" w:type="dxa"/>
            <w:hideMark/>
          </w:tcPr>
          <w:p w14:paraId="00F13779" w14:textId="77777777" w:rsidR="00E64CD9" w:rsidRPr="001F42D3" w:rsidRDefault="00E64CD9" w:rsidP="00CF5627">
            <w:pPr>
              <w:pStyle w:val="TableEntry"/>
            </w:pPr>
            <w:r w:rsidRPr="001F42D3">
              <w:t>OBR-29</w:t>
            </w:r>
          </w:p>
        </w:tc>
      </w:tr>
      <w:tr w:rsidR="00E64CD9" w:rsidRPr="001F42D3" w14:paraId="38835A05" w14:textId="77777777" w:rsidTr="00B34AEB">
        <w:trPr>
          <w:cantSplit/>
        </w:trPr>
        <w:tc>
          <w:tcPr>
            <w:tcW w:w="2790" w:type="dxa"/>
            <w:hideMark/>
          </w:tcPr>
          <w:p w14:paraId="61D4A7B0" w14:textId="77777777" w:rsidR="00E64CD9" w:rsidRPr="001F42D3" w:rsidRDefault="00E64CD9" w:rsidP="00CF5627">
            <w:pPr>
              <w:pStyle w:val="TableEntry"/>
            </w:pPr>
            <w:r w:rsidRPr="001F42D3">
              <w:t>Value</w:t>
            </w:r>
          </w:p>
        </w:tc>
        <w:tc>
          <w:tcPr>
            <w:tcW w:w="5887" w:type="dxa"/>
            <w:hideMark/>
          </w:tcPr>
          <w:p w14:paraId="363208AB" w14:textId="77777777" w:rsidR="00E64CD9" w:rsidRPr="001F42D3" w:rsidRDefault="00E64CD9" w:rsidP="00CF5627">
            <w:pPr>
              <w:pStyle w:val="TableEntry"/>
            </w:pPr>
            <w:r w:rsidRPr="001F42D3">
              <w:t>OBX-5 of OBX segment with Source Identification facet for alerts with a type of Physiological</w:t>
            </w:r>
          </w:p>
        </w:tc>
      </w:tr>
      <w:tr w:rsidR="00E64CD9" w:rsidRPr="001F42D3" w14:paraId="7D6F1FE8" w14:textId="77777777" w:rsidTr="00B34AEB">
        <w:trPr>
          <w:cantSplit/>
        </w:trPr>
        <w:tc>
          <w:tcPr>
            <w:tcW w:w="2790" w:type="dxa"/>
            <w:hideMark/>
          </w:tcPr>
          <w:p w14:paraId="222139C0" w14:textId="77777777" w:rsidR="00E64CD9" w:rsidRPr="001F42D3" w:rsidRDefault="00E64CD9" w:rsidP="00CF5627">
            <w:pPr>
              <w:pStyle w:val="TableEntry"/>
            </w:pPr>
            <w:r w:rsidRPr="001F42D3">
              <w:t>Units</w:t>
            </w:r>
          </w:p>
        </w:tc>
        <w:tc>
          <w:tcPr>
            <w:tcW w:w="5887" w:type="dxa"/>
            <w:hideMark/>
          </w:tcPr>
          <w:p w14:paraId="6FB13C9C" w14:textId="77777777" w:rsidR="00E64CD9" w:rsidRPr="001F42D3" w:rsidRDefault="00E64CD9" w:rsidP="00CF5627">
            <w:pPr>
              <w:pStyle w:val="TableEntry"/>
            </w:pPr>
            <w:r w:rsidRPr="001F42D3">
              <w:t>OBX-6 of OBX segment with Source Identification facet for alerts with a type of Physiological</w:t>
            </w:r>
          </w:p>
        </w:tc>
      </w:tr>
      <w:tr w:rsidR="00E64CD9" w:rsidRPr="001F42D3" w14:paraId="6678C8C4" w14:textId="77777777" w:rsidTr="00B34AEB">
        <w:trPr>
          <w:cantSplit/>
        </w:trPr>
        <w:tc>
          <w:tcPr>
            <w:tcW w:w="2790" w:type="dxa"/>
            <w:hideMark/>
          </w:tcPr>
          <w:p w14:paraId="2B28156C" w14:textId="77777777" w:rsidR="00E64CD9" w:rsidRPr="001F42D3" w:rsidRDefault="00E64CD9" w:rsidP="00CF5627">
            <w:pPr>
              <w:pStyle w:val="TableEntry"/>
            </w:pPr>
            <w:r w:rsidRPr="001F42D3">
              <w:t>Reference range</w:t>
            </w:r>
          </w:p>
        </w:tc>
        <w:tc>
          <w:tcPr>
            <w:tcW w:w="5887" w:type="dxa"/>
            <w:hideMark/>
          </w:tcPr>
          <w:p w14:paraId="3BCA99BD" w14:textId="77777777" w:rsidR="00E64CD9" w:rsidRPr="001F42D3" w:rsidRDefault="00E64CD9" w:rsidP="00CF5627">
            <w:pPr>
              <w:pStyle w:val="TableEntry"/>
            </w:pPr>
            <w:r w:rsidRPr="001F42D3">
              <w:t>OBX-7 of OBX segment with Source Identification facet for alerts with a type of Physiological</w:t>
            </w:r>
          </w:p>
        </w:tc>
      </w:tr>
      <w:tr w:rsidR="00E64CD9" w:rsidRPr="001F42D3" w14:paraId="5D00726E" w14:textId="77777777" w:rsidTr="00B34AEB">
        <w:trPr>
          <w:cantSplit/>
        </w:trPr>
        <w:tc>
          <w:tcPr>
            <w:tcW w:w="2790" w:type="dxa"/>
            <w:hideMark/>
          </w:tcPr>
          <w:p w14:paraId="42BAF0A1" w14:textId="77777777" w:rsidR="00E64CD9" w:rsidRPr="001F42D3" w:rsidRDefault="00E64CD9" w:rsidP="00CF5627">
            <w:pPr>
              <w:pStyle w:val="TableEntry"/>
            </w:pPr>
            <w:r w:rsidRPr="001F42D3">
              <w:t>Abnormality type</w:t>
            </w:r>
          </w:p>
        </w:tc>
        <w:tc>
          <w:tcPr>
            <w:tcW w:w="5887" w:type="dxa"/>
            <w:hideMark/>
          </w:tcPr>
          <w:p w14:paraId="18AE19C5" w14:textId="77777777" w:rsidR="00E64CD9" w:rsidRPr="001F42D3" w:rsidRDefault="00E64CD9" w:rsidP="00CF5627">
            <w:pPr>
              <w:pStyle w:val="TableEntry"/>
            </w:pPr>
            <w:r w:rsidRPr="001F42D3">
              <w:t>Either:</w:t>
            </w:r>
          </w:p>
          <w:p w14:paraId="6A1F66C4" w14:textId="77777777" w:rsidR="00E64CD9" w:rsidRPr="001F42D3" w:rsidRDefault="00E64CD9">
            <w:pPr>
              <w:pStyle w:val="ListNumber2"/>
              <w:numPr>
                <w:ilvl w:val="0"/>
                <w:numId w:val="8"/>
              </w:numPr>
              <w:ind w:left="0" w:hanging="2"/>
              <w:rPr>
                <w:sz w:val="18"/>
                <w:szCs w:val="18"/>
              </w:rPr>
            </w:pPr>
            <w:r w:rsidRPr="001F42D3">
              <w:rPr>
                <w:sz w:val="18"/>
                <w:szCs w:val="18"/>
              </w:rPr>
              <w:t>OBX-5 of OBX segment with Abnormality Type facet</w:t>
            </w:r>
          </w:p>
          <w:p w14:paraId="51B662FD" w14:textId="77777777" w:rsidR="00E64CD9" w:rsidRPr="001F42D3" w:rsidRDefault="00E64CD9">
            <w:pPr>
              <w:pStyle w:val="ListNumber2"/>
              <w:numPr>
                <w:ilvl w:val="0"/>
                <w:numId w:val="7"/>
              </w:numPr>
              <w:ind w:left="0" w:hanging="2"/>
            </w:pPr>
            <w:r w:rsidRPr="001F42D3">
              <w:rPr>
                <w:sz w:val="18"/>
                <w:szCs w:val="18"/>
              </w:rPr>
              <w:t>Component of OBX-8 Abnormal Flags field of OBX segment with Event Identification facet</w:t>
            </w:r>
          </w:p>
        </w:tc>
      </w:tr>
      <w:tr w:rsidR="00E64CD9" w:rsidRPr="001F42D3" w14:paraId="43F38864" w14:textId="77777777" w:rsidTr="00B34AEB">
        <w:trPr>
          <w:cantSplit/>
        </w:trPr>
        <w:tc>
          <w:tcPr>
            <w:tcW w:w="2790" w:type="dxa"/>
            <w:hideMark/>
          </w:tcPr>
          <w:p w14:paraId="7532BCBA" w14:textId="77777777" w:rsidR="00E64CD9" w:rsidRPr="001F42D3" w:rsidRDefault="00E64CD9" w:rsidP="00CF5627">
            <w:pPr>
              <w:pStyle w:val="TableEntry"/>
            </w:pPr>
            <w:r w:rsidRPr="001F42D3">
              <w:t>Event identification</w:t>
            </w:r>
          </w:p>
        </w:tc>
        <w:tc>
          <w:tcPr>
            <w:tcW w:w="5887" w:type="dxa"/>
            <w:hideMark/>
          </w:tcPr>
          <w:p w14:paraId="367F1273" w14:textId="77777777" w:rsidR="00E64CD9" w:rsidRPr="001F42D3" w:rsidRDefault="00E64CD9" w:rsidP="00CF5627">
            <w:pPr>
              <w:pStyle w:val="TableEntry"/>
            </w:pPr>
            <w:r w:rsidRPr="001F42D3">
              <w:t>OBX-5 of OBX segment with Event Identification facet</w:t>
            </w:r>
          </w:p>
        </w:tc>
      </w:tr>
      <w:tr w:rsidR="00E64CD9" w:rsidRPr="001F42D3" w14:paraId="0CF4272D" w14:textId="77777777" w:rsidTr="00B34AEB">
        <w:trPr>
          <w:cantSplit/>
        </w:trPr>
        <w:tc>
          <w:tcPr>
            <w:tcW w:w="2790" w:type="dxa"/>
            <w:hideMark/>
          </w:tcPr>
          <w:p w14:paraId="70C42A29" w14:textId="77777777" w:rsidR="00E64CD9" w:rsidRPr="001F42D3" w:rsidRDefault="00E64CD9" w:rsidP="00CF5627">
            <w:pPr>
              <w:pStyle w:val="TableEntry"/>
            </w:pPr>
            <w:r w:rsidRPr="001F42D3">
              <w:lastRenderedPageBreak/>
              <w:t>Source identification</w:t>
            </w:r>
          </w:p>
        </w:tc>
        <w:tc>
          <w:tcPr>
            <w:tcW w:w="5887" w:type="dxa"/>
            <w:hideMark/>
          </w:tcPr>
          <w:p w14:paraId="30924BD3" w14:textId="77777777" w:rsidR="00E64CD9" w:rsidRPr="001F42D3" w:rsidRDefault="00E64CD9" w:rsidP="00CF5627">
            <w:pPr>
              <w:pStyle w:val="TableEntry"/>
            </w:pPr>
            <w:r w:rsidRPr="001F42D3">
              <w:t>Either:</w:t>
            </w:r>
          </w:p>
          <w:p w14:paraId="7773AAE6" w14:textId="77777777" w:rsidR="00E64CD9" w:rsidRPr="001F42D3" w:rsidRDefault="00E64CD9">
            <w:pPr>
              <w:pStyle w:val="ListNumber2"/>
              <w:numPr>
                <w:ilvl w:val="0"/>
                <w:numId w:val="9"/>
              </w:numPr>
              <w:ind w:left="0" w:hanging="2"/>
              <w:rPr>
                <w:sz w:val="18"/>
                <w:szCs w:val="18"/>
              </w:rPr>
            </w:pPr>
            <w:r w:rsidRPr="001F42D3">
              <w:rPr>
                <w:sz w:val="18"/>
                <w:szCs w:val="18"/>
              </w:rPr>
              <w:t>OBX-3 of OBX segment with Source Identification facet for alerts with a type of Physiological</w:t>
            </w:r>
          </w:p>
          <w:p w14:paraId="2B70442C" w14:textId="77777777" w:rsidR="00E64CD9" w:rsidRPr="001F42D3" w:rsidRDefault="00E64CD9">
            <w:pPr>
              <w:pStyle w:val="ListNumber2"/>
              <w:numPr>
                <w:ilvl w:val="0"/>
                <w:numId w:val="9"/>
              </w:numPr>
              <w:ind w:left="0" w:hanging="2"/>
            </w:pPr>
            <w:r w:rsidRPr="001F42D3">
              <w:rPr>
                <w:sz w:val="18"/>
                <w:szCs w:val="18"/>
              </w:rPr>
              <w:t>OBX-5 of OBX segment with Source Identification facet for other alert types</w:t>
            </w:r>
          </w:p>
        </w:tc>
      </w:tr>
      <w:tr w:rsidR="00E64CD9" w:rsidRPr="001F42D3" w14:paraId="20C57460" w14:textId="77777777" w:rsidTr="00B34AEB">
        <w:trPr>
          <w:cantSplit/>
        </w:trPr>
        <w:tc>
          <w:tcPr>
            <w:tcW w:w="2790" w:type="dxa"/>
            <w:hideMark/>
          </w:tcPr>
          <w:p w14:paraId="0D8F9F00" w14:textId="77777777" w:rsidR="00E64CD9" w:rsidRPr="001F42D3" w:rsidRDefault="00E64CD9" w:rsidP="00CF5627">
            <w:pPr>
              <w:pStyle w:val="TableEntry"/>
            </w:pPr>
            <w:r w:rsidRPr="001F42D3">
              <w:t>Event phase</w:t>
            </w:r>
          </w:p>
        </w:tc>
        <w:tc>
          <w:tcPr>
            <w:tcW w:w="5887" w:type="dxa"/>
            <w:hideMark/>
          </w:tcPr>
          <w:p w14:paraId="59D37893" w14:textId="77777777" w:rsidR="00E64CD9" w:rsidRPr="001F42D3" w:rsidRDefault="00E64CD9" w:rsidP="00CF5627">
            <w:pPr>
              <w:pStyle w:val="TableEntry"/>
            </w:pPr>
            <w:r w:rsidRPr="001F42D3">
              <w:t>OBX-5 of OBX segment with Event Phase facet</w:t>
            </w:r>
          </w:p>
        </w:tc>
      </w:tr>
      <w:tr w:rsidR="00E64CD9" w:rsidRPr="001F42D3" w14:paraId="407AACA2" w14:textId="77777777" w:rsidTr="00B34AEB">
        <w:trPr>
          <w:cantSplit/>
        </w:trPr>
        <w:tc>
          <w:tcPr>
            <w:tcW w:w="2790" w:type="dxa"/>
            <w:hideMark/>
          </w:tcPr>
          <w:p w14:paraId="520E399A" w14:textId="77777777" w:rsidR="00E64CD9" w:rsidRPr="001F42D3" w:rsidRDefault="00E64CD9" w:rsidP="00CF5627">
            <w:pPr>
              <w:pStyle w:val="TableEntry"/>
            </w:pPr>
            <w:r w:rsidRPr="001F42D3">
              <w:t>Alert state</w:t>
            </w:r>
          </w:p>
        </w:tc>
        <w:tc>
          <w:tcPr>
            <w:tcW w:w="5887" w:type="dxa"/>
            <w:hideMark/>
          </w:tcPr>
          <w:p w14:paraId="06C4A1AA" w14:textId="77777777" w:rsidR="00E64CD9" w:rsidRPr="001F42D3" w:rsidRDefault="00E64CD9" w:rsidP="00CF5627">
            <w:pPr>
              <w:pStyle w:val="TableEntry"/>
            </w:pPr>
            <w:r w:rsidRPr="001F42D3">
              <w:t>OBX-5 of OBX segment with Alert State facet</w:t>
            </w:r>
          </w:p>
        </w:tc>
      </w:tr>
      <w:tr w:rsidR="00E64CD9" w:rsidRPr="001F42D3" w14:paraId="768F7542" w14:textId="77777777" w:rsidTr="00B34AEB">
        <w:trPr>
          <w:cantSplit/>
        </w:trPr>
        <w:tc>
          <w:tcPr>
            <w:tcW w:w="2790" w:type="dxa"/>
            <w:hideMark/>
          </w:tcPr>
          <w:p w14:paraId="3D3D8D55" w14:textId="77777777" w:rsidR="00E64CD9" w:rsidRPr="001F42D3" w:rsidRDefault="00E64CD9" w:rsidP="00CF5627">
            <w:pPr>
              <w:pStyle w:val="TableEntry"/>
            </w:pPr>
            <w:r w:rsidRPr="001F42D3">
              <w:t>Inactivation state</w:t>
            </w:r>
          </w:p>
        </w:tc>
        <w:tc>
          <w:tcPr>
            <w:tcW w:w="5887" w:type="dxa"/>
            <w:hideMark/>
          </w:tcPr>
          <w:p w14:paraId="7D63BE7B" w14:textId="77777777" w:rsidR="00E64CD9" w:rsidRPr="001F42D3" w:rsidRDefault="00E64CD9" w:rsidP="00CF5627">
            <w:pPr>
              <w:pStyle w:val="TableEntry"/>
            </w:pPr>
            <w:r w:rsidRPr="001F42D3">
              <w:t>OBX-5 of OBX segment with Inactivation State facet</w:t>
            </w:r>
          </w:p>
        </w:tc>
      </w:tr>
      <w:tr w:rsidR="00E64CD9" w:rsidRPr="001F42D3" w14:paraId="6ADDE7C8" w14:textId="77777777" w:rsidTr="00B34AEB">
        <w:trPr>
          <w:cantSplit/>
        </w:trPr>
        <w:tc>
          <w:tcPr>
            <w:tcW w:w="2790" w:type="dxa"/>
            <w:hideMark/>
          </w:tcPr>
          <w:p w14:paraId="7892597D" w14:textId="77777777" w:rsidR="00E64CD9" w:rsidRPr="001F42D3" w:rsidRDefault="00E64CD9" w:rsidP="00CF5627">
            <w:pPr>
              <w:pStyle w:val="TableEntry"/>
            </w:pPr>
            <w:r w:rsidRPr="001F42D3">
              <w:t>Alarm priority</w:t>
            </w:r>
          </w:p>
        </w:tc>
        <w:tc>
          <w:tcPr>
            <w:tcW w:w="5887" w:type="dxa"/>
            <w:hideMark/>
          </w:tcPr>
          <w:p w14:paraId="217FFBA2" w14:textId="77777777" w:rsidR="00E64CD9" w:rsidRPr="001F42D3" w:rsidRDefault="00E64CD9" w:rsidP="00CF5627">
            <w:pPr>
              <w:pStyle w:val="TableEntry"/>
            </w:pPr>
            <w:r w:rsidRPr="001F42D3">
              <w:t>Either:</w:t>
            </w:r>
          </w:p>
          <w:p w14:paraId="45E54CFE" w14:textId="77777777" w:rsidR="00E64CD9" w:rsidRPr="001F42D3" w:rsidRDefault="00E64CD9">
            <w:pPr>
              <w:pStyle w:val="ListNumber2"/>
              <w:numPr>
                <w:ilvl w:val="0"/>
                <w:numId w:val="10"/>
              </w:numPr>
              <w:ind w:left="0" w:hanging="2"/>
              <w:rPr>
                <w:sz w:val="18"/>
                <w:szCs w:val="18"/>
              </w:rPr>
            </w:pPr>
            <w:r w:rsidRPr="001F42D3">
              <w:rPr>
                <w:sz w:val="18"/>
                <w:szCs w:val="18"/>
              </w:rPr>
              <w:t>OBX-5 of OBX segment with Alarm Priority facet</w:t>
            </w:r>
          </w:p>
          <w:p w14:paraId="08C78FA2" w14:textId="77777777" w:rsidR="00E64CD9" w:rsidRPr="001F42D3" w:rsidRDefault="00E64CD9">
            <w:pPr>
              <w:pStyle w:val="ListNumber2"/>
              <w:numPr>
                <w:ilvl w:val="0"/>
                <w:numId w:val="10"/>
              </w:numPr>
              <w:ind w:left="0" w:hanging="2"/>
            </w:pPr>
            <w:r w:rsidRPr="001F42D3">
              <w:rPr>
                <w:sz w:val="18"/>
                <w:szCs w:val="18"/>
              </w:rPr>
              <w:t>Component of OBX-8 Abnormal Flags field of OBX segment with Event Identification facet</w:t>
            </w:r>
          </w:p>
        </w:tc>
      </w:tr>
      <w:tr w:rsidR="00E64CD9" w:rsidRPr="001F42D3" w14:paraId="7CA304B1" w14:textId="77777777" w:rsidTr="00B34AEB">
        <w:trPr>
          <w:cantSplit/>
        </w:trPr>
        <w:tc>
          <w:tcPr>
            <w:tcW w:w="2790" w:type="dxa"/>
            <w:hideMark/>
          </w:tcPr>
          <w:p w14:paraId="5E11CAC2" w14:textId="77777777" w:rsidR="00E64CD9" w:rsidRPr="001F42D3" w:rsidRDefault="00E64CD9" w:rsidP="00CF5627">
            <w:pPr>
              <w:pStyle w:val="TableEntry"/>
            </w:pPr>
            <w:r w:rsidRPr="001F42D3">
              <w:t>Alert type</w:t>
            </w:r>
          </w:p>
        </w:tc>
        <w:tc>
          <w:tcPr>
            <w:tcW w:w="5887" w:type="dxa"/>
            <w:hideMark/>
          </w:tcPr>
          <w:p w14:paraId="6B9C4BEA" w14:textId="77777777" w:rsidR="00E64CD9" w:rsidRPr="001F42D3" w:rsidRDefault="00E64CD9" w:rsidP="00CF5627">
            <w:pPr>
              <w:pStyle w:val="TableEntry"/>
            </w:pPr>
            <w:r w:rsidRPr="001F42D3">
              <w:t>Either:</w:t>
            </w:r>
          </w:p>
          <w:p w14:paraId="66194F3C" w14:textId="77777777" w:rsidR="00E64CD9" w:rsidRPr="001F42D3" w:rsidRDefault="00E64CD9">
            <w:pPr>
              <w:pStyle w:val="ListNumber2"/>
              <w:numPr>
                <w:ilvl w:val="0"/>
                <w:numId w:val="11"/>
              </w:numPr>
              <w:ind w:left="0" w:hanging="2"/>
              <w:rPr>
                <w:sz w:val="18"/>
                <w:szCs w:val="18"/>
              </w:rPr>
            </w:pPr>
            <w:r w:rsidRPr="001F42D3">
              <w:rPr>
                <w:sz w:val="18"/>
                <w:szCs w:val="18"/>
              </w:rPr>
              <w:t>OBX-5 of OBX segment with Alert Type facet</w:t>
            </w:r>
          </w:p>
          <w:p w14:paraId="74019AF8" w14:textId="77777777" w:rsidR="00E64CD9" w:rsidRPr="001F42D3" w:rsidRDefault="00E64CD9">
            <w:pPr>
              <w:pStyle w:val="ListNumber2"/>
              <w:numPr>
                <w:ilvl w:val="0"/>
                <w:numId w:val="11"/>
              </w:numPr>
              <w:ind w:left="0" w:hanging="2"/>
            </w:pPr>
            <w:r w:rsidRPr="001F42D3">
              <w:rPr>
                <w:sz w:val="18"/>
                <w:szCs w:val="18"/>
              </w:rPr>
              <w:t>Component of OBX-8 Abnormal Flags field of OBX segment with Event Identification facet</w:t>
            </w:r>
          </w:p>
        </w:tc>
      </w:tr>
      <w:tr w:rsidR="00E64CD9" w:rsidRPr="001F42D3" w14:paraId="07385916" w14:textId="77777777" w:rsidTr="00B34AEB">
        <w:trPr>
          <w:cantSplit/>
        </w:trPr>
        <w:tc>
          <w:tcPr>
            <w:tcW w:w="2790" w:type="dxa"/>
            <w:hideMark/>
          </w:tcPr>
          <w:p w14:paraId="14F7EA06" w14:textId="77777777" w:rsidR="00E64CD9" w:rsidRPr="001F42D3" w:rsidRDefault="00E64CD9" w:rsidP="00CF5627">
            <w:pPr>
              <w:pStyle w:val="TableEntry"/>
            </w:pPr>
            <w:r w:rsidRPr="001F42D3">
              <w:t>Location – Point of Care</w:t>
            </w:r>
          </w:p>
        </w:tc>
        <w:tc>
          <w:tcPr>
            <w:tcW w:w="5887" w:type="dxa"/>
            <w:hideMark/>
          </w:tcPr>
          <w:p w14:paraId="05D99511" w14:textId="77777777" w:rsidR="00E64CD9" w:rsidRPr="001F42D3" w:rsidRDefault="00E64CD9" w:rsidP="00CF5627">
            <w:pPr>
              <w:pStyle w:val="TableEntry"/>
            </w:pPr>
            <w:r w:rsidRPr="001F42D3">
              <w:t>PV1-3.1 maps to a wctp-IHEPCDACMLocation element with a type attribute of “HU” as defined in the FHIR ServiceDeliveryLocationRoleType.</w:t>
            </w:r>
          </w:p>
        </w:tc>
      </w:tr>
      <w:tr w:rsidR="00E64CD9" w:rsidRPr="001F42D3" w14:paraId="3652F262" w14:textId="77777777" w:rsidTr="00B34AEB">
        <w:trPr>
          <w:cantSplit/>
        </w:trPr>
        <w:tc>
          <w:tcPr>
            <w:tcW w:w="2790" w:type="dxa"/>
            <w:hideMark/>
          </w:tcPr>
          <w:p w14:paraId="17BE6568" w14:textId="77777777" w:rsidR="00E64CD9" w:rsidRPr="001F42D3" w:rsidRDefault="00E64CD9" w:rsidP="00CF5627">
            <w:pPr>
              <w:pStyle w:val="TableEntry"/>
            </w:pPr>
            <w:r w:rsidRPr="001F42D3">
              <w:t>Location – Room</w:t>
            </w:r>
          </w:p>
        </w:tc>
        <w:tc>
          <w:tcPr>
            <w:tcW w:w="5887" w:type="dxa"/>
            <w:hideMark/>
          </w:tcPr>
          <w:p w14:paraId="7E44F409" w14:textId="77777777" w:rsidR="00E64CD9" w:rsidRPr="001F42D3" w:rsidRDefault="00E64CD9" w:rsidP="00CF5627">
            <w:pPr>
              <w:pStyle w:val="TableEntry"/>
            </w:pPr>
            <w:r w:rsidRPr="001F42D3">
              <w:t>PV1-3.2 maps to a wctp-IHEPCDACMLocation element with a physical type attribute of “ro” as defined in the FHIR Location Physical Type value set.</w:t>
            </w:r>
          </w:p>
        </w:tc>
      </w:tr>
      <w:tr w:rsidR="00E64CD9" w:rsidRPr="001F42D3" w14:paraId="58B5C2D8" w14:textId="77777777" w:rsidTr="00B34AEB">
        <w:trPr>
          <w:cantSplit/>
        </w:trPr>
        <w:tc>
          <w:tcPr>
            <w:tcW w:w="2790" w:type="dxa"/>
            <w:hideMark/>
          </w:tcPr>
          <w:p w14:paraId="27296FD9" w14:textId="77777777" w:rsidR="00E64CD9" w:rsidRPr="001F42D3" w:rsidRDefault="00E64CD9" w:rsidP="00CF5627">
            <w:pPr>
              <w:pStyle w:val="TableEntry"/>
            </w:pPr>
            <w:r w:rsidRPr="001F42D3">
              <w:t>Location – Bed</w:t>
            </w:r>
          </w:p>
        </w:tc>
        <w:tc>
          <w:tcPr>
            <w:tcW w:w="5887" w:type="dxa"/>
            <w:hideMark/>
          </w:tcPr>
          <w:p w14:paraId="7BB48DED" w14:textId="77777777" w:rsidR="00E64CD9" w:rsidRPr="001F42D3" w:rsidRDefault="00E64CD9" w:rsidP="00CF5627">
            <w:pPr>
              <w:pStyle w:val="TableEntry"/>
            </w:pPr>
            <w:r w:rsidRPr="001F42D3">
              <w:t>PV1-3.3 maps to a wctp-IHEPCDACMLocation element with a physical type attribute of “bd” as defined in the FHIR Location Physical Type value set.</w:t>
            </w:r>
          </w:p>
        </w:tc>
      </w:tr>
    </w:tbl>
    <w:p w14:paraId="0B4F78BE" w14:textId="77777777" w:rsidR="00D04981" w:rsidRPr="001F42D3" w:rsidRDefault="00D04981" w:rsidP="00AE6681">
      <w:pPr>
        <w:pStyle w:val="BodyText"/>
      </w:pPr>
    </w:p>
    <w:p w14:paraId="2EBF1B91" w14:textId="25AA24B8" w:rsidR="00166EF7" w:rsidRPr="001F42D3" w:rsidRDefault="00166EF7" w:rsidP="00AE6681">
      <w:pPr>
        <w:pStyle w:val="BodyText"/>
      </w:pPr>
      <w:r w:rsidRPr="001F42D3">
        <w:t>The update action is the action that an ACM AC should take for a previous wctp-SubmitRequest message</w:t>
      </w:r>
      <w:r w:rsidR="009424A7" w:rsidRPr="001F42D3">
        <w:t xml:space="preserve">. </w:t>
      </w:r>
      <w:r w:rsidRPr="001F42D3">
        <w:t>It is sent by an ACM Alert Manager to an ACM Alert Communicator</w:t>
      </w:r>
      <w:r w:rsidR="009424A7" w:rsidRPr="001F42D3">
        <w:t xml:space="preserve">. </w:t>
      </w:r>
      <w:r w:rsidRPr="001F42D3">
        <w:t>The available values are CANCEL, ESCALATE, and DEESCALATE.</w:t>
      </w:r>
    </w:p>
    <w:p w14:paraId="520CCEBA" w14:textId="4989B667" w:rsidR="00B11855" w:rsidRPr="001F42D3" w:rsidRDefault="00CE1CA8" w:rsidP="00B34AEB">
      <w:pPr>
        <w:pStyle w:val="Heading2"/>
        <w:numPr>
          <w:ilvl w:val="0"/>
          <w:numId w:val="0"/>
        </w:numPr>
        <w:rPr>
          <w:noProof w:val="0"/>
        </w:rPr>
      </w:pPr>
      <w:bookmarkStart w:id="1836" w:name="_Toc401769911"/>
      <w:bookmarkStart w:id="1837" w:name="_Toc214889830"/>
      <w:r w:rsidRPr="001F42D3">
        <w:rPr>
          <w:noProof w:val="0"/>
        </w:rPr>
        <w:t xml:space="preserve">K.8 </w:t>
      </w:r>
      <w:r w:rsidR="003D003E" w:rsidRPr="001F42D3">
        <w:rPr>
          <w:noProof w:val="0"/>
        </w:rPr>
        <w:t>WCTP client–server messages and responses</w:t>
      </w:r>
      <w:bookmarkEnd w:id="1836"/>
      <w:bookmarkEnd w:id="1837"/>
    </w:p>
    <w:p w14:paraId="5063860B" w14:textId="77777777" w:rsidR="00B11855" w:rsidRPr="001F42D3" w:rsidRDefault="003D003E" w:rsidP="00AE6681">
      <w:pPr>
        <w:pStyle w:val="BodyText"/>
      </w:pPr>
      <w:r w:rsidRPr="001F42D3">
        <w:t>Sections are indicated as message classification – message type – usage indication</w:t>
      </w:r>
    </w:p>
    <w:p w14:paraId="151A30FC" w14:textId="65D3A9FC" w:rsidR="00B11855" w:rsidRPr="001F42D3" w:rsidRDefault="003D003E" w:rsidP="00AE6681">
      <w:pPr>
        <w:pStyle w:val="BodyText"/>
      </w:pPr>
      <w:r w:rsidRPr="001F42D3">
        <w:t>The message classification is either Administrative or the IHE PCD ACM message (</w:t>
      </w:r>
      <w:r w:rsidR="00901663" w:rsidRPr="001F42D3">
        <w:t>PCD-06</w:t>
      </w:r>
      <w:r w:rsidRPr="001F42D3">
        <w:t xml:space="preserve">, </w:t>
      </w:r>
      <w:r w:rsidR="00901663" w:rsidRPr="001F42D3">
        <w:t>PCD-07</w:t>
      </w:r>
      <w:r w:rsidRPr="001F42D3">
        <w:t>, etc.)</w:t>
      </w:r>
    </w:p>
    <w:p w14:paraId="28D5F6FC" w14:textId="77777777" w:rsidR="00B11855" w:rsidRPr="001F42D3" w:rsidRDefault="003D003E" w:rsidP="00AE6681">
      <w:pPr>
        <w:pStyle w:val="BodyText"/>
      </w:pPr>
      <w:r w:rsidRPr="001F42D3">
        <w:t>The messages type is the WCTP interface specification operation types.</w:t>
      </w:r>
    </w:p>
    <w:p w14:paraId="3370E74E" w14:textId="0064B551" w:rsidR="00B11855" w:rsidRPr="001F42D3" w:rsidRDefault="003D003E" w:rsidP="00AE6681">
      <w:pPr>
        <w:pStyle w:val="BodyText"/>
      </w:pPr>
      <w:r w:rsidRPr="001F42D3">
        <w:t xml:space="preserve">The usage indication is used to distinctively indicate different uses for the same IHE PCD ACM message, like when MCR is not supported, supported but unpaired, or supported and paired, or to convey ACM </w:t>
      </w:r>
      <w:r w:rsidR="00CA3A2C" w:rsidRPr="001F42D3">
        <w:t>Profile</w:t>
      </w:r>
      <w:r w:rsidRPr="001F42D3">
        <w:t xml:space="preserve"> proprietary extensions to WCTP like those needed to convey alert </w:t>
      </w:r>
      <w:r w:rsidRPr="001F42D3">
        <w:lastRenderedPageBreak/>
        <w:t xml:space="preserve">associated evidentiary information from the ACM </w:t>
      </w:r>
      <w:r w:rsidR="009E2B46" w:rsidRPr="001F42D3">
        <w:t>Alert Manager</w:t>
      </w:r>
      <w:r w:rsidRPr="001F42D3">
        <w:t xml:space="preserve"> to the ACM </w:t>
      </w:r>
      <w:r w:rsidR="00916BBE" w:rsidRPr="001F42D3">
        <w:t>Alert Communicator</w:t>
      </w:r>
      <w:r w:rsidRPr="001F42D3">
        <w:t>.</w:t>
      </w:r>
    </w:p>
    <w:p w14:paraId="0D66794D" w14:textId="3F25D1FF" w:rsidR="00B11855" w:rsidRPr="001F42D3" w:rsidRDefault="00CE1CA8" w:rsidP="00B34AEB">
      <w:pPr>
        <w:pStyle w:val="Heading3"/>
        <w:numPr>
          <w:ilvl w:val="0"/>
          <w:numId w:val="0"/>
        </w:numPr>
        <w:rPr>
          <w:noProof w:val="0"/>
        </w:rPr>
      </w:pPr>
      <w:bookmarkStart w:id="1838" w:name="_Toc401769912"/>
      <w:bookmarkStart w:id="1839" w:name="_Toc214889831"/>
      <w:r w:rsidRPr="001F42D3">
        <w:rPr>
          <w:noProof w:val="0"/>
        </w:rPr>
        <w:t xml:space="preserve">K.8.1 </w:t>
      </w:r>
      <w:r w:rsidR="003D003E" w:rsidRPr="001F42D3">
        <w:rPr>
          <w:noProof w:val="0"/>
        </w:rPr>
        <w:t xml:space="preserve">Administrative </w:t>
      </w:r>
      <w:r w:rsidR="00B71DAC" w:rsidRPr="001F42D3">
        <w:rPr>
          <w:noProof w:val="0"/>
        </w:rPr>
        <w:t>–</w:t>
      </w:r>
      <w:r w:rsidR="003D003E" w:rsidRPr="001F42D3">
        <w:rPr>
          <w:noProof w:val="0"/>
        </w:rPr>
        <w:t xml:space="preserve"> wctp-VersionQuery</w:t>
      </w:r>
      <w:bookmarkEnd w:id="1838"/>
      <w:bookmarkEnd w:id="1839"/>
    </w:p>
    <w:p w14:paraId="2F4829E8" w14:textId="328C9308" w:rsidR="00B11855" w:rsidRPr="001F42D3" w:rsidRDefault="003D003E" w:rsidP="00AE6681">
      <w:pPr>
        <w:pStyle w:val="BodyText"/>
        <w:rPr>
          <w:rStyle w:val="Strong"/>
        </w:rPr>
      </w:pPr>
      <w:r w:rsidRPr="001F42D3">
        <w:t xml:space="preserve">This message is used to determine whether or not the WCTP server, the ACM </w:t>
      </w:r>
      <w:r w:rsidR="00916BBE" w:rsidRPr="001F42D3">
        <w:t>Alert Communicator</w:t>
      </w:r>
      <w:r w:rsidRPr="001F42D3">
        <w:t>, supports Multiple Choice Response (MCR) pairs on SubmitRequest messages. See WCTP version above.</w:t>
      </w:r>
    </w:p>
    <w:p w14:paraId="7E7C8630" w14:textId="77777777" w:rsidR="00B11855" w:rsidRPr="001F42D3" w:rsidRDefault="00B11855" w:rsidP="00CF5627">
      <w:pPr>
        <w:pStyle w:val="BodyText"/>
      </w:pPr>
    </w:p>
    <w:p w14:paraId="0A34E8A3" w14:textId="77777777" w:rsidR="00B11855" w:rsidRPr="001F42D3" w:rsidRDefault="003D003E" w:rsidP="00AE6681">
      <w:pPr>
        <w:pStyle w:val="TableXML"/>
        <w:rPr>
          <w:noProof w:val="0"/>
        </w:rPr>
      </w:pPr>
      <w:r w:rsidRPr="001F42D3">
        <w:rPr>
          <w:noProof w:val="0"/>
        </w:rPr>
        <w:t>&lt;?xml version="1.0"?&gt;</w:t>
      </w:r>
    </w:p>
    <w:p w14:paraId="2ACD58CF"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 &gt;</w:t>
      </w:r>
    </w:p>
    <w:p w14:paraId="22D4BB64"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5625BC06" w14:textId="77777777" w:rsidR="00B11855" w:rsidRPr="001F42D3" w:rsidRDefault="003D003E" w:rsidP="00AE6681">
      <w:pPr>
        <w:pStyle w:val="TableXML"/>
        <w:rPr>
          <w:noProof w:val="0"/>
        </w:rPr>
      </w:pPr>
      <w:r w:rsidRPr="001F42D3">
        <w:rPr>
          <w:noProof w:val="0"/>
        </w:rPr>
        <w:t xml:space="preserve">    &lt;wctp-VersionQuery inquirer="</w:t>
      </w:r>
      <w:r w:rsidRPr="001F42D3">
        <w:rPr>
          <w:noProof w:val="0"/>
          <w:color w:val="FF0000"/>
        </w:rPr>
        <w:t>push response URI</w:t>
      </w:r>
      <w:r w:rsidRPr="001F42D3">
        <w:rPr>
          <w:noProof w:val="0"/>
        </w:rPr>
        <w:t>" listDTDs="yes"/&gt;</w:t>
      </w:r>
    </w:p>
    <w:p w14:paraId="00AB2413" w14:textId="77777777" w:rsidR="00B11855" w:rsidRPr="001F42D3" w:rsidRDefault="003D003E" w:rsidP="00AE6681">
      <w:pPr>
        <w:pStyle w:val="TableXML"/>
        <w:rPr>
          <w:noProof w:val="0"/>
        </w:rPr>
      </w:pPr>
      <w:r w:rsidRPr="001F42D3">
        <w:rPr>
          <w:noProof w:val="0"/>
        </w:rPr>
        <w:t>&lt;/wctp-Operation&gt;</w:t>
      </w:r>
    </w:p>
    <w:p w14:paraId="7B0674B3" w14:textId="214F6AC5" w:rsidR="00B11855" w:rsidRPr="001F42D3" w:rsidRDefault="00CE1CA8" w:rsidP="00B34AEB">
      <w:pPr>
        <w:pStyle w:val="Heading3"/>
        <w:numPr>
          <w:ilvl w:val="0"/>
          <w:numId w:val="0"/>
        </w:numPr>
        <w:rPr>
          <w:noProof w:val="0"/>
        </w:rPr>
      </w:pPr>
      <w:bookmarkStart w:id="1840" w:name="_Toc497485679"/>
      <w:bookmarkStart w:id="1841" w:name="_Toc497486016"/>
      <w:bookmarkStart w:id="1842" w:name="_Toc497486243"/>
      <w:bookmarkStart w:id="1843" w:name="_Toc497486520"/>
      <w:bookmarkStart w:id="1844" w:name="_Toc497486747"/>
      <w:bookmarkStart w:id="1845" w:name="_Toc497493616"/>
      <w:bookmarkStart w:id="1846" w:name="_Toc401769913"/>
      <w:bookmarkStart w:id="1847" w:name="_Toc214889832"/>
      <w:bookmarkEnd w:id="1840"/>
      <w:bookmarkEnd w:id="1841"/>
      <w:bookmarkEnd w:id="1842"/>
      <w:bookmarkEnd w:id="1843"/>
      <w:bookmarkEnd w:id="1844"/>
      <w:bookmarkEnd w:id="1845"/>
      <w:r w:rsidRPr="001F42D3">
        <w:rPr>
          <w:noProof w:val="0"/>
        </w:rPr>
        <w:t xml:space="preserve">K.8.2 </w:t>
      </w:r>
      <w:r w:rsidR="003D003E" w:rsidRPr="001F42D3">
        <w:rPr>
          <w:noProof w:val="0"/>
        </w:rPr>
        <w:t xml:space="preserve">Administrative </w:t>
      </w:r>
      <w:r w:rsidR="00B71DAC" w:rsidRPr="001F42D3">
        <w:rPr>
          <w:noProof w:val="0"/>
        </w:rPr>
        <w:t>–</w:t>
      </w:r>
      <w:r w:rsidR="003D003E" w:rsidRPr="001F42D3">
        <w:rPr>
          <w:noProof w:val="0"/>
        </w:rPr>
        <w:t xml:space="preserve"> wctp-VersionResponse</w:t>
      </w:r>
      <w:bookmarkEnd w:id="1846"/>
      <w:bookmarkEnd w:id="1847"/>
    </w:p>
    <w:p w14:paraId="41B7FC40" w14:textId="77777777" w:rsidR="00B11855" w:rsidRPr="001F42D3" w:rsidRDefault="003D003E" w:rsidP="00B07DBC">
      <w:pPr>
        <w:pStyle w:val="BodyText"/>
      </w:pPr>
      <w:r w:rsidRPr="001F42D3">
        <w:t xml:space="preserve">This message is used when </w:t>
      </w:r>
      <w:r w:rsidRPr="001F42D3">
        <w:rPr>
          <w:rStyle w:val="Strong"/>
        </w:rPr>
        <w:t>VersionQuery</w:t>
      </w:r>
      <w:r w:rsidRPr="001F42D3">
        <w:t xml:space="preserve"> operation is not supported.</w:t>
      </w:r>
    </w:p>
    <w:p w14:paraId="4A54FB97" w14:textId="77777777" w:rsidR="00B11855" w:rsidRPr="001F42D3" w:rsidRDefault="00B11855" w:rsidP="00CF5627">
      <w:pPr>
        <w:pStyle w:val="BodyText"/>
      </w:pPr>
    </w:p>
    <w:p w14:paraId="3944AF9D" w14:textId="77777777" w:rsidR="00B11855" w:rsidRPr="001F42D3" w:rsidRDefault="003D003E" w:rsidP="00AE6681">
      <w:pPr>
        <w:pStyle w:val="TableXML"/>
        <w:rPr>
          <w:noProof w:val="0"/>
        </w:rPr>
      </w:pPr>
      <w:r w:rsidRPr="001F42D3">
        <w:rPr>
          <w:noProof w:val="0"/>
        </w:rPr>
        <w:t>&lt;?xml version="1.0"?&gt;</w:t>
      </w:r>
    </w:p>
    <w:p w14:paraId="1B11F91F"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1B8EE0FF"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535A5C18" w14:textId="77777777" w:rsidR="00B11855" w:rsidRPr="001F42D3" w:rsidRDefault="003D003E" w:rsidP="00AE6681">
      <w:pPr>
        <w:pStyle w:val="TableXML"/>
        <w:rPr>
          <w:noProof w:val="0"/>
        </w:rPr>
      </w:pPr>
      <w:r w:rsidRPr="001F42D3">
        <w:rPr>
          <w:noProof w:val="0"/>
        </w:rPr>
        <w:t xml:space="preserve">    &lt;wctp-Confirmation&gt;</w:t>
      </w:r>
    </w:p>
    <w:p w14:paraId="4C8BED2B" w14:textId="77777777" w:rsidR="00B11855" w:rsidRPr="001F42D3" w:rsidRDefault="003D003E" w:rsidP="00AE6681">
      <w:pPr>
        <w:pStyle w:val="TableXML"/>
        <w:rPr>
          <w:noProof w:val="0"/>
        </w:rPr>
      </w:pPr>
      <w:r w:rsidRPr="001F42D3">
        <w:rPr>
          <w:noProof w:val="0"/>
        </w:rPr>
        <w:t xml:space="preserve">        &lt;wctp-Failure errorCode="300" errorText="Operation not supported."&gt;</w:t>
      </w:r>
    </w:p>
    <w:p w14:paraId="2F166C67" w14:textId="77777777" w:rsidR="00B11855" w:rsidRPr="001F42D3" w:rsidRDefault="003D003E" w:rsidP="00AE6681">
      <w:pPr>
        <w:pStyle w:val="TableXML"/>
        <w:rPr>
          <w:noProof w:val="0"/>
        </w:rPr>
      </w:pPr>
      <w:r w:rsidRPr="001F42D3">
        <w:rPr>
          <w:noProof w:val="0"/>
        </w:rPr>
        <w:t xml:space="preserve">        &lt;/wctp-Failure&gt;</w:t>
      </w:r>
    </w:p>
    <w:p w14:paraId="0A4986D6" w14:textId="77777777" w:rsidR="00B11855" w:rsidRPr="001F42D3" w:rsidRDefault="003D003E" w:rsidP="00AE6681">
      <w:pPr>
        <w:pStyle w:val="TableXML"/>
        <w:rPr>
          <w:noProof w:val="0"/>
        </w:rPr>
      </w:pPr>
      <w:r w:rsidRPr="001F42D3">
        <w:rPr>
          <w:noProof w:val="0"/>
        </w:rPr>
        <w:t xml:space="preserve">    &lt;/wctp-Confirmation&gt;</w:t>
      </w:r>
    </w:p>
    <w:p w14:paraId="41C663EF" w14:textId="77777777" w:rsidR="00B11855" w:rsidRPr="001F42D3" w:rsidRDefault="003D003E" w:rsidP="00AE6681">
      <w:pPr>
        <w:pStyle w:val="TableXML"/>
        <w:rPr>
          <w:noProof w:val="0"/>
        </w:rPr>
      </w:pPr>
      <w:r w:rsidRPr="001F42D3">
        <w:rPr>
          <w:noProof w:val="0"/>
        </w:rPr>
        <w:t>&lt;/wctp-Operation&gt;</w:t>
      </w:r>
    </w:p>
    <w:p w14:paraId="0BFB09FC" w14:textId="77777777" w:rsidR="004F1718" w:rsidRPr="001F42D3" w:rsidRDefault="004F1718" w:rsidP="00A92110">
      <w:pPr>
        <w:pStyle w:val="BodyText"/>
      </w:pPr>
    </w:p>
    <w:p w14:paraId="72F49765" w14:textId="55F172FF" w:rsidR="009F4303" w:rsidRPr="001F42D3" w:rsidRDefault="003D003E" w:rsidP="00A92110">
      <w:pPr>
        <w:pStyle w:val="BodyText"/>
      </w:pPr>
      <w:r w:rsidRPr="001F42D3">
        <w:t xml:space="preserve">The assumption to this response is that the ACM </w:t>
      </w:r>
      <w:r w:rsidR="009E2B46" w:rsidRPr="001F42D3">
        <w:t>Alert Manager</w:t>
      </w:r>
      <w:r w:rsidRPr="001F42D3">
        <w:t xml:space="preserve"> is to use only WCTP 1.1 XML messages and not later, e.g., is no support for MCR.</w:t>
      </w:r>
      <w:bookmarkStart w:id="1848" w:name="_Toc401769914"/>
    </w:p>
    <w:p w14:paraId="2C60FA26" w14:textId="758FA6D1" w:rsidR="009F4303" w:rsidRPr="001F42D3" w:rsidRDefault="00CE1CA8" w:rsidP="00B34AEB">
      <w:pPr>
        <w:pStyle w:val="Heading3"/>
        <w:numPr>
          <w:ilvl w:val="0"/>
          <w:numId w:val="0"/>
        </w:numPr>
        <w:rPr>
          <w:noProof w:val="0"/>
        </w:rPr>
      </w:pPr>
      <w:bookmarkStart w:id="1849" w:name="_Toc214889833"/>
      <w:r w:rsidRPr="001F42D3">
        <w:rPr>
          <w:noProof w:val="0"/>
        </w:rPr>
        <w:t xml:space="preserve">K.8.3 </w:t>
      </w:r>
      <w:r w:rsidR="009F4303" w:rsidRPr="001F42D3">
        <w:rPr>
          <w:noProof w:val="0"/>
        </w:rPr>
        <w:t xml:space="preserve">Administrative </w:t>
      </w:r>
      <w:bookmarkStart w:id="1850" w:name="OLE_LINK18"/>
      <w:bookmarkStart w:id="1851" w:name="OLE_LINK19"/>
      <w:bookmarkStart w:id="1852" w:name="OLE_LINK20"/>
      <w:bookmarkStart w:id="1853" w:name="OLE_LINK21"/>
      <w:bookmarkStart w:id="1854" w:name="OLE_LINK22"/>
      <w:bookmarkStart w:id="1855" w:name="OLE_LINK23"/>
      <w:r w:rsidR="009F4303" w:rsidRPr="001F42D3">
        <w:rPr>
          <w:noProof w:val="0"/>
        </w:rPr>
        <w:t>–</w:t>
      </w:r>
      <w:bookmarkEnd w:id="1850"/>
      <w:bookmarkEnd w:id="1851"/>
      <w:bookmarkEnd w:id="1852"/>
      <w:bookmarkEnd w:id="1853"/>
      <w:bookmarkEnd w:id="1854"/>
      <w:bookmarkEnd w:id="1855"/>
      <w:r w:rsidR="009F4303" w:rsidRPr="001F42D3">
        <w:rPr>
          <w:noProof w:val="0"/>
        </w:rPr>
        <w:t xml:space="preserve"> wctp-VersionResponse</w:t>
      </w:r>
      <w:bookmarkEnd w:id="1849"/>
    </w:p>
    <w:bookmarkEnd w:id="1848"/>
    <w:p w14:paraId="1F695268" w14:textId="77777777" w:rsidR="00B11855" w:rsidRPr="001F42D3" w:rsidRDefault="003D003E" w:rsidP="00A92110">
      <w:pPr>
        <w:ind w:hanging="2"/>
      </w:pPr>
      <w:r w:rsidRPr="001F42D3">
        <w:t xml:space="preserve">This message is used when </w:t>
      </w:r>
      <w:r w:rsidRPr="001F42D3">
        <w:rPr>
          <w:rStyle w:val="Strong"/>
        </w:rPr>
        <w:t>Version Query</w:t>
      </w:r>
      <w:r w:rsidRPr="001F42D3">
        <w:t xml:space="preserve"> operation is supported.</w:t>
      </w:r>
    </w:p>
    <w:p w14:paraId="438AD8D3" w14:textId="77777777" w:rsidR="00B11855" w:rsidRPr="001F42D3" w:rsidRDefault="003D003E" w:rsidP="00AE6681">
      <w:pPr>
        <w:pStyle w:val="TableXML"/>
        <w:rPr>
          <w:noProof w:val="0"/>
        </w:rPr>
      </w:pPr>
      <w:r w:rsidRPr="001F42D3">
        <w:rPr>
          <w:noProof w:val="0"/>
        </w:rPr>
        <w:t>&lt;?xml version="1.0" encoding="utf-8"?&gt;</w:t>
      </w:r>
    </w:p>
    <w:p w14:paraId="40ACF968"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6E8F40E"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71E79ECA" w14:textId="77777777" w:rsidR="00B11855" w:rsidRPr="001F42D3" w:rsidRDefault="003D003E" w:rsidP="00AE6681">
      <w:pPr>
        <w:pStyle w:val="TableXML"/>
        <w:rPr>
          <w:noProof w:val="0"/>
        </w:rPr>
      </w:pPr>
      <w:r w:rsidRPr="001F42D3">
        <w:rPr>
          <w:noProof w:val="0"/>
        </w:rPr>
        <w:t xml:space="preserve">    &lt;wctp-VersionResponse inquirer="</w:t>
      </w:r>
      <w:r w:rsidRPr="001F42D3">
        <w:rPr>
          <w:noProof w:val="0"/>
          <w:color w:val="FF0000"/>
        </w:rPr>
        <w:t>push response URI</w:t>
      </w:r>
      <w:r w:rsidRPr="001F42D3">
        <w:rPr>
          <w:noProof w:val="0"/>
        </w:rPr>
        <w:t>" responder="</w:t>
      </w:r>
      <w:r w:rsidRPr="001F42D3">
        <w:rPr>
          <w:noProof w:val="0"/>
          <w:color w:val="FF0000"/>
        </w:rPr>
        <w:t>responder name</w:t>
      </w:r>
      <w:r w:rsidRPr="001F42D3">
        <w:rPr>
          <w:noProof w:val="0"/>
        </w:rPr>
        <w:t>" dateTimeOfRsp="</w:t>
      </w:r>
      <w:r w:rsidRPr="001F42D3">
        <w:rPr>
          <w:noProof w:val="0"/>
          <w:color w:val="FF0000"/>
        </w:rPr>
        <w:t>timestamp</w:t>
      </w:r>
      <w:r w:rsidRPr="001F42D3">
        <w:rPr>
          <w:noProof w:val="0"/>
        </w:rPr>
        <w:t>" dateTimeOfReq="</w:t>
      </w:r>
      <w:r w:rsidRPr="001F42D3">
        <w:rPr>
          <w:noProof w:val="0"/>
          <w:color w:val="FF0000"/>
        </w:rPr>
        <w:t>timestamp</w:t>
      </w:r>
      <w:r w:rsidRPr="001F42D3">
        <w:rPr>
          <w:noProof w:val="0"/>
        </w:rPr>
        <w:t>" invalidAfter="</w:t>
      </w:r>
      <w:r w:rsidRPr="001F42D3">
        <w:rPr>
          <w:noProof w:val="0"/>
          <w:color w:val="FF0000"/>
        </w:rPr>
        <w:t>timestamp</w:t>
      </w:r>
      <w:r w:rsidRPr="001F42D3">
        <w:rPr>
          <w:noProof w:val="0"/>
        </w:rPr>
        <w:t>"&gt;</w:t>
      </w:r>
    </w:p>
    <w:p w14:paraId="5DC3A630" w14:textId="77777777" w:rsidR="00B11855" w:rsidRPr="001F42D3" w:rsidRDefault="003D003E" w:rsidP="00AE6681">
      <w:pPr>
        <w:pStyle w:val="TableXML"/>
        <w:rPr>
          <w:noProof w:val="0"/>
        </w:rPr>
      </w:pPr>
      <w:r w:rsidRPr="001F42D3">
        <w:rPr>
          <w:noProof w:val="0"/>
        </w:rPr>
        <w:t xml:space="preserve">        &lt;wctp-ContactInfo email="</w:t>
      </w:r>
      <w:r w:rsidRPr="001F42D3">
        <w:rPr>
          <w:noProof w:val="0"/>
          <w:color w:val="FF0000"/>
        </w:rPr>
        <w:t>e-mail address</w:t>
      </w:r>
      <w:r w:rsidRPr="001F42D3">
        <w:rPr>
          <w:noProof w:val="0"/>
        </w:rPr>
        <w:t>" phone="</w:t>
      </w:r>
      <w:r w:rsidRPr="001F42D3">
        <w:rPr>
          <w:noProof w:val="0"/>
          <w:color w:val="FF0000"/>
        </w:rPr>
        <w:t>phone number</w:t>
      </w:r>
      <w:r w:rsidRPr="001F42D3">
        <w:rPr>
          <w:noProof w:val="0"/>
        </w:rPr>
        <w:t>" www="</w:t>
      </w:r>
      <w:r w:rsidRPr="001F42D3">
        <w:rPr>
          <w:noProof w:val="0"/>
          <w:color w:val="FF0000"/>
        </w:rPr>
        <w:t>web site</w:t>
      </w:r>
      <w:r w:rsidRPr="001F42D3">
        <w:rPr>
          <w:noProof w:val="0"/>
        </w:rPr>
        <w:t>" info="</w:t>
      </w:r>
      <w:r w:rsidRPr="001F42D3">
        <w:rPr>
          <w:noProof w:val="0"/>
          <w:color w:val="FF0000"/>
        </w:rPr>
        <w:t>info string</w:t>
      </w:r>
      <w:r w:rsidRPr="001F42D3">
        <w:rPr>
          <w:noProof w:val="0"/>
        </w:rPr>
        <w:t>" /&gt;</w:t>
      </w:r>
    </w:p>
    <w:p w14:paraId="35CB748D" w14:textId="77777777" w:rsidR="00B11855" w:rsidRPr="001F42D3" w:rsidRDefault="003D003E" w:rsidP="00AE6681">
      <w:pPr>
        <w:pStyle w:val="TableXML"/>
        <w:rPr>
          <w:noProof w:val="0"/>
        </w:rPr>
      </w:pPr>
      <w:r w:rsidRPr="001F42D3">
        <w:rPr>
          <w:noProof w:val="0"/>
        </w:rPr>
        <w:t xml:space="preserve">        &lt;wctp-DTDSupport supportType="Supported" dtdName=“</w:t>
      </w:r>
      <w:r w:rsidRPr="001F42D3">
        <w:rPr>
          <w:noProof w:val="0"/>
          <w:color w:val="FF0000"/>
        </w:rPr>
        <w:t>WCTP version</w:t>
      </w:r>
      <w:r w:rsidRPr="001F42D3">
        <w:rPr>
          <w:noProof w:val="0"/>
        </w:rPr>
        <w:t>” verToken="11AA" /&gt;</w:t>
      </w:r>
    </w:p>
    <w:p w14:paraId="59431B64" w14:textId="77777777" w:rsidR="00B11855" w:rsidRPr="001F42D3" w:rsidRDefault="003D003E" w:rsidP="00AE6681">
      <w:pPr>
        <w:pStyle w:val="TableXML"/>
        <w:rPr>
          <w:noProof w:val="0"/>
        </w:rPr>
      </w:pPr>
      <w:r w:rsidRPr="001F42D3">
        <w:rPr>
          <w:noProof w:val="0"/>
        </w:rPr>
        <w:t xml:space="preserve">    &lt;/wctp-VersionResponse&gt;</w:t>
      </w:r>
    </w:p>
    <w:p w14:paraId="7E7EA0D1" w14:textId="77777777" w:rsidR="00B11855" w:rsidRPr="001F42D3" w:rsidRDefault="003D003E" w:rsidP="00AE6681">
      <w:pPr>
        <w:pStyle w:val="TableXML"/>
        <w:rPr>
          <w:noProof w:val="0"/>
        </w:rPr>
      </w:pPr>
      <w:r w:rsidRPr="001F42D3">
        <w:rPr>
          <w:noProof w:val="0"/>
        </w:rPr>
        <w:t>&lt;/wctp-Operation&gt;</w:t>
      </w:r>
    </w:p>
    <w:p w14:paraId="5AEC7BCB" w14:textId="77777777" w:rsidR="00B11855" w:rsidRPr="001F42D3" w:rsidRDefault="00B11855" w:rsidP="00CF5627">
      <w:pPr>
        <w:pStyle w:val="BodyText"/>
      </w:pPr>
    </w:p>
    <w:p w14:paraId="3D55FCFA" w14:textId="77777777" w:rsidR="00B11855" w:rsidRPr="001F42D3" w:rsidRDefault="003D003E" w:rsidP="00AE6681">
      <w:pPr>
        <w:pStyle w:val="BodyText"/>
      </w:pPr>
      <w:r w:rsidRPr="001F42D3">
        <w:lastRenderedPageBreak/>
        <w:t xml:space="preserve">A response dtdName of "wctp-dtd-v1r3" indicates support for ACM </w:t>
      </w:r>
      <w:r w:rsidR="00CA3A2C" w:rsidRPr="001F42D3">
        <w:t>Profile</w:t>
      </w:r>
      <w:r w:rsidRPr="001F42D3">
        <w:t xml:space="preserve"> conformant WCTP version 1.3 which indicates support for Multiple Choice Response (MCR) pairs on WCTP SubmitRequest messages. MCR pairs are used to populate soft keys on wireless device operator interfaces and so that the reply value can be vendor specific and still be presented in a vendor agnostic manner. A response of dtdName of "wctp-dtd-v1r2" indicates support for WCTP 1.2 which supports non-paired MCR.</w:t>
      </w:r>
    </w:p>
    <w:p w14:paraId="26D6E1AE" w14:textId="663BDD6F" w:rsidR="00B11855" w:rsidRPr="001F42D3" w:rsidRDefault="00CE1CA8" w:rsidP="00B34AEB">
      <w:pPr>
        <w:pStyle w:val="Heading3"/>
        <w:numPr>
          <w:ilvl w:val="0"/>
          <w:numId w:val="0"/>
        </w:numPr>
        <w:rPr>
          <w:noProof w:val="0"/>
        </w:rPr>
      </w:pPr>
      <w:bookmarkStart w:id="1856" w:name="_Toc401769916"/>
      <w:bookmarkStart w:id="1857" w:name="_Toc214889834"/>
      <w:r w:rsidRPr="001F42D3">
        <w:rPr>
          <w:noProof w:val="0"/>
        </w:rPr>
        <w:t xml:space="preserve">K.8.4 </w:t>
      </w:r>
      <w:r w:rsidR="003D003E" w:rsidRPr="001F42D3">
        <w:rPr>
          <w:noProof w:val="0"/>
        </w:rPr>
        <w:t xml:space="preserve">IHE PCD-06  </w:t>
      </w:r>
      <w:r w:rsidR="00B71DAC" w:rsidRPr="001F42D3">
        <w:rPr>
          <w:noProof w:val="0"/>
        </w:rPr>
        <w:t>–</w:t>
      </w:r>
      <w:r w:rsidR="003D003E" w:rsidRPr="001F42D3">
        <w:rPr>
          <w:noProof w:val="0"/>
        </w:rPr>
        <w:t xml:space="preserve"> wctp-SubmitRequest – no MCR</w:t>
      </w:r>
      <w:bookmarkEnd w:id="1856"/>
      <w:bookmarkEnd w:id="1857"/>
    </w:p>
    <w:p w14:paraId="1C9CA867" w14:textId="1492FF50" w:rsidR="00B11855" w:rsidRPr="001F42D3" w:rsidRDefault="003D003E" w:rsidP="00AE6681">
      <w:pPr>
        <w:pStyle w:val="BodyText"/>
      </w:pPr>
      <w:r w:rsidRPr="001F42D3">
        <w:t xml:space="preserve">This message is used to send a message from the ACM </w:t>
      </w:r>
      <w:r w:rsidR="009E2B46" w:rsidRPr="001F42D3">
        <w:t>Alert Manager</w:t>
      </w:r>
      <w:r w:rsidRPr="001F42D3">
        <w:t xml:space="preserve"> to the ACM </w:t>
      </w:r>
      <w:r w:rsidR="00916BBE" w:rsidRPr="001F42D3">
        <w:t>Alert Communicator</w:t>
      </w:r>
      <w:r w:rsidRPr="001F42D3">
        <w:t xml:space="preserve"> when MCR is not to be indicated because this is either a test message or the ACM </w:t>
      </w:r>
      <w:r w:rsidR="00916BBE" w:rsidRPr="001F42D3">
        <w:t>Alert Communicator</w:t>
      </w:r>
      <w:r w:rsidRPr="001F42D3">
        <w:t xml:space="preserve"> does not support MCR.</w:t>
      </w:r>
    </w:p>
    <w:p w14:paraId="40F5493D" w14:textId="77777777" w:rsidR="00B11855" w:rsidRPr="001F42D3" w:rsidRDefault="00B11855" w:rsidP="00AE6681">
      <w:pPr>
        <w:pStyle w:val="TableXML"/>
        <w:rPr>
          <w:noProof w:val="0"/>
        </w:rPr>
      </w:pPr>
    </w:p>
    <w:p w14:paraId="1D07907D" w14:textId="77777777" w:rsidR="00B11855" w:rsidRPr="001F42D3" w:rsidRDefault="003D003E" w:rsidP="00AE6681">
      <w:pPr>
        <w:pStyle w:val="TableXML"/>
        <w:rPr>
          <w:noProof w:val="0"/>
        </w:rPr>
      </w:pPr>
      <w:r w:rsidRPr="001F42D3">
        <w:rPr>
          <w:noProof w:val="0"/>
        </w:rPr>
        <w:t>&lt;?xml version="1.0"?&gt;</w:t>
      </w:r>
    </w:p>
    <w:p w14:paraId="463ED165"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2F3DC31"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10532F1A" w14:textId="77777777" w:rsidR="00B11855" w:rsidRPr="001F42D3" w:rsidRDefault="003D003E" w:rsidP="00AE6681">
      <w:pPr>
        <w:pStyle w:val="TableXML"/>
        <w:rPr>
          <w:noProof w:val="0"/>
        </w:rPr>
      </w:pPr>
      <w:r w:rsidRPr="001F42D3">
        <w:rPr>
          <w:noProof w:val="0"/>
        </w:rPr>
        <w:t xml:space="preserve">    &lt;wctp-SubmitRequest&gt;</w:t>
      </w:r>
    </w:p>
    <w:p w14:paraId="6242B01E" w14:textId="77777777" w:rsidR="00B11855" w:rsidRPr="001F42D3" w:rsidRDefault="003D003E" w:rsidP="00AE6681">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336B472A" w14:textId="77777777" w:rsidR="00B11855" w:rsidRPr="001F42D3" w:rsidRDefault="003D003E" w:rsidP="00AE6681">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3595EF0C" w14:textId="77777777" w:rsidR="00B11855" w:rsidRPr="001F42D3" w:rsidRDefault="003D003E" w:rsidP="00AE6681">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preformatted="true"/&gt;</w:t>
      </w:r>
    </w:p>
    <w:p w14:paraId="54008290" w14:textId="77777777" w:rsidR="00B11855" w:rsidRPr="001F42D3" w:rsidRDefault="003D003E" w:rsidP="00AE6681">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329DBB09" w14:textId="77777777" w:rsidR="00B11855" w:rsidRPr="001F42D3" w:rsidRDefault="003D003E" w:rsidP="00AE6681">
      <w:pPr>
        <w:pStyle w:val="TableXML"/>
        <w:rPr>
          <w:noProof w:val="0"/>
        </w:rPr>
      </w:pPr>
      <w:r w:rsidRPr="001F42D3">
        <w:rPr>
          <w:noProof w:val="0"/>
        </w:rPr>
        <w:t xml:space="preserve">        &lt;/wctp-SubmitHeader&gt;</w:t>
      </w:r>
    </w:p>
    <w:p w14:paraId="681D113F" w14:textId="77777777" w:rsidR="00B11855" w:rsidRPr="001F42D3" w:rsidRDefault="003D003E" w:rsidP="00AE6681">
      <w:pPr>
        <w:pStyle w:val="TableXML"/>
        <w:rPr>
          <w:noProof w:val="0"/>
        </w:rPr>
      </w:pPr>
      <w:r w:rsidRPr="001F42D3">
        <w:rPr>
          <w:noProof w:val="0"/>
        </w:rPr>
        <w:t xml:space="preserve">        &lt;wctp-Payload&gt;</w:t>
      </w:r>
    </w:p>
    <w:p w14:paraId="3E2B9AF1" w14:textId="77777777" w:rsidR="00B11855" w:rsidRPr="001F42D3" w:rsidRDefault="003D003E" w:rsidP="00AE6681">
      <w:pPr>
        <w:pStyle w:val="TableXML"/>
        <w:rPr>
          <w:noProof w:val="0"/>
        </w:rPr>
      </w:pPr>
      <w:r w:rsidRPr="001F42D3">
        <w:rPr>
          <w:noProof w:val="0"/>
        </w:rPr>
        <w:t xml:space="preserve">            &lt;wctp-Alphanumeric&gt;</w:t>
      </w:r>
      <w:r w:rsidRPr="001F42D3">
        <w:rPr>
          <w:noProof w:val="0"/>
          <w:color w:val="FF0000"/>
        </w:rPr>
        <w:t>notification text</w:t>
      </w:r>
      <w:r w:rsidRPr="001F42D3">
        <w:rPr>
          <w:noProof w:val="0"/>
        </w:rPr>
        <w:t>&lt;/wctp-Alphanumeric&gt;</w:t>
      </w:r>
    </w:p>
    <w:p w14:paraId="29E3EF76" w14:textId="77777777" w:rsidR="00B11855" w:rsidRPr="001F42D3" w:rsidRDefault="003D003E" w:rsidP="00AE6681">
      <w:pPr>
        <w:pStyle w:val="TableXML"/>
        <w:rPr>
          <w:noProof w:val="0"/>
        </w:rPr>
      </w:pPr>
      <w:r w:rsidRPr="001F42D3">
        <w:rPr>
          <w:noProof w:val="0"/>
        </w:rPr>
        <w:t xml:space="preserve">        &lt;/wctp-Payload&gt;</w:t>
      </w:r>
    </w:p>
    <w:p w14:paraId="28664887" w14:textId="77777777" w:rsidR="00B11855" w:rsidRPr="001F42D3" w:rsidRDefault="003D003E" w:rsidP="00AE6681">
      <w:pPr>
        <w:pStyle w:val="TableXML"/>
        <w:rPr>
          <w:noProof w:val="0"/>
        </w:rPr>
      </w:pPr>
      <w:r w:rsidRPr="001F42D3">
        <w:rPr>
          <w:noProof w:val="0"/>
        </w:rPr>
        <w:t xml:space="preserve">    &lt;/wctp-SubmitRequest&gt;</w:t>
      </w:r>
    </w:p>
    <w:p w14:paraId="76F92188" w14:textId="77777777" w:rsidR="00B11855" w:rsidRPr="001F42D3" w:rsidRDefault="003D003E" w:rsidP="00AE6681">
      <w:pPr>
        <w:pStyle w:val="TableXML"/>
        <w:rPr>
          <w:noProof w:val="0"/>
        </w:rPr>
      </w:pPr>
      <w:r w:rsidRPr="001F42D3">
        <w:rPr>
          <w:noProof w:val="0"/>
        </w:rPr>
        <w:t>&lt;/wctp-Operation&gt;</w:t>
      </w:r>
    </w:p>
    <w:p w14:paraId="5DB13A4D" w14:textId="429419B5" w:rsidR="00B11855" w:rsidRPr="001F42D3" w:rsidRDefault="00CE1CA8" w:rsidP="00B34AEB">
      <w:pPr>
        <w:pStyle w:val="Heading3"/>
        <w:numPr>
          <w:ilvl w:val="0"/>
          <w:numId w:val="0"/>
        </w:numPr>
        <w:rPr>
          <w:noProof w:val="0"/>
        </w:rPr>
      </w:pPr>
      <w:bookmarkStart w:id="1858" w:name="_Toc497485683"/>
      <w:bookmarkStart w:id="1859" w:name="_Toc497486020"/>
      <w:bookmarkStart w:id="1860" w:name="_Toc497486247"/>
      <w:bookmarkStart w:id="1861" w:name="_Toc497486524"/>
      <w:bookmarkStart w:id="1862" w:name="_Toc497486751"/>
      <w:bookmarkStart w:id="1863" w:name="_Toc497493620"/>
      <w:bookmarkStart w:id="1864" w:name="_Toc401769917"/>
      <w:bookmarkStart w:id="1865" w:name="_Toc214889835"/>
      <w:bookmarkEnd w:id="1858"/>
      <w:bookmarkEnd w:id="1859"/>
      <w:bookmarkEnd w:id="1860"/>
      <w:bookmarkEnd w:id="1861"/>
      <w:bookmarkEnd w:id="1862"/>
      <w:bookmarkEnd w:id="1863"/>
      <w:r w:rsidRPr="001F42D3">
        <w:rPr>
          <w:noProof w:val="0"/>
        </w:rPr>
        <w:t xml:space="preserve">K.8.5 </w:t>
      </w:r>
      <w:r w:rsidR="003D003E" w:rsidRPr="001F42D3">
        <w:rPr>
          <w:noProof w:val="0"/>
        </w:rPr>
        <w:t xml:space="preserve">IHE PCD-06  </w:t>
      </w:r>
      <w:r w:rsidR="00B71DAC" w:rsidRPr="001F42D3">
        <w:rPr>
          <w:noProof w:val="0"/>
        </w:rPr>
        <w:t>–</w:t>
      </w:r>
      <w:r w:rsidR="003D003E" w:rsidRPr="001F42D3">
        <w:rPr>
          <w:noProof w:val="0"/>
        </w:rPr>
        <w:t xml:space="preserve"> wctp-SubmitRequest – Unpaired MCR</w:t>
      </w:r>
      <w:bookmarkEnd w:id="1864"/>
      <w:bookmarkEnd w:id="1865"/>
    </w:p>
    <w:p w14:paraId="731681DF" w14:textId="12903265" w:rsidR="00B11855" w:rsidRPr="001F42D3" w:rsidRDefault="003D003E" w:rsidP="00AE6681">
      <w:pPr>
        <w:pStyle w:val="BodyText"/>
      </w:pPr>
      <w:r w:rsidRPr="001F42D3">
        <w:t xml:space="preserve">This message is used when the ACM </w:t>
      </w:r>
      <w:r w:rsidR="009E2B46" w:rsidRPr="001F42D3">
        <w:t>Alert Manager</w:t>
      </w:r>
      <w:r w:rsidRPr="001F42D3">
        <w:t xml:space="preserve"> wants to send a message to the ACM </w:t>
      </w:r>
      <w:r w:rsidR="00916BBE" w:rsidRPr="001F42D3">
        <w:t>Alert Communicator</w:t>
      </w:r>
      <w:r w:rsidRPr="001F42D3">
        <w:t xml:space="preserve"> and while MCR is to be indicated the ACM </w:t>
      </w:r>
      <w:r w:rsidR="00916BBE" w:rsidRPr="001F42D3">
        <w:t>Alert Communicator</w:t>
      </w:r>
      <w:r w:rsidRPr="001F42D3">
        <w:t xml:space="preserve"> does not support paired MCR so unpaired MCR is used.</w:t>
      </w:r>
    </w:p>
    <w:p w14:paraId="4181496A" w14:textId="77777777" w:rsidR="00B11855" w:rsidRPr="001F42D3" w:rsidRDefault="00B11855" w:rsidP="00EE391A">
      <w:pPr>
        <w:pStyle w:val="BodyText"/>
      </w:pPr>
    </w:p>
    <w:p w14:paraId="17EA35A9" w14:textId="77777777" w:rsidR="00B11855" w:rsidRPr="001F42D3" w:rsidRDefault="003D003E" w:rsidP="00B07DBC">
      <w:pPr>
        <w:pStyle w:val="TableXML"/>
        <w:rPr>
          <w:noProof w:val="0"/>
        </w:rPr>
      </w:pPr>
      <w:r w:rsidRPr="001F42D3">
        <w:rPr>
          <w:noProof w:val="0"/>
        </w:rPr>
        <w:t>&lt;?xml version="1.0"?&gt;</w:t>
      </w:r>
    </w:p>
    <w:p w14:paraId="0F19592F" w14:textId="77777777" w:rsidR="00B11855" w:rsidRPr="001F42D3" w:rsidRDefault="003D003E" w:rsidP="00B07DBC">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5A7F09CF" w14:textId="77777777" w:rsidR="00B11855" w:rsidRPr="001F42D3" w:rsidRDefault="003D003E" w:rsidP="00B07DBC">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56A82AB5" w14:textId="77777777" w:rsidR="00B11855" w:rsidRPr="001F42D3" w:rsidRDefault="003D003E" w:rsidP="00B07DBC">
      <w:pPr>
        <w:pStyle w:val="TableXML"/>
        <w:rPr>
          <w:noProof w:val="0"/>
        </w:rPr>
      </w:pPr>
      <w:r w:rsidRPr="001F42D3">
        <w:rPr>
          <w:noProof w:val="0"/>
        </w:rPr>
        <w:t xml:space="preserve">    &lt;wctp-SubmitRequest&gt;</w:t>
      </w:r>
    </w:p>
    <w:p w14:paraId="0C7B39CC" w14:textId="77777777" w:rsidR="00B11855" w:rsidRPr="001F42D3" w:rsidRDefault="003D003E" w:rsidP="00B07DBC">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6E650AFE" w14:textId="77777777" w:rsidR="00B11855" w:rsidRPr="001F42D3" w:rsidRDefault="003D003E" w:rsidP="00B07DBC">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3563A1D8" w14:textId="77777777" w:rsidR="00B11855" w:rsidRPr="001F42D3" w:rsidRDefault="003D003E" w:rsidP="00B07DBC">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 notifyWhenRead="true"/&gt;</w:t>
      </w:r>
    </w:p>
    <w:p w14:paraId="4A44A0C7" w14:textId="77777777" w:rsidR="00B11855" w:rsidRPr="001F42D3" w:rsidRDefault="003D003E" w:rsidP="00B07DBC">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45D8CCCE" w14:textId="77777777" w:rsidR="00B11855" w:rsidRPr="001F42D3" w:rsidRDefault="003D003E" w:rsidP="00B07DBC">
      <w:pPr>
        <w:pStyle w:val="TableXML"/>
        <w:rPr>
          <w:noProof w:val="0"/>
        </w:rPr>
      </w:pPr>
      <w:r w:rsidRPr="001F42D3">
        <w:rPr>
          <w:noProof w:val="0"/>
        </w:rPr>
        <w:t xml:space="preserve">        &lt;/wctp-SubmitHeader&gt;</w:t>
      </w:r>
    </w:p>
    <w:p w14:paraId="2935E4DC" w14:textId="77777777" w:rsidR="00B11855" w:rsidRPr="001F42D3" w:rsidRDefault="003D003E" w:rsidP="00B07DBC">
      <w:pPr>
        <w:pStyle w:val="TableXML"/>
        <w:rPr>
          <w:noProof w:val="0"/>
        </w:rPr>
      </w:pPr>
      <w:r w:rsidRPr="001F42D3">
        <w:rPr>
          <w:noProof w:val="0"/>
        </w:rPr>
        <w:lastRenderedPageBreak/>
        <w:t xml:space="preserve">        &lt;wctp-Payload&gt;</w:t>
      </w:r>
    </w:p>
    <w:p w14:paraId="1399A697" w14:textId="77777777" w:rsidR="00B11855" w:rsidRPr="001F42D3" w:rsidRDefault="003D003E" w:rsidP="00B07DBC">
      <w:pPr>
        <w:pStyle w:val="TableXML"/>
        <w:rPr>
          <w:noProof w:val="0"/>
        </w:rPr>
      </w:pPr>
      <w:r w:rsidRPr="001F42D3">
        <w:rPr>
          <w:noProof w:val="0"/>
        </w:rPr>
        <w:t xml:space="preserve">            &lt;wctp-MCR&gt;</w:t>
      </w:r>
    </w:p>
    <w:p w14:paraId="08989A18" w14:textId="77777777" w:rsidR="00B11855" w:rsidRPr="001F42D3" w:rsidRDefault="003D003E" w:rsidP="00B07DBC">
      <w:pPr>
        <w:pStyle w:val="TableXML"/>
        <w:rPr>
          <w:noProof w:val="0"/>
        </w:rPr>
      </w:pPr>
      <w:r w:rsidRPr="001F42D3">
        <w:rPr>
          <w:noProof w:val="0"/>
        </w:rPr>
        <w:t xml:space="preserve">                &lt;wctp-MessageText&gt;</w:t>
      </w:r>
      <w:r w:rsidRPr="001F42D3">
        <w:rPr>
          <w:noProof w:val="0"/>
          <w:color w:val="FF0000"/>
        </w:rPr>
        <w:t>notification text</w:t>
      </w:r>
      <w:r w:rsidRPr="001F42D3">
        <w:rPr>
          <w:noProof w:val="0"/>
        </w:rPr>
        <w:t>&lt;/wctp-MessageText&gt;</w:t>
      </w:r>
    </w:p>
    <w:p w14:paraId="615C36C6" w14:textId="77777777" w:rsidR="00B11855" w:rsidRPr="001F42D3" w:rsidRDefault="003D003E" w:rsidP="00B07DBC">
      <w:pPr>
        <w:pStyle w:val="TableXML"/>
        <w:rPr>
          <w:noProof w:val="0"/>
        </w:rPr>
      </w:pPr>
      <w:r w:rsidRPr="001F42D3">
        <w:rPr>
          <w:noProof w:val="0"/>
        </w:rPr>
        <w:t xml:space="preserve">                &lt;wctp-Choice&gt;Accept&lt;/wctp-Choice&gt;</w:t>
      </w:r>
    </w:p>
    <w:p w14:paraId="29AE42A4" w14:textId="77777777" w:rsidR="00B11855" w:rsidRPr="001F42D3" w:rsidRDefault="003D003E" w:rsidP="00B07DBC">
      <w:pPr>
        <w:pStyle w:val="TableXML"/>
        <w:rPr>
          <w:noProof w:val="0"/>
        </w:rPr>
      </w:pPr>
      <w:r w:rsidRPr="001F42D3">
        <w:rPr>
          <w:noProof w:val="0"/>
        </w:rPr>
        <w:t xml:space="preserve">                &lt;wctp-Choice&gt;Reject&lt;/wctp-Choice&gt;</w:t>
      </w:r>
    </w:p>
    <w:p w14:paraId="7958DC2F" w14:textId="0DD649C3" w:rsidR="004A2E9B" w:rsidRPr="001F42D3" w:rsidRDefault="004A2E9B" w:rsidP="00B07DBC">
      <w:pPr>
        <w:pStyle w:val="TableXML"/>
        <w:rPr>
          <w:noProof w:val="0"/>
        </w:rPr>
      </w:pPr>
      <w:r w:rsidRPr="001F42D3">
        <w:rPr>
          <w:noProof w:val="0"/>
        </w:rPr>
        <w:t xml:space="preserve">                &lt;wctp-Choice actionURI="uriPrefix://action?id=123" actionURIPurpose=”purpose” &gt;Accept&lt;/wctp-Choice&gt;</w:t>
      </w:r>
    </w:p>
    <w:p w14:paraId="1D3F58F5" w14:textId="77777777" w:rsidR="00B11855" w:rsidRPr="001F42D3" w:rsidRDefault="003D003E" w:rsidP="00B07DBC">
      <w:pPr>
        <w:pStyle w:val="TableXML"/>
        <w:rPr>
          <w:noProof w:val="0"/>
        </w:rPr>
      </w:pPr>
      <w:r w:rsidRPr="001F42D3">
        <w:rPr>
          <w:noProof w:val="0"/>
        </w:rPr>
        <w:t xml:space="preserve">            &lt;/wctp-MCR&gt;</w:t>
      </w:r>
    </w:p>
    <w:p w14:paraId="22447E81" w14:textId="77777777" w:rsidR="00B11855" w:rsidRPr="001F42D3" w:rsidRDefault="003D003E" w:rsidP="00B07DBC">
      <w:pPr>
        <w:pStyle w:val="TableXML"/>
        <w:rPr>
          <w:noProof w:val="0"/>
        </w:rPr>
      </w:pPr>
      <w:r w:rsidRPr="001F42D3">
        <w:rPr>
          <w:noProof w:val="0"/>
        </w:rPr>
        <w:t xml:space="preserve">        &lt;/wctp-Payload&gt;</w:t>
      </w:r>
    </w:p>
    <w:p w14:paraId="38B5E9FD" w14:textId="77777777" w:rsidR="00B11855" w:rsidRPr="001F42D3" w:rsidRDefault="003D003E" w:rsidP="00B07DBC">
      <w:pPr>
        <w:pStyle w:val="TableXML"/>
        <w:rPr>
          <w:noProof w:val="0"/>
        </w:rPr>
      </w:pPr>
      <w:r w:rsidRPr="001F42D3">
        <w:rPr>
          <w:noProof w:val="0"/>
        </w:rPr>
        <w:t xml:space="preserve">    &lt;/wctp-SubmitRequest&gt;</w:t>
      </w:r>
    </w:p>
    <w:p w14:paraId="35DE618F" w14:textId="77777777" w:rsidR="00B11855" w:rsidRPr="001F42D3" w:rsidRDefault="003D003E" w:rsidP="00B07DBC">
      <w:pPr>
        <w:pStyle w:val="TableXML"/>
        <w:rPr>
          <w:noProof w:val="0"/>
        </w:rPr>
      </w:pPr>
      <w:r w:rsidRPr="001F42D3">
        <w:rPr>
          <w:noProof w:val="0"/>
        </w:rPr>
        <w:t>&lt;/wctp-Operation&gt;</w:t>
      </w:r>
    </w:p>
    <w:p w14:paraId="1BED9E7A" w14:textId="77777777" w:rsidR="004F1718" w:rsidRPr="001F42D3" w:rsidRDefault="004F1718" w:rsidP="00CF5627">
      <w:pPr>
        <w:pStyle w:val="BodyText"/>
      </w:pPr>
    </w:p>
    <w:p w14:paraId="61A2D61E" w14:textId="6B156ECD" w:rsidR="00B11855" w:rsidRPr="001F42D3" w:rsidRDefault="003D003E" w:rsidP="00AE6681">
      <w:pPr>
        <w:pStyle w:val="BodyText"/>
      </w:pPr>
      <w:r w:rsidRPr="001F42D3">
        <w:t xml:space="preserve">When using unpaired MCR the wctp-Choice value selected by the endpoint device operator is the response data from the WCTP server (the ACM </w:t>
      </w:r>
      <w:r w:rsidR="00916BBE" w:rsidRPr="001F42D3">
        <w:t>Alert Communicator</w:t>
      </w:r>
      <w:r w:rsidRPr="001F42D3">
        <w:t xml:space="preserve">) back to the WCTP client (the ACM </w:t>
      </w:r>
      <w:r w:rsidR="009E2B46" w:rsidRPr="001F42D3">
        <w:t>Alert Manager</w:t>
      </w:r>
      <w:r w:rsidRPr="001F42D3">
        <w:t>).</w:t>
      </w:r>
    </w:p>
    <w:p w14:paraId="205CD142" w14:textId="042D11AD" w:rsidR="004A2E9B" w:rsidRPr="001F42D3" w:rsidRDefault="004A2E9B" w:rsidP="00AE6681">
      <w:pPr>
        <w:pStyle w:val="BodyText"/>
      </w:pPr>
      <w:r w:rsidRPr="001F42D3">
        <w:t xml:space="preserve">Selecting the wctp-Choice with the optional actionURI parameter included will indicate this response back to the AM </w:t>
      </w:r>
      <w:r w:rsidR="00BC309B" w:rsidRPr="001F42D3">
        <w:t>Actor</w:t>
      </w:r>
      <w:r w:rsidRPr="001F42D3">
        <w:t xml:space="preserve"> and open the URI on the device.</w:t>
      </w:r>
    </w:p>
    <w:p w14:paraId="3EFD33E3" w14:textId="7AD118EC" w:rsidR="00B11855" w:rsidRPr="001F42D3" w:rsidRDefault="00CE1CA8" w:rsidP="00B34AEB">
      <w:pPr>
        <w:pStyle w:val="Heading3"/>
        <w:numPr>
          <w:ilvl w:val="0"/>
          <w:numId w:val="0"/>
        </w:numPr>
        <w:rPr>
          <w:noProof w:val="0"/>
        </w:rPr>
      </w:pPr>
      <w:bookmarkStart w:id="1866" w:name="_Toc401769918"/>
      <w:bookmarkStart w:id="1867" w:name="_Toc214889836"/>
      <w:r w:rsidRPr="001F42D3">
        <w:rPr>
          <w:noProof w:val="0"/>
        </w:rPr>
        <w:t xml:space="preserve">K.8.6 </w:t>
      </w:r>
      <w:r w:rsidR="003D003E" w:rsidRPr="001F42D3">
        <w:rPr>
          <w:noProof w:val="0"/>
        </w:rPr>
        <w:t>IHE PCD-06</w:t>
      </w:r>
      <w:bookmarkStart w:id="1868" w:name="OLE_LINK24"/>
      <w:bookmarkStart w:id="1869" w:name="OLE_LINK25"/>
      <w:bookmarkStart w:id="1870" w:name="OLE_LINK26"/>
      <w:r w:rsidR="003D003E" w:rsidRPr="001F42D3">
        <w:rPr>
          <w:noProof w:val="0"/>
        </w:rPr>
        <w:t xml:space="preserve"> </w:t>
      </w:r>
      <w:r w:rsidR="00B71DAC" w:rsidRPr="001F42D3">
        <w:rPr>
          <w:noProof w:val="0"/>
        </w:rPr>
        <w:t>–</w:t>
      </w:r>
      <w:r w:rsidR="003D003E" w:rsidRPr="001F42D3">
        <w:rPr>
          <w:noProof w:val="0"/>
        </w:rPr>
        <w:t xml:space="preserve"> </w:t>
      </w:r>
      <w:bookmarkEnd w:id="1868"/>
      <w:bookmarkEnd w:id="1869"/>
      <w:bookmarkEnd w:id="1870"/>
      <w:r w:rsidR="003D003E" w:rsidRPr="001F42D3">
        <w:rPr>
          <w:noProof w:val="0"/>
        </w:rPr>
        <w:t>wctp-SubmitRequest – Paired MCR</w:t>
      </w:r>
      <w:bookmarkEnd w:id="1866"/>
      <w:bookmarkEnd w:id="1867"/>
    </w:p>
    <w:p w14:paraId="12BC5007" w14:textId="1A64DEF7" w:rsidR="00B11855" w:rsidRPr="001F42D3" w:rsidRDefault="003D003E" w:rsidP="00AE6681">
      <w:pPr>
        <w:pStyle w:val="BodyText"/>
      </w:pPr>
      <w:r w:rsidRPr="001F42D3">
        <w:t xml:space="preserve">This message is used to send a message from the ACM </w:t>
      </w:r>
      <w:r w:rsidR="009E2B46" w:rsidRPr="001F42D3">
        <w:t>Alert Manager</w:t>
      </w:r>
      <w:r w:rsidRPr="001F42D3">
        <w:t xml:space="preserve"> to the ACM </w:t>
      </w:r>
      <w:r w:rsidR="00916BBE" w:rsidRPr="001F42D3">
        <w:t>Alert Communicator</w:t>
      </w:r>
      <w:r w:rsidRPr="001F42D3">
        <w:t xml:space="preserve"> when the ACM </w:t>
      </w:r>
      <w:r w:rsidR="00916BBE" w:rsidRPr="001F42D3">
        <w:t>Alert Communicator</w:t>
      </w:r>
      <w:r w:rsidRPr="001F42D3">
        <w:t xml:space="preserve"> supports paired MCR.</w:t>
      </w:r>
    </w:p>
    <w:p w14:paraId="5D56D7BC" w14:textId="77777777" w:rsidR="00B11855" w:rsidRPr="001F42D3" w:rsidRDefault="00B11855" w:rsidP="00CF5627">
      <w:pPr>
        <w:pStyle w:val="BodyText"/>
      </w:pPr>
    </w:p>
    <w:p w14:paraId="679F342A" w14:textId="77777777" w:rsidR="00B11855" w:rsidRPr="001F42D3" w:rsidRDefault="003D003E" w:rsidP="00AE6681">
      <w:pPr>
        <w:pStyle w:val="TableXML"/>
        <w:rPr>
          <w:noProof w:val="0"/>
        </w:rPr>
      </w:pPr>
      <w:r w:rsidRPr="001F42D3">
        <w:rPr>
          <w:noProof w:val="0"/>
        </w:rPr>
        <w:t>&lt;?xml version="1.0"?&gt;</w:t>
      </w:r>
    </w:p>
    <w:p w14:paraId="61A12C89" w14:textId="77777777" w:rsidR="00B11855" w:rsidRPr="001F42D3" w:rsidRDefault="003D003E" w:rsidP="00AE6681">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F367894" w14:textId="77777777" w:rsidR="00B11855" w:rsidRPr="001F42D3" w:rsidRDefault="003D003E" w:rsidP="00AE6681">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67BCCCC9" w14:textId="77777777" w:rsidR="00B11855" w:rsidRPr="001F42D3" w:rsidRDefault="003D003E" w:rsidP="00AE6681">
      <w:pPr>
        <w:pStyle w:val="TableXML"/>
        <w:rPr>
          <w:noProof w:val="0"/>
        </w:rPr>
      </w:pPr>
      <w:r w:rsidRPr="001F42D3">
        <w:rPr>
          <w:noProof w:val="0"/>
        </w:rPr>
        <w:t xml:space="preserve">    &lt;wctp-SubmitRequest&gt;</w:t>
      </w:r>
    </w:p>
    <w:p w14:paraId="51092125" w14:textId="77777777" w:rsidR="00B11855" w:rsidRPr="001F42D3" w:rsidRDefault="003D003E" w:rsidP="00AE6681">
      <w:pPr>
        <w:pStyle w:val="TableXML"/>
        <w:rPr>
          <w:noProof w:val="0"/>
        </w:rPr>
      </w:pPr>
      <w:r w:rsidRPr="001F42D3">
        <w:rPr>
          <w:noProof w:val="0"/>
        </w:rPr>
        <w:t xml:space="preserve">        &lt;wctp-SubmitHeader submitTimestamp="</w:t>
      </w:r>
      <w:r w:rsidRPr="001F42D3">
        <w:rPr>
          <w:noProof w:val="0"/>
          <w:color w:val="FF0000"/>
        </w:rPr>
        <w:t>timestamp</w:t>
      </w:r>
      <w:r w:rsidRPr="001F42D3">
        <w:rPr>
          <w:noProof w:val="0"/>
        </w:rPr>
        <w:t>"&gt;</w:t>
      </w:r>
    </w:p>
    <w:p w14:paraId="66497862" w14:textId="77777777" w:rsidR="00B11855" w:rsidRPr="001F42D3" w:rsidRDefault="003D003E" w:rsidP="00AE6681">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securityCode="</w:t>
      </w:r>
      <w:r w:rsidRPr="001F42D3">
        <w:rPr>
          <w:noProof w:val="0"/>
          <w:color w:val="FF0000"/>
        </w:rPr>
        <w:t>security code</w:t>
      </w:r>
      <w:r w:rsidRPr="001F42D3">
        <w:rPr>
          <w:noProof w:val="0"/>
        </w:rPr>
        <w:t>"/&gt;</w:t>
      </w:r>
    </w:p>
    <w:p w14:paraId="2B9C2FAE" w14:textId="77777777" w:rsidR="00B11855" w:rsidRPr="001F42D3" w:rsidRDefault="003D003E" w:rsidP="00AE6681">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allowResponse="true" deliveryPriority="</w:t>
      </w:r>
      <w:r w:rsidRPr="001F42D3">
        <w:rPr>
          <w:noProof w:val="0"/>
          <w:color w:val="FF0000"/>
        </w:rPr>
        <w:t>priority</w:t>
      </w:r>
      <w:r w:rsidRPr="001F42D3">
        <w:rPr>
          <w:noProof w:val="0"/>
        </w:rPr>
        <w:t>" notifyWhenDelivered="true" preformatted="true" notifyWhenRead="true"/&gt;</w:t>
      </w:r>
    </w:p>
    <w:p w14:paraId="21DDE527" w14:textId="77777777" w:rsidR="00B11855" w:rsidRPr="001F42D3" w:rsidRDefault="003D003E" w:rsidP="00AE6681">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"/&gt;</w:t>
      </w:r>
    </w:p>
    <w:p w14:paraId="58ACD2D2" w14:textId="77777777" w:rsidR="00B11855" w:rsidRPr="001F42D3" w:rsidRDefault="003D003E" w:rsidP="00AE6681">
      <w:pPr>
        <w:pStyle w:val="TableXML"/>
        <w:rPr>
          <w:noProof w:val="0"/>
        </w:rPr>
      </w:pPr>
      <w:r w:rsidRPr="001F42D3">
        <w:rPr>
          <w:noProof w:val="0"/>
        </w:rPr>
        <w:t xml:space="preserve">        &lt;/wctp-SubmitHeader&gt;</w:t>
      </w:r>
    </w:p>
    <w:p w14:paraId="7920B154" w14:textId="77777777" w:rsidR="00B11855" w:rsidRPr="001F42D3" w:rsidRDefault="003D003E" w:rsidP="00AE6681">
      <w:pPr>
        <w:pStyle w:val="TableXML"/>
        <w:rPr>
          <w:noProof w:val="0"/>
        </w:rPr>
      </w:pPr>
      <w:r w:rsidRPr="001F42D3">
        <w:rPr>
          <w:noProof w:val="0"/>
        </w:rPr>
        <w:t xml:space="preserve">        &lt;wctp-Payload&gt;</w:t>
      </w:r>
    </w:p>
    <w:p w14:paraId="763FEB0F" w14:textId="77777777" w:rsidR="00B11855" w:rsidRPr="001F42D3" w:rsidRDefault="003D003E" w:rsidP="00AE6681">
      <w:pPr>
        <w:pStyle w:val="TableXML"/>
        <w:rPr>
          <w:noProof w:val="0"/>
        </w:rPr>
      </w:pPr>
      <w:r w:rsidRPr="001F42D3">
        <w:rPr>
          <w:noProof w:val="0"/>
        </w:rPr>
        <w:t xml:space="preserve">            &lt;wctp-MCR&gt;</w:t>
      </w:r>
    </w:p>
    <w:p w14:paraId="0D298EEC" w14:textId="77777777" w:rsidR="00B11855" w:rsidRPr="001F42D3" w:rsidRDefault="003D003E" w:rsidP="00AE6681">
      <w:pPr>
        <w:pStyle w:val="TableXML"/>
        <w:rPr>
          <w:noProof w:val="0"/>
        </w:rPr>
      </w:pPr>
      <w:r w:rsidRPr="001F42D3">
        <w:rPr>
          <w:noProof w:val="0"/>
        </w:rPr>
        <w:t xml:space="preserve">                &lt;wctp-MessageText&gt;</w:t>
      </w:r>
      <w:r w:rsidRPr="001F42D3">
        <w:rPr>
          <w:noProof w:val="0"/>
          <w:color w:val="FF0000"/>
        </w:rPr>
        <w:t>notification text</w:t>
      </w:r>
      <w:r w:rsidRPr="001F42D3">
        <w:rPr>
          <w:noProof w:val="0"/>
        </w:rPr>
        <w:t>&lt;/wctp-MessageText&gt;</w:t>
      </w:r>
    </w:p>
    <w:p w14:paraId="0E5C9994" w14:textId="77777777" w:rsidR="00B11855" w:rsidRPr="001F42D3" w:rsidRDefault="003D003E" w:rsidP="00AE6681">
      <w:pPr>
        <w:pStyle w:val="TableXML"/>
        <w:rPr>
          <w:noProof w:val="0"/>
        </w:rPr>
      </w:pPr>
      <w:r w:rsidRPr="001F42D3">
        <w:rPr>
          <w:noProof w:val="0"/>
        </w:rPr>
        <w:t xml:space="preserve">                &lt;wctp-ChoicePair&gt;</w:t>
      </w:r>
    </w:p>
    <w:p w14:paraId="117C6BD4"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Send Choice 1</w:t>
      </w:r>
      <w:r w:rsidRPr="001F42D3">
        <w:rPr>
          <w:noProof w:val="0"/>
        </w:rPr>
        <w:t>&lt;/wctp-SendChoice&gt;</w:t>
      </w:r>
    </w:p>
    <w:p w14:paraId="6D416C2B" w14:textId="77777777" w:rsidR="00B11855" w:rsidRPr="001F42D3" w:rsidRDefault="003D003E" w:rsidP="00AE6681">
      <w:pPr>
        <w:pStyle w:val="TableXML"/>
        <w:rPr>
          <w:noProof w:val="0"/>
        </w:rPr>
      </w:pPr>
      <w:r w:rsidRPr="001F42D3">
        <w:rPr>
          <w:noProof w:val="0"/>
        </w:rPr>
        <w:t xml:space="preserve">                    &lt;wctp-ReplyChoice&gt;</w:t>
      </w:r>
      <w:r w:rsidRPr="001F42D3">
        <w:rPr>
          <w:noProof w:val="0"/>
          <w:color w:val="FF0000"/>
        </w:rPr>
        <w:t>Reply Choice 1</w:t>
      </w:r>
      <w:r w:rsidRPr="001F42D3">
        <w:rPr>
          <w:noProof w:val="0"/>
        </w:rPr>
        <w:t>&lt;/wctp-ReplyChoice&gt;</w:t>
      </w:r>
    </w:p>
    <w:p w14:paraId="01DFAAC1" w14:textId="77777777" w:rsidR="00B11855" w:rsidRPr="001F42D3" w:rsidRDefault="003D003E" w:rsidP="00AE6681">
      <w:pPr>
        <w:pStyle w:val="TableXML"/>
        <w:rPr>
          <w:noProof w:val="0"/>
        </w:rPr>
      </w:pPr>
      <w:r w:rsidRPr="001F42D3">
        <w:rPr>
          <w:noProof w:val="0"/>
        </w:rPr>
        <w:t xml:space="preserve">                &lt;/wctp-ChoicePair&gt;</w:t>
      </w:r>
    </w:p>
    <w:p w14:paraId="7CA66EC6" w14:textId="77777777" w:rsidR="00B11855" w:rsidRPr="001F42D3" w:rsidRDefault="003D003E" w:rsidP="00AE6681">
      <w:pPr>
        <w:pStyle w:val="TableXML"/>
        <w:rPr>
          <w:noProof w:val="0"/>
        </w:rPr>
      </w:pPr>
      <w:r w:rsidRPr="001F42D3">
        <w:rPr>
          <w:noProof w:val="0"/>
        </w:rPr>
        <w:t xml:space="preserve">                &lt;wctp-ChoicePair&gt;</w:t>
      </w:r>
    </w:p>
    <w:p w14:paraId="17F498C5"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 xml:space="preserve"> Send Choice 2</w:t>
      </w:r>
      <w:r w:rsidRPr="001F42D3">
        <w:rPr>
          <w:noProof w:val="0"/>
        </w:rPr>
        <w:t>&lt;/wctp-SendChoice&gt;</w:t>
      </w:r>
    </w:p>
    <w:p w14:paraId="1D958B45" w14:textId="77777777" w:rsidR="00B11855" w:rsidRPr="001F42D3" w:rsidRDefault="003D003E" w:rsidP="00AE6681">
      <w:pPr>
        <w:pStyle w:val="TableXML"/>
        <w:rPr>
          <w:noProof w:val="0"/>
        </w:rPr>
      </w:pPr>
      <w:r w:rsidRPr="001F42D3">
        <w:rPr>
          <w:noProof w:val="0"/>
        </w:rPr>
        <w:t xml:space="preserve">                    &lt;wctp-ReplyChoice</w:t>
      </w:r>
      <w:r w:rsidRPr="001F42D3">
        <w:rPr>
          <w:noProof w:val="0"/>
          <w:color w:val="FF0000"/>
        </w:rPr>
        <w:t xml:space="preserve"> Reply Choice 2</w:t>
      </w:r>
      <w:r w:rsidRPr="001F42D3">
        <w:rPr>
          <w:noProof w:val="0"/>
        </w:rPr>
        <w:t>&lt;/wctp-ReplyChoice&gt;</w:t>
      </w:r>
    </w:p>
    <w:p w14:paraId="0D0C9768" w14:textId="77777777" w:rsidR="00B11855" w:rsidRPr="001F42D3" w:rsidRDefault="003D003E" w:rsidP="00AE6681">
      <w:pPr>
        <w:pStyle w:val="TableXML"/>
        <w:rPr>
          <w:noProof w:val="0"/>
        </w:rPr>
      </w:pPr>
      <w:r w:rsidRPr="001F42D3">
        <w:rPr>
          <w:noProof w:val="0"/>
        </w:rPr>
        <w:t xml:space="preserve">                &lt;/wctp-ChoicePair&gt;</w:t>
      </w:r>
    </w:p>
    <w:p w14:paraId="3719333E" w14:textId="77777777" w:rsidR="00B11855" w:rsidRPr="001F42D3" w:rsidRDefault="003D003E" w:rsidP="00AE6681">
      <w:pPr>
        <w:pStyle w:val="TableXML"/>
        <w:rPr>
          <w:noProof w:val="0"/>
        </w:rPr>
      </w:pPr>
      <w:r w:rsidRPr="001F42D3">
        <w:rPr>
          <w:noProof w:val="0"/>
        </w:rPr>
        <w:lastRenderedPageBreak/>
        <w:t xml:space="preserve">                &lt;wctp-ChoicePair&gt;</w:t>
      </w:r>
    </w:p>
    <w:p w14:paraId="5CCFAFC8" w14:textId="77777777" w:rsidR="00B11855" w:rsidRPr="001F42D3" w:rsidRDefault="003D003E" w:rsidP="00AE6681">
      <w:pPr>
        <w:pStyle w:val="TableXML"/>
        <w:rPr>
          <w:noProof w:val="0"/>
        </w:rPr>
      </w:pPr>
      <w:r w:rsidRPr="001F42D3">
        <w:rPr>
          <w:noProof w:val="0"/>
        </w:rPr>
        <w:t xml:space="preserve">                    &lt;wctp-SendChoice&gt;</w:t>
      </w:r>
      <w:r w:rsidRPr="001F42D3">
        <w:rPr>
          <w:noProof w:val="0"/>
          <w:color w:val="FF0000"/>
        </w:rPr>
        <w:t xml:space="preserve"> Send Choice 3</w:t>
      </w:r>
      <w:r w:rsidRPr="001F42D3">
        <w:rPr>
          <w:noProof w:val="0"/>
        </w:rPr>
        <w:t>&lt;/wctp-SendChoice&gt;</w:t>
      </w:r>
    </w:p>
    <w:p w14:paraId="269778D4" w14:textId="77777777" w:rsidR="00B11855" w:rsidRPr="001F42D3" w:rsidRDefault="003D003E" w:rsidP="00AE6681">
      <w:pPr>
        <w:pStyle w:val="TableXML"/>
        <w:rPr>
          <w:noProof w:val="0"/>
        </w:rPr>
      </w:pPr>
      <w:r w:rsidRPr="001F42D3">
        <w:rPr>
          <w:noProof w:val="0"/>
        </w:rPr>
        <w:t xml:space="preserve">                    &lt;wctp-ReplyChoice&gt;</w:t>
      </w:r>
      <w:r w:rsidRPr="001F42D3">
        <w:rPr>
          <w:noProof w:val="0"/>
          <w:color w:val="FF0000"/>
        </w:rPr>
        <w:t xml:space="preserve"> Reply Choice 3</w:t>
      </w:r>
      <w:r w:rsidRPr="001F42D3">
        <w:rPr>
          <w:noProof w:val="0"/>
        </w:rPr>
        <w:t>&lt;/wctp-ReplyChoice&gt;</w:t>
      </w:r>
    </w:p>
    <w:p w14:paraId="1C032972" w14:textId="77777777" w:rsidR="00B11855" w:rsidRPr="001F42D3" w:rsidRDefault="003D003E" w:rsidP="00AE6681">
      <w:pPr>
        <w:pStyle w:val="TableXML"/>
        <w:rPr>
          <w:noProof w:val="0"/>
        </w:rPr>
      </w:pPr>
      <w:r w:rsidRPr="001F42D3">
        <w:rPr>
          <w:noProof w:val="0"/>
        </w:rPr>
        <w:t xml:space="preserve">                &lt;/wctp-ChoicePair&gt;</w:t>
      </w:r>
    </w:p>
    <w:p w14:paraId="00E95183" w14:textId="5A46A263" w:rsidR="00430811" w:rsidRPr="001F42D3" w:rsidRDefault="00430811" w:rsidP="00AE6681">
      <w:pPr>
        <w:pStyle w:val="TableXML"/>
        <w:rPr>
          <w:noProof w:val="0"/>
        </w:rPr>
      </w:pPr>
      <w:r w:rsidRPr="001F42D3">
        <w:rPr>
          <w:noProof w:val="0"/>
        </w:rPr>
        <w:t xml:space="preserve">                &lt;wctp-SendChoice actionURI="uriPrefix://action?id=123" actionURIPurpose=”purpose” &gt;Send Choice 1&lt;/wctp-SendChoice&gt;</w:t>
      </w:r>
    </w:p>
    <w:p w14:paraId="4059B861" w14:textId="77777777" w:rsidR="00B11855" w:rsidRPr="001F42D3" w:rsidRDefault="003D003E" w:rsidP="00AE6681">
      <w:pPr>
        <w:pStyle w:val="TableXML"/>
        <w:rPr>
          <w:noProof w:val="0"/>
        </w:rPr>
      </w:pPr>
      <w:r w:rsidRPr="001F42D3">
        <w:rPr>
          <w:noProof w:val="0"/>
        </w:rPr>
        <w:t xml:space="preserve">            &lt;/wctp-MCR&gt;</w:t>
      </w:r>
    </w:p>
    <w:p w14:paraId="4D034365" w14:textId="77777777" w:rsidR="00B11855" w:rsidRPr="001F42D3" w:rsidRDefault="003D003E" w:rsidP="00AE6681">
      <w:pPr>
        <w:pStyle w:val="TableXML"/>
        <w:rPr>
          <w:noProof w:val="0"/>
        </w:rPr>
      </w:pPr>
      <w:r w:rsidRPr="001F42D3">
        <w:rPr>
          <w:noProof w:val="0"/>
        </w:rPr>
        <w:t xml:space="preserve">        &lt;/wctp-Payload&gt;</w:t>
      </w:r>
    </w:p>
    <w:p w14:paraId="113D5196" w14:textId="77777777" w:rsidR="00B11855" w:rsidRPr="001F42D3" w:rsidRDefault="003D003E" w:rsidP="00AE6681">
      <w:pPr>
        <w:pStyle w:val="TableXML"/>
        <w:rPr>
          <w:noProof w:val="0"/>
        </w:rPr>
      </w:pPr>
      <w:r w:rsidRPr="001F42D3">
        <w:rPr>
          <w:noProof w:val="0"/>
        </w:rPr>
        <w:t xml:space="preserve">    &lt;/wctp-SubmitRequest&gt;</w:t>
      </w:r>
    </w:p>
    <w:p w14:paraId="786F9D70" w14:textId="77777777" w:rsidR="00B11855" w:rsidRPr="001F42D3" w:rsidRDefault="003D003E" w:rsidP="00AE6681">
      <w:pPr>
        <w:pStyle w:val="TableXML"/>
        <w:rPr>
          <w:noProof w:val="0"/>
        </w:rPr>
      </w:pPr>
      <w:r w:rsidRPr="001F42D3">
        <w:rPr>
          <w:noProof w:val="0"/>
        </w:rPr>
        <w:t>&lt;/wctp-Operation&gt;</w:t>
      </w:r>
    </w:p>
    <w:p w14:paraId="6E7962B8" w14:textId="77777777" w:rsidR="004F1718" w:rsidRPr="001F42D3" w:rsidRDefault="004F1718" w:rsidP="00AF07D0">
      <w:pPr>
        <w:pStyle w:val="BodyText"/>
      </w:pPr>
    </w:p>
    <w:p w14:paraId="78F9F80E" w14:textId="2ACA6E4B" w:rsidR="00B11855" w:rsidRPr="001F42D3" w:rsidRDefault="003D003E" w:rsidP="00AF07D0">
      <w:pPr>
        <w:pStyle w:val="BodyText"/>
      </w:pPr>
      <w:r w:rsidRPr="001F42D3">
        <w:t xml:space="preserve">When using a paired MCR the selectable values presented to the endpoint device operator are in the wctp-SendChoice elements. Once selected the correlated reply value sent to the WCTP client (the ACM </w:t>
      </w:r>
      <w:r w:rsidR="009E2B46" w:rsidRPr="001F42D3">
        <w:t>Alert Manager</w:t>
      </w:r>
      <w:r w:rsidRPr="001F42D3">
        <w:t>) is in the wctp-ReplyChoice element.</w:t>
      </w:r>
    </w:p>
    <w:p w14:paraId="069129BD" w14:textId="500BC741" w:rsidR="00430811" w:rsidRPr="001F42D3" w:rsidRDefault="00430811" w:rsidP="00AF07D0">
      <w:pPr>
        <w:pStyle w:val="BodyText"/>
      </w:pPr>
      <w:r w:rsidRPr="001F42D3">
        <w:t xml:space="preserve">Selecting the wctp-SendChoice with the optional actionURI parameter included will indicate this response back to the AM </w:t>
      </w:r>
      <w:r w:rsidR="00BC309B" w:rsidRPr="001F42D3">
        <w:t>Actor</w:t>
      </w:r>
      <w:r w:rsidRPr="001F42D3">
        <w:t xml:space="preserve"> and open the URI on the device.</w:t>
      </w:r>
    </w:p>
    <w:p w14:paraId="28AE3915" w14:textId="11849FC7" w:rsidR="00B11855" w:rsidRPr="001F42D3" w:rsidRDefault="00CE1CA8" w:rsidP="00B34AEB">
      <w:pPr>
        <w:pStyle w:val="Heading3"/>
        <w:numPr>
          <w:ilvl w:val="0"/>
          <w:numId w:val="0"/>
        </w:numPr>
        <w:rPr>
          <w:noProof w:val="0"/>
        </w:rPr>
      </w:pPr>
      <w:bookmarkStart w:id="1871" w:name="_Toc401769919"/>
      <w:bookmarkStart w:id="1872" w:name="_Toc214889837"/>
      <w:r w:rsidRPr="001F42D3">
        <w:rPr>
          <w:noProof w:val="0"/>
        </w:rPr>
        <w:t xml:space="preserve">K.8.7 </w:t>
      </w:r>
      <w:r w:rsidR="003D003E" w:rsidRPr="001F42D3">
        <w:rPr>
          <w:noProof w:val="0"/>
        </w:rPr>
        <w:t>IHE PCD-06</w:t>
      </w:r>
      <w:r w:rsidR="00B71DAC" w:rsidRPr="001F42D3">
        <w:rPr>
          <w:noProof w:val="0"/>
        </w:rPr>
        <w:t xml:space="preserve"> – </w:t>
      </w:r>
      <w:r w:rsidR="003D003E" w:rsidRPr="001F42D3">
        <w:rPr>
          <w:noProof w:val="0"/>
        </w:rPr>
        <w:t>wctp-SubmitRequest – Call Back Phone Number</w:t>
      </w:r>
      <w:bookmarkEnd w:id="1871"/>
      <w:bookmarkEnd w:id="1872"/>
    </w:p>
    <w:p w14:paraId="3ED0A82E" w14:textId="0398E3DF" w:rsidR="00B11855" w:rsidRPr="001F42D3" w:rsidRDefault="003D003E" w:rsidP="00AF07D0">
      <w:pPr>
        <w:pStyle w:val="BodyText"/>
      </w:pPr>
      <w:r w:rsidRPr="001F42D3">
        <w:t xml:space="preserve">The following ACM </w:t>
      </w:r>
      <w:r w:rsidR="00CA3A2C" w:rsidRPr="001F42D3">
        <w:t>Profile</w:t>
      </w:r>
      <w:r w:rsidRPr="001F42D3">
        <w:t xml:space="preserve"> proprietary extensions to the wctp-SubmitRequest are used to convey the </w:t>
      </w:r>
      <w:r w:rsidR="006D613E" w:rsidRPr="001F42D3">
        <w:t>HL7</w:t>
      </w:r>
      <w:r w:rsidR="00995105" w:rsidRPr="001F42D3">
        <w:t xml:space="preserve"> </w:t>
      </w:r>
      <w:r w:rsidRPr="001F42D3">
        <w:t xml:space="preserve">Call Back Phone Number from the ACM </w:t>
      </w:r>
      <w:r w:rsidR="009E2B46" w:rsidRPr="001F42D3">
        <w:t>Alert Manager</w:t>
      </w:r>
      <w:r w:rsidRPr="001F42D3">
        <w:t xml:space="preserve"> to the ACM </w:t>
      </w:r>
      <w:r w:rsidR="00916BBE" w:rsidRPr="001F42D3">
        <w:t>Alert Communicator</w:t>
      </w:r>
      <w:r w:rsidRPr="001F42D3">
        <w:t>.</w:t>
      </w:r>
    </w:p>
    <w:p w14:paraId="65D0C679" w14:textId="6EE7E54C" w:rsidR="00B11855" w:rsidRPr="001F42D3" w:rsidRDefault="003D003E" w:rsidP="00AF07D0">
      <w:pPr>
        <w:pStyle w:val="BodyText"/>
      </w:pPr>
      <w:r w:rsidRPr="001F42D3">
        <w:t xml:space="preserve">The WCTP 1.3r1 interface specification that is the basis for ACM </w:t>
      </w:r>
      <w:r w:rsidR="009E2B46" w:rsidRPr="001F42D3">
        <w:t>Alert Manager</w:t>
      </w:r>
      <w:r w:rsidRPr="001F42D3">
        <w:t xml:space="preserve"> – </w:t>
      </w:r>
      <w:r w:rsidR="00916BBE" w:rsidRPr="001F42D3">
        <w:t>Alert Communicator</w:t>
      </w:r>
      <w:r w:rsidRPr="001F42D3">
        <w:t xml:space="preserve"> communication does not support the ability to pass other than a client request contact phone number in association with a message submit request. For this reason the ACM </w:t>
      </w:r>
      <w:r w:rsidR="00CA3A2C" w:rsidRPr="001F42D3">
        <w:t>Profile</w:t>
      </w:r>
      <w:r w:rsidRPr="001F42D3">
        <w:t xml:space="preserve"> is required to extend the WCTP 1.3r1 interface specification in a backward transparent manner in order to convey the </w:t>
      </w:r>
      <w:r w:rsidR="006D613E" w:rsidRPr="001F42D3">
        <w:t>HL7</w:t>
      </w:r>
      <w:r w:rsidR="00995105" w:rsidRPr="001F42D3">
        <w:t xml:space="preserve"> </w:t>
      </w:r>
      <w:r w:rsidRPr="001F42D3">
        <w:t xml:space="preserve">Call Back Phone Number (OBR-17) from the ACM </w:t>
      </w:r>
      <w:r w:rsidR="00647994" w:rsidRPr="001F42D3">
        <w:t>PCD-04</w:t>
      </w:r>
      <w:r w:rsidRPr="001F42D3">
        <w:t xml:space="preserve"> </w:t>
      </w:r>
      <w:r w:rsidR="006D613E" w:rsidRPr="001F42D3">
        <w:t>HL7</w:t>
      </w:r>
      <w:r w:rsidR="00995105" w:rsidRPr="001F42D3">
        <w:t xml:space="preserve"> </w:t>
      </w:r>
      <w:r w:rsidRPr="001F42D3">
        <w:t xml:space="preserve">message received by the ACM </w:t>
      </w:r>
      <w:r w:rsidR="009E2B46" w:rsidRPr="001F42D3">
        <w:t>Alert Manager</w:t>
      </w:r>
      <w:r w:rsidRPr="001F42D3">
        <w:t xml:space="preserve"> from the ACM </w:t>
      </w:r>
      <w:r w:rsidR="009E2B46" w:rsidRPr="001F42D3">
        <w:t>Alert Reporter</w:t>
      </w:r>
      <w:r w:rsidRPr="001F42D3">
        <w:t xml:space="preserve"> for sending to the ACM </w:t>
      </w:r>
      <w:r w:rsidR="00916BBE" w:rsidRPr="001F42D3">
        <w:t>Alert Communicator</w:t>
      </w:r>
      <w:r w:rsidRPr="001F42D3">
        <w:t>.</w:t>
      </w:r>
    </w:p>
    <w:p w14:paraId="155B0107" w14:textId="7025D2D3" w:rsidR="00B11855" w:rsidRPr="001F42D3" w:rsidRDefault="003D003E" w:rsidP="00AF07D0">
      <w:pPr>
        <w:pStyle w:val="BodyText"/>
      </w:pPr>
      <w:r w:rsidRPr="001F42D3">
        <w:t xml:space="preserve">In order for the WCTP server (the ACM </w:t>
      </w:r>
      <w:r w:rsidR="00916BBE" w:rsidRPr="001F42D3">
        <w:t>Alert Communicator</w:t>
      </w:r>
      <w:r w:rsidRPr="001F42D3">
        <w:t xml:space="preserve">) to signal its willingness to receive and potentially support IHE ACM </w:t>
      </w:r>
      <w:r w:rsidR="00CA3A2C" w:rsidRPr="001F42D3">
        <w:t>Profile</w:t>
      </w:r>
      <w:r w:rsidRPr="001F42D3">
        <w:t xml:space="preserve"> evidentiary data extensions to WCTP 1.3r1, per the extensions mechanism defined in </w:t>
      </w:r>
      <w:r w:rsidR="00EE799D" w:rsidRPr="001F42D3">
        <w:t>Section</w:t>
      </w:r>
      <w:r w:rsidRPr="001F42D3">
        <w:t xml:space="preserve"> 3.6 Protocol Version of the WCTP 1.3r1 interface specification, the DTD response value shall be “</w:t>
      </w:r>
      <w:r w:rsidR="00E64CD9" w:rsidRPr="001F42D3">
        <w:t>wctp-dtd-ihepcd-pcd06-v1r1</w:t>
      </w:r>
      <w:r w:rsidRPr="001F42D3">
        <w:t xml:space="preserve">” to indicate support for reception of the Call Back Phone Number extension to WCTP 1.3r1. This version shall presume at a minimum WCTP version 1.3r1 capabilities, with primary emphasis on the ability of the WCTP server (ACM </w:t>
      </w:r>
      <w:r w:rsidR="00916BBE" w:rsidRPr="001F42D3">
        <w:t>Alert Communicator</w:t>
      </w:r>
      <w:r w:rsidRPr="001F42D3">
        <w:t xml:space="preserve">) to support paired MCR if sent in a wctp-SubmitRequest message from the WCTP client (the ACM </w:t>
      </w:r>
      <w:r w:rsidR="009E2B46" w:rsidRPr="001F42D3">
        <w:t>Alert Manager</w:t>
      </w:r>
      <w:r w:rsidRPr="001F42D3">
        <w:t xml:space="preserve">) to the WCTP server (the ACM </w:t>
      </w:r>
      <w:r w:rsidR="00916BBE" w:rsidRPr="001F42D3">
        <w:t>Alert Communicator</w:t>
      </w:r>
      <w:r w:rsidRPr="001F42D3">
        <w:t>).</w:t>
      </w:r>
    </w:p>
    <w:p w14:paraId="5F4320B0" w14:textId="77777777" w:rsidR="00B11855" w:rsidRPr="001F42D3" w:rsidRDefault="003D003E" w:rsidP="00AF07D0">
      <w:pPr>
        <w:pStyle w:val="BodyText"/>
      </w:pPr>
      <w:r w:rsidRPr="001F42D3">
        <w:t xml:space="preserve">On wctp-SubmitRequest messages the WCTP 1.3r1 interface specification supports a choice of one of wctp-Alphanumeric (simple text with no MCR), wctp-TransparentData (binary encoded data), or wctp-MCR (simple text accompanied with either unpaired or paired MCR). Since only smarter devices, associated with the newest WCTP implementations, are expected to make use of </w:t>
      </w:r>
      <w:r w:rsidRPr="001F42D3">
        <w:lastRenderedPageBreak/>
        <w:t xml:space="preserve">the additional alert evidentiary information in the PCD-06 transaction and so as to offload simple non-MCR message WCTP implementations from having to ignore the extensions, the wctp-MCR element tree has been selected as the extension point for the WCM related additional XML elements. </w:t>
      </w:r>
    </w:p>
    <w:p w14:paraId="2D49F427" w14:textId="52E42334" w:rsidR="00B11855" w:rsidRPr="001F42D3" w:rsidRDefault="003D003E" w:rsidP="00AF07D0">
      <w:pPr>
        <w:pStyle w:val="BodyText"/>
      </w:pPr>
      <w:r w:rsidRPr="001F42D3">
        <w:t xml:space="preserve">In order to pass the Call Back Phone Number used for the ACM nurse call use case for telephony call back to the patient in the room, or for the ACM laboratory results/observations use case for telephony call back to the results provider/order filler for any required results/observation read back, the following additional WCTP XML element is defined specifically to pass the telephony dial back string from the ACM </w:t>
      </w:r>
      <w:r w:rsidR="009E2B46" w:rsidRPr="001F42D3">
        <w:t>Alert Manager</w:t>
      </w:r>
      <w:r w:rsidRPr="001F42D3">
        <w:t xml:space="preserve"> to the ACM </w:t>
      </w:r>
      <w:r w:rsidR="00916BBE" w:rsidRPr="001F42D3">
        <w:t>Alert Communicator</w:t>
      </w:r>
      <w:r w:rsidRPr="001F42D3">
        <w:t xml:space="preserve"> by means able to be more deterministically referenced than simply including the string in the message text sent to the endpoint communication device operator.</w:t>
      </w:r>
    </w:p>
    <w:p w14:paraId="2D685C8A" w14:textId="17E0B171" w:rsidR="0021200B" w:rsidRPr="001F42D3" w:rsidRDefault="0021200B" w:rsidP="00AF07D0">
      <w:pPr>
        <w:pStyle w:val="BodyText"/>
      </w:pPr>
      <w:r w:rsidRPr="001F42D3">
        <w:t>Telephony call back functionality can also be implemented via the actionURI element.</w:t>
      </w:r>
    </w:p>
    <w:p w14:paraId="09284B72" w14:textId="77777777" w:rsidR="00B11855" w:rsidRPr="001F42D3" w:rsidRDefault="00B11855" w:rsidP="00CF5627">
      <w:pPr>
        <w:pStyle w:val="BodyText"/>
      </w:pPr>
    </w:p>
    <w:p w14:paraId="69E30EA2" w14:textId="77777777" w:rsidR="00B11855" w:rsidRPr="001F42D3" w:rsidRDefault="003D003E" w:rsidP="00AF07D0">
      <w:pPr>
        <w:pStyle w:val="TableXML"/>
        <w:rPr>
          <w:noProof w:val="0"/>
        </w:rPr>
      </w:pPr>
      <w:r w:rsidRPr="001F42D3">
        <w:rPr>
          <w:noProof w:val="0"/>
        </w:rPr>
        <w:tab/>
        <w:t>&lt;wctp-IHEPCDDialback String=”</w:t>
      </w:r>
      <w:r w:rsidRPr="001F42D3">
        <w:rPr>
          <w:noProof w:val="0"/>
          <w:color w:val="FF0000"/>
        </w:rPr>
        <w:t>telephony dial string</w:t>
      </w:r>
      <w:r w:rsidRPr="001F42D3">
        <w:rPr>
          <w:noProof w:val="0"/>
        </w:rPr>
        <w:t>” /&gt;</w:t>
      </w:r>
    </w:p>
    <w:p w14:paraId="31C64D0D" w14:textId="0B062B07" w:rsidR="00B11855" w:rsidRPr="001F42D3" w:rsidRDefault="00CE1CA8" w:rsidP="00B34AEB">
      <w:pPr>
        <w:pStyle w:val="Heading3"/>
        <w:numPr>
          <w:ilvl w:val="0"/>
          <w:numId w:val="0"/>
        </w:numPr>
        <w:rPr>
          <w:noProof w:val="0"/>
        </w:rPr>
      </w:pPr>
      <w:bookmarkStart w:id="1873" w:name="_Toc497485687"/>
      <w:bookmarkStart w:id="1874" w:name="_Toc497486024"/>
      <w:bookmarkStart w:id="1875" w:name="_Toc497486251"/>
      <w:bookmarkStart w:id="1876" w:name="_Toc497486528"/>
      <w:bookmarkStart w:id="1877" w:name="_Toc497486755"/>
      <w:bookmarkStart w:id="1878" w:name="_Toc497493624"/>
      <w:bookmarkStart w:id="1879" w:name="_Toc401769920"/>
      <w:bookmarkStart w:id="1880" w:name="_Toc214889838"/>
      <w:bookmarkEnd w:id="1873"/>
      <w:bookmarkEnd w:id="1874"/>
      <w:bookmarkEnd w:id="1875"/>
      <w:bookmarkEnd w:id="1876"/>
      <w:bookmarkEnd w:id="1877"/>
      <w:bookmarkEnd w:id="1878"/>
      <w:r w:rsidRPr="001F42D3">
        <w:rPr>
          <w:noProof w:val="0"/>
        </w:rPr>
        <w:t xml:space="preserve">K.8.8 </w:t>
      </w:r>
      <w:r w:rsidR="003D003E" w:rsidRPr="001F42D3">
        <w:rPr>
          <w:noProof w:val="0"/>
        </w:rPr>
        <w:t xml:space="preserve">IHE PCD-07 </w:t>
      </w:r>
      <w:r w:rsidR="00B71DAC" w:rsidRPr="001F42D3">
        <w:rPr>
          <w:noProof w:val="0"/>
        </w:rPr>
        <w:t>–</w:t>
      </w:r>
      <w:r w:rsidR="003D003E" w:rsidRPr="001F42D3">
        <w:rPr>
          <w:noProof w:val="0"/>
        </w:rPr>
        <w:t xml:space="preserve"> Synchronous response to wctp-SubmitRequest – Received by communications status update</w:t>
      </w:r>
      <w:bookmarkEnd w:id="1879"/>
      <w:bookmarkEnd w:id="1880"/>
    </w:p>
    <w:p w14:paraId="1F86B54E" w14:textId="3895044D" w:rsidR="00B11855" w:rsidRPr="001F42D3" w:rsidRDefault="003D003E" w:rsidP="007822F8">
      <w:pPr>
        <w:pStyle w:val="BodyText"/>
      </w:pPr>
      <w:r w:rsidRPr="001F42D3">
        <w:t xml:space="preserve">This message is used by the ACM </w:t>
      </w:r>
      <w:r w:rsidR="00916BBE" w:rsidRPr="001F42D3">
        <w:t>Alert Communicator</w:t>
      </w:r>
      <w:r w:rsidRPr="001F42D3">
        <w:t xml:space="preserve"> to convey immediate request status responses to the ACM </w:t>
      </w:r>
      <w:r w:rsidR="009E2B46" w:rsidRPr="001F42D3">
        <w:t>Alert Manager</w:t>
      </w:r>
      <w:r w:rsidRPr="001F42D3">
        <w:t xml:space="preserve"> while the submit request initiating TCP connection is still open. This is the means by which the PCD-07 status indication of </w:t>
      </w:r>
      <w:r w:rsidRPr="001F42D3">
        <w:rPr>
          <w:rStyle w:val="Strong"/>
        </w:rPr>
        <w:t>Received by communications</w:t>
      </w:r>
      <w:r w:rsidRPr="001F42D3">
        <w:t xml:space="preserve"> (accepted by WCTP gateway) is conveyed from the ACM </w:t>
      </w:r>
      <w:r w:rsidR="00916BBE" w:rsidRPr="001F42D3">
        <w:t>Alert Communicator</w:t>
      </w:r>
      <w:r w:rsidRPr="001F42D3">
        <w:t xml:space="preserve"> to the ACM </w:t>
      </w:r>
      <w:r w:rsidR="009E2B46" w:rsidRPr="001F42D3">
        <w:t>Alert Manager</w:t>
      </w:r>
      <w:r w:rsidRPr="001F42D3">
        <w:t>.</w:t>
      </w:r>
    </w:p>
    <w:p w14:paraId="0DE6330D" w14:textId="7B21C119" w:rsidR="00B11855" w:rsidRPr="001F42D3" w:rsidRDefault="003D003E" w:rsidP="007822F8">
      <w:pPr>
        <w:pStyle w:val="BodyText"/>
      </w:pPr>
      <w:r w:rsidRPr="001F42D3">
        <w:t xml:space="preserve">The following is an indication of the successful queuing of a message from the ACM </w:t>
      </w:r>
      <w:r w:rsidR="009E2B46" w:rsidRPr="001F42D3">
        <w:t>Alert Manager</w:t>
      </w:r>
      <w:r w:rsidRPr="001F42D3">
        <w:t xml:space="preserve"> to the ACM </w:t>
      </w:r>
      <w:r w:rsidR="00916BBE" w:rsidRPr="001F42D3">
        <w:t>Alert Communicator</w:t>
      </w:r>
      <w:r w:rsidRPr="001F42D3">
        <w:t>.</w:t>
      </w:r>
    </w:p>
    <w:p w14:paraId="534138A9" w14:textId="77777777" w:rsidR="00B11855" w:rsidRPr="001F42D3" w:rsidRDefault="00B11855" w:rsidP="00CF5627">
      <w:pPr>
        <w:pStyle w:val="BodyText"/>
      </w:pPr>
    </w:p>
    <w:p w14:paraId="08279B6B" w14:textId="77777777" w:rsidR="00B11855" w:rsidRPr="001F42D3" w:rsidRDefault="003D003E" w:rsidP="00AF07D0">
      <w:pPr>
        <w:pStyle w:val="TableXML"/>
        <w:rPr>
          <w:noProof w:val="0"/>
        </w:rPr>
      </w:pPr>
      <w:r w:rsidRPr="001F42D3">
        <w:rPr>
          <w:noProof w:val="0"/>
        </w:rPr>
        <w:t>&lt;?xml version="1.0"?&gt;</w:t>
      </w:r>
    </w:p>
    <w:p w14:paraId="7281FA2F"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7F67E49E"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4FBA71DD" w14:textId="77777777" w:rsidR="00B11855" w:rsidRPr="001F42D3" w:rsidRDefault="003D003E" w:rsidP="00AF07D0">
      <w:pPr>
        <w:pStyle w:val="TableXML"/>
        <w:rPr>
          <w:noProof w:val="0"/>
        </w:rPr>
      </w:pPr>
      <w:r w:rsidRPr="001F42D3">
        <w:rPr>
          <w:noProof w:val="0"/>
        </w:rPr>
        <w:t xml:space="preserve">    &lt;wctp-Confirmation&gt;</w:t>
      </w:r>
    </w:p>
    <w:p w14:paraId="3EAF1DDA" w14:textId="77777777" w:rsidR="00B11855" w:rsidRPr="001F42D3" w:rsidRDefault="003D003E" w:rsidP="00AF07D0">
      <w:pPr>
        <w:pStyle w:val="TableXML"/>
        <w:rPr>
          <w:noProof w:val="0"/>
        </w:rPr>
      </w:pPr>
      <w:r w:rsidRPr="001F42D3">
        <w:rPr>
          <w:noProof w:val="0"/>
        </w:rPr>
        <w:t xml:space="preserve">        &lt;wctp-Success successCode="200" successText="Accepted"&gt;</w:t>
      </w:r>
      <w:r w:rsidRPr="001F42D3">
        <w:rPr>
          <w:noProof w:val="0"/>
          <w:color w:val="FF0000"/>
        </w:rPr>
        <w:t>comment</w:t>
      </w:r>
      <w:r w:rsidRPr="001F42D3">
        <w:rPr>
          <w:noProof w:val="0"/>
        </w:rPr>
        <w:t>&lt;/wctp-Success&gt;</w:t>
      </w:r>
    </w:p>
    <w:p w14:paraId="5F19039E" w14:textId="77777777" w:rsidR="00B11855" w:rsidRPr="001F42D3" w:rsidRDefault="003D003E" w:rsidP="00AF07D0">
      <w:pPr>
        <w:pStyle w:val="TableXML"/>
        <w:rPr>
          <w:noProof w:val="0"/>
        </w:rPr>
      </w:pPr>
      <w:r w:rsidRPr="001F42D3">
        <w:rPr>
          <w:noProof w:val="0"/>
        </w:rPr>
        <w:t xml:space="preserve">    &lt;/wctp-Confirmation&gt;</w:t>
      </w:r>
    </w:p>
    <w:p w14:paraId="5DACB2EB" w14:textId="77777777" w:rsidR="00B11855" w:rsidRPr="001F42D3" w:rsidRDefault="003D003E" w:rsidP="00AF07D0">
      <w:pPr>
        <w:pStyle w:val="TableXML"/>
        <w:rPr>
          <w:noProof w:val="0"/>
        </w:rPr>
      </w:pPr>
      <w:r w:rsidRPr="001F42D3">
        <w:rPr>
          <w:noProof w:val="0"/>
        </w:rPr>
        <w:t>&lt;/wctp-Operation&gt;</w:t>
      </w:r>
    </w:p>
    <w:p w14:paraId="47707DFF" w14:textId="77777777" w:rsidR="004F1718" w:rsidRPr="001F42D3" w:rsidRDefault="004F1718" w:rsidP="00CF5627">
      <w:pPr>
        <w:pStyle w:val="BodyText"/>
      </w:pPr>
    </w:p>
    <w:p w14:paraId="779CFD97" w14:textId="0422F2AB" w:rsidR="00B11855" w:rsidRPr="001F42D3" w:rsidRDefault="003D003E" w:rsidP="00AF07D0">
      <w:pPr>
        <w:pStyle w:val="BodyText"/>
      </w:pPr>
      <w:r w:rsidRPr="001F42D3">
        <w:t xml:space="preserve">The following is an indication of the failed attempt to queue a message from the ACM </w:t>
      </w:r>
      <w:r w:rsidR="009E2B46" w:rsidRPr="001F42D3">
        <w:t>Alert Manager</w:t>
      </w:r>
      <w:r w:rsidRPr="001F42D3">
        <w:t xml:space="preserve"> to the ACM </w:t>
      </w:r>
      <w:r w:rsidR="00916BBE" w:rsidRPr="001F42D3">
        <w:t>Alert Communicator</w:t>
      </w:r>
      <w:r w:rsidRPr="001F42D3">
        <w:t>.</w:t>
      </w:r>
    </w:p>
    <w:p w14:paraId="5CB972C1" w14:textId="77777777" w:rsidR="00B11855" w:rsidRPr="001F42D3" w:rsidRDefault="00B11855" w:rsidP="00CF5627">
      <w:pPr>
        <w:pStyle w:val="BodyText"/>
      </w:pPr>
    </w:p>
    <w:p w14:paraId="51743B57" w14:textId="77777777" w:rsidR="00B11855" w:rsidRPr="001F42D3" w:rsidRDefault="003D003E" w:rsidP="00AF07D0">
      <w:pPr>
        <w:pStyle w:val="TableXML"/>
        <w:rPr>
          <w:noProof w:val="0"/>
        </w:rPr>
      </w:pPr>
      <w:r w:rsidRPr="001F42D3">
        <w:rPr>
          <w:noProof w:val="0"/>
        </w:rPr>
        <w:t>&lt;?xml version="1.0"?&gt;</w:t>
      </w:r>
    </w:p>
    <w:p w14:paraId="731561A7"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165036D6"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 wctpToken="11AA"&gt;</w:t>
      </w:r>
    </w:p>
    <w:p w14:paraId="1E546A43" w14:textId="77777777" w:rsidR="00B11855" w:rsidRPr="001F42D3" w:rsidRDefault="003D003E" w:rsidP="00AF07D0">
      <w:pPr>
        <w:pStyle w:val="TableXML"/>
        <w:rPr>
          <w:noProof w:val="0"/>
        </w:rPr>
      </w:pPr>
      <w:r w:rsidRPr="001F42D3">
        <w:rPr>
          <w:noProof w:val="0"/>
        </w:rPr>
        <w:t xml:space="preserve">    &lt;wctp-Confirmation&gt;</w:t>
      </w:r>
    </w:p>
    <w:p w14:paraId="277D60DC" w14:textId="77777777" w:rsidR="00B11855" w:rsidRPr="001F42D3" w:rsidRDefault="003D003E" w:rsidP="00AF07D0">
      <w:pPr>
        <w:pStyle w:val="TableXML"/>
        <w:rPr>
          <w:noProof w:val="0"/>
        </w:rPr>
      </w:pPr>
      <w:r w:rsidRPr="001F42D3">
        <w:rPr>
          <w:noProof w:val="0"/>
        </w:rPr>
        <w:lastRenderedPageBreak/>
        <w:t xml:space="preserve">        &lt;wctp-Failure errorCode="500" errorText="Timeout"&gt;</w:t>
      </w:r>
      <w:r w:rsidRPr="001F42D3">
        <w:rPr>
          <w:noProof w:val="0"/>
          <w:color w:val="FF0000"/>
        </w:rPr>
        <w:t>comment</w:t>
      </w:r>
      <w:r w:rsidRPr="001F42D3">
        <w:rPr>
          <w:noProof w:val="0"/>
        </w:rPr>
        <w:t>&lt;/wctp-Failure&gt;</w:t>
      </w:r>
    </w:p>
    <w:p w14:paraId="0FF9AD91" w14:textId="77777777" w:rsidR="00B11855" w:rsidRPr="001F42D3" w:rsidRDefault="003D003E" w:rsidP="00AF07D0">
      <w:pPr>
        <w:pStyle w:val="TableXML"/>
        <w:rPr>
          <w:noProof w:val="0"/>
        </w:rPr>
      </w:pPr>
      <w:r w:rsidRPr="001F42D3">
        <w:rPr>
          <w:noProof w:val="0"/>
        </w:rPr>
        <w:t xml:space="preserve">    &lt;/wctp-Confirmation&gt;</w:t>
      </w:r>
    </w:p>
    <w:p w14:paraId="78845EC0" w14:textId="77777777" w:rsidR="00B11855" w:rsidRPr="001F42D3" w:rsidRDefault="003D003E" w:rsidP="00AF07D0">
      <w:pPr>
        <w:pStyle w:val="TableXML"/>
        <w:rPr>
          <w:noProof w:val="0"/>
        </w:rPr>
      </w:pPr>
      <w:r w:rsidRPr="001F42D3">
        <w:rPr>
          <w:noProof w:val="0"/>
        </w:rPr>
        <w:t>&lt;/wctp-Operation&gt;</w:t>
      </w:r>
    </w:p>
    <w:p w14:paraId="67B71FDE" w14:textId="77777777" w:rsidR="004F1718" w:rsidRPr="001F42D3" w:rsidRDefault="004F1718" w:rsidP="00CF5627">
      <w:pPr>
        <w:pStyle w:val="BodyText"/>
      </w:pPr>
    </w:p>
    <w:p w14:paraId="27F58121" w14:textId="77777777" w:rsidR="00B11855" w:rsidRPr="001F42D3" w:rsidRDefault="003D003E" w:rsidP="00EE391A">
      <w:pPr>
        <w:pStyle w:val="BodyText"/>
      </w:pPr>
      <w:r w:rsidRPr="001F42D3">
        <w:t>Refer to the WCTP interface specification for all possible values for successCode and successText as well as errorCode and errorText.</w:t>
      </w:r>
    </w:p>
    <w:p w14:paraId="1067A71B" w14:textId="737EE53A" w:rsidR="00B11855" w:rsidRPr="001F42D3" w:rsidRDefault="00CE1CA8" w:rsidP="00B34AEB">
      <w:pPr>
        <w:pStyle w:val="Heading3"/>
        <w:numPr>
          <w:ilvl w:val="0"/>
          <w:numId w:val="0"/>
        </w:numPr>
        <w:rPr>
          <w:noProof w:val="0"/>
        </w:rPr>
      </w:pPr>
      <w:bookmarkStart w:id="1881" w:name="_Toc401769921"/>
      <w:bookmarkStart w:id="1882" w:name="_Toc214889839"/>
      <w:r w:rsidRPr="001F42D3">
        <w:rPr>
          <w:noProof w:val="0"/>
        </w:rPr>
        <w:t xml:space="preserve">K.8.9 </w:t>
      </w:r>
      <w:r w:rsidR="003D003E" w:rsidRPr="001F42D3">
        <w:rPr>
          <w:noProof w:val="0"/>
        </w:rPr>
        <w:t>wctp-PollForMessages – general poll (for Pre-Connectathon/Virtual Connectathon testing)</w:t>
      </w:r>
      <w:bookmarkEnd w:id="1881"/>
      <w:bookmarkEnd w:id="1882"/>
    </w:p>
    <w:p w14:paraId="738281A9" w14:textId="73823AF3" w:rsidR="00B11855" w:rsidRPr="001F42D3" w:rsidRDefault="003D003E" w:rsidP="00AF07D0">
      <w:pPr>
        <w:pStyle w:val="BodyText"/>
      </w:pPr>
      <w:r w:rsidRPr="001F42D3">
        <w:t xml:space="preserve">In a Pre-Connectathon or Virtual Connectathon environment where firewalls may not permit the ACM </w:t>
      </w:r>
      <w:r w:rsidR="00916BBE" w:rsidRPr="001F42D3">
        <w:t>Alert Communicator</w:t>
      </w:r>
      <w:r w:rsidRPr="001F42D3">
        <w:t xml:space="preserve"> to post asynchronous status updates and replies across the Internet there is a WCTP polling capability. As polling adds a potentially non-determinant delay in the ACM </w:t>
      </w:r>
      <w:r w:rsidR="009E2B46" w:rsidRPr="001F42D3">
        <w:t>Alert Manager</w:t>
      </w:r>
      <w:r w:rsidRPr="001F42D3">
        <w:t xml:space="preserve"> – </w:t>
      </w:r>
      <w:r w:rsidR="00916BBE" w:rsidRPr="001F42D3">
        <w:t>Alert Communicator</w:t>
      </w:r>
      <w:r w:rsidRPr="001F42D3">
        <w:t xml:space="preserve"> interaction times the use of polling is not for use during IHE Connectathon testing nor should it be used in live deployments where the non-determinant delay could increase patient safety risk.</w:t>
      </w:r>
    </w:p>
    <w:p w14:paraId="70B51BD7" w14:textId="77777777" w:rsidR="00B11855" w:rsidRPr="001F42D3" w:rsidRDefault="003D003E" w:rsidP="00AF07D0">
      <w:pPr>
        <w:pStyle w:val="BodyText"/>
      </w:pPr>
      <w:r w:rsidRPr="001F42D3">
        <w:t>The following poll is a general poll and not a poll for status or replies for any specific messages.</w:t>
      </w:r>
    </w:p>
    <w:p w14:paraId="6EF9F339" w14:textId="77777777" w:rsidR="00B11855" w:rsidRPr="001F42D3" w:rsidRDefault="00B11855" w:rsidP="00CF5627">
      <w:pPr>
        <w:pStyle w:val="BodyText"/>
      </w:pPr>
    </w:p>
    <w:p w14:paraId="05F4D61C" w14:textId="77777777" w:rsidR="00B11855" w:rsidRPr="001F42D3" w:rsidRDefault="003D003E" w:rsidP="00AF07D0">
      <w:pPr>
        <w:pStyle w:val="TableXML"/>
        <w:rPr>
          <w:noProof w:val="0"/>
        </w:rPr>
      </w:pPr>
      <w:r w:rsidRPr="001F42D3">
        <w:rPr>
          <w:noProof w:val="0"/>
        </w:rPr>
        <w:t>&lt;?xml version="1.0"?&gt;</w:t>
      </w:r>
    </w:p>
    <w:p w14:paraId="1CC6A227"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B476B91"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4DF65265" w14:textId="77777777" w:rsidR="00B11855" w:rsidRPr="001F42D3" w:rsidRDefault="003D003E" w:rsidP="00AF07D0">
      <w:pPr>
        <w:pStyle w:val="TableXML"/>
        <w:rPr>
          <w:noProof w:val="0"/>
        </w:rPr>
      </w:pPr>
      <w:r w:rsidRPr="001F42D3">
        <w:rPr>
          <w:noProof w:val="0"/>
        </w:rPr>
        <w:t xml:space="preserve">    &lt;wctp-PollForMessages pollerID="</w:t>
      </w:r>
      <w:r w:rsidRPr="001F42D3">
        <w:rPr>
          <w:noProof w:val="0"/>
          <w:color w:val="FF0000"/>
        </w:rPr>
        <w:t>poller ID</w:t>
      </w:r>
      <w:r w:rsidRPr="001F42D3">
        <w:rPr>
          <w:noProof w:val="0"/>
        </w:rPr>
        <w:t>" securityCode="</w:t>
      </w:r>
      <w:r w:rsidRPr="001F42D3">
        <w:rPr>
          <w:noProof w:val="0"/>
          <w:color w:val="FF0000"/>
        </w:rPr>
        <w:t>security code</w:t>
      </w:r>
      <w:r w:rsidRPr="001F42D3">
        <w:rPr>
          <w:noProof w:val="0"/>
        </w:rPr>
        <w:t>" maxMessagesInBatch="</w:t>
      </w:r>
      <w:r w:rsidRPr="001F42D3">
        <w:rPr>
          <w:noProof w:val="0"/>
          <w:color w:val="FF0000"/>
        </w:rPr>
        <w:t>batch size</w:t>
      </w:r>
      <w:r w:rsidRPr="001F42D3">
        <w:rPr>
          <w:noProof w:val="0"/>
        </w:rPr>
        <w:t>"/&gt;</w:t>
      </w:r>
    </w:p>
    <w:p w14:paraId="7DC3D9C9" w14:textId="77777777" w:rsidR="00B11855" w:rsidRPr="001F42D3" w:rsidRDefault="003D003E" w:rsidP="00AF07D0">
      <w:pPr>
        <w:pStyle w:val="TableXML"/>
        <w:rPr>
          <w:noProof w:val="0"/>
        </w:rPr>
      </w:pPr>
      <w:r w:rsidRPr="001F42D3">
        <w:rPr>
          <w:noProof w:val="0"/>
        </w:rPr>
        <w:t>&lt;/wctp-Operation&gt;</w:t>
      </w:r>
    </w:p>
    <w:p w14:paraId="1A4623A2" w14:textId="03A2ED76" w:rsidR="00B11855" w:rsidRPr="001F42D3" w:rsidRDefault="00CE1CA8" w:rsidP="00B34AEB">
      <w:pPr>
        <w:pStyle w:val="Heading3"/>
        <w:numPr>
          <w:ilvl w:val="0"/>
          <w:numId w:val="0"/>
        </w:numPr>
        <w:rPr>
          <w:noProof w:val="0"/>
        </w:rPr>
      </w:pPr>
      <w:bookmarkStart w:id="1883" w:name="_Toc497485690"/>
      <w:bookmarkStart w:id="1884" w:name="_Toc497486027"/>
      <w:bookmarkStart w:id="1885" w:name="_Toc497486254"/>
      <w:bookmarkStart w:id="1886" w:name="_Toc497486531"/>
      <w:bookmarkStart w:id="1887" w:name="_Toc497486758"/>
      <w:bookmarkStart w:id="1888" w:name="_Toc497493627"/>
      <w:bookmarkStart w:id="1889" w:name="_Toc401769922"/>
      <w:bookmarkStart w:id="1890" w:name="_Toc214889840"/>
      <w:bookmarkEnd w:id="1883"/>
      <w:bookmarkEnd w:id="1884"/>
      <w:bookmarkEnd w:id="1885"/>
      <w:bookmarkEnd w:id="1886"/>
      <w:bookmarkEnd w:id="1887"/>
      <w:bookmarkEnd w:id="1888"/>
      <w:r w:rsidRPr="001F42D3">
        <w:rPr>
          <w:noProof w:val="0"/>
        </w:rPr>
        <w:t xml:space="preserve">K.8.10 </w:t>
      </w:r>
      <w:r w:rsidR="003D003E" w:rsidRPr="001F42D3">
        <w:rPr>
          <w:noProof w:val="0"/>
        </w:rPr>
        <w:t>wctp-PollResponse – general poll (for Pre-Connectathon/Virtual Connectathon testing)</w:t>
      </w:r>
      <w:bookmarkEnd w:id="1889"/>
      <w:bookmarkEnd w:id="1890"/>
    </w:p>
    <w:p w14:paraId="0FD1C03E" w14:textId="6CC6991A" w:rsidR="00B11855" w:rsidRPr="001F42D3" w:rsidRDefault="003D003E" w:rsidP="00AF07D0">
      <w:pPr>
        <w:pStyle w:val="BodyText"/>
      </w:pPr>
      <w:r w:rsidRPr="001F42D3">
        <w:t xml:space="preserve">This is the general poll response sent by the ACM </w:t>
      </w:r>
      <w:r w:rsidR="00916BBE" w:rsidRPr="001F42D3">
        <w:t>Alert Communicator</w:t>
      </w:r>
      <w:r w:rsidRPr="001F42D3">
        <w:t xml:space="preserve"> to the ACM </w:t>
      </w:r>
      <w:r w:rsidR="009E2B46" w:rsidRPr="001F42D3">
        <w:t>Alert Manager</w:t>
      </w:r>
      <w:r w:rsidRPr="001F42D3">
        <w:t xml:space="preserve"> when the poll response is that no messages have status updates or replies.</w:t>
      </w:r>
    </w:p>
    <w:p w14:paraId="7CC8BB73" w14:textId="77777777" w:rsidR="00B11855" w:rsidRPr="001F42D3" w:rsidRDefault="00B11855" w:rsidP="00CF5627">
      <w:pPr>
        <w:pStyle w:val="BodyText"/>
      </w:pPr>
    </w:p>
    <w:p w14:paraId="3BCC1C12" w14:textId="77777777" w:rsidR="00B11855" w:rsidRPr="001F42D3" w:rsidRDefault="003D003E" w:rsidP="00AF07D0">
      <w:pPr>
        <w:pStyle w:val="TableXML"/>
        <w:rPr>
          <w:noProof w:val="0"/>
        </w:rPr>
      </w:pPr>
      <w:r w:rsidRPr="001F42D3">
        <w:rPr>
          <w:noProof w:val="0"/>
        </w:rPr>
        <w:t>&lt;?xml version="1.0"?&gt;</w:t>
      </w:r>
    </w:p>
    <w:p w14:paraId="205DAA98"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4664AB5" w14:textId="77777777" w:rsidR="00B11855" w:rsidRPr="001F42D3" w:rsidRDefault="003D003E" w:rsidP="00AF07D0">
      <w:pPr>
        <w:pStyle w:val="TableXML"/>
        <w:rPr>
          <w:noProof w:val="0"/>
        </w:rPr>
      </w:pPr>
      <w:r w:rsidRPr="001F42D3">
        <w:rPr>
          <w:noProof w:val="0"/>
        </w:rPr>
        <w:t>&lt;wctp-Operation wctpVersion="1.0"&gt;</w:t>
      </w:r>
    </w:p>
    <w:p w14:paraId="234CD227" w14:textId="77777777" w:rsidR="00B11855" w:rsidRPr="001F42D3" w:rsidRDefault="003D003E" w:rsidP="00AF07D0">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5526F82F" w14:textId="77777777" w:rsidR="00B11855" w:rsidRPr="001F42D3" w:rsidRDefault="003D003E" w:rsidP="00AF07D0">
      <w:pPr>
        <w:pStyle w:val="TableXML"/>
        <w:rPr>
          <w:noProof w:val="0"/>
        </w:rPr>
      </w:pPr>
      <w:r w:rsidRPr="001F42D3">
        <w:rPr>
          <w:noProof w:val="0"/>
        </w:rPr>
        <w:t xml:space="preserve">        &lt;wctp-NoMessages/&gt;</w:t>
      </w:r>
    </w:p>
    <w:p w14:paraId="530C10FE" w14:textId="77777777" w:rsidR="00B11855" w:rsidRPr="001F42D3" w:rsidRDefault="003D003E" w:rsidP="00AF07D0">
      <w:pPr>
        <w:pStyle w:val="TableXML"/>
        <w:rPr>
          <w:noProof w:val="0"/>
        </w:rPr>
      </w:pPr>
      <w:r w:rsidRPr="001F42D3">
        <w:rPr>
          <w:noProof w:val="0"/>
        </w:rPr>
        <w:t xml:space="preserve">    &lt;/wctp-PollResponse&gt;</w:t>
      </w:r>
    </w:p>
    <w:p w14:paraId="10F4CC06" w14:textId="77777777" w:rsidR="00B11855" w:rsidRPr="001F42D3" w:rsidRDefault="003D003E" w:rsidP="00AF07D0">
      <w:pPr>
        <w:pStyle w:val="TableXML"/>
        <w:rPr>
          <w:noProof w:val="0"/>
        </w:rPr>
      </w:pPr>
      <w:r w:rsidRPr="001F42D3">
        <w:rPr>
          <w:noProof w:val="0"/>
        </w:rPr>
        <w:t>&lt;/wctp-Operation&gt;</w:t>
      </w:r>
    </w:p>
    <w:p w14:paraId="33C1F283" w14:textId="7B68DE31" w:rsidR="00B11855" w:rsidRPr="001F42D3" w:rsidRDefault="00CE1CA8" w:rsidP="00B34AEB">
      <w:pPr>
        <w:pStyle w:val="Heading3"/>
        <w:numPr>
          <w:ilvl w:val="0"/>
          <w:numId w:val="0"/>
        </w:numPr>
        <w:rPr>
          <w:noProof w:val="0"/>
        </w:rPr>
      </w:pPr>
      <w:bookmarkStart w:id="1891" w:name="_Toc497485692"/>
      <w:bookmarkStart w:id="1892" w:name="_Toc497486029"/>
      <w:bookmarkStart w:id="1893" w:name="_Toc497486256"/>
      <w:bookmarkStart w:id="1894" w:name="_Toc497486533"/>
      <w:bookmarkStart w:id="1895" w:name="_Toc497486760"/>
      <w:bookmarkStart w:id="1896" w:name="_Toc497493629"/>
      <w:bookmarkStart w:id="1897" w:name="_Toc401769923"/>
      <w:bookmarkStart w:id="1898" w:name="_Toc214889841"/>
      <w:bookmarkEnd w:id="1891"/>
      <w:bookmarkEnd w:id="1892"/>
      <w:bookmarkEnd w:id="1893"/>
      <w:bookmarkEnd w:id="1894"/>
      <w:bookmarkEnd w:id="1895"/>
      <w:bookmarkEnd w:id="1896"/>
      <w:r w:rsidRPr="001F42D3">
        <w:rPr>
          <w:noProof w:val="0"/>
        </w:rPr>
        <w:lastRenderedPageBreak/>
        <w:t xml:space="preserve">K.8.11 </w:t>
      </w:r>
      <w:r w:rsidR="003D003E" w:rsidRPr="001F42D3">
        <w:rPr>
          <w:noProof w:val="0"/>
        </w:rPr>
        <w:t>wctp-PollResponse message status update (for Pre-Connectathon/Virtual Connectathon testing)</w:t>
      </w:r>
      <w:bookmarkEnd w:id="1897"/>
      <w:bookmarkEnd w:id="1898"/>
    </w:p>
    <w:p w14:paraId="328166A1" w14:textId="1E6C7806" w:rsidR="00B11855" w:rsidRPr="001F42D3" w:rsidRDefault="003D003E" w:rsidP="00AF07D0">
      <w:pPr>
        <w:pStyle w:val="BodyText"/>
      </w:pPr>
      <w:r w:rsidRPr="001F42D3">
        <w:t xml:space="preserve">This is the general poll response sent by the ACM </w:t>
      </w:r>
      <w:r w:rsidR="00916BBE" w:rsidRPr="001F42D3">
        <w:t>Alert Communicator</w:t>
      </w:r>
      <w:r w:rsidRPr="001F42D3">
        <w:t xml:space="preserve"> to the ACM </w:t>
      </w:r>
      <w:r w:rsidR="009E2B46" w:rsidRPr="001F42D3">
        <w:t>Alert Manager</w:t>
      </w:r>
      <w:r w:rsidRPr="001F42D3">
        <w:t xml:space="preserve"> when the poll response is that a message has a status update. The value of </w:t>
      </w:r>
      <w:r w:rsidRPr="001F42D3">
        <w:rPr>
          <w:b/>
          <w:color w:val="FF0000"/>
        </w:rPr>
        <w:t>status update</w:t>
      </w:r>
      <w:r w:rsidRPr="001F42D3">
        <w:t xml:space="preserve"> can be any of “QUEUED”, “DELIVERED”, or “READ”.</w:t>
      </w:r>
    </w:p>
    <w:p w14:paraId="294AFC91" w14:textId="77777777" w:rsidR="00B11855" w:rsidRPr="001F42D3" w:rsidRDefault="00B11855" w:rsidP="00EE391A">
      <w:pPr>
        <w:pStyle w:val="BodyText"/>
      </w:pPr>
    </w:p>
    <w:p w14:paraId="3CC8047E" w14:textId="77777777" w:rsidR="00B11855" w:rsidRPr="001F42D3" w:rsidRDefault="003D003E" w:rsidP="00EE391A">
      <w:pPr>
        <w:pStyle w:val="TableXML"/>
        <w:rPr>
          <w:noProof w:val="0"/>
        </w:rPr>
      </w:pPr>
      <w:r w:rsidRPr="001F42D3">
        <w:rPr>
          <w:noProof w:val="0"/>
        </w:rPr>
        <w:t>&lt;?xml version="1.0"?&gt;</w:t>
      </w:r>
    </w:p>
    <w:p w14:paraId="606129FE" w14:textId="77777777" w:rsidR="00B11855" w:rsidRPr="001F42D3" w:rsidRDefault="003D003E" w:rsidP="00EE391A">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A94D569" w14:textId="77777777" w:rsidR="00B11855" w:rsidRPr="001F42D3" w:rsidRDefault="003D003E" w:rsidP="00EE391A">
      <w:pPr>
        <w:pStyle w:val="TableXML"/>
        <w:rPr>
          <w:noProof w:val="0"/>
        </w:rPr>
      </w:pPr>
      <w:r w:rsidRPr="001F42D3">
        <w:rPr>
          <w:noProof w:val="0"/>
        </w:rPr>
        <w:t>&lt;wctp-Operation wctpVersion="1.0"&gt;</w:t>
      </w:r>
    </w:p>
    <w:p w14:paraId="0ACBD259" w14:textId="77777777" w:rsidR="00B11855" w:rsidRPr="001F42D3" w:rsidRDefault="003D003E" w:rsidP="00EE391A">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48515275" w14:textId="77777777" w:rsidR="00B11855" w:rsidRPr="001F42D3" w:rsidRDefault="003D003E" w:rsidP="00EE391A">
      <w:pPr>
        <w:pStyle w:val="TableXML"/>
        <w:rPr>
          <w:noProof w:val="0"/>
        </w:rPr>
      </w:pPr>
      <w:r w:rsidRPr="001F42D3">
        <w:rPr>
          <w:noProof w:val="0"/>
        </w:rPr>
        <w:t xml:space="preserve">        &lt;wctp-Message sequenceNo="</w:t>
      </w:r>
      <w:r w:rsidRPr="001F42D3">
        <w:rPr>
          <w:noProof w:val="0"/>
          <w:color w:val="FF0000"/>
        </w:rPr>
        <w:t>sequence number</w:t>
      </w:r>
      <w:r w:rsidRPr="001F42D3">
        <w:rPr>
          <w:noProof w:val="0"/>
        </w:rPr>
        <w:t>"&gt;</w:t>
      </w:r>
    </w:p>
    <w:p w14:paraId="72D54032" w14:textId="77777777" w:rsidR="00B11855" w:rsidRPr="001F42D3" w:rsidRDefault="003D003E" w:rsidP="00EE391A">
      <w:pPr>
        <w:pStyle w:val="TableXML"/>
        <w:rPr>
          <w:noProof w:val="0"/>
        </w:rPr>
      </w:pPr>
      <w:r w:rsidRPr="001F42D3">
        <w:rPr>
          <w:noProof w:val="0"/>
        </w:rPr>
        <w:t xml:space="preserve">            &lt;wctp-StatusInfo&gt;</w:t>
      </w:r>
    </w:p>
    <w:p w14:paraId="7A0CBB5E" w14:textId="77777777" w:rsidR="00B11855" w:rsidRPr="001F42D3" w:rsidRDefault="003D003E" w:rsidP="00EE391A">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"&gt;</w:t>
      </w:r>
    </w:p>
    <w:p w14:paraId="557CF311" w14:textId="77777777" w:rsidR="00B11855" w:rsidRPr="001F42D3" w:rsidRDefault="003D003E" w:rsidP="00EE391A">
      <w:pPr>
        <w:pStyle w:val="TableXML"/>
        <w:rPr>
          <w:noProof w:val="0"/>
        </w:rPr>
      </w:pPr>
      <w:r w:rsidRPr="001F42D3">
        <w:rPr>
          <w:noProof w:val="0"/>
        </w:rPr>
        <w:t xml:space="preserve">                &lt;/wctp-ResponseHeader&gt;</w:t>
      </w:r>
    </w:p>
    <w:p w14:paraId="3585BF00" w14:textId="77777777" w:rsidR="00B11855" w:rsidRPr="001F42D3" w:rsidRDefault="003D003E" w:rsidP="00EE391A">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66FD2516" w14:textId="77777777" w:rsidR="00B11855" w:rsidRPr="001F42D3" w:rsidRDefault="003D003E" w:rsidP="00EE391A">
      <w:pPr>
        <w:pStyle w:val="TableXML"/>
        <w:rPr>
          <w:noProof w:val="0"/>
        </w:rPr>
      </w:pPr>
      <w:r w:rsidRPr="001F42D3">
        <w:rPr>
          <w:noProof w:val="0"/>
        </w:rPr>
        <w:t xml:space="preserve">            &lt;/wctp-StatusInfo&gt;</w:t>
      </w:r>
    </w:p>
    <w:p w14:paraId="18849EC7" w14:textId="77777777" w:rsidR="00B11855" w:rsidRPr="001F42D3" w:rsidRDefault="003D003E" w:rsidP="00EE391A">
      <w:pPr>
        <w:pStyle w:val="TableXML"/>
        <w:rPr>
          <w:noProof w:val="0"/>
        </w:rPr>
      </w:pPr>
      <w:r w:rsidRPr="001F42D3">
        <w:rPr>
          <w:noProof w:val="0"/>
        </w:rPr>
        <w:t xml:space="preserve">        &lt;/wctp-Message&gt;</w:t>
      </w:r>
    </w:p>
    <w:p w14:paraId="32CBED58" w14:textId="77777777" w:rsidR="00B11855" w:rsidRPr="001F42D3" w:rsidRDefault="003D003E" w:rsidP="00EE391A">
      <w:pPr>
        <w:pStyle w:val="TableXML"/>
        <w:rPr>
          <w:noProof w:val="0"/>
        </w:rPr>
      </w:pPr>
      <w:r w:rsidRPr="001F42D3">
        <w:rPr>
          <w:noProof w:val="0"/>
        </w:rPr>
        <w:t xml:space="preserve">    &lt;/wctp-PollResponse&gt;</w:t>
      </w:r>
    </w:p>
    <w:p w14:paraId="545D1386" w14:textId="77777777" w:rsidR="00B11855" w:rsidRPr="001F42D3" w:rsidRDefault="003D003E" w:rsidP="00EE391A">
      <w:pPr>
        <w:pStyle w:val="TableXML"/>
        <w:rPr>
          <w:noProof w:val="0"/>
        </w:rPr>
      </w:pPr>
      <w:r w:rsidRPr="001F42D3">
        <w:rPr>
          <w:noProof w:val="0"/>
        </w:rPr>
        <w:t>&lt;/wctp-Operation&gt;</w:t>
      </w:r>
    </w:p>
    <w:p w14:paraId="78FC52B4" w14:textId="5D3CF51B" w:rsidR="00B11855" w:rsidRPr="001F42D3" w:rsidRDefault="00CE1CA8" w:rsidP="00B34AEB">
      <w:pPr>
        <w:pStyle w:val="Heading3"/>
        <w:numPr>
          <w:ilvl w:val="0"/>
          <w:numId w:val="0"/>
        </w:numPr>
        <w:rPr>
          <w:noProof w:val="0"/>
        </w:rPr>
      </w:pPr>
      <w:bookmarkStart w:id="1899" w:name="_Toc497485694"/>
      <w:bookmarkStart w:id="1900" w:name="_Toc497486031"/>
      <w:bookmarkStart w:id="1901" w:name="_Toc497486258"/>
      <w:bookmarkStart w:id="1902" w:name="_Toc497486535"/>
      <w:bookmarkStart w:id="1903" w:name="_Toc497486762"/>
      <w:bookmarkStart w:id="1904" w:name="_Toc497493631"/>
      <w:bookmarkStart w:id="1905" w:name="_Toc401769924"/>
      <w:bookmarkStart w:id="1906" w:name="_Toc214889842"/>
      <w:bookmarkEnd w:id="1899"/>
      <w:bookmarkEnd w:id="1900"/>
      <w:bookmarkEnd w:id="1901"/>
      <w:bookmarkEnd w:id="1902"/>
      <w:bookmarkEnd w:id="1903"/>
      <w:bookmarkEnd w:id="1904"/>
      <w:r w:rsidRPr="001F42D3">
        <w:rPr>
          <w:noProof w:val="0"/>
        </w:rPr>
        <w:t xml:space="preserve">K.8.12 </w:t>
      </w:r>
      <w:r w:rsidR="003D003E" w:rsidRPr="001F42D3">
        <w:rPr>
          <w:noProof w:val="0"/>
        </w:rPr>
        <w:t>wctp-PollResponse message status update acknowledgement (for Pre-Connectathon/Virtual Connectathon testing)</w:t>
      </w:r>
      <w:bookmarkEnd w:id="1905"/>
      <w:bookmarkEnd w:id="1906"/>
    </w:p>
    <w:p w14:paraId="02FDB848" w14:textId="6AB1C3F1" w:rsidR="00B11855" w:rsidRPr="001F42D3" w:rsidRDefault="003D003E" w:rsidP="00AF07D0">
      <w:pPr>
        <w:pStyle w:val="BodyText"/>
      </w:pPr>
      <w:r w:rsidRPr="001F42D3">
        <w:t xml:space="preserve">This is the poll response acknowledgement message sent from the ACM </w:t>
      </w:r>
      <w:r w:rsidR="009E2B46" w:rsidRPr="001F42D3">
        <w:t>Alert Manager</w:t>
      </w:r>
      <w:r w:rsidRPr="001F42D3">
        <w:t xml:space="preserve"> back to the ACM </w:t>
      </w:r>
      <w:r w:rsidR="00916BBE" w:rsidRPr="001F42D3">
        <w:t>Alert Communicator</w:t>
      </w:r>
      <w:r w:rsidRPr="001F42D3">
        <w:t xml:space="preserve"> to let the </w:t>
      </w:r>
      <w:r w:rsidR="00916BBE" w:rsidRPr="001F42D3">
        <w:t>Alert Communicator</w:t>
      </w:r>
      <w:r w:rsidRPr="001F42D3">
        <w:t xml:space="preserve"> know that the message status update has been successfully conveyed from the </w:t>
      </w:r>
      <w:r w:rsidR="00916BBE" w:rsidRPr="001F42D3">
        <w:t>Alert Communicator</w:t>
      </w:r>
      <w:r w:rsidRPr="001F42D3">
        <w:t xml:space="preserve"> to the </w:t>
      </w:r>
      <w:r w:rsidR="009E2B46" w:rsidRPr="001F42D3">
        <w:t>Alert Manager</w:t>
      </w:r>
      <w:r w:rsidRPr="001F42D3">
        <w:t xml:space="preserve"> and that the </w:t>
      </w:r>
      <w:r w:rsidR="00916BBE" w:rsidRPr="001F42D3">
        <w:t>Alert Communicator</w:t>
      </w:r>
      <w:r w:rsidRPr="001F42D3">
        <w:t xml:space="preserve"> can discard status updates for the messages.</w:t>
      </w:r>
    </w:p>
    <w:p w14:paraId="5A93636B" w14:textId="77777777" w:rsidR="00B11855" w:rsidRPr="001F42D3" w:rsidRDefault="00B11855" w:rsidP="00CF5627">
      <w:pPr>
        <w:pStyle w:val="BodyText"/>
      </w:pPr>
    </w:p>
    <w:p w14:paraId="6359E1BA" w14:textId="77777777" w:rsidR="00B11855" w:rsidRPr="001F42D3" w:rsidRDefault="003D003E" w:rsidP="00AF07D0">
      <w:pPr>
        <w:pStyle w:val="TableXML"/>
        <w:rPr>
          <w:noProof w:val="0"/>
        </w:rPr>
      </w:pPr>
      <w:r w:rsidRPr="001F42D3">
        <w:rPr>
          <w:noProof w:val="0"/>
        </w:rPr>
        <w:t>&lt;?xml version="1.0"?&gt;</w:t>
      </w:r>
    </w:p>
    <w:p w14:paraId="0A3595F5"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44C6955F"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115D2E4A" w14:textId="77777777" w:rsidR="00B11855" w:rsidRPr="001F42D3" w:rsidRDefault="003D003E" w:rsidP="00AF07D0">
      <w:pPr>
        <w:pStyle w:val="TableXML"/>
        <w:rPr>
          <w:noProof w:val="0"/>
        </w:rPr>
      </w:pPr>
      <w:r w:rsidRPr="001F42D3">
        <w:rPr>
          <w:noProof w:val="0"/>
        </w:rPr>
        <w:t xml:space="preserve">    &lt;wctp-PollForMessages pollerID="</w:t>
      </w:r>
      <w:r w:rsidRPr="001F42D3">
        <w:rPr>
          <w:noProof w:val="0"/>
          <w:color w:val="FF0000"/>
        </w:rPr>
        <w:t>poller ID</w:t>
      </w:r>
      <w:r w:rsidRPr="001F42D3">
        <w:rPr>
          <w:noProof w:val="0"/>
        </w:rPr>
        <w:t>" securityCode="</w:t>
      </w:r>
      <w:r w:rsidRPr="001F42D3">
        <w:rPr>
          <w:noProof w:val="0"/>
          <w:color w:val="FF0000"/>
        </w:rPr>
        <w:t>security code</w:t>
      </w:r>
      <w:r w:rsidRPr="001F42D3">
        <w:rPr>
          <w:noProof w:val="0"/>
        </w:rPr>
        <w:t>" maxMessagesInBatch="</w:t>
      </w:r>
      <w:r w:rsidRPr="001F42D3">
        <w:rPr>
          <w:noProof w:val="0"/>
          <w:color w:val="FF0000"/>
        </w:rPr>
        <w:t>batch size</w:t>
      </w:r>
      <w:r w:rsidRPr="001F42D3">
        <w:rPr>
          <w:noProof w:val="0"/>
        </w:rPr>
        <w:t>"&gt;</w:t>
      </w:r>
    </w:p>
    <w:p w14:paraId="3EC57904" w14:textId="77777777" w:rsidR="00B11855" w:rsidRPr="001F42D3" w:rsidRDefault="003D003E" w:rsidP="00AF07D0">
      <w:pPr>
        <w:pStyle w:val="TableXML"/>
        <w:rPr>
          <w:noProof w:val="0"/>
        </w:rPr>
      </w:pPr>
      <w:r w:rsidRPr="001F42D3">
        <w:rPr>
          <w:noProof w:val="0"/>
        </w:rPr>
        <w:t xml:space="preserve">        &lt;wctp-MessageReceived sequenceNo="</w:t>
      </w:r>
      <w:r w:rsidRPr="001F42D3">
        <w:rPr>
          <w:noProof w:val="0"/>
          <w:color w:val="FF0000"/>
        </w:rPr>
        <w:t>sequence number</w:t>
      </w:r>
      <w:r w:rsidRPr="001F42D3">
        <w:rPr>
          <w:noProof w:val="0"/>
        </w:rPr>
        <w:t>"&gt;</w:t>
      </w:r>
    </w:p>
    <w:p w14:paraId="38C067C5" w14:textId="77777777" w:rsidR="00B11855" w:rsidRPr="001F42D3" w:rsidRDefault="003D003E" w:rsidP="00AF07D0">
      <w:pPr>
        <w:pStyle w:val="TableXML"/>
        <w:rPr>
          <w:noProof w:val="0"/>
        </w:rPr>
      </w:pPr>
      <w:r w:rsidRPr="001F42D3">
        <w:rPr>
          <w:noProof w:val="0"/>
        </w:rPr>
        <w:t xml:space="preserve">            &lt;wctp-Success successCode="200" successText="Message accepted"&gt;</w:t>
      </w:r>
      <w:r w:rsidRPr="001F42D3">
        <w:rPr>
          <w:noProof w:val="0"/>
          <w:color w:val="FF0000"/>
        </w:rPr>
        <w:t>comment</w:t>
      </w:r>
      <w:r w:rsidRPr="001F42D3">
        <w:rPr>
          <w:noProof w:val="0"/>
        </w:rPr>
        <w:t>&lt;/wctp-Success&gt;</w:t>
      </w:r>
    </w:p>
    <w:p w14:paraId="4859B7D3" w14:textId="77777777" w:rsidR="00B11855" w:rsidRPr="001F42D3" w:rsidRDefault="003D003E" w:rsidP="00AF07D0">
      <w:pPr>
        <w:pStyle w:val="TableXML"/>
        <w:rPr>
          <w:noProof w:val="0"/>
        </w:rPr>
      </w:pPr>
      <w:r w:rsidRPr="001F42D3">
        <w:rPr>
          <w:noProof w:val="0"/>
        </w:rPr>
        <w:t xml:space="preserve">        &lt;/wctp-MessageReceived&gt;</w:t>
      </w:r>
    </w:p>
    <w:p w14:paraId="34EDE987" w14:textId="77777777" w:rsidR="00B11855" w:rsidRPr="001F42D3" w:rsidRDefault="003D003E" w:rsidP="00AF07D0">
      <w:pPr>
        <w:pStyle w:val="TableXML"/>
        <w:rPr>
          <w:noProof w:val="0"/>
        </w:rPr>
      </w:pPr>
      <w:r w:rsidRPr="001F42D3">
        <w:rPr>
          <w:noProof w:val="0"/>
        </w:rPr>
        <w:t xml:space="preserve">    &lt;/wctp-PollForMessages&gt;</w:t>
      </w:r>
    </w:p>
    <w:p w14:paraId="2624ABA6" w14:textId="77777777" w:rsidR="00B11855" w:rsidRPr="001F42D3" w:rsidRDefault="003D003E" w:rsidP="00AF07D0">
      <w:pPr>
        <w:pStyle w:val="TableXML"/>
        <w:rPr>
          <w:noProof w:val="0"/>
        </w:rPr>
      </w:pPr>
      <w:r w:rsidRPr="001F42D3">
        <w:rPr>
          <w:noProof w:val="0"/>
        </w:rPr>
        <w:t>&lt;/wctp-Operation&gt;</w:t>
      </w:r>
    </w:p>
    <w:p w14:paraId="2741C218" w14:textId="5D416C86" w:rsidR="00B11855" w:rsidRPr="001F42D3" w:rsidRDefault="00CE1CA8" w:rsidP="00B34AEB">
      <w:pPr>
        <w:pStyle w:val="Heading3"/>
        <w:numPr>
          <w:ilvl w:val="0"/>
          <w:numId w:val="0"/>
        </w:numPr>
        <w:rPr>
          <w:noProof w:val="0"/>
        </w:rPr>
      </w:pPr>
      <w:bookmarkStart w:id="1907" w:name="_Toc497485696"/>
      <w:bookmarkStart w:id="1908" w:name="_Toc497486033"/>
      <w:bookmarkStart w:id="1909" w:name="_Toc497486260"/>
      <w:bookmarkStart w:id="1910" w:name="_Toc497486537"/>
      <w:bookmarkStart w:id="1911" w:name="_Toc497486764"/>
      <w:bookmarkStart w:id="1912" w:name="_Toc497493633"/>
      <w:bookmarkStart w:id="1913" w:name="_Toc401769925"/>
      <w:bookmarkStart w:id="1914" w:name="_Toc214889843"/>
      <w:bookmarkEnd w:id="1907"/>
      <w:bookmarkEnd w:id="1908"/>
      <w:bookmarkEnd w:id="1909"/>
      <w:bookmarkEnd w:id="1910"/>
      <w:bookmarkEnd w:id="1911"/>
      <w:bookmarkEnd w:id="1912"/>
      <w:r w:rsidRPr="001F42D3">
        <w:rPr>
          <w:noProof w:val="0"/>
        </w:rPr>
        <w:t xml:space="preserve">K.8.13 </w:t>
      </w:r>
      <w:r w:rsidR="003D003E" w:rsidRPr="001F42D3">
        <w:rPr>
          <w:noProof w:val="0"/>
        </w:rPr>
        <w:t>wctp-PollResponse (message reply, not in response to an MCR based wctp-SubmitRequest) (for Pre-Connectathon/Virtual Connectathon testing)</w:t>
      </w:r>
      <w:bookmarkEnd w:id="1913"/>
      <w:bookmarkEnd w:id="1914"/>
    </w:p>
    <w:p w14:paraId="20BFE67E" w14:textId="77777777" w:rsidR="00B11855" w:rsidRPr="001F42D3" w:rsidRDefault="003D003E" w:rsidP="00AF07D0">
      <w:pPr>
        <w:pStyle w:val="TableXML"/>
        <w:rPr>
          <w:noProof w:val="0"/>
        </w:rPr>
      </w:pPr>
      <w:r w:rsidRPr="001F42D3">
        <w:rPr>
          <w:noProof w:val="0"/>
        </w:rPr>
        <w:t>&lt;?xml version="1.0"?&gt;</w:t>
      </w:r>
    </w:p>
    <w:p w14:paraId="7CFA2618"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23945B02" w14:textId="77777777" w:rsidR="00B11855" w:rsidRPr="001F42D3" w:rsidRDefault="003D003E" w:rsidP="00AF07D0">
      <w:pPr>
        <w:pStyle w:val="TableXML"/>
        <w:rPr>
          <w:noProof w:val="0"/>
        </w:rPr>
      </w:pPr>
      <w:r w:rsidRPr="001F42D3">
        <w:rPr>
          <w:noProof w:val="0"/>
        </w:rPr>
        <w:lastRenderedPageBreak/>
        <w:t>&lt;wctp-Operation wctpVersion="1.0"&gt;</w:t>
      </w:r>
    </w:p>
    <w:p w14:paraId="0D7431F9" w14:textId="77777777" w:rsidR="00B11855" w:rsidRPr="001F42D3" w:rsidRDefault="003D003E" w:rsidP="00AF07D0">
      <w:pPr>
        <w:pStyle w:val="TableXML"/>
        <w:rPr>
          <w:noProof w:val="0"/>
        </w:rPr>
      </w:pPr>
      <w:r w:rsidRPr="001F42D3">
        <w:rPr>
          <w:noProof w:val="0"/>
        </w:rPr>
        <w:t xml:space="preserve">    &lt;wctp-PollResponse minNextPollInterval=“</w:t>
      </w:r>
      <w:r w:rsidRPr="001F42D3">
        <w:rPr>
          <w:noProof w:val="0"/>
          <w:color w:val="FF0000"/>
        </w:rPr>
        <w:t>Next Poll Interval</w:t>
      </w:r>
      <w:r w:rsidRPr="001F42D3">
        <w:rPr>
          <w:noProof w:val="0"/>
        </w:rPr>
        <w:t>”&gt;</w:t>
      </w:r>
    </w:p>
    <w:p w14:paraId="3DADD38E" w14:textId="77777777" w:rsidR="00B11855" w:rsidRPr="001F42D3" w:rsidRDefault="003D003E" w:rsidP="00AF07D0">
      <w:pPr>
        <w:pStyle w:val="TableXML"/>
        <w:rPr>
          <w:noProof w:val="0"/>
        </w:rPr>
      </w:pPr>
      <w:r w:rsidRPr="001F42D3">
        <w:rPr>
          <w:noProof w:val="0"/>
        </w:rPr>
        <w:t xml:space="preserve">        &lt;wctp-Message sequenceNo="</w:t>
      </w:r>
      <w:r w:rsidRPr="001F42D3">
        <w:rPr>
          <w:noProof w:val="0"/>
          <w:color w:val="FF0000"/>
        </w:rPr>
        <w:t>sequence number</w:t>
      </w:r>
      <w:r w:rsidRPr="001F42D3">
        <w:rPr>
          <w:noProof w:val="0"/>
        </w:rPr>
        <w:t>"&gt;</w:t>
      </w:r>
    </w:p>
    <w:p w14:paraId="5099CDF8" w14:textId="77777777" w:rsidR="00B11855" w:rsidRPr="001F42D3" w:rsidRDefault="003D003E" w:rsidP="00AF07D0">
      <w:pPr>
        <w:pStyle w:val="TableXML"/>
        <w:rPr>
          <w:noProof w:val="0"/>
        </w:rPr>
      </w:pPr>
      <w:r w:rsidRPr="001F42D3">
        <w:rPr>
          <w:noProof w:val="0"/>
        </w:rPr>
        <w:t xml:space="preserve">            &lt;wctp-MessageReply&gt;</w:t>
      </w:r>
    </w:p>
    <w:p w14:paraId="377F85B3" w14:textId="77777777" w:rsidR="00B11855" w:rsidRPr="001F42D3" w:rsidRDefault="003D003E" w:rsidP="00AF07D0">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"&gt;</w:t>
      </w:r>
    </w:p>
    <w:p w14:paraId="3238FF5E" w14:textId="77777777" w:rsidR="00B11855" w:rsidRPr="001F42D3" w:rsidRDefault="003D003E" w:rsidP="00AF07D0">
      <w:pPr>
        <w:pStyle w:val="TableXML"/>
        <w:rPr>
          <w:noProof w:val="0"/>
        </w:rPr>
      </w:pPr>
      <w:r w:rsidRPr="001F42D3">
        <w:rPr>
          <w:noProof w:val="0"/>
        </w:rPr>
        <w:t xml:space="preserve">                &lt;/wctp-ResponseHeader&gt;</w:t>
      </w:r>
    </w:p>
    <w:p w14:paraId="4FA97CBC" w14:textId="77777777" w:rsidR="00B11855" w:rsidRPr="001F42D3" w:rsidRDefault="003D003E" w:rsidP="00AF07D0">
      <w:pPr>
        <w:pStyle w:val="TableXML"/>
        <w:rPr>
          <w:noProof w:val="0"/>
        </w:rPr>
      </w:pPr>
      <w:r w:rsidRPr="001F42D3">
        <w:rPr>
          <w:noProof w:val="0"/>
        </w:rPr>
        <w:t xml:space="preserve">                &lt;wctp-Payload&gt;</w:t>
      </w:r>
    </w:p>
    <w:p w14:paraId="34230BFE" w14:textId="77777777" w:rsidR="00B11855" w:rsidRPr="001F42D3" w:rsidRDefault="003D003E" w:rsidP="00AF07D0">
      <w:pPr>
        <w:pStyle w:val="TableXML"/>
        <w:rPr>
          <w:noProof w:val="0"/>
        </w:rPr>
      </w:pPr>
      <w:r w:rsidRPr="001F42D3">
        <w:rPr>
          <w:noProof w:val="0"/>
        </w:rPr>
        <w:t xml:space="preserve">                    &lt;wctp-Alphanumeric&gt;</w:t>
      </w:r>
      <w:r w:rsidRPr="001F42D3">
        <w:rPr>
          <w:noProof w:val="0"/>
          <w:color w:val="FF0000"/>
        </w:rPr>
        <w:t>response text</w:t>
      </w:r>
      <w:r w:rsidRPr="001F42D3">
        <w:rPr>
          <w:noProof w:val="0"/>
        </w:rPr>
        <w:t>&lt;/wctp-Alphanumeric&gt;</w:t>
      </w:r>
    </w:p>
    <w:p w14:paraId="3F8FE4FE" w14:textId="77777777" w:rsidR="00B11855" w:rsidRPr="001F42D3" w:rsidRDefault="003D003E" w:rsidP="00AF07D0">
      <w:pPr>
        <w:pStyle w:val="TableXML"/>
        <w:rPr>
          <w:noProof w:val="0"/>
        </w:rPr>
      </w:pPr>
      <w:r w:rsidRPr="001F42D3">
        <w:rPr>
          <w:noProof w:val="0"/>
        </w:rPr>
        <w:t xml:space="preserve">                &lt;/wctp-Payload&gt;</w:t>
      </w:r>
    </w:p>
    <w:p w14:paraId="0E50B653" w14:textId="77777777" w:rsidR="00B11855" w:rsidRPr="001F42D3" w:rsidRDefault="003D003E" w:rsidP="00AF07D0">
      <w:pPr>
        <w:pStyle w:val="TableXML"/>
        <w:rPr>
          <w:noProof w:val="0"/>
        </w:rPr>
      </w:pPr>
      <w:r w:rsidRPr="001F42D3">
        <w:rPr>
          <w:noProof w:val="0"/>
        </w:rPr>
        <w:t xml:space="preserve">            &lt;/wctp-MessageReply&gt;</w:t>
      </w:r>
    </w:p>
    <w:p w14:paraId="496F3DA8" w14:textId="77777777" w:rsidR="00B11855" w:rsidRPr="001F42D3" w:rsidRDefault="003D003E" w:rsidP="00AF07D0">
      <w:pPr>
        <w:pStyle w:val="TableXML"/>
        <w:rPr>
          <w:noProof w:val="0"/>
        </w:rPr>
      </w:pPr>
      <w:r w:rsidRPr="001F42D3">
        <w:rPr>
          <w:noProof w:val="0"/>
        </w:rPr>
        <w:t xml:space="preserve">        &lt;/wctp-Message&gt;</w:t>
      </w:r>
    </w:p>
    <w:p w14:paraId="4B9D3604" w14:textId="77777777" w:rsidR="00B11855" w:rsidRPr="001F42D3" w:rsidRDefault="003D003E" w:rsidP="00AF07D0">
      <w:pPr>
        <w:pStyle w:val="TableXML"/>
        <w:rPr>
          <w:noProof w:val="0"/>
        </w:rPr>
      </w:pPr>
      <w:r w:rsidRPr="001F42D3">
        <w:rPr>
          <w:noProof w:val="0"/>
        </w:rPr>
        <w:t xml:space="preserve">    &lt;/wctp-PollResponse&gt;</w:t>
      </w:r>
    </w:p>
    <w:p w14:paraId="692E0514" w14:textId="77777777" w:rsidR="00B11855" w:rsidRPr="001F42D3" w:rsidRDefault="003D003E" w:rsidP="00AF07D0">
      <w:pPr>
        <w:pStyle w:val="TableXML"/>
        <w:rPr>
          <w:noProof w:val="0"/>
        </w:rPr>
      </w:pPr>
      <w:r w:rsidRPr="001F42D3">
        <w:rPr>
          <w:noProof w:val="0"/>
        </w:rPr>
        <w:t>&lt;/wctp-Operation&gt;</w:t>
      </w:r>
    </w:p>
    <w:p w14:paraId="14E41396" w14:textId="767AEB4E" w:rsidR="00B11855" w:rsidRPr="001F42D3" w:rsidRDefault="00CE1CA8" w:rsidP="00B34AEB">
      <w:pPr>
        <w:pStyle w:val="Heading3"/>
        <w:numPr>
          <w:ilvl w:val="0"/>
          <w:numId w:val="0"/>
        </w:numPr>
        <w:rPr>
          <w:noProof w:val="0"/>
        </w:rPr>
      </w:pPr>
      <w:bookmarkStart w:id="1915" w:name="_Toc497485698"/>
      <w:bookmarkStart w:id="1916" w:name="_Toc497486035"/>
      <w:bookmarkStart w:id="1917" w:name="_Toc497486262"/>
      <w:bookmarkStart w:id="1918" w:name="_Toc497486539"/>
      <w:bookmarkStart w:id="1919" w:name="_Toc497486766"/>
      <w:bookmarkStart w:id="1920" w:name="_Toc497493635"/>
      <w:bookmarkStart w:id="1921" w:name="_Toc401769926"/>
      <w:bookmarkStart w:id="1922" w:name="_Toc214889844"/>
      <w:bookmarkEnd w:id="1915"/>
      <w:bookmarkEnd w:id="1916"/>
      <w:bookmarkEnd w:id="1917"/>
      <w:bookmarkEnd w:id="1918"/>
      <w:bookmarkEnd w:id="1919"/>
      <w:bookmarkEnd w:id="1920"/>
      <w:r w:rsidRPr="001F42D3">
        <w:rPr>
          <w:noProof w:val="0"/>
        </w:rPr>
        <w:t xml:space="preserve">K.8.14 </w:t>
      </w:r>
      <w:r w:rsidR="003D003E" w:rsidRPr="001F42D3">
        <w:rPr>
          <w:noProof w:val="0"/>
        </w:rPr>
        <w:t>IHE PCD-07 asynchronous status update (DELIVERED - delivery confirmation)</w:t>
      </w:r>
      <w:bookmarkEnd w:id="1921"/>
      <w:bookmarkEnd w:id="1922"/>
    </w:p>
    <w:p w14:paraId="0CD01904" w14:textId="77777777" w:rsidR="00B11855" w:rsidRPr="001F42D3" w:rsidRDefault="003D003E" w:rsidP="00AF07D0">
      <w:pPr>
        <w:pStyle w:val="BodyText"/>
      </w:pPr>
      <w:r w:rsidRPr="001F42D3">
        <w:t xml:space="preserve">The value of </w:t>
      </w:r>
      <w:r w:rsidRPr="001F42D3">
        <w:rPr>
          <w:rStyle w:val="StrongEmphasis"/>
        </w:rPr>
        <w:t>status update</w:t>
      </w:r>
      <w:r w:rsidRPr="001F42D3">
        <w:t xml:space="preserve"> would be “DELIVERED”.</w:t>
      </w:r>
    </w:p>
    <w:p w14:paraId="265C78C9" w14:textId="77777777" w:rsidR="00B11855" w:rsidRPr="001F42D3" w:rsidRDefault="00B11855" w:rsidP="00CF5627">
      <w:pPr>
        <w:pStyle w:val="BodyText"/>
      </w:pPr>
    </w:p>
    <w:p w14:paraId="449271B0" w14:textId="77777777" w:rsidR="00B11855" w:rsidRPr="001F42D3" w:rsidRDefault="003D003E" w:rsidP="00AF07D0">
      <w:pPr>
        <w:pStyle w:val="TableXML"/>
        <w:rPr>
          <w:noProof w:val="0"/>
        </w:rPr>
      </w:pPr>
      <w:r w:rsidRPr="001F42D3">
        <w:rPr>
          <w:noProof w:val="0"/>
        </w:rPr>
        <w:t>&lt;?xml version="1.0" encoding="utf-16"?&gt;</w:t>
      </w:r>
    </w:p>
    <w:p w14:paraId="41204F65"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F92A318"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07879B8D" w14:textId="77777777" w:rsidR="00B11855" w:rsidRPr="001F42D3" w:rsidRDefault="003D003E" w:rsidP="00AF07D0">
      <w:pPr>
        <w:pStyle w:val="TableXML"/>
        <w:rPr>
          <w:noProof w:val="0"/>
        </w:rPr>
      </w:pPr>
      <w:r w:rsidRPr="001F42D3">
        <w:rPr>
          <w:noProof w:val="0"/>
        </w:rPr>
        <w:t xml:space="preserve">    &lt;wctp-StatusInfo&gt;</w:t>
      </w:r>
    </w:p>
    <w:p w14:paraId="78671CCD" w14:textId="77777777" w:rsidR="00B11855" w:rsidRPr="001F42D3" w:rsidRDefault="003D003E" w:rsidP="00AF07D0">
      <w:pPr>
        <w:pStyle w:val="TableXML"/>
        <w:rPr>
          <w:noProof w:val="0"/>
        </w:rPr>
      </w:pPr>
      <w:r w:rsidRPr="001F42D3">
        <w:rPr>
          <w:noProof w:val="0"/>
        </w:rPr>
        <w:t xml:space="preserve">        &lt;wctp-ResponseHeader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26C8E799" w14:textId="77777777" w:rsidR="00B11855" w:rsidRPr="001F42D3" w:rsidRDefault="003D003E" w:rsidP="00AF07D0">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/&gt;</w:t>
      </w:r>
    </w:p>
    <w:p w14:paraId="0469ADA1" w14:textId="77777777" w:rsidR="00B11855" w:rsidRPr="001F42D3" w:rsidRDefault="003D003E" w:rsidP="00AF07D0">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6536B32E" w14:textId="77777777" w:rsidR="00B11855" w:rsidRPr="001F42D3" w:rsidRDefault="003D003E" w:rsidP="00AF07D0">
      <w:pPr>
        <w:pStyle w:val="TableXML"/>
        <w:rPr>
          <w:noProof w:val="0"/>
        </w:rPr>
      </w:pPr>
      <w:r w:rsidRPr="001F42D3">
        <w:rPr>
          <w:noProof w:val="0"/>
        </w:rPr>
        <w:t xml:space="preserve">            &lt;wctp-Recipient authorizationCode="" /&gt;</w:t>
      </w:r>
    </w:p>
    <w:p w14:paraId="7E84E6AA" w14:textId="77777777" w:rsidR="00B11855" w:rsidRPr="001F42D3" w:rsidRDefault="003D003E" w:rsidP="00AF07D0">
      <w:pPr>
        <w:pStyle w:val="TableXML"/>
        <w:rPr>
          <w:noProof w:val="0"/>
        </w:rPr>
      </w:pPr>
      <w:r w:rsidRPr="001F42D3">
        <w:rPr>
          <w:noProof w:val="0"/>
        </w:rPr>
        <w:t xml:space="preserve">        &lt;/wctp-ResponseHeader&gt;</w:t>
      </w:r>
    </w:p>
    <w:p w14:paraId="4B920ABB" w14:textId="77777777" w:rsidR="00B11855" w:rsidRPr="001F42D3" w:rsidRDefault="003D003E" w:rsidP="00AF07D0">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3CB29541" w14:textId="77777777" w:rsidR="00B11855" w:rsidRPr="001F42D3" w:rsidRDefault="003D003E" w:rsidP="00AF07D0">
      <w:pPr>
        <w:pStyle w:val="TableXML"/>
        <w:rPr>
          <w:noProof w:val="0"/>
        </w:rPr>
      </w:pPr>
      <w:r w:rsidRPr="001F42D3">
        <w:rPr>
          <w:noProof w:val="0"/>
        </w:rPr>
        <w:t xml:space="preserve">    &lt;/wctp-StatusInfo&gt;</w:t>
      </w:r>
    </w:p>
    <w:p w14:paraId="2A14B8FA" w14:textId="77777777" w:rsidR="00B11855" w:rsidRPr="001F42D3" w:rsidRDefault="003D003E" w:rsidP="00AF07D0">
      <w:pPr>
        <w:pStyle w:val="TableXML"/>
        <w:rPr>
          <w:noProof w:val="0"/>
        </w:rPr>
      </w:pPr>
      <w:r w:rsidRPr="001F42D3">
        <w:rPr>
          <w:noProof w:val="0"/>
        </w:rPr>
        <w:t>&lt;/wctp-Operation&gt;</w:t>
      </w:r>
    </w:p>
    <w:p w14:paraId="12BFE931" w14:textId="3781503D" w:rsidR="00B11855" w:rsidRPr="001F42D3" w:rsidRDefault="00CE1CA8" w:rsidP="00B34AEB">
      <w:pPr>
        <w:pStyle w:val="Heading3"/>
        <w:numPr>
          <w:ilvl w:val="0"/>
          <w:numId w:val="0"/>
        </w:numPr>
        <w:rPr>
          <w:noProof w:val="0"/>
        </w:rPr>
      </w:pPr>
      <w:bookmarkStart w:id="1923" w:name="_Toc497485700"/>
      <w:bookmarkStart w:id="1924" w:name="_Toc497486037"/>
      <w:bookmarkStart w:id="1925" w:name="_Toc497486264"/>
      <w:bookmarkStart w:id="1926" w:name="_Toc497486541"/>
      <w:bookmarkStart w:id="1927" w:name="_Toc497486768"/>
      <w:bookmarkStart w:id="1928" w:name="_Toc497493637"/>
      <w:bookmarkStart w:id="1929" w:name="_Toc401769927"/>
      <w:bookmarkStart w:id="1930" w:name="_Toc214889845"/>
      <w:bookmarkEnd w:id="1923"/>
      <w:bookmarkEnd w:id="1924"/>
      <w:bookmarkEnd w:id="1925"/>
      <w:bookmarkEnd w:id="1926"/>
      <w:bookmarkEnd w:id="1927"/>
      <w:bookmarkEnd w:id="1928"/>
      <w:r w:rsidRPr="001F42D3">
        <w:rPr>
          <w:noProof w:val="0"/>
        </w:rPr>
        <w:t>K.8.1</w:t>
      </w:r>
      <w:r w:rsidR="001F65FA">
        <w:rPr>
          <w:noProof w:val="0"/>
        </w:rPr>
        <w:t>5</w:t>
      </w:r>
      <w:r w:rsidRPr="001F42D3">
        <w:rPr>
          <w:noProof w:val="0"/>
        </w:rPr>
        <w:t xml:space="preserve"> </w:t>
      </w:r>
      <w:r w:rsidR="003D003E" w:rsidRPr="001F42D3">
        <w:rPr>
          <w:noProof w:val="0"/>
        </w:rPr>
        <w:t>IHE PCD-07 asynchronous status update (READ - read receipt)</w:t>
      </w:r>
      <w:bookmarkEnd w:id="1929"/>
      <w:bookmarkEnd w:id="1930"/>
    </w:p>
    <w:p w14:paraId="6761A748" w14:textId="77777777" w:rsidR="00B11855" w:rsidRPr="001F42D3" w:rsidRDefault="003D003E" w:rsidP="00AF07D0">
      <w:pPr>
        <w:pStyle w:val="BodyText"/>
      </w:pPr>
      <w:r w:rsidRPr="001F42D3">
        <w:t xml:space="preserve">The value of </w:t>
      </w:r>
      <w:r w:rsidRPr="001F42D3">
        <w:rPr>
          <w:b/>
          <w:color w:val="FF0000"/>
        </w:rPr>
        <w:t>status update</w:t>
      </w:r>
      <w:r w:rsidRPr="001F42D3">
        <w:t xml:space="preserve"> would be “READ”.</w:t>
      </w:r>
    </w:p>
    <w:p w14:paraId="285B74FC" w14:textId="77777777" w:rsidR="00B11855" w:rsidRPr="001F42D3" w:rsidRDefault="00B11855" w:rsidP="00EE391A">
      <w:pPr>
        <w:pStyle w:val="BodyText"/>
      </w:pPr>
    </w:p>
    <w:p w14:paraId="57A3BCBD" w14:textId="77777777" w:rsidR="00B11855" w:rsidRPr="001F42D3" w:rsidRDefault="003D003E" w:rsidP="00EE391A">
      <w:pPr>
        <w:pStyle w:val="TableXML"/>
        <w:rPr>
          <w:noProof w:val="0"/>
        </w:rPr>
      </w:pPr>
      <w:r w:rsidRPr="001F42D3">
        <w:rPr>
          <w:noProof w:val="0"/>
        </w:rPr>
        <w:t>&lt;?xml version="1.0" encoding="utf-16"?&gt;</w:t>
      </w:r>
    </w:p>
    <w:p w14:paraId="3F8C8CA8" w14:textId="77777777" w:rsidR="00B11855" w:rsidRPr="001F42D3" w:rsidRDefault="003D003E" w:rsidP="00EE391A">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0DFCD563" w14:textId="77777777" w:rsidR="00B11855" w:rsidRPr="001F42D3" w:rsidRDefault="003D003E" w:rsidP="00EE391A">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3792EDF7" w14:textId="77777777" w:rsidR="00B11855" w:rsidRPr="001F42D3" w:rsidRDefault="003D003E" w:rsidP="00EE391A">
      <w:pPr>
        <w:pStyle w:val="TableXML"/>
        <w:rPr>
          <w:noProof w:val="0"/>
        </w:rPr>
      </w:pPr>
      <w:r w:rsidRPr="001F42D3">
        <w:rPr>
          <w:noProof w:val="0"/>
        </w:rPr>
        <w:t xml:space="preserve">    &lt;wctp-StatusInfo&gt;</w:t>
      </w:r>
    </w:p>
    <w:p w14:paraId="1ABFDCA6" w14:textId="77777777" w:rsidR="00B11855" w:rsidRPr="001F42D3" w:rsidRDefault="003D003E" w:rsidP="00EE391A">
      <w:pPr>
        <w:pStyle w:val="TableXML"/>
        <w:rPr>
          <w:noProof w:val="0"/>
        </w:rPr>
      </w:pPr>
      <w:r w:rsidRPr="001F42D3">
        <w:rPr>
          <w:noProof w:val="0"/>
        </w:rPr>
        <w:t xml:space="preserve">        &lt;wctp-ResponseHeader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4D807D75" w14:textId="77777777" w:rsidR="00B11855" w:rsidRPr="001F42D3" w:rsidRDefault="003D003E" w:rsidP="00EE391A">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/&gt;</w:t>
      </w:r>
    </w:p>
    <w:p w14:paraId="5559D156" w14:textId="77777777" w:rsidR="00B11855" w:rsidRPr="001F42D3" w:rsidRDefault="003D003E" w:rsidP="00EE391A">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71C0B64B" w14:textId="77777777" w:rsidR="00B11855" w:rsidRPr="001F42D3" w:rsidRDefault="003D003E" w:rsidP="00EE391A">
      <w:pPr>
        <w:pStyle w:val="TableXML"/>
        <w:rPr>
          <w:noProof w:val="0"/>
        </w:rPr>
      </w:pPr>
      <w:r w:rsidRPr="001F42D3">
        <w:rPr>
          <w:noProof w:val="0"/>
        </w:rPr>
        <w:t xml:space="preserve">            &lt;wctp-Recipient authorizationCode="" /&gt;</w:t>
      </w:r>
    </w:p>
    <w:p w14:paraId="091E4439" w14:textId="77777777" w:rsidR="00B11855" w:rsidRPr="001F42D3" w:rsidRDefault="003D003E" w:rsidP="00EE391A">
      <w:pPr>
        <w:pStyle w:val="TableXML"/>
        <w:rPr>
          <w:noProof w:val="0"/>
        </w:rPr>
      </w:pPr>
      <w:r w:rsidRPr="001F42D3">
        <w:rPr>
          <w:noProof w:val="0"/>
        </w:rPr>
        <w:lastRenderedPageBreak/>
        <w:t xml:space="preserve">        &lt;/wctp-ResponseHeader&gt;</w:t>
      </w:r>
    </w:p>
    <w:p w14:paraId="692C049D" w14:textId="77777777" w:rsidR="00B11855" w:rsidRPr="001F42D3" w:rsidRDefault="003D003E" w:rsidP="00EE391A">
      <w:pPr>
        <w:pStyle w:val="TableXML"/>
        <w:rPr>
          <w:noProof w:val="0"/>
        </w:rPr>
      </w:pPr>
      <w:r w:rsidRPr="001F42D3">
        <w:rPr>
          <w:noProof w:val="0"/>
        </w:rPr>
        <w:t xml:space="preserve">        &lt;wctp-Notification type="</w:t>
      </w:r>
      <w:r w:rsidRPr="001F42D3">
        <w:rPr>
          <w:noProof w:val="0"/>
          <w:color w:val="FF0000"/>
        </w:rPr>
        <w:t>status update</w:t>
      </w:r>
      <w:r w:rsidRPr="001F42D3">
        <w:rPr>
          <w:noProof w:val="0"/>
        </w:rPr>
        <w:t>" /&gt;</w:t>
      </w:r>
    </w:p>
    <w:p w14:paraId="58B9E6EE" w14:textId="77777777" w:rsidR="00B11855" w:rsidRPr="001F42D3" w:rsidRDefault="003D003E" w:rsidP="00EE391A">
      <w:pPr>
        <w:pStyle w:val="TableXML"/>
        <w:rPr>
          <w:noProof w:val="0"/>
        </w:rPr>
      </w:pPr>
      <w:r w:rsidRPr="001F42D3">
        <w:rPr>
          <w:noProof w:val="0"/>
        </w:rPr>
        <w:t xml:space="preserve">    &lt;/wctp-StatusInfo&gt;</w:t>
      </w:r>
    </w:p>
    <w:p w14:paraId="6EDD27E0" w14:textId="77777777" w:rsidR="00B11855" w:rsidRPr="001F42D3" w:rsidRDefault="003D003E" w:rsidP="00EE391A">
      <w:pPr>
        <w:pStyle w:val="TableXML"/>
        <w:rPr>
          <w:noProof w:val="0"/>
        </w:rPr>
      </w:pPr>
      <w:r w:rsidRPr="001F42D3">
        <w:rPr>
          <w:noProof w:val="0"/>
        </w:rPr>
        <w:t>&lt;/wctp-Operation&gt;</w:t>
      </w:r>
    </w:p>
    <w:p w14:paraId="4F94E4FE" w14:textId="35013069" w:rsidR="00B11855" w:rsidRPr="001F42D3" w:rsidRDefault="00CE1CA8" w:rsidP="00B34AEB">
      <w:pPr>
        <w:pStyle w:val="Heading3"/>
        <w:numPr>
          <w:ilvl w:val="0"/>
          <w:numId w:val="0"/>
        </w:numPr>
        <w:rPr>
          <w:noProof w:val="0"/>
        </w:rPr>
      </w:pPr>
      <w:bookmarkStart w:id="1931" w:name="_Toc497485702"/>
      <w:bookmarkStart w:id="1932" w:name="_Toc497486039"/>
      <w:bookmarkStart w:id="1933" w:name="_Toc497486266"/>
      <w:bookmarkStart w:id="1934" w:name="_Toc497486543"/>
      <w:bookmarkStart w:id="1935" w:name="_Toc497486770"/>
      <w:bookmarkStart w:id="1936" w:name="_Toc497493639"/>
      <w:bookmarkStart w:id="1937" w:name="_Toc401769928"/>
      <w:bookmarkStart w:id="1938" w:name="_Toc214889846"/>
      <w:bookmarkEnd w:id="1931"/>
      <w:bookmarkEnd w:id="1932"/>
      <w:bookmarkEnd w:id="1933"/>
      <w:bookmarkEnd w:id="1934"/>
      <w:bookmarkEnd w:id="1935"/>
      <w:bookmarkEnd w:id="1936"/>
      <w:r w:rsidRPr="001F42D3">
        <w:rPr>
          <w:noProof w:val="0"/>
        </w:rPr>
        <w:t>K.8.1</w:t>
      </w:r>
      <w:r w:rsidR="001F65FA">
        <w:rPr>
          <w:noProof w:val="0"/>
        </w:rPr>
        <w:t>6</w:t>
      </w:r>
      <w:r w:rsidRPr="001F42D3">
        <w:rPr>
          <w:noProof w:val="0"/>
        </w:rPr>
        <w:t xml:space="preserve"> </w:t>
      </w:r>
      <w:r w:rsidR="003D003E" w:rsidRPr="001F42D3">
        <w:rPr>
          <w:noProof w:val="0"/>
        </w:rPr>
        <w:t>IHE PCD-07 asynchronous reply message with MCR</w:t>
      </w:r>
      <w:bookmarkEnd w:id="1937"/>
      <w:r w:rsidR="0021200B" w:rsidRPr="001F42D3">
        <w:rPr>
          <w:noProof w:val="0"/>
        </w:rPr>
        <w:t xml:space="preserve"> and URI response</w:t>
      </w:r>
      <w:bookmarkEnd w:id="1938"/>
    </w:p>
    <w:p w14:paraId="1E21B93F" w14:textId="77777777" w:rsidR="00B11855" w:rsidRPr="001F42D3" w:rsidRDefault="003D003E" w:rsidP="00AF07D0">
      <w:pPr>
        <w:pStyle w:val="TableXML"/>
        <w:rPr>
          <w:noProof w:val="0"/>
        </w:rPr>
      </w:pPr>
      <w:r w:rsidRPr="001F42D3">
        <w:rPr>
          <w:noProof w:val="0"/>
        </w:rPr>
        <w:t>&lt;?xml version="1.0" encoding="utf-16"?&gt;</w:t>
      </w:r>
    </w:p>
    <w:p w14:paraId="0ECC589E" w14:textId="77777777" w:rsidR="00B11855" w:rsidRPr="001F42D3" w:rsidRDefault="003D003E" w:rsidP="00AF07D0">
      <w:pPr>
        <w:pStyle w:val="TableXML"/>
        <w:rPr>
          <w:noProof w:val="0"/>
        </w:rPr>
      </w:pPr>
      <w:r w:rsidRPr="001F42D3">
        <w:rPr>
          <w:noProof w:val="0"/>
        </w:rPr>
        <w:t>&lt;!DOCTYPE wctp-Operation SYSTEM “</w:t>
      </w:r>
      <w:r w:rsidRPr="001F42D3">
        <w:rPr>
          <w:noProof w:val="0"/>
          <w:color w:val="FF0000"/>
        </w:rPr>
        <w:t>WCTP DTD</w:t>
      </w:r>
      <w:r w:rsidRPr="001F42D3">
        <w:rPr>
          <w:noProof w:val="0"/>
        </w:rPr>
        <w:t>”&gt;</w:t>
      </w:r>
    </w:p>
    <w:p w14:paraId="507057C0" w14:textId="77777777" w:rsidR="00B11855" w:rsidRPr="001F42D3" w:rsidRDefault="003D003E" w:rsidP="00AF07D0">
      <w:pPr>
        <w:pStyle w:val="TableXML"/>
        <w:rPr>
          <w:noProof w:val="0"/>
        </w:rPr>
      </w:pPr>
      <w:r w:rsidRPr="001F42D3">
        <w:rPr>
          <w:noProof w:val="0"/>
        </w:rPr>
        <w:t>&lt;wctp-Operation wctpVersion=“</w:t>
      </w:r>
      <w:r w:rsidRPr="001F42D3">
        <w:rPr>
          <w:noProof w:val="0"/>
          <w:color w:val="FF0000"/>
        </w:rPr>
        <w:t>WCTP version</w:t>
      </w:r>
      <w:r w:rsidRPr="001F42D3">
        <w:rPr>
          <w:noProof w:val="0"/>
        </w:rPr>
        <w:t>”&gt;</w:t>
      </w:r>
    </w:p>
    <w:p w14:paraId="00E33CFE" w14:textId="77777777" w:rsidR="00B11855" w:rsidRPr="001F42D3" w:rsidRDefault="003D003E" w:rsidP="00AF07D0">
      <w:pPr>
        <w:pStyle w:val="TableXML"/>
        <w:rPr>
          <w:noProof w:val="0"/>
        </w:rPr>
      </w:pPr>
      <w:r w:rsidRPr="001F42D3">
        <w:rPr>
          <w:noProof w:val="0"/>
        </w:rPr>
        <w:t xml:space="preserve">    &lt;wctp-MessageReply MCRMessageReply="true"&gt;</w:t>
      </w:r>
    </w:p>
    <w:p w14:paraId="28A78064" w14:textId="77777777" w:rsidR="00B11855" w:rsidRPr="001F42D3" w:rsidRDefault="003D003E" w:rsidP="00AF07D0">
      <w:pPr>
        <w:pStyle w:val="TableXML"/>
        <w:rPr>
          <w:noProof w:val="0"/>
        </w:rPr>
      </w:pPr>
      <w:r w:rsidRPr="001F42D3">
        <w:rPr>
          <w:noProof w:val="0"/>
        </w:rPr>
        <w:t xml:space="preserve">        &lt;wctp-ResponseHeader responseToMessageID="</w:t>
      </w:r>
      <w:r w:rsidRPr="001F42D3">
        <w:rPr>
          <w:noProof w:val="0"/>
          <w:color w:val="FF0000"/>
        </w:rPr>
        <w:t>message ID</w:t>
      </w:r>
      <w:r w:rsidRPr="001F42D3">
        <w:rPr>
          <w:noProof w:val="0"/>
        </w:rPr>
        <w:t>" responseTimestamp="</w:t>
      </w:r>
      <w:r w:rsidRPr="001F42D3">
        <w:rPr>
          <w:noProof w:val="0"/>
          <w:color w:val="FF0000"/>
        </w:rPr>
        <w:t>timestamp</w:t>
      </w:r>
      <w:r w:rsidRPr="001F42D3">
        <w:rPr>
          <w:noProof w:val="0"/>
        </w:rPr>
        <w:t>" respondingToTimestamp="</w:t>
      </w:r>
      <w:r w:rsidRPr="001F42D3">
        <w:rPr>
          <w:noProof w:val="0"/>
          <w:color w:val="FF0000"/>
        </w:rPr>
        <w:t>timestamp</w:t>
      </w:r>
      <w:r w:rsidRPr="001F42D3">
        <w:rPr>
          <w:noProof w:val="0"/>
        </w:rPr>
        <w:t>" onBehalfOfRecipientID="</w:t>
      </w:r>
      <w:r w:rsidRPr="001F42D3">
        <w:rPr>
          <w:noProof w:val="0"/>
          <w:color w:val="FF0000"/>
        </w:rPr>
        <w:t>recipient PIN</w:t>
      </w:r>
      <w:r w:rsidRPr="001F42D3">
        <w:rPr>
          <w:noProof w:val="0"/>
        </w:rPr>
        <w:t>"&gt;</w:t>
      </w:r>
    </w:p>
    <w:p w14:paraId="3CF544EF" w14:textId="77777777" w:rsidR="00B11855" w:rsidRPr="001F42D3" w:rsidRDefault="003D003E" w:rsidP="00AF07D0">
      <w:pPr>
        <w:pStyle w:val="TableXML"/>
        <w:rPr>
          <w:noProof w:val="0"/>
        </w:rPr>
      </w:pPr>
      <w:r w:rsidRPr="001F42D3">
        <w:rPr>
          <w:noProof w:val="0"/>
        </w:rPr>
        <w:t xml:space="preserve">            &lt;wctp-Originator senderID="</w:t>
      </w:r>
      <w:r w:rsidRPr="001F42D3">
        <w:rPr>
          <w:noProof w:val="0"/>
          <w:color w:val="FF0000"/>
        </w:rPr>
        <w:t>sender ID</w:t>
      </w:r>
      <w:r w:rsidRPr="001F42D3">
        <w:rPr>
          <w:noProof w:val="0"/>
        </w:rPr>
        <w:t>" miscInfo="" /&gt;</w:t>
      </w:r>
    </w:p>
    <w:p w14:paraId="28626A8B" w14:textId="77777777" w:rsidR="00B11855" w:rsidRPr="001F42D3" w:rsidRDefault="003D003E" w:rsidP="00AF07D0">
      <w:pPr>
        <w:pStyle w:val="TableXML"/>
        <w:rPr>
          <w:noProof w:val="0"/>
        </w:rPr>
      </w:pPr>
      <w:r w:rsidRPr="001F42D3">
        <w:rPr>
          <w:noProof w:val="0"/>
        </w:rPr>
        <w:t xml:space="preserve">            &lt;wctp-MessageControl messageID="</w:t>
      </w:r>
      <w:r w:rsidRPr="001F42D3">
        <w:rPr>
          <w:noProof w:val="0"/>
          <w:color w:val="FF0000"/>
        </w:rPr>
        <w:t>message ID</w:t>
      </w:r>
      <w:r w:rsidRPr="001F42D3">
        <w:rPr>
          <w:noProof w:val="0"/>
        </w:rPr>
        <w:t>" transactionID="</w:t>
      </w:r>
      <w:r w:rsidRPr="001F42D3">
        <w:rPr>
          <w:noProof w:val="0"/>
          <w:color w:val="FF0000"/>
        </w:rPr>
        <w:t>transaction ID</w:t>
      </w:r>
      <w:r w:rsidRPr="001F42D3">
        <w:rPr>
          <w:noProof w:val="0"/>
        </w:rPr>
        <w:t>" /&gt;</w:t>
      </w:r>
    </w:p>
    <w:p w14:paraId="629E0CE4" w14:textId="77777777" w:rsidR="00B11855" w:rsidRPr="001F42D3" w:rsidRDefault="003D003E" w:rsidP="00AF07D0">
      <w:pPr>
        <w:pStyle w:val="TableXML"/>
        <w:rPr>
          <w:noProof w:val="0"/>
        </w:rPr>
      </w:pPr>
      <w:r w:rsidRPr="001F42D3">
        <w:rPr>
          <w:noProof w:val="0"/>
        </w:rPr>
        <w:t xml:space="preserve">            &lt;wctp-Recipient recipientID="</w:t>
      </w:r>
      <w:r w:rsidRPr="001F42D3">
        <w:rPr>
          <w:noProof w:val="0"/>
          <w:color w:val="FF0000"/>
        </w:rPr>
        <w:t>recipient PIN</w:t>
      </w:r>
      <w:r w:rsidRPr="001F42D3">
        <w:rPr>
          <w:noProof w:val="0"/>
        </w:rPr>
        <w:t>" /&gt;</w:t>
      </w:r>
    </w:p>
    <w:p w14:paraId="64618215" w14:textId="77777777" w:rsidR="00B11855" w:rsidRPr="001F42D3" w:rsidRDefault="003D003E" w:rsidP="00AF07D0">
      <w:pPr>
        <w:pStyle w:val="TableXML"/>
        <w:rPr>
          <w:noProof w:val="0"/>
        </w:rPr>
      </w:pPr>
      <w:r w:rsidRPr="001F42D3">
        <w:rPr>
          <w:noProof w:val="0"/>
        </w:rPr>
        <w:t xml:space="preserve">        &lt;/wctp-ResponseHeader&gt;</w:t>
      </w:r>
    </w:p>
    <w:p w14:paraId="0BC8581E" w14:textId="77777777" w:rsidR="00B11855" w:rsidRPr="001F42D3" w:rsidRDefault="003D003E" w:rsidP="00AF07D0">
      <w:pPr>
        <w:pStyle w:val="TableXML"/>
        <w:rPr>
          <w:noProof w:val="0"/>
        </w:rPr>
      </w:pPr>
      <w:r w:rsidRPr="001F42D3">
        <w:rPr>
          <w:noProof w:val="0"/>
        </w:rPr>
        <w:t xml:space="preserve">        &lt;wctp-Payload&gt;</w:t>
      </w:r>
    </w:p>
    <w:p w14:paraId="1FE92D60" w14:textId="6F9DDBD4" w:rsidR="00B11855" w:rsidRPr="001F42D3" w:rsidRDefault="003D003E" w:rsidP="00AF07D0">
      <w:pPr>
        <w:pStyle w:val="TableXML"/>
        <w:rPr>
          <w:noProof w:val="0"/>
        </w:rPr>
      </w:pPr>
      <w:r w:rsidRPr="001F42D3">
        <w:rPr>
          <w:noProof w:val="0"/>
        </w:rPr>
        <w:t xml:space="preserve">            </w:t>
      </w:r>
    </w:p>
    <w:p w14:paraId="4DE0FDCA" w14:textId="6382F7BF" w:rsidR="0021200B" w:rsidRPr="001F42D3" w:rsidRDefault="0021200B" w:rsidP="00AF07D0">
      <w:pPr>
        <w:pStyle w:val="TableXML"/>
        <w:rPr>
          <w:noProof w:val="0"/>
        </w:rPr>
      </w:pPr>
      <w:r w:rsidRPr="001F42D3">
        <w:rPr>
          <w:noProof w:val="0"/>
        </w:rPr>
        <w:t xml:space="preserve">            &lt;wctp-Alphanumeric actionURIPurpose=”</w:t>
      </w:r>
      <w:r w:rsidRPr="001F42D3">
        <w:rPr>
          <w:noProof w:val="0"/>
          <w:color w:val="FF0000"/>
        </w:rPr>
        <w:t>purpose</w:t>
      </w:r>
      <w:r w:rsidRPr="001F42D3">
        <w:rPr>
          <w:noProof w:val="0"/>
        </w:rPr>
        <w:t>”&gt;</w:t>
      </w:r>
      <w:r w:rsidRPr="001F42D3">
        <w:rPr>
          <w:noProof w:val="0"/>
          <w:color w:val="FF0000"/>
        </w:rPr>
        <w:t>response text</w:t>
      </w:r>
      <w:r w:rsidRPr="001F42D3">
        <w:rPr>
          <w:noProof w:val="0"/>
        </w:rPr>
        <w:t>&lt;/wctp-Alphanumeric&gt;</w:t>
      </w:r>
    </w:p>
    <w:p w14:paraId="4F7E7160" w14:textId="77777777" w:rsidR="00B11855" w:rsidRPr="001F42D3" w:rsidRDefault="003D003E" w:rsidP="00AF07D0">
      <w:pPr>
        <w:pStyle w:val="TableXML"/>
        <w:rPr>
          <w:noProof w:val="0"/>
        </w:rPr>
      </w:pPr>
      <w:r w:rsidRPr="001F42D3">
        <w:rPr>
          <w:noProof w:val="0"/>
        </w:rPr>
        <w:t xml:space="preserve">        &lt;/wctp-Payload&gt;</w:t>
      </w:r>
    </w:p>
    <w:p w14:paraId="40D03DE0" w14:textId="77777777" w:rsidR="00B11855" w:rsidRPr="001F42D3" w:rsidRDefault="003D003E" w:rsidP="00AF07D0">
      <w:pPr>
        <w:pStyle w:val="TableXML"/>
        <w:rPr>
          <w:noProof w:val="0"/>
        </w:rPr>
      </w:pPr>
      <w:r w:rsidRPr="001F42D3">
        <w:rPr>
          <w:noProof w:val="0"/>
        </w:rPr>
        <w:t xml:space="preserve">    &lt;/wctp-MessageReply&gt;</w:t>
      </w:r>
    </w:p>
    <w:p w14:paraId="0FE29797" w14:textId="77777777" w:rsidR="00B11855" w:rsidRPr="001F42D3" w:rsidRDefault="003D003E" w:rsidP="00AF07D0">
      <w:pPr>
        <w:pStyle w:val="TableXML"/>
        <w:rPr>
          <w:noProof w:val="0"/>
        </w:rPr>
      </w:pPr>
      <w:r w:rsidRPr="001F42D3">
        <w:rPr>
          <w:noProof w:val="0"/>
        </w:rPr>
        <w:t>&lt;/wctp-Operation&gt;</w:t>
      </w:r>
    </w:p>
    <w:p w14:paraId="20912424" w14:textId="55752D8A" w:rsidR="005B313C" w:rsidRPr="001F42D3" w:rsidRDefault="00CE1CA8" w:rsidP="00B34AEB">
      <w:pPr>
        <w:pStyle w:val="Heading3"/>
        <w:numPr>
          <w:ilvl w:val="0"/>
          <w:numId w:val="0"/>
        </w:numPr>
        <w:rPr>
          <w:noProof w:val="0"/>
        </w:rPr>
      </w:pPr>
      <w:bookmarkStart w:id="1939" w:name="_Toc497485704"/>
      <w:bookmarkStart w:id="1940" w:name="_Toc497486041"/>
      <w:bookmarkStart w:id="1941" w:name="_Toc497486268"/>
      <w:bookmarkStart w:id="1942" w:name="_Toc497486545"/>
      <w:bookmarkStart w:id="1943" w:name="_Toc497486772"/>
      <w:bookmarkStart w:id="1944" w:name="_Toc497493641"/>
      <w:bookmarkStart w:id="1945" w:name="_Toc214889847"/>
      <w:bookmarkEnd w:id="1939"/>
      <w:bookmarkEnd w:id="1940"/>
      <w:bookmarkEnd w:id="1941"/>
      <w:bookmarkEnd w:id="1942"/>
      <w:bookmarkEnd w:id="1943"/>
      <w:bookmarkEnd w:id="1944"/>
      <w:r w:rsidRPr="001F42D3">
        <w:rPr>
          <w:noProof w:val="0"/>
        </w:rPr>
        <w:t>K.8.1</w:t>
      </w:r>
      <w:r w:rsidR="001F65FA">
        <w:rPr>
          <w:noProof w:val="0"/>
        </w:rPr>
        <w:t>7</w:t>
      </w:r>
      <w:r w:rsidRPr="001F42D3">
        <w:rPr>
          <w:noProof w:val="0"/>
        </w:rPr>
        <w:t xml:space="preserve"> </w:t>
      </w:r>
      <w:r w:rsidR="005B313C" w:rsidRPr="001F42D3">
        <w:rPr>
          <w:noProof w:val="0"/>
        </w:rPr>
        <w:t xml:space="preserve">IHE </w:t>
      </w:r>
      <w:r w:rsidR="009843AA">
        <w:rPr>
          <w:noProof w:val="0"/>
        </w:rPr>
        <w:t>DEV</w:t>
      </w:r>
      <w:r w:rsidR="005B313C" w:rsidRPr="001F42D3">
        <w:rPr>
          <w:noProof w:val="0"/>
        </w:rPr>
        <w:t xml:space="preserve"> specific WCTP extensions to PCD-06 wctp-SubmitRequest for WCM attachments</w:t>
      </w:r>
      <w:bookmarkEnd w:id="1945"/>
    </w:p>
    <w:p w14:paraId="7B2431CC" w14:textId="2646CEF4" w:rsidR="005B313C" w:rsidRPr="001F42D3" w:rsidRDefault="005B313C" w:rsidP="005B313C">
      <w:pPr>
        <w:pStyle w:val="BodyText"/>
      </w:pPr>
      <w:r w:rsidRPr="001F42D3">
        <w:t xml:space="preserve">WCTP is a text </w:t>
      </w:r>
      <w:r w:rsidR="00242B41" w:rsidRPr="001F42D3">
        <w:t>messaging</w:t>
      </w:r>
      <w:r w:rsidRPr="001F42D3">
        <w:t xml:space="preserve"> protocol which doesn’t support attachments or graphical images and whose maximum message length is restricted</w:t>
      </w:r>
      <w:r w:rsidR="002E782A" w:rsidRPr="001F42D3">
        <w:t xml:space="preserve">. </w:t>
      </w:r>
      <w:r w:rsidRPr="001F42D3">
        <w:t xml:space="preserve">The IHE </w:t>
      </w:r>
      <w:r w:rsidR="009843AA">
        <w:t>DEV</w:t>
      </w:r>
      <w:r w:rsidRPr="001F42D3">
        <w:t xml:space="preserve"> domain has extended WCTP 1.3 to support optional attachments as either the ACM </w:t>
      </w:r>
      <w:r w:rsidR="00647994" w:rsidRPr="001F42D3">
        <w:t>[PCD-04]</w:t>
      </w:r>
      <w:r w:rsidRPr="001F42D3">
        <w:t xml:space="preserve"> transaction in its entirety and/or as one or more graphical snippet attachments in support of the Waveform Content Module (WCM) capability</w:t>
      </w:r>
      <w:r w:rsidR="002E782A" w:rsidRPr="001F42D3">
        <w:t xml:space="preserve">. </w:t>
      </w:r>
      <w:r w:rsidRPr="001F42D3">
        <w:t>This in turn presumes removal of the message length restriction.</w:t>
      </w:r>
    </w:p>
    <w:p w14:paraId="36976335" w14:textId="74903BE7" w:rsidR="005B313C" w:rsidRPr="001F42D3" w:rsidRDefault="005B313C" w:rsidP="005B313C">
      <w:pPr>
        <w:pStyle w:val="BodyText"/>
      </w:pPr>
      <w:r w:rsidRPr="001F42D3">
        <w:t xml:space="preserve">The WCTP 1.3r1 interface specification that is the basis for ACM </w:t>
      </w:r>
      <w:r w:rsidR="009E2B46" w:rsidRPr="001F42D3">
        <w:t>Alert Manager</w:t>
      </w:r>
      <w:r w:rsidRPr="001F42D3">
        <w:t xml:space="preserve"> – </w:t>
      </w:r>
      <w:r w:rsidR="00916BBE" w:rsidRPr="001F42D3">
        <w:t>Alert Communicator</w:t>
      </w:r>
      <w:r w:rsidRPr="001F42D3">
        <w:t xml:space="preserve"> communication supports neither non-plain text messages (encoded attachments) in addition to plain text messages or transmissions of graphical images in addition to plan text messages</w:t>
      </w:r>
      <w:r w:rsidR="002E782A" w:rsidRPr="001F42D3">
        <w:t xml:space="preserve">. </w:t>
      </w:r>
      <w:r w:rsidRPr="001F42D3">
        <w:t xml:space="preserve">For this reason the ACM </w:t>
      </w:r>
      <w:r w:rsidR="00FF5580" w:rsidRPr="001F42D3">
        <w:t>Profile</w:t>
      </w:r>
      <w:r w:rsidRPr="001F42D3">
        <w:t xml:space="preserve"> is required to extend the WCTP 1.3r1 interface specification in a backward transparent manner in order to convey the </w:t>
      </w:r>
      <w:r w:rsidR="006D613E" w:rsidRPr="001F42D3">
        <w:t>HL7</w:t>
      </w:r>
      <w:r w:rsidR="00995105" w:rsidRPr="001F42D3">
        <w:t xml:space="preserve"> </w:t>
      </w:r>
      <w:r w:rsidRPr="001F42D3">
        <w:t xml:space="preserve">evidentiary data associated with WCM (for ECG waveform graphic generation by the ACM </w:t>
      </w:r>
      <w:r w:rsidR="00916BBE" w:rsidRPr="001F42D3">
        <w:t>Alert Communicator</w:t>
      </w:r>
      <w:r w:rsidRPr="001F42D3">
        <w:t xml:space="preserve">) or to convey a graphical image of the </w:t>
      </w:r>
      <w:r w:rsidR="006D613E" w:rsidRPr="001F42D3">
        <w:t>HL7</w:t>
      </w:r>
      <w:r w:rsidR="00995105" w:rsidRPr="001F42D3">
        <w:t xml:space="preserve"> </w:t>
      </w:r>
      <w:r w:rsidRPr="001F42D3">
        <w:t xml:space="preserve">evidentiary data as produced by the ACM </w:t>
      </w:r>
      <w:r w:rsidR="009E2B46" w:rsidRPr="001F42D3">
        <w:t>Alert Manager</w:t>
      </w:r>
      <w:r w:rsidRPr="001F42D3">
        <w:t xml:space="preserve"> for delivery to an ACM </w:t>
      </w:r>
      <w:r w:rsidR="00916BBE" w:rsidRPr="001F42D3">
        <w:t>Alert Communicator</w:t>
      </w:r>
      <w:r w:rsidRPr="001F42D3">
        <w:t xml:space="preserve"> that has not implemented the algorithms for synthesis of the graphic from the evidentiary data.</w:t>
      </w:r>
    </w:p>
    <w:p w14:paraId="68C5CB15" w14:textId="3314B5CC" w:rsidR="005B313C" w:rsidRPr="001F42D3" w:rsidRDefault="005B313C" w:rsidP="005B313C">
      <w:pPr>
        <w:pStyle w:val="BodyText"/>
      </w:pPr>
      <w:r w:rsidRPr="001F42D3">
        <w:t xml:space="preserve">In order for the WCTP server (the ACM </w:t>
      </w:r>
      <w:r w:rsidR="00916BBE" w:rsidRPr="001F42D3">
        <w:t>Alert Communicator</w:t>
      </w:r>
      <w:r w:rsidRPr="001F42D3">
        <w:t xml:space="preserve">) to signal its willingness to receive and potentially support these IHE ACM </w:t>
      </w:r>
      <w:r w:rsidR="00FF5580" w:rsidRPr="001F42D3">
        <w:t>Profile</w:t>
      </w:r>
      <w:r w:rsidRPr="001F42D3">
        <w:t xml:space="preserve"> WCM specific extensions to WCTP 1.3r1, per the extensions mechanism defined in </w:t>
      </w:r>
      <w:r w:rsidR="00EE799D" w:rsidRPr="001F42D3">
        <w:t>Section</w:t>
      </w:r>
      <w:r w:rsidRPr="001F42D3">
        <w:t xml:space="preserve"> 3.6 Protocol Version of the WCTP 1.3r1 interface specification, the DTD response value shall be “</w:t>
      </w:r>
      <w:r w:rsidR="00E64CD9" w:rsidRPr="001F42D3">
        <w:t>wctp-dtd-ihepcd-pcd06-v1r1</w:t>
      </w:r>
      <w:r w:rsidRPr="001F42D3">
        <w:t xml:space="preserve">” to indicate support for reception of either or both of the </w:t>
      </w:r>
      <w:r w:rsidR="00647994" w:rsidRPr="001F42D3">
        <w:t>PCD-04</w:t>
      </w:r>
      <w:r w:rsidRPr="001F42D3">
        <w:t xml:space="preserve"> (</w:t>
      </w:r>
      <w:r w:rsidR="006D613E" w:rsidRPr="001F42D3">
        <w:t>HL7</w:t>
      </w:r>
      <w:r w:rsidR="00995105" w:rsidRPr="001F42D3">
        <w:t xml:space="preserve"> </w:t>
      </w:r>
      <w:r w:rsidRPr="001F42D3">
        <w:t xml:space="preserve">evidentiary data) or a graphical image </w:t>
      </w:r>
      <w:r w:rsidRPr="001F42D3">
        <w:lastRenderedPageBreak/>
        <w:t>representative of the evidentiary data and for removal of the maximum message length restriction</w:t>
      </w:r>
      <w:r w:rsidR="002E782A" w:rsidRPr="001F42D3">
        <w:t xml:space="preserve">. </w:t>
      </w:r>
      <w:r w:rsidRPr="001F42D3">
        <w:t xml:space="preserve">This version shall presume at a minimum WCTP version 1.3r1 capabilities, with primary emphasis on the ability of the WCTP server (ACM </w:t>
      </w:r>
      <w:r w:rsidR="00916BBE" w:rsidRPr="001F42D3">
        <w:t>Alert Communicator</w:t>
      </w:r>
      <w:r w:rsidRPr="001F42D3">
        <w:t xml:space="preserve">) to support paired MCR if sent in a wctp-SubmitRequest message from the WCTP client (the ACM </w:t>
      </w:r>
      <w:r w:rsidR="009E2B46" w:rsidRPr="001F42D3">
        <w:t>Alert Manager</w:t>
      </w:r>
      <w:r w:rsidRPr="001F42D3">
        <w:t xml:space="preserve">) to the WCTP server (the ACM </w:t>
      </w:r>
      <w:r w:rsidR="00916BBE" w:rsidRPr="001F42D3">
        <w:t>Alert Communicator</w:t>
      </w:r>
      <w:r w:rsidRPr="001F42D3">
        <w:t>).</w:t>
      </w:r>
    </w:p>
    <w:p w14:paraId="070CD4E0" w14:textId="3C8F2F92" w:rsidR="005B313C" w:rsidRPr="001F42D3" w:rsidRDefault="005B313C" w:rsidP="005B313C">
      <w:pPr>
        <w:pStyle w:val="BodyText"/>
      </w:pPr>
      <w:r w:rsidRPr="001F42D3">
        <w:t>On wctp-SubmitRequest messages the WCTP 1.3r1 interface specification supports a choice of one of wctp-Alphanumeric (simple text with no MCR), wctp-TransparentData (binary encoded data), or wctp-MCR (simple text accompanied with either unpaired or paired MCR)</w:t>
      </w:r>
      <w:r w:rsidR="002E782A" w:rsidRPr="001F42D3">
        <w:t xml:space="preserve">. </w:t>
      </w:r>
      <w:r w:rsidRPr="001F42D3">
        <w:t xml:space="preserve">Since only smarter devices, associated with the newest WCTP implementations, are expected to make use of the additional WCM information in the </w:t>
      </w:r>
      <w:r w:rsidR="00901663" w:rsidRPr="001F42D3">
        <w:t>[PCD-06]</w:t>
      </w:r>
      <w:r w:rsidRPr="001F42D3">
        <w:t xml:space="preserve"> transaction and so as to offload simple non-MCR message WCTP implementations from having to ignore the extensions, the wctp-MCR element tree has been selected as the extension point for the WCM related additional XML elements</w:t>
      </w:r>
      <w:r w:rsidR="002E782A" w:rsidRPr="001F42D3">
        <w:t xml:space="preserve">. </w:t>
      </w:r>
    </w:p>
    <w:p w14:paraId="073A5E68" w14:textId="77777777" w:rsidR="005B313C" w:rsidRPr="001F42D3" w:rsidRDefault="005B313C" w:rsidP="005B313C">
      <w:pPr>
        <w:pStyle w:val="BodyText"/>
      </w:pPr>
      <w:r w:rsidRPr="001F42D3">
        <w:tab/>
        <w:t>&lt;wctp-IHEPCD04 xmlns=”urn:ihe:pcd:acm:2015"&gt;</w:t>
      </w:r>
    </w:p>
    <w:p w14:paraId="65446092" w14:textId="77777777" w:rsidR="005B313C" w:rsidRPr="001F42D3" w:rsidRDefault="005B313C" w:rsidP="00CF5627">
      <w:pPr>
        <w:pStyle w:val="BodyText"/>
      </w:pPr>
      <w:r w:rsidRPr="001F42D3">
        <w:tab/>
      </w:r>
      <w:r w:rsidRPr="001F42D3">
        <w:tab/>
        <w:t>IHE PCD-04 HL7 message</w:t>
      </w:r>
    </w:p>
    <w:p w14:paraId="0B39A200" w14:textId="77777777" w:rsidR="005B313C" w:rsidRPr="001F42D3" w:rsidRDefault="005B313C" w:rsidP="005B313C">
      <w:pPr>
        <w:pStyle w:val="BodyText"/>
      </w:pPr>
      <w:r w:rsidRPr="001F42D3">
        <w:tab/>
        <w:t>&lt;/wctp-IHEPCD04&gt;</w:t>
      </w:r>
    </w:p>
    <w:p w14:paraId="3D088F20" w14:textId="77777777" w:rsidR="005B313C" w:rsidRPr="001F42D3" w:rsidRDefault="005B313C" w:rsidP="005B313C">
      <w:pPr>
        <w:pStyle w:val="BodyText"/>
      </w:pPr>
    </w:p>
    <w:p w14:paraId="0C679027" w14:textId="77777777" w:rsidR="005B313C" w:rsidRPr="001F42D3" w:rsidRDefault="005B313C" w:rsidP="005B313C">
      <w:pPr>
        <w:pStyle w:val="BodyText"/>
      </w:pPr>
      <w:r w:rsidRPr="001F42D3">
        <w:tab/>
        <w:t>&lt;wctp-IHEPCDWCMImages&gt;</w:t>
      </w:r>
    </w:p>
    <w:p w14:paraId="7C11CD41" w14:textId="77777777" w:rsidR="005B313C" w:rsidRPr="001F42D3" w:rsidRDefault="005B313C" w:rsidP="005B313C">
      <w:pPr>
        <w:pStyle w:val="BodyText"/>
      </w:pPr>
      <w:r w:rsidRPr="001F42D3">
        <w:tab/>
      </w:r>
      <w:r w:rsidRPr="001F42D3">
        <w:tab/>
        <w:t>&lt;wctp-IHEWCMImage Format=”graphics format” Encoding=”base64”&gt;</w:t>
      </w:r>
    </w:p>
    <w:p w14:paraId="51FC3371" w14:textId="77777777" w:rsidR="005B313C" w:rsidRPr="001F42D3" w:rsidRDefault="005B313C" w:rsidP="005B313C">
      <w:pPr>
        <w:pStyle w:val="BodyText"/>
      </w:pPr>
      <w:r w:rsidRPr="001F42D3">
        <w:tab/>
      </w:r>
      <w:r w:rsidRPr="001F42D3">
        <w:tab/>
      </w:r>
      <w:r w:rsidRPr="001F42D3">
        <w:tab/>
        <w:t>graphical image</w:t>
      </w:r>
    </w:p>
    <w:p w14:paraId="534E6791" w14:textId="77777777" w:rsidR="005B313C" w:rsidRPr="001F42D3" w:rsidRDefault="005B313C" w:rsidP="00CF5627">
      <w:pPr>
        <w:pStyle w:val="BodyText"/>
      </w:pPr>
      <w:r w:rsidRPr="001F42D3">
        <w:tab/>
      </w:r>
      <w:r w:rsidRPr="001F42D3">
        <w:tab/>
        <w:t>&lt;/wctp-IHEWCMImage&gt;</w:t>
      </w:r>
    </w:p>
    <w:p w14:paraId="01E806A3" w14:textId="77777777" w:rsidR="005B313C" w:rsidRPr="001F42D3" w:rsidRDefault="005B313C" w:rsidP="005B313C">
      <w:pPr>
        <w:pStyle w:val="BodyText"/>
      </w:pPr>
      <w:r w:rsidRPr="001F42D3">
        <w:tab/>
        <w:t>&lt;/wctp-IHEPCDWCMImages &gt;</w:t>
      </w:r>
    </w:p>
    <w:p w14:paraId="3D535057" w14:textId="77777777" w:rsidR="005B313C" w:rsidRPr="001F42D3" w:rsidRDefault="005B313C" w:rsidP="005B313C">
      <w:pPr>
        <w:pStyle w:val="BodyText"/>
      </w:pPr>
    </w:p>
    <w:p w14:paraId="403DEB21" w14:textId="5C20D36C" w:rsidR="005B313C" w:rsidRPr="001F42D3" w:rsidRDefault="005B313C" w:rsidP="005B313C">
      <w:pPr>
        <w:pStyle w:val="BodyText"/>
      </w:pPr>
      <w:r w:rsidRPr="001F42D3">
        <w:t xml:space="preserve">The IHE </w:t>
      </w:r>
      <w:r w:rsidR="00647994" w:rsidRPr="001F42D3">
        <w:t>PCD-04</w:t>
      </w:r>
      <w:r w:rsidRPr="001F42D3">
        <w:t xml:space="preserve"> </w:t>
      </w:r>
      <w:r w:rsidR="006D613E" w:rsidRPr="001F42D3">
        <w:t>HL7</w:t>
      </w:r>
      <w:r w:rsidR="00995105" w:rsidRPr="001F42D3">
        <w:t xml:space="preserve"> </w:t>
      </w:r>
      <w:r w:rsidRPr="001F42D3">
        <w:t>message may or may not contain WCM evidentiary data, but it is expected to contain ACM alarm indication data.</w:t>
      </w:r>
    </w:p>
    <w:p w14:paraId="22723372" w14:textId="169BC951" w:rsidR="005B313C" w:rsidRPr="001F42D3" w:rsidRDefault="005B313C" w:rsidP="005B313C">
      <w:pPr>
        <w:pStyle w:val="BodyText"/>
      </w:pPr>
      <w:r w:rsidRPr="001F42D3">
        <w:t xml:space="preserve">Since a single </w:t>
      </w:r>
      <w:r w:rsidR="00647994" w:rsidRPr="001F42D3">
        <w:t>PCD-04</w:t>
      </w:r>
      <w:r w:rsidRPr="001F42D3">
        <w:t xml:space="preserve"> WCM extension can result in more than a single graphics image the wctp-IHEWCMImage can be repeated</w:t>
      </w:r>
      <w:r w:rsidR="002E782A" w:rsidRPr="001F42D3">
        <w:t xml:space="preserve">. </w:t>
      </w:r>
      <w:r w:rsidRPr="001F42D3">
        <w:t xml:space="preserve">Due to endpoint communication device display real estate limitations the ACM </w:t>
      </w:r>
      <w:r w:rsidR="00916BBE" w:rsidRPr="001F42D3">
        <w:t>Alert Communicator</w:t>
      </w:r>
      <w:r w:rsidRPr="001F42D3">
        <w:t xml:space="preserve"> may not be able to display all of the images presented to it by the ACM </w:t>
      </w:r>
      <w:r w:rsidR="009E2B46" w:rsidRPr="001F42D3">
        <w:t>Alert Manager</w:t>
      </w:r>
      <w:r w:rsidRPr="001F42D3">
        <w:t xml:space="preserve"> but shall present the images starting with the first for as many as the ACM </w:t>
      </w:r>
      <w:r w:rsidR="00916BBE" w:rsidRPr="001F42D3">
        <w:t>Alert Communicator</w:t>
      </w:r>
      <w:r w:rsidRPr="001F42D3">
        <w:t xml:space="preserve"> supports for the given endpoint communication device.</w:t>
      </w:r>
    </w:p>
    <w:p w14:paraId="122C69D1" w14:textId="7AC9ED6C" w:rsidR="005B313C" w:rsidRPr="001F42D3" w:rsidRDefault="005B313C" w:rsidP="005B313C">
      <w:pPr>
        <w:pStyle w:val="BodyText"/>
      </w:pPr>
      <w:r w:rsidRPr="001F42D3">
        <w:t xml:space="preserve">Whether or not the ACM </w:t>
      </w:r>
      <w:r w:rsidR="009E2B46" w:rsidRPr="001F42D3">
        <w:t>Alert Manager</w:t>
      </w:r>
      <w:r w:rsidRPr="001F42D3">
        <w:t xml:space="preserve"> sends the rendered images to the ACM </w:t>
      </w:r>
      <w:r w:rsidR="00916BBE" w:rsidRPr="001F42D3">
        <w:t>Alert Communicator</w:t>
      </w:r>
      <w:r w:rsidRPr="001F42D3">
        <w:t xml:space="preserve"> is ACM </w:t>
      </w:r>
      <w:r w:rsidR="009E2B46" w:rsidRPr="001F42D3">
        <w:t>Alert Manager</w:t>
      </w:r>
      <w:r w:rsidRPr="001F42D3">
        <w:t xml:space="preserve"> vendor specific.</w:t>
      </w:r>
    </w:p>
    <w:p w14:paraId="4CE442C1" w14:textId="164D43DC" w:rsidR="005B313C" w:rsidRPr="001F42D3" w:rsidRDefault="005B313C" w:rsidP="005B313C">
      <w:pPr>
        <w:pStyle w:val="BodyText"/>
      </w:pPr>
      <w:r w:rsidRPr="001F42D3">
        <w:t xml:space="preserve">The Format specification is required, indicates the format of the graphical image information, and the value can be any one of SVG, JPEG, PNG, or BMP as agreed between the ACM </w:t>
      </w:r>
      <w:r w:rsidR="009E2B46" w:rsidRPr="001F42D3">
        <w:t>Alert Manager</w:t>
      </w:r>
      <w:r w:rsidRPr="001F42D3">
        <w:t xml:space="preserve"> vendor and the ACM </w:t>
      </w:r>
      <w:r w:rsidR="00916BBE" w:rsidRPr="001F42D3">
        <w:t>Alert Communicator</w:t>
      </w:r>
      <w:r w:rsidRPr="001F42D3">
        <w:t xml:space="preserve"> vendor.</w:t>
      </w:r>
    </w:p>
    <w:p w14:paraId="2CC43128" w14:textId="0D70E5E5" w:rsidR="00E64CD9" w:rsidRPr="001F42D3" w:rsidRDefault="005B313C" w:rsidP="00E64CD9">
      <w:pPr>
        <w:pStyle w:val="BodyText"/>
      </w:pPr>
      <w:r w:rsidRPr="001F42D3">
        <w:lastRenderedPageBreak/>
        <w:t xml:space="preserve">If the ACM </w:t>
      </w:r>
      <w:r w:rsidR="00916BBE" w:rsidRPr="001F42D3">
        <w:t>Alert Communicator</w:t>
      </w:r>
      <w:r w:rsidRPr="001F42D3">
        <w:t xml:space="preserve"> does not respond to the wctp-VersionQuery with the WCM supportive DTD response indicating value then the </w:t>
      </w:r>
      <w:r w:rsidR="009E2B46" w:rsidRPr="001F42D3">
        <w:t>Alert Manager</w:t>
      </w:r>
      <w:r w:rsidRPr="001F42D3">
        <w:t xml:space="preserve"> shall not send these extensions to the </w:t>
      </w:r>
      <w:r w:rsidR="00916BBE" w:rsidRPr="001F42D3">
        <w:t>Alert Communicator</w:t>
      </w:r>
      <w:r w:rsidRPr="001F42D3">
        <w:t>.</w:t>
      </w:r>
    </w:p>
    <w:p w14:paraId="7D9E946F" w14:textId="057E31A6" w:rsidR="00E64CD9" w:rsidRPr="001F42D3" w:rsidRDefault="00CE1CA8" w:rsidP="00B34AEB">
      <w:pPr>
        <w:pStyle w:val="Heading3"/>
        <w:numPr>
          <w:ilvl w:val="0"/>
          <w:numId w:val="0"/>
        </w:numPr>
        <w:rPr>
          <w:noProof w:val="0"/>
        </w:rPr>
      </w:pPr>
      <w:bookmarkStart w:id="1946" w:name="_Toc214889848"/>
      <w:r w:rsidRPr="001F42D3">
        <w:rPr>
          <w:noProof w:val="0"/>
        </w:rPr>
        <w:t>K.8.1</w:t>
      </w:r>
      <w:r w:rsidR="001F65FA">
        <w:rPr>
          <w:noProof w:val="0"/>
        </w:rPr>
        <w:t>8</w:t>
      </w:r>
      <w:r w:rsidRPr="001F42D3">
        <w:rPr>
          <w:noProof w:val="0"/>
        </w:rPr>
        <w:t xml:space="preserve"> </w:t>
      </w:r>
      <w:r w:rsidR="00E64CD9" w:rsidRPr="001F42D3">
        <w:rPr>
          <w:noProof w:val="0"/>
        </w:rPr>
        <w:t>IHE PCD specific WCTP extensions to wctp-SubmitRequest for alert information</w:t>
      </w:r>
      <w:bookmarkEnd w:id="1946"/>
    </w:p>
    <w:p w14:paraId="418EB48C" w14:textId="77777777" w:rsidR="00E64CD9" w:rsidRPr="001F42D3" w:rsidRDefault="00E64CD9" w:rsidP="00E64CD9">
      <w:pPr>
        <w:pStyle w:val="BodyText"/>
      </w:pPr>
      <w:r w:rsidRPr="001F42D3">
        <w:t>The following ACM Profile proprietary extensions to the wctp-SubmitRequest are used to convey alert information from the ACM AM to the ACM AC.</w:t>
      </w:r>
    </w:p>
    <w:p w14:paraId="1AB143CA" w14:textId="0CE32790" w:rsidR="00E64CD9" w:rsidRPr="001F42D3" w:rsidRDefault="00E64CD9" w:rsidP="00E64CD9">
      <w:pPr>
        <w:pStyle w:val="BodyText"/>
      </w:pPr>
      <w:r w:rsidRPr="001F42D3">
        <w:t>The WCTP 1.3r1 interface specification that is the basis for ACM AM – AC communication does not support the ability to pass alert information in association with a message submit request</w:t>
      </w:r>
      <w:r w:rsidR="009424A7" w:rsidRPr="001F42D3">
        <w:t xml:space="preserve">. </w:t>
      </w:r>
      <w:r w:rsidRPr="001F42D3">
        <w:t>For this reason, the ACM Profile is required to extend the WCTP 1.3r1 interface specification in a backward transparent manner in order to convey alert information from the ACM AM to the ACM AC.</w:t>
      </w:r>
    </w:p>
    <w:p w14:paraId="1D826990" w14:textId="54BFD22D" w:rsidR="00E64CD9" w:rsidRPr="001F42D3" w:rsidRDefault="00E64CD9" w:rsidP="00E64CD9">
      <w:pPr>
        <w:pStyle w:val="BodyText"/>
      </w:pPr>
      <w:r w:rsidRPr="001F42D3">
        <w:t xml:space="preserve">In order for the WCTP server (the ACM AC) to signal its willingness to receive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reception of the alert information extension to WCTP 1.3r1</w:t>
      </w:r>
      <w:r w:rsidR="009424A7" w:rsidRPr="001F42D3">
        <w:t xml:space="preserve">. </w:t>
      </w:r>
      <w:r w:rsidRPr="001F42D3">
        <w:t>This version shall presume at a minimum WCTP version 1.3r1 capabilities, with primary emphasis on the ability of the WCTP server (ACM AC) to support paired MCR if sent in a wctp-SubmitRequest message from the WCTP client (the ACM AM) to the WCTP server (the ACM AC)</w:t>
      </w:r>
      <w:r w:rsidR="009424A7" w:rsidRPr="001F42D3">
        <w:t xml:space="preserve">. </w:t>
      </w:r>
      <w:r w:rsidRPr="001F42D3">
        <w:t>This version also includes all optional features present in IHEPCD-PCD06-V1R1.</w:t>
      </w:r>
    </w:p>
    <w:p w14:paraId="2F18703C" w14:textId="43CEEB71" w:rsidR="00E64CD9" w:rsidRPr="001F42D3" w:rsidRDefault="00E64CD9" w:rsidP="00E64CD9">
      <w:pPr>
        <w:pStyle w:val="BodyText"/>
      </w:pPr>
      <w:r w:rsidRPr="001F42D3">
        <w:t>On wctp-SubmitRequest messages the WCTP 1.3r1 interface specification supports a choice of one of wctp-Alphanumeric (simple text with no MCR), wctp-TransparentData (binary encoded data), or wctp-MCR (simple text accompanied with either unpaired or paired MCR)</w:t>
      </w:r>
      <w:r w:rsidR="009424A7" w:rsidRPr="001F42D3">
        <w:t xml:space="preserve">. </w:t>
      </w:r>
      <w:r w:rsidRPr="001F42D3">
        <w:t xml:space="preserve">Since only smarter devices, associated with the newest WCTP implementations, are expected to make use of the additional alert evidentiary information in the </w:t>
      </w:r>
      <w:r w:rsidR="00901663" w:rsidRPr="001F42D3">
        <w:t>[PCD-06]</w:t>
      </w:r>
      <w:r w:rsidRPr="001F42D3">
        <w:t xml:space="preserve"> transaction and so as to offload simple non-MCR message WCTP implementations from having to ignore the extensions, the wctp-MCR element tree has been selected as the extension point for additional XML elements.</w:t>
      </w:r>
    </w:p>
    <w:p w14:paraId="57968D1B" w14:textId="77777777" w:rsidR="00E64CD9" w:rsidRPr="001F42D3" w:rsidRDefault="00E64CD9" w:rsidP="00E64CD9">
      <w:pPr>
        <w:pStyle w:val="BodyText"/>
      </w:pPr>
      <w:r w:rsidRPr="001F42D3">
        <w:t>&lt;wctp-IHEPCDACM&gt;</w:t>
      </w:r>
    </w:p>
    <w:p w14:paraId="45B02072" w14:textId="77777777" w:rsidR="00E64CD9" w:rsidRPr="001F42D3" w:rsidRDefault="00E64CD9" w:rsidP="00E64CD9">
      <w:pPr>
        <w:pStyle w:val="BodyText"/>
      </w:pPr>
      <w:r w:rsidRPr="001F42D3">
        <w:t>&lt;wctp-IHEPCDACMParticipants&gt;</w:t>
      </w:r>
    </w:p>
    <w:p w14:paraId="10D994E0" w14:textId="77777777" w:rsidR="00E64CD9" w:rsidRPr="001F42D3" w:rsidRDefault="00E64CD9" w:rsidP="00E64CD9">
      <w:pPr>
        <w:pStyle w:val="BodyText"/>
      </w:pPr>
      <w:r w:rsidRPr="001F42D3">
        <w:tab/>
        <w:t>&lt;wctp-IHEPCDACMParticipant</w:t>
      </w:r>
    </w:p>
    <w:p w14:paraId="06311897" w14:textId="77777777" w:rsidR="00E64CD9" w:rsidRPr="001F42D3" w:rsidRDefault="00E64CD9" w:rsidP="00E64CD9">
      <w:pPr>
        <w:pStyle w:val="BodyText"/>
      </w:pPr>
      <w:r w:rsidRPr="001F42D3">
        <w:t>participantID=“participantID”</w:t>
      </w:r>
    </w:p>
    <w:p w14:paraId="248909B6" w14:textId="77777777" w:rsidR="00E64CD9" w:rsidRPr="001F42D3" w:rsidRDefault="00E64CD9" w:rsidP="00E64CD9">
      <w:pPr>
        <w:pStyle w:val="BodyText"/>
      </w:pPr>
      <w:r w:rsidRPr="001F42D3">
        <w:t>name=“participantName”</w:t>
      </w:r>
    </w:p>
    <w:p w14:paraId="38464F14" w14:textId="77777777" w:rsidR="00E64CD9" w:rsidRPr="001F42D3" w:rsidRDefault="00E64CD9" w:rsidP="00E64CD9">
      <w:pPr>
        <w:pStyle w:val="BodyText"/>
      </w:pPr>
      <w:r w:rsidRPr="001F42D3">
        <w:t>classification=“participantClassification” /&gt;</w:t>
      </w:r>
    </w:p>
    <w:p w14:paraId="7C54826F" w14:textId="77777777" w:rsidR="00E64CD9" w:rsidRPr="001F42D3" w:rsidRDefault="00E64CD9" w:rsidP="00E64CD9">
      <w:pPr>
        <w:pStyle w:val="BodyText"/>
      </w:pPr>
      <w:r w:rsidRPr="001F42D3">
        <w:t>&lt;/wctp-IHEPCDACMParticipants&gt;</w:t>
      </w:r>
    </w:p>
    <w:p w14:paraId="511CEA2A" w14:textId="77777777" w:rsidR="00E64CD9" w:rsidRPr="001F42D3" w:rsidRDefault="00E64CD9" w:rsidP="00E64CD9">
      <w:pPr>
        <w:pStyle w:val="BodyText"/>
      </w:pPr>
      <w:r w:rsidRPr="001F42D3">
        <w:t>&lt;wctp-IHEPCDACMLocations&gt;</w:t>
      </w:r>
    </w:p>
    <w:p w14:paraId="5D502140" w14:textId="77777777" w:rsidR="00E64CD9" w:rsidRPr="001F42D3" w:rsidRDefault="00E64CD9" w:rsidP="00E64CD9">
      <w:pPr>
        <w:pStyle w:val="BodyText"/>
      </w:pPr>
      <w:r w:rsidRPr="001F42D3">
        <w:lastRenderedPageBreak/>
        <w:tab/>
        <w:t>&lt;wctp-IHEPCDACMLocation</w:t>
      </w:r>
    </w:p>
    <w:p w14:paraId="661885D7" w14:textId="77777777" w:rsidR="00E64CD9" w:rsidRPr="001F42D3" w:rsidRDefault="00E64CD9" w:rsidP="00E64CD9">
      <w:pPr>
        <w:pStyle w:val="BodyText"/>
      </w:pPr>
      <w:r w:rsidRPr="001F42D3">
        <w:tab/>
      </w:r>
      <w:r w:rsidRPr="001F42D3">
        <w:tab/>
        <w:t>identifier=“identifier”</w:t>
      </w:r>
    </w:p>
    <w:p w14:paraId="55D37108" w14:textId="77777777" w:rsidR="00E64CD9" w:rsidRPr="001F42D3" w:rsidRDefault="00E64CD9" w:rsidP="00E64CD9">
      <w:pPr>
        <w:pStyle w:val="BodyText"/>
      </w:pPr>
      <w:r w:rsidRPr="001F42D3">
        <w:tab/>
      </w:r>
      <w:r w:rsidRPr="001F42D3">
        <w:tab/>
        <w:t>description=“description”</w:t>
      </w:r>
    </w:p>
    <w:p w14:paraId="2BA41746" w14:textId="77777777" w:rsidR="00E64CD9" w:rsidRPr="001F42D3" w:rsidRDefault="00E64CD9" w:rsidP="00E64CD9">
      <w:pPr>
        <w:pStyle w:val="BodyText"/>
      </w:pPr>
      <w:r w:rsidRPr="001F42D3">
        <w:tab/>
      </w:r>
      <w:r w:rsidRPr="001F42D3">
        <w:tab/>
        <w:t>type=“type”</w:t>
      </w:r>
    </w:p>
    <w:p w14:paraId="511DAA53" w14:textId="77777777" w:rsidR="00E64CD9" w:rsidRPr="001F42D3" w:rsidRDefault="00E64CD9" w:rsidP="00E64CD9">
      <w:pPr>
        <w:pStyle w:val="BodyText"/>
      </w:pPr>
      <w:r w:rsidRPr="001F42D3">
        <w:tab/>
      </w:r>
      <w:r w:rsidRPr="001F42D3">
        <w:tab/>
        <w:t>physicalType=“physicalType” /&gt;</w:t>
      </w:r>
    </w:p>
    <w:p w14:paraId="7A1C2072" w14:textId="77777777" w:rsidR="00E64CD9" w:rsidRPr="001F42D3" w:rsidRDefault="00E64CD9" w:rsidP="00E64CD9">
      <w:pPr>
        <w:pStyle w:val="BodyText"/>
      </w:pPr>
      <w:r w:rsidRPr="001F42D3">
        <w:t>&lt;/wctp-IHEPCDACMLocations&gt;</w:t>
      </w:r>
    </w:p>
    <w:p w14:paraId="24159DA4" w14:textId="77777777" w:rsidR="00E64CD9" w:rsidRPr="001F42D3" w:rsidRDefault="00E64CD9" w:rsidP="00E64CD9">
      <w:pPr>
        <w:pStyle w:val="BodyText"/>
      </w:pPr>
      <w:r w:rsidRPr="001F42D3">
        <w:t>&lt;wctp-IHEPCDACMResponder</w:t>
      </w:r>
    </w:p>
    <w:p w14:paraId="6C4D6987" w14:textId="77777777" w:rsidR="00E64CD9" w:rsidRPr="001F42D3" w:rsidRDefault="00E64CD9" w:rsidP="00E64CD9">
      <w:pPr>
        <w:pStyle w:val="BodyText"/>
      </w:pPr>
      <w:r w:rsidRPr="001F42D3">
        <w:tab/>
        <w:t>responderID=“responderID” /&gt;</w:t>
      </w:r>
    </w:p>
    <w:p w14:paraId="70D64EC9" w14:textId="77777777" w:rsidR="00E64CD9" w:rsidRPr="001F42D3" w:rsidRDefault="00E64CD9" w:rsidP="00E64CD9">
      <w:pPr>
        <w:pStyle w:val="BodyText"/>
      </w:pPr>
      <w:r w:rsidRPr="001F42D3">
        <w:t>&lt;wctp-IHEPCDACMObservation</w:t>
      </w:r>
    </w:p>
    <w:p w14:paraId="689960B0" w14:textId="77777777" w:rsidR="00E64CD9" w:rsidRPr="001F42D3" w:rsidRDefault="00E64CD9" w:rsidP="00E64CD9">
      <w:pPr>
        <w:pStyle w:val="BodyText"/>
      </w:pPr>
      <w:r w:rsidRPr="001F42D3">
        <w:tab/>
        <w:t>alertTimestamp=“alertTimestamp”</w:t>
      </w:r>
    </w:p>
    <w:p w14:paraId="5F1F40E3" w14:textId="77777777" w:rsidR="00E64CD9" w:rsidRPr="001F42D3" w:rsidRDefault="00E64CD9" w:rsidP="00E64CD9">
      <w:pPr>
        <w:pStyle w:val="BodyText"/>
      </w:pPr>
      <w:r w:rsidRPr="001F42D3">
        <w:tab/>
        <w:t>fillerOrderNumber=“fillerOrderNumber”</w:t>
      </w:r>
    </w:p>
    <w:p w14:paraId="4D093575" w14:textId="77777777" w:rsidR="00E64CD9" w:rsidRPr="001F42D3" w:rsidRDefault="00E64CD9" w:rsidP="00E64CD9">
      <w:pPr>
        <w:pStyle w:val="BodyText"/>
      </w:pPr>
      <w:r w:rsidRPr="001F42D3">
        <w:tab/>
        <w:t>parentFillerOrderNumber=“parentFillerOrderNumber”</w:t>
      </w:r>
    </w:p>
    <w:p w14:paraId="7554A00B" w14:textId="77777777" w:rsidR="00E64CD9" w:rsidRPr="001F42D3" w:rsidRDefault="00E64CD9" w:rsidP="00E64CD9">
      <w:pPr>
        <w:pStyle w:val="BodyText"/>
      </w:pPr>
      <w:r w:rsidRPr="001F42D3">
        <w:t>value=“value”</w:t>
      </w:r>
    </w:p>
    <w:p w14:paraId="4A8CBE55" w14:textId="77777777" w:rsidR="00E64CD9" w:rsidRPr="001F42D3" w:rsidRDefault="00E64CD9" w:rsidP="00E64CD9">
      <w:pPr>
        <w:pStyle w:val="BodyText"/>
      </w:pPr>
      <w:r w:rsidRPr="001F42D3">
        <w:t>units=“units”</w:t>
      </w:r>
    </w:p>
    <w:p w14:paraId="146E91C8" w14:textId="77777777" w:rsidR="00E64CD9" w:rsidRPr="001F42D3" w:rsidRDefault="00E64CD9" w:rsidP="00E64CD9">
      <w:pPr>
        <w:pStyle w:val="BodyText"/>
      </w:pPr>
      <w:r w:rsidRPr="001F42D3">
        <w:t>referenceRange=“referenceRange”</w:t>
      </w:r>
    </w:p>
    <w:p w14:paraId="70DB6365" w14:textId="77777777" w:rsidR="00E64CD9" w:rsidRPr="001F42D3" w:rsidRDefault="00E64CD9" w:rsidP="00E64CD9">
      <w:pPr>
        <w:pStyle w:val="BodyText"/>
      </w:pPr>
      <w:r w:rsidRPr="001F42D3">
        <w:t>abnormalityType=“abnormalityType”</w:t>
      </w:r>
    </w:p>
    <w:p w14:paraId="2B810D4F" w14:textId="77777777" w:rsidR="00E64CD9" w:rsidRPr="001F42D3" w:rsidRDefault="00E64CD9" w:rsidP="00E64CD9">
      <w:pPr>
        <w:pStyle w:val="BodyText"/>
      </w:pPr>
      <w:r w:rsidRPr="001F42D3">
        <w:t>eventIdentification=“eventIdentification”</w:t>
      </w:r>
    </w:p>
    <w:p w14:paraId="10E84DAB" w14:textId="77777777" w:rsidR="00E64CD9" w:rsidRPr="001F42D3" w:rsidRDefault="00E64CD9" w:rsidP="00E64CD9">
      <w:pPr>
        <w:pStyle w:val="BodyText"/>
      </w:pPr>
      <w:r w:rsidRPr="001F42D3">
        <w:t>sourceIdentification=“sourceIdentification”</w:t>
      </w:r>
    </w:p>
    <w:p w14:paraId="3AF854EA" w14:textId="77777777" w:rsidR="00E64CD9" w:rsidRPr="001F42D3" w:rsidRDefault="00E64CD9" w:rsidP="00E64CD9">
      <w:pPr>
        <w:pStyle w:val="BodyText"/>
      </w:pPr>
      <w:r w:rsidRPr="001F42D3">
        <w:t>eventPhase=“eventPhase”</w:t>
      </w:r>
    </w:p>
    <w:p w14:paraId="63DE6CE6" w14:textId="77777777" w:rsidR="00E64CD9" w:rsidRPr="001F42D3" w:rsidRDefault="00E64CD9" w:rsidP="00E64CD9">
      <w:pPr>
        <w:pStyle w:val="BodyText"/>
      </w:pPr>
      <w:r w:rsidRPr="001F42D3">
        <w:t>alertState=“alertState”</w:t>
      </w:r>
    </w:p>
    <w:p w14:paraId="67048FDD" w14:textId="77777777" w:rsidR="00E64CD9" w:rsidRPr="001F42D3" w:rsidRDefault="00E64CD9" w:rsidP="00E64CD9">
      <w:pPr>
        <w:pStyle w:val="BodyText"/>
      </w:pPr>
      <w:r w:rsidRPr="001F42D3">
        <w:t>inactivationState=“inactivationState”</w:t>
      </w:r>
    </w:p>
    <w:p w14:paraId="35100919" w14:textId="77777777" w:rsidR="00E64CD9" w:rsidRPr="001F42D3" w:rsidRDefault="00E64CD9" w:rsidP="00E64CD9">
      <w:pPr>
        <w:pStyle w:val="BodyText"/>
      </w:pPr>
      <w:r w:rsidRPr="001F42D3">
        <w:t>alarmPriority=“alarmPriority”</w:t>
      </w:r>
    </w:p>
    <w:p w14:paraId="4339C891" w14:textId="77777777" w:rsidR="00E64CD9" w:rsidRPr="001F42D3" w:rsidRDefault="00E64CD9" w:rsidP="00E64CD9">
      <w:pPr>
        <w:pStyle w:val="BodyText"/>
      </w:pPr>
      <w:r w:rsidRPr="001F42D3">
        <w:t>alertType=“alertType” /&gt;</w:t>
      </w:r>
    </w:p>
    <w:p w14:paraId="2D05CD7B" w14:textId="46269D45" w:rsidR="00812AEC" w:rsidRPr="001F42D3" w:rsidRDefault="00812AEC" w:rsidP="00E64CD9">
      <w:pPr>
        <w:pStyle w:val="BodyText"/>
      </w:pPr>
      <w:r w:rsidRPr="001F42D3">
        <w:t>&lt;wctp-IHEPCDACMPresentation presentationID=“presentationID” /&gt;</w:t>
      </w:r>
    </w:p>
    <w:p w14:paraId="1AD03D44" w14:textId="77777777" w:rsidR="00E64CD9" w:rsidRPr="001F42D3" w:rsidRDefault="00E64CD9" w:rsidP="00E64CD9">
      <w:pPr>
        <w:pStyle w:val="BodyText"/>
      </w:pPr>
      <w:r w:rsidRPr="001F42D3">
        <w:t>&lt;/wctp-IHEPCDACM&gt;</w:t>
      </w:r>
    </w:p>
    <w:p w14:paraId="41CB2455" w14:textId="742B3812" w:rsidR="00E64CD9" w:rsidRPr="001F42D3" w:rsidRDefault="00E64CD9" w:rsidP="00E64CD9">
      <w:pPr>
        <w:pStyle w:val="BodyText"/>
      </w:pPr>
      <w:r w:rsidRPr="001F42D3">
        <w:t>This extension is optional</w:t>
      </w:r>
      <w:r w:rsidR="009424A7" w:rsidRPr="001F42D3">
        <w:t xml:space="preserve">. </w:t>
      </w:r>
      <w:r w:rsidRPr="001F42D3">
        <w:t xml:space="preserve">If it is present, then the ACM AC can use these values to present additional information to users or categorize </w:t>
      </w:r>
      <w:r w:rsidR="00901663" w:rsidRPr="001F42D3">
        <w:t>PCD-06</w:t>
      </w:r>
      <w:r w:rsidRPr="001F42D3">
        <w:t xml:space="preserve"> messages more effectively.</w:t>
      </w:r>
    </w:p>
    <w:p w14:paraId="293DA76C" w14:textId="31851F97" w:rsidR="00E64CD9" w:rsidRPr="001F42D3" w:rsidRDefault="00E64CD9" w:rsidP="00E64CD9">
      <w:pPr>
        <w:pStyle w:val="BodyText"/>
      </w:pPr>
      <w:r w:rsidRPr="001F42D3">
        <w:t>All of the elements and attributes within this extension are optional</w:t>
      </w:r>
      <w:r w:rsidR="009424A7" w:rsidRPr="001F42D3">
        <w:t xml:space="preserve">. </w:t>
      </w:r>
      <w:r w:rsidRPr="001F42D3">
        <w:t>However, the ACM AC can require elements and attributes in this extension if they are necessary to ensure complete functionality</w:t>
      </w:r>
      <w:r w:rsidR="009424A7" w:rsidRPr="001F42D3">
        <w:t xml:space="preserve">. </w:t>
      </w:r>
      <w:r w:rsidRPr="001F42D3">
        <w:t>If these elements and attributes are not present, then the message will not be queued.</w:t>
      </w:r>
    </w:p>
    <w:p w14:paraId="3D4CAC35" w14:textId="39130B91" w:rsidR="00E64CD9" w:rsidRPr="001F42D3" w:rsidRDefault="00E64CD9" w:rsidP="00E64CD9">
      <w:pPr>
        <w:pStyle w:val="BodyText"/>
      </w:pPr>
      <w:r w:rsidRPr="001F42D3">
        <w:lastRenderedPageBreak/>
        <w:t xml:space="preserve">These values are not required to be pulled directly from a </w:t>
      </w:r>
      <w:r w:rsidR="00647994" w:rsidRPr="001F42D3">
        <w:t>PCD-04</w:t>
      </w:r>
      <w:r w:rsidRPr="001F42D3">
        <w:t xml:space="preserve"> message and can instead be used by an Alert Manager to send additional information to an Alert Communicator.</w:t>
      </w:r>
    </w:p>
    <w:p w14:paraId="41773C27" w14:textId="2AAF8B6D" w:rsidR="00E64CD9" w:rsidRPr="001F42D3" w:rsidRDefault="00E64CD9" w:rsidP="00E64CD9">
      <w:pPr>
        <w:pStyle w:val="BodyText"/>
      </w:pPr>
      <w:r w:rsidRPr="001F42D3">
        <w:t xml:space="preserve">If there is patient information sent in the </w:t>
      </w:r>
      <w:r w:rsidR="00901663" w:rsidRPr="001F42D3">
        <w:t>PCD-06</w:t>
      </w:r>
      <w:r w:rsidRPr="001F42D3">
        <w:t xml:space="preserve"> message, Alert Managers and Alert Communicators should take care to secure their communications using existing WCTP methodologies.</w:t>
      </w:r>
    </w:p>
    <w:p w14:paraId="75F23291" w14:textId="164B8846" w:rsidR="00166EF7" w:rsidRPr="001F42D3" w:rsidRDefault="00E64CD9" w:rsidP="009424A7">
      <w:pPr>
        <w:pStyle w:val="BodyText"/>
      </w:pPr>
      <w:r w:rsidRPr="001F42D3">
        <w:t>If the ACM AC does not respond to the wctp-VersionQuery with the supportive DTD response indicating value then the AM shall not send these extensions to the AC.</w:t>
      </w:r>
    </w:p>
    <w:p w14:paraId="603D8CDB" w14:textId="07C1107E" w:rsidR="00E64CD9" w:rsidRPr="001F42D3" w:rsidRDefault="00CE1CA8" w:rsidP="00B34AEB">
      <w:pPr>
        <w:pStyle w:val="Heading3"/>
        <w:numPr>
          <w:ilvl w:val="0"/>
          <w:numId w:val="0"/>
        </w:numPr>
        <w:rPr>
          <w:noProof w:val="0"/>
        </w:rPr>
      </w:pPr>
      <w:bookmarkStart w:id="1947" w:name="_Toc214889849"/>
      <w:r w:rsidRPr="001F42D3">
        <w:rPr>
          <w:noProof w:val="0"/>
        </w:rPr>
        <w:t>K.8.1</w:t>
      </w:r>
      <w:r w:rsidR="001F65FA">
        <w:rPr>
          <w:noProof w:val="0"/>
        </w:rPr>
        <w:t>9</w:t>
      </w:r>
      <w:r w:rsidRPr="001F42D3">
        <w:rPr>
          <w:noProof w:val="0"/>
        </w:rPr>
        <w:t xml:space="preserve"> </w:t>
      </w:r>
      <w:r w:rsidR="00E64CD9" w:rsidRPr="001F42D3">
        <w:rPr>
          <w:noProof w:val="0"/>
        </w:rPr>
        <w:t>IHE PCD specific WCTP extensions to PCD-07 transactions for alerts</w:t>
      </w:r>
      <w:bookmarkEnd w:id="1947"/>
    </w:p>
    <w:p w14:paraId="5018D0D8" w14:textId="77777777" w:rsidR="00E64CD9" w:rsidRPr="001F42D3" w:rsidRDefault="00E64CD9" w:rsidP="00E64CD9">
      <w:pPr>
        <w:pStyle w:val="BodyText"/>
      </w:pPr>
      <w:r w:rsidRPr="001F42D3">
        <w:t>The following ACM Profile proprietary extensions to wctp-StatusInfo and wctp-MessageReply are used to convey alert information from the ACM AC to the ACM AM.</w:t>
      </w:r>
    </w:p>
    <w:p w14:paraId="6310E048" w14:textId="677A02A0" w:rsidR="00E64CD9" w:rsidRPr="001F42D3" w:rsidRDefault="00E64CD9" w:rsidP="00E64CD9">
      <w:pPr>
        <w:pStyle w:val="BodyText"/>
      </w:pPr>
      <w:r w:rsidRPr="001F42D3">
        <w:t>The WCTP 1.3r1 interface specification that is the basis for ACM AM – AC communication does not support the ability to pass alert information in association with a status info response or message reply</w:t>
      </w:r>
      <w:r w:rsidR="009424A7" w:rsidRPr="001F42D3">
        <w:t xml:space="preserve">. </w:t>
      </w:r>
      <w:r w:rsidRPr="001F42D3">
        <w:t>For this reason, the ACM Profile is required to extend the WCTP 1.3r1 interface specification in a backward transparent manner in order to convey alert information from the ACM AC to the ACM AM.</w:t>
      </w:r>
    </w:p>
    <w:p w14:paraId="197926FD" w14:textId="4A94422B" w:rsidR="00E64CD9" w:rsidRPr="001F42D3" w:rsidRDefault="00E64CD9" w:rsidP="00E64CD9">
      <w:pPr>
        <w:pStyle w:val="BodyText"/>
      </w:pPr>
      <w:r w:rsidRPr="001F42D3">
        <w:t xml:space="preserve">In order for the WCTP server (the ACM AC) to signal its willingness to send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sending the alert information</w:t>
      </w:r>
      <w:r w:rsidR="009424A7" w:rsidRPr="001F42D3">
        <w:t xml:space="preserve">. </w:t>
      </w:r>
      <w:r w:rsidRPr="001F42D3">
        <w:t>This version shall presume at a minimum WCTP version 1.3r1 capabilities.</w:t>
      </w:r>
    </w:p>
    <w:p w14:paraId="57D982EA" w14:textId="77777777" w:rsidR="00E64CD9" w:rsidRPr="001F42D3" w:rsidRDefault="00E64CD9" w:rsidP="00E64CD9">
      <w:pPr>
        <w:pStyle w:val="BodyText"/>
      </w:pPr>
      <w:r w:rsidRPr="001F42D3">
        <w:t>The wctp-StatusInfo and wctp-MessageReply element trees have been selected as the extension point for additional XML elements.</w:t>
      </w:r>
    </w:p>
    <w:p w14:paraId="4E801E07" w14:textId="77777777" w:rsidR="00E64CD9" w:rsidRPr="001F42D3" w:rsidRDefault="00E64CD9" w:rsidP="00E64CD9">
      <w:pPr>
        <w:pStyle w:val="BodyText"/>
      </w:pPr>
      <w:r w:rsidRPr="001F42D3">
        <w:tab/>
        <w:t>&lt;wctp-IHEPCDACM&gt;</w:t>
      </w:r>
    </w:p>
    <w:p w14:paraId="240CD646" w14:textId="77777777" w:rsidR="00E64CD9" w:rsidRPr="001F42D3" w:rsidRDefault="00E64CD9" w:rsidP="00E64CD9">
      <w:pPr>
        <w:pStyle w:val="BodyText"/>
      </w:pPr>
      <w:r w:rsidRPr="001F42D3">
        <w:tab/>
      </w:r>
      <w:r w:rsidRPr="001F42D3">
        <w:tab/>
        <w:t>&lt;wctp-IHEPCDACMResponder</w:t>
      </w:r>
    </w:p>
    <w:p w14:paraId="1B850C34" w14:textId="77777777" w:rsidR="00E64CD9" w:rsidRPr="001F42D3" w:rsidRDefault="00E64CD9" w:rsidP="00E64CD9">
      <w:pPr>
        <w:pStyle w:val="BodyText"/>
      </w:pPr>
      <w:r w:rsidRPr="001F42D3">
        <w:t>onBehalfOfResponderID=“responderID” /&gt;</w:t>
      </w:r>
    </w:p>
    <w:p w14:paraId="5A31F963" w14:textId="77777777" w:rsidR="00E64CD9" w:rsidRPr="001F42D3" w:rsidRDefault="00E64CD9" w:rsidP="00E64CD9">
      <w:pPr>
        <w:pStyle w:val="BodyText"/>
      </w:pPr>
      <w:r w:rsidRPr="001F42D3">
        <w:tab/>
        <w:t>&lt;/wctp-IHEPCDACM&gt;</w:t>
      </w:r>
    </w:p>
    <w:p w14:paraId="4A392447" w14:textId="77777777" w:rsidR="00E64CD9" w:rsidRPr="001F42D3" w:rsidRDefault="00E64CD9" w:rsidP="00E64CD9">
      <w:pPr>
        <w:pStyle w:val="BodyText"/>
      </w:pPr>
      <w:r w:rsidRPr="001F42D3">
        <w:t>This extension is optional and can be used to convey additional information from the ACM AC to the ACM AM that is not in present in WCTP version 1.3r1.</w:t>
      </w:r>
    </w:p>
    <w:p w14:paraId="0D31A56B" w14:textId="21C2BA4E" w:rsidR="00E64CD9" w:rsidRPr="001F42D3" w:rsidRDefault="00E64CD9" w:rsidP="00E64CD9">
      <w:pPr>
        <w:pStyle w:val="BodyText"/>
      </w:pPr>
      <w:r w:rsidRPr="001F42D3">
        <w:t>All of the elements and attributes within this extension are optional</w:t>
      </w:r>
      <w:r w:rsidR="009424A7" w:rsidRPr="001F42D3">
        <w:t xml:space="preserve">. </w:t>
      </w:r>
      <w:r w:rsidRPr="001F42D3">
        <w:t>However, the ACM AM can require elements and attributes in this extension if they are necessary to ensure complete functionality</w:t>
      </w:r>
      <w:r w:rsidR="009424A7" w:rsidRPr="001F42D3">
        <w:t xml:space="preserve">. </w:t>
      </w:r>
      <w:r w:rsidRPr="001F42D3">
        <w:t>If these elements and attributes are not present, then the message will not be queued.</w:t>
      </w:r>
    </w:p>
    <w:p w14:paraId="44A3A362" w14:textId="2B848E98" w:rsidR="00E64CD9" w:rsidRPr="001F42D3" w:rsidRDefault="00E64CD9" w:rsidP="00E64CD9">
      <w:pPr>
        <w:pStyle w:val="BodyText"/>
      </w:pPr>
      <w:r w:rsidRPr="001F42D3">
        <w:t xml:space="preserve">These values are not required to be pulled directly from a </w:t>
      </w:r>
      <w:r w:rsidR="00901663" w:rsidRPr="001F42D3">
        <w:t>PCD-06</w:t>
      </w:r>
      <w:r w:rsidRPr="001F42D3">
        <w:t xml:space="preserve"> message and can instead be used by an Alert Communicator to send additional information to an Alert Manager.</w:t>
      </w:r>
    </w:p>
    <w:p w14:paraId="3140CFE6" w14:textId="54BFB234" w:rsidR="00E64CD9" w:rsidRPr="001F42D3" w:rsidRDefault="00E64CD9" w:rsidP="009424A7">
      <w:pPr>
        <w:pStyle w:val="BodyText"/>
      </w:pPr>
      <w:r w:rsidRPr="001F42D3">
        <w:t>If the ACM AC does not respond to the wctp-VersionQuery with the supportive DTD response indicating value then the AC shall not send these extensions to the AM.</w:t>
      </w:r>
    </w:p>
    <w:p w14:paraId="678AE22E" w14:textId="2D760930" w:rsidR="00166EF7" w:rsidRPr="001F42D3" w:rsidRDefault="00CE1CA8" w:rsidP="00B34AEB">
      <w:pPr>
        <w:pStyle w:val="Heading3"/>
        <w:numPr>
          <w:ilvl w:val="0"/>
          <w:numId w:val="0"/>
        </w:numPr>
        <w:rPr>
          <w:noProof w:val="0"/>
        </w:rPr>
      </w:pPr>
      <w:bookmarkStart w:id="1948" w:name="_Toc214889850"/>
      <w:r w:rsidRPr="001F42D3">
        <w:rPr>
          <w:noProof w:val="0"/>
        </w:rPr>
        <w:lastRenderedPageBreak/>
        <w:t>K.8.</w:t>
      </w:r>
      <w:r w:rsidR="001F65FA">
        <w:rPr>
          <w:noProof w:val="0"/>
        </w:rPr>
        <w:t>20</w:t>
      </w:r>
      <w:r w:rsidRPr="001F42D3">
        <w:rPr>
          <w:noProof w:val="0"/>
        </w:rPr>
        <w:t xml:space="preserve"> </w:t>
      </w:r>
      <w:r w:rsidR="00166EF7" w:rsidRPr="001F42D3">
        <w:rPr>
          <w:noProof w:val="0"/>
        </w:rPr>
        <w:t>IHE PCD-06 wctp-</w:t>
      </w:r>
      <w:r w:rsidR="00AC7B6C" w:rsidRPr="001F42D3">
        <w:rPr>
          <w:noProof w:val="0"/>
        </w:rPr>
        <w:t>IHEPCDSubmitRequestUpdate</w:t>
      </w:r>
      <w:bookmarkEnd w:id="1948"/>
    </w:p>
    <w:p w14:paraId="585962A5" w14:textId="77777777" w:rsidR="00AC7B6C" w:rsidRPr="001F42D3" w:rsidRDefault="00AC7B6C" w:rsidP="00AC7B6C">
      <w:pPr>
        <w:pStyle w:val="BodyText"/>
      </w:pPr>
      <w:r w:rsidRPr="001F42D3">
        <w:t>The following ACM Profile proprietary message type, wctp-IHEPCDSubmitRequestUpdate, is used by the ACM AM to update prior PCD-06 wctp-SubmitRequest messages on the ACM AC.</w:t>
      </w:r>
    </w:p>
    <w:p w14:paraId="782A4382" w14:textId="7B0BC2E5" w:rsidR="00AC7B6C" w:rsidRPr="001F42D3" w:rsidRDefault="00AC7B6C" w:rsidP="00AC7B6C">
      <w:pPr>
        <w:pStyle w:val="BodyText"/>
      </w:pPr>
      <w:r w:rsidRPr="001F42D3">
        <w:t>The WCTP 1.3r1 interface specification that is the basis for ACM AM – AC communication does not support the ability for an AM to send the AC updates to previous wctp-SubmitRequest messages</w:t>
      </w:r>
      <w:r w:rsidR="009424A7" w:rsidRPr="001F42D3">
        <w:t xml:space="preserve">. </w:t>
      </w:r>
      <w:r w:rsidRPr="001F42D3">
        <w:t>For this reason, the ACM Profile is required to extend the WCTP 1.3r1 interface specification in a backward transparent manner in order for the AM to send updates to the AC.</w:t>
      </w:r>
    </w:p>
    <w:p w14:paraId="086CBDD4" w14:textId="34BB59C5" w:rsidR="00AC7B6C" w:rsidRPr="001F42D3" w:rsidRDefault="00AC7B6C" w:rsidP="00AC7B6C">
      <w:pPr>
        <w:pStyle w:val="BodyText"/>
      </w:pPr>
      <w:r w:rsidRPr="001F42D3">
        <w:t xml:space="preserve">In order for the WCTP server (the ACM AC) to signal its willingness to receive and potentially support IHE ACM Profile evidentiary data extensions to WCTP 1.3r1, per the extensions mechanism defined in </w:t>
      </w:r>
      <w:r w:rsidR="00EE799D" w:rsidRPr="001F42D3">
        <w:t>Section</w:t>
      </w:r>
      <w:r w:rsidRPr="001F42D3">
        <w:t xml:space="preserve"> 3.6 Protocol Version of the WCTP 1.3r1 interface specification, the DTD response value shall be “wctp-dtd-ihepcd-pcd06-v1r2” to indicate support for receiving updates to previous wctp-SubmitRequest messages</w:t>
      </w:r>
      <w:r w:rsidR="009424A7" w:rsidRPr="001F42D3">
        <w:t xml:space="preserve">. </w:t>
      </w:r>
      <w:r w:rsidRPr="001F42D3">
        <w:t>This version shall presume at a minimum WCTP version 1.3r1 capabilities.</w:t>
      </w:r>
    </w:p>
    <w:p w14:paraId="4EBB1B32" w14:textId="77777777" w:rsidR="00AC7B6C" w:rsidRPr="001F42D3" w:rsidRDefault="00AC7B6C" w:rsidP="00AC7B6C">
      <w:pPr>
        <w:pStyle w:val="BodyText"/>
      </w:pPr>
      <w:r w:rsidRPr="001F42D3">
        <w:t>This update functionality will be encapsulated in a new element under wctp-Operation.</w:t>
      </w:r>
    </w:p>
    <w:p w14:paraId="7B0F3B4E" w14:textId="77777777" w:rsidR="00AC7B6C" w:rsidRPr="001F42D3" w:rsidRDefault="00AC7B6C" w:rsidP="00AC7B6C">
      <w:pPr>
        <w:pStyle w:val="BodyText"/>
      </w:pPr>
      <w:r w:rsidRPr="001F42D3">
        <w:tab/>
        <w:t>&lt;?xml version=“1.0”?&gt;</w:t>
      </w:r>
    </w:p>
    <w:p w14:paraId="12631FFE" w14:textId="77777777" w:rsidR="00AC7B6C" w:rsidRPr="001F42D3" w:rsidRDefault="00AC7B6C" w:rsidP="00AC7B6C">
      <w:pPr>
        <w:pStyle w:val="BodyText"/>
      </w:pPr>
      <w:r w:rsidRPr="001F42D3">
        <w:tab/>
        <w:t>&lt;!DOCTYPE wctp-Operation SYSTEM “WCTP DTD”&gt;</w:t>
      </w:r>
    </w:p>
    <w:p w14:paraId="7FCF021A" w14:textId="77777777" w:rsidR="00AC7B6C" w:rsidRPr="001F42D3" w:rsidRDefault="00AC7B6C" w:rsidP="00AC7B6C">
      <w:pPr>
        <w:pStyle w:val="BodyText"/>
      </w:pPr>
      <w:r w:rsidRPr="001F42D3">
        <w:tab/>
        <w:t>&lt;wctp-Operation wctpVersion=“WCTP version”&gt;</w:t>
      </w:r>
    </w:p>
    <w:p w14:paraId="43908D71" w14:textId="77777777" w:rsidR="00AC7B6C" w:rsidRPr="001F42D3" w:rsidRDefault="00AC7B6C" w:rsidP="00AC7B6C">
      <w:pPr>
        <w:pStyle w:val="BodyText"/>
      </w:pPr>
      <w:r w:rsidRPr="001F42D3">
        <w:tab/>
      </w:r>
      <w:r w:rsidRPr="001F42D3">
        <w:tab/>
        <w:t>&lt;wctp-IHEPCDSubmitRequestUpdate&gt;</w:t>
      </w:r>
    </w:p>
    <w:p w14:paraId="1B8EF468" w14:textId="77777777" w:rsidR="00AC7B6C" w:rsidRPr="001F42D3" w:rsidRDefault="00AC7B6C" w:rsidP="00AC7B6C">
      <w:pPr>
        <w:pStyle w:val="BodyText"/>
      </w:pPr>
      <w:r w:rsidRPr="001F42D3">
        <w:tab/>
      </w:r>
      <w:r w:rsidRPr="001F42D3">
        <w:tab/>
      </w:r>
      <w:r w:rsidRPr="001F42D3">
        <w:tab/>
        <w:t>&lt;wctp-SubmitHeader submitTimestamp=“timestamp”&gt;</w:t>
      </w:r>
    </w:p>
    <w:p w14:paraId="5642F0C7" w14:textId="77777777" w:rsidR="00AC7B6C" w:rsidRPr="001F42D3" w:rsidRDefault="00AC7B6C" w:rsidP="00AC7B6C">
      <w:pPr>
        <w:pStyle w:val="BodyText"/>
      </w:pPr>
      <w:r w:rsidRPr="001F42D3">
        <w:tab/>
      </w:r>
      <w:r w:rsidRPr="001F42D3">
        <w:tab/>
      </w:r>
      <w:r w:rsidRPr="001F42D3">
        <w:tab/>
      </w:r>
      <w:r w:rsidRPr="001F42D3">
        <w:tab/>
        <w:t>&lt;wctp-Originator</w:t>
      </w:r>
    </w:p>
    <w:p w14:paraId="611BE892" w14:textId="77777777" w:rsidR="00AC7B6C" w:rsidRPr="001F42D3" w:rsidRDefault="00AC7B6C" w:rsidP="00AC7B6C">
      <w:pPr>
        <w:pStyle w:val="BodyText"/>
      </w:pPr>
      <w:r w:rsidRPr="001F42D3">
        <w:t>senderID=“sender ID”</w:t>
      </w:r>
    </w:p>
    <w:p w14:paraId="06B6008F" w14:textId="77777777" w:rsidR="00AC7B6C" w:rsidRPr="001F42D3" w:rsidRDefault="00AC7B6C" w:rsidP="00AC7B6C">
      <w:pPr>
        <w:pStyle w:val="BodyText"/>
      </w:pPr>
      <w:r w:rsidRPr="001F42D3">
        <w:t>securityCode=“security code”/&gt;</w:t>
      </w:r>
    </w:p>
    <w:p w14:paraId="0F40276C" w14:textId="77777777" w:rsidR="00AC7B6C" w:rsidRPr="001F42D3" w:rsidRDefault="00AC7B6C" w:rsidP="00AC7B6C">
      <w:pPr>
        <w:pStyle w:val="BodyText"/>
      </w:pPr>
      <w:r w:rsidRPr="001F42D3">
        <w:tab/>
      </w:r>
      <w:r w:rsidRPr="001F42D3">
        <w:tab/>
      </w:r>
      <w:r w:rsidRPr="001F42D3">
        <w:tab/>
      </w:r>
      <w:r w:rsidRPr="001F42D3">
        <w:tab/>
      </w:r>
      <w:r w:rsidRPr="001F42D3">
        <w:tab/>
        <w:t>&lt;wctp-MessageControl</w:t>
      </w:r>
    </w:p>
    <w:p w14:paraId="2B3519ED"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messageID=“message ID”</w:t>
      </w:r>
    </w:p>
    <w:p w14:paraId="2F305BB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transactionID=“transaction ID”</w:t>
      </w:r>
    </w:p>
    <w:p w14:paraId="6D3B1AF3"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allowResponse=“true”</w:t>
      </w:r>
    </w:p>
    <w:p w14:paraId="0F85C13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deliveryPriority=“priority”</w:t>
      </w:r>
    </w:p>
    <w:p w14:paraId="1951DB82"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notifyWhenDelivered=“false”</w:t>
      </w:r>
    </w:p>
    <w:p w14:paraId="745EC81D"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preformatted=“true”</w:t>
      </w:r>
    </w:p>
    <w:p w14:paraId="73300215"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notifyWhenRead=“false”/&gt;</w:t>
      </w:r>
    </w:p>
    <w:p w14:paraId="13CCE215" w14:textId="77777777" w:rsidR="00AC7B6C" w:rsidRPr="001F42D3" w:rsidRDefault="00AC7B6C" w:rsidP="00AC7B6C">
      <w:pPr>
        <w:pStyle w:val="BodyText"/>
      </w:pPr>
      <w:r w:rsidRPr="001F42D3">
        <w:tab/>
      </w:r>
      <w:r w:rsidRPr="001F42D3">
        <w:tab/>
      </w:r>
      <w:r w:rsidRPr="001F42D3">
        <w:tab/>
      </w:r>
      <w:r w:rsidRPr="001F42D3">
        <w:tab/>
      </w:r>
      <w:r w:rsidRPr="001F42D3">
        <w:tab/>
        <w:t>&lt;wctp-Recipient recipientID=“recipient PIN”/&gt;</w:t>
      </w:r>
    </w:p>
    <w:p w14:paraId="3609FC3F" w14:textId="77777777" w:rsidR="00AC7B6C" w:rsidRPr="001F42D3" w:rsidRDefault="00AC7B6C" w:rsidP="00AC7B6C">
      <w:pPr>
        <w:pStyle w:val="BodyText"/>
      </w:pPr>
      <w:r w:rsidRPr="001F42D3">
        <w:t>&lt;/wctp-SubmitHeader&gt;</w:t>
      </w:r>
    </w:p>
    <w:p w14:paraId="381ED4B4" w14:textId="77777777" w:rsidR="00AC7B6C" w:rsidRPr="001F42D3" w:rsidRDefault="00AC7B6C" w:rsidP="00AC7B6C">
      <w:pPr>
        <w:pStyle w:val="BodyText"/>
      </w:pPr>
      <w:r w:rsidRPr="001F42D3">
        <w:t>&lt;wctp-Payload&gt;</w:t>
      </w:r>
    </w:p>
    <w:p w14:paraId="11D2D2BD" w14:textId="77777777" w:rsidR="00AC7B6C" w:rsidRPr="001F42D3" w:rsidRDefault="00AC7B6C" w:rsidP="00AC7B6C">
      <w:pPr>
        <w:pStyle w:val="BodyText"/>
      </w:pPr>
      <w:r w:rsidRPr="001F42D3">
        <w:lastRenderedPageBreak/>
        <w:tab/>
        <w:t>&lt;wctp-IHEPCDUpdate&gt;</w:t>
      </w:r>
    </w:p>
    <w:p w14:paraId="5FEB4BDD" w14:textId="77777777" w:rsidR="00AC7B6C" w:rsidRPr="001F42D3" w:rsidRDefault="00AC7B6C" w:rsidP="00AC7B6C">
      <w:pPr>
        <w:pStyle w:val="BodyText"/>
      </w:pPr>
      <w:r w:rsidRPr="001F42D3">
        <w:tab/>
      </w:r>
      <w:r w:rsidRPr="001F42D3">
        <w:tab/>
        <w:t>&lt;wctp-IHEPCDMessageToUpdate</w:t>
      </w:r>
    </w:p>
    <w:p w14:paraId="60CA47C2" w14:textId="77777777" w:rsidR="00AC7B6C" w:rsidRPr="001F42D3" w:rsidRDefault="00AC7B6C" w:rsidP="00AC7B6C">
      <w:pPr>
        <w:pStyle w:val="BodyText"/>
      </w:pPr>
      <w:r w:rsidRPr="001F42D3">
        <w:tab/>
      </w:r>
      <w:r w:rsidRPr="001F42D3">
        <w:tab/>
      </w:r>
      <w:r w:rsidRPr="001F42D3">
        <w:tab/>
        <w:t>messageToUpdate=“message ID”/&gt;</w:t>
      </w:r>
    </w:p>
    <w:p w14:paraId="4B2FBB96"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t>&lt;wctp-IHEPCDUpdateAction</w:t>
      </w:r>
    </w:p>
    <w:p w14:paraId="013C48BB" w14:textId="77777777" w:rsidR="00AC7B6C" w:rsidRPr="001F42D3" w:rsidRDefault="00AC7B6C" w:rsidP="00AC7B6C">
      <w:pPr>
        <w:pStyle w:val="BodyText"/>
      </w:pPr>
      <w:r w:rsidRPr="001F42D3">
        <w:tab/>
      </w:r>
      <w:r w:rsidRPr="001F42D3">
        <w:tab/>
      </w:r>
      <w:r w:rsidRPr="001F42D3">
        <w:tab/>
      </w:r>
      <w:r w:rsidRPr="001F42D3">
        <w:tab/>
      </w:r>
      <w:r w:rsidRPr="001F42D3">
        <w:tab/>
      </w:r>
      <w:r w:rsidRPr="001F42D3">
        <w:tab/>
      </w:r>
      <w:r w:rsidRPr="001F42D3">
        <w:tab/>
        <w:t xml:space="preserve">action=“update action”/&gt; </w:t>
      </w:r>
    </w:p>
    <w:p w14:paraId="00BEDC3E" w14:textId="77777777" w:rsidR="00AC7B6C" w:rsidRPr="001F42D3" w:rsidRDefault="00AC7B6C" w:rsidP="00AC7B6C">
      <w:pPr>
        <w:pStyle w:val="BodyText"/>
      </w:pPr>
      <w:r w:rsidRPr="001F42D3">
        <w:tab/>
      </w:r>
      <w:r w:rsidRPr="001F42D3">
        <w:tab/>
        <w:t>&lt;wctp-IHEPCDACMResponder</w:t>
      </w:r>
    </w:p>
    <w:p w14:paraId="3513F3BE" w14:textId="77777777" w:rsidR="00AC7B6C" w:rsidRPr="001F42D3" w:rsidRDefault="00AC7B6C" w:rsidP="00AC7B6C">
      <w:pPr>
        <w:pStyle w:val="BodyText"/>
      </w:pPr>
      <w:r w:rsidRPr="001F42D3">
        <w:t>responderID=“responderID”/&gt;</w:t>
      </w:r>
    </w:p>
    <w:p w14:paraId="597A8E5B" w14:textId="77777777" w:rsidR="00AC7B6C" w:rsidRPr="001F42D3" w:rsidRDefault="00AC7B6C" w:rsidP="00AC7B6C">
      <w:pPr>
        <w:pStyle w:val="BodyText"/>
      </w:pPr>
      <w:r w:rsidRPr="001F42D3">
        <w:tab/>
        <w:t>&lt;/wctp-IHEPCDUpdate&gt;</w:t>
      </w:r>
    </w:p>
    <w:p w14:paraId="4DB431CE" w14:textId="77777777" w:rsidR="00AC7B6C" w:rsidRPr="001F42D3" w:rsidRDefault="00AC7B6C" w:rsidP="00AC7B6C">
      <w:pPr>
        <w:pStyle w:val="BodyText"/>
      </w:pPr>
      <w:r w:rsidRPr="001F42D3">
        <w:t>&lt;/wctp-Payload&gt;</w:t>
      </w:r>
    </w:p>
    <w:p w14:paraId="14E78DEC" w14:textId="77777777" w:rsidR="00AC7B6C" w:rsidRPr="001F42D3" w:rsidRDefault="00AC7B6C" w:rsidP="00AC7B6C">
      <w:pPr>
        <w:pStyle w:val="BodyText"/>
      </w:pPr>
      <w:r w:rsidRPr="001F42D3">
        <w:tab/>
      </w:r>
      <w:r w:rsidRPr="001F42D3">
        <w:tab/>
        <w:t>&lt;/wctp-IHEPCDSubmitRequestUpdate&gt;</w:t>
      </w:r>
    </w:p>
    <w:p w14:paraId="123C414C" w14:textId="77777777" w:rsidR="00AC7B6C" w:rsidRPr="001F42D3" w:rsidRDefault="00AC7B6C" w:rsidP="00AC7B6C">
      <w:pPr>
        <w:pStyle w:val="BodyText"/>
      </w:pPr>
      <w:r w:rsidRPr="001F42D3">
        <w:tab/>
        <w:t>&lt;/wctp-Operation&gt;</w:t>
      </w:r>
    </w:p>
    <w:p w14:paraId="2CA1BAAE" w14:textId="5F55D1AF" w:rsidR="00AC7B6C" w:rsidRPr="001F42D3" w:rsidRDefault="00AC7B6C" w:rsidP="00AC7B6C">
      <w:pPr>
        <w:pStyle w:val="BodyText"/>
      </w:pPr>
      <w:r w:rsidRPr="001F42D3">
        <w:t>This extension is optional and can be used by the AM to send updates about prior PCD-06 SubmitRequest messages to the AC</w:t>
      </w:r>
      <w:r w:rsidR="009424A7" w:rsidRPr="001F42D3">
        <w:t xml:space="preserve">. </w:t>
      </w:r>
      <w:r w:rsidRPr="001F42D3">
        <w:t>The elements wctp-IHEPCDMessageToUpdate and wctp-IHEPCDUpdateAction are required if this message type is used.</w:t>
      </w:r>
    </w:p>
    <w:p w14:paraId="53837648" w14:textId="6AB789B4" w:rsidR="00AC7B6C" w:rsidRPr="001F42D3" w:rsidRDefault="00AC7B6C" w:rsidP="00AC7B6C">
      <w:pPr>
        <w:pStyle w:val="BodyText"/>
      </w:pPr>
      <w:r w:rsidRPr="001F42D3">
        <w:t>Each wctp-IHEPCDSubmitRequestUpdate message contains a unique message ID that is different from the ID of the message that it intends to update. The previous wctp-SubmitRequest message is identified by its message ID, located in the wctp-IHEPCDMessageToUpdate element</w:t>
      </w:r>
      <w:r w:rsidR="009424A7" w:rsidRPr="001F42D3">
        <w:t xml:space="preserve">. </w:t>
      </w:r>
      <w:r w:rsidRPr="001F42D3">
        <w:t>Each wctp-IHEPCDSubmitRequestUpdate message updates one previous wctp-SubmitRequest message.</w:t>
      </w:r>
    </w:p>
    <w:p w14:paraId="755D9686" w14:textId="64C84DF7" w:rsidR="00AC7B6C" w:rsidRPr="001F42D3" w:rsidRDefault="00AC7B6C" w:rsidP="00AC7B6C">
      <w:pPr>
        <w:pStyle w:val="BodyText"/>
      </w:pPr>
      <w:r w:rsidRPr="001F42D3">
        <w:t>The kind of action that must be done by the ACM AC is specified by the value in the wctp-IHEPCDUpdateAction element</w:t>
      </w:r>
      <w:r w:rsidR="009424A7" w:rsidRPr="001F42D3">
        <w:t xml:space="preserve">. </w:t>
      </w:r>
      <w:r w:rsidRPr="001F42D3">
        <w:t>It is up to the AC to determine what this action means in the context of their system.</w:t>
      </w:r>
    </w:p>
    <w:p w14:paraId="226481E0" w14:textId="175F2753" w:rsidR="00AC7B6C" w:rsidRPr="001F42D3" w:rsidRDefault="00AC7B6C" w:rsidP="00AC7B6C">
      <w:pPr>
        <w:pStyle w:val="BodyText"/>
      </w:pPr>
      <w:r w:rsidRPr="001F42D3">
        <w:t xml:space="preserve">In response to this message, the ACM AC is expected to send a synchronous </w:t>
      </w:r>
      <w:r w:rsidR="007426DD" w:rsidRPr="001F42D3">
        <w:t>PCD-07</w:t>
      </w:r>
      <w:r w:rsidRPr="001F42D3">
        <w:t xml:space="preserve"> response to convey success or failure of message queueing as described in Section K.8.8</w:t>
      </w:r>
      <w:r w:rsidR="009424A7" w:rsidRPr="001F42D3">
        <w:t xml:space="preserve">. </w:t>
      </w:r>
      <w:r w:rsidRPr="001F42D3">
        <w:t>No asynchronous responses will be sent because of this message.</w:t>
      </w:r>
    </w:p>
    <w:p w14:paraId="4D855136" w14:textId="4920A1F1" w:rsidR="00EB2E36" w:rsidRPr="001F42D3" w:rsidRDefault="00AC7B6C" w:rsidP="00AC7B6C">
      <w:pPr>
        <w:pStyle w:val="BodyText"/>
      </w:pPr>
      <w:r w:rsidRPr="001F42D3">
        <w:t>If the ACM AC does not respond to the wctp-VersionQuery with the supportive DTD response indicating value then the AM shall not send this message type to the AC.</w:t>
      </w:r>
    </w:p>
    <w:p w14:paraId="0BEE5EE3" w14:textId="14BD5C44" w:rsidR="00A32FC1" w:rsidRPr="001F42D3" w:rsidRDefault="00CE1CA8" w:rsidP="00B34AEB">
      <w:pPr>
        <w:pStyle w:val="Heading1"/>
        <w:numPr>
          <w:ilvl w:val="0"/>
          <w:numId w:val="0"/>
        </w:numPr>
        <w:rPr>
          <w:noProof w:val="0"/>
        </w:rPr>
      </w:pPr>
      <w:bookmarkStart w:id="1949" w:name="_Toc214889851"/>
      <w:r w:rsidRPr="001F42D3">
        <w:rPr>
          <w:noProof w:val="0"/>
        </w:rPr>
        <w:lastRenderedPageBreak/>
        <w:t xml:space="preserve">Appendix L </w:t>
      </w:r>
      <w:r w:rsidR="00A32FC1" w:rsidRPr="001F42D3">
        <w:rPr>
          <w:noProof w:val="0"/>
        </w:rPr>
        <w:t>- Alert (Alarm) Fatigue</w:t>
      </w:r>
      <w:bookmarkEnd w:id="1949"/>
    </w:p>
    <w:p w14:paraId="52BAE728" w14:textId="5E8A58EE" w:rsidR="00A32FC1" w:rsidRPr="001F42D3" w:rsidRDefault="00A32FC1" w:rsidP="00A32FC1">
      <w:pPr>
        <w:pStyle w:val="BodyText"/>
      </w:pPr>
      <w:r w:rsidRPr="001F42D3">
        <w:t>Root causes of alert (alarm) fatigue are numerous</w:t>
      </w:r>
      <w:r w:rsidR="00621E63" w:rsidRPr="001F42D3">
        <w:t xml:space="preserve">. </w:t>
      </w:r>
      <w:r w:rsidRPr="001F42D3">
        <w:t>Many can be mitigated without automation, such as ECG lead placement and maintenance management</w:t>
      </w:r>
      <w:r w:rsidR="00621E63" w:rsidRPr="001F42D3">
        <w:t xml:space="preserve">. </w:t>
      </w:r>
    </w:p>
    <w:p w14:paraId="6742C850" w14:textId="690EA525" w:rsidR="00A32FC1" w:rsidRPr="001F42D3" w:rsidRDefault="00A32FC1" w:rsidP="00A32FC1">
      <w:pPr>
        <w:pStyle w:val="BodyText"/>
      </w:pPr>
      <w:r w:rsidRPr="001F42D3">
        <w:t>Even when ACM based automated alert notifications are deployed there can even be increased alert fatigue due to the dissemination of alerts to too many individuals or too many different types of alerts to individuals</w:t>
      </w:r>
      <w:r w:rsidR="00621E63" w:rsidRPr="001F42D3">
        <w:t xml:space="preserve">. </w:t>
      </w:r>
      <w:r w:rsidRPr="001F42D3">
        <w:t>Assessment and reduction of over alerting typically requires a hospital or care unit focused investigative team to gather evidentiary information to specifically identify which alerts are to be disseminated and specifically to which job roles or individuals as these change quite often with staff shift changes and dynamically with staff member breaks, tasking availability and communication accessibility</w:t>
      </w:r>
      <w:r w:rsidR="00621E63" w:rsidRPr="001F42D3">
        <w:t xml:space="preserve">. </w:t>
      </w:r>
    </w:p>
    <w:p w14:paraId="4085623F" w14:textId="30099375" w:rsidR="00A32FC1" w:rsidRPr="001F42D3" w:rsidRDefault="00A32FC1" w:rsidP="00A32FC1">
      <w:pPr>
        <w:pStyle w:val="BodyText"/>
      </w:pPr>
      <w:r w:rsidRPr="001F42D3">
        <w:t>Alert Source devices and gateways as ACM Alert Reporter (AR) actors can utilize the ACM Report Alert (PCD-04) transaction that it sends to the Alert Manager (AM) as a means of reducing alert audio in care units and across hospitals</w:t>
      </w:r>
      <w:r w:rsidR="00621E63" w:rsidRPr="001F42D3">
        <w:t xml:space="preserve">. </w:t>
      </w:r>
      <w:r w:rsidRPr="001F42D3">
        <w:t>The AR can maintain awareness of AR-AM infrast</w:t>
      </w:r>
      <w:r w:rsidR="000D6ECF" w:rsidRPr="001F42D3">
        <w:t>r</w:t>
      </w:r>
      <w:r w:rsidRPr="001F42D3">
        <w:t>u</w:t>
      </w:r>
      <w:r w:rsidR="000D6ECF" w:rsidRPr="001F42D3">
        <w:t>ctu</w:t>
      </w:r>
      <w:r w:rsidRPr="001F42D3">
        <w:t>re usability by sending short duration periodic PCD-04 messages with minimal content which the AM can minimally process and acknowledge as successfully received back to the AR</w:t>
      </w:r>
      <w:r w:rsidR="00621E63" w:rsidRPr="001F42D3">
        <w:t xml:space="preserve">. </w:t>
      </w:r>
      <w:r w:rsidRPr="001F42D3">
        <w:t>This forms an Alert Reporter to Alert Manager application level keep-alive mechanism</w:t>
      </w:r>
      <w:r w:rsidR="00621E63" w:rsidRPr="001F42D3">
        <w:t xml:space="preserve">. </w:t>
      </w:r>
      <w:r w:rsidRPr="001F42D3">
        <w:t>This provides the AR with a degree of confidence that the AM can receive and can request dissemination of alert notifications</w:t>
      </w:r>
      <w:r w:rsidR="00621E63" w:rsidRPr="001F42D3">
        <w:t xml:space="preserve">. </w:t>
      </w:r>
      <w:r w:rsidRPr="001F42D3">
        <w:t>This confidence can form the basis of temporarily holding off on activating the Alert Source local alarm audio if the AM has received and acknowledged the Report Alert (PCD-04) transaction</w:t>
      </w:r>
      <w:r w:rsidR="00621E63" w:rsidRPr="001F42D3">
        <w:t xml:space="preserve">. </w:t>
      </w:r>
      <w:r w:rsidRPr="001F42D3">
        <w:t>The hold</w:t>
      </w:r>
      <w:r w:rsidR="000D6ECF" w:rsidRPr="001F42D3">
        <w:t xml:space="preserve"> </w:t>
      </w:r>
      <w:r w:rsidRPr="001F42D3">
        <w:t>off delay period would be Alert Source managed and would likely be alert type specific</w:t>
      </w:r>
      <w:r w:rsidR="00621E63" w:rsidRPr="001F42D3">
        <w:t xml:space="preserve">. </w:t>
      </w:r>
      <w:r w:rsidRPr="001F42D3">
        <w:t>If there is no active keep-alive or if the AM responds with negative acknowledgement or if the AM doesn’t respond within a small single digit number of seconds the alert source would activate its local alarm audio</w:t>
      </w:r>
      <w:r w:rsidR="00621E63" w:rsidRPr="001F42D3">
        <w:t xml:space="preserve">. </w:t>
      </w:r>
      <w:r w:rsidRPr="001F42D3">
        <w:t>Even if the AM acknowledges receipt of the PCD-04 transaction the Alert Source can still maintain an expectation of timeliness of alert resolution at the source and if not resolved within the expected period of time could activate its local alarm audio.</w:t>
      </w:r>
    </w:p>
    <w:p w14:paraId="5816F1D6" w14:textId="1036B00E" w:rsidR="00A32FC1" w:rsidRPr="001F42D3" w:rsidRDefault="00A32FC1" w:rsidP="00A32FC1">
      <w:pPr>
        <w:pStyle w:val="BodyText"/>
      </w:pPr>
      <w:r w:rsidRPr="001F42D3">
        <w:t>If the Alert Reporter (AR) and Alert Manager (AM) implement the optional Report Alert Dissemination Status (PCD-05) transaction then additional information is available for the AR to mitigate alert fatigue</w:t>
      </w:r>
      <w:r w:rsidR="00621E63" w:rsidRPr="001F42D3">
        <w:t xml:space="preserve">. </w:t>
      </w:r>
      <w:r w:rsidRPr="001F42D3">
        <w:t>When the AM sends the Disseminate Alert (PCD-06) transaction to the Alert Communicator (AC) there is a short turnaround acknowledgement by the AC back to the AM that the alert dissemination request has been successfully received</w:t>
      </w:r>
      <w:r w:rsidR="00621E63" w:rsidRPr="001F42D3">
        <w:t xml:space="preserve">. </w:t>
      </w:r>
      <w:r w:rsidRPr="001F42D3">
        <w:t>A PCD-05 message indicating this could be used, with appropriate watchdog timer, to hold off activation of source local alert audio as confirmation that the alert has been forwarded to a dissemination solution</w:t>
      </w:r>
      <w:r w:rsidR="00621E63" w:rsidRPr="001F42D3">
        <w:t xml:space="preserve">. </w:t>
      </w:r>
      <w:r w:rsidRPr="001F42D3">
        <w:t>This hold</w:t>
      </w:r>
      <w:r w:rsidR="000D6ECF" w:rsidRPr="001F42D3">
        <w:t xml:space="preserve"> </w:t>
      </w:r>
      <w:r w:rsidRPr="001F42D3">
        <w:t xml:space="preserve">off can be further extended if the AC implementation includes support for delivery confirmation, read receipt, and operator accept/reject </w:t>
      </w:r>
      <w:r w:rsidR="006F5240" w:rsidRPr="001F42D3">
        <w:t>signaling</w:t>
      </w:r>
      <w:r w:rsidRPr="001F42D3">
        <w:t>. If an alert notification successfully makes it all the way to an assigned clinician and that clinician read the alert notification and responds to it with accept that can further hold off activation of the local alarm audio.</w:t>
      </w:r>
    </w:p>
    <w:p w14:paraId="03488E9D" w14:textId="19EA21DA" w:rsidR="00A32FC1" w:rsidRPr="001F42D3" w:rsidRDefault="00A32FC1" w:rsidP="00A32FC1">
      <w:pPr>
        <w:pStyle w:val="BodyText"/>
      </w:pPr>
      <w:r w:rsidRPr="001F42D3">
        <w:t xml:space="preserve">When ACM actors are used in conjunction with actors from other IHE profiles, such as Medical Equipment Management Location Services (MEMLS) alert dissemination can be further </w:t>
      </w:r>
      <w:r w:rsidRPr="001F42D3">
        <w:lastRenderedPageBreak/>
        <w:t>managed in an automated manner</w:t>
      </w:r>
      <w:r w:rsidR="00621E63" w:rsidRPr="001F42D3">
        <w:t xml:space="preserve">. </w:t>
      </w:r>
      <w:r w:rsidRPr="001F42D3">
        <w:t>If the AM additionally implements a Location Observation Consumer (LOC) then when location observations are reported for staff and equipment the AM becomes aware of them</w:t>
      </w:r>
      <w:r w:rsidR="00621E63" w:rsidRPr="001F42D3">
        <w:t xml:space="preserve">. </w:t>
      </w:r>
      <w:r w:rsidRPr="001F42D3">
        <w:t>As alert dissemination destinations (clinicians) move out of and into range of known wireless communication attenuation zones the AM could automatically adjust alert dissemination destinations.</w:t>
      </w:r>
      <w:r w:rsidR="006F5240" w:rsidRPr="001F42D3">
        <w:t xml:space="preserve"> </w:t>
      </w:r>
      <w:r w:rsidRPr="001F42D3">
        <w:t>Through the above deployment efforts</w:t>
      </w:r>
      <w:r w:rsidR="006F5240" w:rsidRPr="001F42D3">
        <w:t>,</w:t>
      </w:r>
      <w:r w:rsidRPr="001F42D3">
        <w:t xml:space="preserve"> alert (alarm) audio and its associated fatigue can be significantly mitigated without new communication protocols or profiles.</w:t>
      </w:r>
    </w:p>
    <w:p w14:paraId="1193D7C8" w14:textId="77777777" w:rsidR="00A32FC1" w:rsidRPr="001F42D3" w:rsidRDefault="00A32FC1" w:rsidP="00A32FC1">
      <w:pPr>
        <w:pStyle w:val="BodyText"/>
      </w:pPr>
      <w:r w:rsidRPr="001F42D3">
        <w:t>These are the key points.</w:t>
      </w:r>
    </w:p>
    <w:p w14:paraId="6FC9D6B8" w14:textId="0BE5C335" w:rsidR="00A32FC1" w:rsidRPr="001F42D3" w:rsidRDefault="00A32FC1">
      <w:pPr>
        <w:pStyle w:val="ListNumber2"/>
        <w:numPr>
          <w:ilvl w:val="0"/>
          <w:numId w:val="12"/>
        </w:numPr>
      </w:pPr>
      <w:r w:rsidRPr="001F42D3">
        <w:t>The Alert Source always controls its own local alarm audio state, pause, end or extension of a pause.</w:t>
      </w:r>
    </w:p>
    <w:p w14:paraId="2D3F3121" w14:textId="78157E53" w:rsidR="00A32FC1" w:rsidRPr="001F42D3" w:rsidRDefault="00A32FC1" w:rsidP="005C1693">
      <w:pPr>
        <w:pStyle w:val="ListNumber2"/>
      </w:pPr>
      <w:r w:rsidRPr="001F42D3">
        <w:t>The Alert Source and the Alert Reporter (AR) can use the available context and received triggers to make decisions regarding the audio state.</w:t>
      </w:r>
    </w:p>
    <w:p w14:paraId="6C4C8232" w14:textId="6B9C3AB3" w:rsidR="00A32FC1" w:rsidRPr="001F42D3" w:rsidRDefault="00A32FC1" w:rsidP="005C1693">
      <w:pPr>
        <w:pStyle w:val="ListNumber2"/>
      </w:pPr>
      <w:r w:rsidRPr="001F42D3">
        <w:t>In this scenario a local alarm is not cleared by a remote actor.</w:t>
      </w:r>
    </w:p>
    <w:p w14:paraId="4E2BB5BE" w14:textId="6384CB4D" w:rsidR="00A32FC1" w:rsidRPr="001F42D3" w:rsidRDefault="00A32FC1" w:rsidP="005C1693">
      <w:pPr>
        <w:pStyle w:val="ListNumber2"/>
      </w:pPr>
      <w:r w:rsidRPr="001F42D3">
        <w:t>Only local resolution of the alerting condition can locally clear the alert.</w:t>
      </w:r>
    </w:p>
    <w:p w14:paraId="03F18939" w14:textId="787846ED" w:rsidR="00A32FC1" w:rsidRPr="001F42D3" w:rsidRDefault="00A32FC1" w:rsidP="005C1693">
      <w:pPr>
        <w:pStyle w:val="ListNumber2"/>
      </w:pPr>
      <w:r w:rsidRPr="001F42D3">
        <w:t>This scenario does not comment regarding the state of other cues (visual, haptic).</w:t>
      </w:r>
    </w:p>
    <w:p w14:paraId="0E8959AA" w14:textId="77777777" w:rsidR="00285EFB" w:rsidRPr="001F42D3" w:rsidRDefault="00285EFB" w:rsidP="00CF5627">
      <w:pPr>
        <w:pStyle w:val="BodyText"/>
      </w:pPr>
    </w:p>
    <w:p w14:paraId="72A554CD" w14:textId="35520C3C" w:rsidR="008630D6" w:rsidRPr="001F42D3" w:rsidRDefault="00CE1CA8" w:rsidP="00B34AEB">
      <w:pPr>
        <w:pStyle w:val="Heading1"/>
        <w:numPr>
          <w:ilvl w:val="0"/>
          <w:numId w:val="0"/>
        </w:numPr>
        <w:rPr>
          <w:noProof w:val="0"/>
        </w:rPr>
      </w:pPr>
      <w:bookmarkStart w:id="1950" w:name="_Toc371555182"/>
      <w:bookmarkStart w:id="1951" w:name="_Toc436215475"/>
      <w:bookmarkStart w:id="1952" w:name="_Toc214889852"/>
      <w:bookmarkStart w:id="1953" w:name="_Toc401769353"/>
      <w:bookmarkStart w:id="1954" w:name="_Toc401769929"/>
      <w:r w:rsidRPr="001F42D3">
        <w:rPr>
          <w:noProof w:val="0"/>
        </w:rPr>
        <w:lastRenderedPageBreak/>
        <w:t xml:space="preserve">Appendix M </w:t>
      </w:r>
      <w:r w:rsidR="008630D6" w:rsidRPr="001F42D3">
        <w:rPr>
          <w:noProof w:val="0"/>
        </w:rPr>
        <w:t>Infusion Pump Events</w:t>
      </w:r>
      <w:bookmarkEnd w:id="1950"/>
      <w:bookmarkEnd w:id="1951"/>
      <w:bookmarkEnd w:id="1952"/>
      <w:r w:rsidR="008630D6" w:rsidRPr="001F42D3">
        <w:rPr>
          <w:noProof w:val="0"/>
        </w:rPr>
        <w:t xml:space="preserve"> </w:t>
      </w:r>
    </w:p>
    <w:p w14:paraId="4BB32A8B" w14:textId="77777777" w:rsidR="008630D6" w:rsidRPr="001F42D3" w:rsidRDefault="008630D6" w:rsidP="008630D6">
      <w:pPr>
        <w:pStyle w:val="BodyText"/>
      </w:pPr>
      <w:r w:rsidRPr="001F42D3">
        <w:t>This appendix is intended to provide background information to support a mechanism for the transmission of event information for infusion pumps. Common infusion modalities for infusion pumps may include continuous, piggyback, bolus, multi-step, and intermittent functionality. A major challenge in reporting infusion pump events is that although pumps are able to report programmed and operational parameters, they are typically not “aware” of how or why they are being used clinically. In medical environments there are an enormous number of use cases for administering an infusion using a pump. Even a routine delivery of an amount of fluid may involve several instances where the infusion is paused or stopped and then restarted (either within seconds or after several hours or more). The infusion rate may be changed, or an alarm may cause the infusion to stop until the alarm is addressed. For various practical and clinical reasons, the values programmed on the pump by the clinician may not relate to the volume that the physician ordered, the actual volume of the fluid container that was hung, or the rate at which the infusion was ordered.</w:t>
      </w:r>
    </w:p>
    <w:p w14:paraId="3373E9E4" w14:textId="77777777" w:rsidR="008630D6" w:rsidRPr="001F42D3" w:rsidRDefault="008630D6" w:rsidP="008630D6">
      <w:pPr>
        <w:pStyle w:val="BodyText"/>
      </w:pPr>
      <w:r w:rsidRPr="001F42D3">
        <w:t>All current pump systems do not report event information the same way. The same information may be represented differently, or a different set of information may be reported. Information may be reported periodically or episodically, but not in accordance with a common specification.</w:t>
      </w:r>
    </w:p>
    <w:p w14:paraId="00E0B00A" w14:textId="77777777" w:rsidR="008630D6" w:rsidRPr="001F42D3" w:rsidRDefault="008630D6" w:rsidP="008630D6">
      <w:pPr>
        <w:pStyle w:val="BodyText"/>
      </w:pPr>
      <w:r w:rsidRPr="001F42D3">
        <w:t>As a result, a decision has been made to standardize a small number of basic operational events. In combination with pump mode and status information, these can be used to express the various key operational components of an infusion over time. Systems that receive event information, such as EMR or BCMA systems, have the clinical/medication order information and will need to reconcile the reported operational events with this information.</w:t>
      </w:r>
    </w:p>
    <w:p w14:paraId="46CE2BCD" w14:textId="0D7CB9B2" w:rsidR="008630D6" w:rsidRPr="001F42D3" w:rsidRDefault="00CE1CA8" w:rsidP="00B34AEB">
      <w:pPr>
        <w:pStyle w:val="Heading2"/>
        <w:numPr>
          <w:ilvl w:val="0"/>
          <w:numId w:val="0"/>
        </w:numPr>
        <w:rPr>
          <w:noProof w:val="0"/>
        </w:rPr>
      </w:pPr>
      <w:bookmarkStart w:id="1955" w:name="_Toc371555183"/>
      <w:bookmarkStart w:id="1956" w:name="_Toc436215476"/>
      <w:bookmarkStart w:id="1957" w:name="_Toc214889853"/>
      <w:r w:rsidRPr="001F42D3">
        <w:rPr>
          <w:noProof w:val="0"/>
        </w:rPr>
        <w:t xml:space="preserve">M.1 </w:t>
      </w:r>
      <w:r w:rsidR="008630D6" w:rsidRPr="001F42D3">
        <w:rPr>
          <w:noProof w:val="0"/>
        </w:rPr>
        <w:t>Basic Infusion Events</w:t>
      </w:r>
      <w:bookmarkEnd w:id="1955"/>
      <w:bookmarkEnd w:id="1956"/>
      <w:bookmarkEnd w:id="1957"/>
    </w:p>
    <w:p w14:paraId="6E732BD7" w14:textId="77777777" w:rsidR="008630D6" w:rsidRPr="001F42D3" w:rsidRDefault="008630D6" w:rsidP="008630D6">
      <w:pPr>
        <w:pStyle w:val="BodyText"/>
      </w:pPr>
      <w:r w:rsidRPr="001F42D3">
        <w:t>It may be helpful to think of an infusion as a series of delivery segments, each of which is bounded by one of the following events:</w:t>
      </w:r>
    </w:p>
    <w:p w14:paraId="5365D0A3" w14:textId="77777777" w:rsidR="008630D6" w:rsidRPr="001F42D3" w:rsidRDefault="008630D6" w:rsidP="005C1693">
      <w:pPr>
        <w:pStyle w:val="ListBullet2"/>
      </w:pPr>
      <w:r w:rsidRPr="001F42D3">
        <w:t>Delivery Start</w:t>
      </w:r>
    </w:p>
    <w:p w14:paraId="0401EF09" w14:textId="77777777" w:rsidR="008630D6" w:rsidRPr="001F42D3" w:rsidRDefault="008630D6" w:rsidP="005C1693">
      <w:pPr>
        <w:pStyle w:val="ListBullet2"/>
      </w:pPr>
      <w:r w:rsidRPr="001F42D3">
        <w:t>Delivery Stop</w:t>
      </w:r>
    </w:p>
    <w:p w14:paraId="593BDC5F" w14:textId="251E77AC" w:rsidR="008630D6" w:rsidRPr="001F42D3" w:rsidRDefault="008630D6" w:rsidP="005C1693">
      <w:pPr>
        <w:pStyle w:val="ListBullet2"/>
      </w:pPr>
      <w:r w:rsidRPr="001F42D3">
        <w:t>Delivery Complete</w:t>
      </w:r>
    </w:p>
    <w:p w14:paraId="1CE1BE7A" w14:textId="771C6895" w:rsidR="00CF1EEC" w:rsidRPr="001F42D3" w:rsidRDefault="00CF1EEC" w:rsidP="005C1693">
      <w:pPr>
        <w:pStyle w:val="ListBullet2"/>
      </w:pPr>
      <w:r w:rsidRPr="005C1693">
        <w:t>Channel Relay Programmed</w:t>
      </w:r>
    </w:p>
    <w:p w14:paraId="688219E0" w14:textId="77777777" w:rsidR="008630D6" w:rsidRPr="001F42D3" w:rsidRDefault="008630D6" w:rsidP="008630D6">
      <w:pPr>
        <w:pStyle w:val="BodyText"/>
      </w:pPr>
      <w:r w:rsidRPr="001F42D3">
        <w:t>There are also several other operational events not related to fluid delivery:</w:t>
      </w:r>
    </w:p>
    <w:p w14:paraId="62279FC2" w14:textId="77777777" w:rsidR="008630D6" w:rsidRPr="001F42D3" w:rsidRDefault="008630D6" w:rsidP="005C1693">
      <w:pPr>
        <w:pStyle w:val="ListBullet2"/>
      </w:pPr>
      <w:r w:rsidRPr="001F42D3">
        <w:t>Communication Status Change – communication between pump and gateway is lost or resumed</w:t>
      </w:r>
    </w:p>
    <w:p w14:paraId="2528B935" w14:textId="77777777" w:rsidR="008630D6" w:rsidRPr="001F42D3" w:rsidRDefault="008630D6" w:rsidP="005C1693">
      <w:pPr>
        <w:pStyle w:val="ListBullet2"/>
      </w:pPr>
      <w:r w:rsidRPr="001F42D3">
        <w:t>Program Cleared – pump settings are cleared (indicating that a new program will be initiated)</w:t>
      </w:r>
    </w:p>
    <w:p w14:paraId="2655F707" w14:textId="77777777" w:rsidR="008630D6" w:rsidRPr="001F42D3" w:rsidRDefault="008630D6" w:rsidP="005C1693">
      <w:pPr>
        <w:pStyle w:val="ListBullet2"/>
      </w:pPr>
      <w:r w:rsidRPr="001F42D3">
        <w:t>Auto-Program Cleared – an auto-program was received on the pump but the programmed settings were cleared on the pump prior to starting delivery</w:t>
      </w:r>
    </w:p>
    <w:p w14:paraId="4AF29A0A" w14:textId="77777777" w:rsidR="008630D6" w:rsidRPr="001F42D3" w:rsidRDefault="008630D6" w:rsidP="005C1693">
      <w:pPr>
        <w:pStyle w:val="ListBullet2"/>
      </w:pPr>
      <w:r w:rsidRPr="001F42D3">
        <w:lastRenderedPageBreak/>
        <w:t>Patient Change</w:t>
      </w:r>
    </w:p>
    <w:p w14:paraId="580C4AF2" w14:textId="77777777" w:rsidR="008630D6" w:rsidRPr="001F42D3" w:rsidRDefault="008630D6" w:rsidP="005C1693">
      <w:pPr>
        <w:pStyle w:val="ListBullet2"/>
      </w:pPr>
      <w:r w:rsidRPr="001F42D3">
        <w:t>Patient ID Change</w:t>
      </w:r>
    </w:p>
    <w:p w14:paraId="6AA41388" w14:textId="77777777" w:rsidR="008630D6" w:rsidRPr="001F42D3" w:rsidRDefault="008630D6" w:rsidP="005C1693">
      <w:pPr>
        <w:pStyle w:val="ListBullet2"/>
      </w:pPr>
      <w:r w:rsidRPr="001F42D3">
        <w:t>Patient Parameter Change (e.g., weight, height, BSA)</w:t>
      </w:r>
    </w:p>
    <w:p w14:paraId="338E3EA5" w14:textId="77777777" w:rsidR="008630D6" w:rsidRPr="001F42D3" w:rsidRDefault="008630D6" w:rsidP="005C1693">
      <w:pPr>
        <w:pStyle w:val="ListBullet2"/>
      </w:pPr>
      <w:r w:rsidRPr="001F42D3">
        <w:t>Pump Volume Counters Cleared</w:t>
      </w:r>
    </w:p>
    <w:p w14:paraId="73060B8B" w14:textId="77777777" w:rsidR="008630D6" w:rsidRPr="001F42D3" w:rsidRDefault="008630D6" w:rsidP="005C1693">
      <w:pPr>
        <w:pStyle w:val="ListBullet2"/>
      </w:pPr>
      <w:r w:rsidRPr="001F42D3">
        <w:t>Device Time Changed</w:t>
      </w:r>
    </w:p>
    <w:p w14:paraId="49F5B7E6" w14:textId="77777777" w:rsidR="008630D6" w:rsidRPr="001F42D3" w:rsidRDefault="008630D6" w:rsidP="008630D6">
      <w:pPr>
        <w:pStyle w:val="BodyText"/>
      </w:pPr>
      <w:r w:rsidRPr="001F42D3">
        <w:t>The following diagram illustrates a typical scenario where a bag of fluid is infused and a rate change is made:</w:t>
      </w:r>
    </w:p>
    <w:p w14:paraId="729CDBAD" w14:textId="77777777" w:rsidR="008630D6" w:rsidRPr="001F42D3" w:rsidRDefault="008630D6" w:rsidP="005C1693">
      <w:pPr>
        <w:pStyle w:val="ListBullet2"/>
      </w:pPr>
      <w:r w:rsidRPr="001F42D3">
        <w:t>An infusion is started at 75 mL/hr. A volume to be infused is programmed (not shown).</w:t>
      </w:r>
    </w:p>
    <w:p w14:paraId="06A475FC" w14:textId="77777777" w:rsidR="008630D6" w:rsidRPr="001F42D3" w:rsidRDefault="008630D6" w:rsidP="005C1693">
      <w:pPr>
        <w:pStyle w:val="ListBullet2"/>
      </w:pPr>
      <w:r w:rsidRPr="001F42D3">
        <w:t>After a period of time the infusion is stopped (paused), perhaps in order to move the patient.</w:t>
      </w:r>
    </w:p>
    <w:p w14:paraId="6E4EFB04" w14:textId="77777777" w:rsidR="008630D6" w:rsidRPr="001F42D3" w:rsidRDefault="008630D6" w:rsidP="005C1693">
      <w:pPr>
        <w:pStyle w:val="ListBullet2"/>
      </w:pPr>
      <w:r w:rsidRPr="001F42D3">
        <w:t>The infusion is resumed at 100 mL/hr.</w:t>
      </w:r>
    </w:p>
    <w:p w14:paraId="6700CAAD" w14:textId="77777777" w:rsidR="008630D6" w:rsidRPr="001F42D3" w:rsidRDefault="008630D6" w:rsidP="005C1693">
      <w:pPr>
        <w:pStyle w:val="ListBullet2"/>
      </w:pPr>
      <w:r w:rsidRPr="001F42D3">
        <w:t>The programmed volume to be infused is met (delivery is complete).</w:t>
      </w:r>
    </w:p>
    <w:p w14:paraId="246C435D" w14:textId="77777777" w:rsidR="008630D6" w:rsidRPr="001F42D3" w:rsidRDefault="008630D6" w:rsidP="005C1693">
      <w:pPr>
        <w:pStyle w:val="ListBullet2"/>
      </w:pPr>
      <w:r w:rsidRPr="001F42D3">
        <w:t>Pump switches to KVO (keep vein open) mode.</w:t>
      </w:r>
    </w:p>
    <w:p w14:paraId="68610B91" w14:textId="77777777" w:rsidR="008630D6" w:rsidRPr="001F42D3" w:rsidRDefault="008630D6" w:rsidP="005C1693">
      <w:pPr>
        <w:pStyle w:val="ListBullet2"/>
      </w:pPr>
      <w:r w:rsidRPr="001F42D3">
        <w:t>Pump is stopped.</w:t>
      </w:r>
    </w:p>
    <w:p w14:paraId="6E05B023" w14:textId="77777777" w:rsidR="008630D6" w:rsidRPr="001F42D3" w:rsidRDefault="008630D6" w:rsidP="008630D6">
      <w:pPr>
        <w:pStyle w:val="BodyText"/>
      </w:pPr>
    </w:p>
    <w:p w14:paraId="6B430F38" w14:textId="4CA3BE6C" w:rsidR="008630D6" w:rsidRPr="001F42D3" w:rsidRDefault="008630D6" w:rsidP="008630D6">
      <w:pPr>
        <w:pStyle w:val="BodyText"/>
        <w:jc w:val="center"/>
      </w:pPr>
      <w:r w:rsidRPr="001F42D3">
        <w:rPr>
          <w:noProof/>
        </w:rPr>
        <w:lastRenderedPageBreak/>
        <w:drawing>
          <wp:inline distT="0" distB="0" distL="0" distR="0" wp14:anchorId="5A61BD3B" wp14:editId="4464086B">
            <wp:extent cx="5067300" cy="3977640"/>
            <wp:effectExtent l="0" t="0" r="0" b="3810"/>
            <wp:docPr id="199" name="Picture 199" descr="Infusio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fusion event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67300" cy="3977640"/>
                    </a:xfrm>
                    <a:prstGeom prst="rect">
                      <a:avLst/>
                    </a:prstGeom>
                    <a:noFill/>
                    <a:ln>
                      <a:noFill/>
                    </a:ln>
                  </pic:spPr>
                </pic:pic>
              </a:graphicData>
            </a:graphic>
          </wp:inline>
        </w:drawing>
      </w:r>
    </w:p>
    <w:p w14:paraId="06ABD5C0" w14:textId="3945D8E6" w:rsidR="008630D6" w:rsidRPr="001F42D3" w:rsidRDefault="008630D6" w:rsidP="008630D6">
      <w:pPr>
        <w:pStyle w:val="FigureTitle"/>
      </w:pPr>
      <w:bookmarkStart w:id="1958" w:name="_Toc296670681"/>
      <w:bookmarkEnd w:id="1958"/>
      <w:r w:rsidRPr="001F42D3">
        <w:t xml:space="preserve">Figure </w:t>
      </w:r>
      <w:r w:rsidR="00CE1CA8" w:rsidRPr="001F42D3">
        <w:t>M</w:t>
      </w:r>
      <w:r w:rsidRPr="001F42D3">
        <w:t>.1-1: Infusion with a Rate Change</w:t>
      </w:r>
    </w:p>
    <w:p w14:paraId="0933EAB7" w14:textId="77777777" w:rsidR="008630D6" w:rsidRPr="001F42D3" w:rsidRDefault="008630D6" w:rsidP="008630D6">
      <w:pPr>
        <w:pStyle w:val="BodyText"/>
      </w:pPr>
      <w:bookmarkStart w:id="1959" w:name="_Toc296676124"/>
      <w:bookmarkStart w:id="1960" w:name="_Toc296676178"/>
      <w:bookmarkStart w:id="1961" w:name="_Toc296676343"/>
      <w:bookmarkStart w:id="1962" w:name="_Toc296682361"/>
      <w:bookmarkStart w:id="1963" w:name="_Toc296682553"/>
      <w:bookmarkStart w:id="1964" w:name="_Toc371555184"/>
      <w:bookmarkEnd w:id="1959"/>
      <w:bookmarkEnd w:id="1960"/>
      <w:bookmarkEnd w:id="1961"/>
      <w:bookmarkEnd w:id="1962"/>
      <w:bookmarkEnd w:id="1963"/>
    </w:p>
    <w:p w14:paraId="27C0184B" w14:textId="0A4FD16E" w:rsidR="008630D6" w:rsidRPr="001F42D3" w:rsidRDefault="00CE1CA8" w:rsidP="00B34AEB">
      <w:pPr>
        <w:pStyle w:val="Heading3"/>
        <w:numPr>
          <w:ilvl w:val="0"/>
          <w:numId w:val="0"/>
        </w:numPr>
        <w:rPr>
          <w:noProof w:val="0"/>
        </w:rPr>
      </w:pPr>
      <w:bookmarkStart w:id="1965" w:name="_Toc436215477"/>
      <w:bookmarkStart w:id="1966" w:name="_Toc214889854"/>
      <w:r w:rsidRPr="001F42D3">
        <w:rPr>
          <w:noProof w:val="0"/>
        </w:rPr>
        <w:t xml:space="preserve">M.1.1 </w:t>
      </w:r>
      <w:r w:rsidR="008630D6" w:rsidRPr="001F42D3">
        <w:rPr>
          <w:noProof w:val="0"/>
        </w:rPr>
        <w:t>Event Message – PCD-10 Communicate Infusion Event Data</w:t>
      </w:r>
      <w:bookmarkEnd w:id="1964"/>
      <w:bookmarkEnd w:id="1965"/>
      <w:bookmarkEnd w:id="1966"/>
    </w:p>
    <w:p w14:paraId="0F70B65D" w14:textId="77777777" w:rsidR="008630D6" w:rsidRPr="001F42D3" w:rsidRDefault="008630D6" w:rsidP="008630D6">
      <w:pPr>
        <w:pStyle w:val="BodyText"/>
      </w:pPr>
      <w:r w:rsidRPr="001F42D3">
        <w:t>The structure of the message differs from the PCD-01 message (ORU^R01) in the following ways</w:t>
      </w:r>
    </w:p>
    <w:p w14:paraId="7210BB57" w14:textId="77777777" w:rsidR="008630D6" w:rsidRPr="001F42D3" w:rsidRDefault="008630D6" w:rsidP="005C1693">
      <w:pPr>
        <w:pStyle w:val="ListBullet2"/>
      </w:pPr>
      <w:r w:rsidRPr="001F42D3">
        <w:t>MSH-9.2 contains a new trigger event code (R42) assigned for infusion event data.</w:t>
      </w:r>
    </w:p>
    <w:p w14:paraId="06EFE33B" w14:textId="77777777" w:rsidR="008630D6" w:rsidRPr="001F42D3" w:rsidRDefault="008630D6" w:rsidP="005C1693">
      <w:pPr>
        <w:pStyle w:val="ListBullet2"/>
      </w:pPr>
      <w:r w:rsidRPr="001F42D3">
        <w:t>MSH-21.3 contains the PCD-10 unique profile identifier. The OID identifier assigned to PCD-10 is “1.3.6.1.4.1.19376.1.6.4.10”.</w:t>
      </w:r>
    </w:p>
    <w:p w14:paraId="3BED1431" w14:textId="21810727" w:rsidR="008630D6" w:rsidRPr="001F42D3" w:rsidRDefault="008630D6" w:rsidP="008630D6">
      <w:pPr>
        <w:pStyle w:val="BodyText"/>
      </w:pPr>
      <w:r w:rsidRPr="001F42D3">
        <w:t>Each PCD-10 message contains only information relevant to the specific device and fluid source on which the event occurred. Each PCD-10 message contains a single event. Only information pertinent to the event is included.</w:t>
      </w:r>
    </w:p>
    <w:p w14:paraId="6DFC1BBD" w14:textId="5EA68D8A" w:rsidR="00D04981" w:rsidRPr="001F42D3" w:rsidRDefault="00D04981" w:rsidP="00B34AEB">
      <w:pPr>
        <w:pStyle w:val="Heading3"/>
        <w:numPr>
          <w:ilvl w:val="0"/>
          <w:numId w:val="0"/>
        </w:numPr>
        <w:rPr>
          <w:noProof w:val="0"/>
        </w:rPr>
      </w:pPr>
      <w:bookmarkStart w:id="1967" w:name="_Toc214889855"/>
      <w:r w:rsidRPr="001F42D3">
        <w:rPr>
          <w:noProof w:val="0"/>
        </w:rPr>
        <w:lastRenderedPageBreak/>
        <w:t>M.1.2 Infusion Pump Events</w:t>
      </w:r>
      <w:bookmarkEnd w:id="1967"/>
    </w:p>
    <w:p w14:paraId="5C039AE2" w14:textId="7D8505DF" w:rsidR="008630D6" w:rsidRPr="001F42D3" w:rsidRDefault="008630D6" w:rsidP="008630D6">
      <w:pPr>
        <w:pStyle w:val="TableTitle"/>
      </w:pPr>
      <w:bookmarkStart w:id="1968" w:name="_Toc300744911"/>
      <w:bookmarkStart w:id="1969" w:name="_Toc296676126"/>
      <w:bookmarkStart w:id="1970" w:name="_Toc296676180"/>
      <w:bookmarkStart w:id="1971" w:name="_Toc296676345"/>
      <w:bookmarkStart w:id="1972" w:name="_Toc296682363"/>
      <w:bookmarkStart w:id="1973" w:name="_Toc296676127"/>
      <w:bookmarkStart w:id="1974" w:name="_Toc296676181"/>
      <w:bookmarkStart w:id="1975" w:name="_Toc296676346"/>
      <w:bookmarkStart w:id="1976" w:name="_Toc296682364"/>
      <w:bookmarkEnd w:id="1968"/>
      <w:bookmarkEnd w:id="1969"/>
      <w:bookmarkEnd w:id="1970"/>
      <w:bookmarkEnd w:id="1971"/>
      <w:bookmarkEnd w:id="1972"/>
      <w:bookmarkEnd w:id="1973"/>
      <w:bookmarkEnd w:id="1974"/>
      <w:bookmarkEnd w:id="1975"/>
      <w:bookmarkEnd w:id="1976"/>
      <w:r w:rsidRPr="001F42D3">
        <w:t xml:space="preserve">Table </w:t>
      </w:r>
      <w:r w:rsidR="00726697" w:rsidRPr="001F42D3">
        <w:t>M</w:t>
      </w:r>
      <w:r w:rsidRPr="001F42D3">
        <w:t>.1.2-1: Infusion Pump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6"/>
        <w:gridCol w:w="4211"/>
        <w:gridCol w:w="2520"/>
      </w:tblGrid>
      <w:tr w:rsidR="008630D6" w:rsidRPr="001F42D3" w14:paraId="3C3C7F72" w14:textId="77777777" w:rsidTr="00CF1EEC">
        <w:trPr>
          <w:trHeight w:val="540"/>
        </w:trPr>
        <w:tc>
          <w:tcPr>
            <w:tcW w:w="2156" w:type="dxa"/>
            <w:shd w:val="clear" w:color="auto" w:fill="D9D9D9"/>
          </w:tcPr>
          <w:p w14:paraId="1159ADB1" w14:textId="77777777" w:rsidR="008630D6" w:rsidRPr="001F42D3" w:rsidRDefault="008630D6" w:rsidP="00670CCB">
            <w:pPr>
              <w:pStyle w:val="TableEntryHeader"/>
            </w:pPr>
            <w:r w:rsidRPr="001F42D3">
              <w:t>Event</w:t>
            </w:r>
          </w:p>
        </w:tc>
        <w:tc>
          <w:tcPr>
            <w:tcW w:w="4211" w:type="dxa"/>
            <w:shd w:val="clear" w:color="auto" w:fill="D9D9D9"/>
          </w:tcPr>
          <w:p w14:paraId="38690DC2" w14:textId="77777777" w:rsidR="008630D6" w:rsidRPr="001F42D3" w:rsidRDefault="008630D6" w:rsidP="00670CCB">
            <w:pPr>
              <w:pStyle w:val="TableEntryHeader"/>
            </w:pPr>
            <w:r w:rsidRPr="001F42D3">
              <w:t>MDC Code</w:t>
            </w:r>
          </w:p>
        </w:tc>
        <w:tc>
          <w:tcPr>
            <w:tcW w:w="2520" w:type="dxa"/>
            <w:shd w:val="clear" w:color="auto" w:fill="D9D9D9"/>
          </w:tcPr>
          <w:p w14:paraId="314196A2" w14:textId="77777777" w:rsidR="008630D6" w:rsidRPr="001F42D3" w:rsidRDefault="008630D6" w:rsidP="00670CCB">
            <w:pPr>
              <w:pStyle w:val="TableEntryHeader"/>
            </w:pPr>
            <w:r w:rsidRPr="001F42D3">
              <w:t>Required by Profile</w:t>
            </w:r>
          </w:p>
        </w:tc>
      </w:tr>
      <w:tr w:rsidR="008630D6" w:rsidRPr="001F42D3" w14:paraId="2C4C4355" w14:textId="77777777" w:rsidTr="00CF1EEC">
        <w:trPr>
          <w:trHeight w:val="540"/>
        </w:trPr>
        <w:tc>
          <w:tcPr>
            <w:tcW w:w="2156" w:type="dxa"/>
            <w:vAlign w:val="center"/>
          </w:tcPr>
          <w:p w14:paraId="77F213E6" w14:textId="77777777" w:rsidR="008630D6" w:rsidRPr="001F42D3" w:rsidRDefault="008630D6" w:rsidP="00670CCB">
            <w:pPr>
              <w:pStyle w:val="TableEntry"/>
            </w:pPr>
            <w:r w:rsidRPr="001F42D3">
              <w:t>Delivery Start</w:t>
            </w:r>
          </w:p>
        </w:tc>
        <w:tc>
          <w:tcPr>
            <w:tcW w:w="4211" w:type="dxa"/>
            <w:vAlign w:val="center"/>
          </w:tcPr>
          <w:p w14:paraId="1CF25671" w14:textId="77777777" w:rsidR="008630D6" w:rsidRPr="001F42D3" w:rsidRDefault="008630D6" w:rsidP="00670CCB">
            <w:pPr>
              <w:pStyle w:val="TableEntry"/>
            </w:pPr>
            <w:r w:rsidRPr="001F42D3">
              <w:t>MDC_EVT_PUMP_DELIV_START</w:t>
            </w:r>
          </w:p>
        </w:tc>
        <w:tc>
          <w:tcPr>
            <w:tcW w:w="2520" w:type="dxa"/>
            <w:vAlign w:val="center"/>
          </w:tcPr>
          <w:p w14:paraId="17EAF882" w14:textId="77777777" w:rsidR="008630D6" w:rsidRPr="001F42D3" w:rsidRDefault="008630D6" w:rsidP="00670CCB">
            <w:pPr>
              <w:pStyle w:val="TableEntry"/>
              <w:jc w:val="center"/>
            </w:pPr>
            <w:r w:rsidRPr="001F42D3">
              <w:t>Yes</w:t>
            </w:r>
          </w:p>
        </w:tc>
      </w:tr>
      <w:tr w:rsidR="008630D6" w:rsidRPr="001F42D3" w14:paraId="6146980B" w14:textId="77777777" w:rsidTr="00CF1EEC">
        <w:trPr>
          <w:trHeight w:val="540"/>
        </w:trPr>
        <w:tc>
          <w:tcPr>
            <w:tcW w:w="2156" w:type="dxa"/>
            <w:vAlign w:val="center"/>
          </w:tcPr>
          <w:p w14:paraId="04BFDEE3" w14:textId="77777777" w:rsidR="008630D6" w:rsidRPr="001F42D3" w:rsidRDefault="008630D6" w:rsidP="00670CCB">
            <w:pPr>
              <w:pStyle w:val="TableEntry"/>
            </w:pPr>
            <w:r w:rsidRPr="001F42D3">
              <w:t>Delivery Stop</w:t>
            </w:r>
          </w:p>
        </w:tc>
        <w:tc>
          <w:tcPr>
            <w:tcW w:w="4211" w:type="dxa"/>
            <w:vAlign w:val="center"/>
          </w:tcPr>
          <w:p w14:paraId="4FD6571F" w14:textId="77777777" w:rsidR="008630D6" w:rsidRPr="001F42D3" w:rsidRDefault="008630D6" w:rsidP="00670CCB">
            <w:pPr>
              <w:pStyle w:val="TableEntry"/>
            </w:pPr>
            <w:r w:rsidRPr="001F42D3">
              <w:t>MDC_EVT_PUMP_DELIV_STOP</w:t>
            </w:r>
          </w:p>
        </w:tc>
        <w:tc>
          <w:tcPr>
            <w:tcW w:w="2520" w:type="dxa"/>
            <w:vAlign w:val="center"/>
          </w:tcPr>
          <w:p w14:paraId="6CD923FD" w14:textId="77777777" w:rsidR="008630D6" w:rsidRPr="001F42D3" w:rsidRDefault="008630D6" w:rsidP="00670CCB">
            <w:pPr>
              <w:pStyle w:val="TableEntry"/>
              <w:jc w:val="center"/>
            </w:pPr>
            <w:r w:rsidRPr="001F42D3">
              <w:t>Yes</w:t>
            </w:r>
          </w:p>
        </w:tc>
      </w:tr>
      <w:tr w:rsidR="008630D6" w:rsidRPr="001F42D3" w14:paraId="448916E0" w14:textId="77777777" w:rsidTr="00CF1EEC">
        <w:trPr>
          <w:trHeight w:val="540"/>
        </w:trPr>
        <w:tc>
          <w:tcPr>
            <w:tcW w:w="2156" w:type="dxa"/>
            <w:vAlign w:val="center"/>
          </w:tcPr>
          <w:p w14:paraId="6C43D701" w14:textId="77777777" w:rsidR="008630D6" w:rsidRPr="001F42D3" w:rsidRDefault="008630D6" w:rsidP="00670CCB">
            <w:pPr>
              <w:pStyle w:val="TableEntry"/>
            </w:pPr>
            <w:r w:rsidRPr="001F42D3">
              <w:t>Delivery Complete</w:t>
            </w:r>
          </w:p>
        </w:tc>
        <w:tc>
          <w:tcPr>
            <w:tcW w:w="4211" w:type="dxa"/>
            <w:vAlign w:val="center"/>
          </w:tcPr>
          <w:p w14:paraId="019C289E" w14:textId="77777777" w:rsidR="008630D6" w:rsidRPr="001F42D3" w:rsidRDefault="008630D6" w:rsidP="00670CCB">
            <w:pPr>
              <w:pStyle w:val="TableEntry"/>
            </w:pPr>
            <w:r w:rsidRPr="001F42D3">
              <w:t>MDC_EVT_PUMP_DELIV_COMP</w:t>
            </w:r>
          </w:p>
        </w:tc>
        <w:tc>
          <w:tcPr>
            <w:tcW w:w="2520" w:type="dxa"/>
            <w:vAlign w:val="center"/>
          </w:tcPr>
          <w:p w14:paraId="5ECEF490" w14:textId="77777777" w:rsidR="008630D6" w:rsidRPr="001F42D3" w:rsidRDefault="008630D6" w:rsidP="00670CCB">
            <w:pPr>
              <w:pStyle w:val="TableEntry"/>
              <w:jc w:val="center"/>
            </w:pPr>
            <w:r w:rsidRPr="001F42D3">
              <w:t>Yes</w:t>
            </w:r>
          </w:p>
        </w:tc>
      </w:tr>
      <w:tr w:rsidR="008630D6" w:rsidRPr="001F42D3" w14:paraId="551AC0CF" w14:textId="77777777" w:rsidTr="00CF1EEC">
        <w:trPr>
          <w:trHeight w:val="540"/>
        </w:trPr>
        <w:tc>
          <w:tcPr>
            <w:tcW w:w="2156" w:type="dxa"/>
            <w:vAlign w:val="center"/>
          </w:tcPr>
          <w:p w14:paraId="5A3F5728" w14:textId="77777777" w:rsidR="008630D6" w:rsidRPr="001F42D3" w:rsidRDefault="008630D6" w:rsidP="00670CCB">
            <w:pPr>
              <w:pStyle w:val="TableEntry"/>
            </w:pPr>
            <w:r w:rsidRPr="001F42D3">
              <w:t>Communication Status Change</w:t>
            </w:r>
          </w:p>
        </w:tc>
        <w:tc>
          <w:tcPr>
            <w:tcW w:w="4211" w:type="dxa"/>
            <w:vAlign w:val="center"/>
          </w:tcPr>
          <w:p w14:paraId="4AFF73D2" w14:textId="77777777" w:rsidR="008630D6" w:rsidRPr="001F42D3" w:rsidRDefault="008630D6" w:rsidP="00670CCB">
            <w:pPr>
              <w:pStyle w:val="TableEntry"/>
            </w:pPr>
            <w:r w:rsidRPr="001F42D3">
              <w:t xml:space="preserve">MDC_EVT_COMM_STATUS_CHANGE </w:t>
            </w:r>
          </w:p>
        </w:tc>
        <w:tc>
          <w:tcPr>
            <w:tcW w:w="2520" w:type="dxa"/>
            <w:vAlign w:val="center"/>
          </w:tcPr>
          <w:p w14:paraId="450B1468" w14:textId="77777777" w:rsidR="008630D6" w:rsidRPr="001F42D3" w:rsidRDefault="008630D6" w:rsidP="00670CCB">
            <w:pPr>
              <w:pStyle w:val="TableEntry"/>
              <w:jc w:val="center"/>
            </w:pPr>
            <w:r w:rsidRPr="001F42D3">
              <w:t>No</w:t>
            </w:r>
          </w:p>
        </w:tc>
      </w:tr>
      <w:tr w:rsidR="008630D6" w:rsidRPr="001F42D3" w14:paraId="135CDD53" w14:textId="77777777" w:rsidTr="00CF1EEC">
        <w:trPr>
          <w:trHeight w:val="540"/>
        </w:trPr>
        <w:tc>
          <w:tcPr>
            <w:tcW w:w="2156" w:type="dxa"/>
            <w:vAlign w:val="center"/>
          </w:tcPr>
          <w:p w14:paraId="7E6395AB" w14:textId="77777777" w:rsidR="008630D6" w:rsidRPr="001F42D3" w:rsidRDefault="008630D6" w:rsidP="00670CCB">
            <w:pPr>
              <w:pStyle w:val="TableEntry"/>
            </w:pPr>
            <w:r w:rsidRPr="001F42D3">
              <w:t>Program Cleared</w:t>
            </w:r>
          </w:p>
        </w:tc>
        <w:tc>
          <w:tcPr>
            <w:tcW w:w="4211" w:type="dxa"/>
            <w:vAlign w:val="center"/>
          </w:tcPr>
          <w:p w14:paraId="4D71C478" w14:textId="77777777" w:rsidR="008630D6" w:rsidRPr="001F42D3" w:rsidRDefault="008630D6" w:rsidP="00670CCB">
            <w:pPr>
              <w:pStyle w:val="TableEntry"/>
            </w:pPr>
            <w:r w:rsidRPr="001F42D3">
              <w:t>MDC_EVT_PUMP_PROG_CLEARED</w:t>
            </w:r>
          </w:p>
        </w:tc>
        <w:tc>
          <w:tcPr>
            <w:tcW w:w="2520" w:type="dxa"/>
            <w:vAlign w:val="center"/>
          </w:tcPr>
          <w:p w14:paraId="208B1978" w14:textId="77777777" w:rsidR="008630D6" w:rsidRPr="001F42D3" w:rsidRDefault="008630D6" w:rsidP="00670CCB">
            <w:pPr>
              <w:pStyle w:val="TableEntry"/>
              <w:jc w:val="center"/>
            </w:pPr>
            <w:r w:rsidRPr="001F42D3">
              <w:t>No</w:t>
            </w:r>
          </w:p>
        </w:tc>
      </w:tr>
      <w:tr w:rsidR="008630D6" w:rsidRPr="001F42D3" w14:paraId="36F4E27D" w14:textId="77777777" w:rsidTr="00CF1EEC">
        <w:trPr>
          <w:trHeight w:val="540"/>
        </w:trPr>
        <w:tc>
          <w:tcPr>
            <w:tcW w:w="2156" w:type="dxa"/>
            <w:vAlign w:val="center"/>
          </w:tcPr>
          <w:p w14:paraId="6CA36CA0" w14:textId="77777777" w:rsidR="008630D6" w:rsidRPr="001F42D3" w:rsidRDefault="008630D6" w:rsidP="00670CCB">
            <w:pPr>
              <w:pStyle w:val="TableEntry"/>
            </w:pPr>
            <w:r w:rsidRPr="001F42D3">
              <w:t>Auto-Program Cleared</w:t>
            </w:r>
          </w:p>
        </w:tc>
        <w:tc>
          <w:tcPr>
            <w:tcW w:w="4211" w:type="dxa"/>
            <w:vAlign w:val="center"/>
          </w:tcPr>
          <w:p w14:paraId="548B2E29" w14:textId="77777777" w:rsidR="008630D6" w:rsidRPr="001F42D3" w:rsidRDefault="008630D6" w:rsidP="00670CCB">
            <w:pPr>
              <w:pStyle w:val="TableEntry"/>
            </w:pPr>
            <w:r w:rsidRPr="001F42D3">
              <w:t>MDC_EVT_PUMP_AUTO_PROG_CLEARED</w:t>
            </w:r>
          </w:p>
        </w:tc>
        <w:tc>
          <w:tcPr>
            <w:tcW w:w="2520" w:type="dxa"/>
            <w:vAlign w:val="center"/>
          </w:tcPr>
          <w:p w14:paraId="7A76B46E" w14:textId="77777777" w:rsidR="008630D6" w:rsidRPr="001F42D3" w:rsidRDefault="008630D6" w:rsidP="00670CCB">
            <w:pPr>
              <w:pStyle w:val="TableEntry"/>
              <w:jc w:val="center"/>
            </w:pPr>
            <w:r w:rsidRPr="001F42D3">
              <w:t>No</w:t>
            </w:r>
          </w:p>
        </w:tc>
      </w:tr>
      <w:tr w:rsidR="008630D6" w:rsidRPr="001F42D3" w14:paraId="62C8AB92" w14:textId="77777777" w:rsidTr="00CF1EEC">
        <w:trPr>
          <w:trHeight w:val="540"/>
        </w:trPr>
        <w:tc>
          <w:tcPr>
            <w:tcW w:w="2156" w:type="dxa"/>
            <w:vAlign w:val="center"/>
          </w:tcPr>
          <w:p w14:paraId="6BA19911" w14:textId="77777777" w:rsidR="008630D6" w:rsidRPr="001F42D3" w:rsidRDefault="008630D6" w:rsidP="00670CCB">
            <w:pPr>
              <w:pStyle w:val="TableEntry"/>
            </w:pPr>
            <w:r w:rsidRPr="001F42D3">
              <w:t>Patient Change</w:t>
            </w:r>
          </w:p>
        </w:tc>
        <w:tc>
          <w:tcPr>
            <w:tcW w:w="4211" w:type="dxa"/>
            <w:vAlign w:val="center"/>
          </w:tcPr>
          <w:p w14:paraId="317A2234" w14:textId="77777777" w:rsidR="008630D6" w:rsidRPr="001F42D3" w:rsidRDefault="008630D6" w:rsidP="00670CCB">
            <w:pPr>
              <w:pStyle w:val="TableEntry"/>
            </w:pPr>
            <w:r w:rsidRPr="001F42D3">
              <w:t>MDC_EVT_PATIENT_CHANGE</w:t>
            </w:r>
          </w:p>
        </w:tc>
        <w:tc>
          <w:tcPr>
            <w:tcW w:w="2520" w:type="dxa"/>
            <w:vAlign w:val="center"/>
          </w:tcPr>
          <w:p w14:paraId="357EF6A3" w14:textId="77777777" w:rsidR="008630D6" w:rsidRPr="001F42D3" w:rsidRDefault="008630D6" w:rsidP="00670CCB">
            <w:pPr>
              <w:pStyle w:val="TableEntry"/>
              <w:jc w:val="center"/>
            </w:pPr>
            <w:r w:rsidRPr="001F42D3">
              <w:t>No</w:t>
            </w:r>
          </w:p>
        </w:tc>
      </w:tr>
      <w:tr w:rsidR="008630D6" w:rsidRPr="001F42D3" w14:paraId="39F4E24E" w14:textId="77777777" w:rsidTr="00CF1EEC">
        <w:trPr>
          <w:trHeight w:val="540"/>
        </w:trPr>
        <w:tc>
          <w:tcPr>
            <w:tcW w:w="2156" w:type="dxa"/>
            <w:vAlign w:val="center"/>
          </w:tcPr>
          <w:p w14:paraId="476AF082" w14:textId="77777777" w:rsidR="008630D6" w:rsidRPr="001F42D3" w:rsidRDefault="008630D6" w:rsidP="00670CCB">
            <w:pPr>
              <w:pStyle w:val="TableEntry"/>
            </w:pPr>
            <w:r w:rsidRPr="001F42D3">
              <w:t>Patient ID Change</w:t>
            </w:r>
          </w:p>
        </w:tc>
        <w:tc>
          <w:tcPr>
            <w:tcW w:w="4211" w:type="dxa"/>
            <w:vAlign w:val="center"/>
          </w:tcPr>
          <w:p w14:paraId="6C99775A" w14:textId="77777777" w:rsidR="008630D6" w:rsidRPr="001F42D3" w:rsidRDefault="008630D6" w:rsidP="00670CCB">
            <w:pPr>
              <w:pStyle w:val="TableEntry"/>
            </w:pPr>
            <w:r w:rsidRPr="001F42D3">
              <w:t>MDC_EVT_PATIENT_ID_CHANGE</w:t>
            </w:r>
          </w:p>
        </w:tc>
        <w:tc>
          <w:tcPr>
            <w:tcW w:w="2520" w:type="dxa"/>
            <w:vAlign w:val="center"/>
          </w:tcPr>
          <w:p w14:paraId="5684A683" w14:textId="77777777" w:rsidR="008630D6" w:rsidRPr="001F42D3" w:rsidRDefault="008630D6" w:rsidP="00670CCB">
            <w:pPr>
              <w:pStyle w:val="TableEntry"/>
              <w:jc w:val="center"/>
            </w:pPr>
            <w:r w:rsidRPr="001F42D3">
              <w:t>No</w:t>
            </w:r>
          </w:p>
        </w:tc>
      </w:tr>
      <w:tr w:rsidR="008630D6" w:rsidRPr="001F42D3" w14:paraId="3B8F6902" w14:textId="77777777" w:rsidTr="00CF1EEC">
        <w:trPr>
          <w:trHeight w:val="540"/>
        </w:trPr>
        <w:tc>
          <w:tcPr>
            <w:tcW w:w="2156" w:type="dxa"/>
            <w:vAlign w:val="center"/>
          </w:tcPr>
          <w:p w14:paraId="029AA7B3" w14:textId="77777777" w:rsidR="008630D6" w:rsidRPr="001F42D3" w:rsidRDefault="008630D6" w:rsidP="00670CCB">
            <w:pPr>
              <w:pStyle w:val="TableEntry"/>
            </w:pPr>
            <w:r w:rsidRPr="001F42D3">
              <w:t>Patient Parameter Change</w:t>
            </w:r>
          </w:p>
        </w:tc>
        <w:tc>
          <w:tcPr>
            <w:tcW w:w="4211" w:type="dxa"/>
            <w:vAlign w:val="center"/>
          </w:tcPr>
          <w:p w14:paraId="02203DF2" w14:textId="77777777" w:rsidR="008630D6" w:rsidRPr="001F42D3" w:rsidRDefault="008630D6" w:rsidP="00670CCB">
            <w:pPr>
              <w:pStyle w:val="TableEntry"/>
            </w:pPr>
            <w:r w:rsidRPr="001F42D3">
              <w:t>MDC_EVT_PATIENT_PARAMETER_CHANGE</w:t>
            </w:r>
          </w:p>
        </w:tc>
        <w:tc>
          <w:tcPr>
            <w:tcW w:w="2520" w:type="dxa"/>
            <w:vAlign w:val="center"/>
          </w:tcPr>
          <w:p w14:paraId="29F51E12" w14:textId="77777777" w:rsidR="008630D6" w:rsidRPr="001F42D3" w:rsidRDefault="008630D6" w:rsidP="00670CCB">
            <w:pPr>
              <w:pStyle w:val="TableEntry"/>
              <w:jc w:val="center"/>
            </w:pPr>
            <w:r w:rsidRPr="001F42D3">
              <w:t>No</w:t>
            </w:r>
          </w:p>
        </w:tc>
      </w:tr>
      <w:tr w:rsidR="008630D6" w:rsidRPr="001F42D3" w14:paraId="66843144" w14:textId="77777777" w:rsidTr="00CF1EEC">
        <w:trPr>
          <w:trHeight w:val="540"/>
        </w:trPr>
        <w:tc>
          <w:tcPr>
            <w:tcW w:w="2156" w:type="dxa"/>
            <w:vAlign w:val="center"/>
          </w:tcPr>
          <w:p w14:paraId="07BC4713" w14:textId="77777777" w:rsidR="008630D6" w:rsidRPr="001F42D3" w:rsidRDefault="008630D6" w:rsidP="00670CCB">
            <w:pPr>
              <w:pStyle w:val="TableEntry"/>
            </w:pPr>
            <w:r w:rsidRPr="001F42D3">
              <w:t>Pump Volume Counters Cleared</w:t>
            </w:r>
          </w:p>
        </w:tc>
        <w:tc>
          <w:tcPr>
            <w:tcW w:w="4211" w:type="dxa"/>
            <w:vAlign w:val="center"/>
          </w:tcPr>
          <w:p w14:paraId="5CFF531B" w14:textId="77777777" w:rsidR="008630D6" w:rsidRPr="001F42D3" w:rsidRDefault="008630D6" w:rsidP="00670CCB">
            <w:pPr>
              <w:pStyle w:val="TableEntry"/>
            </w:pPr>
            <w:r w:rsidRPr="001F42D3">
              <w:t>MDC_EVT_PUMP_VOL_COUNTERS_CLEARED</w:t>
            </w:r>
          </w:p>
        </w:tc>
        <w:tc>
          <w:tcPr>
            <w:tcW w:w="2520" w:type="dxa"/>
            <w:vAlign w:val="center"/>
          </w:tcPr>
          <w:p w14:paraId="4A241D48" w14:textId="77777777" w:rsidR="008630D6" w:rsidRPr="001F42D3" w:rsidRDefault="008630D6" w:rsidP="00670CCB">
            <w:pPr>
              <w:pStyle w:val="TableEntry"/>
              <w:jc w:val="center"/>
            </w:pPr>
            <w:r w:rsidRPr="001F42D3">
              <w:t>No</w:t>
            </w:r>
          </w:p>
        </w:tc>
      </w:tr>
      <w:tr w:rsidR="008630D6" w:rsidRPr="001F42D3" w14:paraId="018D57A9" w14:textId="77777777" w:rsidTr="00CF1EEC">
        <w:trPr>
          <w:trHeight w:val="540"/>
        </w:trPr>
        <w:tc>
          <w:tcPr>
            <w:tcW w:w="2156" w:type="dxa"/>
            <w:vAlign w:val="center"/>
          </w:tcPr>
          <w:p w14:paraId="7862DCEF" w14:textId="77777777" w:rsidR="008630D6" w:rsidRPr="001F42D3" w:rsidRDefault="008630D6" w:rsidP="00670CCB">
            <w:pPr>
              <w:pStyle w:val="TableEntry"/>
            </w:pPr>
            <w:r w:rsidRPr="001F42D3">
              <w:t>Device Time Changed</w:t>
            </w:r>
          </w:p>
        </w:tc>
        <w:tc>
          <w:tcPr>
            <w:tcW w:w="4211" w:type="dxa"/>
            <w:vAlign w:val="center"/>
          </w:tcPr>
          <w:p w14:paraId="03C2B7DC" w14:textId="77777777" w:rsidR="008630D6" w:rsidRPr="001F42D3" w:rsidRDefault="008630D6" w:rsidP="00670CCB">
            <w:pPr>
              <w:pStyle w:val="TableEntry"/>
            </w:pPr>
            <w:r w:rsidRPr="001F42D3">
              <w:t>MDC_EVT_DEVICE_TIME_CHANGED</w:t>
            </w:r>
          </w:p>
        </w:tc>
        <w:tc>
          <w:tcPr>
            <w:tcW w:w="2520" w:type="dxa"/>
            <w:vAlign w:val="center"/>
          </w:tcPr>
          <w:p w14:paraId="60143049" w14:textId="77777777" w:rsidR="008630D6" w:rsidRPr="001F42D3" w:rsidRDefault="008630D6" w:rsidP="00670CCB">
            <w:pPr>
              <w:pStyle w:val="TableEntry"/>
              <w:jc w:val="center"/>
            </w:pPr>
            <w:r w:rsidRPr="001F42D3">
              <w:t>No</w:t>
            </w:r>
          </w:p>
        </w:tc>
      </w:tr>
      <w:tr w:rsidR="00CF1EEC" w:rsidRPr="001F42D3" w14:paraId="73AA19AB" w14:textId="77777777" w:rsidTr="00CF1EEC">
        <w:trPr>
          <w:trHeight w:val="540"/>
        </w:trPr>
        <w:tc>
          <w:tcPr>
            <w:tcW w:w="2156" w:type="dxa"/>
            <w:vAlign w:val="center"/>
          </w:tcPr>
          <w:p w14:paraId="3A2304A1" w14:textId="63CC3370" w:rsidR="00CF1EEC" w:rsidRPr="001F42D3" w:rsidRDefault="00CF1EEC" w:rsidP="00670CCB">
            <w:pPr>
              <w:pStyle w:val="TableEntry"/>
            </w:pPr>
            <w:r w:rsidRPr="001F42D3">
              <w:t>Channel Relay Programmed</w:t>
            </w:r>
          </w:p>
        </w:tc>
        <w:tc>
          <w:tcPr>
            <w:tcW w:w="4211" w:type="dxa"/>
            <w:vAlign w:val="center"/>
          </w:tcPr>
          <w:p w14:paraId="6C7578D1" w14:textId="421F38F3" w:rsidR="00CF1EEC" w:rsidRPr="001F42D3" w:rsidRDefault="00CF1EEC" w:rsidP="005C1693">
            <w:pPr>
              <w:pStyle w:val="TableEntry"/>
            </w:pPr>
            <w:r w:rsidRPr="001F42D3">
              <w:t>MDC_EVT_PUMP_</w:t>
            </w:r>
            <w:r w:rsidR="0060163E" w:rsidRPr="001F42D3">
              <w:t>PROG_</w:t>
            </w:r>
            <w:r w:rsidRPr="001F42D3">
              <w:t>RELAY</w:t>
            </w:r>
          </w:p>
        </w:tc>
        <w:tc>
          <w:tcPr>
            <w:tcW w:w="2520" w:type="dxa"/>
            <w:vAlign w:val="center"/>
          </w:tcPr>
          <w:p w14:paraId="71A8CC14" w14:textId="0F7121DF" w:rsidR="00CF1EEC" w:rsidRPr="001F42D3" w:rsidRDefault="00CF1EEC" w:rsidP="00670CCB">
            <w:pPr>
              <w:pStyle w:val="TableEntry"/>
              <w:jc w:val="center"/>
            </w:pPr>
            <w:r w:rsidRPr="001F42D3">
              <w:t>Optional</w:t>
            </w:r>
          </w:p>
        </w:tc>
      </w:tr>
    </w:tbl>
    <w:p w14:paraId="69E3CF52" w14:textId="77777777" w:rsidR="00BB7406" w:rsidRPr="001F42D3" w:rsidRDefault="00BB7406" w:rsidP="005C1693">
      <w:pPr>
        <w:pStyle w:val="BodyText"/>
      </w:pPr>
    </w:p>
    <w:p w14:paraId="54CC2CD9" w14:textId="77777777" w:rsidR="00C65B36" w:rsidRPr="001F42D3" w:rsidRDefault="00C65B36" w:rsidP="00BB7406">
      <w:pPr>
        <w:pStyle w:val="BodyText"/>
        <w:rPr>
          <w:b/>
          <w:bCs/>
        </w:rPr>
      </w:pPr>
    </w:p>
    <w:p w14:paraId="2BB9E502" w14:textId="77777777" w:rsidR="00C65B36" w:rsidRPr="001F42D3" w:rsidRDefault="00C65B36" w:rsidP="00BB7406">
      <w:pPr>
        <w:pStyle w:val="BodyText"/>
        <w:rPr>
          <w:b/>
          <w:bCs/>
        </w:rPr>
      </w:pPr>
    </w:p>
    <w:p w14:paraId="5BEB3C36" w14:textId="77777777" w:rsidR="00C65B36" w:rsidRPr="001F42D3" w:rsidRDefault="00C65B36" w:rsidP="00BB7406">
      <w:pPr>
        <w:pStyle w:val="BodyText"/>
        <w:rPr>
          <w:b/>
          <w:bCs/>
        </w:rPr>
      </w:pPr>
    </w:p>
    <w:p w14:paraId="47026040" w14:textId="77777777" w:rsidR="00C65B36" w:rsidRPr="001F42D3" w:rsidRDefault="00C65B36" w:rsidP="00BB7406">
      <w:pPr>
        <w:pStyle w:val="BodyText"/>
        <w:rPr>
          <w:b/>
          <w:bCs/>
        </w:rPr>
      </w:pPr>
    </w:p>
    <w:p w14:paraId="3C22F417" w14:textId="77777777" w:rsidR="00C65B36" w:rsidRPr="001F42D3" w:rsidRDefault="00C65B36" w:rsidP="00BB7406">
      <w:pPr>
        <w:pStyle w:val="BodyText"/>
        <w:rPr>
          <w:b/>
          <w:bCs/>
        </w:rPr>
      </w:pPr>
    </w:p>
    <w:p w14:paraId="32E98533" w14:textId="77777777" w:rsidR="00C65B36" w:rsidRPr="001F42D3" w:rsidRDefault="00C65B36" w:rsidP="00BB7406">
      <w:pPr>
        <w:pStyle w:val="BodyText"/>
        <w:rPr>
          <w:b/>
          <w:bCs/>
        </w:rPr>
      </w:pPr>
    </w:p>
    <w:p w14:paraId="605C1E66" w14:textId="77777777" w:rsidR="00C65B36" w:rsidRPr="001F42D3" w:rsidRDefault="00C65B36" w:rsidP="00BB7406">
      <w:pPr>
        <w:pStyle w:val="BodyText"/>
        <w:rPr>
          <w:b/>
          <w:bCs/>
        </w:rPr>
      </w:pPr>
    </w:p>
    <w:p w14:paraId="472CDD39" w14:textId="77777777" w:rsidR="00C65B36" w:rsidRPr="001F42D3" w:rsidRDefault="00C65B36" w:rsidP="00BB7406">
      <w:pPr>
        <w:pStyle w:val="BodyText"/>
        <w:rPr>
          <w:b/>
          <w:bCs/>
        </w:rPr>
      </w:pPr>
    </w:p>
    <w:p w14:paraId="6EEDF6DE" w14:textId="77777777" w:rsidR="00C65B36" w:rsidRPr="001F42D3" w:rsidRDefault="00C65B36" w:rsidP="00BB7406">
      <w:pPr>
        <w:pStyle w:val="BodyText"/>
        <w:rPr>
          <w:b/>
          <w:bCs/>
        </w:rPr>
      </w:pPr>
    </w:p>
    <w:p w14:paraId="50192094" w14:textId="3888B0A8" w:rsidR="00CF1EEC" w:rsidRPr="005C1693" w:rsidRDefault="00CF1EEC" w:rsidP="005C1693">
      <w:pPr>
        <w:pStyle w:val="BodyText"/>
        <w:rPr>
          <w:b/>
          <w:bCs/>
        </w:rPr>
      </w:pPr>
      <w:r w:rsidRPr="005C1693">
        <w:rPr>
          <w:b/>
          <w:bCs/>
        </w:rPr>
        <w:t>Relay using 2 pumps / NO power off between Relay:</w:t>
      </w:r>
    </w:p>
    <w:p w14:paraId="6F03BB3C" w14:textId="77777777" w:rsidR="00CF1EEC" w:rsidRPr="001F42D3" w:rsidRDefault="00CF1EEC" w:rsidP="005C1693">
      <w:pPr>
        <w:pStyle w:val="BodyText"/>
      </w:pPr>
    </w:p>
    <w:p w14:paraId="7D32D518" w14:textId="77777777" w:rsidR="00CF1EEC" w:rsidRPr="001F42D3" w:rsidRDefault="00CF1EEC" w:rsidP="005C1693">
      <w:pPr>
        <w:pStyle w:val="BodyText"/>
      </w:pPr>
      <w:r w:rsidRPr="001F42D3">
        <w:rPr>
          <w:noProof/>
        </w:rPr>
        <w:drawing>
          <wp:inline distT="0" distB="0" distL="114300" distR="114300" wp14:anchorId="04DE7CAE" wp14:editId="6661CC9E">
            <wp:extent cx="5247005" cy="2575560"/>
            <wp:effectExtent l="0" t="0" r="0" b="0"/>
            <wp:docPr id="1026" name="image2.png" descr="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26" name="image2.png" descr="Diagram&#10;&#10;Description automatically generated with medium confidence"/>
                    <pic:cNvPicPr preferRelativeResize="0"/>
                  </pic:nvPicPr>
                  <pic:blipFill>
                    <a:blip r:embed="rId90"/>
                    <a:srcRect/>
                    <a:stretch>
                      <a:fillRect/>
                    </a:stretch>
                  </pic:blipFill>
                  <pic:spPr>
                    <a:xfrm>
                      <a:off x="0" y="0"/>
                      <a:ext cx="5247005" cy="2575560"/>
                    </a:xfrm>
                    <a:prstGeom prst="rect">
                      <a:avLst/>
                    </a:prstGeom>
                    <a:ln/>
                  </pic:spPr>
                </pic:pic>
              </a:graphicData>
            </a:graphic>
          </wp:inline>
        </w:drawing>
      </w:r>
    </w:p>
    <w:p w14:paraId="2225F3EE" w14:textId="16A308A0" w:rsidR="00CF1EEC" w:rsidRPr="001F42D3" w:rsidRDefault="00CF1EEC" w:rsidP="005C1693">
      <w:pPr>
        <w:pStyle w:val="BodyText"/>
      </w:pPr>
    </w:p>
    <w:p w14:paraId="250BAED4" w14:textId="77777777" w:rsidR="00CF1EEC" w:rsidRPr="005C1693" w:rsidRDefault="00CF1EEC" w:rsidP="005C1693">
      <w:pPr>
        <w:pStyle w:val="BodyText"/>
        <w:rPr>
          <w:b/>
          <w:bCs/>
        </w:rPr>
      </w:pPr>
      <w:r w:rsidRPr="005C1693">
        <w:rPr>
          <w:b/>
          <w:bCs/>
        </w:rPr>
        <w:t>Relay using 2 pumps / power off between Relay:</w:t>
      </w:r>
    </w:p>
    <w:p w14:paraId="4C3ECBCA" w14:textId="77777777" w:rsidR="00CF1EEC" w:rsidRPr="001F42D3" w:rsidRDefault="00CF1EEC" w:rsidP="005C1693">
      <w:pPr>
        <w:pStyle w:val="BodyText"/>
      </w:pPr>
    </w:p>
    <w:p w14:paraId="201CD6E2" w14:textId="77777777" w:rsidR="00CF1EEC" w:rsidRPr="001F42D3" w:rsidRDefault="00CF1EEC" w:rsidP="005C1693">
      <w:pPr>
        <w:pStyle w:val="BodyText"/>
      </w:pPr>
      <w:r w:rsidRPr="001F42D3">
        <w:rPr>
          <w:noProof/>
        </w:rPr>
        <w:drawing>
          <wp:inline distT="0" distB="0" distL="114300" distR="114300" wp14:anchorId="50F3A616" wp14:editId="2E3767EB">
            <wp:extent cx="5247005" cy="2575560"/>
            <wp:effectExtent l="0" t="0" r="0" b="0"/>
            <wp:docPr id="1028" name="image1.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28" name="image1.png" descr="A picture containing diagram&#10;&#10;Description automatically generated"/>
                    <pic:cNvPicPr preferRelativeResize="0"/>
                  </pic:nvPicPr>
                  <pic:blipFill>
                    <a:blip r:embed="rId91"/>
                    <a:srcRect/>
                    <a:stretch>
                      <a:fillRect/>
                    </a:stretch>
                  </pic:blipFill>
                  <pic:spPr>
                    <a:xfrm>
                      <a:off x="0" y="0"/>
                      <a:ext cx="5247005" cy="2575560"/>
                    </a:xfrm>
                    <a:prstGeom prst="rect">
                      <a:avLst/>
                    </a:prstGeom>
                    <a:ln/>
                  </pic:spPr>
                </pic:pic>
              </a:graphicData>
            </a:graphic>
          </wp:inline>
        </w:drawing>
      </w:r>
    </w:p>
    <w:p w14:paraId="0D6C4F0E" w14:textId="77777777" w:rsidR="00CF1EEC" w:rsidRPr="001F42D3" w:rsidRDefault="00CF1EEC" w:rsidP="005C1693">
      <w:pPr>
        <w:pStyle w:val="BodyText"/>
      </w:pPr>
    </w:p>
    <w:p w14:paraId="66AF9DEF" w14:textId="77777777" w:rsidR="00C65B36" w:rsidRPr="001F42D3" w:rsidRDefault="00C65B36" w:rsidP="00BB7406">
      <w:pPr>
        <w:pStyle w:val="BodyText"/>
        <w:rPr>
          <w:b/>
          <w:bCs/>
        </w:rPr>
      </w:pPr>
    </w:p>
    <w:p w14:paraId="4BDBD07A" w14:textId="77777777" w:rsidR="00C65B36" w:rsidRPr="001F42D3" w:rsidRDefault="00C65B36" w:rsidP="00BB7406">
      <w:pPr>
        <w:pStyle w:val="BodyText"/>
        <w:rPr>
          <w:b/>
          <w:bCs/>
        </w:rPr>
      </w:pPr>
    </w:p>
    <w:p w14:paraId="485B047F" w14:textId="77777777" w:rsidR="00C65B36" w:rsidRPr="001F42D3" w:rsidRDefault="00C65B36" w:rsidP="00BB7406">
      <w:pPr>
        <w:pStyle w:val="BodyText"/>
        <w:rPr>
          <w:b/>
          <w:bCs/>
        </w:rPr>
      </w:pPr>
    </w:p>
    <w:p w14:paraId="0F219359" w14:textId="1F16CA49" w:rsidR="00CF1EEC" w:rsidRPr="005C1693" w:rsidRDefault="00CF1EEC" w:rsidP="005C1693">
      <w:pPr>
        <w:pStyle w:val="BodyText"/>
        <w:rPr>
          <w:b/>
          <w:bCs/>
          <w:szCs w:val="24"/>
        </w:rPr>
      </w:pPr>
      <w:r w:rsidRPr="005C1693">
        <w:rPr>
          <w:b/>
          <w:bCs/>
        </w:rPr>
        <w:t xml:space="preserve">Relay using 3 pumps: </w:t>
      </w:r>
    </w:p>
    <w:p w14:paraId="161E66D8" w14:textId="77777777" w:rsidR="00CF1EEC" w:rsidRPr="001F42D3" w:rsidRDefault="00CF1EEC" w:rsidP="005C1693">
      <w:pPr>
        <w:pStyle w:val="BodyText"/>
      </w:pPr>
    </w:p>
    <w:p w14:paraId="275C3813" w14:textId="77777777" w:rsidR="00CF1EEC" w:rsidRPr="001F42D3" w:rsidRDefault="00CF1EEC" w:rsidP="005C1693">
      <w:pPr>
        <w:pStyle w:val="BodyText"/>
      </w:pPr>
      <w:r w:rsidRPr="001F42D3">
        <w:rPr>
          <w:noProof/>
        </w:rPr>
        <w:drawing>
          <wp:inline distT="0" distB="0" distL="114300" distR="114300" wp14:anchorId="1E9A789E" wp14:editId="2711FB80">
            <wp:extent cx="5254625" cy="3011170"/>
            <wp:effectExtent l="0" t="0" r="0" b="0"/>
            <wp:docPr id="1027"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027" name="image3.png" descr="Diagram&#10;&#10;Description automatically generated"/>
                    <pic:cNvPicPr preferRelativeResize="0"/>
                  </pic:nvPicPr>
                  <pic:blipFill>
                    <a:blip r:embed="rId92"/>
                    <a:srcRect/>
                    <a:stretch>
                      <a:fillRect/>
                    </a:stretch>
                  </pic:blipFill>
                  <pic:spPr>
                    <a:xfrm>
                      <a:off x="0" y="0"/>
                      <a:ext cx="5254625" cy="3011170"/>
                    </a:xfrm>
                    <a:prstGeom prst="rect">
                      <a:avLst/>
                    </a:prstGeom>
                    <a:ln/>
                  </pic:spPr>
                </pic:pic>
              </a:graphicData>
            </a:graphic>
          </wp:inline>
        </w:drawing>
      </w:r>
    </w:p>
    <w:p w14:paraId="26689A87" w14:textId="77777777" w:rsidR="008630D6" w:rsidRPr="001F42D3" w:rsidRDefault="008630D6" w:rsidP="00BB7406">
      <w:pPr>
        <w:pStyle w:val="BodyText"/>
      </w:pPr>
    </w:p>
    <w:p w14:paraId="15FD065D" w14:textId="32D76B66" w:rsidR="008630D6" w:rsidRPr="001F42D3" w:rsidRDefault="00CE1CA8" w:rsidP="00B34AEB">
      <w:pPr>
        <w:pStyle w:val="Heading4"/>
        <w:numPr>
          <w:ilvl w:val="0"/>
          <w:numId w:val="0"/>
        </w:numPr>
        <w:rPr>
          <w:noProof w:val="0"/>
        </w:rPr>
      </w:pPr>
      <w:bookmarkStart w:id="1977" w:name="_Toc371555186"/>
      <w:bookmarkStart w:id="1978" w:name="_Toc436215479"/>
      <w:bookmarkStart w:id="1979" w:name="_Toc214889856"/>
      <w:r w:rsidRPr="001F42D3">
        <w:rPr>
          <w:noProof w:val="0"/>
        </w:rPr>
        <w:t>M</w:t>
      </w:r>
      <w:r w:rsidR="008630D6" w:rsidRPr="001F42D3">
        <w:rPr>
          <w:noProof w:val="0"/>
        </w:rPr>
        <w:t>.1.2.1 Infusion Event Parameters</w:t>
      </w:r>
      <w:bookmarkEnd w:id="1977"/>
      <w:bookmarkEnd w:id="1978"/>
      <w:bookmarkEnd w:id="1979"/>
    </w:p>
    <w:p w14:paraId="26E9CA2F" w14:textId="77777777" w:rsidR="008630D6" w:rsidRPr="001F42D3" w:rsidRDefault="008630D6" w:rsidP="008630D6">
      <w:pPr>
        <w:pStyle w:val="BodyText"/>
      </w:pPr>
      <w:r w:rsidRPr="001F42D3">
        <w:t>Infusion Event Parameters are defined in separate Infusion Pump Model and Infusion Pump Terms documents. Current versions of these documents can be found on the IHE Patient Care Devices Wiki page entitled “PCD Reference Pages” (</w:t>
      </w:r>
      <w:hyperlink r:id="rId93" w:history="1">
        <w:r w:rsidRPr="001F42D3">
          <w:rPr>
            <w:rStyle w:val="Hyperlink"/>
          </w:rPr>
          <w:t>http://wiki.ihe.net/index.php?title=Category:PCD_Reference_Pages</w:t>
        </w:r>
      </w:hyperlink>
      <w:r w:rsidRPr="001F42D3">
        <w:t>).</w:t>
      </w:r>
    </w:p>
    <w:p w14:paraId="54E09FF3" w14:textId="77777777" w:rsidR="00CE616C" w:rsidRDefault="00CE616C" w:rsidP="00CE616C">
      <w:pPr>
        <w:pBdr>
          <w:top w:val="nil"/>
          <w:left w:val="nil"/>
          <w:bottom w:val="nil"/>
          <w:right w:val="nil"/>
          <w:between w:val="nil"/>
        </w:pBdr>
        <w:spacing w:before="0"/>
        <w:ind w:left="720"/>
        <w:rPr>
          <w:color w:val="000000"/>
          <w:sz w:val="23"/>
          <w:szCs w:val="23"/>
        </w:rPr>
      </w:pPr>
    </w:p>
    <w:p w14:paraId="34BF4281" w14:textId="2DD80FBD" w:rsidR="00CE616C" w:rsidRDefault="00CE616C" w:rsidP="00CE616C">
      <w:pPr>
        <w:pBdr>
          <w:top w:val="nil"/>
          <w:left w:val="nil"/>
          <w:bottom w:val="nil"/>
          <w:right w:val="nil"/>
          <w:between w:val="nil"/>
        </w:pBdr>
        <w:spacing w:before="0"/>
        <w:rPr>
          <w:color w:val="000000"/>
          <w:sz w:val="23"/>
          <w:szCs w:val="23"/>
        </w:rPr>
      </w:pPr>
      <w:r>
        <w:rPr>
          <w:color w:val="000000"/>
          <w:sz w:val="23"/>
          <w:szCs w:val="23"/>
        </w:rPr>
        <w:t xml:space="preserve">For IPEC delivery events, the DOR should send all parameters that are known for the infusion. </w:t>
      </w:r>
    </w:p>
    <w:p w14:paraId="47B84E2A" w14:textId="28671AFE" w:rsidR="00CE616C" w:rsidRDefault="00CE616C" w:rsidP="00CE616C">
      <w:pPr>
        <w:pStyle w:val="BodyText"/>
      </w:pPr>
      <w:r>
        <w:rPr>
          <w:color w:val="000000"/>
          <w:sz w:val="23"/>
          <w:szCs w:val="23"/>
        </w:rPr>
        <w:t>The names of the infusion pump event parameters that are typically sent with each Delivery Start, Stop, and Complete event, along with their corresponding to MDC codes and additional constraints as noted are shown in Table M.1.2.1-1 below. Refer to the Infusion Pump Model and Infusion Pump Terms documents for the other parameters that may be reported with each event.</w:t>
      </w:r>
    </w:p>
    <w:p w14:paraId="12F4CE99" w14:textId="77777777" w:rsidR="008A2F99" w:rsidRDefault="008A2F99">
      <w:pPr>
        <w:spacing w:before="0"/>
        <w:rPr>
          <w:rFonts w:ascii="Arial" w:hAnsi="Arial"/>
          <w:b/>
          <w:sz w:val="22"/>
        </w:rPr>
      </w:pPr>
      <w:r>
        <w:br w:type="page"/>
      </w:r>
    </w:p>
    <w:p w14:paraId="17EEEAD6" w14:textId="4A4D4FA2" w:rsidR="008630D6" w:rsidRPr="001F42D3" w:rsidRDefault="008630D6" w:rsidP="008630D6">
      <w:pPr>
        <w:pStyle w:val="TableTitle"/>
      </w:pPr>
      <w:r w:rsidRPr="001F42D3">
        <w:lastRenderedPageBreak/>
        <w:t xml:space="preserve">Table </w:t>
      </w:r>
      <w:r w:rsidR="00726697" w:rsidRPr="001F42D3">
        <w:t>M</w:t>
      </w:r>
      <w:r w:rsidRPr="001F42D3">
        <w:t>.1.2.1-1: Mapping of Infusion Pump Event Parameters to MDC Codes</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95"/>
        <w:gridCol w:w="3828"/>
        <w:gridCol w:w="3622"/>
      </w:tblGrid>
      <w:tr w:rsidR="004251D6" w:rsidRPr="001F42D3" w14:paraId="23D9F2B9" w14:textId="2B4C949B" w:rsidTr="009F1CF0">
        <w:trPr>
          <w:tblHeader/>
          <w:jc w:val="center"/>
        </w:trPr>
        <w:tc>
          <w:tcPr>
            <w:tcW w:w="2895" w:type="dxa"/>
            <w:shd w:val="clear" w:color="auto" w:fill="D9D9D9"/>
          </w:tcPr>
          <w:p w14:paraId="43B3D036" w14:textId="77777777" w:rsidR="00CE616C" w:rsidRPr="001F42D3" w:rsidRDefault="00CE616C" w:rsidP="00CE616C">
            <w:pPr>
              <w:pStyle w:val="TableEntryHeader"/>
            </w:pPr>
            <w:r w:rsidRPr="001F42D3">
              <w:t>Parameter</w:t>
            </w:r>
          </w:p>
        </w:tc>
        <w:tc>
          <w:tcPr>
            <w:tcW w:w="3828" w:type="dxa"/>
            <w:shd w:val="clear" w:color="auto" w:fill="D9D9D9"/>
          </w:tcPr>
          <w:p w14:paraId="6447717F" w14:textId="77777777" w:rsidR="00CE616C" w:rsidRPr="001F42D3" w:rsidRDefault="00CE616C" w:rsidP="00CE616C">
            <w:pPr>
              <w:pStyle w:val="TableEntryHeader"/>
            </w:pPr>
            <w:r w:rsidRPr="001F42D3">
              <w:t>MDC Code</w:t>
            </w:r>
          </w:p>
        </w:tc>
        <w:tc>
          <w:tcPr>
            <w:tcW w:w="3622" w:type="dxa"/>
            <w:tcBorders>
              <w:bottom w:val="single" w:sz="4" w:space="0" w:color="auto"/>
            </w:tcBorders>
            <w:shd w:val="clear" w:color="auto" w:fill="D9D9D9" w:themeFill="background1" w:themeFillShade="D9"/>
          </w:tcPr>
          <w:p w14:paraId="33EDB9E1" w14:textId="0DF4F740" w:rsidR="00CE616C" w:rsidRPr="001F42D3" w:rsidRDefault="00CE616C" w:rsidP="00CE616C">
            <w:pPr>
              <w:pStyle w:val="TableEntryHeader"/>
            </w:pPr>
            <w:r>
              <w:t>Notes</w:t>
            </w:r>
          </w:p>
        </w:tc>
      </w:tr>
      <w:tr w:rsidR="008A2F99" w:rsidRPr="001F42D3" w14:paraId="2C13EF1F" w14:textId="4200AFB9" w:rsidTr="009F1CF0">
        <w:trPr>
          <w:jc w:val="center"/>
        </w:trPr>
        <w:tc>
          <w:tcPr>
            <w:tcW w:w="6723" w:type="dxa"/>
            <w:gridSpan w:val="2"/>
            <w:tcBorders>
              <w:right w:val="nil"/>
            </w:tcBorders>
            <w:vAlign w:val="center"/>
          </w:tcPr>
          <w:p w14:paraId="7B417806" w14:textId="77777777" w:rsidR="00CE616C" w:rsidRPr="001F42D3" w:rsidRDefault="00CE616C" w:rsidP="00670CCB">
            <w:pPr>
              <w:pStyle w:val="TableEntry"/>
              <w:rPr>
                <w:b/>
              </w:rPr>
            </w:pPr>
          </w:p>
          <w:p w14:paraId="19A66FB3" w14:textId="77777777" w:rsidR="00CE616C" w:rsidRPr="001F42D3" w:rsidRDefault="00CE616C" w:rsidP="00670CCB">
            <w:pPr>
              <w:pStyle w:val="TableEntry"/>
              <w:rPr>
                <w:b/>
              </w:rPr>
            </w:pPr>
            <w:r w:rsidRPr="001F42D3">
              <w:rPr>
                <w:b/>
              </w:rPr>
              <w:t>Pump Delivery Info Parameters:</w:t>
            </w:r>
          </w:p>
          <w:p w14:paraId="2117E0B3" w14:textId="77777777" w:rsidR="00CE616C" w:rsidRPr="001F42D3" w:rsidRDefault="00CE616C" w:rsidP="00670CCB">
            <w:pPr>
              <w:pStyle w:val="TableEntry"/>
              <w:rPr>
                <w:b/>
              </w:rPr>
            </w:pPr>
          </w:p>
        </w:tc>
        <w:tc>
          <w:tcPr>
            <w:tcW w:w="3622" w:type="dxa"/>
            <w:tcBorders>
              <w:left w:val="nil"/>
            </w:tcBorders>
          </w:tcPr>
          <w:p w14:paraId="2F6234E2" w14:textId="77777777" w:rsidR="00CE616C" w:rsidRPr="001F42D3" w:rsidRDefault="00CE616C" w:rsidP="00670CCB">
            <w:pPr>
              <w:pStyle w:val="TableEntry"/>
              <w:rPr>
                <w:b/>
              </w:rPr>
            </w:pPr>
          </w:p>
        </w:tc>
      </w:tr>
      <w:tr w:rsidR="004251D6" w:rsidRPr="001F42D3" w14:paraId="42408B70" w14:textId="6593926C" w:rsidTr="009F1CF0">
        <w:trPr>
          <w:jc w:val="center"/>
        </w:trPr>
        <w:tc>
          <w:tcPr>
            <w:tcW w:w="2895" w:type="dxa"/>
          </w:tcPr>
          <w:p w14:paraId="13C945AA" w14:textId="77777777" w:rsidR="004251D6" w:rsidRPr="001F42D3" w:rsidRDefault="004251D6" w:rsidP="004251D6">
            <w:pPr>
              <w:pStyle w:val="TableEntry"/>
            </w:pPr>
            <w:r w:rsidRPr="001F42D3">
              <w:t>Infusing Status</w:t>
            </w:r>
          </w:p>
        </w:tc>
        <w:tc>
          <w:tcPr>
            <w:tcW w:w="3828" w:type="dxa"/>
          </w:tcPr>
          <w:p w14:paraId="2B825696" w14:textId="6B561855" w:rsidR="004251D6" w:rsidRPr="001F42D3" w:rsidRDefault="004251D6" w:rsidP="004251D6">
            <w:pPr>
              <w:pStyle w:val="TableEntry"/>
            </w:pPr>
            <w:r w:rsidRPr="00CE616C">
              <w:t xml:space="preserve">184519^ </w:t>
            </w:r>
            <w:r w:rsidRPr="001F42D3">
              <w:t>MDC_PUMP_INFUSING_STATUS</w:t>
            </w:r>
          </w:p>
        </w:tc>
        <w:tc>
          <w:tcPr>
            <w:tcW w:w="3622" w:type="dxa"/>
            <w:vAlign w:val="center"/>
          </w:tcPr>
          <w:p w14:paraId="69652EA5" w14:textId="70A80261" w:rsidR="004251D6" w:rsidRPr="001F42D3" w:rsidRDefault="00000000" w:rsidP="004251D6">
            <w:pPr>
              <w:pStyle w:val="TableEntry"/>
            </w:pPr>
            <w:sdt>
              <w:sdtPr>
                <w:tag w:val="goog_rdk_5"/>
                <w:id w:val="261530621"/>
              </w:sdtPr>
              <w:sdtContent>
                <w:r w:rsidR="004251D6">
                  <w:rPr>
                    <w:color w:val="000000"/>
                    <w:szCs w:val="18"/>
                  </w:rPr>
                  <w:t>Required for Delivery Start, Stop, and Complete.</w:t>
                </w:r>
              </w:sdtContent>
            </w:sdt>
          </w:p>
        </w:tc>
      </w:tr>
      <w:tr w:rsidR="004251D6" w:rsidRPr="001F42D3" w14:paraId="7C64AC9A" w14:textId="69BB61F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1322473" w14:textId="6DF5C4BC" w:rsidR="004251D6" w:rsidRPr="001F42D3" w:rsidRDefault="004251D6" w:rsidP="004251D6">
            <w:pPr>
              <w:pStyle w:val="TableEntry"/>
            </w:pPr>
            <w:r w:rsidRPr="004251D6">
              <w:t>Fluid delivery rate</w:t>
            </w:r>
          </w:p>
        </w:tc>
        <w:tc>
          <w:tcPr>
            <w:tcW w:w="3828" w:type="dxa"/>
            <w:tcBorders>
              <w:top w:val="single" w:sz="4" w:space="0" w:color="auto"/>
              <w:left w:val="single" w:sz="4" w:space="0" w:color="auto"/>
              <w:bottom w:val="single" w:sz="4" w:space="0" w:color="auto"/>
              <w:right w:val="single" w:sz="4" w:space="0" w:color="auto"/>
            </w:tcBorders>
          </w:tcPr>
          <w:p w14:paraId="3BAD24AC" w14:textId="08894C6C" w:rsidR="004251D6" w:rsidRPr="001F42D3" w:rsidRDefault="004251D6" w:rsidP="004251D6">
            <w:pPr>
              <w:pStyle w:val="TableEntry"/>
            </w:pPr>
            <w:r w:rsidRPr="00CE616C">
              <w:t xml:space="preserve">158784^ </w:t>
            </w:r>
            <w:r w:rsidRPr="001F42D3">
              <w:t>MDC_FLOW_FLUID_PUMP</w:t>
            </w:r>
          </w:p>
        </w:tc>
        <w:tc>
          <w:tcPr>
            <w:tcW w:w="3622" w:type="dxa"/>
            <w:vAlign w:val="center"/>
          </w:tcPr>
          <w:p w14:paraId="54AAC58E" w14:textId="78702910" w:rsidR="004251D6" w:rsidRPr="001F42D3" w:rsidRDefault="00000000" w:rsidP="004251D6">
            <w:pPr>
              <w:pStyle w:val="TableEntry"/>
            </w:pPr>
            <w:sdt>
              <w:sdtPr>
                <w:tag w:val="goog_rdk_13"/>
                <w:id w:val="-1032667127"/>
              </w:sdtPr>
              <w:sdtContent>
                <w:r w:rsidR="004251D6">
                  <w:rPr>
                    <w:color w:val="000000"/>
                    <w:szCs w:val="18"/>
                  </w:rPr>
                  <w:t>Required for Delivery Start, Stop, and Complete.</w:t>
                </w:r>
              </w:sdtContent>
            </w:sdt>
          </w:p>
        </w:tc>
      </w:tr>
      <w:tr w:rsidR="004251D6" w:rsidRPr="001F42D3" w14:paraId="21BD3436" w14:textId="3669BD9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D3E9325" w14:textId="77777777" w:rsidR="004251D6" w:rsidRPr="001F42D3" w:rsidRDefault="004251D6" w:rsidP="004251D6">
            <w:pPr>
              <w:pStyle w:val="TableEntry"/>
            </w:pPr>
            <w:r w:rsidRPr="001F42D3">
              <w:t>Pump Active Sources</w:t>
            </w:r>
          </w:p>
        </w:tc>
        <w:tc>
          <w:tcPr>
            <w:tcW w:w="3828" w:type="dxa"/>
            <w:tcBorders>
              <w:top w:val="single" w:sz="4" w:space="0" w:color="auto"/>
              <w:left w:val="single" w:sz="4" w:space="0" w:color="auto"/>
              <w:bottom w:val="single" w:sz="4" w:space="0" w:color="auto"/>
              <w:right w:val="single" w:sz="4" w:space="0" w:color="auto"/>
            </w:tcBorders>
          </w:tcPr>
          <w:p w14:paraId="249FCE61" w14:textId="30489E93" w:rsidR="004251D6" w:rsidRPr="001F42D3" w:rsidRDefault="004251D6" w:rsidP="004251D6">
            <w:pPr>
              <w:pStyle w:val="TableEntry"/>
            </w:pPr>
            <w:r w:rsidRPr="004251D6">
              <w:t xml:space="preserve">158016^ </w:t>
            </w:r>
            <w:r w:rsidRPr="001F42D3">
              <w:t>MDC_PUMP_ACTIVE_SOURCES</w:t>
            </w:r>
          </w:p>
        </w:tc>
        <w:tc>
          <w:tcPr>
            <w:tcW w:w="3622" w:type="dxa"/>
            <w:vAlign w:val="center"/>
          </w:tcPr>
          <w:p w14:paraId="119B1E01" w14:textId="01E44553" w:rsidR="004251D6" w:rsidRPr="001F42D3" w:rsidRDefault="00000000" w:rsidP="004251D6">
            <w:pPr>
              <w:pStyle w:val="TableEntry"/>
            </w:pPr>
            <w:sdt>
              <w:sdtPr>
                <w:tag w:val="goog_rdk_19"/>
                <w:id w:val="807003403"/>
              </w:sdtPr>
              <w:sdtContent>
                <w:r w:rsidR="004251D6">
                  <w:rPr>
                    <w:color w:val="000000"/>
                    <w:szCs w:val="18"/>
                  </w:rPr>
                  <w:t>Required for Delivery Start, Stop, and Complete.</w:t>
                </w:r>
              </w:sdtContent>
            </w:sdt>
          </w:p>
        </w:tc>
      </w:tr>
      <w:tr w:rsidR="004251D6" w:rsidRPr="001F42D3" w14:paraId="4A467C2A"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sdt>
            <w:sdtPr>
              <w:tag w:val="goog_rdk_23"/>
              <w:id w:val="-1076418232"/>
            </w:sdtPr>
            <w:sdtContent>
              <w:p w14:paraId="21979DE9" w14:textId="7509108C" w:rsidR="004251D6" w:rsidRPr="001F42D3" w:rsidRDefault="00000000" w:rsidP="004251D6">
                <w:pPr>
                  <w:pStyle w:val="TableEntry"/>
                </w:pPr>
                <w:sdt>
                  <w:sdtPr>
                    <w:tag w:val="goog_rdk_22"/>
                    <w:id w:val="682866037"/>
                  </w:sdtPr>
                  <w:sdtContent>
                    <w:r w:rsidR="004251D6">
                      <w:rPr>
                        <w:color w:val="000000"/>
                        <w:szCs w:val="18"/>
                      </w:rPr>
                      <w:t>Pump enabled Sources</w:t>
                    </w:r>
                  </w:sdtContent>
                </w:sdt>
              </w:p>
            </w:sdtContent>
          </w:sdt>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25"/>
              <w:id w:val="-1556973716"/>
            </w:sdtPr>
            <w:sdtContent>
              <w:p w14:paraId="5091A519" w14:textId="31844F91" w:rsidR="004251D6" w:rsidRPr="004251D6" w:rsidRDefault="00000000" w:rsidP="004251D6">
                <w:pPr>
                  <w:pStyle w:val="TableEntry"/>
                  <w:rPr>
                    <w:szCs w:val="18"/>
                  </w:rPr>
                </w:pPr>
                <w:sdt>
                  <w:sdtPr>
                    <w:rPr>
                      <w:szCs w:val="18"/>
                    </w:rPr>
                    <w:tag w:val="goog_rdk_24"/>
                    <w:id w:val="-2119805885"/>
                  </w:sdtPr>
                  <w:sdtContent>
                    <w:r w:rsidR="004251D6" w:rsidRPr="004251D6">
                      <w:rPr>
                        <w:rFonts w:eastAsia="Courier New"/>
                        <w:color w:val="000000"/>
                        <w:szCs w:val="18"/>
                      </w:rPr>
                      <w:t>158015^</w:t>
                    </w:r>
                    <w:r w:rsidR="004251D6" w:rsidRPr="004251D6">
                      <w:rPr>
                        <w:color w:val="000000"/>
                        <w:szCs w:val="18"/>
                      </w:rPr>
                      <w:t>MDC_PUMP_ENABLED_SOURCES</w:t>
                    </w:r>
                  </w:sdtContent>
                </w:sdt>
              </w:p>
            </w:sdtContent>
          </w:sdt>
        </w:tc>
        <w:tc>
          <w:tcPr>
            <w:tcW w:w="3622" w:type="dxa"/>
          </w:tcPr>
          <w:sdt>
            <w:sdtPr>
              <w:tag w:val="goog_rdk_27"/>
              <w:id w:val="-1196292309"/>
            </w:sdtPr>
            <w:sdtContent>
              <w:p w14:paraId="7E77856C" w14:textId="2DDC3C7B" w:rsidR="004251D6" w:rsidRPr="001F42D3" w:rsidRDefault="00000000" w:rsidP="004251D6">
                <w:pPr>
                  <w:pStyle w:val="TableEntry"/>
                </w:pPr>
                <w:sdt>
                  <w:sdtPr>
                    <w:tag w:val="goog_rdk_26"/>
                    <w:id w:val="-2066996393"/>
                  </w:sdtPr>
                  <w:sdtContent>
                    <w:r w:rsidR="004251D6">
                      <w:rPr>
                        <w:color w:val="000000"/>
                        <w:szCs w:val="18"/>
                      </w:rPr>
                      <w:t>Required for Delivery Start, Stop, and Complete if known.</w:t>
                    </w:r>
                  </w:sdtContent>
                </w:sdt>
              </w:p>
            </w:sdtContent>
          </w:sdt>
        </w:tc>
      </w:tr>
      <w:tr w:rsidR="004251D6" w:rsidRPr="001F42D3" w14:paraId="21D2140A"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E6F081F" w14:textId="36E5FFBB" w:rsidR="004251D6" w:rsidRPr="001F42D3" w:rsidRDefault="00000000" w:rsidP="004251D6">
            <w:pPr>
              <w:pStyle w:val="TableEntry"/>
            </w:pPr>
            <w:sdt>
              <w:sdtPr>
                <w:tag w:val="goog_rdk_30"/>
                <w:id w:val="833174540"/>
              </w:sdtPr>
              <w:sdtContent>
                <w:sdt>
                  <w:sdtPr>
                    <w:tag w:val="goog_rdk_29"/>
                    <w:id w:val="825911993"/>
                  </w:sdtPr>
                  <w:sdtContent>
                    <w:r w:rsidR="004251D6">
                      <w:rPr>
                        <w:color w:val="000000"/>
                        <w:szCs w:val="18"/>
                      </w:rPr>
                      <w:t>Total Pump Volume Delivered, all Sources</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32"/>
              <w:id w:val="-445591617"/>
            </w:sdtPr>
            <w:sdtContent>
              <w:p w14:paraId="649765E6" w14:textId="1CB9AC96" w:rsidR="004251D6" w:rsidRPr="004251D6" w:rsidRDefault="00000000" w:rsidP="004251D6">
                <w:pPr>
                  <w:pStyle w:val="TableEntry"/>
                  <w:rPr>
                    <w:szCs w:val="18"/>
                  </w:rPr>
                </w:pPr>
                <w:sdt>
                  <w:sdtPr>
                    <w:rPr>
                      <w:szCs w:val="18"/>
                    </w:rPr>
                    <w:tag w:val="goog_rdk_31"/>
                    <w:id w:val="1305558436"/>
                  </w:sdtPr>
                  <w:sdtContent>
                    <w:r w:rsidR="004251D6" w:rsidRPr="004251D6">
                      <w:rPr>
                        <w:rFonts w:eastAsia="Courier New"/>
                        <w:color w:val="000000"/>
                        <w:szCs w:val="18"/>
                      </w:rPr>
                      <w:t>158080^</w:t>
                    </w:r>
                    <w:r w:rsidR="004251D6" w:rsidRPr="004251D6">
                      <w:rPr>
                        <w:color w:val="000000"/>
                        <w:szCs w:val="18"/>
                      </w:rPr>
                      <w:t>MDC_VOL_FLUID_DELIV_PUMP_TOTAL</w:t>
                    </w:r>
                  </w:sdtContent>
                </w:sdt>
              </w:p>
            </w:sdtContent>
          </w:sdt>
        </w:tc>
        <w:tc>
          <w:tcPr>
            <w:tcW w:w="3622" w:type="dxa"/>
            <w:tcBorders>
              <w:bottom w:val="single" w:sz="4" w:space="0" w:color="auto"/>
            </w:tcBorders>
          </w:tcPr>
          <w:p w14:paraId="1F2D2430" w14:textId="77A2AD79" w:rsidR="004251D6" w:rsidRPr="001F42D3" w:rsidRDefault="00000000" w:rsidP="004251D6">
            <w:pPr>
              <w:pStyle w:val="TableEntry"/>
            </w:pPr>
            <w:sdt>
              <w:sdtPr>
                <w:tag w:val="goog_rdk_34"/>
                <w:id w:val="1317887657"/>
              </w:sdtPr>
              <w:sdtContent>
                <w:sdt>
                  <w:sdtPr>
                    <w:tag w:val="goog_rdk_33"/>
                    <w:id w:val="-1917627209"/>
                  </w:sdtPr>
                  <w:sdtContent>
                    <w:r w:rsidR="004251D6">
                      <w:rPr>
                        <w:color w:val="000000"/>
                        <w:szCs w:val="18"/>
                      </w:rPr>
                      <w:t>Required for Delivery Start, Stop, and Complete if known.</w:t>
                    </w:r>
                  </w:sdtContent>
                </w:sdt>
              </w:sdtContent>
            </w:sdt>
          </w:p>
        </w:tc>
      </w:tr>
      <w:tr w:rsidR="008A2F99" w:rsidRPr="001F42D3" w14:paraId="2B70450B" w14:textId="06DABF2B" w:rsidTr="009F1CF0">
        <w:trPr>
          <w:jc w:val="center"/>
        </w:trPr>
        <w:tc>
          <w:tcPr>
            <w:tcW w:w="6723" w:type="dxa"/>
            <w:gridSpan w:val="2"/>
            <w:tcBorders>
              <w:top w:val="single" w:sz="4" w:space="0" w:color="auto"/>
              <w:left w:val="single" w:sz="4" w:space="0" w:color="auto"/>
              <w:bottom w:val="single" w:sz="4" w:space="0" w:color="auto"/>
              <w:right w:val="nil"/>
            </w:tcBorders>
          </w:tcPr>
          <w:p w14:paraId="7288AE57" w14:textId="77777777" w:rsidR="004251D6" w:rsidRPr="001F42D3" w:rsidRDefault="004251D6" w:rsidP="004251D6">
            <w:pPr>
              <w:pStyle w:val="TableEntry"/>
              <w:rPr>
                <w:b/>
              </w:rPr>
            </w:pPr>
          </w:p>
          <w:p w14:paraId="00953EB0" w14:textId="77777777" w:rsidR="004251D6" w:rsidRPr="001F42D3" w:rsidRDefault="004251D6" w:rsidP="004251D6">
            <w:pPr>
              <w:pStyle w:val="TableEntry"/>
              <w:rPr>
                <w:b/>
              </w:rPr>
            </w:pPr>
            <w:r w:rsidRPr="001F42D3">
              <w:rPr>
                <w:b/>
              </w:rPr>
              <w:t>Active Source Parameters:</w:t>
            </w:r>
          </w:p>
          <w:p w14:paraId="78929BCF" w14:textId="77777777" w:rsidR="004251D6" w:rsidRPr="001F42D3" w:rsidRDefault="004251D6" w:rsidP="004251D6">
            <w:pPr>
              <w:pStyle w:val="TableEntry"/>
              <w:rPr>
                <w:b/>
              </w:rPr>
            </w:pPr>
          </w:p>
        </w:tc>
        <w:tc>
          <w:tcPr>
            <w:tcW w:w="3622" w:type="dxa"/>
            <w:tcBorders>
              <w:left w:val="nil"/>
            </w:tcBorders>
          </w:tcPr>
          <w:p w14:paraId="10E48DF2" w14:textId="77777777" w:rsidR="004251D6" w:rsidRPr="001F42D3" w:rsidRDefault="004251D6" w:rsidP="004251D6">
            <w:pPr>
              <w:pStyle w:val="TableEntry"/>
              <w:rPr>
                <w:b/>
              </w:rPr>
            </w:pPr>
          </w:p>
        </w:tc>
      </w:tr>
      <w:tr w:rsidR="008A2F99" w:rsidRPr="001F42D3" w14:paraId="0873D336" w14:textId="2B262EA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D158B25" w14:textId="77777777" w:rsidR="008A2F99" w:rsidRPr="001F42D3" w:rsidRDefault="008A2F99" w:rsidP="008A2F99">
            <w:pPr>
              <w:pStyle w:val="TableEntry"/>
            </w:pPr>
            <w:r w:rsidRPr="001F42D3">
              <w:t>Current Delivery Status</w:t>
            </w:r>
          </w:p>
        </w:tc>
        <w:tc>
          <w:tcPr>
            <w:tcW w:w="3828" w:type="dxa"/>
            <w:tcBorders>
              <w:top w:val="single" w:sz="4" w:space="0" w:color="auto"/>
              <w:left w:val="single" w:sz="4" w:space="0" w:color="auto"/>
              <w:bottom w:val="single" w:sz="4" w:space="0" w:color="auto"/>
              <w:right w:val="single" w:sz="4" w:space="0" w:color="auto"/>
            </w:tcBorders>
          </w:tcPr>
          <w:p w14:paraId="0E87BD3F" w14:textId="1FB3CFA8" w:rsidR="008A2F99" w:rsidRPr="00D14684" w:rsidRDefault="00000000" w:rsidP="008A2F99">
            <w:pPr>
              <w:pStyle w:val="TableEntry"/>
              <w:rPr>
                <w:szCs w:val="18"/>
              </w:rPr>
            </w:pPr>
            <w:sdt>
              <w:sdtPr>
                <w:rPr>
                  <w:szCs w:val="18"/>
                </w:rPr>
                <w:tag w:val="goog_rdk_36"/>
                <w:id w:val="-260803003"/>
              </w:sdtPr>
              <w:sdtContent>
                <w:r w:rsidR="008A2F99" w:rsidRPr="00D14684">
                  <w:rPr>
                    <w:rFonts w:eastAsia="Courier New"/>
                    <w:color w:val="000000"/>
                    <w:szCs w:val="18"/>
                  </w:rPr>
                  <w:t>158005^</w:t>
                </w:r>
              </w:sdtContent>
            </w:sdt>
            <w:r w:rsidR="008A2F99" w:rsidRPr="00D14684">
              <w:rPr>
                <w:color w:val="000000"/>
                <w:szCs w:val="18"/>
              </w:rPr>
              <w:t>MDC_</w:t>
            </w:r>
            <w:sdt>
              <w:sdtPr>
                <w:rPr>
                  <w:szCs w:val="18"/>
                </w:rPr>
                <w:tag w:val="goog_rdk_37"/>
                <w:id w:val="1647550658"/>
              </w:sdtPr>
              <w:sdtContent>
                <w:r w:rsidR="008A2F99" w:rsidRPr="00D14684">
                  <w:rPr>
                    <w:color w:val="000000"/>
                    <w:szCs w:val="18"/>
                  </w:rPr>
                  <w:t xml:space="preserve"> </w:t>
                </w:r>
              </w:sdtContent>
            </w:sdt>
            <w:sdt>
              <w:sdtPr>
                <w:rPr>
                  <w:szCs w:val="18"/>
                </w:rPr>
                <w:tag w:val="goog_rdk_38"/>
                <w:id w:val="549928422"/>
              </w:sdtPr>
              <w:sdtContent>
                <w:r w:rsidR="008A2F99" w:rsidRPr="00D14684">
                  <w:rPr>
                    <w:color w:val="000000"/>
                    <w:szCs w:val="18"/>
                  </w:rPr>
                  <w:t>DEV_</w:t>
                </w:r>
              </w:sdtContent>
            </w:sdt>
            <w:r w:rsidR="008A2F99" w:rsidRPr="00D14684">
              <w:rPr>
                <w:color w:val="000000"/>
                <w:szCs w:val="18"/>
              </w:rPr>
              <w:t>PUMP_CURRENT_DELIVERY_STATUS</w:t>
            </w:r>
          </w:p>
        </w:tc>
        <w:tc>
          <w:tcPr>
            <w:tcW w:w="3622" w:type="dxa"/>
            <w:vAlign w:val="center"/>
          </w:tcPr>
          <w:p w14:paraId="72D920F9" w14:textId="0666D595" w:rsidR="008A2F99" w:rsidRPr="001F42D3" w:rsidRDefault="00000000" w:rsidP="008A2F99">
            <w:pPr>
              <w:pStyle w:val="TableEntry"/>
            </w:pPr>
            <w:sdt>
              <w:sdtPr>
                <w:tag w:val="goog_rdk_40"/>
                <w:id w:val="-648433522"/>
              </w:sdtPr>
              <w:sdtContent>
                <w:r w:rsidR="008A2F99">
                  <w:rPr>
                    <w:color w:val="000000"/>
                    <w:szCs w:val="18"/>
                  </w:rPr>
                  <w:t>Required for Delivery Start, Stop, and Complete.</w:t>
                </w:r>
              </w:sdtContent>
            </w:sdt>
          </w:p>
        </w:tc>
      </w:tr>
      <w:tr w:rsidR="008A2F99" w:rsidRPr="001F42D3" w14:paraId="19C8563C" w14:textId="0ED2DBE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E7A705E" w14:textId="77777777" w:rsidR="008A2F99" w:rsidRPr="001F42D3" w:rsidRDefault="008A2F99" w:rsidP="008A2F99">
            <w:pPr>
              <w:pStyle w:val="TableEntry"/>
            </w:pPr>
            <w:r w:rsidRPr="001F42D3">
              <w:t>Program Delivery Mode</w:t>
            </w:r>
          </w:p>
        </w:tc>
        <w:tc>
          <w:tcPr>
            <w:tcW w:w="3828" w:type="dxa"/>
            <w:tcBorders>
              <w:top w:val="single" w:sz="4" w:space="0" w:color="auto"/>
              <w:left w:val="single" w:sz="4" w:space="0" w:color="auto"/>
              <w:bottom w:val="single" w:sz="4" w:space="0" w:color="auto"/>
              <w:right w:val="single" w:sz="4" w:space="0" w:color="auto"/>
            </w:tcBorders>
          </w:tcPr>
          <w:p w14:paraId="1A35B75E" w14:textId="5A9CAFC5" w:rsidR="008A2F99" w:rsidRPr="00D14684" w:rsidRDefault="00000000" w:rsidP="008A2F99">
            <w:pPr>
              <w:pStyle w:val="TableEntry"/>
              <w:rPr>
                <w:szCs w:val="18"/>
              </w:rPr>
            </w:pPr>
            <w:sdt>
              <w:sdtPr>
                <w:rPr>
                  <w:szCs w:val="18"/>
                </w:rPr>
                <w:tag w:val="goog_rdk_42"/>
                <w:id w:val="-527822082"/>
              </w:sdtPr>
              <w:sdtContent>
                <w:r w:rsidR="008A2F99" w:rsidRPr="00D14684">
                  <w:rPr>
                    <w:rFonts w:eastAsia="Courier New"/>
                    <w:color w:val="000000"/>
                    <w:szCs w:val="18"/>
                  </w:rPr>
                  <w:t>158008^</w:t>
                </w:r>
              </w:sdtContent>
            </w:sdt>
            <w:r w:rsidR="008A2F99" w:rsidRPr="00D14684">
              <w:rPr>
                <w:color w:val="000000"/>
                <w:szCs w:val="18"/>
              </w:rPr>
              <w:t>MDC_</w:t>
            </w:r>
            <w:sdt>
              <w:sdtPr>
                <w:rPr>
                  <w:szCs w:val="18"/>
                </w:rPr>
                <w:tag w:val="goog_rdk_43"/>
                <w:id w:val="606243907"/>
              </w:sdtPr>
              <w:sdtContent>
                <w:r w:rsidR="008A2F99" w:rsidRPr="00D14684">
                  <w:rPr>
                    <w:color w:val="000000"/>
                    <w:szCs w:val="18"/>
                  </w:rPr>
                  <w:t xml:space="preserve"> </w:t>
                </w:r>
              </w:sdtContent>
            </w:sdt>
            <w:sdt>
              <w:sdtPr>
                <w:rPr>
                  <w:szCs w:val="18"/>
                </w:rPr>
                <w:tag w:val="goog_rdk_44"/>
                <w:id w:val="-596587002"/>
              </w:sdtPr>
              <w:sdtContent>
                <w:r w:rsidR="008A2F99" w:rsidRPr="00D14684">
                  <w:rPr>
                    <w:color w:val="000000"/>
                    <w:szCs w:val="18"/>
                  </w:rPr>
                  <w:t>DEV_</w:t>
                </w:r>
              </w:sdtContent>
            </w:sdt>
            <w:r w:rsidR="008A2F99" w:rsidRPr="00D14684">
              <w:rPr>
                <w:color w:val="000000"/>
                <w:szCs w:val="18"/>
              </w:rPr>
              <w:t>PUMP_PROGRAM_DELIVERY_MODE</w:t>
            </w:r>
          </w:p>
        </w:tc>
        <w:tc>
          <w:tcPr>
            <w:tcW w:w="3622" w:type="dxa"/>
            <w:vAlign w:val="center"/>
          </w:tcPr>
          <w:p w14:paraId="4A4B190A" w14:textId="0AE75EC3" w:rsidR="008A2F99" w:rsidRPr="001F42D3" w:rsidRDefault="00000000" w:rsidP="008A2F99">
            <w:pPr>
              <w:pStyle w:val="TableEntry"/>
            </w:pPr>
            <w:sdt>
              <w:sdtPr>
                <w:tag w:val="goog_rdk_46"/>
                <w:id w:val="179935133"/>
              </w:sdtPr>
              <w:sdtContent>
                <w:r w:rsidR="008A2F99">
                  <w:rPr>
                    <w:color w:val="000000"/>
                    <w:szCs w:val="18"/>
                  </w:rPr>
                  <w:t>Required for Delivery Start, Stop, and Complete.</w:t>
                </w:r>
              </w:sdtContent>
            </w:sdt>
          </w:p>
        </w:tc>
      </w:tr>
      <w:tr w:rsidR="008A2F99" w:rsidRPr="001F42D3" w14:paraId="44C0CEA3"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F98FAFA" w14:textId="38889010" w:rsidR="008A2F99" w:rsidRPr="001F42D3" w:rsidRDefault="00000000" w:rsidP="008A2F99">
            <w:pPr>
              <w:pStyle w:val="TableEntry"/>
            </w:pPr>
            <w:sdt>
              <w:sdtPr>
                <w:tag w:val="goog_rdk_50"/>
                <w:id w:val="-1365323115"/>
              </w:sdtPr>
              <w:sdtContent>
                <w:sdt>
                  <w:sdtPr>
                    <w:tag w:val="goog_rdk_49"/>
                    <w:id w:val="-1053015899"/>
                  </w:sdtPr>
                  <w:sdtContent>
                    <w:r w:rsidR="008A2F99">
                      <w:rPr>
                        <w:color w:val="000000"/>
                        <w:szCs w:val="18"/>
                      </w:rPr>
                      <w:t>Program Status</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52"/>
              <w:id w:val="-538080648"/>
            </w:sdtPr>
            <w:sdtContent>
              <w:p w14:paraId="7AE10330" w14:textId="27334D3E" w:rsidR="008A2F99" w:rsidRPr="00D14684" w:rsidRDefault="00000000" w:rsidP="008A2F99">
                <w:pPr>
                  <w:pStyle w:val="TableEntry"/>
                  <w:rPr>
                    <w:szCs w:val="18"/>
                  </w:rPr>
                </w:pPr>
                <w:sdt>
                  <w:sdtPr>
                    <w:rPr>
                      <w:szCs w:val="18"/>
                    </w:rPr>
                    <w:tag w:val="goog_rdk_51"/>
                    <w:id w:val="285653162"/>
                  </w:sdtPr>
                  <w:sdtContent>
                    <w:r w:rsidR="008A2F99" w:rsidRPr="00D14684">
                      <w:rPr>
                        <w:color w:val="000000"/>
                        <w:szCs w:val="18"/>
                      </w:rPr>
                      <w:t>158009^MDC_PUMP_PROGRAM_STATUS</w:t>
                    </w:r>
                  </w:sdtContent>
                </w:sdt>
              </w:p>
            </w:sdtContent>
          </w:sdt>
        </w:tc>
        <w:tc>
          <w:tcPr>
            <w:tcW w:w="3622" w:type="dxa"/>
          </w:tcPr>
          <w:p w14:paraId="25443563" w14:textId="60A86DC9" w:rsidR="008A2F99" w:rsidRPr="001F42D3" w:rsidRDefault="00000000" w:rsidP="008A2F99">
            <w:pPr>
              <w:pStyle w:val="TableEntry"/>
            </w:pPr>
            <w:sdt>
              <w:sdtPr>
                <w:tag w:val="goog_rdk_54"/>
                <w:id w:val="-226486185"/>
              </w:sdtPr>
              <w:sdtContent>
                <w:sdt>
                  <w:sdtPr>
                    <w:tag w:val="goog_rdk_53"/>
                    <w:id w:val="-444619505"/>
                  </w:sdtPr>
                  <w:sdtContent>
                    <w:r w:rsidR="008A2F99">
                      <w:rPr>
                        <w:color w:val="000000"/>
                        <w:szCs w:val="18"/>
                      </w:rPr>
                      <w:t>Required for Delivery Start, Stop, and Complete if known.</w:t>
                    </w:r>
                  </w:sdtContent>
                </w:sdt>
              </w:sdtContent>
            </w:sdt>
          </w:p>
        </w:tc>
      </w:tr>
      <w:tr w:rsidR="008A2F99" w:rsidRPr="001F42D3" w14:paraId="64FC289D"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3C41B7B" w14:textId="173B7FF4" w:rsidR="008A2F99" w:rsidRPr="001F42D3" w:rsidRDefault="00000000" w:rsidP="008A2F99">
            <w:pPr>
              <w:pStyle w:val="TableEntry"/>
            </w:pPr>
            <w:sdt>
              <w:sdtPr>
                <w:tag w:val="goog_rdk_57"/>
                <w:id w:val="-1378715091"/>
              </w:sdtPr>
              <w:sdtContent>
                <w:sdt>
                  <w:sdtPr>
                    <w:tag w:val="goog_rdk_56"/>
                    <w:id w:val="1111453097"/>
                  </w:sdtPr>
                  <w:sdtContent>
                    <w:r w:rsidR="008A2F99">
                      <w:rPr>
                        <w:color w:val="000000"/>
                        <w:szCs w:val="18"/>
                      </w:rPr>
                      <w:t>Program Completion Mode</w:t>
                    </w:r>
                  </w:sdtContent>
                </w:sdt>
              </w:sdtContent>
            </w:sdt>
          </w:p>
        </w:tc>
        <w:tc>
          <w:tcPr>
            <w:tcW w:w="3828" w:type="dxa"/>
            <w:tcBorders>
              <w:top w:val="single" w:sz="4" w:space="0" w:color="auto"/>
              <w:left w:val="single" w:sz="4" w:space="0" w:color="auto"/>
              <w:bottom w:val="single" w:sz="4" w:space="0" w:color="auto"/>
              <w:right w:val="single" w:sz="4" w:space="0" w:color="auto"/>
            </w:tcBorders>
          </w:tcPr>
          <w:sdt>
            <w:sdtPr>
              <w:rPr>
                <w:szCs w:val="18"/>
              </w:rPr>
              <w:tag w:val="goog_rdk_59"/>
              <w:id w:val="1074413938"/>
            </w:sdtPr>
            <w:sdtContent>
              <w:p w14:paraId="055F167A" w14:textId="5E2073B3" w:rsidR="008A2F99" w:rsidRPr="00D14684" w:rsidRDefault="00000000" w:rsidP="008A2F99">
                <w:pPr>
                  <w:pStyle w:val="TableEntry"/>
                  <w:rPr>
                    <w:szCs w:val="18"/>
                  </w:rPr>
                </w:pPr>
                <w:sdt>
                  <w:sdtPr>
                    <w:rPr>
                      <w:szCs w:val="18"/>
                    </w:rPr>
                    <w:tag w:val="goog_rdk_58"/>
                    <w:id w:val="1969866183"/>
                  </w:sdtPr>
                  <w:sdtContent>
                    <w:r w:rsidR="008A2F99" w:rsidRPr="00D14684">
                      <w:rPr>
                        <w:color w:val="000000"/>
                        <w:szCs w:val="18"/>
                      </w:rPr>
                      <w:t>158007^MDC_PUMP_PROGRAM_COMPLETION_MODE</w:t>
                    </w:r>
                  </w:sdtContent>
                </w:sdt>
              </w:p>
            </w:sdtContent>
          </w:sdt>
        </w:tc>
        <w:tc>
          <w:tcPr>
            <w:tcW w:w="3622" w:type="dxa"/>
          </w:tcPr>
          <w:p w14:paraId="2BEE032A" w14:textId="63177DA1" w:rsidR="008A2F99" w:rsidRPr="001F42D3" w:rsidRDefault="00000000" w:rsidP="008A2F99">
            <w:pPr>
              <w:pStyle w:val="TableEntry"/>
            </w:pPr>
            <w:sdt>
              <w:sdtPr>
                <w:tag w:val="goog_rdk_61"/>
                <w:id w:val="363083458"/>
              </w:sdtPr>
              <w:sdtContent>
                <w:sdt>
                  <w:sdtPr>
                    <w:tag w:val="goog_rdk_60"/>
                    <w:id w:val="-1437454492"/>
                  </w:sdtPr>
                  <w:sdtContent>
                    <w:r w:rsidR="008A2F99">
                      <w:rPr>
                        <w:color w:val="000000"/>
                        <w:szCs w:val="18"/>
                      </w:rPr>
                      <w:t>Required for Delivery Start, Stop, and Complete if known.</w:t>
                    </w:r>
                  </w:sdtContent>
                </w:sdt>
              </w:sdtContent>
            </w:sdt>
          </w:p>
        </w:tc>
      </w:tr>
      <w:tr w:rsidR="008A2F99" w:rsidRPr="001F42D3" w14:paraId="63A13260" w14:textId="3E0C729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5A10168" w14:textId="77777777" w:rsidR="008A2F99" w:rsidRPr="001F42D3" w:rsidRDefault="008A2F99" w:rsidP="008A2F99">
            <w:pPr>
              <w:pStyle w:val="TableEntry"/>
            </w:pPr>
            <w:r w:rsidRPr="001F42D3">
              <w:t>Pump Not Delivering Reason</w:t>
            </w:r>
          </w:p>
        </w:tc>
        <w:tc>
          <w:tcPr>
            <w:tcW w:w="3828" w:type="dxa"/>
            <w:tcBorders>
              <w:top w:val="single" w:sz="4" w:space="0" w:color="auto"/>
              <w:left w:val="single" w:sz="4" w:space="0" w:color="auto"/>
              <w:bottom w:val="single" w:sz="4" w:space="0" w:color="auto"/>
              <w:right w:val="single" w:sz="4" w:space="0" w:color="auto"/>
            </w:tcBorders>
          </w:tcPr>
          <w:p w14:paraId="7CBFC2CD" w14:textId="0FFF2D72" w:rsidR="008A2F99" w:rsidRPr="00D14684" w:rsidRDefault="00000000" w:rsidP="008A2F99">
            <w:pPr>
              <w:pStyle w:val="TableEntry"/>
              <w:rPr>
                <w:szCs w:val="18"/>
              </w:rPr>
            </w:pPr>
            <w:sdt>
              <w:sdtPr>
                <w:rPr>
                  <w:szCs w:val="18"/>
                </w:rPr>
                <w:tag w:val="goog_rdk_63"/>
                <w:id w:val="-1909310601"/>
              </w:sdtPr>
              <w:sdtContent>
                <w:r w:rsidR="008A2F99" w:rsidRPr="00D14684">
                  <w:rPr>
                    <w:color w:val="000000"/>
                    <w:szCs w:val="18"/>
                  </w:rPr>
                  <w:t>158006^</w:t>
                </w:r>
              </w:sdtContent>
            </w:sdt>
            <w:r w:rsidR="008A2F99" w:rsidRPr="00D14684">
              <w:rPr>
                <w:color w:val="000000"/>
                <w:szCs w:val="18"/>
              </w:rPr>
              <w:t>MDC_</w:t>
            </w:r>
            <w:sdt>
              <w:sdtPr>
                <w:rPr>
                  <w:szCs w:val="18"/>
                </w:rPr>
                <w:tag w:val="goog_rdk_64"/>
                <w:id w:val="-1794754727"/>
              </w:sdtPr>
              <w:sdtContent>
                <w:r w:rsidR="008A2F99" w:rsidRPr="00D14684">
                  <w:rPr>
                    <w:color w:val="000000"/>
                    <w:szCs w:val="18"/>
                  </w:rPr>
                  <w:t xml:space="preserve"> </w:t>
                </w:r>
              </w:sdtContent>
            </w:sdt>
            <w:sdt>
              <w:sdtPr>
                <w:rPr>
                  <w:szCs w:val="18"/>
                </w:rPr>
                <w:tag w:val="goog_rdk_65"/>
                <w:id w:val="-1768910357"/>
              </w:sdtPr>
              <w:sdtContent>
                <w:r w:rsidR="008A2F99" w:rsidRPr="00D14684">
                  <w:rPr>
                    <w:color w:val="000000"/>
                    <w:szCs w:val="18"/>
                  </w:rPr>
                  <w:t>DEV_</w:t>
                </w:r>
              </w:sdtContent>
            </w:sdt>
            <w:r w:rsidR="008A2F99" w:rsidRPr="00D14684">
              <w:rPr>
                <w:color w:val="000000"/>
                <w:szCs w:val="18"/>
              </w:rPr>
              <w:t>PUMP_NOT_DELIVERING_REASON</w:t>
            </w:r>
          </w:p>
        </w:tc>
        <w:tc>
          <w:tcPr>
            <w:tcW w:w="3622" w:type="dxa"/>
            <w:vAlign w:val="center"/>
          </w:tcPr>
          <w:p w14:paraId="7E950283" w14:textId="160FF816" w:rsidR="008A2F99" w:rsidRPr="001F42D3" w:rsidRDefault="00000000" w:rsidP="008A2F99">
            <w:pPr>
              <w:pStyle w:val="TableEntry"/>
            </w:pPr>
            <w:sdt>
              <w:sdtPr>
                <w:tag w:val="goog_rdk_67"/>
                <w:id w:val="1880185565"/>
              </w:sdtPr>
              <w:sdtContent>
                <w:r w:rsidR="008A2F99">
                  <w:rPr>
                    <w:color w:val="000000"/>
                    <w:szCs w:val="18"/>
                  </w:rPr>
                  <w:t>Required if Current Delivery Status = pump-delivery-status-not-delivering.</w:t>
                </w:r>
              </w:sdtContent>
            </w:sdt>
          </w:p>
        </w:tc>
      </w:tr>
      <w:tr w:rsidR="008A2F99" w:rsidRPr="001F42D3" w14:paraId="79968A0E" w14:textId="358E5EDD"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A16691D" w14:textId="77777777" w:rsidR="008A2F99" w:rsidRPr="001F42D3" w:rsidRDefault="008A2F99" w:rsidP="008A2F99">
            <w:pPr>
              <w:pStyle w:val="TableEntry"/>
            </w:pPr>
            <w:r w:rsidRPr="001F42D3">
              <w:t>Source Channel Label</w:t>
            </w:r>
          </w:p>
        </w:tc>
        <w:tc>
          <w:tcPr>
            <w:tcW w:w="3828" w:type="dxa"/>
            <w:tcBorders>
              <w:top w:val="single" w:sz="4" w:space="0" w:color="auto"/>
              <w:left w:val="single" w:sz="4" w:space="0" w:color="auto"/>
              <w:bottom w:val="single" w:sz="4" w:space="0" w:color="auto"/>
              <w:right w:val="single" w:sz="4" w:space="0" w:color="auto"/>
            </w:tcBorders>
          </w:tcPr>
          <w:p w14:paraId="08CB4804" w14:textId="5BE819A3" w:rsidR="008A2F99" w:rsidRPr="00D14684" w:rsidRDefault="00000000" w:rsidP="008A2F99">
            <w:pPr>
              <w:pStyle w:val="TableEntry"/>
              <w:rPr>
                <w:szCs w:val="18"/>
              </w:rPr>
            </w:pPr>
            <w:sdt>
              <w:sdtPr>
                <w:rPr>
                  <w:szCs w:val="18"/>
                </w:rPr>
                <w:tag w:val="goog_rdk_69"/>
                <w:id w:val="1572321992"/>
              </w:sdtPr>
              <w:sdtContent>
                <w:r w:rsidR="008A2F99" w:rsidRPr="00D14684">
                  <w:rPr>
                    <w:rFonts w:eastAsia="Courier New"/>
                    <w:color w:val="000000"/>
                    <w:szCs w:val="18"/>
                  </w:rPr>
                  <w:t>158012^</w:t>
                </w:r>
              </w:sdtContent>
            </w:sdt>
            <w:r w:rsidR="008A2F99" w:rsidRPr="00D14684">
              <w:rPr>
                <w:color w:val="000000"/>
                <w:szCs w:val="18"/>
              </w:rPr>
              <w:t>MDC_</w:t>
            </w:r>
            <w:sdt>
              <w:sdtPr>
                <w:rPr>
                  <w:szCs w:val="18"/>
                </w:rPr>
                <w:tag w:val="goog_rdk_70"/>
                <w:id w:val="104552445"/>
              </w:sdtPr>
              <w:sdtContent>
                <w:r w:rsidR="008A2F99" w:rsidRPr="00D14684">
                  <w:rPr>
                    <w:color w:val="000000"/>
                    <w:szCs w:val="18"/>
                  </w:rPr>
                  <w:t xml:space="preserve"> </w:t>
                </w:r>
              </w:sdtContent>
            </w:sdt>
            <w:sdt>
              <w:sdtPr>
                <w:rPr>
                  <w:szCs w:val="18"/>
                </w:rPr>
                <w:tag w:val="goog_rdk_71"/>
                <w:id w:val="-412512793"/>
              </w:sdtPr>
              <w:sdtContent>
                <w:r w:rsidR="008A2F99" w:rsidRPr="00D14684">
                  <w:rPr>
                    <w:color w:val="000000"/>
                    <w:szCs w:val="18"/>
                  </w:rPr>
                  <w:t>DEV_</w:t>
                </w:r>
              </w:sdtContent>
            </w:sdt>
            <w:r w:rsidR="008A2F99" w:rsidRPr="00D14684">
              <w:rPr>
                <w:color w:val="000000"/>
                <w:szCs w:val="18"/>
              </w:rPr>
              <w:t>PUMP_SOURCE_CHANNEL_LABEL</w:t>
            </w:r>
          </w:p>
        </w:tc>
        <w:tc>
          <w:tcPr>
            <w:tcW w:w="3622" w:type="dxa"/>
            <w:vAlign w:val="center"/>
          </w:tcPr>
          <w:p w14:paraId="31DA271E" w14:textId="6DC33BE3" w:rsidR="008A2F99" w:rsidRPr="001F42D3" w:rsidRDefault="00000000" w:rsidP="008A2F99">
            <w:pPr>
              <w:pStyle w:val="TableEntry"/>
            </w:pPr>
            <w:sdt>
              <w:sdtPr>
                <w:tag w:val="goog_rdk_73"/>
                <w:id w:val="1506704631"/>
              </w:sdtPr>
              <w:sdtContent>
                <w:r w:rsidR="008A2F99">
                  <w:rPr>
                    <w:color w:val="000000"/>
                    <w:szCs w:val="18"/>
                  </w:rPr>
                  <w:t>Required for Delivery Start, Stop, and Complete.</w:t>
                </w:r>
              </w:sdtContent>
            </w:sdt>
          </w:p>
        </w:tc>
      </w:tr>
      <w:tr w:rsidR="008A2F99" w:rsidRPr="001F42D3" w14:paraId="6BB1CD6D" w14:textId="191B73C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F3B3BAA" w14:textId="77777777" w:rsidR="008A2F99" w:rsidRPr="001F42D3" w:rsidRDefault="008A2F99" w:rsidP="008A2F99">
            <w:pPr>
              <w:pStyle w:val="TableEntry"/>
            </w:pPr>
            <w:r w:rsidRPr="001F42D3">
              <w:t>Rate</w:t>
            </w:r>
          </w:p>
        </w:tc>
        <w:tc>
          <w:tcPr>
            <w:tcW w:w="3828" w:type="dxa"/>
            <w:tcBorders>
              <w:top w:val="single" w:sz="4" w:space="0" w:color="auto"/>
              <w:left w:val="single" w:sz="4" w:space="0" w:color="auto"/>
              <w:bottom w:val="single" w:sz="4" w:space="0" w:color="auto"/>
              <w:right w:val="single" w:sz="4" w:space="0" w:color="auto"/>
            </w:tcBorders>
          </w:tcPr>
          <w:p w14:paraId="3E6CB6E9" w14:textId="47C62A29" w:rsidR="008A2F99" w:rsidRPr="00D14684" w:rsidRDefault="00000000" w:rsidP="008A2F99">
            <w:pPr>
              <w:pStyle w:val="TableEntry"/>
              <w:rPr>
                <w:szCs w:val="18"/>
              </w:rPr>
            </w:pPr>
            <w:sdt>
              <w:sdtPr>
                <w:rPr>
                  <w:szCs w:val="18"/>
                </w:rPr>
                <w:tag w:val="goog_rdk_75"/>
                <w:id w:val="759892781"/>
              </w:sdtPr>
              <w:sdtContent>
                <w:r w:rsidR="008A2F99" w:rsidRPr="00D14684">
                  <w:rPr>
                    <w:rFonts w:eastAsia="Courier New"/>
                    <w:color w:val="000000"/>
                    <w:szCs w:val="18"/>
                  </w:rPr>
                  <w:t>16935000^MDC_FLOW_FLUID_PUMP_SETTING</w:t>
                </w:r>
              </w:sdtContent>
            </w:sdt>
            <w:sdt>
              <w:sdtPr>
                <w:rPr>
                  <w:szCs w:val="18"/>
                </w:rPr>
                <w:tag w:val="goog_rdk_76"/>
                <w:id w:val="1762619534"/>
              </w:sdtPr>
              <w:sdtContent>
                <w:r w:rsidR="008A2F99" w:rsidRPr="00D14684">
                  <w:rPr>
                    <w:color w:val="000000"/>
                    <w:szCs w:val="18"/>
                  </w:rPr>
                  <w:t>MDC_FLOW_FLUID_PUMP</w:t>
                </w:r>
              </w:sdtContent>
            </w:sdt>
          </w:p>
        </w:tc>
        <w:tc>
          <w:tcPr>
            <w:tcW w:w="3622" w:type="dxa"/>
          </w:tcPr>
          <w:p w14:paraId="4D3576E1" w14:textId="57E0FAD2" w:rsidR="008A2F99" w:rsidRPr="001F42D3" w:rsidRDefault="00000000" w:rsidP="008A2F99">
            <w:pPr>
              <w:pStyle w:val="TableEntry"/>
            </w:pPr>
            <w:sdt>
              <w:sdtPr>
                <w:tag w:val="goog_rdk_78"/>
                <w:id w:val="-925797652"/>
              </w:sdtPr>
              <w:sdtContent>
                <w:r w:rsidR="008A2F99">
                  <w:rPr>
                    <w:color w:val="000000"/>
                    <w:szCs w:val="18"/>
                  </w:rPr>
                  <w:t>Required for Delivery Start, Stop, and Complete.</w:t>
                </w:r>
              </w:sdtContent>
            </w:sdt>
          </w:p>
        </w:tc>
      </w:tr>
      <w:tr w:rsidR="008A2F99" w:rsidRPr="001F42D3" w14:paraId="470A5EEA" w14:textId="171E6A8F"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F22C510" w14:textId="77777777" w:rsidR="008A2F99" w:rsidRPr="001F42D3" w:rsidRDefault="008A2F99" w:rsidP="008A2F99">
            <w:pPr>
              <w:pStyle w:val="TableEntry"/>
            </w:pPr>
            <w:r w:rsidRPr="001F42D3">
              <w:t>Dose Rate</w:t>
            </w:r>
          </w:p>
        </w:tc>
        <w:tc>
          <w:tcPr>
            <w:tcW w:w="3828" w:type="dxa"/>
            <w:tcBorders>
              <w:top w:val="single" w:sz="4" w:space="0" w:color="auto"/>
              <w:left w:val="single" w:sz="4" w:space="0" w:color="auto"/>
              <w:bottom w:val="single" w:sz="4" w:space="0" w:color="auto"/>
              <w:right w:val="single" w:sz="4" w:space="0" w:color="auto"/>
            </w:tcBorders>
          </w:tcPr>
          <w:p w14:paraId="13EEB109" w14:textId="0EDBB2AB" w:rsidR="008A2F99" w:rsidRPr="00D14684" w:rsidRDefault="00000000" w:rsidP="008A2F99">
            <w:pPr>
              <w:pStyle w:val="TableEntry"/>
              <w:rPr>
                <w:szCs w:val="18"/>
              </w:rPr>
            </w:pPr>
            <w:sdt>
              <w:sdtPr>
                <w:rPr>
                  <w:szCs w:val="18"/>
                </w:rPr>
                <w:tag w:val="goog_rdk_80"/>
                <w:id w:val="1991856090"/>
              </w:sdtPr>
              <w:sdtContent>
                <w:r w:rsidR="008A2F99" w:rsidRPr="00D14684">
                  <w:rPr>
                    <w:rFonts w:eastAsia="Courier New"/>
                    <w:color w:val="000000"/>
                    <w:szCs w:val="18"/>
                  </w:rPr>
                  <w:t>157924^</w:t>
                </w:r>
              </w:sdtContent>
            </w:sdt>
            <w:r w:rsidR="008A2F99" w:rsidRPr="00D14684">
              <w:rPr>
                <w:color w:val="000000"/>
                <w:szCs w:val="18"/>
              </w:rPr>
              <w:t>MDC_RATE_DOSE</w:t>
            </w:r>
          </w:p>
        </w:tc>
        <w:tc>
          <w:tcPr>
            <w:tcW w:w="3622" w:type="dxa"/>
          </w:tcPr>
          <w:p w14:paraId="04EABB1B" w14:textId="42D1AF68" w:rsidR="008A2F99" w:rsidRPr="001F42D3" w:rsidRDefault="00000000" w:rsidP="008A2F99">
            <w:pPr>
              <w:pStyle w:val="TableEntry"/>
            </w:pPr>
            <w:sdt>
              <w:sdtPr>
                <w:tag w:val="goog_rdk_82"/>
                <w:id w:val="303713822"/>
              </w:sdtPr>
              <w:sdtContent>
                <w:r w:rsidR="008A2F99">
                  <w:rPr>
                    <w:color w:val="000000"/>
                    <w:szCs w:val="18"/>
                  </w:rPr>
                  <w:t>Required for Delivery Start, Stop, and Complete if Dose based infusion.</w:t>
                </w:r>
              </w:sdtContent>
            </w:sdt>
          </w:p>
        </w:tc>
      </w:tr>
      <w:tr w:rsidR="008A2F99" w:rsidRPr="001F42D3" w14:paraId="1F7CD279" w14:textId="3C18B56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73E81D22" w14:textId="77777777" w:rsidR="008A2F99" w:rsidRPr="001F42D3" w:rsidRDefault="008A2F99" w:rsidP="008A2F99">
            <w:pPr>
              <w:pStyle w:val="TableEntry"/>
            </w:pPr>
            <w:r w:rsidRPr="001F42D3">
              <w:t>Volume Programmed</w:t>
            </w:r>
          </w:p>
        </w:tc>
        <w:tc>
          <w:tcPr>
            <w:tcW w:w="3828" w:type="dxa"/>
            <w:tcBorders>
              <w:top w:val="single" w:sz="4" w:space="0" w:color="auto"/>
              <w:left w:val="single" w:sz="4" w:space="0" w:color="auto"/>
              <w:bottom w:val="single" w:sz="4" w:space="0" w:color="auto"/>
              <w:right w:val="single" w:sz="4" w:space="0" w:color="auto"/>
            </w:tcBorders>
          </w:tcPr>
          <w:p w14:paraId="2AB2914C" w14:textId="14027A1B" w:rsidR="008A2F99" w:rsidRPr="00D14684" w:rsidRDefault="00000000" w:rsidP="008A2F99">
            <w:pPr>
              <w:pStyle w:val="TableEntry"/>
              <w:rPr>
                <w:szCs w:val="18"/>
              </w:rPr>
            </w:pPr>
            <w:sdt>
              <w:sdtPr>
                <w:rPr>
                  <w:szCs w:val="18"/>
                </w:rPr>
                <w:tag w:val="goog_rdk_84"/>
                <w:id w:val="2054334052"/>
              </w:sdtPr>
              <w:sdtContent>
                <w:r w:rsidR="008A2F99" w:rsidRPr="00D14684">
                  <w:rPr>
                    <w:rFonts w:eastAsia="Courier New"/>
                    <w:color w:val="000000"/>
                    <w:szCs w:val="18"/>
                  </w:rPr>
                  <w:t>157884^</w:t>
                </w:r>
              </w:sdtContent>
            </w:sdt>
            <w:r w:rsidR="008A2F99" w:rsidRPr="00D14684">
              <w:rPr>
                <w:color w:val="000000"/>
                <w:szCs w:val="18"/>
              </w:rPr>
              <w:t>MDC_VOL_FLUID_TBI</w:t>
            </w:r>
          </w:p>
        </w:tc>
        <w:tc>
          <w:tcPr>
            <w:tcW w:w="3622" w:type="dxa"/>
          </w:tcPr>
          <w:p w14:paraId="1AF40BE8" w14:textId="3A185F3D" w:rsidR="008A2F99" w:rsidRPr="001F42D3" w:rsidRDefault="00000000" w:rsidP="008A2F99">
            <w:pPr>
              <w:pStyle w:val="TableEntry"/>
            </w:pPr>
            <w:sdt>
              <w:sdtPr>
                <w:tag w:val="goog_rdk_86"/>
                <w:id w:val="-1803975325"/>
              </w:sdtPr>
              <w:sdtContent>
                <w:r w:rsidR="008A2F99">
                  <w:rPr>
                    <w:color w:val="000000"/>
                    <w:szCs w:val="18"/>
                  </w:rPr>
                  <w:t>Required for Delivery Start, Stop, and Complete if a Volume was programmed.</w:t>
                </w:r>
              </w:sdtContent>
            </w:sdt>
          </w:p>
        </w:tc>
      </w:tr>
      <w:tr w:rsidR="008A2F99" w:rsidRPr="001F42D3" w14:paraId="0C2C66F7" w14:textId="1F7994CE"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2A338D6" w14:textId="25308A49" w:rsidR="008A2F99" w:rsidRPr="001F42D3" w:rsidRDefault="008A2F99" w:rsidP="008A2F99">
            <w:pPr>
              <w:pStyle w:val="TableEntry"/>
            </w:pPr>
            <w:r w:rsidRPr="001F42D3">
              <w:t>Current Segment Volume Delivered</w:t>
            </w:r>
            <w:r>
              <w:rPr>
                <w:color w:val="000000"/>
                <w:szCs w:val="18"/>
                <w:vertAlign w:val="superscript"/>
              </w:rPr>
              <w:t xml:space="preserve"> Note 1</w:t>
            </w:r>
          </w:p>
        </w:tc>
        <w:tc>
          <w:tcPr>
            <w:tcW w:w="3828" w:type="dxa"/>
            <w:tcBorders>
              <w:top w:val="single" w:sz="4" w:space="0" w:color="auto"/>
              <w:left w:val="single" w:sz="4" w:space="0" w:color="auto"/>
              <w:bottom w:val="single" w:sz="4" w:space="0" w:color="auto"/>
              <w:right w:val="single" w:sz="4" w:space="0" w:color="auto"/>
            </w:tcBorders>
          </w:tcPr>
          <w:p w14:paraId="1AC82B28" w14:textId="597EEC00" w:rsidR="008A2F99" w:rsidRPr="00D14684" w:rsidRDefault="00000000" w:rsidP="008A2F99">
            <w:pPr>
              <w:pStyle w:val="TableEntry"/>
              <w:rPr>
                <w:szCs w:val="18"/>
              </w:rPr>
            </w:pPr>
            <w:sdt>
              <w:sdtPr>
                <w:rPr>
                  <w:szCs w:val="18"/>
                </w:rPr>
                <w:tag w:val="goog_rdk_89"/>
                <w:id w:val="1180295625"/>
              </w:sdtPr>
              <w:sdtContent>
                <w:r w:rsidR="008A2F99" w:rsidRPr="00D14684">
                  <w:rPr>
                    <w:color w:val="000000"/>
                    <w:szCs w:val="18"/>
                  </w:rPr>
                  <w:t>157992^</w:t>
                </w:r>
              </w:sdtContent>
            </w:sdt>
            <w:r w:rsidR="008A2F99" w:rsidRPr="00D14684">
              <w:rPr>
                <w:color w:val="000000"/>
                <w:szCs w:val="18"/>
              </w:rPr>
              <w:t>MDC_VOL_FLUID_DELIV_SEGMENT</w:t>
            </w:r>
          </w:p>
        </w:tc>
        <w:tc>
          <w:tcPr>
            <w:tcW w:w="3622" w:type="dxa"/>
            <w:vAlign w:val="center"/>
          </w:tcPr>
          <w:p w14:paraId="164E6E4B" w14:textId="62CC08F6" w:rsidR="008A2F99" w:rsidRPr="001F42D3" w:rsidRDefault="00000000" w:rsidP="008A2F99">
            <w:pPr>
              <w:pStyle w:val="TableEntry"/>
            </w:pPr>
            <w:sdt>
              <w:sdtPr>
                <w:tag w:val="goog_rdk_91"/>
                <w:id w:val="-379596902"/>
              </w:sdtPr>
              <w:sdtContent>
                <w:r w:rsidR="008A2F99">
                  <w:rPr>
                    <w:color w:val="000000"/>
                    <w:szCs w:val="18"/>
                  </w:rPr>
                  <w:t>For Delivery Stop and Delivery Complete, either this parameter or Cumulative Volume Delivered is required; optional for Delivery Start.</w:t>
                </w:r>
              </w:sdtContent>
            </w:sdt>
          </w:p>
        </w:tc>
      </w:tr>
      <w:tr w:rsidR="008A2F99" w:rsidRPr="001F42D3" w14:paraId="55522C0C" w14:textId="59E9E359"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E76C582" w14:textId="2B83004D" w:rsidR="008A2F99" w:rsidRPr="001F42D3" w:rsidRDefault="008A2F99" w:rsidP="008A2F99">
            <w:pPr>
              <w:pStyle w:val="TableEntry"/>
            </w:pPr>
            <w:r w:rsidRPr="001F42D3">
              <w:t>Cumulative Volume Delivered</w:t>
            </w:r>
            <w:r>
              <w:rPr>
                <w:color w:val="000000"/>
                <w:szCs w:val="18"/>
                <w:vertAlign w:val="superscript"/>
              </w:rPr>
              <w:t xml:space="preserve"> Note 1</w:t>
            </w:r>
          </w:p>
        </w:tc>
        <w:tc>
          <w:tcPr>
            <w:tcW w:w="3828" w:type="dxa"/>
            <w:tcBorders>
              <w:top w:val="single" w:sz="4" w:space="0" w:color="auto"/>
              <w:left w:val="single" w:sz="4" w:space="0" w:color="auto"/>
              <w:bottom w:val="single" w:sz="4" w:space="0" w:color="auto"/>
              <w:right w:val="single" w:sz="4" w:space="0" w:color="auto"/>
            </w:tcBorders>
          </w:tcPr>
          <w:p w14:paraId="4D83D368" w14:textId="793096C8" w:rsidR="008A2F99" w:rsidRPr="00D14684" w:rsidRDefault="00000000" w:rsidP="008A2F99">
            <w:pPr>
              <w:pStyle w:val="TableEntry"/>
              <w:rPr>
                <w:szCs w:val="18"/>
              </w:rPr>
            </w:pPr>
            <w:sdt>
              <w:sdtPr>
                <w:rPr>
                  <w:szCs w:val="18"/>
                </w:rPr>
                <w:tag w:val="goog_rdk_94"/>
                <w:id w:val="-561235864"/>
              </w:sdtPr>
              <w:sdtContent>
                <w:r w:rsidR="008A2F99" w:rsidRPr="00D14684">
                  <w:rPr>
                    <w:rFonts w:eastAsia="Courier New"/>
                    <w:color w:val="000000"/>
                    <w:szCs w:val="18"/>
                  </w:rPr>
                  <w:t>157993^</w:t>
                </w:r>
              </w:sdtContent>
            </w:sdt>
            <w:r w:rsidR="008A2F99" w:rsidRPr="00D14684">
              <w:rPr>
                <w:color w:val="000000"/>
                <w:szCs w:val="18"/>
              </w:rPr>
              <w:t>MDC_VOL_FLUID_DELIV_TOTAL</w:t>
            </w:r>
          </w:p>
        </w:tc>
        <w:tc>
          <w:tcPr>
            <w:tcW w:w="3622" w:type="dxa"/>
            <w:vAlign w:val="center"/>
          </w:tcPr>
          <w:p w14:paraId="7CC3BEB2" w14:textId="2116B694" w:rsidR="008A2F99" w:rsidRPr="001F42D3" w:rsidRDefault="00000000" w:rsidP="008A2F99">
            <w:pPr>
              <w:pStyle w:val="TableEntry"/>
            </w:pPr>
            <w:sdt>
              <w:sdtPr>
                <w:tag w:val="goog_rdk_96"/>
                <w:id w:val="-113126912"/>
              </w:sdtPr>
              <w:sdtContent>
                <w:r w:rsidR="008A2F99">
                  <w:rPr>
                    <w:color w:val="000000"/>
                    <w:szCs w:val="18"/>
                  </w:rPr>
                  <w:t>For Delivery Stop and Delivery Complete, either this parameter or Current Segment Volume Delivered is required; optional for Delivery Start.</w:t>
                </w:r>
              </w:sdtContent>
            </w:sdt>
          </w:p>
        </w:tc>
      </w:tr>
      <w:tr w:rsidR="008A2F99" w:rsidRPr="001F42D3" w14:paraId="6AC27EB2" w14:textId="7C77AC0B"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C70BE72" w14:textId="5ABF4090" w:rsidR="008A2F99" w:rsidRPr="001F42D3" w:rsidRDefault="008A2F99" w:rsidP="008A2F99">
            <w:pPr>
              <w:pStyle w:val="TableEntry"/>
            </w:pPr>
            <w:r w:rsidRPr="001F42D3">
              <w:lastRenderedPageBreak/>
              <w:t>Volume Remaining</w:t>
            </w:r>
            <w:r>
              <w:t xml:space="preserve"> to be infused</w:t>
            </w:r>
          </w:p>
        </w:tc>
        <w:tc>
          <w:tcPr>
            <w:tcW w:w="3828" w:type="dxa"/>
            <w:tcBorders>
              <w:top w:val="single" w:sz="4" w:space="0" w:color="auto"/>
              <w:left w:val="single" w:sz="4" w:space="0" w:color="auto"/>
              <w:bottom w:val="single" w:sz="4" w:space="0" w:color="auto"/>
              <w:right w:val="single" w:sz="4" w:space="0" w:color="auto"/>
            </w:tcBorders>
          </w:tcPr>
          <w:p w14:paraId="1C46FF72" w14:textId="1C3438A9" w:rsidR="008A2F99" w:rsidRPr="00D14684" w:rsidRDefault="00000000" w:rsidP="008A2F99">
            <w:pPr>
              <w:pStyle w:val="TableEntry"/>
              <w:rPr>
                <w:szCs w:val="18"/>
              </w:rPr>
            </w:pPr>
            <w:sdt>
              <w:sdtPr>
                <w:rPr>
                  <w:szCs w:val="18"/>
                </w:rPr>
                <w:tag w:val="goog_rdk_99"/>
                <w:id w:val="551002195"/>
              </w:sdtPr>
              <w:sdtContent>
                <w:r w:rsidR="008A2F99" w:rsidRPr="00D14684">
                  <w:rPr>
                    <w:color w:val="000000"/>
                    <w:szCs w:val="18"/>
                  </w:rPr>
                  <w:t>157872^</w:t>
                </w:r>
              </w:sdtContent>
            </w:sdt>
            <w:r w:rsidR="008A2F99" w:rsidRPr="00D14684">
              <w:rPr>
                <w:color w:val="000000"/>
                <w:szCs w:val="18"/>
              </w:rPr>
              <w:t>MDC_VOL_FLUID_TBI_REMAIN</w:t>
            </w:r>
          </w:p>
        </w:tc>
        <w:tc>
          <w:tcPr>
            <w:tcW w:w="3622" w:type="dxa"/>
          </w:tcPr>
          <w:p w14:paraId="16102C18" w14:textId="230C35E6" w:rsidR="008A2F99" w:rsidRPr="001F42D3" w:rsidRDefault="00000000" w:rsidP="008A2F99">
            <w:pPr>
              <w:pStyle w:val="TableEntry"/>
            </w:pPr>
            <w:sdt>
              <w:sdtPr>
                <w:tag w:val="goog_rdk_101"/>
                <w:id w:val="841951282"/>
              </w:sdtPr>
              <w:sdtContent>
                <w:r w:rsidR="008A2F99" w:rsidRPr="00D14684">
                  <w:rPr>
                    <w:color w:val="000000"/>
                    <w:szCs w:val="18"/>
                  </w:rPr>
                  <w:t>Required for Delivery Start, Stop, and Complete if a Volume remaining is known.</w:t>
                </w:r>
              </w:sdtContent>
            </w:sdt>
          </w:p>
        </w:tc>
      </w:tr>
      <w:tr w:rsidR="008A2F99" w:rsidRPr="001F42D3" w14:paraId="290219F3" w14:textId="05783F35"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2835B0A" w14:textId="77777777" w:rsidR="008A2F99" w:rsidRPr="001F42D3" w:rsidRDefault="008A2F99" w:rsidP="008A2F99">
            <w:pPr>
              <w:pStyle w:val="TableEntry"/>
            </w:pPr>
            <w:r w:rsidRPr="001F42D3">
              <w:t>Time Remaining</w:t>
            </w:r>
          </w:p>
        </w:tc>
        <w:tc>
          <w:tcPr>
            <w:tcW w:w="3828" w:type="dxa"/>
            <w:tcBorders>
              <w:top w:val="single" w:sz="4" w:space="0" w:color="auto"/>
              <w:left w:val="single" w:sz="4" w:space="0" w:color="auto"/>
              <w:bottom w:val="single" w:sz="4" w:space="0" w:color="auto"/>
              <w:right w:val="single" w:sz="4" w:space="0" w:color="auto"/>
            </w:tcBorders>
          </w:tcPr>
          <w:sdt>
            <w:sdtPr>
              <w:rPr>
                <w:sz w:val="18"/>
                <w:szCs w:val="18"/>
              </w:rPr>
              <w:tag w:val="goog_rdk_105"/>
              <w:id w:val="1981959962"/>
            </w:sdtPr>
            <w:sdtContent>
              <w:p w14:paraId="12A1AE88" w14:textId="77777777" w:rsidR="008A2F99" w:rsidRPr="00D14684" w:rsidRDefault="00000000" w:rsidP="008A2F99">
                <w:pPr>
                  <w:pBdr>
                    <w:top w:val="nil"/>
                    <w:left w:val="nil"/>
                    <w:bottom w:val="nil"/>
                    <w:right w:val="nil"/>
                    <w:between w:val="nil"/>
                  </w:pBdr>
                  <w:spacing w:before="40" w:after="40"/>
                  <w:ind w:left="76" w:right="72"/>
                  <w:rPr>
                    <w:color w:val="000000"/>
                    <w:sz w:val="18"/>
                    <w:szCs w:val="18"/>
                  </w:rPr>
                </w:pPr>
                <w:sdt>
                  <w:sdtPr>
                    <w:rPr>
                      <w:sz w:val="18"/>
                      <w:szCs w:val="18"/>
                    </w:rPr>
                    <w:tag w:val="goog_rdk_103"/>
                    <w:id w:val="8628514"/>
                  </w:sdtPr>
                  <w:sdtContent>
                    <w:r w:rsidR="008A2F99" w:rsidRPr="00D14684">
                      <w:rPr>
                        <w:color w:val="000000"/>
                        <w:sz w:val="18"/>
                        <w:szCs w:val="18"/>
                      </w:rPr>
                      <w:t>157916^</w:t>
                    </w:r>
                  </w:sdtContent>
                </w:sdt>
                <w:r w:rsidR="008A2F99" w:rsidRPr="00D14684">
                  <w:rPr>
                    <w:color w:val="000000"/>
                    <w:sz w:val="18"/>
                    <w:szCs w:val="18"/>
                  </w:rPr>
                  <w:t>MDC_TIME_PD_REMAIN</w:t>
                </w:r>
                <w:sdt>
                  <w:sdtPr>
                    <w:rPr>
                      <w:sz w:val="18"/>
                      <w:szCs w:val="18"/>
                    </w:rPr>
                    <w:tag w:val="goog_rdk_104"/>
                    <w:id w:val="2130715815"/>
                  </w:sdtPr>
                  <w:sdtContent>
                    <w:r w:rsidR="008A2F99" w:rsidRPr="00D14684">
                      <w:rPr>
                        <w:color w:val="000000"/>
                        <w:sz w:val="18"/>
                        <w:szCs w:val="18"/>
                      </w:rPr>
                      <w:t xml:space="preserve"> or </w:t>
                    </w:r>
                  </w:sdtContent>
                </w:sdt>
              </w:p>
            </w:sdtContent>
          </w:sdt>
          <w:p w14:paraId="44486972" w14:textId="0DA55520" w:rsidR="008A2F99" w:rsidRPr="00D14684" w:rsidRDefault="00000000" w:rsidP="008A2F99">
            <w:pPr>
              <w:pStyle w:val="TableEntry"/>
              <w:rPr>
                <w:szCs w:val="18"/>
              </w:rPr>
            </w:pPr>
            <w:sdt>
              <w:sdtPr>
                <w:rPr>
                  <w:szCs w:val="18"/>
                </w:rPr>
                <w:tag w:val="goog_rdk_106"/>
                <w:id w:val="874168294"/>
              </w:sdtPr>
              <w:sdtContent>
                <w:r w:rsidR="008A2F99" w:rsidRPr="00D14684">
                  <w:rPr>
                    <w:color w:val="000000"/>
                    <w:szCs w:val="18"/>
                  </w:rPr>
                  <w:t>157997^MDC_TIME_PD_REMAIN_CONTAINER</w:t>
                </w:r>
              </w:sdtContent>
            </w:sdt>
          </w:p>
        </w:tc>
        <w:tc>
          <w:tcPr>
            <w:tcW w:w="3622" w:type="dxa"/>
          </w:tcPr>
          <w:p w14:paraId="711D875A" w14:textId="31F6D63A" w:rsidR="008A2F99" w:rsidRPr="001F42D3" w:rsidRDefault="00000000" w:rsidP="008A2F99">
            <w:pPr>
              <w:pStyle w:val="TableEntry"/>
            </w:pPr>
            <w:sdt>
              <w:sdtPr>
                <w:tag w:val="goog_rdk_108"/>
                <w:id w:val="374143150"/>
              </w:sdtPr>
              <w:sdtContent>
                <w:r w:rsidR="008A2F99">
                  <w:rPr>
                    <w:color w:val="000000"/>
                    <w:szCs w:val="18"/>
                  </w:rPr>
                  <w:t>Required for Delivery Start, Stop, and Complete if known.</w:t>
                </w:r>
              </w:sdtContent>
            </w:sdt>
          </w:p>
        </w:tc>
      </w:tr>
      <w:tr w:rsidR="008A2F99" w:rsidRPr="001F42D3" w14:paraId="0D921E72" w14:textId="14DE8341"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FF735FF" w14:textId="16255378" w:rsidR="008A2F99" w:rsidRPr="001F42D3" w:rsidRDefault="008A2F99" w:rsidP="008A2F99">
            <w:pPr>
              <w:pStyle w:val="TableEntry"/>
            </w:pPr>
            <w:r w:rsidRPr="001F42D3">
              <w:t>TCI Mode</w:t>
            </w:r>
          </w:p>
        </w:tc>
        <w:tc>
          <w:tcPr>
            <w:tcW w:w="3828" w:type="dxa"/>
            <w:tcBorders>
              <w:top w:val="single" w:sz="4" w:space="0" w:color="auto"/>
              <w:left w:val="single" w:sz="4" w:space="0" w:color="auto"/>
              <w:bottom w:val="single" w:sz="4" w:space="0" w:color="auto"/>
              <w:right w:val="single" w:sz="4" w:space="0" w:color="auto"/>
            </w:tcBorders>
          </w:tcPr>
          <w:p w14:paraId="79DF7B82" w14:textId="007D7B0F" w:rsidR="008A2F99" w:rsidRPr="00D14684" w:rsidRDefault="00000000" w:rsidP="008A2F99">
            <w:pPr>
              <w:pStyle w:val="TableEntry"/>
              <w:rPr>
                <w:bCs/>
                <w:szCs w:val="18"/>
              </w:rPr>
            </w:pPr>
            <w:sdt>
              <w:sdtPr>
                <w:rPr>
                  <w:szCs w:val="18"/>
                </w:rPr>
                <w:tag w:val="goog_rdk_110"/>
                <w:id w:val="1731080343"/>
              </w:sdtPr>
              <w:sdtContent>
                <w:r w:rsidR="008A2F99" w:rsidRPr="00D14684">
                  <w:rPr>
                    <w:color w:val="000000"/>
                    <w:szCs w:val="18"/>
                  </w:rPr>
                  <w:t>158069^</w:t>
                </w:r>
              </w:sdtContent>
            </w:sdt>
            <w:r w:rsidR="008A2F99" w:rsidRPr="00D14684">
              <w:rPr>
                <w:color w:val="000000"/>
                <w:szCs w:val="18"/>
              </w:rPr>
              <w:t>MDC_PUMP_TCI_MODE</w:t>
            </w:r>
          </w:p>
        </w:tc>
        <w:tc>
          <w:tcPr>
            <w:tcW w:w="3622" w:type="dxa"/>
          </w:tcPr>
          <w:sdt>
            <w:sdtPr>
              <w:tag w:val="goog_rdk_113"/>
              <w:id w:val="-1714253861"/>
            </w:sdtPr>
            <w:sdtContent>
              <w:p w14:paraId="164690CE"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12"/>
                    <w:id w:val="1998865773"/>
                  </w:sdtPr>
                  <w:sdtContent>
                    <w:r w:rsidR="008A2F99">
                      <w:rPr>
                        <w:color w:val="000000"/>
                        <w:sz w:val="18"/>
                        <w:szCs w:val="18"/>
                      </w:rPr>
                      <w:t>Optional</w:t>
                    </w:r>
                  </w:sdtContent>
                </w:sdt>
              </w:p>
            </w:sdtContent>
          </w:sdt>
          <w:p w14:paraId="375E1C52" w14:textId="2C2DEB4E" w:rsidR="008A2F99" w:rsidRPr="001F42D3" w:rsidRDefault="00000000" w:rsidP="008A2F99">
            <w:pPr>
              <w:pStyle w:val="TableEntry"/>
              <w:rPr>
                <w:bCs/>
              </w:rPr>
            </w:pPr>
            <w:sdt>
              <w:sdtPr>
                <w:tag w:val="goog_rdk_114"/>
                <w:id w:val="-2083092197"/>
              </w:sdtPr>
              <w:sdtContent>
                <w:r w:rsidR="008A2F99">
                  <w:rPr>
                    <w:color w:val="000000"/>
                    <w:szCs w:val="18"/>
                  </w:rPr>
                  <w:t>See ENUM  _MDC_PUMP_TCI_MODE below</w:t>
                </w:r>
              </w:sdtContent>
            </w:sdt>
          </w:p>
        </w:tc>
      </w:tr>
      <w:tr w:rsidR="008A2F99" w:rsidRPr="001F42D3" w14:paraId="2B4DF88B" w14:textId="3071491C"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1CB028D" w14:textId="254FE53C" w:rsidR="008A2F99" w:rsidRPr="001F42D3" w:rsidRDefault="008A2F99" w:rsidP="008A2F99">
            <w:pPr>
              <w:pStyle w:val="TableEntry"/>
            </w:pPr>
            <w:r w:rsidRPr="001F42D3">
              <w:rPr>
                <w:color w:val="000000"/>
                <w:szCs w:val="18"/>
              </w:rPr>
              <w:t>TCI Model used</w:t>
            </w:r>
          </w:p>
        </w:tc>
        <w:tc>
          <w:tcPr>
            <w:tcW w:w="3828" w:type="dxa"/>
            <w:tcBorders>
              <w:top w:val="single" w:sz="4" w:space="0" w:color="auto"/>
              <w:left w:val="single" w:sz="4" w:space="0" w:color="auto"/>
              <w:bottom w:val="single" w:sz="4" w:space="0" w:color="auto"/>
              <w:right w:val="single" w:sz="4" w:space="0" w:color="auto"/>
            </w:tcBorders>
          </w:tcPr>
          <w:p w14:paraId="442DC792" w14:textId="758D9951" w:rsidR="008A2F99" w:rsidRPr="00D14684" w:rsidRDefault="00000000" w:rsidP="008A2F99">
            <w:pPr>
              <w:pStyle w:val="TableEntry"/>
              <w:rPr>
                <w:bCs/>
                <w:szCs w:val="18"/>
              </w:rPr>
            </w:pPr>
            <w:sdt>
              <w:sdtPr>
                <w:rPr>
                  <w:szCs w:val="18"/>
                </w:rPr>
                <w:tag w:val="goog_rdk_116"/>
                <w:id w:val="1700947631"/>
              </w:sdtPr>
              <w:sdtContent>
                <w:r w:rsidR="008A2F99" w:rsidRPr="00D14684">
                  <w:rPr>
                    <w:color w:val="000000"/>
                    <w:szCs w:val="18"/>
                  </w:rPr>
                  <w:t>158070^</w:t>
                </w:r>
              </w:sdtContent>
            </w:sdt>
            <w:r w:rsidR="008A2F99" w:rsidRPr="00D14684">
              <w:rPr>
                <w:color w:val="000000"/>
                <w:szCs w:val="18"/>
              </w:rPr>
              <w:t>MDC_PUMP_TCI_MODEL</w:t>
            </w:r>
          </w:p>
        </w:tc>
        <w:tc>
          <w:tcPr>
            <w:tcW w:w="3622" w:type="dxa"/>
          </w:tcPr>
          <w:sdt>
            <w:sdtPr>
              <w:tag w:val="goog_rdk_119"/>
              <w:id w:val="-643020719"/>
            </w:sdtPr>
            <w:sdtContent>
              <w:p w14:paraId="5F96BF91"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18"/>
                    <w:id w:val="-593323472"/>
                  </w:sdtPr>
                  <w:sdtContent>
                    <w:r w:rsidR="008A2F99">
                      <w:rPr>
                        <w:color w:val="000000"/>
                        <w:sz w:val="18"/>
                        <w:szCs w:val="18"/>
                      </w:rPr>
                      <w:t>Required if MDC_PUMP_TCI_MODE is present and different from pump-tci-none</w:t>
                    </w:r>
                  </w:sdtContent>
                </w:sdt>
              </w:p>
            </w:sdtContent>
          </w:sdt>
          <w:p w14:paraId="050E906A" w14:textId="3540162A" w:rsidR="008A2F99" w:rsidRPr="001F42D3" w:rsidRDefault="00000000" w:rsidP="008A2F99">
            <w:pPr>
              <w:pStyle w:val="TableEntry"/>
              <w:rPr>
                <w:bCs/>
              </w:rPr>
            </w:pPr>
            <w:sdt>
              <w:sdtPr>
                <w:tag w:val="goog_rdk_120"/>
                <w:id w:val="-1008237961"/>
              </w:sdtPr>
              <w:sdtContent>
                <w:r w:rsidR="008A2F99">
                  <w:rPr>
                    <w:color w:val="000000"/>
                    <w:szCs w:val="18"/>
                  </w:rPr>
                  <w:t>Free String</w:t>
                </w:r>
              </w:sdtContent>
            </w:sdt>
          </w:p>
        </w:tc>
      </w:tr>
      <w:tr w:rsidR="008A2F99" w:rsidRPr="001F42D3" w14:paraId="244086BC" w14:textId="1AC6F2CD"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3AC6D799" w14:textId="7431BEF0" w:rsidR="008A2F99" w:rsidRPr="001F42D3" w:rsidRDefault="008A2F99" w:rsidP="008A2F99">
            <w:pPr>
              <w:pStyle w:val="TableEntry"/>
              <w:rPr>
                <w:color w:val="000000"/>
                <w:szCs w:val="18"/>
              </w:rPr>
            </w:pPr>
            <w:r w:rsidRPr="001F42D3">
              <w:rPr>
                <w:color w:val="000000"/>
                <w:szCs w:val="18"/>
              </w:rPr>
              <w:t>TCI Target Concentration</w:t>
            </w:r>
          </w:p>
        </w:tc>
        <w:tc>
          <w:tcPr>
            <w:tcW w:w="3828" w:type="dxa"/>
            <w:tcBorders>
              <w:top w:val="single" w:sz="4" w:space="0" w:color="auto"/>
              <w:left w:val="single" w:sz="4" w:space="0" w:color="auto"/>
              <w:bottom w:val="single" w:sz="4" w:space="0" w:color="auto"/>
              <w:right w:val="single" w:sz="4" w:space="0" w:color="auto"/>
            </w:tcBorders>
          </w:tcPr>
          <w:p w14:paraId="7949EE1B" w14:textId="1C17D03D" w:rsidR="008A2F99" w:rsidRPr="00D14684" w:rsidRDefault="00000000" w:rsidP="008A2F99">
            <w:pPr>
              <w:pStyle w:val="TableEntry"/>
              <w:ind w:left="1440" w:hanging="1368"/>
              <w:rPr>
                <w:bCs/>
                <w:szCs w:val="18"/>
              </w:rPr>
            </w:pPr>
            <w:sdt>
              <w:sdtPr>
                <w:rPr>
                  <w:szCs w:val="18"/>
                </w:rPr>
                <w:tag w:val="goog_rdk_122"/>
                <w:id w:val="2115611907"/>
              </w:sdtPr>
              <w:sdtContent>
                <w:r w:rsidR="008A2F99" w:rsidRPr="00D14684">
                  <w:rPr>
                    <w:color w:val="000000"/>
                    <w:szCs w:val="18"/>
                  </w:rPr>
                  <w:t>158124^</w:t>
                </w:r>
              </w:sdtContent>
            </w:sdt>
            <w:r w:rsidR="008A2F99" w:rsidRPr="00D14684">
              <w:rPr>
                <w:color w:val="000000"/>
                <w:szCs w:val="18"/>
              </w:rPr>
              <w:t>MDC_CONC_TCI_TARGET</w:t>
            </w:r>
          </w:p>
        </w:tc>
        <w:tc>
          <w:tcPr>
            <w:tcW w:w="3622" w:type="dxa"/>
          </w:tcPr>
          <w:sdt>
            <w:sdtPr>
              <w:tag w:val="goog_rdk_125"/>
              <w:id w:val="-657521255"/>
            </w:sdtPr>
            <w:sdtContent>
              <w:p w14:paraId="38999D75"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24"/>
                    <w:id w:val="-1832829113"/>
                  </w:sdtPr>
                  <w:sdtContent>
                    <w:r w:rsidR="008A2F99">
                      <w:rPr>
                        <w:color w:val="000000"/>
                        <w:sz w:val="18"/>
                        <w:szCs w:val="18"/>
                      </w:rPr>
                      <w:t>Same definition as MDC_CONC_DRUG</w:t>
                    </w:r>
                  </w:sdtContent>
                </w:sdt>
              </w:p>
            </w:sdtContent>
          </w:sdt>
          <w:p w14:paraId="5D5D501A" w14:textId="783A6246" w:rsidR="008A2F99" w:rsidRPr="001F42D3" w:rsidRDefault="00000000" w:rsidP="008A2F99">
            <w:pPr>
              <w:pStyle w:val="TableEntry"/>
              <w:ind w:left="1440" w:hanging="1368"/>
              <w:rPr>
                <w:bCs/>
                <w:color w:val="000000"/>
                <w:szCs w:val="18"/>
              </w:rPr>
            </w:pPr>
            <w:sdt>
              <w:sdtPr>
                <w:tag w:val="goog_rdk_126"/>
                <w:id w:val="-1259486059"/>
              </w:sdtPr>
              <w:sdtContent>
                <w:r w:rsidR="008A2F99">
                  <w:rPr>
                    <w:color w:val="000000"/>
                    <w:szCs w:val="18"/>
                  </w:rPr>
                  <w:t>Required if MDC_PUMP_TCI_MODE is present and different from pump-tci-none and pump-tci-user</w:t>
                </w:r>
              </w:sdtContent>
            </w:sdt>
          </w:p>
        </w:tc>
      </w:tr>
      <w:tr w:rsidR="008A2F99" w:rsidRPr="001F42D3" w14:paraId="518C38B0" w14:textId="5FD6E709"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86FD824" w14:textId="4FF70DA7" w:rsidR="008A2F99" w:rsidRPr="001F42D3" w:rsidRDefault="008A2F99" w:rsidP="008A2F99">
            <w:pPr>
              <w:pStyle w:val="TableEntry"/>
              <w:rPr>
                <w:color w:val="000000"/>
                <w:szCs w:val="18"/>
              </w:rPr>
            </w:pPr>
            <w:r w:rsidRPr="001F42D3">
              <w:rPr>
                <w:color w:val="000000"/>
                <w:szCs w:val="18"/>
              </w:rPr>
              <w:t>TCI current Plasma concentration</w:t>
            </w:r>
          </w:p>
        </w:tc>
        <w:bookmarkStart w:id="1980" w:name="_Hlk101286155"/>
        <w:bookmarkStart w:id="1981" w:name="OLE_LINK102"/>
        <w:tc>
          <w:tcPr>
            <w:tcW w:w="3828" w:type="dxa"/>
            <w:tcBorders>
              <w:top w:val="single" w:sz="4" w:space="0" w:color="auto"/>
              <w:left w:val="single" w:sz="4" w:space="0" w:color="auto"/>
              <w:bottom w:val="single" w:sz="4" w:space="0" w:color="auto"/>
              <w:right w:val="single" w:sz="4" w:space="0" w:color="auto"/>
            </w:tcBorders>
          </w:tcPr>
          <w:p w14:paraId="55C3BF3C" w14:textId="6B522333" w:rsidR="008A2F99" w:rsidRPr="00D14684" w:rsidRDefault="00000000" w:rsidP="008A2F99">
            <w:pPr>
              <w:pStyle w:val="TableEntry"/>
              <w:ind w:left="1440" w:hanging="1368"/>
              <w:rPr>
                <w:bCs/>
                <w:color w:val="000000"/>
                <w:szCs w:val="18"/>
              </w:rPr>
            </w:pPr>
            <w:sdt>
              <w:sdtPr>
                <w:rPr>
                  <w:szCs w:val="18"/>
                </w:rPr>
                <w:tag w:val="goog_rdk_128"/>
                <w:id w:val="-1201651616"/>
              </w:sdtPr>
              <w:sdtContent>
                <w:r w:rsidR="008A2F99" w:rsidRPr="00D14684">
                  <w:rPr>
                    <w:color w:val="000000"/>
                    <w:szCs w:val="18"/>
                  </w:rPr>
                  <w:t>158128^</w:t>
                </w:r>
              </w:sdtContent>
            </w:sdt>
            <w:r w:rsidR="008A2F99" w:rsidRPr="00D14684">
              <w:rPr>
                <w:color w:val="000000"/>
                <w:szCs w:val="18"/>
              </w:rPr>
              <w:t>MDC_CONC_TCI_CURRENT_PLASMA</w:t>
            </w:r>
            <w:bookmarkEnd w:id="1980"/>
            <w:bookmarkEnd w:id="1981"/>
          </w:p>
        </w:tc>
        <w:tc>
          <w:tcPr>
            <w:tcW w:w="3622" w:type="dxa"/>
          </w:tcPr>
          <w:sdt>
            <w:sdtPr>
              <w:tag w:val="goog_rdk_131"/>
              <w:id w:val="-1264011516"/>
            </w:sdtPr>
            <w:sdtContent>
              <w:p w14:paraId="5DA70BBA"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30"/>
                    <w:id w:val="-380827789"/>
                  </w:sdtPr>
                  <w:sdtContent>
                    <w:r w:rsidR="008A2F99">
                      <w:rPr>
                        <w:color w:val="000000"/>
                        <w:sz w:val="18"/>
                        <w:szCs w:val="18"/>
                      </w:rPr>
                      <w:t>Same definition as MDC_CONC_DRUG</w:t>
                    </w:r>
                  </w:sdtContent>
                </w:sdt>
              </w:p>
            </w:sdtContent>
          </w:sdt>
          <w:p w14:paraId="526A2C32" w14:textId="6C79D7A7" w:rsidR="008A2F99" w:rsidRPr="001F42D3" w:rsidRDefault="00000000" w:rsidP="008A2F99">
            <w:pPr>
              <w:pStyle w:val="TableEntry"/>
              <w:ind w:left="1440" w:hanging="1368"/>
              <w:rPr>
                <w:bCs/>
                <w:color w:val="000000"/>
                <w:szCs w:val="18"/>
              </w:rPr>
            </w:pPr>
            <w:sdt>
              <w:sdtPr>
                <w:tag w:val="goog_rdk_132"/>
                <w:id w:val="662032943"/>
              </w:sdtPr>
              <w:sdtContent>
                <w:r w:rsidR="008A2F99">
                  <w:rPr>
                    <w:color w:val="000000"/>
                    <w:szCs w:val="18"/>
                  </w:rPr>
                  <w:t>Required if MDC_PUMP_TCI_MODE is present and is different from pump-tci-none</w:t>
                </w:r>
              </w:sdtContent>
            </w:sdt>
          </w:p>
        </w:tc>
      </w:tr>
      <w:tr w:rsidR="008A2F99" w:rsidRPr="001F42D3" w14:paraId="25623366" w14:textId="4E2E5188"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02068D8F" w14:textId="54BA8639" w:rsidR="008A2F99" w:rsidRPr="001F42D3" w:rsidRDefault="008A2F99" w:rsidP="008A2F99">
            <w:pPr>
              <w:pStyle w:val="TableEntry"/>
              <w:rPr>
                <w:color w:val="000000"/>
                <w:szCs w:val="18"/>
              </w:rPr>
            </w:pPr>
            <w:r w:rsidRPr="001F42D3">
              <w:rPr>
                <w:color w:val="000000"/>
                <w:szCs w:val="18"/>
              </w:rPr>
              <w:t>TCI current Effect concentration</w:t>
            </w:r>
          </w:p>
        </w:tc>
        <w:tc>
          <w:tcPr>
            <w:tcW w:w="3828" w:type="dxa"/>
            <w:tcBorders>
              <w:top w:val="single" w:sz="4" w:space="0" w:color="auto"/>
              <w:left w:val="single" w:sz="4" w:space="0" w:color="auto"/>
              <w:bottom w:val="single" w:sz="4" w:space="0" w:color="auto"/>
              <w:right w:val="single" w:sz="4" w:space="0" w:color="auto"/>
            </w:tcBorders>
          </w:tcPr>
          <w:p w14:paraId="50714B4A" w14:textId="2765A09B" w:rsidR="008A2F99" w:rsidRPr="00D14684" w:rsidRDefault="00000000" w:rsidP="008A2F99">
            <w:pPr>
              <w:pStyle w:val="TableEntry"/>
              <w:ind w:left="1440" w:hanging="1368"/>
              <w:rPr>
                <w:bCs/>
                <w:color w:val="000000"/>
                <w:szCs w:val="18"/>
              </w:rPr>
            </w:pPr>
            <w:sdt>
              <w:sdtPr>
                <w:rPr>
                  <w:szCs w:val="18"/>
                </w:rPr>
                <w:tag w:val="goog_rdk_134"/>
                <w:id w:val="-1782394720"/>
              </w:sdtPr>
              <w:sdtContent>
                <w:r w:rsidR="008A2F99" w:rsidRPr="00D14684">
                  <w:rPr>
                    <w:color w:val="000000"/>
                    <w:szCs w:val="18"/>
                  </w:rPr>
                  <w:t>158132^</w:t>
                </w:r>
              </w:sdtContent>
            </w:sdt>
            <w:r w:rsidR="008A2F99" w:rsidRPr="00D14684">
              <w:rPr>
                <w:color w:val="000000"/>
                <w:szCs w:val="18"/>
              </w:rPr>
              <w:t>MDC_CONC_TCI_CURRENT_EFFECT</w:t>
            </w:r>
          </w:p>
        </w:tc>
        <w:tc>
          <w:tcPr>
            <w:tcW w:w="3622" w:type="dxa"/>
          </w:tcPr>
          <w:sdt>
            <w:sdtPr>
              <w:tag w:val="goog_rdk_137"/>
              <w:id w:val="-1143103549"/>
            </w:sdtPr>
            <w:sdtContent>
              <w:p w14:paraId="567C6213" w14:textId="77777777" w:rsidR="008A2F99" w:rsidRDefault="00000000" w:rsidP="008A2F99">
                <w:pPr>
                  <w:pBdr>
                    <w:top w:val="nil"/>
                    <w:left w:val="nil"/>
                    <w:bottom w:val="nil"/>
                    <w:right w:val="nil"/>
                    <w:between w:val="nil"/>
                  </w:pBdr>
                  <w:spacing w:before="40" w:after="40"/>
                  <w:ind w:left="54" w:right="72"/>
                  <w:rPr>
                    <w:color w:val="000000"/>
                    <w:sz w:val="18"/>
                    <w:szCs w:val="18"/>
                  </w:rPr>
                </w:pPr>
                <w:sdt>
                  <w:sdtPr>
                    <w:tag w:val="goog_rdk_136"/>
                    <w:id w:val="1039421760"/>
                  </w:sdtPr>
                  <w:sdtContent>
                    <w:r w:rsidR="008A2F99">
                      <w:rPr>
                        <w:color w:val="000000"/>
                        <w:sz w:val="18"/>
                        <w:szCs w:val="18"/>
                      </w:rPr>
                      <w:t>Same definition as MDC_CONC_DRUG</w:t>
                    </w:r>
                  </w:sdtContent>
                </w:sdt>
              </w:p>
            </w:sdtContent>
          </w:sdt>
          <w:p w14:paraId="61FAA04D" w14:textId="7CCB562E" w:rsidR="008A2F99" w:rsidRPr="001F42D3" w:rsidRDefault="00000000" w:rsidP="008A2F99">
            <w:pPr>
              <w:pStyle w:val="TableEntry"/>
              <w:ind w:left="1440" w:hanging="1368"/>
              <w:rPr>
                <w:bCs/>
                <w:color w:val="000000"/>
                <w:szCs w:val="18"/>
              </w:rPr>
            </w:pPr>
            <w:sdt>
              <w:sdtPr>
                <w:tag w:val="goog_rdk_138"/>
                <w:id w:val="1800799658"/>
              </w:sdtPr>
              <w:sdtContent>
                <w:r w:rsidR="008A2F99">
                  <w:rPr>
                    <w:color w:val="000000"/>
                    <w:szCs w:val="18"/>
                  </w:rPr>
                  <w:t>Required if MDC_PUMP_TCI_MODE is present and is different from pump-tci-none</w:t>
                </w:r>
              </w:sdtContent>
            </w:sdt>
          </w:p>
        </w:tc>
      </w:tr>
      <w:tr w:rsidR="008A2F99" w:rsidRPr="001F42D3" w14:paraId="3B8FD07C" w14:textId="66E49844"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12D89223" w14:textId="21C44DEB" w:rsidR="008A2F99" w:rsidRPr="001F42D3" w:rsidRDefault="008A2F99" w:rsidP="008A2F99">
            <w:pPr>
              <w:pStyle w:val="TableEntry"/>
              <w:rPr>
                <w:color w:val="000000"/>
                <w:szCs w:val="18"/>
              </w:rPr>
            </w:pPr>
            <w:r w:rsidRPr="001F42D3">
              <w:rPr>
                <w:color w:val="000000"/>
                <w:szCs w:val="18"/>
              </w:rPr>
              <w:t>Channel Relay State</w:t>
            </w:r>
          </w:p>
        </w:tc>
        <w:tc>
          <w:tcPr>
            <w:tcW w:w="3828" w:type="dxa"/>
            <w:tcBorders>
              <w:top w:val="single" w:sz="4" w:space="0" w:color="auto"/>
              <w:left w:val="single" w:sz="4" w:space="0" w:color="auto"/>
              <w:bottom w:val="single" w:sz="4" w:space="0" w:color="auto"/>
              <w:right w:val="single" w:sz="4" w:space="0" w:color="auto"/>
            </w:tcBorders>
          </w:tcPr>
          <w:p w14:paraId="196B119F" w14:textId="71BCA6A1" w:rsidR="008A2F99" w:rsidRPr="00D14684" w:rsidRDefault="00000000" w:rsidP="008A2F99">
            <w:pPr>
              <w:pStyle w:val="TableEntry"/>
              <w:ind w:left="1440" w:hanging="1368"/>
              <w:rPr>
                <w:bCs/>
                <w:color w:val="000000"/>
                <w:szCs w:val="18"/>
              </w:rPr>
            </w:pPr>
            <w:sdt>
              <w:sdtPr>
                <w:rPr>
                  <w:szCs w:val="18"/>
                </w:rPr>
                <w:tag w:val="goog_rdk_140"/>
                <w:id w:val="2009640265"/>
              </w:sdtPr>
              <w:sdtContent>
                <w:r w:rsidR="008A2F99" w:rsidRPr="00D14684">
                  <w:rPr>
                    <w:color w:val="000000"/>
                    <w:szCs w:val="18"/>
                  </w:rPr>
                  <w:t>158071^</w:t>
                </w:r>
              </w:sdtContent>
            </w:sdt>
            <w:r w:rsidR="008A2F99" w:rsidRPr="00D14684">
              <w:rPr>
                <w:color w:val="000000"/>
                <w:szCs w:val="18"/>
              </w:rPr>
              <w:t>MDC_PUMP_RELAY_STATE</w:t>
            </w:r>
          </w:p>
        </w:tc>
        <w:tc>
          <w:tcPr>
            <w:tcW w:w="3622" w:type="dxa"/>
          </w:tcPr>
          <w:sdt>
            <w:sdtPr>
              <w:tag w:val="goog_rdk_143"/>
              <w:id w:val="773903068"/>
            </w:sdtPr>
            <w:sdtContent>
              <w:p w14:paraId="6243A4DC" w14:textId="77777777" w:rsidR="008A2F99" w:rsidRDefault="00000000" w:rsidP="008A2F99">
                <w:pPr>
                  <w:pBdr>
                    <w:top w:val="nil"/>
                    <w:left w:val="nil"/>
                    <w:bottom w:val="nil"/>
                    <w:right w:val="nil"/>
                    <w:between w:val="nil"/>
                  </w:pBdr>
                  <w:spacing w:before="40" w:after="40"/>
                  <w:ind w:left="72" w:right="72"/>
                  <w:rPr>
                    <w:color w:val="000000"/>
                    <w:sz w:val="18"/>
                    <w:szCs w:val="18"/>
                  </w:rPr>
                </w:pPr>
                <w:sdt>
                  <w:sdtPr>
                    <w:tag w:val="goog_rdk_142"/>
                    <w:id w:val="1853487007"/>
                  </w:sdtPr>
                  <w:sdtContent>
                    <w:r w:rsidR="008A2F99">
                      <w:rPr>
                        <w:color w:val="000000"/>
                        <w:sz w:val="18"/>
                        <w:szCs w:val="18"/>
                      </w:rPr>
                      <w:t>Optional</w:t>
                    </w:r>
                  </w:sdtContent>
                </w:sdt>
              </w:p>
            </w:sdtContent>
          </w:sdt>
          <w:p w14:paraId="6AB250ED" w14:textId="5818684F" w:rsidR="008A2F99" w:rsidRPr="001F42D3" w:rsidRDefault="00000000" w:rsidP="008A2F99">
            <w:pPr>
              <w:pStyle w:val="TableEntry"/>
              <w:ind w:left="1440" w:hanging="1368"/>
              <w:rPr>
                <w:bCs/>
                <w:color w:val="000000"/>
                <w:szCs w:val="18"/>
              </w:rPr>
            </w:pPr>
            <w:sdt>
              <w:sdtPr>
                <w:tag w:val="goog_rdk_144"/>
                <w:id w:val="-548746308"/>
              </w:sdtPr>
              <w:sdtContent>
                <w:r w:rsidR="008A2F99">
                  <w:rPr>
                    <w:color w:val="000000"/>
                    <w:szCs w:val="18"/>
                  </w:rPr>
                  <w:t>See ENUM _ PUMP_RELAY_STATE below</w:t>
                </w:r>
              </w:sdtContent>
            </w:sdt>
          </w:p>
        </w:tc>
      </w:tr>
      <w:tr w:rsidR="008A2F99" w:rsidRPr="001F42D3" w14:paraId="1250A2DA" w14:textId="55D78756"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9306F78" w14:textId="75A0AFEC" w:rsidR="008A2F99" w:rsidRPr="001F42D3" w:rsidRDefault="008A2F99" w:rsidP="008A2F99">
            <w:pPr>
              <w:pStyle w:val="TableEntry"/>
              <w:rPr>
                <w:color w:val="000000"/>
                <w:szCs w:val="18"/>
              </w:rPr>
            </w:pPr>
            <w:r w:rsidRPr="001F42D3">
              <w:rPr>
                <w:color w:val="000000"/>
                <w:szCs w:val="18"/>
              </w:rPr>
              <w:t>Channel Relay GUID</w:t>
            </w:r>
          </w:p>
        </w:tc>
        <w:tc>
          <w:tcPr>
            <w:tcW w:w="3828" w:type="dxa"/>
            <w:tcBorders>
              <w:top w:val="single" w:sz="4" w:space="0" w:color="auto"/>
              <w:left w:val="single" w:sz="4" w:space="0" w:color="auto"/>
              <w:bottom w:val="single" w:sz="4" w:space="0" w:color="auto"/>
              <w:right w:val="single" w:sz="4" w:space="0" w:color="auto"/>
            </w:tcBorders>
          </w:tcPr>
          <w:p w14:paraId="62312476" w14:textId="5124E384" w:rsidR="008A2F99" w:rsidRPr="00D14684" w:rsidRDefault="00000000" w:rsidP="008A2F99">
            <w:pPr>
              <w:pStyle w:val="TableEntry"/>
              <w:ind w:left="1440" w:hanging="1368"/>
              <w:rPr>
                <w:bCs/>
                <w:color w:val="000000"/>
                <w:szCs w:val="18"/>
              </w:rPr>
            </w:pPr>
            <w:sdt>
              <w:sdtPr>
                <w:rPr>
                  <w:szCs w:val="18"/>
                </w:rPr>
                <w:tag w:val="goog_rdk_146"/>
                <w:id w:val="1769588832"/>
              </w:sdtPr>
              <w:sdtContent>
                <w:r w:rsidR="008A2F99" w:rsidRPr="00D14684">
                  <w:rPr>
                    <w:color w:val="000000"/>
                    <w:szCs w:val="18"/>
                  </w:rPr>
                  <w:t>158072^</w:t>
                </w:r>
              </w:sdtContent>
            </w:sdt>
            <w:r w:rsidR="008A2F99" w:rsidRPr="00D14684">
              <w:rPr>
                <w:color w:val="000000"/>
                <w:szCs w:val="18"/>
              </w:rPr>
              <w:t>MDC_PUMP_RELAY_GUID</w:t>
            </w:r>
          </w:p>
        </w:tc>
        <w:tc>
          <w:tcPr>
            <w:tcW w:w="3622" w:type="dxa"/>
          </w:tcPr>
          <w:p w14:paraId="486FD605" w14:textId="206D7272" w:rsidR="008A2F99" w:rsidRPr="001F42D3" w:rsidRDefault="00000000" w:rsidP="008A2F99">
            <w:pPr>
              <w:pStyle w:val="TableEntry"/>
              <w:ind w:left="1440" w:hanging="1368"/>
              <w:rPr>
                <w:bCs/>
                <w:color w:val="000000"/>
                <w:szCs w:val="18"/>
              </w:rPr>
            </w:pPr>
            <w:sdt>
              <w:sdtPr>
                <w:tag w:val="goog_rdk_148"/>
                <w:id w:val="257194147"/>
              </w:sdtPr>
              <w:sdtContent>
                <w:r w:rsidR="008A2F99">
                  <w:rPr>
                    <w:color w:val="000000"/>
                    <w:szCs w:val="18"/>
                  </w:rPr>
                  <w:t>Required if MDC_PUMP_RELAY_STATE is present and is different from pump-relay-none</w:t>
                </w:r>
              </w:sdtContent>
            </w:sdt>
          </w:p>
        </w:tc>
      </w:tr>
      <w:tr w:rsidR="00D14684" w:rsidRPr="001F42D3" w14:paraId="2A67E33F"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4700C4E" w14:textId="54B1D0E2" w:rsidR="00D14684" w:rsidRPr="001F42D3" w:rsidRDefault="00000000" w:rsidP="00D14684">
            <w:pPr>
              <w:pStyle w:val="TableEntry"/>
              <w:rPr>
                <w:color w:val="000000"/>
                <w:szCs w:val="18"/>
              </w:rPr>
            </w:pPr>
            <w:sdt>
              <w:sdtPr>
                <w:tag w:val="goog_rdk_150"/>
                <w:id w:val="-1756714539"/>
              </w:sdtPr>
              <w:sdtContent>
                <w:r w:rsidR="00D14684">
                  <w:rPr>
                    <w:color w:val="000000"/>
                    <w:szCs w:val="18"/>
                  </w:rPr>
                  <w:t>Current step number</w:t>
                </w:r>
              </w:sdtContent>
            </w:sdt>
          </w:p>
        </w:tc>
        <w:tc>
          <w:tcPr>
            <w:tcW w:w="3828" w:type="dxa"/>
            <w:tcBorders>
              <w:top w:val="single" w:sz="4" w:space="0" w:color="auto"/>
              <w:left w:val="single" w:sz="4" w:space="0" w:color="auto"/>
              <w:bottom w:val="single" w:sz="4" w:space="0" w:color="auto"/>
              <w:right w:val="single" w:sz="4" w:space="0" w:color="auto"/>
            </w:tcBorders>
          </w:tcPr>
          <w:p w14:paraId="6994F11D" w14:textId="44A74A0A" w:rsidR="00D14684" w:rsidRPr="00D14684" w:rsidRDefault="00000000" w:rsidP="00D14684">
            <w:pPr>
              <w:pStyle w:val="TableEntry"/>
              <w:ind w:left="1440" w:hanging="1368"/>
              <w:rPr>
                <w:szCs w:val="18"/>
              </w:rPr>
            </w:pPr>
            <w:sdt>
              <w:sdtPr>
                <w:tag w:val="goog_rdk_152"/>
                <w:id w:val="277869730"/>
              </w:sdtPr>
              <w:sdtContent>
                <w:r w:rsidR="00D14684">
                  <w:rPr>
                    <w:color w:val="000000"/>
                    <w:szCs w:val="18"/>
                  </w:rPr>
                  <w:t>158032^MDC_INFUS_ORDER_STEP_NUM</w:t>
                </w:r>
              </w:sdtContent>
            </w:sdt>
          </w:p>
        </w:tc>
        <w:tc>
          <w:tcPr>
            <w:tcW w:w="3622" w:type="dxa"/>
          </w:tcPr>
          <w:p w14:paraId="11F2CB24" w14:textId="60D0369A" w:rsidR="00D14684" w:rsidRDefault="00000000" w:rsidP="00D14684">
            <w:pPr>
              <w:pStyle w:val="TableEntry"/>
              <w:ind w:left="1440" w:hanging="1368"/>
            </w:pPr>
            <w:sdt>
              <w:sdtPr>
                <w:tag w:val="goog_rdk_154"/>
                <w:id w:val="-397209825"/>
              </w:sdtPr>
              <w:sdtContent>
                <w:r w:rsidR="00D14684">
                  <w:rPr>
                    <w:color w:val="000000"/>
                    <w:szCs w:val="18"/>
                  </w:rPr>
                  <w:t>Required if pump is programmed with a multi-step infusion.</w:t>
                </w:r>
              </w:sdtContent>
            </w:sdt>
          </w:p>
        </w:tc>
      </w:tr>
      <w:tr w:rsidR="00D14684" w:rsidRPr="001F42D3" w14:paraId="69F06E78"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6686351B" w14:textId="2ECB8B09" w:rsidR="00D14684" w:rsidRPr="001F42D3" w:rsidRDefault="00000000" w:rsidP="00D14684">
            <w:pPr>
              <w:pStyle w:val="TableEntry"/>
              <w:rPr>
                <w:color w:val="000000"/>
                <w:szCs w:val="18"/>
              </w:rPr>
            </w:pPr>
            <w:sdt>
              <w:sdtPr>
                <w:tag w:val="goog_rdk_156"/>
                <w:id w:val="-822735837"/>
              </w:sdtPr>
              <w:sdtContent>
                <w:r w:rsidR="00D14684">
                  <w:rPr>
                    <w:color w:val="000000"/>
                    <w:szCs w:val="18"/>
                  </w:rPr>
                  <w:t>Total number of steps</w:t>
                </w:r>
              </w:sdtContent>
            </w:sdt>
          </w:p>
        </w:tc>
        <w:tc>
          <w:tcPr>
            <w:tcW w:w="3828" w:type="dxa"/>
            <w:tcBorders>
              <w:top w:val="single" w:sz="4" w:space="0" w:color="auto"/>
              <w:left w:val="single" w:sz="4" w:space="0" w:color="auto"/>
              <w:bottom w:val="single" w:sz="4" w:space="0" w:color="auto"/>
              <w:right w:val="single" w:sz="4" w:space="0" w:color="auto"/>
            </w:tcBorders>
          </w:tcPr>
          <w:p w14:paraId="45B03FD3" w14:textId="51A1B0FC" w:rsidR="00D14684" w:rsidRPr="00D14684" w:rsidRDefault="00000000" w:rsidP="00D14684">
            <w:pPr>
              <w:pStyle w:val="TableEntry"/>
              <w:ind w:left="1440" w:hanging="1368"/>
              <w:rPr>
                <w:szCs w:val="18"/>
              </w:rPr>
            </w:pPr>
            <w:sdt>
              <w:sdtPr>
                <w:tag w:val="goog_rdk_158"/>
                <w:id w:val="-1696279468"/>
              </w:sdtPr>
              <w:sdtContent>
                <w:r w:rsidR="00D14684">
                  <w:rPr>
                    <w:color w:val="000000"/>
                    <w:szCs w:val="18"/>
                  </w:rPr>
                  <w:t>158033^MDC_INFUS_TOTAL_NUM_STEPS</w:t>
                </w:r>
              </w:sdtContent>
            </w:sdt>
          </w:p>
        </w:tc>
        <w:tc>
          <w:tcPr>
            <w:tcW w:w="3622" w:type="dxa"/>
          </w:tcPr>
          <w:p w14:paraId="158D5487" w14:textId="430F8FC9" w:rsidR="00D14684" w:rsidRDefault="00000000" w:rsidP="00D14684">
            <w:pPr>
              <w:pStyle w:val="TableEntry"/>
              <w:ind w:left="1440" w:hanging="1368"/>
            </w:pPr>
            <w:sdt>
              <w:sdtPr>
                <w:tag w:val="goog_rdk_160"/>
                <w:id w:val="44593660"/>
              </w:sdtPr>
              <w:sdtContent>
                <w:r w:rsidR="00D14684">
                  <w:rPr>
                    <w:color w:val="000000"/>
                    <w:szCs w:val="18"/>
                  </w:rPr>
                  <w:t>Required if pump is programmed with a multi-step infusion.</w:t>
                </w:r>
              </w:sdtContent>
            </w:sdt>
          </w:p>
        </w:tc>
      </w:tr>
      <w:tr w:rsidR="00D14684" w:rsidRPr="001F42D3" w14:paraId="00E7E25C"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47CAF0F9" w14:textId="470BDC80" w:rsidR="00D14684" w:rsidRPr="001F42D3" w:rsidRDefault="00000000" w:rsidP="00D14684">
            <w:pPr>
              <w:pStyle w:val="TableEntry"/>
              <w:rPr>
                <w:color w:val="000000"/>
                <w:szCs w:val="18"/>
              </w:rPr>
            </w:pPr>
            <w:sdt>
              <w:sdtPr>
                <w:tag w:val="goog_rdk_162"/>
                <w:id w:val="-357891751"/>
              </w:sdtPr>
              <w:sdtContent>
                <w:r w:rsidR="00D14684">
                  <w:rPr>
                    <w:color w:val="000000"/>
                    <w:szCs w:val="18"/>
                  </w:rPr>
                  <w:t>Current step programmed volume to be infused</w:t>
                </w:r>
              </w:sdtContent>
            </w:sdt>
          </w:p>
        </w:tc>
        <w:tc>
          <w:tcPr>
            <w:tcW w:w="3828" w:type="dxa"/>
            <w:tcBorders>
              <w:top w:val="single" w:sz="4" w:space="0" w:color="auto"/>
              <w:left w:val="single" w:sz="4" w:space="0" w:color="auto"/>
              <w:bottom w:val="single" w:sz="4" w:space="0" w:color="auto"/>
              <w:right w:val="single" w:sz="4" w:space="0" w:color="auto"/>
            </w:tcBorders>
          </w:tcPr>
          <w:p w14:paraId="4F8B5234" w14:textId="2D16E31B" w:rsidR="00D14684" w:rsidRPr="00D14684" w:rsidRDefault="00000000" w:rsidP="00D14684">
            <w:pPr>
              <w:pStyle w:val="TableEntry"/>
              <w:ind w:left="1440" w:hanging="1368"/>
              <w:rPr>
                <w:szCs w:val="18"/>
              </w:rPr>
            </w:pPr>
            <w:sdt>
              <w:sdtPr>
                <w:tag w:val="goog_rdk_164"/>
                <w:id w:val="906583146"/>
              </w:sdtPr>
              <w:sdtContent>
                <w:r w:rsidR="00D14684">
                  <w:rPr>
                    <w:color w:val="000000"/>
                    <w:szCs w:val="18"/>
                  </w:rPr>
                  <w:t>158034^MDC_VOL_STEP_TBI</w:t>
                </w:r>
              </w:sdtContent>
            </w:sdt>
          </w:p>
        </w:tc>
        <w:tc>
          <w:tcPr>
            <w:tcW w:w="3622" w:type="dxa"/>
          </w:tcPr>
          <w:p w14:paraId="2EDD7540" w14:textId="62135D05" w:rsidR="00D14684" w:rsidRDefault="00000000" w:rsidP="00D14684">
            <w:pPr>
              <w:pStyle w:val="TableEntry"/>
              <w:ind w:left="1440" w:hanging="1368"/>
            </w:pPr>
            <w:sdt>
              <w:sdtPr>
                <w:tag w:val="goog_rdk_166"/>
                <w:id w:val="-99823807"/>
              </w:sdtPr>
              <w:sdtContent>
                <w:r w:rsidR="00D14684">
                  <w:rPr>
                    <w:color w:val="000000"/>
                    <w:szCs w:val="18"/>
                  </w:rPr>
                  <w:t>Required if pump is programmed with a multi-step infusion.</w:t>
                </w:r>
              </w:sdtContent>
            </w:sdt>
          </w:p>
        </w:tc>
      </w:tr>
      <w:tr w:rsidR="00D14684" w:rsidRPr="001F42D3" w14:paraId="383F5533"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5AE3892F" w14:textId="1BE47D55" w:rsidR="00D14684" w:rsidRPr="001F42D3" w:rsidRDefault="00000000" w:rsidP="00D14684">
            <w:pPr>
              <w:pStyle w:val="TableEntry"/>
              <w:rPr>
                <w:color w:val="000000"/>
                <w:szCs w:val="18"/>
              </w:rPr>
            </w:pPr>
            <w:sdt>
              <w:sdtPr>
                <w:tag w:val="goog_rdk_168"/>
                <w:id w:val="-1564969890"/>
              </w:sdtPr>
              <w:sdtContent>
                <w:r w:rsidR="00D14684">
                  <w:rPr>
                    <w:color w:val="000000"/>
                    <w:szCs w:val="18"/>
                  </w:rPr>
                  <w:t>Current step volume delivered</w:t>
                </w:r>
              </w:sdtContent>
            </w:sdt>
          </w:p>
        </w:tc>
        <w:tc>
          <w:tcPr>
            <w:tcW w:w="3828" w:type="dxa"/>
            <w:tcBorders>
              <w:top w:val="single" w:sz="4" w:space="0" w:color="auto"/>
              <w:left w:val="single" w:sz="4" w:space="0" w:color="auto"/>
              <w:bottom w:val="single" w:sz="4" w:space="0" w:color="auto"/>
              <w:right w:val="single" w:sz="4" w:space="0" w:color="auto"/>
            </w:tcBorders>
          </w:tcPr>
          <w:p w14:paraId="6612BEE4" w14:textId="27A8EAAA" w:rsidR="00D14684" w:rsidRPr="00D14684" w:rsidRDefault="00000000" w:rsidP="00D14684">
            <w:pPr>
              <w:pStyle w:val="TableEntry"/>
              <w:ind w:left="1440" w:hanging="1368"/>
              <w:rPr>
                <w:szCs w:val="18"/>
              </w:rPr>
            </w:pPr>
            <w:sdt>
              <w:sdtPr>
                <w:tag w:val="goog_rdk_170"/>
                <w:id w:val="-646250728"/>
              </w:sdtPr>
              <w:sdtContent>
                <w:r w:rsidR="00D14684">
                  <w:rPr>
                    <w:color w:val="000000"/>
                    <w:szCs w:val="18"/>
                  </w:rPr>
                  <w:t>158035^MDC_VOL_STEP_DELIV</w:t>
                </w:r>
              </w:sdtContent>
            </w:sdt>
          </w:p>
        </w:tc>
        <w:tc>
          <w:tcPr>
            <w:tcW w:w="3622" w:type="dxa"/>
          </w:tcPr>
          <w:p w14:paraId="78322EEE" w14:textId="163F4BDC" w:rsidR="00D14684" w:rsidRDefault="00000000" w:rsidP="00D14684">
            <w:pPr>
              <w:pStyle w:val="TableEntry"/>
              <w:ind w:left="1440" w:hanging="1368"/>
            </w:pPr>
            <w:sdt>
              <w:sdtPr>
                <w:tag w:val="goog_rdk_172"/>
                <w:id w:val="-1093725011"/>
              </w:sdtPr>
              <w:sdtContent>
                <w:r w:rsidR="00D14684">
                  <w:rPr>
                    <w:color w:val="000000"/>
                    <w:szCs w:val="18"/>
                  </w:rPr>
                  <w:t>Required if pump is programmed with a multi-step infusion.</w:t>
                </w:r>
              </w:sdtContent>
            </w:sdt>
          </w:p>
        </w:tc>
      </w:tr>
      <w:tr w:rsidR="00D14684" w:rsidRPr="001F42D3" w14:paraId="76B4482D" w14:textId="77777777" w:rsidTr="009F1CF0">
        <w:trPr>
          <w:jc w:val="center"/>
        </w:trPr>
        <w:tc>
          <w:tcPr>
            <w:tcW w:w="2895" w:type="dxa"/>
            <w:tcBorders>
              <w:top w:val="single" w:sz="4" w:space="0" w:color="auto"/>
              <w:left w:val="single" w:sz="4" w:space="0" w:color="auto"/>
              <w:bottom w:val="single" w:sz="4" w:space="0" w:color="auto"/>
              <w:right w:val="single" w:sz="4" w:space="0" w:color="auto"/>
            </w:tcBorders>
          </w:tcPr>
          <w:p w14:paraId="70B45F5D" w14:textId="154DF112" w:rsidR="00D14684" w:rsidRPr="001F42D3" w:rsidRDefault="00000000" w:rsidP="00D14684">
            <w:pPr>
              <w:pStyle w:val="TableEntry"/>
              <w:rPr>
                <w:color w:val="000000"/>
                <w:szCs w:val="18"/>
              </w:rPr>
            </w:pPr>
            <w:sdt>
              <w:sdtPr>
                <w:tag w:val="goog_rdk_174"/>
                <w:id w:val="-2120122476"/>
              </w:sdtPr>
              <w:sdtContent>
                <w:r w:rsidR="00D14684">
                  <w:rPr>
                    <w:color w:val="000000"/>
                    <w:szCs w:val="18"/>
                  </w:rPr>
                  <w:t>Current step volume remaining to be infused</w:t>
                </w:r>
              </w:sdtContent>
            </w:sdt>
          </w:p>
        </w:tc>
        <w:tc>
          <w:tcPr>
            <w:tcW w:w="3828" w:type="dxa"/>
            <w:tcBorders>
              <w:top w:val="single" w:sz="4" w:space="0" w:color="auto"/>
              <w:left w:val="single" w:sz="4" w:space="0" w:color="auto"/>
              <w:bottom w:val="single" w:sz="4" w:space="0" w:color="auto"/>
              <w:right w:val="single" w:sz="4" w:space="0" w:color="auto"/>
            </w:tcBorders>
          </w:tcPr>
          <w:p w14:paraId="52BB6AD2" w14:textId="6A25F137" w:rsidR="00D14684" w:rsidRPr="00D14684" w:rsidRDefault="00000000" w:rsidP="00D14684">
            <w:pPr>
              <w:pStyle w:val="TableEntry"/>
              <w:ind w:left="1440" w:hanging="1368"/>
              <w:rPr>
                <w:szCs w:val="18"/>
              </w:rPr>
            </w:pPr>
            <w:sdt>
              <w:sdtPr>
                <w:tag w:val="goog_rdk_176"/>
                <w:id w:val="1693832785"/>
              </w:sdtPr>
              <w:sdtContent>
                <w:r w:rsidR="00D14684">
                  <w:rPr>
                    <w:color w:val="000000"/>
                    <w:szCs w:val="18"/>
                  </w:rPr>
                  <w:t>158036^MDC_VOL_STEP_REMAIN</w:t>
                </w:r>
              </w:sdtContent>
            </w:sdt>
          </w:p>
        </w:tc>
        <w:tc>
          <w:tcPr>
            <w:tcW w:w="3622" w:type="dxa"/>
          </w:tcPr>
          <w:p w14:paraId="7AFDD3D3" w14:textId="4CA3B53A" w:rsidR="00D14684" w:rsidRDefault="00000000" w:rsidP="00D14684">
            <w:pPr>
              <w:pStyle w:val="TableEntry"/>
              <w:ind w:left="1440" w:hanging="1368"/>
            </w:pPr>
            <w:sdt>
              <w:sdtPr>
                <w:tag w:val="goog_rdk_178"/>
                <w:id w:val="2058839267"/>
              </w:sdtPr>
              <w:sdtContent>
                <w:r w:rsidR="00D14684">
                  <w:rPr>
                    <w:color w:val="000000"/>
                    <w:szCs w:val="18"/>
                  </w:rPr>
                  <w:t>Required if pump is programmed with a multi-step infusion.</w:t>
                </w:r>
              </w:sdtContent>
            </w:sdt>
          </w:p>
        </w:tc>
      </w:tr>
    </w:tbl>
    <w:p w14:paraId="50AA4975" w14:textId="77777777" w:rsidR="008630D6" w:rsidRPr="001F42D3" w:rsidRDefault="008630D6" w:rsidP="008630D6">
      <w:pPr>
        <w:pStyle w:val="BodyText"/>
      </w:pPr>
    </w:p>
    <w:p w14:paraId="0AB3B1F9" w14:textId="1604263A" w:rsidR="008630D6" w:rsidRPr="001F42D3" w:rsidRDefault="008630D6" w:rsidP="005C1693">
      <w:pPr>
        <w:pStyle w:val="Note"/>
      </w:pPr>
      <w:r w:rsidRPr="001F42D3">
        <w:t>Note 1: When Pump Active Sources is primary or secondary, this parameter is reported under the corresponding containment group. When Pump Active Sources is PCA, loading, clinician, or intermittent, this parameter is reported under the containment group for the fluid source (primary or secondary).</w:t>
      </w:r>
    </w:p>
    <w:p w14:paraId="7CA490CB" w14:textId="77777777" w:rsidR="00D05CDF" w:rsidRPr="001F42D3" w:rsidRDefault="00D05CDF" w:rsidP="005C1693">
      <w:pPr>
        <w:pStyle w:val="Note"/>
      </w:pPr>
      <w:r w:rsidRPr="001F42D3">
        <w:rPr>
          <w:color w:val="000000"/>
          <w:szCs w:val="18"/>
        </w:rPr>
        <w:t xml:space="preserve">Enum for TCI Mode: ENUM  MDC_PUMP_TCI_MODE </w:t>
      </w:r>
    </w:p>
    <w:p w14:paraId="5053C696" w14:textId="7278701C" w:rsidR="00D05CDF" w:rsidRPr="001F42D3" w:rsidRDefault="00D05CDF">
      <w:pPr>
        <w:pStyle w:val="Note"/>
        <w:numPr>
          <w:ilvl w:val="0"/>
          <w:numId w:val="33"/>
        </w:numPr>
      </w:pPr>
      <w:r w:rsidRPr="001F42D3">
        <w:rPr>
          <w:b/>
          <w:color w:val="000000"/>
          <w:szCs w:val="18"/>
        </w:rPr>
        <w:lastRenderedPageBreak/>
        <w:t>pump-tci-none</w:t>
      </w:r>
      <w:r w:rsidRPr="001F42D3">
        <w:rPr>
          <w:color w:val="000000"/>
          <w:szCs w:val="18"/>
        </w:rPr>
        <w:t>:</w:t>
      </w:r>
      <w:r w:rsidRPr="001F42D3">
        <w:rPr>
          <w:color w:val="000000"/>
          <w:szCs w:val="18"/>
        </w:rPr>
        <w:tab/>
      </w:r>
      <w:r w:rsidRPr="001F42D3">
        <w:rPr>
          <w:color w:val="000000"/>
          <w:szCs w:val="18"/>
        </w:rPr>
        <w:tab/>
      </w:r>
      <w:r w:rsidR="00BB7406" w:rsidRPr="001F42D3">
        <w:rPr>
          <w:color w:val="000000"/>
          <w:szCs w:val="18"/>
        </w:rPr>
        <w:tab/>
      </w:r>
      <w:r w:rsidRPr="001F42D3">
        <w:rPr>
          <w:color w:val="000000"/>
          <w:szCs w:val="18"/>
        </w:rPr>
        <w:t>pump not in TCI mode (OBX is optional in that case)</w:t>
      </w:r>
    </w:p>
    <w:p w14:paraId="38F658A9" w14:textId="77777777" w:rsidR="00D05CDF" w:rsidRPr="001F42D3" w:rsidRDefault="00D05CDF">
      <w:pPr>
        <w:pStyle w:val="Note"/>
        <w:numPr>
          <w:ilvl w:val="0"/>
          <w:numId w:val="33"/>
        </w:numPr>
      </w:pPr>
      <w:r w:rsidRPr="001F42D3">
        <w:rPr>
          <w:b/>
          <w:color w:val="000000"/>
          <w:szCs w:val="18"/>
        </w:rPr>
        <w:t>pump-tci-target-plasma</w:t>
      </w:r>
      <w:r w:rsidRPr="001F42D3">
        <w:rPr>
          <w:color w:val="000000"/>
          <w:szCs w:val="18"/>
        </w:rPr>
        <w:t xml:space="preserve">: </w:t>
      </w:r>
      <w:r w:rsidRPr="001F42D3">
        <w:rPr>
          <w:color w:val="000000"/>
          <w:szCs w:val="18"/>
        </w:rPr>
        <w:tab/>
        <w:t>pump in TCI plasma target mode</w:t>
      </w:r>
    </w:p>
    <w:p w14:paraId="5DB42203" w14:textId="77777777" w:rsidR="00D05CDF" w:rsidRPr="001F42D3" w:rsidRDefault="00D05CDF">
      <w:pPr>
        <w:pStyle w:val="Note"/>
        <w:numPr>
          <w:ilvl w:val="0"/>
          <w:numId w:val="33"/>
        </w:numPr>
      </w:pPr>
      <w:r w:rsidRPr="001F42D3">
        <w:rPr>
          <w:b/>
          <w:color w:val="000000"/>
          <w:szCs w:val="18"/>
        </w:rPr>
        <w:t>pump-tci-target-effect</w:t>
      </w:r>
      <w:r w:rsidRPr="001F42D3">
        <w:rPr>
          <w:color w:val="000000"/>
          <w:szCs w:val="18"/>
        </w:rPr>
        <w:t>:</w:t>
      </w:r>
      <w:r w:rsidRPr="001F42D3">
        <w:rPr>
          <w:color w:val="000000"/>
          <w:szCs w:val="18"/>
        </w:rPr>
        <w:tab/>
      </w:r>
      <w:r w:rsidRPr="001F42D3">
        <w:rPr>
          <w:color w:val="000000"/>
          <w:szCs w:val="18"/>
        </w:rPr>
        <w:tab/>
        <w:t>pump in TCI effect target mode</w:t>
      </w:r>
    </w:p>
    <w:p w14:paraId="6289A607" w14:textId="6725D0E9" w:rsidR="00D05CDF" w:rsidRPr="001F42D3" w:rsidRDefault="00D05CDF">
      <w:pPr>
        <w:pStyle w:val="Note"/>
        <w:numPr>
          <w:ilvl w:val="0"/>
          <w:numId w:val="33"/>
        </w:numPr>
        <w:rPr>
          <w:szCs w:val="24"/>
        </w:rPr>
      </w:pPr>
      <w:r w:rsidRPr="001F42D3">
        <w:rPr>
          <w:b/>
          <w:color w:val="000000"/>
          <w:szCs w:val="18"/>
        </w:rPr>
        <w:t>pump-tci-user</w:t>
      </w:r>
      <w:r w:rsidRPr="001F42D3">
        <w:rPr>
          <w:color w:val="000000"/>
          <w:szCs w:val="18"/>
        </w:rPr>
        <w:t>:</w:t>
      </w:r>
      <w:r w:rsidRPr="001F42D3">
        <w:rPr>
          <w:color w:val="000000"/>
          <w:szCs w:val="18"/>
        </w:rPr>
        <w:tab/>
      </w:r>
      <w:r w:rsidRPr="001F42D3">
        <w:rPr>
          <w:color w:val="000000"/>
          <w:szCs w:val="18"/>
        </w:rPr>
        <w:tab/>
      </w:r>
      <w:r w:rsidR="00BB7406" w:rsidRPr="001F42D3">
        <w:rPr>
          <w:color w:val="000000"/>
          <w:szCs w:val="18"/>
        </w:rPr>
        <w:tab/>
      </w:r>
      <w:r w:rsidRPr="001F42D3">
        <w:rPr>
          <w:color w:val="000000"/>
          <w:szCs w:val="18"/>
        </w:rPr>
        <w:t>pump in TCI no target mode</w:t>
      </w:r>
    </w:p>
    <w:p w14:paraId="29B0449D" w14:textId="77777777" w:rsidR="00502827" w:rsidRPr="001F42D3" w:rsidRDefault="00502827" w:rsidP="005C1693">
      <w:pPr>
        <w:pStyle w:val="Note"/>
      </w:pPr>
      <w:r w:rsidRPr="001F42D3">
        <w:rPr>
          <w:color w:val="000000"/>
          <w:szCs w:val="18"/>
        </w:rPr>
        <w:t xml:space="preserve">Enum for Channel Relay State: ENUM _PUMP_RELAY_STATE </w:t>
      </w:r>
    </w:p>
    <w:p w14:paraId="6A451758" w14:textId="77777777" w:rsidR="00502827" w:rsidRPr="001F42D3" w:rsidRDefault="00502827">
      <w:pPr>
        <w:pStyle w:val="Note"/>
        <w:numPr>
          <w:ilvl w:val="0"/>
          <w:numId w:val="34"/>
        </w:numPr>
      </w:pPr>
      <w:r w:rsidRPr="001F42D3">
        <w:rPr>
          <w:b/>
          <w:color w:val="000000"/>
          <w:szCs w:val="18"/>
        </w:rPr>
        <w:t>pump-relay-none</w:t>
      </w:r>
      <w:r w:rsidRPr="001F42D3">
        <w:rPr>
          <w:color w:val="000000"/>
          <w:szCs w:val="18"/>
        </w:rPr>
        <w:t>:</w:t>
      </w:r>
      <w:r w:rsidRPr="001F42D3">
        <w:rPr>
          <w:color w:val="000000"/>
          <w:szCs w:val="18"/>
        </w:rPr>
        <w:tab/>
        <w:t xml:space="preserve">pump not participating in a relay </w:t>
      </w:r>
    </w:p>
    <w:p w14:paraId="779D82C7" w14:textId="77777777" w:rsidR="00502827" w:rsidRPr="001F42D3" w:rsidRDefault="00502827">
      <w:pPr>
        <w:pStyle w:val="Note"/>
        <w:numPr>
          <w:ilvl w:val="0"/>
          <w:numId w:val="34"/>
        </w:numPr>
      </w:pPr>
      <w:r w:rsidRPr="001F42D3">
        <w:rPr>
          <w:b/>
          <w:color w:val="000000"/>
          <w:szCs w:val="18"/>
        </w:rPr>
        <w:t>pump-relay-infusing</w:t>
      </w:r>
      <w:r w:rsidRPr="001F42D3">
        <w:rPr>
          <w:color w:val="000000"/>
          <w:szCs w:val="18"/>
        </w:rPr>
        <w:t xml:space="preserve">: </w:t>
      </w:r>
      <w:r w:rsidRPr="001F42D3">
        <w:rPr>
          <w:color w:val="000000"/>
          <w:szCs w:val="18"/>
        </w:rPr>
        <w:tab/>
        <w:t>pump infusing in a relay</w:t>
      </w:r>
    </w:p>
    <w:p w14:paraId="70AEF723" w14:textId="77777777" w:rsidR="00502827" w:rsidRPr="001F42D3" w:rsidRDefault="00502827">
      <w:pPr>
        <w:pStyle w:val="Note"/>
        <w:numPr>
          <w:ilvl w:val="0"/>
          <w:numId w:val="34"/>
        </w:numPr>
      </w:pPr>
      <w:r w:rsidRPr="001F42D3">
        <w:rPr>
          <w:b/>
          <w:color w:val="000000"/>
          <w:szCs w:val="18"/>
        </w:rPr>
        <w:t>pump-relay-waiting</w:t>
      </w:r>
      <w:r w:rsidRPr="001F42D3">
        <w:rPr>
          <w:color w:val="000000"/>
          <w:szCs w:val="18"/>
        </w:rPr>
        <w:t>:</w:t>
      </w:r>
      <w:r w:rsidRPr="001F42D3">
        <w:rPr>
          <w:color w:val="000000"/>
          <w:szCs w:val="18"/>
        </w:rPr>
        <w:tab/>
        <w:t>pump programmed for a relay and waiting to take that relay</w:t>
      </w:r>
    </w:p>
    <w:p w14:paraId="034BFAD2" w14:textId="77777777" w:rsidR="00502827" w:rsidRPr="001F42D3" w:rsidRDefault="00502827">
      <w:pPr>
        <w:pStyle w:val="Note"/>
        <w:numPr>
          <w:ilvl w:val="0"/>
          <w:numId w:val="34"/>
        </w:numPr>
      </w:pPr>
      <w:r w:rsidRPr="001F42D3">
        <w:rPr>
          <w:b/>
          <w:color w:val="000000"/>
          <w:szCs w:val="18"/>
        </w:rPr>
        <w:t>pump-relay-complete</w:t>
      </w:r>
      <w:r w:rsidRPr="001F42D3">
        <w:rPr>
          <w:color w:val="000000"/>
          <w:szCs w:val="18"/>
        </w:rPr>
        <w:t>:</w:t>
      </w:r>
      <w:r w:rsidRPr="001F42D3">
        <w:rPr>
          <w:color w:val="000000"/>
          <w:szCs w:val="18"/>
        </w:rPr>
        <w:tab/>
        <w:t>pump has just been relayed, and is waiting to be powered off or prepared for next relay</w:t>
      </w:r>
    </w:p>
    <w:p w14:paraId="14E1FC92" w14:textId="77777777" w:rsidR="00502827" w:rsidRPr="001F42D3" w:rsidRDefault="00502827" w:rsidP="005C1693">
      <w:pPr>
        <w:pStyle w:val="BodyText"/>
      </w:pPr>
    </w:p>
    <w:p w14:paraId="3CA31BF2" w14:textId="78180B59" w:rsidR="00502827" w:rsidRPr="001F42D3" w:rsidRDefault="00502827" w:rsidP="005C1693">
      <w:pPr>
        <w:pStyle w:val="BodyText"/>
        <w:rPr>
          <w:szCs w:val="24"/>
        </w:rPr>
      </w:pPr>
      <w:r w:rsidRPr="001F42D3">
        <w:t xml:space="preserve">Note: if state is </w:t>
      </w:r>
      <w:r w:rsidRPr="001F42D3">
        <w:rPr>
          <w:b/>
        </w:rPr>
        <w:t>pump-relay-none</w:t>
      </w:r>
      <w:r w:rsidRPr="001F42D3">
        <w:t>:</w:t>
      </w:r>
    </w:p>
    <w:p w14:paraId="5873F884" w14:textId="77777777" w:rsidR="00502827" w:rsidRPr="001F42D3" w:rsidRDefault="00502827" w:rsidP="005C1693">
      <w:pPr>
        <w:pStyle w:val="ListBullet2"/>
        <w:rPr>
          <w:szCs w:val="24"/>
        </w:rPr>
      </w:pPr>
      <w:r w:rsidRPr="001F42D3">
        <w:t>The OBX is optional if there is/was no relay</w:t>
      </w:r>
    </w:p>
    <w:p w14:paraId="7411C57A" w14:textId="77777777" w:rsidR="00502827" w:rsidRPr="001F42D3" w:rsidRDefault="00502827" w:rsidP="005C1693">
      <w:pPr>
        <w:pStyle w:val="ListBullet2"/>
        <w:rPr>
          <w:szCs w:val="24"/>
        </w:rPr>
      </w:pPr>
      <w:r w:rsidRPr="001F42D3">
        <w:t>The OBX is required if there was a relay and it has been broken for any reason</w:t>
      </w:r>
    </w:p>
    <w:p w14:paraId="7E7955F0" w14:textId="1EF93902" w:rsidR="008630D6" w:rsidRPr="001F42D3" w:rsidRDefault="008630D6" w:rsidP="008630D6">
      <w:pPr>
        <w:pStyle w:val="BodyText"/>
      </w:pPr>
      <w:r w:rsidRPr="001F42D3">
        <w:t>The following table outlines the parameters that are sent with the Communication Status Change event.</w:t>
      </w:r>
    </w:p>
    <w:p w14:paraId="0FE2D7B8" w14:textId="7F35BB9C" w:rsidR="008630D6" w:rsidRPr="001F42D3" w:rsidRDefault="008630D6" w:rsidP="008630D6">
      <w:pPr>
        <w:pStyle w:val="TableTitle"/>
      </w:pPr>
      <w:r w:rsidRPr="001F42D3">
        <w:t xml:space="preserve">Table </w:t>
      </w:r>
      <w:r w:rsidR="00726697" w:rsidRPr="001F42D3">
        <w:t>M</w:t>
      </w:r>
      <w:r w:rsidRPr="001F42D3">
        <w:t>.1.2.1-</w:t>
      </w:r>
      <w:r w:rsidR="00D14684">
        <w:t>2</w:t>
      </w:r>
      <w:r w:rsidRPr="001F42D3">
        <w:t>: Infusion Pump Communication Status Change Event Parameters</w:t>
      </w:r>
    </w:p>
    <w:tbl>
      <w:tblPr>
        <w:tblW w:w="4492"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2387"/>
        <w:gridCol w:w="3002"/>
        <w:gridCol w:w="3002"/>
      </w:tblGrid>
      <w:tr w:rsidR="00D14684" w:rsidRPr="001F42D3" w14:paraId="27F39783" w14:textId="72D7B5F9" w:rsidTr="00D14684">
        <w:trPr>
          <w:trHeight w:val="315"/>
          <w:tblHeader/>
        </w:trPr>
        <w:tc>
          <w:tcPr>
            <w:tcW w:w="1422" w:type="pct"/>
            <w:shd w:val="clear" w:color="auto" w:fill="D9D9D9"/>
            <w:vAlign w:val="center"/>
          </w:tcPr>
          <w:p w14:paraId="0C7A6751" w14:textId="77777777" w:rsidR="00D14684" w:rsidRPr="001F42D3" w:rsidRDefault="00D14684" w:rsidP="00670CCB">
            <w:pPr>
              <w:pStyle w:val="TableEntryHeader"/>
            </w:pPr>
            <w:r w:rsidRPr="001F42D3">
              <w:t>PARAMETER</w:t>
            </w:r>
          </w:p>
        </w:tc>
        <w:tc>
          <w:tcPr>
            <w:tcW w:w="1789" w:type="pct"/>
            <w:shd w:val="clear" w:color="auto" w:fill="D9D9D9"/>
            <w:vAlign w:val="center"/>
          </w:tcPr>
          <w:p w14:paraId="4EDA4E1D" w14:textId="77777777" w:rsidR="00D14684" w:rsidRPr="001F42D3" w:rsidRDefault="00D14684" w:rsidP="00670CCB">
            <w:pPr>
              <w:pStyle w:val="TableEntryHeader"/>
            </w:pPr>
            <w:r w:rsidRPr="001F42D3">
              <w:t>NOTES</w:t>
            </w:r>
          </w:p>
        </w:tc>
        <w:tc>
          <w:tcPr>
            <w:tcW w:w="1789" w:type="pct"/>
            <w:shd w:val="clear" w:color="auto" w:fill="D9D9D9" w:themeFill="background1" w:themeFillShade="D9"/>
          </w:tcPr>
          <w:p w14:paraId="586D061F" w14:textId="61BCAB66" w:rsidR="00D14684" w:rsidRPr="001F42D3" w:rsidRDefault="00D14684" w:rsidP="00670CCB">
            <w:pPr>
              <w:pStyle w:val="TableEntryHeader"/>
            </w:pPr>
            <w:r>
              <w:t>MDC REFID</w:t>
            </w:r>
          </w:p>
        </w:tc>
      </w:tr>
      <w:tr w:rsidR="00D14684" w:rsidRPr="001F42D3" w14:paraId="61D12E6F" w14:textId="6990A60E" w:rsidTr="00D14684">
        <w:trPr>
          <w:trHeight w:val="315"/>
        </w:trPr>
        <w:tc>
          <w:tcPr>
            <w:tcW w:w="1422" w:type="pct"/>
            <w:vAlign w:val="center"/>
          </w:tcPr>
          <w:p w14:paraId="4708426C" w14:textId="77777777" w:rsidR="00D14684" w:rsidRPr="001F42D3" w:rsidRDefault="00D14684" w:rsidP="00670CCB">
            <w:pPr>
              <w:pStyle w:val="TableEntry"/>
            </w:pPr>
            <w:r w:rsidRPr="001F42D3">
              <w:t>Communication Status</w:t>
            </w:r>
          </w:p>
        </w:tc>
        <w:tc>
          <w:tcPr>
            <w:tcW w:w="1789" w:type="pct"/>
            <w:vAlign w:val="center"/>
          </w:tcPr>
          <w:p w14:paraId="22E90E2A" w14:textId="77777777" w:rsidR="00D14684" w:rsidRPr="001F42D3" w:rsidDel="00774633" w:rsidRDefault="00D14684" w:rsidP="00670CCB">
            <w:pPr>
              <w:pStyle w:val="TableEntry"/>
            </w:pPr>
            <w:r w:rsidRPr="001F42D3">
              <w:t>Required.</w:t>
            </w:r>
          </w:p>
        </w:tc>
        <w:tc>
          <w:tcPr>
            <w:tcW w:w="1789" w:type="pct"/>
          </w:tcPr>
          <w:p w14:paraId="6D3F5C45" w14:textId="654CA71F" w:rsidR="00D14684" w:rsidRPr="009E3C6C" w:rsidRDefault="00D14684" w:rsidP="00670CCB">
            <w:pPr>
              <w:pStyle w:val="TableEntry"/>
              <w:rPr>
                <w:b/>
                <w:szCs w:val="18"/>
              </w:rPr>
            </w:pPr>
            <w:r w:rsidRPr="009E3C6C">
              <w:rPr>
                <w:b/>
                <w:color w:val="000000"/>
                <w:szCs w:val="18"/>
              </w:rPr>
              <w:t>MDC_COMM_STATUS</w:t>
            </w:r>
          </w:p>
        </w:tc>
      </w:tr>
    </w:tbl>
    <w:p w14:paraId="30EF359C" w14:textId="77777777" w:rsidR="008630D6" w:rsidRPr="001F42D3" w:rsidRDefault="008630D6" w:rsidP="008630D6">
      <w:pPr>
        <w:pStyle w:val="BodyText"/>
      </w:pPr>
    </w:p>
    <w:p w14:paraId="63E880FB" w14:textId="4B6B4828" w:rsidR="008630D6" w:rsidRPr="001F42D3" w:rsidRDefault="008630D6" w:rsidP="008630D6">
      <w:pPr>
        <w:pStyle w:val="BodyText"/>
      </w:pPr>
      <w:r w:rsidRPr="001F42D3">
        <w:t xml:space="preserve">Table </w:t>
      </w:r>
      <w:r w:rsidR="00CE1CA8" w:rsidRPr="001F42D3">
        <w:t>M</w:t>
      </w:r>
      <w:r w:rsidRPr="001F42D3">
        <w:t>.1.2.1-</w:t>
      </w:r>
      <w:r w:rsidR="00D14684">
        <w:t>3</w:t>
      </w:r>
      <w:r w:rsidRPr="001F42D3">
        <w:t xml:space="preserve">: Clinical Scenarios describes the mapping of clinical scenarios to pump events. </w:t>
      </w:r>
    </w:p>
    <w:p w14:paraId="69A8F8D2" w14:textId="77777777" w:rsidR="008630D6" w:rsidRPr="001F42D3" w:rsidRDefault="008630D6" w:rsidP="008630D6">
      <w:pPr>
        <w:pStyle w:val="BodyText"/>
      </w:pPr>
      <w:r w:rsidRPr="001F42D3">
        <w:t>Notes:</w:t>
      </w:r>
    </w:p>
    <w:p w14:paraId="125E6FC0" w14:textId="77777777" w:rsidR="008630D6" w:rsidRPr="001F42D3" w:rsidRDefault="008630D6" w:rsidP="005C1693">
      <w:pPr>
        <w:pStyle w:val="ListBullet2"/>
      </w:pPr>
      <w:r w:rsidRPr="001F42D3">
        <w:t>The term “delivery segment” refers to the period between a MDC_EVT_PUMP_DELIV_START event and the next MDC_EVT_PUMP_DELIV_STOP or MDC_EVT_PUMP_DELIV_COMP event</w:t>
      </w:r>
    </w:p>
    <w:p w14:paraId="4BF1DBF6" w14:textId="77777777" w:rsidR="008630D6" w:rsidRPr="001F42D3" w:rsidRDefault="008630D6" w:rsidP="005C1693">
      <w:pPr>
        <w:pStyle w:val="ListBullet2"/>
      </w:pPr>
      <w:r w:rsidRPr="001F42D3">
        <w:t>Although the Pump Active Sources parameters can identify multiple sources, there is only one active source at a given time in each of the scenarios in the table</w:t>
      </w:r>
    </w:p>
    <w:p w14:paraId="18904396" w14:textId="77777777" w:rsidR="008630D6" w:rsidRPr="001F42D3" w:rsidRDefault="008630D6" w:rsidP="005C1693">
      <w:pPr>
        <w:pStyle w:val="ListBullet2"/>
      </w:pPr>
      <w:r w:rsidRPr="001F42D3">
        <w:t>For Pump Active Sources, the value “pump-source-info-*” indicates that either pump-source-info-primary or pump-source-info-secondary is a valid value for the event</w:t>
      </w:r>
    </w:p>
    <w:p w14:paraId="717D9573" w14:textId="77777777" w:rsidR="008630D6" w:rsidRPr="001F42D3" w:rsidRDefault="008630D6" w:rsidP="005C1693">
      <w:pPr>
        <w:pStyle w:val="ListBullet2"/>
      </w:pPr>
      <w:r w:rsidRPr="001F42D3">
        <w:t xml:space="preserve">When Pump Active Sources is one of the following: </w:t>
      </w:r>
    </w:p>
    <w:p w14:paraId="79DB5350" w14:textId="77777777" w:rsidR="008630D6" w:rsidRPr="001F42D3" w:rsidRDefault="008630D6" w:rsidP="005C1693">
      <w:pPr>
        <w:pStyle w:val="ListBullet3"/>
      </w:pPr>
      <w:r w:rsidRPr="001F42D3">
        <w:t>pump-source-info-pca</w:t>
      </w:r>
    </w:p>
    <w:p w14:paraId="6E180BB0" w14:textId="77777777" w:rsidR="008630D6" w:rsidRPr="001F42D3" w:rsidRDefault="008630D6" w:rsidP="005C1693">
      <w:pPr>
        <w:pStyle w:val="ListBullet3"/>
      </w:pPr>
      <w:r w:rsidRPr="001F42D3">
        <w:t>pump-source-info-loading</w:t>
      </w:r>
    </w:p>
    <w:p w14:paraId="2B8540DF" w14:textId="77777777" w:rsidR="008630D6" w:rsidRPr="001F42D3" w:rsidRDefault="008630D6" w:rsidP="005C1693">
      <w:pPr>
        <w:pStyle w:val="ListBullet3"/>
      </w:pPr>
      <w:r w:rsidRPr="001F42D3">
        <w:t>pump-source-info-clinician</w:t>
      </w:r>
    </w:p>
    <w:p w14:paraId="32166E13" w14:textId="77777777" w:rsidR="008630D6" w:rsidRPr="001F42D3" w:rsidRDefault="008630D6" w:rsidP="005C1693">
      <w:pPr>
        <w:pStyle w:val="ListBullet3"/>
      </w:pPr>
      <w:r w:rsidRPr="001F42D3">
        <w:lastRenderedPageBreak/>
        <w:t>pump-source-info-intermittent</w:t>
      </w:r>
    </w:p>
    <w:p w14:paraId="2189982F" w14:textId="77777777" w:rsidR="008630D6" w:rsidRPr="001F42D3" w:rsidRDefault="008630D6" w:rsidP="005C1693">
      <w:pPr>
        <w:pStyle w:val="ListBullet3"/>
      </w:pPr>
      <w:r w:rsidRPr="001F42D3">
        <w:t>parameter values specific to that dose are reported within a corresponding containment group (reflected in the scenarios as “Active Source Parameters (pump-source-info-...)". Parameters that apply to the overall delivery for the active fluid source (such as Cumulative Volume Delivered) are reported within a separate containment group for that source (reflected in the scenarios as “Source Parameters (primary or secondary)”).</w:t>
      </w:r>
    </w:p>
    <w:p w14:paraId="36A00F47" w14:textId="77777777" w:rsidR="008630D6" w:rsidRPr="001F42D3" w:rsidRDefault="008630D6" w:rsidP="005C1693">
      <w:pPr>
        <w:pStyle w:val="ListBullet2"/>
      </w:pPr>
      <w:r w:rsidRPr="001F42D3">
        <w:t>Source Channel Label is assigned a vendor-specific value (e.g., “primary” or “secondary”, ‘A’ or ‘B’, etc.). This is especially useful when Pump Active Sources is not pump-source-info-primary or pump-source-info-secondary (e.g., during a bolus). In that case, the source for the bolus can be identified via Source Channel Label.</w:t>
      </w:r>
    </w:p>
    <w:p w14:paraId="3576E638" w14:textId="77777777" w:rsidR="008630D6" w:rsidRPr="001F42D3" w:rsidRDefault="008630D6" w:rsidP="005C1693">
      <w:pPr>
        <w:pStyle w:val="ListBullet2"/>
      </w:pPr>
      <w:r w:rsidRPr="001F42D3">
        <w:t>The value of pump-delivery-status-transitioning for Current Delivery Status is applicable to transitional stop and complete events in cases where the medication or fluid associated with the source will continue to be delivered after the transition (e.g., to/from bolus, to KVO, titration, etc.). It should not be used for transitions from piggyback to primary.</w:t>
      </w:r>
    </w:p>
    <w:p w14:paraId="2D6ABA80" w14:textId="5EFDCAD0" w:rsidR="008630D6" w:rsidRPr="001F42D3" w:rsidRDefault="008630D6" w:rsidP="005C1693">
      <w:pPr>
        <w:pStyle w:val="ListBullet2"/>
      </w:pPr>
      <w:r w:rsidRPr="001F42D3">
        <w:t>For events where Current Delivery Status = pump-delivery-status-transitioning, the values for Infusing Status and Current Pump Fluid Flow must be consistent</w:t>
      </w:r>
      <w:r w:rsidR="00E57811" w:rsidRPr="001F42D3">
        <w:t xml:space="preserve">, </w:t>
      </w:r>
      <w:r w:rsidRPr="001F42D3">
        <w:t>i.e., either:</w:t>
      </w:r>
    </w:p>
    <w:p w14:paraId="72819744" w14:textId="77777777" w:rsidR="008630D6" w:rsidRPr="001F42D3" w:rsidRDefault="008630D6" w:rsidP="005C1693">
      <w:pPr>
        <w:pStyle w:val="ListBullet3"/>
      </w:pPr>
      <w:r w:rsidRPr="001F42D3">
        <w:t xml:space="preserve">Infusing Status = pump-status-infusing and Current Pump Fluid Flow &gt; 0, or </w:t>
      </w:r>
    </w:p>
    <w:p w14:paraId="7094F294" w14:textId="77777777" w:rsidR="008630D6" w:rsidRPr="001F42D3" w:rsidRDefault="008630D6" w:rsidP="005C1693">
      <w:pPr>
        <w:pStyle w:val="ListBullet3"/>
      </w:pPr>
      <w:r w:rsidRPr="001F42D3">
        <w:t>Infusing Status = pump-status-not-infusing and Current Pump Fluid Flow = 0</w:t>
      </w:r>
    </w:p>
    <w:p w14:paraId="1D2B00BE" w14:textId="77777777" w:rsidR="008630D6" w:rsidRPr="001F42D3" w:rsidRDefault="008630D6" w:rsidP="005C1693">
      <w:pPr>
        <w:pStyle w:val="ListBullet3"/>
      </w:pPr>
      <w:r w:rsidRPr="001F42D3">
        <w:t>In the scenarios, the terms “pump reported status” and “pump reported rate” are used in place of actual values to indicate that it is vendor-specific as to which of these two combinations of values will be reported.</w:t>
      </w:r>
    </w:p>
    <w:p w14:paraId="15C83EEF" w14:textId="77777777" w:rsidR="008630D6" w:rsidRPr="001F42D3" w:rsidRDefault="008630D6" w:rsidP="005C1693">
      <w:pPr>
        <w:pStyle w:val="ListBullet2"/>
      </w:pPr>
      <w:r w:rsidRPr="001F42D3">
        <w:t>Additional clinical scenarios will be added to this table as they are identified.</w:t>
      </w:r>
    </w:p>
    <w:p w14:paraId="7EAF2BFA" w14:textId="6DBC035D" w:rsidR="008630D6" w:rsidRPr="001F42D3" w:rsidRDefault="008630D6" w:rsidP="008630D6">
      <w:pPr>
        <w:pStyle w:val="TableTitle"/>
      </w:pPr>
      <w:r w:rsidRPr="001F42D3">
        <w:lastRenderedPageBreak/>
        <w:t xml:space="preserve">Table </w:t>
      </w:r>
      <w:r w:rsidR="00726697" w:rsidRPr="001F42D3">
        <w:t>M</w:t>
      </w:r>
      <w:r w:rsidRPr="001F42D3">
        <w:t>.1.2.1-</w:t>
      </w:r>
      <w:r w:rsidR="00D14684">
        <w:t>3</w:t>
      </w:r>
      <w:r w:rsidRPr="001F42D3">
        <w:t>: Clinical Scenarios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23"/>
        <w:gridCol w:w="2461"/>
        <w:gridCol w:w="3516"/>
        <w:gridCol w:w="1950"/>
      </w:tblGrid>
      <w:tr w:rsidR="008630D6" w:rsidRPr="001F42D3" w14:paraId="6B8BE364" w14:textId="77777777" w:rsidTr="00670CCB">
        <w:trPr>
          <w:tblHeader/>
        </w:trPr>
        <w:tc>
          <w:tcPr>
            <w:tcW w:w="761" w:type="pct"/>
            <w:shd w:val="clear" w:color="auto" w:fill="E0E0E0"/>
            <w:vAlign w:val="center"/>
          </w:tcPr>
          <w:p w14:paraId="213717F9" w14:textId="77777777" w:rsidR="008630D6" w:rsidRPr="001F42D3" w:rsidRDefault="008630D6" w:rsidP="00670CCB">
            <w:pPr>
              <w:pStyle w:val="TableEntryHeader"/>
            </w:pPr>
            <w:r w:rsidRPr="001F42D3">
              <w:t>Clinical Scenario</w:t>
            </w:r>
          </w:p>
        </w:tc>
        <w:tc>
          <w:tcPr>
            <w:tcW w:w="1316" w:type="pct"/>
            <w:shd w:val="clear" w:color="auto" w:fill="E0E0E0"/>
            <w:vAlign w:val="center"/>
          </w:tcPr>
          <w:p w14:paraId="599F7290" w14:textId="77777777" w:rsidR="008630D6" w:rsidRPr="001F42D3" w:rsidRDefault="008630D6" w:rsidP="00670CCB">
            <w:pPr>
              <w:pStyle w:val="TableEntryHeader"/>
            </w:pPr>
            <w:r w:rsidRPr="001F42D3">
              <w:t>PCD-10    Event</w:t>
            </w:r>
          </w:p>
        </w:tc>
        <w:tc>
          <w:tcPr>
            <w:tcW w:w="1880" w:type="pct"/>
            <w:shd w:val="clear" w:color="auto" w:fill="E0E0E0"/>
            <w:vAlign w:val="center"/>
          </w:tcPr>
          <w:p w14:paraId="54FAE69D" w14:textId="77777777" w:rsidR="008630D6" w:rsidRPr="001F42D3" w:rsidRDefault="008630D6" w:rsidP="00670CCB">
            <w:pPr>
              <w:pStyle w:val="TableEntryHeader"/>
            </w:pPr>
            <w:r w:rsidRPr="001F42D3">
              <w:t>Parameters</w:t>
            </w:r>
          </w:p>
        </w:tc>
        <w:tc>
          <w:tcPr>
            <w:tcW w:w="1043" w:type="pct"/>
            <w:shd w:val="clear" w:color="auto" w:fill="E0E0E0"/>
            <w:vAlign w:val="center"/>
          </w:tcPr>
          <w:p w14:paraId="386DE8E1" w14:textId="77777777" w:rsidR="008630D6" w:rsidRPr="001F42D3" w:rsidRDefault="008630D6" w:rsidP="00670CCB">
            <w:pPr>
              <w:pStyle w:val="TableEntryHeader"/>
            </w:pPr>
            <w:r w:rsidRPr="001F42D3">
              <w:t>Discussion</w:t>
            </w:r>
          </w:p>
        </w:tc>
      </w:tr>
      <w:tr w:rsidR="008630D6" w:rsidRPr="001F42D3" w14:paraId="234429F2" w14:textId="77777777" w:rsidTr="00670CCB">
        <w:trPr>
          <w:cantSplit/>
          <w:trHeight w:val="139"/>
        </w:trPr>
        <w:tc>
          <w:tcPr>
            <w:tcW w:w="761" w:type="pct"/>
            <w:vMerge w:val="restart"/>
          </w:tcPr>
          <w:p w14:paraId="709F637E" w14:textId="77777777" w:rsidR="008630D6" w:rsidRPr="001F42D3" w:rsidRDefault="008630D6" w:rsidP="00670CCB">
            <w:pPr>
              <w:pStyle w:val="TableEntry"/>
            </w:pPr>
            <w:r w:rsidRPr="001F42D3">
              <w:t>New infusion start, followed by eventual transition to KVO, followed by transition from KVO to paused</w:t>
            </w:r>
          </w:p>
          <w:p w14:paraId="2DB8D5D5" w14:textId="77777777" w:rsidR="008630D6" w:rsidRPr="001F42D3" w:rsidRDefault="008630D6" w:rsidP="00670CCB">
            <w:pPr>
              <w:pStyle w:val="TableEntry"/>
            </w:pPr>
          </w:p>
          <w:p w14:paraId="26F00600" w14:textId="77777777" w:rsidR="008630D6" w:rsidRPr="001F42D3" w:rsidRDefault="008630D6" w:rsidP="00670CCB">
            <w:pPr>
              <w:pStyle w:val="TableEntry"/>
            </w:pPr>
          </w:p>
        </w:tc>
        <w:tc>
          <w:tcPr>
            <w:tcW w:w="1316" w:type="pct"/>
          </w:tcPr>
          <w:p w14:paraId="6122FBA0" w14:textId="77777777" w:rsidR="008630D6" w:rsidRPr="001F42D3" w:rsidRDefault="008630D6" w:rsidP="00670CCB">
            <w:pPr>
              <w:pStyle w:val="TableEntry"/>
            </w:pPr>
            <w:r w:rsidRPr="001F42D3">
              <w:t>MDC_EVT_PUMP_DELIV_ START</w:t>
            </w:r>
          </w:p>
        </w:tc>
        <w:tc>
          <w:tcPr>
            <w:tcW w:w="1880" w:type="pct"/>
          </w:tcPr>
          <w:p w14:paraId="161C09DC" w14:textId="77777777" w:rsidR="008630D6" w:rsidRPr="001F42D3" w:rsidRDefault="008630D6" w:rsidP="00670CCB">
            <w:pPr>
              <w:pStyle w:val="TableEntry"/>
              <w:rPr>
                <w:u w:val="single"/>
              </w:rPr>
            </w:pPr>
            <w:r w:rsidRPr="001F42D3">
              <w:rPr>
                <w:u w:val="single"/>
              </w:rPr>
              <w:t>Pump Delivery Info Parameters:</w:t>
            </w:r>
          </w:p>
          <w:p w14:paraId="4CB30381" w14:textId="77777777" w:rsidR="008630D6" w:rsidRPr="001F42D3" w:rsidRDefault="008630D6" w:rsidP="00670CCB">
            <w:pPr>
              <w:pStyle w:val="TableEntry"/>
            </w:pPr>
            <w:r w:rsidRPr="001F42D3">
              <w:rPr>
                <w:color w:val="0000FF"/>
              </w:rPr>
              <w:t>Infusing Status</w:t>
            </w:r>
            <w:r w:rsidRPr="001F42D3">
              <w:t>=pump-status-infusing</w:t>
            </w:r>
          </w:p>
          <w:p w14:paraId="0A9A49C1" w14:textId="77777777" w:rsidR="008630D6" w:rsidRPr="001F42D3" w:rsidRDefault="008630D6" w:rsidP="00670CCB">
            <w:pPr>
              <w:pStyle w:val="TableEntry"/>
            </w:pPr>
            <w:r w:rsidRPr="001F42D3">
              <w:rPr>
                <w:color w:val="0000FF"/>
              </w:rPr>
              <w:t>Current Pump Fluid Flow</w:t>
            </w:r>
            <w:r w:rsidRPr="001F42D3">
              <w:t>=programmed rate</w:t>
            </w:r>
          </w:p>
          <w:p w14:paraId="5C0C1514" w14:textId="77777777" w:rsidR="008630D6" w:rsidRPr="001F42D3" w:rsidRDefault="008630D6" w:rsidP="00670CCB">
            <w:pPr>
              <w:pStyle w:val="TableEntry"/>
            </w:pPr>
            <w:r w:rsidRPr="001F42D3">
              <w:rPr>
                <w:color w:val="0000FF"/>
              </w:rPr>
              <w:t>Pump Active Sources</w:t>
            </w:r>
            <w:r w:rsidRPr="001F42D3">
              <w:t>=pump-source-info-*</w:t>
            </w:r>
          </w:p>
          <w:p w14:paraId="5691814C" w14:textId="77777777" w:rsidR="008630D6" w:rsidRPr="001F42D3" w:rsidRDefault="008630D6" w:rsidP="00670CCB">
            <w:pPr>
              <w:pStyle w:val="TableEntry"/>
            </w:pPr>
          </w:p>
          <w:p w14:paraId="271A2311" w14:textId="77777777" w:rsidR="008630D6" w:rsidRPr="001F42D3" w:rsidRDefault="008630D6" w:rsidP="00670CCB">
            <w:pPr>
              <w:pStyle w:val="TableEntry"/>
              <w:rPr>
                <w:u w:val="single"/>
              </w:rPr>
            </w:pPr>
            <w:r w:rsidRPr="001F42D3">
              <w:rPr>
                <w:u w:val="single"/>
              </w:rPr>
              <w:t>Active Source Parameters:</w:t>
            </w:r>
          </w:p>
          <w:p w14:paraId="30C01094" w14:textId="77777777" w:rsidR="008630D6" w:rsidRPr="001F42D3" w:rsidRDefault="008630D6" w:rsidP="00670CCB">
            <w:pPr>
              <w:pStyle w:val="TableEntry"/>
            </w:pPr>
            <w:r w:rsidRPr="001F42D3">
              <w:rPr>
                <w:color w:val="0000FF"/>
              </w:rPr>
              <w:t>Current Delivery Status</w:t>
            </w:r>
            <w:r w:rsidRPr="001F42D3">
              <w:t>=pump-delivery-status-delivering</w:t>
            </w:r>
          </w:p>
          <w:p w14:paraId="5348C998" w14:textId="77777777" w:rsidR="008630D6" w:rsidRPr="001F42D3" w:rsidRDefault="008630D6" w:rsidP="00670CCB">
            <w:pPr>
              <w:pStyle w:val="TableEntry"/>
            </w:pPr>
            <w:r w:rsidRPr="001F42D3">
              <w:rPr>
                <w:color w:val="0000FF"/>
              </w:rPr>
              <w:t>Program Delivery Mode</w:t>
            </w:r>
            <w:r w:rsidRPr="001F42D3">
              <w:t>=pump-program-delivery-mode-continuous</w:t>
            </w:r>
          </w:p>
          <w:p w14:paraId="2A6A9F2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5768EB05" w14:textId="77777777" w:rsidR="008630D6" w:rsidRPr="001F42D3" w:rsidRDefault="008630D6" w:rsidP="00670CCB">
            <w:pPr>
              <w:pStyle w:val="TableEntry"/>
            </w:pPr>
            <w:r w:rsidRPr="001F42D3">
              <w:rPr>
                <w:color w:val="0000FF"/>
              </w:rPr>
              <w:t>Rate</w:t>
            </w:r>
            <w:r w:rsidRPr="001F42D3">
              <w:t>=programmed rate</w:t>
            </w:r>
          </w:p>
          <w:p w14:paraId="6F0CF3B5" w14:textId="77777777" w:rsidR="008630D6" w:rsidRPr="001F42D3" w:rsidRDefault="008630D6" w:rsidP="00670CCB">
            <w:pPr>
              <w:pStyle w:val="TableEntry"/>
            </w:pPr>
            <w:r w:rsidRPr="001F42D3">
              <w:rPr>
                <w:color w:val="0000FF"/>
              </w:rPr>
              <w:t>Dose Rate</w:t>
            </w:r>
            <w:r w:rsidRPr="001F42D3">
              <w:t>=programmed dose rate</w:t>
            </w:r>
          </w:p>
          <w:p w14:paraId="5EEE5F3D" w14:textId="77777777" w:rsidR="008630D6" w:rsidRPr="001F42D3" w:rsidRDefault="008630D6" w:rsidP="00670CCB">
            <w:pPr>
              <w:pStyle w:val="TableEntry"/>
            </w:pPr>
            <w:r w:rsidRPr="001F42D3">
              <w:rPr>
                <w:color w:val="0000FF"/>
              </w:rPr>
              <w:t>Volume Programmed</w:t>
            </w:r>
            <w:r w:rsidRPr="001F42D3">
              <w:t>=volume programmed</w:t>
            </w:r>
          </w:p>
          <w:p w14:paraId="79C883FE" w14:textId="77777777" w:rsidR="008630D6" w:rsidRPr="001F42D3" w:rsidRDefault="008630D6" w:rsidP="00670CCB">
            <w:pPr>
              <w:pStyle w:val="TableEntry"/>
            </w:pPr>
            <w:r w:rsidRPr="001F42D3">
              <w:rPr>
                <w:color w:val="0000FF"/>
              </w:rPr>
              <w:t>Current Segment Volume Delivered</w:t>
            </w:r>
            <w:r w:rsidRPr="001F42D3">
              <w:t>=0</w:t>
            </w:r>
          </w:p>
          <w:p w14:paraId="1C7CA980" w14:textId="77777777" w:rsidR="008630D6" w:rsidRPr="001F42D3" w:rsidRDefault="008630D6" w:rsidP="00670CCB">
            <w:pPr>
              <w:pStyle w:val="TableEntry"/>
            </w:pPr>
            <w:r w:rsidRPr="001F42D3">
              <w:rPr>
                <w:color w:val="0000FF"/>
              </w:rPr>
              <w:t>Cumulative Volume Delivered</w:t>
            </w:r>
            <w:r w:rsidRPr="001F42D3">
              <w:t>=0</w:t>
            </w:r>
          </w:p>
          <w:p w14:paraId="757F61A6" w14:textId="77777777" w:rsidR="008630D6" w:rsidRPr="001F42D3" w:rsidRDefault="008630D6" w:rsidP="00670CCB">
            <w:pPr>
              <w:pStyle w:val="TableEntry"/>
            </w:pPr>
            <w:r w:rsidRPr="001F42D3">
              <w:rPr>
                <w:color w:val="0000FF"/>
              </w:rPr>
              <w:t>Volume Remaining</w:t>
            </w:r>
            <w:r w:rsidRPr="001F42D3">
              <w:t>=volume programmed</w:t>
            </w:r>
          </w:p>
          <w:p w14:paraId="32D20874" w14:textId="77777777" w:rsidR="008630D6" w:rsidRPr="001F42D3" w:rsidRDefault="008630D6" w:rsidP="00670CCB">
            <w:pPr>
              <w:pStyle w:val="TableEntry"/>
              <w:rPr>
                <w:color w:val="0000FF"/>
              </w:rPr>
            </w:pPr>
            <w:r w:rsidRPr="001F42D3">
              <w:rPr>
                <w:color w:val="0000FF"/>
              </w:rPr>
              <w:t>Time Remaining</w:t>
            </w:r>
            <w:r w:rsidRPr="001F42D3">
              <w:t>=based upon Volume Remaining and Rate</w:t>
            </w:r>
          </w:p>
        </w:tc>
        <w:tc>
          <w:tcPr>
            <w:tcW w:w="1043" w:type="pct"/>
            <w:vMerge w:val="restart"/>
          </w:tcPr>
          <w:p w14:paraId="3E9B1A64" w14:textId="77777777" w:rsidR="008630D6" w:rsidRPr="001F42D3" w:rsidRDefault="008630D6" w:rsidP="00670CCB">
            <w:pPr>
              <w:pStyle w:val="TableEntry"/>
            </w:pPr>
            <w:r w:rsidRPr="001F42D3">
              <w:t>Depending on pump make/model, Rate may not be specific to KVO rate and volume infused may continue to increase after the transition to KVO even though the VTBI has been met</w:t>
            </w:r>
          </w:p>
          <w:p w14:paraId="5F503668" w14:textId="77777777" w:rsidR="008630D6" w:rsidRPr="001F42D3" w:rsidRDefault="008630D6" w:rsidP="00670CCB">
            <w:pPr>
              <w:pStyle w:val="TableEntry"/>
            </w:pPr>
          </w:p>
        </w:tc>
      </w:tr>
      <w:tr w:rsidR="008630D6" w:rsidRPr="001F42D3" w14:paraId="52657071" w14:textId="77777777" w:rsidTr="00670CCB">
        <w:trPr>
          <w:cantSplit/>
          <w:trHeight w:val="139"/>
        </w:trPr>
        <w:tc>
          <w:tcPr>
            <w:tcW w:w="761" w:type="pct"/>
            <w:vMerge/>
          </w:tcPr>
          <w:p w14:paraId="0909ED8D" w14:textId="77777777" w:rsidR="008630D6" w:rsidRPr="001F42D3" w:rsidRDefault="008630D6" w:rsidP="00670CCB">
            <w:pPr>
              <w:pStyle w:val="TableEntry"/>
            </w:pPr>
          </w:p>
        </w:tc>
        <w:tc>
          <w:tcPr>
            <w:tcW w:w="1316" w:type="pct"/>
          </w:tcPr>
          <w:p w14:paraId="5CEAFC62" w14:textId="77777777" w:rsidR="008630D6" w:rsidRPr="001F42D3" w:rsidRDefault="008630D6" w:rsidP="00670CCB">
            <w:pPr>
              <w:pStyle w:val="TableEntry"/>
            </w:pPr>
            <w:r w:rsidRPr="001F42D3">
              <w:t>MDC_EVT_PUMP_DELIV_ COMP</w:t>
            </w:r>
          </w:p>
        </w:tc>
        <w:tc>
          <w:tcPr>
            <w:tcW w:w="1880" w:type="pct"/>
          </w:tcPr>
          <w:p w14:paraId="3DE1245A" w14:textId="77777777" w:rsidR="008630D6" w:rsidRPr="001F42D3" w:rsidRDefault="008630D6" w:rsidP="00670CCB">
            <w:pPr>
              <w:pStyle w:val="TableEntry"/>
              <w:rPr>
                <w:u w:val="single"/>
              </w:rPr>
            </w:pPr>
            <w:r w:rsidRPr="001F42D3">
              <w:rPr>
                <w:u w:val="single"/>
              </w:rPr>
              <w:t>Pump Delivery Info Parameters:</w:t>
            </w:r>
          </w:p>
          <w:p w14:paraId="013C67FE" w14:textId="77777777" w:rsidR="008630D6" w:rsidRPr="001F42D3" w:rsidRDefault="008630D6" w:rsidP="00670CCB">
            <w:pPr>
              <w:pStyle w:val="TableEntry"/>
            </w:pPr>
            <w:r w:rsidRPr="001F42D3">
              <w:rPr>
                <w:color w:val="0000FF"/>
              </w:rPr>
              <w:t>Infusing Status</w:t>
            </w:r>
            <w:r w:rsidRPr="001F42D3">
              <w:t>=pump reported status</w:t>
            </w:r>
          </w:p>
          <w:p w14:paraId="056E1FD8" w14:textId="77777777" w:rsidR="008630D6" w:rsidRPr="001F42D3" w:rsidRDefault="008630D6" w:rsidP="00670CCB">
            <w:pPr>
              <w:pStyle w:val="TableEntry"/>
            </w:pPr>
            <w:r w:rsidRPr="001F42D3">
              <w:rPr>
                <w:color w:val="0000FF"/>
              </w:rPr>
              <w:t>Current Pump Fluid Flow</w:t>
            </w:r>
            <w:r w:rsidRPr="001F42D3">
              <w:t>=pump reported rate</w:t>
            </w:r>
          </w:p>
          <w:p w14:paraId="6CC84728" w14:textId="77777777" w:rsidR="008630D6" w:rsidRPr="001F42D3" w:rsidRDefault="008630D6" w:rsidP="00670CCB">
            <w:pPr>
              <w:pStyle w:val="TableEntry"/>
            </w:pPr>
            <w:r w:rsidRPr="001F42D3">
              <w:rPr>
                <w:color w:val="0000FF"/>
              </w:rPr>
              <w:t>Pump Active Sources</w:t>
            </w:r>
            <w:r w:rsidRPr="001F42D3">
              <w:t>=pump-source-info-*</w:t>
            </w:r>
          </w:p>
          <w:p w14:paraId="5A5EBCE1" w14:textId="77777777" w:rsidR="008630D6" w:rsidRPr="001F42D3" w:rsidRDefault="008630D6" w:rsidP="00670CCB">
            <w:pPr>
              <w:pStyle w:val="TableEntry"/>
            </w:pPr>
          </w:p>
          <w:p w14:paraId="7F80DB2D" w14:textId="77777777" w:rsidR="008630D6" w:rsidRPr="001F42D3" w:rsidRDefault="008630D6" w:rsidP="00670CCB">
            <w:pPr>
              <w:pStyle w:val="TableEntry"/>
              <w:rPr>
                <w:u w:val="single"/>
              </w:rPr>
            </w:pPr>
            <w:r w:rsidRPr="001F42D3">
              <w:rPr>
                <w:u w:val="single"/>
              </w:rPr>
              <w:t>Active Source Parameters:</w:t>
            </w:r>
          </w:p>
          <w:p w14:paraId="0D654C94" w14:textId="77777777" w:rsidR="008630D6" w:rsidRPr="001F42D3" w:rsidRDefault="008630D6" w:rsidP="00670CCB">
            <w:pPr>
              <w:pStyle w:val="TableEntry"/>
            </w:pPr>
            <w:r w:rsidRPr="001F42D3">
              <w:rPr>
                <w:color w:val="0000FF"/>
              </w:rPr>
              <w:t>Current Delivery Status</w:t>
            </w:r>
            <w:r w:rsidRPr="001F42D3">
              <w:t>=pump-delivery-status-transitioning</w:t>
            </w:r>
          </w:p>
          <w:p w14:paraId="02378DBB" w14:textId="77777777" w:rsidR="008630D6" w:rsidRPr="001F42D3" w:rsidRDefault="008630D6" w:rsidP="00670CCB">
            <w:pPr>
              <w:pStyle w:val="TableEntry"/>
            </w:pPr>
            <w:r w:rsidRPr="001F42D3">
              <w:rPr>
                <w:color w:val="0000FF"/>
              </w:rPr>
              <w:t>Program Delivery Mode</w:t>
            </w:r>
            <w:r w:rsidRPr="001F42D3">
              <w:t>=pump-program-delivery-mode-continuous</w:t>
            </w:r>
          </w:p>
          <w:p w14:paraId="2844E8B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6A1A880" w14:textId="77777777" w:rsidR="008630D6" w:rsidRPr="001F42D3" w:rsidRDefault="008630D6" w:rsidP="00670CCB">
            <w:pPr>
              <w:pStyle w:val="TableEntry"/>
            </w:pPr>
            <w:r w:rsidRPr="001F42D3">
              <w:rPr>
                <w:color w:val="0000FF"/>
              </w:rPr>
              <w:t>Rate</w:t>
            </w:r>
            <w:r w:rsidRPr="001F42D3">
              <w:t>=programmed rate</w:t>
            </w:r>
          </w:p>
          <w:p w14:paraId="32CA216C" w14:textId="77777777" w:rsidR="008630D6" w:rsidRPr="001F42D3" w:rsidRDefault="008630D6" w:rsidP="00670CCB">
            <w:pPr>
              <w:pStyle w:val="TableEntry"/>
            </w:pPr>
            <w:r w:rsidRPr="001F42D3">
              <w:rPr>
                <w:color w:val="0000FF"/>
              </w:rPr>
              <w:t>Dose Rate</w:t>
            </w:r>
            <w:r w:rsidRPr="001F42D3">
              <w:t>=programmed dose rate</w:t>
            </w:r>
          </w:p>
          <w:p w14:paraId="0F710DDF" w14:textId="77777777" w:rsidR="008630D6" w:rsidRPr="001F42D3" w:rsidRDefault="008630D6" w:rsidP="00670CCB">
            <w:pPr>
              <w:pStyle w:val="TableEntry"/>
            </w:pPr>
            <w:r w:rsidRPr="001F42D3">
              <w:rPr>
                <w:color w:val="0000FF"/>
              </w:rPr>
              <w:t>Volume Programmed</w:t>
            </w:r>
            <w:r w:rsidRPr="001F42D3">
              <w:t>=volume programmed</w:t>
            </w:r>
          </w:p>
          <w:p w14:paraId="7F2DCB1F" w14:textId="77777777" w:rsidR="008630D6" w:rsidRPr="001F42D3" w:rsidRDefault="008630D6" w:rsidP="00670CCB">
            <w:pPr>
              <w:pStyle w:val="TableEntry"/>
            </w:pPr>
            <w:r w:rsidRPr="001F42D3">
              <w:rPr>
                <w:color w:val="0000FF"/>
              </w:rPr>
              <w:t>Current Segment Volume Delivered</w:t>
            </w:r>
            <w:r w:rsidRPr="001F42D3">
              <w:t>= volume programmed</w:t>
            </w:r>
          </w:p>
          <w:p w14:paraId="1AD65D6C" w14:textId="77777777" w:rsidR="008630D6" w:rsidRPr="001F42D3" w:rsidRDefault="008630D6" w:rsidP="00670CCB">
            <w:pPr>
              <w:pStyle w:val="TableEntry"/>
            </w:pPr>
            <w:r w:rsidRPr="001F42D3">
              <w:rPr>
                <w:color w:val="0000FF"/>
              </w:rPr>
              <w:t>Cumulative Volume Delivered</w:t>
            </w:r>
            <w:r w:rsidRPr="001F42D3">
              <w:t>=volume programmed</w:t>
            </w:r>
          </w:p>
          <w:p w14:paraId="2CCAC723" w14:textId="77777777" w:rsidR="008630D6" w:rsidRPr="001F42D3" w:rsidRDefault="008630D6" w:rsidP="00670CCB">
            <w:pPr>
              <w:pStyle w:val="TableEntry"/>
            </w:pPr>
            <w:r w:rsidRPr="001F42D3">
              <w:rPr>
                <w:color w:val="0000FF"/>
              </w:rPr>
              <w:t>Volume Remaining</w:t>
            </w:r>
            <w:r w:rsidRPr="001F42D3">
              <w:t>=0</w:t>
            </w:r>
          </w:p>
          <w:p w14:paraId="7A464774"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753020C1" w14:textId="77777777" w:rsidR="008630D6" w:rsidRPr="001F42D3" w:rsidRDefault="008630D6" w:rsidP="00670CCB">
            <w:pPr>
              <w:pStyle w:val="TableEntry"/>
            </w:pPr>
          </w:p>
        </w:tc>
      </w:tr>
      <w:tr w:rsidR="008630D6" w:rsidRPr="001F42D3" w14:paraId="433753D8" w14:textId="77777777" w:rsidTr="00670CCB">
        <w:trPr>
          <w:cantSplit/>
          <w:trHeight w:val="139"/>
        </w:trPr>
        <w:tc>
          <w:tcPr>
            <w:tcW w:w="761" w:type="pct"/>
            <w:vMerge/>
          </w:tcPr>
          <w:p w14:paraId="18978149" w14:textId="77777777" w:rsidR="008630D6" w:rsidRPr="001F42D3" w:rsidRDefault="008630D6" w:rsidP="00670CCB">
            <w:pPr>
              <w:pStyle w:val="TableEntry"/>
              <w:rPr>
                <w:rFonts w:ascii="Tahoma" w:hAnsi="Tahoma" w:cs="Tahoma"/>
                <w:sz w:val="16"/>
                <w:szCs w:val="16"/>
              </w:rPr>
            </w:pPr>
          </w:p>
        </w:tc>
        <w:tc>
          <w:tcPr>
            <w:tcW w:w="1316" w:type="pct"/>
          </w:tcPr>
          <w:p w14:paraId="07478605" w14:textId="77777777" w:rsidR="008630D6" w:rsidRPr="001F42D3" w:rsidRDefault="008630D6" w:rsidP="00670CCB">
            <w:pPr>
              <w:pStyle w:val="TableEntry"/>
            </w:pPr>
            <w:r w:rsidRPr="001F42D3">
              <w:t>MDC_EVT_PUMP_DELIV_ START</w:t>
            </w:r>
          </w:p>
        </w:tc>
        <w:tc>
          <w:tcPr>
            <w:tcW w:w="1880" w:type="pct"/>
          </w:tcPr>
          <w:p w14:paraId="5DED1FA4" w14:textId="77777777" w:rsidR="008630D6" w:rsidRPr="001F42D3" w:rsidRDefault="008630D6" w:rsidP="00670CCB">
            <w:pPr>
              <w:pStyle w:val="TableEntry"/>
              <w:rPr>
                <w:u w:val="single"/>
              </w:rPr>
            </w:pPr>
            <w:r w:rsidRPr="001F42D3">
              <w:rPr>
                <w:u w:val="single"/>
              </w:rPr>
              <w:t>Pump Delivery Info Parameters:</w:t>
            </w:r>
          </w:p>
          <w:p w14:paraId="6CE3CEC3" w14:textId="77777777" w:rsidR="008630D6" w:rsidRPr="001F42D3" w:rsidRDefault="008630D6" w:rsidP="00670CCB">
            <w:pPr>
              <w:pStyle w:val="TableEntry"/>
            </w:pPr>
            <w:r w:rsidRPr="001F42D3">
              <w:rPr>
                <w:color w:val="0000FF"/>
              </w:rPr>
              <w:t>Infusing Status</w:t>
            </w:r>
            <w:r w:rsidRPr="001F42D3">
              <w:t>=pump-status-infusing</w:t>
            </w:r>
          </w:p>
          <w:p w14:paraId="7A7FF62A" w14:textId="77777777" w:rsidR="008630D6" w:rsidRPr="001F42D3" w:rsidRDefault="008630D6" w:rsidP="00670CCB">
            <w:pPr>
              <w:pStyle w:val="TableEntry"/>
            </w:pPr>
            <w:r w:rsidRPr="001F42D3">
              <w:rPr>
                <w:color w:val="0000FF"/>
              </w:rPr>
              <w:t>Current Pump Fluid Flow</w:t>
            </w:r>
            <w:r w:rsidRPr="001F42D3">
              <w:t>=KVO rate</w:t>
            </w:r>
          </w:p>
          <w:p w14:paraId="1A1395AF" w14:textId="77777777" w:rsidR="008630D6" w:rsidRPr="001F42D3" w:rsidRDefault="008630D6" w:rsidP="00670CCB">
            <w:pPr>
              <w:pStyle w:val="TableEntry"/>
            </w:pPr>
            <w:r w:rsidRPr="001F42D3">
              <w:rPr>
                <w:color w:val="0000FF"/>
              </w:rPr>
              <w:t>Pump Active Sources</w:t>
            </w:r>
            <w:r w:rsidRPr="001F42D3">
              <w:t>=pump-source-info-*</w:t>
            </w:r>
          </w:p>
          <w:p w14:paraId="7C6207C1" w14:textId="77777777" w:rsidR="008630D6" w:rsidRPr="001F42D3" w:rsidRDefault="008630D6" w:rsidP="00670CCB">
            <w:pPr>
              <w:pStyle w:val="TableEntry"/>
            </w:pPr>
          </w:p>
          <w:p w14:paraId="57D06542" w14:textId="77777777" w:rsidR="008630D6" w:rsidRPr="001F42D3" w:rsidRDefault="008630D6" w:rsidP="00670CCB">
            <w:pPr>
              <w:pStyle w:val="TableEntry"/>
              <w:rPr>
                <w:u w:val="single"/>
              </w:rPr>
            </w:pPr>
            <w:r w:rsidRPr="001F42D3">
              <w:rPr>
                <w:u w:val="single"/>
              </w:rPr>
              <w:t>Active Source Parameters:</w:t>
            </w:r>
          </w:p>
          <w:p w14:paraId="70C96F6A" w14:textId="77777777" w:rsidR="008630D6" w:rsidRPr="001F42D3" w:rsidRDefault="008630D6" w:rsidP="00670CCB">
            <w:pPr>
              <w:pStyle w:val="TableEntry"/>
            </w:pPr>
            <w:r w:rsidRPr="001F42D3">
              <w:rPr>
                <w:color w:val="0000FF"/>
              </w:rPr>
              <w:t>Current Delivery Status</w:t>
            </w:r>
            <w:r w:rsidRPr="001F42D3">
              <w:t>=pump-delivery-status-kvo</w:t>
            </w:r>
          </w:p>
          <w:p w14:paraId="7AC4188F" w14:textId="77777777" w:rsidR="008630D6" w:rsidRPr="001F42D3" w:rsidRDefault="008630D6" w:rsidP="00670CCB">
            <w:pPr>
              <w:pStyle w:val="TableEntry"/>
            </w:pPr>
            <w:r w:rsidRPr="001F42D3">
              <w:rPr>
                <w:color w:val="0000FF"/>
              </w:rPr>
              <w:t>Program Delivery Mode</w:t>
            </w:r>
            <w:r w:rsidRPr="001F42D3">
              <w:t>=pump-program-delivery-mode-continuous</w:t>
            </w:r>
          </w:p>
          <w:p w14:paraId="4FEF2B3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55AEF1F" w14:textId="77777777" w:rsidR="008630D6" w:rsidRPr="001F42D3" w:rsidRDefault="008630D6" w:rsidP="00670CCB">
            <w:pPr>
              <w:pStyle w:val="TableEntry"/>
            </w:pPr>
            <w:r w:rsidRPr="001F42D3">
              <w:rPr>
                <w:color w:val="0000FF"/>
              </w:rPr>
              <w:t>Rate</w:t>
            </w:r>
            <w:r w:rsidRPr="001F42D3">
              <w:t>=KVO rate</w:t>
            </w:r>
          </w:p>
          <w:p w14:paraId="2C944CEF" w14:textId="77777777" w:rsidR="008630D6" w:rsidRPr="001F42D3" w:rsidRDefault="008630D6" w:rsidP="00670CCB">
            <w:pPr>
              <w:pStyle w:val="TableEntry"/>
            </w:pPr>
            <w:r w:rsidRPr="001F42D3">
              <w:rPr>
                <w:color w:val="0000FF"/>
              </w:rPr>
              <w:t>Dose Rate</w:t>
            </w:r>
            <w:r w:rsidRPr="001F42D3">
              <w:t>=n/a</w:t>
            </w:r>
          </w:p>
          <w:p w14:paraId="50582A0A" w14:textId="77777777" w:rsidR="008630D6" w:rsidRPr="001F42D3" w:rsidRDefault="008630D6" w:rsidP="00670CCB">
            <w:pPr>
              <w:pStyle w:val="TableEntry"/>
            </w:pPr>
            <w:r w:rsidRPr="001F42D3">
              <w:rPr>
                <w:color w:val="0000FF"/>
              </w:rPr>
              <w:t>Volume Programmed</w:t>
            </w:r>
            <w:r w:rsidRPr="001F42D3">
              <w:t>=0</w:t>
            </w:r>
          </w:p>
          <w:p w14:paraId="6151AAD5" w14:textId="77777777" w:rsidR="008630D6" w:rsidRPr="001F42D3" w:rsidRDefault="008630D6" w:rsidP="00670CCB">
            <w:pPr>
              <w:pStyle w:val="TableEntry"/>
            </w:pPr>
            <w:r w:rsidRPr="001F42D3">
              <w:rPr>
                <w:color w:val="0000FF"/>
              </w:rPr>
              <w:t>Current Segment Volume Delivered</w:t>
            </w:r>
            <w:r w:rsidRPr="001F42D3">
              <w:t>=0</w:t>
            </w:r>
          </w:p>
          <w:p w14:paraId="1513881F" w14:textId="77777777" w:rsidR="008630D6" w:rsidRPr="001F42D3" w:rsidRDefault="008630D6" w:rsidP="00670CCB">
            <w:pPr>
              <w:pStyle w:val="TableEntry"/>
            </w:pPr>
            <w:r w:rsidRPr="001F42D3">
              <w:rPr>
                <w:color w:val="0000FF"/>
              </w:rPr>
              <w:t>Cumulative Volume Delivered</w:t>
            </w:r>
            <w:r w:rsidRPr="001F42D3">
              <w:t>=volume programmed</w:t>
            </w:r>
          </w:p>
          <w:p w14:paraId="2959BF77" w14:textId="77777777" w:rsidR="008630D6" w:rsidRPr="001F42D3" w:rsidRDefault="008630D6" w:rsidP="00670CCB">
            <w:pPr>
              <w:pStyle w:val="TableEntry"/>
            </w:pPr>
            <w:r w:rsidRPr="001F42D3">
              <w:rPr>
                <w:color w:val="0000FF"/>
              </w:rPr>
              <w:t>Volume Remaining</w:t>
            </w:r>
            <w:r w:rsidRPr="001F42D3">
              <w:t>=0</w:t>
            </w:r>
          </w:p>
          <w:p w14:paraId="7313068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3BEE6221" w14:textId="77777777" w:rsidR="008630D6" w:rsidRPr="001F42D3" w:rsidRDefault="008630D6" w:rsidP="00670CCB">
            <w:pPr>
              <w:ind w:hanging="2"/>
              <w:rPr>
                <w:rFonts w:ascii="Tahoma" w:hAnsi="Tahoma" w:cs="Tahoma"/>
                <w:sz w:val="16"/>
                <w:szCs w:val="16"/>
              </w:rPr>
            </w:pPr>
          </w:p>
        </w:tc>
      </w:tr>
      <w:tr w:rsidR="008630D6" w:rsidRPr="001F42D3" w14:paraId="2C6D5569" w14:textId="77777777" w:rsidTr="00670CCB">
        <w:trPr>
          <w:cantSplit/>
        </w:trPr>
        <w:tc>
          <w:tcPr>
            <w:tcW w:w="761" w:type="pct"/>
            <w:vMerge/>
          </w:tcPr>
          <w:p w14:paraId="3C9866BA" w14:textId="77777777" w:rsidR="008630D6" w:rsidRPr="001F42D3" w:rsidRDefault="008630D6" w:rsidP="00670CCB">
            <w:pPr>
              <w:pStyle w:val="TableEntry"/>
            </w:pPr>
          </w:p>
        </w:tc>
        <w:tc>
          <w:tcPr>
            <w:tcW w:w="1316" w:type="pct"/>
          </w:tcPr>
          <w:p w14:paraId="3DA9BE91" w14:textId="77777777" w:rsidR="008630D6" w:rsidRPr="001F42D3" w:rsidRDefault="008630D6" w:rsidP="00670CCB">
            <w:pPr>
              <w:pStyle w:val="TableEntry"/>
            </w:pPr>
            <w:r w:rsidRPr="001F42D3">
              <w:t>MDC_EVT_PUMP_DELIV_ STOP</w:t>
            </w:r>
          </w:p>
        </w:tc>
        <w:tc>
          <w:tcPr>
            <w:tcW w:w="1880" w:type="pct"/>
          </w:tcPr>
          <w:p w14:paraId="3400A814" w14:textId="77777777" w:rsidR="008630D6" w:rsidRPr="001F42D3" w:rsidRDefault="008630D6" w:rsidP="00670CCB">
            <w:pPr>
              <w:pStyle w:val="TableEntry"/>
              <w:rPr>
                <w:u w:val="single"/>
              </w:rPr>
            </w:pPr>
            <w:r w:rsidRPr="001F42D3">
              <w:rPr>
                <w:u w:val="single"/>
              </w:rPr>
              <w:t>Pump Delivery Info Parameters:</w:t>
            </w:r>
          </w:p>
          <w:p w14:paraId="183CD438" w14:textId="77777777" w:rsidR="008630D6" w:rsidRPr="001F42D3" w:rsidRDefault="008630D6" w:rsidP="00670CCB">
            <w:pPr>
              <w:pStyle w:val="TableEntry"/>
            </w:pPr>
            <w:r w:rsidRPr="001F42D3">
              <w:rPr>
                <w:color w:val="0000FF"/>
              </w:rPr>
              <w:t>Infusing Status</w:t>
            </w:r>
            <w:r w:rsidRPr="001F42D3">
              <w:t>=pump-status-not-infusing</w:t>
            </w:r>
          </w:p>
          <w:p w14:paraId="70A630B9" w14:textId="77777777" w:rsidR="008630D6" w:rsidRPr="001F42D3" w:rsidRDefault="008630D6" w:rsidP="00670CCB">
            <w:pPr>
              <w:pStyle w:val="TableEntry"/>
            </w:pPr>
            <w:r w:rsidRPr="001F42D3">
              <w:rPr>
                <w:color w:val="0000FF"/>
              </w:rPr>
              <w:t>Current Pump Fluid Flow</w:t>
            </w:r>
            <w:r w:rsidRPr="001F42D3">
              <w:t>=0</w:t>
            </w:r>
          </w:p>
          <w:p w14:paraId="32A814E1" w14:textId="77777777" w:rsidR="008630D6" w:rsidRPr="001F42D3" w:rsidRDefault="008630D6" w:rsidP="00670CCB">
            <w:pPr>
              <w:pStyle w:val="TableEntry"/>
            </w:pPr>
            <w:r w:rsidRPr="001F42D3">
              <w:rPr>
                <w:color w:val="0000FF"/>
              </w:rPr>
              <w:t>Pump Active Sources</w:t>
            </w:r>
            <w:r w:rsidRPr="001F42D3">
              <w:t>=pump-source-info-*</w:t>
            </w:r>
          </w:p>
          <w:p w14:paraId="7535D653" w14:textId="77777777" w:rsidR="008630D6" w:rsidRPr="001F42D3" w:rsidRDefault="008630D6" w:rsidP="00670CCB">
            <w:pPr>
              <w:pStyle w:val="TableEntry"/>
            </w:pPr>
          </w:p>
          <w:p w14:paraId="2D6C1F25" w14:textId="77777777" w:rsidR="008630D6" w:rsidRPr="001F42D3" w:rsidRDefault="008630D6" w:rsidP="00670CCB">
            <w:pPr>
              <w:pStyle w:val="TableEntry"/>
              <w:rPr>
                <w:u w:val="single"/>
              </w:rPr>
            </w:pPr>
            <w:r w:rsidRPr="001F42D3">
              <w:rPr>
                <w:u w:val="single"/>
              </w:rPr>
              <w:t>Active Source Parameters:</w:t>
            </w:r>
          </w:p>
          <w:p w14:paraId="27F3A4FC" w14:textId="77777777" w:rsidR="008630D6" w:rsidRPr="001F42D3" w:rsidRDefault="008630D6" w:rsidP="00670CCB">
            <w:pPr>
              <w:pStyle w:val="TableEntry"/>
            </w:pPr>
            <w:r w:rsidRPr="001F42D3">
              <w:rPr>
                <w:color w:val="0000FF"/>
              </w:rPr>
              <w:t>Current Delivery Status</w:t>
            </w:r>
            <w:r w:rsidRPr="001F42D3">
              <w:t>=pump-delivery-status-not-delivering</w:t>
            </w:r>
          </w:p>
          <w:p w14:paraId="490D2985"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18FEA238" w14:textId="77777777" w:rsidR="008630D6" w:rsidRPr="001F42D3" w:rsidRDefault="008630D6" w:rsidP="00670CCB">
            <w:pPr>
              <w:pStyle w:val="TableEntry"/>
            </w:pPr>
            <w:r w:rsidRPr="001F42D3">
              <w:rPr>
                <w:color w:val="0000FF"/>
              </w:rPr>
              <w:t>Program Delivery Mode</w:t>
            </w:r>
            <w:r w:rsidRPr="001F42D3">
              <w:t>=pump-program-delivery-mode-continuous</w:t>
            </w:r>
          </w:p>
          <w:p w14:paraId="7BA1FC1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050A53F" w14:textId="77777777" w:rsidR="008630D6" w:rsidRPr="001F42D3" w:rsidRDefault="008630D6" w:rsidP="00670CCB">
            <w:pPr>
              <w:pStyle w:val="TableEntry"/>
            </w:pPr>
            <w:r w:rsidRPr="001F42D3">
              <w:rPr>
                <w:color w:val="0000FF"/>
              </w:rPr>
              <w:t>Rate</w:t>
            </w:r>
            <w:r w:rsidRPr="001F42D3">
              <w:t>=KVO rate</w:t>
            </w:r>
          </w:p>
          <w:p w14:paraId="00E01FDB" w14:textId="77777777" w:rsidR="008630D6" w:rsidRPr="001F42D3" w:rsidRDefault="008630D6" w:rsidP="00670CCB">
            <w:pPr>
              <w:pStyle w:val="TableEntry"/>
            </w:pPr>
            <w:r w:rsidRPr="001F42D3">
              <w:rPr>
                <w:color w:val="0000FF"/>
              </w:rPr>
              <w:t>Dose Rate</w:t>
            </w:r>
            <w:r w:rsidRPr="001F42D3">
              <w:t>=n/a</w:t>
            </w:r>
          </w:p>
          <w:p w14:paraId="3132D05A" w14:textId="77777777" w:rsidR="008630D6" w:rsidRPr="001F42D3" w:rsidRDefault="008630D6" w:rsidP="00670CCB">
            <w:pPr>
              <w:pStyle w:val="TableEntry"/>
            </w:pPr>
            <w:r w:rsidRPr="001F42D3">
              <w:rPr>
                <w:color w:val="0000FF"/>
              </w:rPr>
              <w:t>Volume Programmed</w:t>
            </w:r>
            <w:r w:rsidRPr="001F42D3">
              <w:t>=0</w:t>
            </w:r>
          </w:p>
          <w:p w14:paraId="056FE497" w14:textId="77777777" w:rsidR="008630D6" w:rsidRPr="001F42D3" w:rsidRDefault="008630D6" w:rsidP="00670CCB">
            <w:pPr>
              <w:pStyle w:val="TableEntry"/>
            </w:pPr>
            <w:r w:rsidRPr="001F42D3">
              <w:rPr>
                <w:color w:val="0000FF"/>
              </w:rPr>
              <w:t>Current Segment Volume Delivered</w:t>
            </w:r>
            <w:r w:rsidRPr="001F42D3">
              <w:t>= volume delivered since last DELIV_START</w:t>
            </w:r>
          </w:p>
          <w:p w14:paraId="30A1364E" w14:textId="77777777" w:rsidR="008630D6" w:rsidRPr="001F42D3" w:rsidRDefault="008630D6" w:rsidP="00670CCB">
            <w:pPr>
              <w:pStyle w:val="TableEntry"/>
            </w:pPr>
            <w:r w:rsidRPr="001F42D3">
              <w:rPr>
                <w:color w:val="0000FF"/>
              </w:rPr>
              <w:t>Cumulative Volume Delivered</w:t>
            </w:r>
            <w:r w:rsidRPr="001F42D3">
              <w:t>=volume programmed plus the amount delivered during KVO</w:t>
            </w:r>
          </w:p>
          <w:p w14:paraId="33AD2E6F" w14:textId="77777777" w:rsidR="008630D6" w:rsidRPr="001F42D3" w:rsidRDefault="008630D6" w:rsidP="00670CCB">
            <w:pPr>
              <w:pStyle w:val="TableEntry"/>
            </w:pPr>
            <w:r w:rsidRPr="001F42D3">
              <w:rPr>
                <w:color w:val="0000FF"/>
              </w:rPr>
              <w:t>Volume Remaining</w:t>
            </w:r>
            <w:r w:rsidRPr="001F42D3">
              <w:t>=0</w:t>
            </w:r>
          </w:p>
          <w:p w14:paraId="15DB1D39"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11FCDB14" w14:textId="77777777" w:rsidR="008630D6" w:rsidRPr="001F42D3" w:rsidRDefault="008630D6" w:rsidP="00670CCB">
            <w:pPr>
              <w:ind w:hanging="2"/>
              <w:rPr>
                <w:rFonts w:ascii="Tahoma" w:hAnsi="Tahoma" w:cs="Tahoma"/>
                <w:sz w:val="16"/>
                <w:szCs w:val="16"/>
              </w:rPr>
            </w:pPr>
          </w:p>
        </w:tc>
      </w:tr>
      <w:tr w:rsidR="008630D6" w:rsidRPr="001F42D3" w14:paraId="0CD4D76F" w14:textId="77777777" w:rsidTr="00670CCB">
        <w:trPr>
          <w:cantSplit/>
        </w:trPr>
        <w:tc>
          <w:tcPr>
            <w:tcW w:w="761" w:type="pct"/>
            <w:vMerge w:val="restart"/>
          </w:tcPr>
          <w:p w14:paraId="797275BE" w14:textId="77777777" w:rsidR="008630D6" w:rsidRPr="001F42D3" w:rsidRDefault="008630D6" w:rsidP="00670CCB">
            <w:pPr>
              <w:pStyle w:val="TableEntry"/>
            </w:pPr>
            <w:r w:rsidRPr="001F42D3">
              <w:lastRenderedPageBreak/>
              <w:t>Start/restart an infusion, followed by pausing the running infusion</w:t>
            </w:r>
          </w:p>
          <w:p w14:paraId="371C055A" w14:textId="77777777" w:rsidR="008630D6" w:rsidRPr="001F42D3" w:rsidRDefault="008630D6" w:rsidP="00670CCB">
            <w:pPr>
              <w:pStyle w:val="TableEntry"/>
            </w:pPr>
          </w:p>
        </w:tc>
        <w:tc>
          <w:tcPr>
            <w:tcW w:w="1316" w:type="pct"/>
          </w:tcPr>
          <w:p w14:paraId="49063193" w14:textId="77777777" w:rsidR="008630D6" w:rsidRPr="001F42D3" w:rsidRDefault="008630D6" w:rsidP="00670CCB">
            <w:pPr>
              <w:pStyle w:val="TableEntry"/>
            </w:pPr>
            <w:r w:rsidRPr="001F42D3">
              <w:t>MDC_EVT_PUMP_DELIV_ START</w:t>
            </w:r>
          </w:p>
        </w:tc>
        <w:tc>
          <w:tcPr>
            <w:tcW w:w="1880" w:type="pct"/>
          </w:tcPr>
          <w:p w14:paraId="0DA8B31D" w14:textId="77777777" w:rsidR="008630D6" w:rsidRPr="001F42D3" w:rsidRDefault="008630D6" w:rsidP="00670CCB">
            <w:pPr>
              <w:pStyle w:val="TableEntry"/>
              <w:rPr>
                <w:u w:val="single"/>
              </w:rPr>
            </w:pPr>
            <w:r w:rsidRPr="001F42D3">
              <w:rPr>
                <w:u w:val="single"/>
              </w:rPr>
              <w:t>Pump Delivery Info Parameters:</w:t>
            </w:r>
          </w:p>
          <w:p w14:paraId="1BEC29CB" w14:textId="77777777" w:rsidR="008630D6" w:rsidRPr="001F42D3" w:rsidRDefault="008630D6" w:rsidP="00670CCB">
            <w:pPr>
              <w:pStyle w:val="TableEntry"/>
            </w:pPr>
            <w:r w:rsidRPr="001F42D3">
              <w:rPr>
                <w:color w:val="0000FF"/>
              </w:rPr>
              <w:t>Infusing Status</w:t>
            </w:r>
            <w:r w:rsidRPr="001F42D3">
              <w:t>=pump-status-infusing</w:t>
            </w:r>
          </w:p>
          <w:p w14:paraId="4E0C0472" w14:textId="77777777" w:rsidR="008630D6" w:rsidRPr="001F42D3" w:rsidRDefault="008630D6" w:rsidP="00670CCB">
            <w:pPr>
              <w:pStyle w:val="TableEntry"/>
            </w:pPr>
            <w:r w:rsidRPr="001F42D3">
              <w:rPr>
                <w:color w:val="0000FF"/>
              </w:rPr>
              <w:t>Current Pump Fluid Flow</w:t>
            </w:r>
            <w:r w:rsidRPr="001F42D3">
              <w:t>=programmed rate</w:t>
            </w:r>
          </w:p>
          <w:p w14:paraId="3E136FFE" w14:textId="77777777" w:rsidR="008630D6" w:rsidRPr="001F42D3" w:rsidRDefault="008630D6" w:rsidP="00670CCB">
            <w:pPr>
              <w:pStyle w:val="TableEntry"/>
            </w:pPr>
            <w:r w:rsidRPr="001F42D3">
              <w:rPr>
                <w:color w:val="0000FF"/>
              </w:rPr>
              <w:t>Pump Active Sources</w:t>
            </w:r>
            <w:r w:rsidRPr="001F42D3">
              <w:t>=pump-source-info-*</w:t>
            </w:r>
          </w:p>
          <w:p w14:paraId="0ABC304E" w14:textId="77777777" w:rsidR="008630D6" w:rsidRPr="001F42D3" w:rsidRDefault="008630D6" w:rsidP="00670CCB">
            <w:pPr>
              <w:pStyle w:val="TableEntry"/>
            </w:pPr>
          </w:p>
          <w:p w14:paraId="7095C952" w14:textId="77777777" w:rsidR="008630D6" w:rsidRPr="001F42D3" w:rsidRDefault="008630D6" w:rsidP="00670CCB">
            <w:pPr>
              <w:pStyle w:val="TableEntry"/>
              <w:rPr>
                <w:u w:val="single"/>
              </w:rPr>
            </w:pPr>
            <w:r w:rsidRPr="001F42D3">
              <w:rPr>
                <w:u w:val="single"/>
              </w:rPr>
              <w:t>Active Source Parameters:</w:t>
            </w:r>
          </w:p>
          <w:p w14:paraId="3D593657" w14:textId="77777777" w:rsidR="008630D6" w:rsidRPr="001F42D3" w:rsidRDefault="008630D6" w:rsidP="00670CCB">
            <w:pPr>
              <w:pStyle w:val="TableEntry"/>
            </w:pPr>
            <w:r w:rsidRPr="001F42D3">
              <w:rPr>
                <w:color w:val="0000FF"/>
              </w:rPr>
              <w:t>Current Delivery Status</w:t>
            </w:r>
            <w:r w:rsidRPr="001F42D3">
              <w:t>=pump-delivery-status-delivering</w:t>
            </w:r>
          </w:p>
          <w:p w14:paraId="228682A5" w14:textId="77777777" w:rsidR="008630D6" w:rsidRPr="001F42D3" w:rsidRDefault="008630D6" w:rsidP="00670CCB">
            <w:pPr>
              <w:pStyle w:val="TableEntry"/>
            </w:pPr>
            <w:r w:rsidRPr="001F42D3">
              <w:rPr>
                <w:color w:val="0000FF"/>
              </w:rPr>
              <w:t>Program Delivery Mode</w:t>
            </w:r>
            <w:r w:rsidRPr="001F42D3">
              <w:t>=pump-program-delivery-mode-*</w:t>
            </w:r>
          </w:p>
          <w:p w14:paraId="1D4EC20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175F7A1" w14:textId="77777777" w:rsidR="008630D6" w:rsidRPr="001F42D3" w:rsidRDefault="008630D6" w:rsidP="00670CCB">
            <w:pPr>
              <w:pStyle w:val="TableEntry"/>
            </w:pPr>
            <w:r w:rsidRPr="001F42D3">
              <w:rPr>
                <w:color w:val="0000FF"/>
              </w:rPr>
              <w:t>Rate</w:t>
            </w:r>
            <w:r w:rsidRPr="001F42D3">
              <w:t>=programmed rate</w:t>
            </w:r>
          </w:p>
          <w:p w14:paraId="55A9D612" w14:textId="77777777" w:rsidR="008630D6" w:rsidRPr="001F42D3" w:rsidRDefault="008630D6" w:rsidP="00670CCB">
            <w:pPr>
              <w:pStyle w:val="TableEntry"/>
            </w:pPr>
            <w:r w:rsidRPr="001F42D3">
              <w:rPr>
                <w:color w:val="0000FF"/>
              </w:rPr>
              <w:t>Dose Rate</w:t>
            </w:r>
            <w:r w:rsidRPr="001F42D3">
              <w:t>=programmed dose rate</w:t>
            </w:r>
          </w:p>
          <w:p w14:paraId="6F8650AB" w14:textId="77777777" w:rsidR="008630D6" w:rsidRPr="001F42D3" w:rsidRDefault="008630D6" w:rsidP="00670CCB">
            <w:pPr>
              <w:pStyle w:val="TableEntry"/>
            </w:pPr>
            <w:r w:rsidRPr="001F42D3">
              <w:rPr>
                <w:color w:val="0000FF"/>
              </w:rPr>
              <w:t>Volume Programmed</w:t>
            </w:r>
            <w:r w:rsidRPr="001F42D3">
              <w:t>=volume programmed</w:t>
            </w:r>
          </w:p>
          <w:p w14:paraId="0ED1B20D" w14:textId="77777777" w:rsidR="008630D6" w:rsidRPr="001F42D3" w:rsidRDefault="008630D6" w:rsidP="00670CCB">
            <w:pPr>
              <w:pStyle w:val="TableEntry"/>
            </w:pPr>
            <w:r w:rsidRPr="001F42D3">
              <w:rPr>
                <w:color w:val="0000FF"/>
              </w:rPr>
              <w:t>Current Segment Volume Delivered</w:t>
            </w:r>
            <w:r w:rsidRPr="001F42D3">
              <w:t>=0</w:t>
            </w:r>
          </w:p>
          <w:p w14:paraId="1DA84F01"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5CEB8844" w14:textId="77777777" w:rsidR="008630D6" w:rsidRPr="001F42D3" w:rsidRDefault="008630D6" w:rsidP="00670CCB">
            <w:pPr>
              <w:pStyle w:val="TableEntry"/>
            </w:pPr>
            <w:r w:rsidRPr="001F42D3">
              <w:rPr>
                <w:color w:val="0000FF"/>
              </w:rPr>
              <w:t>Volume Remaining</w:t>
            </w:r>
            <w:r w:rsidRPr="001F42D3">
              <w:t>=volume remaining</w:t>
            </w:r>
          </w:p>
          <w:p w14:paraId="52D78DA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3262A15A" w14:textId="77777777" w:rsidR="008630D6" w:rsidRPr="001F42D3" w:rsidRDefault="008630D6" w:rsidP="00670CCB">
            <w:pPr>
              <w:ind w:hanging="2"/>
              <w:rPr>
                <w:rFonts w:ascii="Tahoma" w:hAnsi="Tahoma" w:cs="Tahoma"/>
                <w:sz w:val="16"/>
                <w:szCs w:val="16"/>
              </w:rPr>
            </w:pPr>
          </w:p>
        </w:tc>
      </w:tr>
      <w:tr w:rsidR="008630D6" w:rsidRPr="001F42D3" w14:paraId="214E9B01" w14:textId="77777777" w:rsidTr="00670CCB">
        <w:trPr>
          <w:cantSplit/>
        </w:trPr>
        <w:tc>
          <w:tcPr>
            <w:tcW w:w="761" w:type="pct"/>
            <w:vMerge/>
          </w:tcPr>
          <w:p w14:paraId="5C5979B7" w14:textId="77777777" w:rsidR="008630D6" w:rsidRPr="001F42D3" w:rsidRDefault="008630D6" w:rsidP="00670CCB">
            <w:pPr>
              <w:pStyle w:val="TableEntry"/>
            </w:pPr>
          </w:p>
        </w:tc>
        <w:tc>
          <w:tcPr>
            <w:tcW w:w="1316" w:type="pct"/>
          </w:tcPr>
          <w:p w14:paraId="6F9F4AC1" w14:textId="77777777" w:rsidR="008630D6" w:rsidRPr="001F42D3" w:rsidRDefault="008630D6" w:rsidP="00670CCB">
            <w:pPr>
              <w:pStyle w:val="TableEntry"/>
            </w:pPr>
            <w:r w:rsidRPr="001F42D3">
              <w:t>MDC_EVT_PUMP_DELIV_ STOP</w:t>
            </w:r>
          </w:p>
        </w:tc>
        <w:tc>
          <w:tcPr>
            <w:tcW w:w="1880" w:type="pct"/>
          </w:tcPr>
          <w:p w14:paraId="4D03AFD2" w14:textId="77777777" w:rsidR="008630D6" w:rsidRPr="001F42D3" w:rsidRDefault="008630D6" w:rsidP="00670CCB">
            <w:pPr>
              <w:pStyle w:val="TableEntry"/>
              <w:rPr>
                <w:u w:val="single"/>
              </w:rPr>
            </w:pPr>
            <w:r w:rsidRPr="001F42D3">
              <w:rPr>
                <w:u w:val="single"/>
              </w:rPr>
              <w:t>Pump Delivery Info Parameters:</w:t>
            </w:r>
          </w:p>
          <w:p w14:paraId="217CDFBC" w14:textId="77777777" w:rsidR="008630D6" w:rsidRPr="001F42D3" w:rsidRDefault="008630D6" w:rsidP="00670CCB">
            <w:pPr>
              <w:pStyle w:val="TableEntry"/>
            </w:pPr>
            <w:r w:rsidRPr="001F42D3">
              <w:rPr>
                <w:color w:val="0000FF"/>
              </w:rPr>
              <w:t>Infusing Status</w:t>
            </w:r>
            <w:r w:rsidRPr="001F42D3">
              <w:t>=pump-status-not-infusing</w:t>
            </w:r>
          </w:p>
          <w:p w14:paraId="4E9FFDF9" w14:textId="77777777" w:rsidR="008630D6" w:rsidRPr="001F42D3" w:rsidRDefault="008630D6" w:rsidP="00670CCB">
            <w:pPr>
              <w:pStyle w:val="TableEntry"/>
            </w:pPr>
            <w:r w:rsidRPr="001F42D3">
              <w:rPr>
                <w:color w:val="0000FF"/>
              </w:rPr>
              <w:t>Current Pump Fluid Flow</w:t>
            </w:r>
            <w:r w:rsidRPr="001F42D3">
              <w:t>=0</w:t>
            </w:r>
          </w:p>
          <w:p w14:paraId="6ADF08A7" w14:textId="77777777" w:rsidR="008630D6" w:rsidRPr="001F42D3" w:rsidRDefault="008630D6" w:rsidP="00670CCB">
            <w:pPr>
              <w:pStyle w:val="TableEntry"/>
            </w:pPr>
            <w:r w:rsidRPr="001F42D3">
              <w:rPr>
                <w:color w:val="0000FF"/>
              </w:rPr>
              <w:t>Pump Active Sources</w:t>
            </w:r>
            <w:r w:rsidRPr="001F42D3">
              <w:t>=pump-source-info-*</w:t>
            </w:r>
          </w:p>
          <w:p w14:paraId="095BEEA6" w14:textId="77777777" w:rsidR="008630D6" w:rsidRPr="001F42D3" w:rsidRDefault="008630D6" w:rsidP="00670CCB">
            <w:pPr>
              <w:pStyle w:val="TableEntry"/>
            </w:pPr>
          </w:p>
          <w:p w14:paraId="26DF1313" w14:textId="77777777" w:rsidR="008630D6" w:rsidRPr="001F42D3" w:rsidRDefault="008630D6" w:rsidP="00670CCB">
            <w:pPr>
              <w:pStyle w:val="TableEntry"/>
              <w:rPr>
                <w:u w:val="single"/>
              </w:rPr>
            </w:pPr>
            <w:r w:rsidRPr="001F42D3">
              <w:rPr>
                <w:u w:val="single"/>
              </w:rPr>
              <w:t>Active Source Parameters:</w:t>
            </w:r>
          </w:p>
          <w:p w14:paraId="56EB7F4A" w14:textId="77777777" w:rsidR="008630D6" w:rsidRPr="001F42D3" w:rsidRDefault="008630D6" w:rsidP="00670CCB">
            <w:pPr>
              <w:pStyle w:val="TableEntry"/>
            </w:pPr>
            <w:r w:rsidRPr="001F42D3">
              <w:rPr>
                <w:color w:val="0000FF"/>
              </w:rPr>
              <w:t>Current Delivery Status</w:t>
            </w:r>
            <w:r w:rsidRPr="001F42D3">
              <w:t>=pump-delivery-status-not-delivering</w:t>
            </w:r>
          </w:p>
          <w:p w14:paraId="237F2D59"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60FB85A6" w14:textId="77777777" w:rsidR="008630D6" w:rsidRPr="001F42D3" w:rsidRDefault="008630D6" w:rsidP="00670CCB">
            <w:pPr>
              <w:pStyle w:val="TableEntry"/>
            </w:pPr>
            <w:r w:rsidRPr="001F42D3">
              <w:rPr>
                <w:color w:val="0000FF"/>
              </w:rPr>
              <w:t>Program Delivery Mode</w:t>
            </w:r>
            <w:r w:rsidRPr="001F42D3">
              <w:t>=pump-program-delivery-mode-*</w:t>
            </w:r>
          </w:p>
          <w:p w14:paraId="2C4314B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47F4B90" w14:textId="77777777" w:rsidR="008630D6" w:rsidRPr="001F42D3" w:rsidRDefault="008630D6" w:rsidP="00670CCB">
            <w:pPr>
              <w:pStyle w:val="TableEntry"/>
            </w:pPr>
            <w:r w:rsidRPr="001F42D3">
              <w:rPr>
                <w:color w:val="0000FF"/>
              </w:rPr>
              <w:t>Rate</w:t>
            </w:r>
            <w:r w:rsidRPr="001F42D3">
              <w:t>=programmed rate</w:t>
            </w:r>
          </w:p>
          <w:p w14:paraId="42828FEE" w14:textId="77777777" w:rsidR="008630D6" w:rsidRPr="001F42D3" w:rsidRDefault="008630D6" w:rsidP="00670CCB">
            <w:pPr>
              <w:pStyle w:val="TableEntry"/>
            </w:pPr>
            <w:r w:rsidRPr="001F42D3">
              <w:rPr>
                <w:color w:val="0000FF"/>
              </w:rPr>
              <w:t>Dose Rate</w:t>
            </w:r>
            <w:r w:rsidRPr="001F42D3">
              <w:t>=programmed dose rate</w:t>
            </w:r>
          </w:p>
          <w:p w14:paraId="25D87547" w14:textId="77777777" w:rsidR="008630D6" w:rsidRPr="001F42D3" w:rsidRDefault="008630D6" w:rsidP="00670CCB">
            <w:pPr>
              <w:pStyle w:val="TableEntry"/>
            </w:pPr>
            <w:r w:rsidRPr="001F42D3">
              <w:rPr>
                <w:color w:val="0000FF"/>
              </w:rPr>
              <w:t>Volume Programmed</w:t>
            </w:r>
            <w:r w:rsidRPr="001F42D3">
              <w:t>=volume programmed</w:t>
            </w:r>
          </w:p>
          <w:p w14:paraId="7C17FA22"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EE3E64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480642C7" w14:textId="77777777" w:rsidR="008630D6" w:rsidRPr="001F42D3" w:rsidRDefault="008630D6" w:rsidP="00670CCB">
            <w:pPr>
              <w:pStyle w:val="TableEntry"/>
            </w:pPr>
            <w:r w:rsidRPr="001F42D3">
              <w:rPr>
                <w:color w:val="0000FF"/>
              </w:rPr>
              <w:t>Volume Remaining</w:t>
            </w:r>
            <w:r w:rsidRPr="001F42D3">
              <w:t>=volume remaining</w:t>
            </w:r>
          </w:p>
          <w:p w14:paraId="333CB857"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3B78B899" w14:textId="77777777" w:rsidR="008630D6" w:rsidRPr="001F42D3" w:rsidRDefault="008630D6" w:rsidP="00670CCB">
            <w:pPr>
              <w:ind w:hanging="2"/>
              <w:rPr>
                <w:rFonts w:ascii="Tahoma" w:hAnsi="Tahoma" w:cs="Tahoma"/>
                <w:sz w:val="16"/>
                <w:szCs w:val="16"/>
              </w:rPr>
            </w:pPr>
          </w:p>
        </w:tc>
      </w:tr>
      <w:tr w:rsidR="008630D6" w:rsidRPr="001F42D3" w14:paraId="7F7FA2FE" w14:textId="77777777" w:rsidTr="00670CCB">
        <w:trPr>
          <w:cantSplit/>
          <w:trHeight w:val="91"/>
        </w:trPr>
        <w:tc>
          <w:tcPr>
            <w:tcW w:w="761" w:type="pct"/>
            <w:vMerge w:val="restart"/>
          </w:tcPr>
          <w:p w14:paraId="5F9D2B89" w14:textId="77777777" w:rsidR="008630D6" w:rsidRPr="001F42D3" w:rsidRDefault="008630D6" w:rsidP="00670CCB">
            <w:pPr>
              <w:pStyle w:val="TableEntry"/>
            </w:pPr>
            <w:r w:rsidRPr="001F42D3">
              <w:lastRenderedPageBreak/>
              <w:t xml:space="preserve">Rate Change (e.g., titration) while running (NOTE:  events associated with the start of the infusion at original rate and pausing or completion at the new rate are not shown) </w:t>
            </w:r>
          </w:p>
        </w:tc>
        <w:tc>
          <w:tcPr>
            <w:tcW w:w="1316" w:type="pct"/>
          </w:tcPr>
          <w:p w14:paraId="2B9C0D20" w14:textId="77777777" w:rsidR="008630D6" w:rsidRPr="001F42D3" w:rsidRDefault="008630D6" w:rsidP="00670CCB">
            <w:pPr>
              <w:pStyle w:val="TableEntry"/>
            </w:pPr>
            <w:r w:rsidRPr="001F42D3">
              <w:t>MDC_EVT_PUMP_DELIV_ STOP</w:t>
            </w:r>
          </w:p>
        </w:tc>
        <w:tc>
          <w:tcPr>
            <w:tcW w:w="1880" w:type="pct"/>
          </w:tcPr>
          <w:p w14:paraId="1CB03CC0" w14:textId="77777777" w:rsidR="008630D6" w:rsidRPr="001F42D3" w:rsidRDefault="008630D6" w:rsidP="00670CCB">
            <w:pPr>
              <w:pStyle w:val="TableEntry"/>
              <w:rPr>
                <w:u w:val="single"/>
              </w:rPr>
            </w:pPr>
            <w:r w:rsidRPr="001F42D3">
              <w:rPr>
                <w:u w:val="single"/>
              </w:rPr>
              <w:t>Pump Delivery Info Parameters:</w:t>
            </w:r>
          </w:p>
          <w:p w14:paraId="3017471A" w14:textId="77777777" w:rsidR="008630D6" w:rsidRPr="001F42D3" w:rsidRDefault="008630D6" w:rsidP="00670CCB">
            <w:pPr>
              <w:pStyle w:val="TableEntry"/>
            </w:pPr>
            <w:r w:rsidRPr="001F42D3">
              <w:rPr>
                <w:color w:val="0000FF"/>
              </w:rPr>
              <w:t>Infusing Status</w:t>
            </w:r>
            <w:r w:rsidRPr="001F42D3">
              <w:t>=pump reported status</w:t>
            </w:r>
          </w:p>
          <w:p w14:paraId="080F7083" w14:textId="77777777" w:rsidR="008630D6" w:rsidRPr="001F42D3" w:rsidRDefault="008630D6" w:rsidP="00670CCB">
            <w:pPr>
              <w:pStyle w:val="TableEntry"/>
            </w:pPr>
            <w:r w:rsidRPr="001F42D3">
              <w:rPr>
                <w:color w:val="0000FF"/>
              </w:rPr>
              <w:t>Current Pump Fluid Flow</w:t>
            </w:r>
            <w:r w:rsidRPr="001F42D3">
              <w:t>=pump reported rate</w:t>
            </w:r>
          </w:p>
          <w:p w14:paraId="535C10AE" w14:textId="77777777" w:rsidR="008630D6" w:rsidRPr="001F42D3" w:rsidRDefault="008630D6" w:rsidP="00670CCB">
            <w:pPr>
              <w:pStyle w:val="TableEntry"/>
            </w:pPr>
            <w:r w:rsidRPr="001F42D3">
              <w:rPr>
                <w:color w:val="0000FF"/>
              </w:rPr>
              <w:t>Pump Active Sources</w:t>
            </w:r>
            <w:r w:rsidRPr="001F42D3">
              <w:t>=pump-source-info-*</w:t>
            </w:r>
          </w:p>
          <w:p w14:paraId="0DF8BACE" w14:textId="77777777" w:rsidR="008630D6" w:rsidRPr="001F42D3" w:rsidRDefault="008630D6" w:rsidP="00670CCB">
            <w:pPr>
              <w:pStyle w:val="TableEntry"/>
            </w:pPr>
          </w:p>
          <w:p w14:paraId="1A233147" w14:textId="77777777" w:rsidR="008630D6" w:rsidRPr="001F42D3" w:rsidRDefault="008630D6" w:rsidP="00670CCB">
            <w:pPr>
              <w:pStyle w:val="TableEntry"/>
              <w:rPr>
                <w:u w:val="single"/>
              </w:rPr>
            </w:pPr>
            <w:r w:rsidRPr="001F42D3">
              <w:rPr>
                <w:u w:val="single"/>
              </w:rPr>
              <w:t>Active Source Parameters:</w:t>
            </w:r>
          </w:p>
          <w:p w14:paraId="53262C5C" w14:textId="77777777" w:rsidR="008630D6" w:rsidRPr="001F42D3" w:rsidRDefault="008630D6" w:rsidP="00670CCB">
            <w:pPr>
              <w:pStyle w:val="TableEntry"/>
            </w:pPr>
            <w:r w:rsidRPr="001F42D3">
              <w:rPr>
                <w:color w:val="0000FF"/>
              </w:rPr>
              <w:t>Current Delivery Status</w:t>
            </w:r>
            <w:r w:rsidRPr="001F42D3">
              <w:t>=pump-delivery-status-transitioning</w:t>
            </w:r>
          </w:p>
          <w:p w14:paraId="7A80AEC5" w14:textId="77777777" w:rsidR="008630D6" w:rsidRPr="001F42D3" w:rsidRDefault="008630D6" w:rsidP="00670CCB">
            <w:pPr>
              <w:pStyle w:val="TableEntry"/>
            </w:pPr>
            <w:r w:rsidRPr="001F42D3">
              <w:rPr>
                <w:color w:val="0000FF"/>
              </w:rPr>
              <w:t>Program Delivery Mode</w:t>
            </w:r>
            <w:r w:rsidRPr="001F42D3">
              <w:t>=pump-program-delivery-mode-*</w:t>
            </w:r>
          </w:p>
          <w:p w14:paraId="35BDA43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752AEEC" w14:textId="77777777" w:rsidR="008630D6" w:rsidRPr="001F42D3" w:rsidRDefault="008630D6" w:rsidP="00670CCB">
            <w:pPr>
              <w:pStyle w:val="TableEntry"/>
            </w:pPr>
            <w:r w:rsidRPr="001F42D3">
              <w:rPr>
                <w:color w:val="0000FF"/>
              </w:rPr>
              <w:t>Rate</w:t>
            </w:r>
            <w:r w:rsidRPr="001F42D3">
              <w:t>=old programmed rate</w:t>
            </w:r>
          </w:p>
          <w:p w14:paraId="4A0D69C0" w14:textId="77777777" w:rsidR="008630D6" w:rsidRPr="001F42D3" w:rsidRDefault="008630D6" w:rsidP="00670CCB">
            <w:pPr>
              <w:pStyle w:val="TableEntry"/>
            </w:pPr>
            <w:r w:rsidRPr="001F42D3">
              <w:rPr>
                <w:color w:val="0000FF"/>
              </w:rPr>
              <w:t>Dose Rate</w:t>
            </w:r>
            <w:r w:rsidRPr="001F42D3">
              <w:t>=old programmed dose rate</w:t>
            </w:r>
          </w:p>
          <w:p w14:paraId="7F9ED8AB" w14:textId="77777777" w:rsidR="008630D6" w:rsidRPr="001F42D3" w:rsidRDefault="008630D6" w:rsidP="00670CCB">
            <w:pPr>
              <w:pStyle w:val="TableEntry"/>
            </w:pPr>
            <w:r w:rsidRPr="001F42D3">
              <w:rPr>
                <w:color w:val="0000FF"/>
              </w:rPr>
              <w:t>Volume Programmed</w:t>
            </w:r>
            <w:r w:rsidRPr="001F42D3">
              <w:t>=volume programmed</w:t>
            </w:r>
          </w:p>
          <w:p w14:paraId="0BEB03DF"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2003D47"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6E3BC0A1" w14:textId="77777777" w:rsidR="008630D6" w:rsidRPr="001F42D3" w:rsidRDefault="008630D6" w:rsidP="00670CCB">
            <w:pPr>
              <w:pStyle w:val="TableEntry"/>
            </w:pPr>
            <w:r w:rsidRPr="001F42D3">
              <w:rPr>
                <w:color w:val="0000FF"/>
              </w:rPr>
              <w:t>Volume Remaining</w:t>
            </w:r>
            <w:r w:rsidRPr="001F42D3">
              <w:t>=volume remaining</w:t>
            </w:r>
          </w:p>
          <w:p w14:paraId="0559D9A7"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62FF8434" w14:textId="77777777" w:rsidR="008630D6" w:rsidRPr="001F42D3" w:rsidRDefault="008630D6" w:rsidP="00670CCB">
            <w:pPr>
              <w:ind w:hanging="2"/>
              <w:rPr>
                <w:rFonts w:ascii="Tahoma" w:hAnsi="Tahoma" w:cs="Tahoma"/>
                <w:sz w:val="16"/>
                <w:szCs w:val="16"/>
              </w:rPr>
            </w:pPr>
          </w:p>
        </w:tc>
      </w:tr>
      <w:tr w:rsidR="008630D6" w:rsidRPr="001F42D3" w14:paraId="23933209" w14:textId="77777777" w:rsidTr="00670CCB">
        <w:trPr>
          <w:cantSplit/>
          <w:trHeight w:val="91"/>
        </w:trPr>
        <w:tc>
          <w:tcPr>
            <w:tcW w:w="761" w:type="pct"/>
            <w:vMerge/>
          </w:tcPr>
          <w:p w14:paraId="5E9CDDE3" w14:textId="77777777" w:rsidR="008630D6" w:rsidRPr="001F42D3" w:rsidRDefault="008630D6" w:rsidP="00670CCB">
            <w:pPr>
              <w:pStyle w:val="TableEntry"/>
            </w:pPr>
          </w:p>
        </w:tc>
        <w:tc>
          <w:tcPr>
            <w:tcW w:w="1316" w:type="pct"/>
          </w:tcPr>
          <w:p w14:paraId="42F931CB" w14:textId="77777777" w:rsidR="008630D6" w:rsidRPr="001F42D3" w:rsidRDefault="008630D6" w:rsidP="00670CCB">
            <w:pPr>
              <w:pStyle w:val="TableEntry"/>
            </w:pPr>
            <w:r w:rsidRPr="001F42D3">
              <w:t>MDC_EVT_PUMP_DELIV_ START</w:t>
            </w:r>
          </w:p>
        </w:tc>
        <w:tc>
          <w:tcPr>
            <w:tcW w:w="1880" w:type="pct"/>
          </w:tcPr>
          <w:p w14:paraId="6CF81AE6" w14:textId="77777777" w:rsidR="008630D6" w:rsidRPr="001F42D3" w:rsidRDefault="008630D6" w:rsidP="00670CCB">
            <w:pPr>
              <w:pStyle w:val="TableEntry"/>
              <w:rPr>
                <w:u w:val="single"/>
              </w:rPr>
            </w:pPr>
            <w:r w:rsidRPr="001F42D3">
              <w:rPr>
                <w:u w:val="single"/>
              </w:rPr>
              <w:t>Pump Delivery Info Parameters:</w:t>
            </w:r>
          </w:p>
          <w:p w14:paraId="052CE7D0" w14:textId="77777777" w:rsidR="008630D6" w:rsidRPr="001F42D3" w:rsidRDefault="008630D6" w:rsidP="00670CCB">
            <w:pPr>
              <w:pStyle w:val="TableEntry"/>
            </w:pPr>
            <w:r w:rsidRPr="001F42D3">
              <w:rPr>
                <w:color w:val="0000FF"/>
              </w:rPr>
              <w:t>Infusing Status</w:t>
            </w:r>
            <w:r w:rsidRPr="001F42D3">
              <w:t>=pump-status-infusing</w:t>
            </w:r>
          </w:p>
          <w:p w14:paraId="26C5CC96" w14:textId="77777777" w:rsidR="008630D6" w:rsidRPr="001F42D3" w:rsidRDefault="008630D6" w:rsidP="00670CCB">
            <w:pPr>
              <w:pStyle w:val="TableEntry"/>
            </w:pPr>
            <w:r w:rsidRPr="001F42D3">
              <w:rPr>
                <w:color w:val="0000FF"/>
              </w:rPr>
              <w:t>Current Pump Fluid Flow</w:t>
            </w:r>
            <w:r w:rsidRPr="001F42D3">
              <w:t>=new programmed rate</w:t>
            </w:r>
          </w:p>
          <w:p w14:paraId="0D466EE9" w14:textId="77777777" w:rsidR="008630D6" w:rsidRPr="001F42D3" w:rsidRDefault="008630D6" w:rsidP="00670CCB">
            <w:pPr>
              <w:pStyle w:val="TableEntry"/>
            </w:pPr>
            <w:r w:rsidRPr="001F42D3">
              <w:rPr>
                <w:color w:val="0000FF"/>
              </w:rPr>
              <w:t>Pump Active Sources</w:t>
            </w:r>
            <w:r w:rsidRPr="001F42D3">
              <w:t>=pump-source-info-*</w:t>
            </w:r>
          </w:p>
          <w:p w14:paraId="6219A102" w14:textId="77777777" w:rsidR="008630D6" w:rsidRPr="001F42D3" w:rsidRDefault="008630D6" w:rsidP="00670CCB">
            <w:pPr>
              <w:pStyle w:val="TableEntry"/>
            </w:pPr>
          </w:p>
          <w:p w14:paraId="0C42A4B1" w14:textId="77777777" w:rsidR="008630D6" w:rsidRPr="001F42D3" w:rsidRDefault="008630D6" w:rsidP="00670CCB">
            <w:pPr>
              <w:pStyle w:val="TableEntry"/>
              <w:rPr>
                <w:u w:val="single"/>
              </w:rPr>
            </w:pPr>
            <w:r w:rsidRPr="001F42D3">
              <w:rPr>
                <w:u w:val="single"/>
              </w:rPr>
              <w:t>Active Source Parameters:</w:t>
            </w:r>
          </w:p>
          <w:p w14:paraId="73B4E168" w14:textId="77777777" w:rsidR="008630D6" w:rsidRPr="001F42D3" w:rsidRDefault="008630D6" w:rsidP="00670CCB">
            <w:pPr>
              <w:pStyle w:val="TableEntry"/>
            </w:pPr>
            <w:r w:rsidRPr="001F42D3">
              <w:rPr>
                <w:color w:val="0000FF"/>
              </w:rPr>
              <w:t>Current Delivery Status</w:t>
            </w:r>
            <w:r w:rsidRPr="001F42D3">
              <w:t>=pump-delivery-status-delivering</w:t>
            </w:r>
          </w:p>
          <w:p w14:paraId="7D383B14" w14:textId="77777777" w:rsidR="008630D6" w:rsidRPr="001F42D3" w:rsidRDefault="008630D6" w:rsidP="00670CCB">
            <w:pPr>
              <w:pStyle w:val="TableEntry"/>
            </w:pPr>
            <w:r w:rsidRPr="001F42D3">
              <w:rPr>
                <w:color w:val="0000FF"/>
              </w:rPr>
              <w:t>Program Delivery Mode</w:t>
            </w:r>
            <w:r w:rsidRPr="001F42D3">
              <w:t>=pump-program-delivery-mode-*</w:t>
            </w:r>
          </w:p>
          <w:p w14:paraId="713F687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897CDB0" w14:textId="77777777" w:rsidR="008630D6" w:rsidRPr="001F42D3" w:rsidRDefault="008630D6" w:rsidP="00670CCB">
            <w:pPr>
              <w:pStyle w:val="TableEntry"/>
            </w:pPr>
            <w:r w:rsidRPr="001F42D3">
              <w:rPr>
                <w:color w:val="0000FF"/>
              </w:rPr>
              <w:t>Rate</w:t>
            </w:r>
            <w:r w:rsidRPr="001F42D3">
              <w:t>=new programmed rate</w:t>
            </w:r>
          </w:p>
          <w:p w14:paraId="62BAA9C9" w14:textId="77777777" w:rsidR="008630D6" w:rsidRPr="001F42D3" w:rsidRDefault="008630D6" w:rsidP="00670CCB">
            <w:pPr>
              <w:pStyle w:val="TableEntry"/>
            </w:pPr>
            <w:r w:rsidRPr="001F42D3">
              <w:rPr>
                <w:color w:val="0000FF"/>
              </w:rPr>
              <w:t>Dose Rate</w:t>
            </w:r>
            <w:r w:rsidRPr="001F42D3">
              <w:t>=new programmed dose rate</w:t>
            </w:r>
          </w:p>
          <w:p w14:paraId="2E105D7C" w14:textId="77777777" w:rsidR="008630D6" w:rsidRPr="001F42D3" w:rsidRDefault="008630D6" w:rsidP="00670CCB">
            <w:pPr>
              <w:pStyle w:val="TableEntry"/>
            </w:pPr>
            <w:r w:rsidRPr="001F42D3">
              <w:rPr>
                <w:color w:val="0000FF"/>
              </w:rPr>
              <w:t>Volume Programmed</w:t>
            </w:r>
            <w:r w:rsidRPr="001F42D3">
              <w:t>=volume programmed</w:t>
            </w:r>
          </w:p>
          <w:p w14:paraId="44DF333E" w14:textId="77777777" w:rsidR="008630D6" w:rsidRPr="001F42D3" w:rsidRDefault="008630D6" w:rsidP="00670CCB">
            <w:pPr>
              <w:pStyle w:val="TableEntry"/>
            </w:pPr>
            <w:r w:rsidRPr="001F42D3">
              <w:rPr>
                <w:color w:val="0000FF"/>
              </w:rPr>
              <w:t>Current Segment Volume Delivered</w:t>
            </w:r>
            <w:r w:rsidRPr="001F42D3">
              <w:t>=0</w:t>
            </w:r>
          </w:p>
          <w:p w14:paraId="41BD9928"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21A95FE3" w14:textId="77777777" w:rsidR="008630D6" w:rsidRPr="001F42D3" w:rsidRDefault="008630D6" w:rsidP="00670CCB">
            <w:pPr>
              <w:pStyle w:val="TableEntry"/>
            </w:pPr>
            <w:r w:rsidRPr="001F42D3">
              <w:rPr>
                <w:color w:val="0000FF"/>
              </w:rPr>
              <w:t>Volume Remaining</w:t>
            </w:r>
            <w:r w:rsidRPr="001F42D3">
              <w:t>=volume remaining</w:t>
            </w:r>
          </w:p>
          <w:p w14:paraId="79D03E76"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44F91B25" w14:textId="77777777" w:rsidR="008630D6" w:rsidRPr="001F42D3" w:rsidRDefault="008630D6" w:rsidP="00670CCB">
            <w:pPr>
              <w:ind w:hanging="2"/>
              <w:rPr>
                <w:rFonts w:ascii="Tahoma" w:hAnsi="Tahoma" w:cs="Tahoma"/>
                <w:sz w:val="16"/>
                <w:szCs w:val="16"/>
              </w:rPr>
            </w:pPr>
          </w:p>
        </w:tc>
      </w:tr>
      <w:tr w:rsidR="008630D6" w:rsidRPr="001F42D3" w14:paraId="43D0BFC9" w14:textId="77777777" w:rsidTr="00670CCB">
        <w:trPr>
          <w:cantSplit/>
          <w:trHeight w:val="91"/>
        </w:trPr>
        <w:tc>
          <w:tcPr>
            <w:tcW w:w="761" w:type="pct"/>
            <w:vMerge w:val="restart"/>
          </w:tcPr>
          <w:p w14:paraId="60F343B5" w14:textId="77777777" w:rsidR="008630D6" w:rsidRPr="001F42D3" w:rsidRDefault="008630D6" w:rsidP="00670CCB">
            <w:pPr>
              <w:pStyle w:val="TableEntry"/>
            </w:pPr>
            <w:r w:rsidRPr="001F42D3">
              <w:lastRenderedPageBreak/>
              <w:t>Piggyback start, followed by piggyback end, followed by resumption of the primary infusion (this assumes the pump will revert to the primary rate once piggyback VTBI is achieved)</w:t>
            </w:r>
          </w:p>
          <w:p w14:paraId="6F7958AF" w14:textId="77777777" w:rsidR="008630D6" w:rsidRPr="001F42D3" w:rsidRDefault="008630D6" w:rsidP="00670CCB">
            <w:pPr>
              <w:pStyle w:val="TableEntry"/>
            </w:pPr>
          </w:p>
          <w:p w14:paraId="1D4C1AED" w14:textId="77777777" w:rsidR="008630D6" w:rsidRPr="001F42D3" w:rsidRDefault="008630D6" w:rsidP="00670CCB">
            <w:pPr>
              <w:pStyle w:val="TableEntry"/>
            </w:pPr>
            <w:r w:rsidRPr="001F42D3">
              <w:t>(Note:  events associated with the start of the primary infusion prior to the piggyback and completion of the primary infusion after the piggyback are not shown)</w:t>
            </w:r>
          </w:p>
          <w:p w14:paraId="0BB1B890" w14:textId="77777777" w:rsidR="008630D6" w:rsidRPr="001F42D3" w:rsidRDefault="008630D6" w:rsidP="00670CCB">
            <w:pPr>
              <w:pStyle w:val="TableEntry"/>
            </w:pPr>
          </w:p>
        </w:tc>
        <w:tc>
          <w:tcPr>
            <w:tcW w:w="1316" w:type="pct"/>
          </w:tcPr>
          <w:p w14:paraId="3C022436" w14:textId="77777777" w:rsidR="008630D6" w:rsidRPr="001F42D3" w:rsidRDefault="008630D6" w:rsidP="00670CCB">
            <w:pPr>
              <w:pStyle w:val="TableEntry"/>
            </w:pPr>
            <w:r w:rsidRPr="001F42D3">
              <w:t>MDC_EVT_PUMP_DELIV_ STOP</w:t>
            </w:r>
          </w:p>
        </w:tc>
        <w:tc>
          <w:tcPr>
            <w:tcW w:w="1880" w:type="pct"/>
          </w:tcPr>
          <w:p w14:paraId="3933F26D" w14:textId="77777777" w:rsidR="008630D6" w:rsidRPr="001F42D3" w:rsidRDefault="008630D6" w:rsidP="00670CCB">
            <w:pPr>
              <w:pStyle w:val="TableEntry"/>
              <w:rPr>
                <w:u w:val="single"/>
              </w:rPr>
            </w:pPr>
            <w:r w:rsidRPr="001F42D3">
              <w:rPr>
                <w:u w:val="single"/>
              </w:rPr>
              <w:t>Pump Delivery Info Parameters:</w:t>
            </w:r>
          </w:p>
          <w:p w14:paraId="18E80C07" w14:textId="77777777" w:rsidR="008630D6" w:rsidRPr="001F42D3" w:rsidRDefault="008630D6" w:rsidP="00670CCB">
            <w:pPr>
              <w:pStyle w:val="TableEntry"/>
            </w:pPr>
            <w:r w:rsidRPr="001F42D3">
              <w:rPr>
                <w:color w:val="0000FF"/>
              </w:rPr>
              <w:t>Infusing Status</w:t>
            </w:r>
            <w:r w:rsidRPr="001F42D3">
              <w:t>=pump-status-not-infusing</w:t>
            </w:r>
          </w:p>
          <w:p w14:paraId="19222683" w14:textId="77777777" w:rsidR="008630D6" w:rsidRPr="001F42D3" w:rsidRDefault="008630D6" w:rsidP="00670CCB">
            <w:pPr>
              <w:pStyle w:val="TableEntry"/>
            </w:pPr>
            <w:r w:rsidRPr="001F42D3">
              <w:rPr>
                <w:color w:val="0000FF"/>
              </w:rPr>
              <w:t>Current Pump Fluid Flow</w:t>
            </w:r>
            <w:r w:rsidRPr="001F42D3">
              <w:t>=0</w:t>
            </w:r>
          </w:p>
          <w:p w14:paraId="4E2C2B62" w14:textId="77777777" w:rsidR="008630D6" w:rsidRPr="001F42D3" w:rsidRDefault="008630D6" w:rsidP="00670CCB">
            <w:pPr>
              <w:pStyle w:val="TableEntry"/>
            </w:pPr>
            <w:r w:rsidRPr="001F42D3">
              <w:rPr>
                <w:color w:val="0000FF"/>
              </w:rPr>
              <w:t>Pump Active Sources</w:t>
            </w:r>
            <w:r w:rsidRPr="001F42D3">
              <w:t>=pump-source-info-primary</w:t>
            </w:r>
          </w:p>
          <w:p w14:paraId="0F89267F" w14:textId="77777777" w:rsidR="008630D6" w:rsidRPr="001F42D3" w:rsidRDefault="008630D6" w:rsidP="00670CCB">
            <w:pPr>
              <w:pStyle w:val="TableEntry"/>
            </w:pPr>
          </w:p>
          <w:p w14:paraId="1B968C16" w14:textId="77777777" w:rsidR="008630D6" w:rsidRPr="001F42D3" w:rsidRDefault="008630D6" w:rsidP="00670CCB">
            <w:pPr>
              <w:pStyle w:val="TableEntry"/>
              <w:rPr>
                <w:u w:val="single"/>
              </w:rPr>
            </w:pPr>
            <w:r w:rsidRPr="001F42D3">
              <w:rPr>
                <w:u w:val="single"/>
              </w:rPr>
              <w:t>Active Source Parameters:</w:t>
            </w:r>
          </w:p>
          <w:p w14:paraId="7988F970" w14:textId="77777777" w:rsidR="008630D6" w:rsidRPr="001F42D3" w:rsidRDefault="008630D6" w:rsidP="00670CCB">
            <w:pPr>
              <w:pStyle w:val="TableEntry"/>
            </w:pPr>
            <w:r w:rsidRPr="001F42D3">
              <w:rPr>
                <w:color w:val="0000FF"/>
              </w:rPr>
              <w:t>Current Delivery Status</w:t>
            </w:r>
            <w:r w:rsidRPr="001F42D3">
              <w:t>=pump-delivery-status-not-delivering</w:t>
            </w:r>
          </w:p>
          <w:p w14:paraId="16D6288A" w14:textId="77777777" w:rsidR="008630D6" w:rsidRPr="001F42D3" w:rsidRDefault="008630D6" w:rsidP="00670CCB">
            <w:pPr>
              <w:pStyle w:val="TableEntry"/>
            </w:pPr>
            <w:r w:rsidRPr="001F42D3">
              <w:rPr>
                <w:color w:val="0000FF"/>
              </w:rPr>
              <w:t>Pump Not Delivering Reason</w:t>
            </w:r>
            <w:r w:rsidRPr="001F42D3">
              <w:t>=either pump-stopped-by-clinician, pump-stopped-not-specified, or pump-stopped-switching-source</w:t>
            </w:r>
          </w:p>
          <w:p w14:paraId="30DDEA82" w14:textId="77777777" w:rsidR="008630D6" w:rsidRPr="001F42D3" w:rsidRDefault="008630D6" w:rsidP="00670CCB">
            <w:pPr>
              <w:pStyle w:val="TableEntry"/>
            </w:pPr>
            <w:r w:rsidRPr="001F42D3">
              <w:rPr>
                <w:color w:val="0000FF"/>
              </w:rPr>
              <w:t>Program Delivery Mode</w:t>
            </w:r>
            <w:r w:rsidRPr="001F42D3">
              <w:t>=pump-program-delivery-mode-*</w:t>
            </w:r>
          </w:p>
          <w:p w14:paraId="4C7A55CB"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C3A1B0D" w14:textId="77777777" w:rsidR="008630D6" w:rsidRPr="001F42D3" w:rsidRDefault="008630D6" w:rsidP="00670CCB">
            <w:pPr>
              <w:pStyle w:val="TableEntry"/>
            </w:pPr>
            <w:r w:rsidRPr="001F42D3">
              <w:rPr>
                <w:color w:val="0000FF"/>
              </w:rPr>
              <w:t>Rate</w:t>
            </w:r>
            <w:r w:rsidRPr="001F42D3">
              <w:t>=primary rate</w:t>
            </w:r>
          </w:p>
          <w:p w14:paraId="2C2C6E15" w14:textId="77777777" w:rsidR="008630D6" w:rsidRPr="001F42D3" w:rsidRDefault="008630D6" w:rsidP="00670CCB">
            <w:pPr>
              <w:pStyle w:val="TableEntry"/>
            </w:pPr>
            <w:r w:rsidRPr="001F42D3">
              <w:rPr>
                <w:color w:val="0000FF"/>
              </w:rPr>
              <w:t>Dose Rate</w:t>
            </w:r>
            <w:r w:rsidRPr="001F42D3">
              <w:t>=primary dose rate</w:t>
            </w:r>
          </w:p>
          <w:p w14:paraId="3F87E37C" w14:textId="77777777" w:rsidR="008630D6" w:rsidRPr="001F42D3" w:rsidRDefault="008630D6" w:rsidP="00670CCB">
            <w:pPr>
              <w:pStyle w:val="TableEntry"/>
            </w:pPr>
            <w:r w:rsidRPr="001F42D3">
              <w:rPr>
                <w:color w:val="0000FF"/>
              </w:rPr>
              <w:t>Volume Programmed</w:t>
            </w:r>
            <w:r w:rsidRPr="001F42D3">
              <w:t>=primary volume programmed</w:t>
            </w:r>
          </w:p>
          <w:p w14:paraId="5B2EED4D"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2529A56"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primary delivery, including the one just completed</w:t>
            </w:r>
          </w:p>
          <w:p w14:paraId="25F79648" w14:textId="77777777" w:rsidR="008630D6" w:rsidRPr="001F42D3" w:rsidRDefault="008630D6" w:rsidP="00670CCB">
            <w:pPr>
              <w:pStyle w:val="TableEntry"/>
            </w:pPr>
            <w:r w:rsidRPr="001F42D3">
              <w:rPr>
                <w:color w:val="0000FF"/>
              </w:rPr>
              <w:t>Volume Remaining</w:t>
            </w:r>
            <w:r w:rsidRPr="001F42D3">
              <w:t>=primary volume remaining</w:t>
            </w:r>
          </w:p>
          <w:p w14:paraId="264D151C"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762F9B8D" w14:textId="77777777" w:rsidR="008630D6" w:rsidRPr="001F42D3" w:rsidRDefault="008630D6" w:rsidP="00670CCB">
            <w:pPr>
              <w:pStyle w:val="TableEntry"/>
            </w:pPr>
          </w:p>
          <w:p w14:paraId="1B6F5BE6" w14:textId="77777777" w:rsidR="008630D6" w:rsidRPr="001F42D3" w:rsidRDefault="008630D6" w:rsidP="00670CCB">
            <w:pPr>
              <w:pStyle w:val="TableEntry"/>
            </w:pPr>
            <w:r w:rsidRPr="001F42D3">
              <w:t>The first DELIV_STOP represents the stop of the primary infusion that was running.</w:t>
            </w:r>
          </w:p>
          <w:p w14:paraId="1A253AC8" w14:textId="77777777" w:rsidR="008630D6" w:rsidRPr="001F42D3" w:rsidRDefault="008630D6" w:rsidP="00670CCB">
            <w:pPr>
              <w:pStyle w:val="TableEntry"/>
            </w:pPr>
          </w:p>
          <w:p w14:paraId="214CD549" w14:textId="77777777" w:rsidR="008630D6" w:rsidRPr="001F42D3" w:rsidRDefault="008630D6" w:rsidP="00670CCB">
            <w:pPr>
              <w:pStyle w:val="TableEntry"/>
            </w:pPr>
            <w:r w:rsidRPr="001F42D3">
              <w:t>If the pump supports automatic transition from primary to secondary (i.e., without a manual pause by the clinician), then the appropriate value for Pump Not Delivering Reason on the first DELIV_STOP event in this scenario is pump-stopped-switching-source. If not, then its value should be either pump-stopped-by-clinician or pump-stopped-not-specified.</w:t>
            </w:r>
          </w:p>
          <w:p w14:paraId="1B9F2810" w14:textId="77777777" w:rsidR="008630D6" w:rsidRPr="001F42D3" w:rsidRDefault="008630D6" w:rsidP="00670CCB">
            <w:pPr>
              <w:pStyle w:val="TableEntry"/>
            </w:pPr>
          </w:p>
        </w:tc>
      </w:tr>
      <w:tr w:rsidR="008630D6" w:rsidRPr="001F42D3" w14:paraId="1452FB77" w14:textId="77777777" w:rsidTr="00670CCB">
        <w:trPr>
          <w:cantSplit/>
          <w:trHeight w:val="224"/>
        </w:trPr>
        <w:tc>
          <w:tcPr>
            <w:tcW w:w="761" w:type="pct"/>
            <w:vMerge/>
          </w:tcPr>
          <w:p w14:paraId="3A5A50EB" w14:textId="77777777" w:rsidR="008630D6" w:rsidRPr="001F42D3" w:rsidRDefault="008630D6" w:rsidP="00670CCB">
            <w:pPr>
              <w:pStyle w:val="TableEntry"/>
            </w:pPr>
          </w:p>
        </w:tc>
        <w:tc>
          <w:tcPr>
            <w:tcW w:w="1316" w:type="pct"/>
          </w:tcPr>
          <w:p w14:paraId="35DF2B7A" w14:textId="77777777" w:rsidR="008630D6" w:rsidRPr="001F42D3" w:rsidRDefault="008630D6" w:rsidP="00670CCB">
            <w:pPr>
              <w:pStyle w:val="TableEntry"/>
            </w:pPr>
            <w:r w:rsidRPr="001F42D3">
              <w:t>MDC_EVT_PUMP_DELIV_ START</w:t>
            </w:r>
          </w:p>
        </w:tc>
        <w:tc>
          <w:tcPr>
            <w:tcW w:w="1880" w:type="pct"/>
          </w:tcPr>
          <w:p w14:paraId="4D93B492" w14:textId="77777777" w:rsidR="008630D6" w:rsidRPr="001F42D3" w:rsidRDefault="008630D6" w:rsidP="00670CCB">
            <w:pPr>
              <w:pStyle w:val="TableEntry"/>
              <w:rPr>
                <w:u w:val="single"/>
              </w:rPr>
            </w:pPr>
            <w:r w:rsidRPr="001F42D3">
              <w:rPr>
                <w:u w:val="single"/>
              </w:rPr>
              <w:t>Pump Delivery Info Parameters:</w:t>
            </w:r>
          </w:p>
          <w:p w14:paraId="3683294B" w14:textId="77777777" w:rsidR="008630D6" w:rsidRPr="001F42D3" w:rsidRDefault="008630D6" w:rsidP="00670CCB">
            <w:pPr>
              <w:pStyle w:val="TableEntry"/>
            </w:pPr>
            <w:r w:rsidRPr="001F42D3">
              <w:rPr>
                <w:color w:val="0000FF"/>
              </w:rPr>
              <w:t>Infusing Status</w:t>
            </w:r>
            <w:r w:rsidRPr="001F42D3">
              <w:t>=pump-status-infusing</w:t>
            </w:r>
          </w:p>
          <w:p w14:paraId="60D3FD6F" w14:textId="77777777" w:rsidR="008630D6" w:rsidRPr="001F42D3" w:rsidRDefault="008630D6" w:rsidP="00670CCB">
            <w:pPr>
              <w:pStyle w:val="TableEntry"/>
            </w:pPr>
            <w:r w:rsidRPr="001F42D3">
              <w:rPr>
                <w:color w:val="0000FF"/>
              </w:rPr>
              <w:t>Current Pump Fluid Flow</w:t>
            </w:r>
            <w:r w:rsidRPr="001F42D3">
              <w:t>=piggyback programmed rate</w:t>
            </w:r>
          </w:p>
          <w:p w14:paraId="3FAE6756" w14:textId="77777777" w:rsidR="008630D6" w:rsidRPr="001F42D3" w:rsidRDefault="008630D6" w:rsidP="00670CCB">
            <w:pPr>
              <w:pStyle w:val="TableEntry"/>
            </w:pPr>
            <w:r w:rsidRPr="001F42D3">
              <w:rPr>
                <w:color w:val="0000FF"/>
              </w:rPr>
              <w:t>Pump Active Sources</w:t>
            </w:r>
            <w:r w:rsidRPr="001F42D3">
              <w:t>=pump-source-info-secondary</w:t>
            </w:r>
          </w:p>
          <w:p w14:paraId="20BF2A2E" w14:textId="77777777" w:rsidR="008630D6" w:rsidRPr="001F42D3" w:rsidRDefault="008630D6" w:rsidP="00670CCB">
            <w:pPr>
              <w:pStyle w:val="TableEntry"/>
            </w:pPr>
          </w:p>
          <w:p w14:paraId="60C1FBAE" w14:textId="77777777" w:rsidR="008630D6" w:rsidRPr="001F42D3" w:rsidRDefault="008630D6" w:rsidP="00670CCB">
            <w:pPr>
              <w:pStyle w:val="TableEntry"/>
              <w:rPr>
                <w:u w:val="single"/>
              </w:rPr>
            </w:pPr>
            <w:r w:rsidRPr="001F42D3">
              <w:rPr>
                <w:u w:val="single"/>
              </w:rPr>
              <w:t>Active Source Parameters:</w:t>
            </w:r>
          </w:p>
          <w:p w14:paraId="0CE11B4E" w14:textId="77777777" w:rsidR="008630D6" w:rsidRPr="001F42D3" w:rsidRDefault="008630D6" w:rsidP="00670CCB">
            <w:pPr>
              <w:pStyle w:val="TableEntry"/>
            </w:pPr>
            <w:r w:rsidRPr="001F42D3">
              <w:rPr>
                <w:color w:val="0000FF"/>
              </w:rPr>
              <w:t>Current Delivery Status</w:t>
            </w:r>
            <w:r w:rsidRPr="001F42D3">
              <w:t>=pump-delivery-status-delivering</w:t>
            </w:r>
          </w:p>
          <w:p w14:paraId="32E131B0" w14:textId="77777777" w:rsidR="008630D6" w:rsidRPr="001F42D3" w:rsidRDefault="008630D6" w:rsidP="00670CCB">
            <w:pPr>
              <w:pStyle w:val="TableEntry"/>
            </w:pPr>
            <w:r w:rsidRPr="001F42D3">
              <w:rPr>
                <w:color w:val="0000FF"/>
              </w:rPr>
              <w:t>Program Delivery Mode</w:t>
            </w:r>
            <w:r w:rsidRPr="001F42D3">
              <w:t>=pump-program-delivery-mode-*</w:t>
            </w:r>
          </w:p>
          <w:p w14:paraId="043C092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E38CDD4" w14:textId="77777777" w:rsidR="008630D6" w:rsidRPr="001F42D3" w:rsidRDefault="008630D6" w:rsidP="00670CCB">
            <w:pPr>
              <w:pStyle w:val="TableEntry"/>
            </w:pPr>
            <w:r w:rsidRPr="001F42D3">
              <w:rPr>
                <w:color w:val="0000FF"/>
              </w:rPr>
              <w:t>Rate</w:t>
            </w:r>
            <w:r w:rsidRPr="001F42D3">
              <w:t>=piggyback programmed rate</w:t>
            </w:r>
          </w:p>
          <w:p w14:paraId="343D069F" w14:textId="77777777" w:rsidR="008630D6" w:rsidRPr="001F42D3" w:rsidRDefault="008630D6" w:rsidP="00670CCB">
            <w:pPr>
              <w:pStyle w:val="TableEntry"/>
            </w:pPr>
            <w:r w:rsidRPr="001F42D3">
              <w:rPr>
                <w:color w:val="0000FF"/>
              </w:rPr>
              <w:t>Dose Rate</w:t>
            </w:r>
            <w:r w:rsidRPr="001F42D3">
              <w:t>=piggyback dose rate</w:t>
            </w:r>
          </w:p>
          <w:p w14:paraId="2433DBFA" w14:textId="77777777" w:rsidR="008630D6" w:rsidRPr="001F42D3" w:rsidRDefault="008630D6" w:rsidP="00670CCB">
            <w:pPr>
              <w:pStyle w:val="TableEntry"/>
            </w:pPr>
            <w:r w:rsidRPr="001F42D3">
              <w:rPr>
                <w:color w:val="0000FF"/>
              </w:rPr>
              <w:t>Volume Programmed</w:t>
            </w:r>
            <w:r w:rsidRPr="001F42D3">
              <w:t>=piggyback volume programmed</w:t>
            </w:r>
          </w:p>
          <w:p w14:paraId="748AD3F8" w14:textId="77777777" w:rsidR="008630D6" w:rsidRPr="001F42D3" w:rsidRDefault="008630D6" w:rsidP="00670CCB">
            <w:pPr>
              <w:pStyle w:val="TableEntry"/>
            </w:pPr>
            <w:r w:rsidRPr="001F42D3">
              <w:rPr>
                <w:color w:val="0000FF"/>
              </w:rPr>
              <w:t>Current Segment Volume Delivered</w:t>
            </w:r>
            <w:r w:rsidRPr="001F42D3">
              <w:t>=0</w:t>
            </w:r>
          </w:p>
          <w:p w14:paraId="0CF2BC3F" w14:textId="77777777" w:rsidR="008630D6" w:rsidRPr="001F42D3" w:rsidRDefault="008630D6" w:rsidP="00670CCB">
            <w:pPr>
              <w:pStyle w:val="TableEntry"/>
            </w:pPr>
            <w:r w:rsidRPr="001F42D3">
              <w:rPr>
                <w:color w:val="0000FF"/>
              </w:rPr>
              <w:t>Cumulative Volume Delivered</w:t>
            </w:r>
            <w:r w:rsidRPr="001F42D3">
              <w:t>=0</w:t>
            </w:r>
          </w:p>
          <w:p w14:paraId="572C66C5" w14:textId="77777777" w:rsidR="008630D6" w:rsidRPr="001F42D3" w:rsidRDefault="008630D6" w:rsidP="00670CCB">
            <w:pPr>
              <w:pStyle w:val="TableEntry"/>
            </w:pPr>
            <w:r w:rsidRPr="001F42D3">
              <w:rPr>
                <w:color w:val="0000FF"/>
              </w:rPr>
              <w:t>Volume Remaining</w:t>
            </w:r>
            <w:r w:rsidRPr="001F42D3">
              <w:t>=piggyback volume programmed</w:t>
            </w:r>
          </w:p>
          <w:p w14:paraId="5D6F8202"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9DB7CE4" w14:textId="77777777" w:rsidR="008630D6" w:rsidRPr="001F42D3" w:rsidRDefault="008630D6" w:rsidP="00670CCB">
            <w:pPr>
              <w:pStyle w:val="TableEntry"/>
              <w:rPr>
                <w:rFonts w:ascii="Tahoma" w:hAnsi="Tahoma" w:cs="Tahoma"/>
                <w:sz w:val="16"/>
                <w:szCs w:val="16"/>
              </w:rPr>
            </w:pPr>
          </w:p>
        </w:tc>
      </w:tr>
      <w:tr w:rsidR="008630D6" w:rsidRPr="001F42D3" w14:paraId="4362340B" w14:textId="77777777" w:rsidTr="00670CCB">
        <w:trPr>
          <w:cantSplit/>
        </w:trPr>
        <w:tc>
          <w:tcPr>
            <w:tcW w:w="761" w:type="pct"/>
            <w:vMerge/>
          </w:tcPr>
          <w:p w14:paraId="4E85C664" w14:textId="77777777" w:rsidR="008630D6" w:rsidRPr="001F42D3" w:rsidRDefault="008630D6" w:rsidP="00670CCB">
            <w:pPr>
              <w:pStyle w:val="TableEntry"/>
            </w:pPr>
          </w:p>
        </w:tc>
        <w:tc>
          <w:tcPr>
            <w:tcW w:w="1316" w:type="pct"/>
          </w:tcPr>
          <w:p w14:paraId="7D18D313" w14:textId="77777777" w:rsidR="008630D6" w:rsidRPr="001F42D3" w:rsidRDefault="008630D6" w:rsidP="00670CCB">
            <w:pPr>
              <w:pStyle w:val="TableEntry"/>
            </w:pPr>
            <w:r w:rsidRPr="001F42D3">
              <w:t>MDC_EVT_PUMP_DELIV_ COMP</w:t>
            </w:r>
          </w:p>
        </w:tc>
        <w:tc>
          <w:tcPr>
            <w:tcW w:w="1880" w:type="pct"/>
          </w:tcPr>
          <w:p w14:paraId="3C667D8F" w14:textId="77777777" w:rsidR="008630D6" w:rsidRPr="001F42D3" w:rsidRDefault="008630D6" w:rsidP="00670CCB">
            <w:pPr>
              <w:pStyle w:val="TableEntry"/>
              <w:rPr>
                <w:u w:val="single"/>
              </w:rPr>
            </w:pPr>
            <w:r w:rsidRPr="001F42D3">
              <w:rPr>
                <w:u w:val="single"/>
              </w:rPr>
              <w:t>Pump Delivery Info Parameters:</w:t>
            </w:r>
          </w:p>
          <w:p w14:paraId="42EBA1F4" w14:textId="77777777" w:rsidR="008630D6" w:rsidRPr="001F42D3" w:rsidRDefault="008630D6" w:rsidP="00670CCB">
            <w:pPr>
              <w:pStyle w:val="TableEntry"/>
            </w:pPr>
            <w:r w:rsidRPr="001F42D3">
              <w:rPr>
                <w:color w:val="0000FF"/>
              </w:rPr>
              <w:t>Infusing Status</w:t>
            </w:r>
            <w:r w:rsidRPr="001F42D3">
              <w:t>=pump-status-not-infusing</w:t>
            </w:r>
          </w:p>
          <w:p w14:paraId="64B0E0A9" w14:textId="77777777" w:rsidR="008630D6" w:rsidRPr="001F42D3" w:rsidRDefault="008630D6" w:rsidP="00670CCB">
            <w:pPr>
              <w:pStyle w:val="TableEntry"/>
            </w:pPr>
            <w:r w:rsidRPr="001F42D3">
              <w:rPr>
                <w:color w:val="0000FF"/>
              </w:rPr>
              <w:t>Current Pump Fluid Flow</w:t>
            </w:r>
            <w:r w:rsidRPr="001F42D3">
              <w:t>=0</w:t>
            </w:r>
          </w:p>
          <w:p w14:paraId="70A7971F" w14:textId="77777777" w:rsidR="008630D6" w:rsidRPr="001F42D3" w:rsidRDefault="008630D6" w:rsidP="00670CCB">
            <w:pPr>
              <w:pStyle w:val="TableEntry"/>
            </w:pPr>
            <w:r w:rsidRPr="001F42D3">
              <w:rPr>
                <w:color w:val="0000FF"/>
              </w:rPr>
              <w:t>Pump Active Sources</w:t>
            </w:r>
            <w:r w:rsidRPr="001F42D3">
              <w:t>=pump-source-info-secondary</w:t>
            </w:r>
          </w:p>
          <w:p w14:paraId="685D7765" w14:textId="77777777" w:rsidR="008630D6" w:rsidRPr="001F42D3" w:rsidRDefault="008630D6" w:rsidP="00670CCB">
            <w:pPr>
              <w:pStyle w:val="TableEntry"/>
            </w:pPr>
          </w:p>
          <w:p w14:paraId="64BA56B3" w14:textId="77777777" w:rsidR="008630D6" w:rsidRPr="001F42D3" w:rsidRDefault="008630D6" w:rsidP="00670CCB">
            <w:pPr>
              <w:pStyle w:val="TableEntry"/>
              <w:rPr>
                <w:u w:val="single"/>
              </w:rPr>
            </w:pPr>
            <w:r w:rsidRPr="001F42D3">
              <w:rPr>
                <w:u w:val="single"/>
              </w:rPr>
              <w:t>Active Source Parameters:</w:t>
            </w:r>
          </w:p>
          <w:p w14:paraId="5B9CF847" w14:textId="77777777" w:rsidR="008630D6" w:rsidRPr="001F42D3" w:rsidRDefault="008630D6" w:rsidP="00670CCB">
            <w:pPr>
              <w:pStyle w:val="TableEntry"/>
            </w:pPr>
            <w:r w:rsidRPr="001F42D3">
              <w:rPr>
                <w:color w:val="0000FF"/>
              </w:rPr>
              <w:t>Current Delivery Status</w:t>
            </w:r>
            <w:r w:rsidRPr="001F42D3">
              <w:t>=pump-delivery-status-not-delivering</w:t>
            </w:r>
          </w:p>
          <w:p w14:paraId="2FEDA12C" w14:textId="77777777" w:rsidR="008630D6" w:rsidRPr="001F42D3" w:rsidRDefault="008630D6" w:rsidP="00670CCB">
            <w:pPr>
              <w:pStyle w:val="TableEntry"/>
            </w:pPr>
            <w:r w:rsidRPr="001F42D3">
              <w:rPr>
                <w:color w:val="0000FF"/>
              </w:rPr>
              <w:t>Pump Not Delivering Reason</w:t>
            </w:r>
            <w:r w:rsidRPr="001F42D3">
              <w:t>=pump-stopped-switching-source</w:t>
            </w:r>
          </w:p>
          <w:p w14:paraId="4A4CE59B" w14:textId="77777777" w:rsidR="008630D6" w:rsidRPr="001F42D3" w:rsidRDefault="008630D6" w:rsidP="00670CCB">
            <w:pPr>
              <w:pStyle w:val="TableEntry"/>
            </w:pPr>
            <w:r w:rsidRPr="001F42D3">
              <w:rPr>
                <w:color w:val="0000FF"/>
              </w:rPr>
              <w:t>Program Delivery Mode</w:t>
            </w:r>
            <w:r w:rsidRPr="001F42D3">
              <w:t>=pump-program-delivery-mode-*</w:t>
            </w:r>
          </w:p>
          <w:p w14:paraId="0311563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B25F6FD" w14:textId="77777777" w:rsidR="008630D6" w:rsidRPr="001F42D3" w:rsidRDefault="008630D6" w:rsidP="00670CCB">
            <w:pPr>
              <w:pStyle w:val="TableEntry"/>
            </w:pPr>
            <w:r w:rsidRPr="001F42D3">
              <w:rPr>
                <w:color w:val="0000FF"/>
              </w:rPr>
              <w:t>Rate</w:t>
            </w:r>
            <w:r w:rsidRPr="001F42D3">
              <w:t>=piggyback programmed rate</w:t>
            </w:r>
          </w:p>
          <w:p w14:paraId="0A8134C9" w14:textId="77777777" w:rsidR="008630D6" w:rsidRPr="001F42D3" w:rsidRDefault="008630D6" w:rsidP="00670CCB">
            <w:pPr>
              <w:pStyle w:val="TableEntry"/>
            </w:pPr>
            <w:r w:rsidRPr="001F42D3">
              <w:rPr>
                <w:color w:val="0000FF"/>
              </w:rPr>
              <w:t>Dose Rate</w:t>
            </w:r>
            <w:r w:rsidRPr="001F42D3">
              <w:t>=piggyback dose rate</w:t>
            </w:r>
          </w:p>
          <w:p w14:paraId="19D2CA94" w14:textId="77777777" w:rsidR="008630D6" w:rsidRPr="001F42D3" w:rsidRDefault="008630D6" w:rsidP="00670CCB">
            <w:pPr>
              <w:pStyle w:val="TableEntry"/>
            </w:pPr>
            <w:r w:rsidRPr="001F42D3">
              <w:rPr>
                <w:color w:val="0000FF"/>
              </w:rPr>
              <w:t>Volume Programmed</w:t>
            </w:r>
            <w:r w:rsidRPr="001F42D3">
              <w:t>=piggyback volume programmed</w:t>
            </w:r>
          </w:p>
          <w:p w14:paraId="46B25526" w14:textId="77777777" w:rsidR="008630D6" w:rsidRPr="001F42D3" w:rsidRDefault="008630D6" w:rsidP="00670CCB">
            <w:pPr>
              <w:pStyle w:val="TableEntry"/>
            </w:pPr>
            <w:r w:rsidRPr="001F42D3">
              <w:rPr>
                <w:color w:val="0000FF"/>
              </w:rPr>
              <w:t>Current Segment Volume Delivered</w:t>
            </w:r>
            <w:r w:rsidRPr="001F42D3">
              <w:t>= volume delivered since last piggyback DELIV_START</w:t>
            </w:r>
          </w:p>
          <w:p w14:paraId="4279744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piggyback delivery, including the one just completed</w:t>
            </w:r>
          </w:p>
          <w:p w14:paraId="486EFA6C" w14:textId="77777777" w:rsidR="008630D6" w:rsidRPr="001F42D3" w:rsidRDefault="008630D6" w:rsidP="00670CCB">
            <w:pPr>
              <w:pStyle w:val="TableEntry"/>
            </w:pPr>
            <w:r w:rsidRPr="001F42D3">
              <w:rPr>
                <w:color w:val="0000FF"/>
              </w:rPr>
              <w:t>Volume Remaining</w:t>
            </w:r>
            <w:r w:rsidRPr="001F42D3">
              <w:t>=0</w:t>
            </w:r>
          </w:p>
          <w:p w14:paraId="6489DC45"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17D43782" w14:textId="77777777" w:rsidR="008630D6" w:rsidRPr="001F42D3" w:rsidRDefault="008630D6" w:rsidP="00670CCB">
            <w:pPr>
              <w:pStyle w:val="TableEntry"/>
            </w:pPr>
          </w:p>
        </w:tc>
      </w:tr>
      <w:tr w:rsidR="008630D6" w:rsidRPr="001F42D3" w14:paraId="0303250F" w14:textId="77777777" w:rsidTr="00670CCB">
        <w:trPr>
          <w:cantSplit/>
          <w:trHeight w:val="91"/>
        </w:trPr>
        <w:tc>
          <w:tcPr>
            <w:tcW w:w="761" w:type="pct"/>
            <w:vMerge/>
          </w:tcPr>
          <w:p w14:paraId="29735E38" w14:textId="77777777" w:rsidR="008630D6" w:rsidRPr="001F42D3" w:rsidRDefault="008630D6" w:rsidP="00670CCB">
            <w:pPr>
              <w:pStyle w:val="TableEntry"/>
            </w:pPr>
          </w:p>
        </w:tc>
        <w:tc>
          <w:tcPr>
            <w:tcW w:w="1316" w:type="pct"/>
          </w:tcPr>
          <w:p w14:paraId="49F2441D" w14:textId="77777777" w:rsidR="008630D6" w:rsidRPr="001F42D3" w:rsidRDefault="008630D6" w:rsidP="00670CCB">
            <w:pPr>
              <w:pStyle w:val="TableEntry"/>
            </w:pPr>
            <w:r w:rsidRPr="001F42D3">
              <w:t>MDC_EVT_PUMP_DELIV_ START</w:t>
            </w:r>
          </w:p>
        </w:tc>
        <w:tc>
          <w:tcPr>
            <w:tcW w:w="1880" w:type="pct"/>
          </w:tcPr>
          <w:p w14:paraId="6E2BE818" w14:textId="77777777" w:rsidR="008630D6" w:rsidRPr="001F42D3" w:rsidRDefault="008630D6" w:rsidP="00670CCB">
            <w:pPr>
              <w:pStyle w:val="TableEntry"/>
              <w:rPr>
                <w:u w:val="single"/>
              </w:rPr>
            </w:pPr>
            <w:r w:rsidRPr="001F42D3">
              <w:rPr>
                <w:u w:val="single"/>
              </w:rPr>
              <w:t>Pump Delivery Info Parameters:</w:t>
            </w:r>
          </w:p>
          <w:p w14:paraId="2573DF93" w14:textId="77777777" w:rsidR="008630D6" w:rsidRPr="001F42D3" w:rsidRDefault="008630D6" w:rsidP="00670CCB">
            <w:pPr>
              <w:pStyle w:val="TableEntry"/>
            </w:pPr>
            <w:r w:rsidRPr="001F42D3">
              <w:rPr>
                <w:color w:val="0000FF"/>
              </w:rPr>
              <w:t>Infusing Status</w:t>
            </w:r>
            <w:r w:rsidRPr="001F42D3">
              <w:t>=pump-status-infusing</w:t>
            </w:r>
          </w:p>
          <w:p w14:paraId="6954D1CF" w14:textId="77777777" w:rsidR="008630D6" w:rsidRPr="001F42D3" w:rsidRDefault="008630D6" w:rsidP="00670CCB">
            <w:pPr>
              <w:pStyle w:val="TableEntry"/>
            </w:pPr>
            <w:r w:rsidRPr="001F42D3">
              <w:rPr>
                <w:color w:val="0000FF"/>
              </w:rPr>
              <w:t>Current Pump Fluid Flow</w:t>
            </w:r>
            <w:r w:rsidRPr="001F42D3">
              <w:t>=primary rate</w:t>
            </w:r>
          </w:p>
          <w:p w14:paraId="7601D002" w14:textId="77777777" w:rsidR="008630D6" w:rsidRPr="001F42D3" w:rsidRDefault="008630D6" w:rsidP="00670CCB">
            <w:pPr>
              <w:pStyle w:val="TableEntry"/>
            </w:pPr>
            <w:r w:rsidRPr="001F42D3">
              <w:rPr>
                <w:color w:val="0000FF"/>
              </w:rPr>
              <w:t>Pump Active Sources</w:t>
            </w:r>
            <w:r w:rsidRPr="001F42D3">
              <w:t>=pump-source-info-primary</w:t>
            </w:r>
          </w:p>
          <w:p w14:paraId="3E95C673" w14:textId="77777777" w:rsidR="008630D6" w:rsidRPr="001F42D3" w:rsidRDefault="008630D6" w:rsidP="00670CCB">
            <w:pPr>
              <w:pStyle w:val="TableEntry"/>
            </w:pPr>
          </w:p>
          <w:p w14:paraId="12EB0F02" w14:textId="77777777" w:rsidR="008630D6" w:rsidRPr="001F42D3" w:rsidRDefault="008630D6" w:rsidP="00670CCB">
            <w:pPr>
              <w:pStyle w:val="TableEntry"/>
              <w:rPr>
                <w:u w:val="single"/>
              </w:rPr>
            </w:pPr>
            <w:r w:rsidRPr="001F42D3">
              <w:rPr>
                <w:u w:val="single"/>
              </w:rPr>
              <w:t>Active Source Parameters:</w:t>
            </w:r>
          </w:p>
          <w:p w14:paraId="5EAB8269" w14:textId="77777777" w:rsidR="008630D6" w:rsidRPr="001F42D3" w:rsidRDefault="008630D6" w:rsidP="00670CCB">
            <w:pPr>
              <w:pStyle w:val="TableEntry"/>
            </w:pPr>
            <w:r w:rsidRPr="001F42D3">
              <w:rPr>
                <w:color w:val="0000FF"/>
              </w:rPr>
              <w:t>Current Delivery Status</w:t>
            </w:r>
            <w:r w:rsidRPr="001F42D3">
              <w:t>=pump-delivery-status-delivering</w:t>
            </w:r>
          </w:p>
          <w:p w14:paraId="74B6E94E" w14:textId="77777777" w:rsidR="008630D6" w:rsidRPr="001F42D3" w:rsidRDefault="008630D6" w:rsidP="00670CCB">
            <w:pPr>
              <w:pStyle w:val="TableEntry"/>
            </w:pPr>
            <w:r w:rsidRPr="001F42D3">
              <w:rPr>
                <w:color w:val="0000FF"/>
              </w:rPr>
              <w:t>Program Delivery Mode</w:t>
            </w:r>
            <w:r w:rsidRPr="001F42D3">
              <w:t>=pump-program-delivery-mode-*</w:t>
            </w:r>
          </w:p>
          <w:p w14:paraId="28215C82"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2E6B4C8" w14:textId="77777777" w:rsidR="008630D6" w:rsidRPr="001F42D3" w:rsidRDefault="008630D6" w:rsidP="00670CCB">
            <w:pPr>
              <w:pStyle w:val="TableEntry"/>
            </w:pPr>
            <w:r w:rsidRPr="001F42D3">
              <w:rPr>
                <w:color w:val="0000FF"/>
              </w:rPr>
              <w:t>Rate</w:t>
            </w:r>
            <w:r w:rsidRPr="001F42D3">
              <w:t>=primary rate</w:t>
            </w:r>
          </w:p>
          <w:p w14:paraId="07B21010" w14:textId="77777777" w:rsidR="008630D6" w:rsidRPr="001F42D3" w:rsidRDefault="008630D6" w:rsidP="00670CCB">
            <w:pPr>
              <w:pStyle w:val="TableEntry"/>
            </w:pPr>
            <w:r w:rsidRPr="001F42D3">
              <w:rPr>
                <w:color w:val="0000FF"/>
              </w:rPr>
              <w:t>Dose Rate</w:t>
            </w:r>
            <w:r w:rsidRPr="001F42D3">
              <w:t>=primary dose rate</w:t>
            </w:r>
          </w:p>
          <w:p w14:paraId="551EDA27" w14:textId="77777777" w:rsidR="008630D6" w:rsidRPr="001F42D3" w:rsidRDefault="008630D6" w:rsidP="00670CCB">
            <w:pPr>
              <w:pStyle w:val="TableEntry"/>
            </w:pPr>
            <w:r w:rsidRPr="001F42D3">
              <w:rPr>
                <w:color w:val="0000FF"/>
              </w:rPr>
              <w:t>Volume Programmed</w:t>
            </w:r>
            <w:r w:rsidRPr="001F42D3">
              <w:t>=primary volume programmed</w:t>
            </w:r>
          </w:p>
          <w:p w14:paraId="1BA3E7AE" w14:textId="77777777" w:rsidR="008630D6" w:rsidRPr="001F42D3" w:rsidRDefault="008630D6" w:rsidP="00670CCB">
            <w:pPr>
              <w:pStyle w:val="TableEntry"/>
            </w:pPr>
            <w:r w:rsidRPr="001F42D3">
              <w:rPr>
                <w:color w:val="0000FF"/>
              </w:rPr>
              <w:t>Current Segment Volume Delivered</w:t>
            </w:r>
            <w:r w:rsidRPr="001F42D3">
              <w:t>=0</w:t>
            </w:r>
          </w:p>
          <w:p w14:paraId="79FBCC0F"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primary delivery</w:t>
            </w:r>
          </w:p>
          <w:p w14:paraId="4BD05116" w14:textId="77777777" w:rsidR="008630D6" w:rsidRPr="001F42D3" w:rsidRDefault="008630D6" w:rsidP="00670CCB">
            <w:pPr>
              <w:pStyle w:val="TableEntry"/>
            </w:pPr>
            <w:r w:rsidRPr="001F42D3">
              <w:rPr>
                <w:color w:val="0000FF"/>
              </w:rPr>
              <w:t>Volume Remaining</w:t>
            </w:r>
            <w:r w:rsidRPr="001F42D3">
              <w:t>=primary volume remaining</w:t>
            </w:r>
          </w:p>
          <w:p w14:paraId="11C399B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7ED3B28" w14:textId="77777777" w:rsidR="008630D6" w:rsidRPr="001F42D3" w:rsidRDefault="008630D6" w:rsidP="00670CCB">
            <w:pPr>
              <w:ind w:hanging="2"/>
              <w:rPr>
                <w:rFonts w:ascii="Tahoma" w:hAnsi="Tahoma" w:cs="Tahoma"/>
                <w:sz w:val="16"/>
                <w:szCs w:val="16"/>
              </w:rPr>
            </w:pPr>
          </w:p>
        </w:tc>
      </w:tr>
      <w:tr w:rsidR="008630D6" w:rsidRPr="001F42D3" w14:paraId="4F572A72" w14:textId="77777777" w:rsidTr="00670CCB">
        <w:trPr>
          <w:cantSplit/>
          <w:trHeight w:val="91"/>
        </w:trPr>
        <w:tc>
          <w:tcPr>
            <w:tcW w:w="761" w:type="pct"/>
            <w:vMerge w:val="restart"/>
          </w:tcPr>
          <w:p w14:paraId="2AB1546B" w14:textId="77777777" w:rsidR="008630D6" w:rsidRPr="001F42D3" w:rsidRDefault="008630D6" w:rsidP="00670CCB">
            <w:pPr>
              <w:pStyle w:val="TableEntry"/>
            </w:pPr>
            <w:r w:rsidRPr="001F42D3">
              <w:lastRenderedPageBreak/>
              <w:t>Bolus start, followed by bolus end, followed by resumption of continuous rate after the bolus (this assumes the pump will revert to the continuous rate once the bolus VTBI is achieved)</w:t>
            </w:r>
          </w:p>
          <w:p w14:paraId="7000478A" w14:textId="77777777" w:rsidR="008630D6" w:rsidRPr="001F42D3" w:rsidRDefault="008630D6" w:rsidP="00670CCB">
            <w:pPr>
              <w:pStyle w:val="TableEntry"/>
            </w:pPr>
          </w:p>
          <w:p w14:paraId="55C57297" w14:textId="77777777" w:rsidR="008630D6" w:rsidRPr="001F42D3" w:rsidRDefault="008630D6" w:rsidP="00670CCB">
            <w:pPr>
              <w:pStyle w:val="TableEntry"/>
            </w:pPr>
            <w:r w:rsidRPr="001F42D3">
              <w:t>(NOTE:  events associated with the start of the continuous infusion prior to the bolus and completion of the continuous infusion after the bolus completes are not shown)</w:t>
            </w:r>
          </w:p>
          <w:p w14:paraId="12C9F5A2" w14:textId="77777777" w:rsidR="008630D6" w:rsidRPr="001F42D3" w:rsidRDefault="008630D6" w:rsidP="00670CCB">
            <w:pPr>
              <w:pStyle w:val="TableEntry"/>
            </w:pPr>
          </w:p>
        </w:tc>
        <w:tc>
          <w:tcPr>
            <w:tcW w:w="1316" w:type="pct"/>
          </w:tcPr>
          <w:p w14:paraId="68E0F51B" w14:textId="77777777" w:rsidR="008630D6" w:rsidRPr="001F42D3" w:rsidRDefault="008630D6" w:rsidP="00670CCB">
            <w:pPr>
              <w:pStyle w:val="TableEntry"/>
            </w:pPr>
            <w:r w:rsidRPr="001F42D3">
              <w:t>MDC_EVT_PUMP_DELIV_ STOP</w:t>
            </w:r>
          </w:p>
        </w:tc>
        <w:tc>
          <w:tcPr>
            <w:tcW w:w="1880" w:type="pct"/>
          </w:tcPr>
          <w:p w14:paraId="192801ED" w14:textId="77777777" w:rsidR="008630D6" w:rsidRPr="001F42D3" w:rsidRDefault="008630D6" w:rsidP="00670CCB">
            <w:pPr>
              <w:pStyle w:val="TableEntry"/>
              <w:rPr>
                <w:u w:val="single"/>
              </w:rPr>
            </w:pPr>
            <w:r w:rsidRPr="001F42D3">
              <w:rPr>
                <w:u w:val="single"/>
              </w:rPr>
              <w:t>Pump Delivery Info Parameters:</w:t>
            </w:r>
          </w:p>
          <w:p w14:paraId="2EDE90E7" w14:textId="77777777" w:rsidR="008630D6" w:rsidRPr="001F42D3" w:rsidRDefault="008630D6" w:rsidP="00670CCB">
            <w:pPr>
              <w:pStyle w:val="TableEntry"/>
            </w:pPr>
            <w:r w:rsidRPr="001F42D3">
              <w:rPr>
                <w:color w:val="0000FF"/>
              </w:rPr>
              <w:t>Infusing Status</w:t>
            </w:r>
            <w:r w:rsidRPr="001F42D3">
              <w:t>=pump reported status</w:t>
            </w:r>
          </w:p>
          <w:p w14:paraId="2B69C36A" w14:textId="77777777" w:rsidR="008630D6" w:rsidRPr="001F42D3" w:rsidRDefault="008630D6" w:rsidP="00670CCB">
            <w:pPr>
              <w:pStyle w:val="TableEntry"/>
            </w:pPr>
            <w:r w:rsidRPr="001F42D3">
              <w:rPr>
                <w:color w:val="0000FF"/>
              </w:rPr>
              <w:t>Current Pump Fluid Flow</w:t>
            </w:r>
            <w:r w:rsidRPr="001F42D3">
              <w:t>=pump reported rate</w:t>
            </w:r>
          </w:p>
          <w:p w14:paraId="137A76A7" w14:textId="77777777" w:rsidR="008630D6" w:rsidRPr="001F42D3" w:rsidRDefault="008630D6" w:rsidP="00670CCB">
            <w:pPr>
              <w:pStyle w:val="TableEntry"/>
            </w:pPr>
            <w:r w:rsidRPr="001F42D3">
              <w:rPr>
                <w:color w:val="0000FF"/>
              </w:rPr>
              <w:t>Pump Active Sources</w:t>
            </w:r>
            <w:r w:rsidRPr="001F42D3">
              <w:t>=pump-source-info-*</w:t>
            </w:r>
          </w:p>
          <w:p w14:paraId="5C26A089" w14:textId="77777777" w:rsidR="008630D6" w:rsidRPr="001F42D3" w:rsidRDefault="008630D6" w:rsidP="00670CCB">
            <w:pPr>
              <w:pStyle w:val="TableEntry"/>
            </w:pPr>
          </w:p>
          <w:p w14:paraId="50E986A1" w14:textId="77777777" w:rsidR="008630D6" w:rsidRPr="001F42D3" w:rsidRDefault="008630D6" w:rsidP="00670CCB">
            <w:pPr>
              <w:pStyle w:val="TableEntry"/>
              <w:rPr>
                <w:u w:val="single"/>
              </w:rPr>
            </w:pPr>
            <w:r w:rsidRPr="001F42D3">
              <w:rPr>
                <w:u w:val="single"/>
              </w:rPr>
              <w:t>Active Source Parameters (primary or secondary):</w:t>
            </w:r>
          </w:p>
          <w:p w14:paraId="29DEA6AE" w14:textId="77777777" w:rsidR="008630D6" w:rsidRPr="001F42D3" w:rsidRDefault="008630D6" w:rsidP="00670CCB">
            <w:pPr>
              <w:pStyle w:val="TableEntry"/>
            </w:pPr>
            <w:r w:rsidRPr="001F42D3">
              <w:rPr>
                <w:color w:val="0000FF"/>
              </w:rPr>
              <w:t>Current Delivery Status</w:t>
            </w:r>
            <w:r w:rsidRPr="001F42D3">
              <w:t>=pump-delivery-status-transitioning</w:t>
            </w:r>
          </w:p>
          <w:p w14:paraId="5DAD3308" w14:textId="77777777" w:rsidR="008630D6" w:rsidRPr="001F42D3" w:rsidRDefault="008630D6" w:rsidP="00670CCB">
            <w:pPr>
              <w:pStyle w:val="TableEntry"/>
            </w:pPr>
            <w:r w:rsidRPr="001F42D3">
              <w:rPr>
                <w:color w:val="0000FF"/>
              </w:rPr>
              <w:t>Program Delivery Mode</w:t>
            </w:r>
            <w:r w:rsidRPr="001F42D3">
              <w:t>=pump-program-delivery-mode-continuous</w:t>
            </w:r>
          </w:p>
          <w:p w14:paraId="588BA13B" w14:textId="77777777" w:rsidR="008630D6" w:rsidRPr="001F42D3" w:rsidRDefault="008630D6" w:rsidP="00670CCB">
            <w:pPr>
              <w:pStyle w:val="TableEntry"/>
            </w:pPr>
            <w:r w:rsidRPr="001F42D3">
              <w:rPr>
                <w:color w:val="0000FF"/>
              </w:rPr>
              <w:t>Source Channel Label</w:t>
            </w:r>
            <w:r w:rsidRPr="001F42D3">
              <w:t>=vendor-specific</w:t>
            </w:r>
          </w:p>
          <w:p w14:paraId="7FB540C7" w14:textId="77777777" w:rsidR="008630D6" w:rsidRPr="001F42D3" w:rsidRDefault="008630D6" w:rsidP="00670CCB">
            <w:pPr>
              <w:pStyle w:val="TableEntry"/>
            </w:pPr>
            <w:r w:rsidRPr="001F42D3">
              <w:rPr>
                <w:color w:val="0000FF"/>
              </w:rPr>
              <w:t>Rate</w:t>
            </w:r>
            <w:r w:rsidRPr="001F42D3">
              <w:t>=continuous rate</w:t>
            </w:r>
          </w:p>
          <w:p w14:paraId="67830528" w14:textId="77777777" w:rsidR="008630D6" w:rsidRPr="001F42D3" w:rsidRDefault="008630D6" w:rsidP="00670CCB">
            <w:pPr>
              <w:pStyle w:val="TableEntry"/>
            </w:pPr>
            <w:r w:rsidRPr="001F42D3">
              <w:rPr>
                <w:color w:val="0000FF"/>
              </w:rPr>
              <w:t>Dose Rate</w:t>
            </w:r>
            <w:r w:rsidRPr="001F42D3">
              <w:t>=continuous dose rate</w:t>
            </w:r>
          </w:p>
          <w:p w14:paraId="2869BAE8" w14:textId="77777777" w:rsidR="008630D6" w:rsidRPr="001F42D3" w:rsidRDefault="008630D6" w:rsidP="00670CCB">
            <w:pPr>
              <w:pStyle w:val="TableEntry"/>
            </w:pPr>
            <w:r w:rsidRPr="001F42D3">
              <w:rPr>
                <w:color w:val="0000FF"/>
              </w:rPr>
              <w:t>Volume Programmed</w:t>
            </w:r>
            <w:r w:rsidRPr="001F42D3">
              <w:t>=continuous volume programmed</w:t>
            </w:r>
          </w:p>
          <w:p w14:paraId="7B3414EB" w14:textId="77777777" w:rsidR="008630D6" w:rsidRPr="001F42D3" w:rsidRDefault="008630D6" w:rsidP="00670CCB">
            <w:pPr>
              <w:pStyle w:val="TableEntry"/>
            </w:pPr>
            <w:r w:rsidRPr="001F42D3">
              <w:rPr>
                <w:color w:val="0000FF"/>
              </w:rPr>
              <w:t>Current Segment Volume Delivered</w:t>
            </w:r>
            <w:r w:rsidRPr="001F42D3">
              <w:t>=continuous volume delivered since last DELIV_START</w:t>
            </w:r>
          </w:p>
          <w:p w14:paraId="181375E2"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including the one just completed, and any previously completed boluses</w:t>
            </w:r>
          </w:p>
          <w:p w14:paraId="3D9E11FA" w14:textId="77777777" w:rsidR="008630D6" w:rsidRPr="001F42D3" w:rsidRDefault="008630D6" w:rsidP="00670CCB">
            <w:pPr>
              <w:pStyle w:val="TableEntry"/>
            </w:pPr>
            <w:r w:rsidRPr="001F42D3">
              <w:rPr>
                <w:color w:val="0000FF"/>
              </w:rPr>
              <w:t>Volume Remaining</w:t>
            </w:r>
            <w:r w:rsidRPr="001F42D3">
              <w:t>=continuous volume remaining</w:t>
            </w:r>
          </w:p>
          <w:p w14:paraId="74248A78"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38E117F4" w14:textId="77777777" w:rsidR="008630D6" w:rsidRPr="001F42D3" w:rsidRDefault="008630D6" w:rsidP="00670CCB">
            <w:pPr>
              <w:pStyle w:val="TableEntry"/>
            </w:pPr>
            <w:r w:rsidRPr="001F42D3">
              <w:t>DELIV_STOP – Used if the pump is switching from continuous to bolus. Not needed if starting bolus from a pause or stop.</w:t>
            </w:r>
          </w:p>
          <w:p w14:paraId="2E60B6F2" w14:textId="77777777" w:rsidR="008630D6" w:rsidRPr="001F42D3" w:rsidRDefault="008630D6" w:rsidP="00670CCB">
            <w:pPr>
              <w:pStyle w:val="TableEntry"/>
            </w:pPr>
          </w:p>
        </w:tc>
      </w:tr>
      <w:tr w:rsidR="008630D6" w:rsidRPr="001F42D3" w14:paraId="38AD8466" w14:textId="77777777" w:rsidTr="00670CCB">
        <w:trPr>
          <w:cantSplit/>
        </w:trPr>
        <w:tc>
          <w:tcPr>
            <w:tcW w:w="761" w:type="pct"/>
            <w:vMerge/>
          </w:tcPr>
          <w:p w14:paraId="5E042AA8" w14:textId="77777777" w:rsidR="008630D6" w:rsidRPr="001F42D3" w:rsidRDefault="008630D6" w:rsidP="00670CCB">
            <w:pPr>
              <w:pStyle w:val="TableEntry"/>
            </w:pPr>
            <w:bookmarkStart w:id="1982" w:name="_Hlk272251371"/>
          </w:p>
        </w:tc>
        <w:tc>
          <w:tcPr>
            <w:tcW w:w="1316" w:type="pct"/>
          </w:tcPr>
          <w:p w14:paraId="60E567AA" w14:textId="77777777" w:rsidR="008630D6" w:rsidRPr="001F42D3" w:rsidRDefault="008630D6" w:rsidP="00670CCB">
            <w:pPr>
              <w:pStyle w:val="TableEntry"/>
            </w:pPr>
            <w:r w:rsidRPr="001F42D3">
              <w:t>MDC_EVT_PUMP_DELIV_ START</w:t>
            </w:r>
          </w:p>
        </w:tc>
        <w:tc>
          <w:tcPr>
            <w:tcW w:w="1880" w:type="pct"/>
          </w:tcPr>
          <w:p w14:paraId="5BC6CF87" w14:textId="77777777" w:rsidR="008630D6" w:rsidRPr="001F42D3" w:rsidRDefault="008630D6" w:rsidP="00670CCB">
            <w:pPr>
              <w:pStyle w:val="TableEntry"/>
              <w:rPr>
                <w:u w:val="single"/>
              </w:rPr>
            </w:pPr>
            <w:r w:rsidRPr="001F42D3">
              <w:rPr>
                <w:u w:val="single"/>
              </w:rPr>
              <w:t>Pump Delivery Info Parameters:</w:t>
            </w:r>
          </w:p>
          <w:p w14:paraId="75146806" w14:textId="77777777" w:rsidR="008630D6" w:rsidRPr="001F42D3" w:rsidRDefault="008630D6" w:rsidP="00670CCB">
            <w:pPr>
              <w:pStyle w:val="TableEntry"/>
            </w:pPr>
            <w:r w:rsidRPr="001F42D3">
              <w:rPr>
                <w:color w:val="0000FF"/>
              </w:rPr>
              <w:t>Infusing Status</w:t>
            </w:r>
            <w:r w:rsidRPr="001F42D3">
              <w:t>=pump-status-infusing</w:t>
            </w:r>
          </w:p>
          <w:p w14:paraId="2AE7A34B" w14:textId="77777777" w:rsidR="008630D6" w:rsidRPr="001F42D3" w:rsidRDefault="008630D6" w:rsidP="00670CCB">
            <w:pPr>
              <w:pStyle w:val="TableEntry"/>
            </w:pPr>
            <w:r w:rsidRPr="001F42D3">
              <w:rPr>
                <w:color w:val="0000FF"/>
              </w:rPr>
              <w:t>Current Pump Fluid Flow</w:t>
            </w:r>
            <w:r w:rsidRPr="001F42D3">
              <w:t>=bolus programmed rate</w:t>
            </w:r>
          </w:p>
          <w:p w14:paraId="13704A7E" w14:textId="77777777" w:rsidR="008630D6" w:rsidRPr="001F42D3" w:rsidRDefault="008630D6" w:rsidP="00670CCB">
            <w:pPr>
              <w:pStyle w:val="TableEntry"/>
            </w:pPr>
            <w:r w:rsidRPr="001F42D3">
              <w:rPr>
                <w:color w:val="0000FF"/>
              </w:rPr>
              <w:t>Pump Active Sources</w:t>
            </w:r>
            <w:r w:rsidRPr="001F42D3">
              <w:t>=pump-source-info-clinician</w:t>
            </w:r>
          </w:p>
          <w:p w14:paraId="55E679DF" w14:textId="77777777" w:rsidR="008630D6" w:rsidRPr="001F42D3" w:rsidRDefault="008630D6" w:rsidP="00670CCB">
            <w:pPr>
              <w:pStyle w:val="TableEntry"/>
              <w:rPr>
                <w:u w:val="single"/>
              </w:rPr>
            </w:pPr>
          </w:p>
          <w:p w14:paraId="05DE3F66" w14:textId="77777777" w:rsidR="008630D6" w:rsidRPr="001F42D3" w:rsidRDefault="008630D6" w:rsidP="00670CCB">
            <w:pPr>
              <w:pStyle w:val="TableEntry"/>
              <w:rPr>
                <w:u w:val="single"/>
              </w:rPr>
            </w:pPr>
            <w:r w:rsidRPr="001F42D3">
              <w:rPr>
                <w:u w:val="single"/>
              </w:rPr>
              <w:t>Source Parameters (primary or secondary):</w:t>
            </w:r>
          </w:p>
          <w:p w14:paraId="3A32E84C"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previously completed boluses</w:t>
            </w:r>
          </w:p>
          <w:p w14:paraId="4E0686F2" w14:textId="77777777" w:rsidR="008630D6" w:rsidRPr="001F42D3" w:rsidRDefault="008630D6" w:rsidP="00670CCB">
            <w:pPr>
              <w:pStyle w:val="TableEntry"/>
              <w:rPr>
                <w:color w:val="0000FF"/>
              </w:rPr>
            </w:pPr>
          </w:p>
          <w:p w14:paraId="6B73DBDC" w14:textId="77777777" w:rsidR="008630D6" w:rsidRPr="001F42D3" w:rsidRDefault="008630D6" w:rsidP="00670CCB">
            <w:pPr>
              <w:pStyle w:val="TableEntry"/>
              <w:rPr>
                <w:u w:val="single"/>
              </w:rPr>
            </w:pPr>
            <w:r w:rsidRPr="001F42D3">
              <w:rPr>
                <w:u w:val="single"/>
              </w:rPr>
              <w:t>Active Source Parameters (clinician dose):</w:t>
            </w:r>
          </w:p>
          <w:p w14:paraId="56C680FB" w14:textId="77777777" w:rsidR="008630D6" w:rsidRPr="001F42D3" w:rsidRDefault="008630D6" w:rsidP="00670CCB">
            <w:pPr>
              <w:pStyle w:val="TableEntry"/>
            </w:pPr>
            <w:r w:rsidRPr="001F42D3">
              <w:rPr>
                <w:color w:val="0000FF"/>
              </w:rPr>
              <w:t>Current Delivery Status</w:t>
            </w:r>
            <w:r w:rsidRPr="001F42D3">
              <w:t>=pump-delivery-status-delivering</w:t>
            </w:r>
          </w:p>
          <w:p w14:paraId="184EF2FB" w14:textId="77777777" w:rsidR="008630D6" w:rsidRPr="001F42D3" w:rsidRDefault="008630D6" w:rsidP="00670CCB">
            <w:pPr>
              <w:pStyle w:val="TableEntry"/>
            </w:pPr>
            <w:r w:rsidRPr="001F42D3">
              <w:rPr>
                <w:color w:val="0000FF"/>
              </w:rPr>
              <w:t>Program Delivery Mode</w:t>
            </w:r>
            <w:r w:rsidRPr="001F42D3">
              <w:t>=pump-program-delivery-mode-continuous</w:t>
            </w:r>
          </w:p>
          <w:p w14:paraId="27CC39D6"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0D3987D" w14:textId="77777777" w:rsidR="008630D6" w:rsidRPr="001F42D3" w:rsidRDefault="008630D6" w:rsidP="00670CCB">
            <w:pPr>
              <w:pStyle w:val="TableEntry"/>
            </w:pPr>
            <w:r w:rsidRPr="001F42D3">
              <w:rPr>
                <w:color w:val="0000FF"/>
              </w:rPr>
              <w:t>Rate</w:t>
            </w:r>
            <w:r w:rsidRPr="001F42D3">
              <w:t>=bolus programmed rate</w:t>
            </w:r>
          </w:p>
          <w:p w14:paraId="308DD3C5" w14:textId="77777777" w:rsidR="008630D6" w:rsidRPr="001F42D3" w:rsidRDefault="008630D6" w:rsidP="00670CCB">
            <w:pPr>
              <w:pStyle w:val="TableEntry"/>
            </w:pPr>
            <w:r w:rsidRPr="001F42D3">
              <w:rPr>
                <w:color w:val="0000FF"/>
              </w:rPr>
              <w:t>Dose Rate</w:t>
            </w:r>
            <w:r w:rsidRPr="001F42D3">
              <w:t>=bolus dose rate</w:t>
            </w:r>
          </w:p>
          <w:p w14:paraId="4C01F6AC" w14:textId="77777777" w:rsidR="008630D6" w:rsidRPr="001F42D3" w:rsidRDefault="008630D6" w:rsidP="00670CCB">
            <w:pPr>
              <w:pStyle w:val="TableEntry"/>
            </w:pPr>
            <w:r w:rsidRPr="001F42D3">
              <w:rPr>
                <w:color w:val="0000FF"/>
              </w:rPr>
              <w:t>Volume Programmed</w:t>
            </w:r>
            <w:r w:rsidRPr="001F42D3">
              <w:t>=bolus volume programmed</w:t>
            </w:r>
          </w:p>
          <w:p w14:paraId="0260F09E" w14:textId="77777777" w:rsidR="008630D6" w:rsidRPr="001F42D3" w:rsidRDefault="008630D6" w:rsidP="00670CCB">
            <w:pPr>
              <w:pStyle w:val="TableEntry"/>
            </w:pPr>
            <w:r w:rsidRPr="001F42D3">
              <w:rPr>
                <w:color w:val="0000FF"/>
              </w:rPr>
              <w:t>Current Segment Volume Delivered</w:t>
            </w:r>
            <w:r w:rsidRPr="001F42D3">
              <w:t>=0</w:t>
            </w:r>
          </w:p>
          <w:p w14:paraId="5BFB7F7D" w14:textId="77777777" w:rsidR="008630D6" w:rsidRPr="001F42D3" w:rsidRDefault="008630D6" w:rsidP="00670CCB">
            <w:pPr>
              <w:pStyle w:val="TableEntry"/>
            </w:pPr>
            <w:r w:rsidRPr="001F42D3">
              <w:rPr>
                <w:color w:val="0000FF"/>
              </w:rPr>
              <w:t>Cumulative Volume Delivered</w:t>
            </w:r>
            <w:r w:rsidRPr="001F42D3">
              <w:t>=0</w:t>
            </w:r>
          </w:p>
          <w:p w14:paraId="5A56D10D" w14:textId="77777777" w:rsidR="008630D6" w:rsidRPr="001F42D3" w:rsidRDefault="008630D6" w:rsidP="00670CCB">
            <w:pPr>
              <w:pStyle w:val="TableEntry"/>
            </w:pPr>
            <w:r w:rsidRPr="001F42D3">
              <w:rPr>
                <w:color w:val="0000FF"/>
              </w:rPr>
              <w:t>Volume Remaining</w:t>
            </w:r>
            <w:r w:rsidRPr="001F42D3">
              <w:t>=bolus volume programmed</w:t>
            </w:r>
          </w:p>
          <w:p w14:paraId="4F9ECD1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A2FD93C" w14:textId="77777777" w:rsidR="008630D6" w:rsidRPr="001F42D3" w:rsidRDefault="008630D6" w:rsidP="00670CCB">
            <w:pPr>
              <w:pStyle w:val="TableEntry"/>
              <w:rPr>
                <w:rFonts w:ascii="Tahoma" w:hAnsi="Tahoma" w:cs="Tahoma"/>
                <w:sz w:val="16"/>
                <w:szCs w:val="16"/>
              </w:rPr>
            </w:pPr>
          </w:p>
        </w:tc>
      </w:tr>
      <w:bookmarkEnd w:id="1982"/>
      <w:tr w:rsidR="008630D6" w:rsidRPr="001F42D3" w14:paraId="787EE861" w14:textId="77777777" w:rsidTr="00670CCB">
        <w:trPr>
          <w:cantSplit/>
        </w:trPr>
        <w:tc>
          <w:tcPr>
            <w:tcW w:w="761" w:type="pct"/>
            <w:vMerge/>
          </w:tcPr>
          <w:p w14:paraId="73BD2055" w14:textId="77777777" w:rsidR="008630D6" w:rsidRPr="001F42D3" w:rsidRDefault="008630D6" w:rsidP="00670CCB">
            <w:pPr>
              <w:pStyle w:val="TableEntry"/>
            </w:pPr>
          </w:p>
        </w:tc>
        <w:tc>
          <w:tcPr>
            <w:tcW w:w="1316" w:type="pct"/>
          </w:tcPr>
          <w:p w14:paraId="398E5092" w14:textId="77777777" w:rsidR="008630D6" w:rsidRPr="001F42D3" w:rsidRDefault="008630D6" w:rsidP="00670CCB">
            <w:pPr>
              <w:pStyle w:val="TableEntry"/>
            </w:pPr>
            <w:r w:rsidRPr="001F42D3">
              <w:t>MDC_EVT_PUMP_DELIV_ STOP</w:t>
            </w:r>
          </w:p>
        </w:tc>
        <w:tc>
          <w:tcPr>
            <w:tcW w:w="1880" w:type="pct"/>
          </w:tcPr>
          <w:p w14:paraId="23B5B5E6" w14:textId="77777777" w:rsidR="008630D6" w:rsidRPr="001F42D3" w:rsidRDefault="008630D6" w:rsidP="00670CCB">
            <w:pPr>
              <w:pStyle w:val="TableEntry"/>
              <w:rPr>
                <w:u w:val="single"/>
              </w:rPr>
            </w:pPr>
            <w:r w:rsidRPr="001F42D3">
              <w:rPr>
                <w:u w:val="single"/>
              </w:rPr>
              <w:t>Pump Delivery Info Parameters:</w:t>
            </w:r>
          </w:p>
          <w:p w14:paraId="0D100FA0" w14:textId="77777777" w:rsidR="008630D6" w:rsidRPr="001F42D3" w:rsidRDefault="008630D6" w:rsidP="00670CCB">
            <w:pPr>
              <w:pStyle w:val="TableEntry"/>
            </w:pPr>
            <w:r w:rsidRPr="001F42D3">
              <w:rPr>
                <w:color w:val="0000FF"/>
              </w:rPr>
              <w:t>Infusing Status</w:t>
            </w:r>
            <w:r w:rsidRPr="001F42D3">
              <w:t>=pump reported status</w:t>
            </w:r>
          </w:p>
          <w:p w14:paraId="3C342326" w14:textId="77777777" w:rsidR="008630D6" w:rsidRPr="001F42D3" w:rsidRDefault="008630D6" w:rsidP="00670CCB">
            <w:pPr>
              <w:pStyle w:val="TableEntry"/>
            </w:pPr>
            <w:r w:rsidRPr="001F42D3">
              <w:rPr>
                <w:color w:val="0000FF"/>
              </w:rPr>
              <w:t>Current Pump Fluid Flow</w:t>
            </w:r>
            <w:r w:rsidRPr="001F42D3">
              <w:t>=pump reported rate</w:t>
            </w:r>
          </w:p>
          <w:p w14:paraId="37354139" w14:textId="77777777" w:rsidR="008630D6" w:rsidRPr="001F42D3" w:rsidRDefault="008630D6" w:rsidP="00670CCB">
            <w:pPr>
              <w:pStyle w:val="TableEntry"/>
            </w:pPr>
            <w:r w:rsidRPr="001F42D3">
              <w:rPr>
                <w:color w:val="0000FF"/>
              </w:rPr>
              <w:t>Pump Active Sources</w:t>
            </w:r>
            <w:r w:rsidRPr="001F42D3">
              <w:t>=pump-source-info-clinician</w:t>
            </w:r>
          </w:p>
          <w:p w14:paraId="1113E813" w14:textId="77777777" w:rsidR="008630D6" w:rsidRPr="001F42D3" w:rsidRDefault="008630D6" w:rsidP="00670CCB">
            <w:pPr>
              <w:pStyle w:val="TableEntry"/>
            </w:pPr>
          </w:p>
          <w:p w14:paraId="43BAD581" w14:textId="77777777" w:rsidR="008630D6" w:rsidRPr="001F42D3" w:rsidRDefault="008630D6" w:rsidP="00670CCB">
            <w:pPr>
              <w:pStyle w:val="TableEntry"/>
              <w:rPr>
                <w:u w:val="single"/>
              </w:rPr>
            </w:pPr>
            <w:r w:rsidRPr="001F42D3">
              <w:rPr>
                <w:u w:val="single"/>
              </w:rPr>
              <w:t>Source Parameters (primary or secondary):</w:t>
            </w:r>
          </w:p>
          <w:p w14:paraId="719D7CF8"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boluses, including the one just completed</w:t>
            </w:r>
          </w:p>
          <w:p w14:paraId="41D01E65" w14:textId="77777777" w:rsidR="008630D6" w:rsidRPr="001F42D3" w:rsidRDefault="008630D6" w:rsidP="00670CCB">
            <w:pPr>
              <w:pStyle w:val="TableEntry"/>
            </w:pPr>
          </w:p>
          <w:p w14:paraId="682ADC89" w14:textId="77777777" w:rsidR="008630D6" w:rsidRPr="001F42D3" w:rsidRDefault="008630D6" w:rsidP="00670CCB">
            <w:pPr>
              <w:pStyle w:val="TableEntry"/>
              <w:rPr>
                <w:u w:val="single"/>
              </w:rPr>
            </w:pPr>
            <w:r w:rsidRPr="001F42D3">
              <w:rPr>
                <w:u w:val="single"/>
              </w:rPr>
              <w:t>Active Source Parameters (clinician dose):</w:t>
            </w:r>
          </w:p>
          <w:p w14:paraId="4F5B576C" w14:textId="77777777" w:rsidR="008630D6" w:rsidRPr="001F42D3" w:rsidRDefault="008630D6" w:rsidP="00670CCB">
            <w:pPr>
              <w:pStyle w:val="TableEntry"/>
            </w:pPr>
            <w:r w:rsidRPr="001F42D3">
              <w:rPr>
                <w:color w:val="0000FF"/>
              </w:rPr>
              <w:t>Current Delivery Status</w:t>
            </w:r>
            <w:r w:rsidRPr="001F42D3">
              <w:t>=pump-delivery-status-transitioning</w:t>
            </w:r>
          </w:p>
          <w:p w14:paraId="7E35BA66" w14:textId="77777777" w:rsidR="008630D6" w:rsidRPr="001F42D3" w:rsidRDefault="008630D6" w:rsidP="00670CCB">
            <w:pPr>
              <w:pStyle w:val="TableEntry"/>
            </w:pPr>
            <w:r w:rsidRPr="001F42D3">
              <w:rPr>
                <w:color w:val="0000FF"/>
              </w:rPr>
              <w:t>Program Delivery Mode</w:t>
            </w:r>
            <w:r w:rsidRPr="001F42D3">
              <w:t>=pump-program-delivery-mode-continuous</w:t>
            </w:r>
          </w:p>
          <w:p w14:paraId="6E3CD808"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2F38AA36" w14:textId="77777777" w:rsidR="008630D6" w:rsidRPr="001F42D3" w:rsidRDefault="008630D6" w:rsidP="00670CCB">
            <w:pPr>
              <w:pStyle w:val="TableEntry"/>
            </w:pPr>
            <w:r w:rsidRPr="001F42D3">
              <w:rPr>
                <w:color w:val="0000FF"/>
              </w:rPr>
              <w:t>Rate</w:t>
            </w:r>
            <w:r w:rsidRPr="001F42D3">
              <w:t>=bolus programmed rate</w:t>
            </w:r>
          </w:p>
          <w:p w14:paraId="2BE6A479" w14:textId="77777777" w:rsidR="008630D6" w:rsidRPr="001F42D3" w:rsidRDefault="008630D6" w:rsidP="00670CCB">
            <w:pPr>
              <w:pStyle w:val="TableEntry"/>
            </w:pPr>
            <w:r w:rsidRPr="001F42D3">
              <w:rPr>
                <w:color w:val="0000FF"/>
              </w:rPr>
              <w:t>Dose Rate</w:t>
            </w:r>
            <w:r w:rsidRPr="001F42D3">
              <w:t>=bolus dose rate</w:t>
            </w:r>
          </w:p>
          <w:p w14:paraId="4A407B0A" w14:textId="77777777" w:rsidR="008630D6" w:rsidRPr="001F42D3" w:rsidRDefault="008630D6" w:rsidP="00670CCB">
            <w:pPr>
              <w:pStyle w:val="TableEntry"/>
            </w:pPr>
            <w:r w:rsidRPr="001F42D3">
              <w:rPr>
                <w:color w:val="0000FF"/>
              </w:rPr>
              <w:t>Volume Programmed</w:t>
            </w:r>
            <w:r w:rsidRPr="001F42D3">
              <w:t>=bolus volume programmed</w:t>
            </w:r>
          </w:p>
          <w:p w14:paraId="26BD1A9B" w14:textId="77777777" w:rsidR="008630D6" w:rsidRPr="001F42D3" w:rsidRDefault="008630D6" w:rsidP="00670CCB">
            <w:pPr>
              <w:pStyle w:val="TableEntry"/>
            </w:pPr>
            <w:r w:rsidRPr="001F42D3">
              <w:rPr>
                <w:color w:val="0000FF"/>
              </w:rPr>
              <w:t>Current Segment Volume Delivered</w:t>
            </w:r>
            <w:r w:rsidRPr="001F42D3">
              <w:t>=bolus volume delivered since last DELIV_START</w:t>
            </w:r>
          </w:p>
          <w:p w14:paraId="3FB27C55" w14:textId="77777777" w:rsidR="008630D6" w:rsidRPr="001F42D3" w:rsidRDefault="008630D6" w:rsidP="00670CCB">
            <w:pPr>
              <w:pStyle w:val="TableEntry"/>
            </w:pPr>
            <w:r w:rsidRPr="001F42D3">
              <w:rPr>
                <w:color w:val="0000FF"/>
              </w:rPr>
              <w:t>Cumulative Volume Delivered</w:t>
            </w:r>
            <w:r w:rsidRPr="001F42D3">
              <w:t>=bolus volume programmed</w:t>
            </w:r>
          </w:p>
          <w:p w14:paraId="3D58A26B" w14:textId="77777777" w:rsidR="008630D6" w:rsidRPr="001F42D3" w:rsidRDefault="008630D6" w:rsidP="00670CCB">
            <w:pPr>
              <w:pStyle w:val="TableEntry"/>
            </w:pPr>
            <w:r w:rsidRPr="001F42D3">
              <w:rPr>
                <w:color w:val="0000FF"/>
              </w:rPr>
              <w:t>Volume Remaining</w:t>
            </w:r>
            <w:r w:rsidRPr="001F42D3">
              <w:t>=0</w:t>
            </w:r>
          </w:p>
          <w:p w14:paraId="0C5BBF09"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36BC7FC8" w14:textId="77777777" w:rsidR="008630D6" w:rsidRPr="001F42D3" w:rsidRDefault="008630D6" w:rsidP="00670CCB">
            <w:pPr>
              <w:pStyle w:val="TableEntry"/>
            </w:pPr>
          </w:p>
        </w:tc>
      </w:tr>
      <w:tr w:rsidR="008630D6" w:rsidRPr="001F42D3" w14:paraId="6B6EF788" w14:textId="77777777" w:rsidTr="00670CCB">
        <w:trPr>
          <w:cantSplit/>
          <w:trHeight w:val="91"/>
        </w:trPr>
        <w:tc>
          <w:tcPr>
            <w:tcW w:w="761" w:type="pct"/>
            <w:vMerge/>
          </w:tcPr>
          <w:p w14:paraId="37A5D171" w14:textId="77777777" w:rsidR="008630D6" w:rsidRPr="001F42D3" w:rsidRDefault="008630D6" w:rsidP="00670CCB">
            <w:pPr>
              <w:pStyle w:val="TableEntry"/>
            </w:pPr>
          </w:p>
        </w:tc>
        <w:tc>
          <w:tcPr>
            <w:tcW w:w="1316" w:type="pct"/>
          </w:tcPr>
          <w:p w14:paraId="6F60ADCC" w14:textId="77777777" w:rsidR="008630D6" w:rsidRPr="001F42D3" w:rsidRDefault="008630D6" w:rsidP="00670CCB">
            <w:pPr>
              <w:pStyle w:val="TableEntry"/>
            </w:pPr>
            <w:r w:rsidRPr="001F42D3">
              <w:t>MDC_EVT_PUMP_DELIV_ START</w:t>
            </w:r>
          </w:p>
        </w:tc>
        <w:tc>
          <w:tcPr>
            <w:tcW w:w="1880" w:type="pct"/>
          </w:tcPr>
          <w:p w14:paraId="6AF84B77" w14:textId="77777777" w:rsidR="008630D6" w:rsidRPr="001F42D3" w:rsidRDefault="008630D6" w:rsidP="00670CCB">
            <w:pPr>
              <w:pStyle w:val="TableEntry"/>
              <w:rPr>
                <w:u w:val="single"/>
              </w:rPr>
            </w:pPr>
            <w:r w:rsidRPr="001F42D3">
              <w:rPr>
                <w:u w:val="single"/>
              </w:rPr>
              <w:t>Pump Delivery Info Parameters:</w:t>
            </w:r>
          </w:p>
          <w:p w14:paraId="527404D9" w14:textId="77777777" w:rsidR="008630D6" w:rsidRPr="001F42D3" w:rsidRDefault="008630D6" w:rsidP="00670CCB">
            <w:pPr>
              <w:pStyle w:val="TableEntry"/>
            </w:pPr>
            <w:r w:rsidRPr="001F42D3">
              <w:rPr>
                <w:color w:val="0000FF"/>
              </w:rPr>
              <w:t>Infusing Status</w:t>
            </w:r>
            <w:r w:rsidRPr="001F42D3">
              <w:t>=pump-status-infusing</w:t>
            </w:r>
          </w:p>
          <w:p w14:paraId="47EAD2F8" w14:textId="77777777" w:rsidR="008630D6" w:rsidRPr="001F42D3" w:rsidRDefault="008630D6" w:rsidP="00670CCB">
            <w:pPr>
              <w:pStyle w:val="TableEntry"/>
            </w:pPr>
            <w:r w:rsidRPr="001F42D3">
              <w:rPr>
                <w:color w:val="0000FF"/>
              </w:rPr>
              <w:t>Current Pump Fluid Flow</w:t>
            </w:r>
            <w:r w:rsidRPr="001F42D3">
              <w:t>=continuous rate</w:t>
            </w:r>
          </w:p>
          <w:p w14:paraId="16AC61A4" w14:textId="77777777" w:rsidR="008630D6" w:rsidRPr="001F42D3" w:rsidRDefault="008630D6" w:rsidP="00670CCB">
            <w:pPr>
              <w:pStyle w:val="TableEntry"/>
            </w:pPr>
            <w:r w:rsidRPr="001F42D3">
              <w:rPr>
                <w:color w:val="0000FF"/>
              </w:rPr>
              <w:t>Pump Active Sources</w:t>
            </w:r>
            <w:r w:rsidRPr="001F42D3">
              <w:t>=pump-source-info-*</w:t>
            </w:r>
          </w:p>
          <w:p w14:paraId="6E2A997B" w14:textId="77777777" w:rsidR="008630D6" w:rsidRPr="001F42D3" w:rsidRDefault="008630D6" w:rsidP="00670CCB">
            <w:pPr>
              <w:pStyle w:val="TableEntry"/>
            </w:pPr>
          </w:p>
          <w:p w14:paraId="734EF9C5" w14:textId="77777777" w:rsidR="008630D6" w:rsidRPr="001F42D3" w:rsidRDefault="008630D6" w:rsidP="00670CCB">
            <w:pPr>
              <w:pStyle w:val="TableEntry"/>
              <w:rPr>
                <w:u w:val="single"/>
              </w:rPr>
            </w:pPr>
            <w:r w:rsidRPr="001F42D3">
              <w:rPr>
                <w:u w:val="single"/>
              </w:rPr>
              <w:t>Active Source Parameters (primary or secondary:</w:t>
            </w:r>
          </w:p>
          <w:p w14:paraId="37D0DE99" w14:textId="77777777" w:rsidR="008630D6" w:rsidRPr="001F42D3" w:rsidRDefault="008630D6" w:rsidP="00670CCB">
            <w:pPr>
              <w:pStyle w:val="TableEntry"/>
            </w:pPr>
            <w:r w:rsidRPr="001F42D3">
              <w:rPr>
                <w:color w:val="0000FF"/>
              </w:rPr>
              <w:t>Current Delivery Status</w:t>
            </w:r>
            <w:r w:rsidRPr="001F42D3">
              <w:t>=pump-delivery-status-delivering</w:t>
            </w:r>
          </w:p>
          <w:p w14:paraId="62F859F0" w14:textId="77777777" w:rsidR="008630D6" w:rsidRPr="001F42D3" w:rsidRDefault="008630D6" w:rsidP="00670CCB">
            <w:pPr>
              <w:pStyle w:val="TableEntry"/>
            </w:pPr>
            <w:r w:rsidRPr="001F42D3">
              <w:rPr>
                <w:color w:val="0000FF"/>
              </w:rPr>
              <w:t>Program Delivery Mode</w:t>
            </w:r>
            <w:r w:rsidRPr="001F42D3">
              <w:t>=pump-program-delivery-mode-continuous</w:t>
            </w:r>
          </w:p>
          <w:p w14:paraId="6C9F3B87"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3BBA719" w14:textId="77777777" w:rsidR="008630D6" w:rsidRPr="001F42D3" w:rsidRDefault="008630D6" w:rsidP="00670CCB">
            <w:pPr>
              <w:pStyle w:val="TableEntry"/>
            </w:pPr>
            <w:r w:rsidRPr="001F42D3">
              <w:rPr>
                <w:color w:val="0000FF"/>
              </w:rPr>
              <w:t>Rate</w:t>
            </w:r>
            <w:r w:rsidRPr="001F42D3">
              <w:t>=continuous rate</w:t>
            </w:r>
          </w:p>
          <w:p w14:paraId="41064A11" w14:textId="77777777" w:rsidR="008630D6" w:rsidRPr="001F42D3" w:rsidRDefault="008630D6" w:rsidP="00670CCB">
            <w:pPr>
              <w:pStyle w:val="TableEntry"/>
            </w:pPr>
            <w:r w:rsidRPr="001F42D3">
              <w:rPr>
                <w:color w:val="0000FF"/>
              </w:rPr>
              <w:t>Dose Rate</w:t>
            </w:r>
            <w:r w:rsidRPr="001F42D3">
              <w:t>=continuous dose rate</w:t>
            </w:r>
          </w:p>
          <w:p w14:paraId="29543BCE" w14:textId="77777777" w:rsidR="008630D6" w:rsidRPr="001F42D3" w:rsidRDefault="008630D6" w:rsidP="00670CCB">
            <w:pPr>
              <w:pStyle w:val="TableEntry"/>
            </w:pPr>
            <w:r w:rsidRPr="001F42D3">
              <w:rPr>
                <w:color w:val="0000FF"/>
              </w:rPr>
              <w:t>Volume Programmed</w:t>
            </w:r>
            <w:r w:rsidRPr="001F42D3">
              <w:t>=continuous volume programmed</w:t>
            </w:r>
          </w:p>
          <w:p w14:paraId="1F870835" w14:textId="77777777" w:rsidR="008630D6" w:rsidRPr="001F42D3" w:rsidRDefault="008630D6" w:rsidP="00670CCB">
            <w:pPr>
              <w:pStyle w:val="TableEntry"/>
            </w:pPr>
            <w:r w:rsidRPr="001F42D3">
              <w:rPr>
                <w:color w:val="0000FF"/>
              </w:rPr>
              <w:t>Current Segment Volume Delivered</w:t>
            </w:r>
            <w:r w:rsidRPr="001F42D3">
              <w:t>=0</w:t>
            </w:r>
          </w:p>
          <w:p w14:paraId="1A529FD7"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continuous delivery and any boluses</w:t>
            </w:r>
          </w:p>
          <w:p w14:paraId="6ECAB2A0" w14:textId="77777777" w:rsidR="008630D6" w:rsidRPr="001F42D3" w:rsidRDefault="008630D6" w:rsidP="00670CCB">
            <w:pPr>
              <w:pStyle w:val="TableEntry"/>
            </w:pPr>
            <w:r w:rsidRPr="001F42D3">
              <w:rPr>
                <w:color w:val="0000FF"/>
              </w:rPr>
              <w:t>Volume Remaining</w:t>
            </w:r>
            <w:r w:rsidRPr="001F42D3">
              <w:t>=continuous volume remaining</w:t>
            </w:r>
          </w:p>
          <w:p w14:paraId="713394D1"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62E0F6F5" w14:textId="77777777" w:rsidR="008630D6" w:rsidRPr="001F42D3" w:rsidRDefault="008630D6" w:rsidP="00670CCB">
            <w:pPr>
              <w:ind w:hanging="2"/>
              <w:rPr>
                <w:rFonts w:ascii="Tahoma" w:hAnsi="Tahoma" w:cs="Tahoma"/>
                <w:sz w:val="16"/>
                <w:szCs w:val="16"/>
              </w:rPr>
            </w:pPr>
          </w:p>
        </w:tc>
      </w:tr>
      <w:tr w:rsidR="008630D6" w:rsidRPr="001F42D3" w14:paraId="5A818EB4" w14:textId="77777777" w:rsidTr="00670CCB">
        <w:trPr>
          <w:cantSplit/>
        </w:trPr>
        <w:tc>
          <w:tcPr>
            <w:tcW w:w="761" w:type="pct"/>
            <w:vMerge w:val="restart"/>
          </w:tcPr>
          <w:p w14:paraId="1B1B1724" w14:textId="77777777" w:rsidR="008630D6" w:rsidRPr="001F42D3" w:rsidRDefault="008630D6" w:rsidP="00670CCB">
            <w:pPr>
              <w:pStyle w:val="TableEntry"/>
            </w:pPr>
            <w:r w:rsidRPr="001F42D3">
              <w:lastRenderedPageBreak/>
              <w:t>Multi-step start, followed by multi-step transition, followed by multi-step stop</w:t>
            </w:r>
          </w:p>
          <w:p w14:paraId="795387EE" w14:textId="77777777" w:rsidR="008630D6" w:rsidRPr="001F42D3" w:rsidRDefault="008630D6" w:rsidP="00670CCB">
            <w:pPr>
              <w:pStyle w:val="TableEntry"/>
            </w:pPr>
          </w:p>
          <w:p w14:paraId="1492BD16" w14:textId="77777777" w:rsidR="008630D6" w:rsidRPr="001F42D3" w:rsidRDefault="008630D6" w:rsidP="00670CCB">
            <w:pPr>
              <w:pStyle w:val="TableEntry"/>
            </w:pPr>
          </w:p>
        </w:tc>
        <w:tc>
          <w:tcPr>
            <w:tcW w:w="1316" w:type="pct"/>
          </w:tcPr>
          <w:p w14:paraId="5C6C9FC6" w14:textId="77777777" w:rsidR="008630D6" w:rsidRPr="001F42D3" w:rsidRDefault="008630D6" w:rsidP="00670CCB">
            <w:pPr>
              <w:pStyle w:val="TableEntry"/>
            </w:pPr>
            <w:r w:rsidRPr="001F42D3">
              <w:t>MDC_EVT_PUMP_DELIV_ START</w:t>
            </w:r>
          </w:p>
        </w:tc>
        <w:tc>
          <w:tcPr>
            <w:tcW w:w="1880" w:type="pct"/>
          </w:tcPr>
          <w:p w14:paraId="4E3A6444" w14:textId="77777777" w:rsidR="008630D6" w:rsidRPr="001F42D3" w:rsidRDefault="008630D6" w:rsidP="00670CCB">
            <w:pPr>
              <w:pStyle w:val="TableEntry"/>
              <w:rPr>
                <w:u w:val="single"/>
              </w:rPr>
            </w:pPr>
            <w:r w:rsidRPr="001F42D3">
              <w:rPr>
                <w:u w:val="single"/>
              </w:rPr>
              <w:t>Pump Delivery Info Parameters:</w:t>
            </w:r>
          </w:p>
          <w:p w14:paraId="31256FC7" w14:textId="77777777" w:rsidR="008630D6" w:rsidRPr="001F42D3" w:rsidRDefault="008630D6" w:rsidP="00670CCB">
            <w:pPr>
              <w:pStyle w:val="TableEntry"/>
            </w:pPr>
            <w:r w:rsidRPr="001F42D3">
              <w:rPr>
                <w:color w:val="0000FF"/>
              </w:rPr>
              <w:t>Infusing Status</w:t>
            </w:r>
            <w:r w:rsidRPr="001F42D3">
              <w:t>=pump-status-infusing</w:t>
            </w:r>
          </w:p>
          <w:p w14:paraId="043DEE6D" w14:textId="77777777" w:rsidR="008630D6" w:rsidRPr="001F42D3" w:rsidRDefault="008630D6" w:rsidP="00670CCB">
            <w:pPr>
              <w:pStyle w:val="TableEntry"/>
            </w:pPr>
            <w:r w:rsidRPr="001F42D3">
              <w:rPr>
                <w:color w:val="0000FF"/>
              </w:rPr>
              <w:t>Current Pump Fluid Flow</w:t>
            </w:r>
            <w:r w:rsidRPr="001F42D3">
              <w:t>=programmed rate for step 1</w:t>
            </w:r>
          </w:p>
          <w:p w14:paraId="56F089DD" w14:textId="77777777" w:rsidR="008630D6" w:rsidRPr="001F42D3" w:rsidRDefault="008630D6" w:rsidP="00670CCB">
            <w:pPr>
              <w:pStyle w:val="TableEntry"/>
            </w:pPr>
            <w:r w:rsidRPr="001F42D3">
              <w:rPr>
                <w:color w:val="0000FF"/>
              </w:rPr>
              <w:t>Pump Active Sources</w:t>
            </w:r>
            <w:r w:rsidRPr="001F42D3">
              <w:t>=pump-source-info-*</w:t>
            </w:r>
          </w:p>
          <w:p w14:paraId="64E5BAF3" w14:textId="77777777" w:rsidR="008630D6" w:rsidRPr="001F42D3" w:rsidRDefault="008630D6" w:rsidP="00670CCB">
            <w:pPr>
              <w:pStyle w:val="TableEntry"/>
            </w:pPr>
          </w:p>
          <w:p w14:paraId="5C41EA0C" w14:textId="77777777" w:rsidR="008630D6" w:rsidRPr="001F42D3" w:rsidRDefault="008630D6" w:rsidP="00670CCB">
            <w:pPr>
              <w:pStyle w:val="TableEntry"/>
              <w:rPr>
                <w:u w:val="single"/>
              </w:rPr>
            </w:pPr>
            <w:r w:rsidRPr="001F42D3">
              <w:rPr>
                <w:u w:val="single"/>
              </w:rPr>
              <w:t>Active Source Parameters:</w:t>
            </w:r>
          </w:p>
          <w:p w14:paraId="67BCAC2B" w14:textId="77777777" w:rsidR="008630D6" w:rsidRPr="001F42D3" w:rsidRDefault="008630D6" w:rsidP="00670CCB">
            <w:pPr>
              <w:pStyle w:val="TableEntry"/>
            </w:pPr>
            <w:r w:rsidRPr="001F42D3">
              <w:rPr>
                <w:color w:val="0000FF"/>
              </w:rPr>
              <w:t>Current Delivery Status</w:t>
            </w:r>
            <w:r w:rsidRPr="001F42D3">
              <w:t>=pump-delivery-status-delivering</w:t>
            </w:r>
          </w:p>
          <w:p w14:paraId="4C25D758" w14:textId="77777777" w:rsidR="008630D6" w:rsidRPr="001F42D3" w:rsidRDefault="008630D6" w:rsidP="00670CCB">
            <w:pPr>
              <w:pStyle w:val="TableEntry"/>
            </w:pPr>
            <w:r w:rsidRPr="001F42D3">
              <w:rPr>
                <w:color w:val="0000FF"/>
              </w:rPr>
              <w:t>Program Delivery Mode</w:t>
            </w:r>
            <w:r w:rsidRPr="001F42D3">
              <w:t>=pump-program-delivery-mode-multi-step</w:t>
            </w:r>
          </w:p>
          <w:p w14:paraId="62C3301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519F757" w14:textId="77777777" w:rsidR="008630D6" w:rsidRPr="001F42D3" w:rsidRDefault="008630D6" w:rsidP="00670CCB">
            <w:pPr>
              <w:pStyle w:val="TableEntry"/>
            </w:pPr>
            <w:r w:rsidRPr="001F42D3">
              <w:rPr>
                <w:color w:val="0000FF"/>
              </w:rPr>
              <w:t>Rate</w:t>
            </w:r>
            <w:r w:rsidRPr="001F42D3">
              <w:t>=programmed rate for step 1</w:t>
            </w:r>
          </w:p>
          <w:p w14:paraId="0032BBE5" w14:textId="77777777" w:rsidR="008630D6" w:rsidRPr="001F42D3" w:rsidRDefault="008630D6" w:rsidP="00670CCB">
            <w:pPr>
              <w:pStyle w:val="TableEntry"/>
            </w:pPr>
            <w:r w:rsidRPr="001F42D3">
              <w:rPr>
                <w:color w:val="0000FF"/>
              </w:rPr>
              <w:t>Dose Rate</w:t>
            </w:r>
            <w:r w:rsidRPr="001F42D3">
              <w:t>=programmed dose rate for step 1</w:t>
            </w:r>
          </w:p>
          <w:p w14:paraId="355EFA43" w14:textId="77777777" w:rsidR="008630D6" w:rsidRPr="001F42D3" w:rsidRDefault="008630D6" w:rsidP="00670CCB">
            <w:pPr>
              <w:pStyle w:val="TableEntry"/>
            </w:pPr>
            <w:r w:rsidRPr="001F42D3">
              <w:rPr>
                <w:color w:val="0000FF"/>
              </w:rPr>
              <w:t>Volume Programmed</w:t>
            </w:r>
            <w:r w:rsidRPr="001F42D3">
              <w:t>=volume programmed for step 1</w:t>
            </w:r>
          </w:p>
          <w:p w14:paraId="17B3AD6B" w14:textId="77777777" w:rsidR="008630D6" w:rsidRPr="001F42D3" w:rsidRDefault="008630D6" w:rsidP="00670CCB">
            <w:pPr>
              <w:pStyle w:val="TableEntry"/>
            </w:pPr>
            <w:r w:rsidRPr="001F42D3">
              <w:rPr>
                <w:color w:val="0000FF"/>
              </w:rPr>
              <w:t>Current Segment Volume Delivered</w:t>
            </w:r>
            <w:r w:rsidRPr="001F42D3">
              <w:t>=0</w:t>
            </w:r>
          </w:p>
          <w:p w14:paraId="631091E6" w14:textId="77777777" w:rsidR="008630D6" w:rsidRPr="001F42D3" w:rsidRDefault="008630D6" w:rsidP="00670CCB">
            <w:pPr>
              <w:pStyle w:val="TableEntry"/>
            </w:pPr>
            <w:r w:rsidRPr="001F42D3">
              <w:rPr>
                <w:color w:val="0000FF"/>
              </w:rPr>
              <w:t>Cumulative Volume Delivered</w:t>
            </w:r>
            <w:r w:rsidRPr="001F42D3">
              <w:t>=0</w:t>
            </w:r>
          </w:p>
          <w:p w14:paraId="0DBA0EF5" w14:textId="77777777" w:rsidR="008630D6" w:rsidRPr="001F42D3" w:rsidRDefault="008630D6" w:rsidP="00670CCB">
            <w:pPr>
              <w:pStyle w:val="TableEntry"/>
            </w:pPr>
            <w:r w:rsidRPr="001F42D3">
              <w:rPr>
                <w:color w:val="0000FF"/>
              </w:rPr>
              <w:t>Volume Remaining</w:t>
            </w:r>
            <w:r w:rsidRPr="001F42D3">
              <w:t>=volume programmed for step 1</w:t>
            </w:r>
          </w:p>
          <w:p w14:paraId="35DC7DC8"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66D24502" w14:textId="77777777" w:rsidR="008630D6" w:rsidRPr="001F42D3" w:rsidRDefault="008630D6" w:rsidP="00B34AEB">
            <w:pPr>
              <w:pStyle w:val="TableEntry"/>
            </w:pPr>
            <w:r w:rsidRPr="001F42D3">
              <w:t>The transition is handled like a rate change</w:t>
            </w:r>
          </w:p>
          <w:p w14:paraId="2BAE5863" w14:textId="77777777" w:rsidR="008630D6" w:rsidRPr="001F42D3" w:rsidRDefault="008630D6" w:rsidP="00670CCB">
            <w:pPr>
              <w:pStyle w:val="TableEntry"/>
              <w:rPr>
                <w:szCs w:val="18"/>
              </w:rPr>
            </w:pPr>
          </w:p>
        </w:tc>
      </w:tr>
      <w:tr w:rsidR="008630D6" w:rsidRPr="001F42D3" w14:paraId="0033370A" w14:textId="77777777" w:rsidTr="00670CCB">
        <w:trPr>
          <w:cantSplit/>
        </w:trPr>
        <w:tc>
          <w:tcPr>
            <w:tcW w:w="761" w:type="pct"/>
            <w:vMerge/>
          </w:tcPr>
          <w:p w14:paraId="374C66D5" w14:textId="77777777" w:rsidR="008630D6" w:rsidRPr="001F42D3" w:rsidRDefault="008630D6" w:rsidP="00670CCB">
            <w:pPr>
              <w:pStyle w:val="TableEntry"/>
            </w:pPr>
          </w:p>
        </w:tc>
        <w:tc>
          <w:tcPr>
            <w:tcW w:w="1316" w:type="pct"/>
          </w:tcPr>
          <w:p w14:paraId="0911D23F" w14:textId="77777777" w:rsidR="008630D6" w:rsidRPr="001F42D3" w:rsidRDefault="008630D6" w:rsidP="00670CCB">
            <w:pPr>
              <w:pStyle w:val="TableEntry"/>
            </w:pPr>
            <w:r w:rsidRPr="001F42D3">
              <w:t>MDC_EVT_PUMP_DELIV_ STOP</w:t>
            </w:r>
          </w:p>
        </w:tc>
        <w:tc>
          <w:tcPr>
            <w:tcW w:w="1880" w:type="pct"/>
          </w:tcPr>
          <w:p w14:paraId="0BBB7EB3" w14:textId="77777777" w:rsidR="008630D6" w:rsidRPr="001F42D3" w:rsidRDefault="008630D6" w:rsidP="00670CCB">
            <w:pPr>
              <w:pStyle w:val="TableEntry"/>
              <w:rPr>
                <w:u w:val="single"/>
              </w:rPr>
            </w:pPr>
            <w:r w:rsidRPr="001F42D3">
              <w:rPr>
                <w:u w:val="single"/>
              </w:rPr>
              <w:t>Pump Delivery Info Parameters:</w:t>
            </w:r>
          </w:p>
          <w:p w14:paraId="32F85B44" w14:textId="77777777" w:rsidR="008630D6" w:rsidRPr="001F42D3" w:rsidRDefault="008630D6" w:rsidP="00670CCB">
            <w:pPr>
              <w:pStyle w:val="TableEntry"/>
            </w:pPr>
            <w:r w:rsidRPr="001F42D3">
              <w:rPr>
                <w:color w:val="0000FF"/>
              </w:rPr>
              <w:t>Infusing Status</w:t>
            </w:r>
            <w:r w:rsidRPr="001F42D3">
              <w:t>=pump reported status</w:t>
            </w:r>
          </w:p>
          <w:p w14:paraId="7CD2090E" w14:textId="77777777" w:rsidR="008630D6" w:rsidRPr="001F42D3" w:rsidRDefault="008630D6" w:rsidP="00670CCB">
            <w:pPr>
              <w:pStyle w:val="TableEntry"/>
            </w:pPr>
            <w:r w:rsidRPr="001F42D3">
              <w:rPr>
                <w:color w:val="0000FF"/>
              </w:rPr>
              <w:t>Current Pump Fluid Flow</w:t>
            </w:r>
            <w:r w:rsidRPr="001F42D3">
              <w:t>=pump reported rate for step 1</w:t>
            </w:r>
          </w:p>
          <w:p w14:paraId="20B2579F" w14:textId="77777777" w:rsidR="008630D6" w:rsidRPr="001F42D3" w:rsidRDefault="008630D6" w:rsidP="00670CCB">
            <w:pPr>
              <w:pStyle w:val="TableEntry"/>
            </w:pPr>
            <w:r w:rsidRPr="001F42D3">
              <w:rPr>
                <w:color w:val="0000FF"/>
              </w:rPr>
              <w:t>Pump Active Sources</w:t>
            </w:r>
            <w:r w:rsidRPr="001F42D3">
              <w:t>=pump-source-info-*</w:t>
            </w:r>
          </w:p>
          <w:p w14:paraId="74D83A36" w14:textId="77777777" w:rsidR="008630D6" w:rsidRPr="001F42D3" w:rsidRDefault="008630D6" w:rsidP="00670CCB">
            <w:pPr>
              <w:pStyle w:val="TableEntry"/>
            </w:pPr>
          </w:p>
          <w:p w14:paraId="263E2673" w14:textId="77777777" w:rsidR="008630D6" w:rsidRPr="001F42D3" w:rsidRDefault="008630D6" w:rsidP="00670CCB">
            <w:pPr>
              <w:pStyle w:val="TableEntry"/>
              <w:rPr>
                <w:u w:val="single"/>
              </w:rPr>
            </w:pPr>
            <w:r w:rsidRPr="001F42D3">
              <w:rPr>
                <w:u w:val="single"/>
              </w:rPr>
              <w:t>Active Source Parameters:</w:t>
            </w:r>
          </w:p>
          <w:p w14:paraId="3955D4EE" w14:textId="77777777" w:rsidR="008630D6" w:rsidRPr="001F42D3" w:rsidRDefault="008630D6" w:rsidP="00670CCB">
            <w:pPr>
              <w:pStyle w:val="TableEntry"/>
            </w:pPr>
            <w:r w:rsidRPr="001F42D3">
              <w:rPr>
                <w:color w:val="0000FF"/>
              </w:rPr>
              <w:t>Current Delivery Status</w:t>
            </w:r>
            <w:r w:rsidRPr="001F42D3">
              <w:t>=pump-delivery-status-transitioning</w:t>
            </w:r>
          </w:p>
          <w:p w14:paraId="2CD68F6B" w14:textId="77777777" w:rsidR="008630D6" w:rsidRPr="001F42D3" w:rsidRDefault="008630D6" w:rsidP="00670CCB">
            <w:pPr>
              <w:pStyle w:val="TableEntry"/>
            </w:pPr>
            <w:r w:rsidRPr="001F42D3">
              <w:rPr>
                <w:color w:val="0000FF"/>
              </w:rPr>
              <w:t>Program Delivery Mode</w:t>
            </w:r>
            <w:r w:rsidRPr="001F42D3">
              <w:t>=pump-program-delivery-mode-multi-step</w:t>
            </w:r>
          </w:p>
          <w:p w14:paraId="3E48D75C"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B7AB5F3" w14:textId="77777777" w:rsidR="008630D6" w:rsidRPr="001F42D3" w:rsidRDefault="008630D6" w:rsidP="00670CCB">
            <w:pPr>
              <w:pStyle w:val="TableEntry"/>
            </w:pPr>
            <w:r w:rsidRPr="001F42D3">
              <w:rPr>
                <w:color w:val="0000FF"/>
              </w:rPr>
              <w:t>Rate</w:t>
            </w:r>
            <w:r w:rsidRPr="001F42D3">
              <w:t>=programmed rate for step 1</w:t>
            </w:r>
          </w:p>
          <w:p w14:paraId="7DA2D05D" w14:textId="77777777" w:rsidR="008630D6" w:rsidRPr="001F42D3" w:rsidRDefault="008630D6" w:rsidP="00670CCB">
            <w:pPr>
              <w:pStyle w:val="TableEntry"/>
            </w:pPr>
            <w:r w:rsidRPr="001F42D3">
              <w:rPr>
                <w:color w:val="0000FF"/>
              </w:rPr>
              <w:t>Dose Rate</w:t>
            </w:r>
            <w:r w:rsidRPr="001F42D3">
              <w:t>=programmed dose rate for step 1</w:t>
            </w:r>
          </w:p>
          <w:p w14:paraId="6A207C9D" w14:textId="77777777" w:rsidR="008630D6" w:rsidRPr="001F42D3" w:rsidRDefault="008630D6" w:rsidP="00670CCB">
            <w:pPr>
              <w:pStyle w:val="TableEntry"/>
            </w:pPr>
            <w:r w:rsidRPr="001F42D3">
              <w:rPr>
                <w:color w:val="0000FF"/>
              </w:rPr>
              <w:t>Volume Programmed</w:t>
            </w:r>
            <w:r w:rsidRPr="001F42D3">
              <w:t>=volume programmed for step 1</w:t>
            </w:r>
          </w:p>
          <w:p w14:paraId="7B59848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343EF62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6E771E59" w14:textId="77777777" w:rsidR="008630D6" w:rsidRPr="001F42D3" w:rsidRDefault="008630D6" w:rsidP="00670CCB">
            <w:pPr>
              <w:pStyle w:val="TableEntry"/>
            </w:pPr>
            <w:r w:rsidRPr="001F42D3">
              <w:rPr>
                <w:color w:val="0000FF"/>
              </w:rPr>
              <w:t>Volume Remaining</w:t>
            </w:r>
            <w:r w:rsidRPr="001F42D3">
              <w:t>=0</w:t>
            </w:r>
          </w:p>
          <w:p w14:paraId="6AD41BCA"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663AFE1B" w14:textId="77777777" w:rsidR="008630D6" w:rsidRPr="001F42D3" w:rsidRDefault="008630D6" w:rsidP="00670CCB">
            <w:pPr>
              <w:pStyle w:val="TableEntry"/>
            </w:pPr>
          </w:p>
        </w:tc>
      </w:tr>
      <w:tr w:rsidR="008630D6" w:rsidRPr="001F42D3" w14:paraId="24DDAF2D" w14:textId="77777777" w:rsidTr="00670CCB">
        <w:trPr>
          <w:cantSplit/>
        </w:trPr>
        <w:tc>
          <w:tcPr>
            <w:tcW w:w="761" w:type="pct"/>
            <w:vMerge/>
          </w:tcPr>
          <w:p w14:paraId="47D33D52" w14:textId="77777777" w:rsidR="008630D6" w:rsidRPr="001F42D3" w:rsidRDefault="008630D6" w:rsidP="00670CCB">
            <w:pPr>
              <w:pStyle w:val="TableEntry"/>
            </w:pPr>
          </w:p>
        </w:tc>
        <w:tc>
          <w:tcPr>
            <w:tcW w:w="1316" w:type="pct"/>
          </w:tcPr>
          <w:p w14:paraId="0DE43F98" w14:textId="77777777" w:rsidR="008630D6" w:rsidRPr="001F42D3" w:rsidRDefault="008630D6" w:rsidP="00670CCB">
            <w:pPr>
              <w:pStyle w:val="TableEntry"/>
            </w:pPr>
            <w:r w:rsidRPr="001F42D3">
              <w:t>MDC_EVT_PUMP_DELIV_ START</w:t>
            </w:r>
          </w:p>
        </w:tc>
        <w:tc>
          <w:tcPr>
            <w:tcW w:w="1880" w:type="pct"/>
          </w:tcPr>
          <w:p w14:paraId="0868730E" w14:textId="77777777" w:rsidR="008630D6" w:rsidRPr="001F42D3" w:rsidRDefault="008630D6" w:rsidP="00670CCB">
            <w:pPr>
              <w:pStyle w:val="TableEntry"/>
              <w:rPr>
                <w:u w:val="single"/>
              </w:rPr>
            </w:pPr>
            <w:r w:rsidRPr="001F42D3">
              <w:rPr>
                <w:u w:val="single"/>
              </w:rPr>
              <w:t>Pump Delivery Info Parameters:</w:t>
            </w:r>
          </w:p>
          <w:p w14:paraId="2A12827B" w14:textId="77777777" w:rsidR="008630D6" w:rsidRPr="001F42D3" w:rsidRDefault="008630D6" w:rsidP="00670CCB">
            <w:pPr>
              <w:pStyle w:val="TableEntry"/>
            </w:pPr>
            <w:r w:rsidRPr="001F42D3">
              <w:rPr>
                <w:color w:val="0000FF"/>
              </w:rPr>
              <w:t>Infusing Status</w:t>
            </w:r>
            <w:r w:rsidRPr="001F42D3">
              <w:t>=pump-status-infusing</w:t>
            </w:r>
          </w:p>
          <w:p w14:paraId="23246A79" w14:textId="77777777" w:rsidR="008630D6" w:rsidRPr="001F42D3" w:rsidRDefault="008630D6" w:rsidP="00670CCB">
            <w:pPr>
              <w:pStyle w:val="TableEntry"/>
            </w:pPr>
            <w:r w:rsidRPr="001F42D3">
              <w:rPr>
                <w:color w:val="0000FF"/>
              </w:rPr>
              <w:t>Current Pump Fluid Flow</w:t>
            </w:r>
            <w:r w:rsidRPr="001F42D3">
              <w:t>=programmed rate for step 2</w:t>
            </w:r>
          </w:p>
          <w:p w14:paraId="471569DD" w14:textId="77777777" w:rsidR="008630D6" w:rsidRPr="001F42D3" w:rsidRDefault="008630D6" w:rsidP="00670CCB">
            <w:pPr>
              <w:pStyle w:val="TableEntry"/>
            </w:pPr>
            <w:r w:rsidRPr="001F42D3">
              <w:rPr>
                <w:color w:val="0000FF"/>
              </w:rPr>
              <w:t>Pump Active Sources</w:t>
            </w:r>
            <w:r w:rsidRPr="001F42D3">
              <w:t>=pump-source-info-*</w:t>
            </w:r>
          </w:p>
          <w:p w14:paraId="1B8B2F2F" w14:textId="77777777" w:rsidR="008630D6" w:rsidRPr="001F42D3" w:rsidRDefault="008630D6" w:rsidP="00670CCB">
            <w:pPr>
              <w:pStyle w:val="TableEntry"/>
            </w:pPr>
          </w:p>
          <w:p w14:paraId="459DE721" w14:textId="77777777" w:rsidR="008630D6" w:rsidRPr="001F42D3" w:rsidRDefault="008630D6" w:rsidP="00670CCB">
            <w:pPr>
              <w:pStyle w:val="TableEntry"/>
              <w:rPr>
                <w:u w:val="single"/>
              </w:rPr>
            </w:pPr>
            <w:r w:rsidRPr="001F42D3">
              <w:rPr>
                <w:u w:val="single"/>
              </w:rPr>
              <w:t>Active Source Parameters:</w:t>
            </w:r>
          </w:p>
          <w:p w14:paraId="55B8BAA6" w14:textId="77777777" w:rsidR="008630D6" w:rsidRPr="001F42D3" w:rsidRDefault="008630D6" w:rsidP="00670CCB">
            <w:pPr>
              <w:pStyle w:val="TableEntry"/>
            </w:pPr>
            <w:r w:rsidRPr="001F42D3">
              <w:rPr>
                <w:color w:val="0000FF"/>
              </w:rPr>
              <w:t>Current Delivery Status</w:t>
            </w:r>
            <w:r w:rsidRPr="001F42D3">
              <w:t>=pump-delivery-status-delivering</w:t>
            </w:r>
          </w:p>
          <w:p w14:paraId="2ADD4E18" w14:textId="77777777" w:rsidR="008630D6" w:rsidRPr="001F42D3" w:rsidRDefault="008630D6" w:rsidP="00670CCB">
            <w:pPr>
              <w:pStyle w:val="TableEntry"/>
            </w:pPr>
            <w:r w:rsidRPr="001F42D3">
              <w:rPr>
                <w:color w:val="0000FF"/>
              </w:rPr>
              <w:t>Program Delivery Mode</w:t>
            </w:r>
            <w:r w:rsidRPr="001F42D3">
              <w:t>=pump-program-delivery-mode-multi-step</w:t>
            </w:r>
          </w:p>
          <w:p w14:paraId="0709B5C1"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A8E6816" w14:textId="77777777" w:rsidR="008630D6" w:rsidRPr="001F42D3" w:rsidRDefault="008630D6" w:rsidP="00670CCB">
            <w:pPr>
              <w:pStyle w:val="TableEntry"/>
            </w:pPr>
            <w:r w:rsidRPr="001F42D3">
              <w:rPr>
                <w:color w:val="0000FF"/>
              </w:rPr>
              <w:t>Rate</w:t>
            </w:r>
            <w:r w:rsidRPr="001F42D3">
              <w:t>=programmed rate for step 2</w:t>
            </w:r>
          </w:p>
          <w:p w14:paraId="643BC598" w14:textId="77777777" w:rsidR="008630D6" w:rsidRPr="001F42D3" w:rsidRDefault="008630D6" w:rsidP="00670CCB">
            <w:pPr>
              <w:pStyle w:val="TableEntry"/>
            </w:pPr>
            <w:r w:rsidRPr="001F42D3">
              <w:rPr>
                <w:color w:val="0000FF"/>
              </w:rPr>
              <w:t>Dose Rate</w:t>
            </w:r>
            <w:r w:rsidRPr="001F42D3">
              <w:t>=programmed dose rate for step 2</w:t>
            </w:r>
          </w:p>
          <w:p w14:paraId="64183B7F" w14:textId="77777777" w:rsidR="008630D6" w:rsidRPr="001F42D3" w:rsidRDefault="008630D6" w:rsidP="00670CCB">
            <w:pPr>
              <w:pStyle w:val="TableEntry"/>
            </w:pPr>
            <w:r w:rsidRPr="001F42D3">
              <w:rPr>
                <w:color w:val="0000FF"/>
              </w:rPr>
              <w:t>Volume Programmed</w:t>
            </w:r>
            <w:r w:rsidRPr="001F42D3">
              <w:t>=volume programmed for step 2</w:t>
            </w:r>
          </w:p>
          <w:p w14:paraId="10AF6AD4" w14:textId="77777777" w:rsidR="008630D6" w:rsidRPr="001F42D3" w:rsidRDefault="008630D6" w:rsidP="00670CCB">
            <w:pPr>
              <w:pStyle w:val="TableEntry"/>
            </w:pPr>
            <w:r w:rsidRPr="001F42D3">
              <w:rPr>
                <w:color w:val="0000FF"/>
              </w:rPr>
              <w:t>Current Segment Volume Delivered</w:t>
            </w:r>
            <w:r w:rsidRPr="001F42D3">
              <w:t>=0</w:t>
            </w:r>
          </w:p>
          <w:p w14:paraId="34A20BE0"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47AE6771" w14:textId="77777777" w:rsidR="008630D6" w:rsidRPr="001F42D3" w:rsidRDefault="008630D6" w:rsidP="00670CCB">
            <w:pPr>
              <w:pStyle w:val="TableEntry"/>
            </w:pPr>
            <w:r w:rsidRPr="001F42D3">
              <w:rPr>
                <w:color w:val="0000FF"/>
              </w:rPr>
              <w:t>Volume Remaining</w:t>
            </w:r>
            <w:r w:rsidRPr="001F42D3">
              <w:t>=volume programmed for step 2</w:t>
            </w:r>
          </w:p>
          <w:p w14:paraId="08C33671"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440C3F1A" w14:textId="77777777" w:rsidR="008630D6" w:rsidRPr="001F42D3" w:rsidRDefault="008630D6" w:rsidP="00670CCB">
            <w:pPr>
              <w:ind w:hanging="2"/>
              <w:rPr>
                <w:rFonts w:ascii="Tahoma" w:hAnsi="Tahoma" w:cs="Tahoma"/>
                <w:sz w:val="16"/>
                <w:szCs w:val="16"/>
              </w:rPr>
            </w:pPr>
          </w:p>
        </w:tc>
      </w:tr>
      <w:tr w:rsidR="008630D6" w:rsidRPr="001F42D3" w14:paraId="761F6EDC" w14:textId="77777777" w:rsidTr="00670CCB">
        <w:trPr>
          <w:cantSplit/>
        </w:trPr>
        <w:tc>
          <w:tcPr>
            <w:tcW w:w="761" w:type="pct"/>
            <w:vMerge/>
          </w:tcPr>
          <w:p w14:paraId="679605F2" w14:textId="77777777" w:rsidR="008630D6" w:rsidRPr="001F42D3" w:rsidRDefault="008630D6" w:rsidP="00670CCB">
            <w:pPr>
              <w:pStyle w:val="TableEntry"/>
            </w:pPr>
          </w:p>
        </w:tc>
        <w:tc>
          <w:tcPr>
            <w:tcW w:w="1316" w:type="pct"/>
          </w:tcPr>
          <w:p w14:paraId="016F0263" w14:textId="77777777" w:rsidR="008630D6" w:rsidRPr="001F42D3" w:rsidRDefault="008630D6" w:rsidP="00670CCB">
            <w:pPr>
              <w:pStyle w:val="TableEntry"/>
            </w:pPr>
            <w:r w:rsidRPr="001F42D3">
              <w:t>MDC_EVT_PUMP_DELIV_ STOP</w:t>
            </w:r>
          </w:p>
        </w:tc>
        <w:tc>
          <w:tcPr>
            <w:tcW w:w="1880" w:type="pct"/>
          </w:tcPr>
          <w:p w14:paraId="1ABB51E8" w14:textId="77777777" w:rsidR="008630D6" w:rsidRPr="001F42D3" w:rsidRDefault="008630D6" w:rsidP="00670CCB">
            <w:pPr>
              <w:pStyle w:val="TableEntry"/>
              <w:rPr>
                <w:u w:val="single"/>
              </w:rPr>
            </w:pPr>
            <w:r w:rsidRPr="001F42D3">
              <w:rPr>
                <w:u w:val="single"/>
              </w:rPr>
              <w:t>Pump Delivery Info Parameters:</w:t>
            </w:r>
          </w:p>
          <w:p w14:paraId="1F41DEC4" w14:textId="77777777" w:rsidR="008630D6" w:rsidRPr="001F42D3" w:rsidRDefault="008630D6" w:rsidP="00670CCB">
            <w:pPr>
              <w:pStyle w:val="TableEntry"/>
            </w:pPr>
            <w:r w:rsidRPr="001F42D3">
              <w:rPr>
                <w:color w:val="0000FF"/>
              </w:rPr>
              <w:t>Infusing Status</w:t>
            </w:r>
            <w:r w:rsidRPr="001F42D3">
              <w:t>=pump-status-not-infusing</w:t>
            </w:r>
          </w:p>
          <w:p w14:paraId="3D0BCDFF" w14:textId="77777777" w:rsidR="008630D6" w:rsidRPr="001F42D3" w:rsidRDefault="008630D6" w:rsidP="00670CCB">
            <w:pPr>
              <w:pStyle w:val="TableEntry"/>
            </w:pPr>
            <w:r w:rsidRPr="001F42D3">
              <w:rPr>
                <w:color w:val="0000FF"/>
              </w:rPr>
              <w:t>Current Pump Fluid Flow</w:t>
            </w:r>
            <w:r w:rsidRPr="001F42D3">
              <w:t>=0</w:t>
            </w:r>
          </w:p>
          <w:p w14:paraId="08EA8818" w14:textId="77777777" w:rsidR="008630D6" w:rsidRPr="001F42D3" w:rsidRDefault="008630D6" w:rsidP="00670CCB">
            <w:pPr>
              <w:pStyle w:val="TableEntry"/>
            </w:pPr>
            <w:r w:rsidRPr="001F42D3">
              <w:rPr>
                <w:color w:val="0000FF"/>
              </w:rPr>
              <w:t>Pump Active Sources</w:t>
            </w:r>
            <w:r w:rsidRPr="001F42D3">
              <w:t>=pump-source-info-*</w:t>
            </w:r>
          </w:p>
          <w:p w14:paraId="2873B16D" w14:textId="77777777" w:rsidR="008630D6" w:rsidRPr="001F42D3" w:rsidRDefault="008630D6" w:rsidP="00670CCB">
            <w:pPr>
              <w:pStyle w:val="TableEntry"/>
            </w:pPr>
          </w:p>
          <w:p w14:paraId="796A589E" w14:textId="77777777" w:rsidR="008630D6" w:rsidRPr="001F42D3" w:rsidRDefault="008630D6" w:rsidP="00670CCB">
            <w:pPr>
              <w:pStyle w:val="TableEntry"/>
              <w:rPr>
                <w:u w:val="single"/>
              </w:rPr>
            </w:pPr>
            <w:r w:rsidRPr="001F42D3">
              <w:rPr>
                <w:u w:val="single"/>
              </w:rPr>
              <w:t>Active Source Parameters:</w:t>
            </w:r>
          </w:p>
          <w:p w14:paraId="7FD6A42C" w14:textId="77777777" w:rsidR="008630D6" w:rsidRPr="001F42D3" w:rsidRDefault="008630D6" w:rsidP="00670CCB">
            <w:pPr>
              <w:pStyle w:val="TableEntry"/>
            </w:pPr>
            <w:r w:rsidRPr="001F42D3">
              <w:rPr>
                <w:color w:val="0000FF"/>
              </w:rPr>
              <w:t>Current Delivery Status</w:t>
            </w:r>
            <w:r w:rsidRPr="001F42D3">
              <w:t>=pump-delivery- not-delivering</w:t>
            </w:r>
          </w:p>
          <w:p w14:paraId="68653912"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0E4B68F2" w14:textId="77777777" w:rsidR="008630D6" w:rsidRPr="001F42D3" w:rsidRDefault="008630D6" w:rsidP="00670CCB">
            <w:pPr>
              <w:pStyle w:val="TableEntry"/>
            </w:pPr>
            <w:r w:rsidRPr="001F42D3">
              <w:rPr>
                <w:color w:val="0000FF"/>
              </w:rPr>
              <w:t>Program Delivery Mode</w:t>
            </w:r>
            <w:r w:rsidRPr="001F42D3">
              <w:t>=pump-program-delivery-mode-multi-step</w:t>
            </w:r>
          </w:p>
          <w:p w14:paraId="7E05B39F"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BC8E54E" w14:textId="77777777" w:rsidR="008630D6" w:rsidRPr="001F42D3" w:rsidRDefault="008630D6" w:rsidP="00670CCB">
            <w:pPr>
              <w:pStyle w:val="TableEntry"/>
            </w:pPr>
            <w:r w:rsidRPr="001F42D3">
              <w:rPr>
                <w:color w:val="0000FF"/>
              </w:rPr>
              <w:t>Rate</w:t>
            </w:r>
            <w:r w:rsidRPr="001F42D3">
              <w:t>=programmed rate for current step</w:t>
            </w:r>
          </w:p>
          <w:p w14:paraId="2511B5A2" w14:textId="77777777" w:rsidR="008630D6" w:rsidRPr="001F42D3" w:rsidRDefault="008630D6" w:rsidP="00670CCB">
            <w:pPr>
              <w:pStyle w:val="TableEntry"/>
            </w:pPr>
            <w:r w:rsidRPr="001F42D3">
              <w:rPr>
                <w:color w:val="0000FF"/>
              </w:rPr>
              <w:t>Dose Rate</w:t>
            </w:r>
            <w:r w:rsidRPr="001F42D3">
              <w:t>=programmed dose rate for current step</w:t>
            </w:r>
          </w:p>
          <w:p w14:paraId="3371C897" w14:textId="77777777" w:rsidR="008630D6" w:rsidRPr="001F42D3" w:rsidRDefault="008630D6" w:rsidP="00670CCB">
            <w:pPr>
              <w:pStyle w:val="TableEntry"/>
            </w:pPr>
            <w:r w:rsidRPr="001F42D3">
              <w:rPr>
                <w:color w:val="0000FF"/>
              </w:rPr>
              <w:t>Volume Programmed</w:t>
            </w:r>
            <w:r w:rsidRPr="001F42D3">
              <w:t>=volume programmed for current step</w:t>
            </w:r>
          </w:p>
          <w:p w14:paraId="2F29204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7C8DC79"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4FBEF821" w14:textId="77777777" w:rsidR="008630D6" w:rsidRPr="001F42D3" w:rsidRDefault="008630D6" w:rsidP="00670CCB">
            <w:pPr>
              <w:pStyle w:val="TableEntry"/>
            </w:pPr>
            <w:r w:rsidRPr="001F42D3">
              <w:rPr>
                <w:color w:val="0000FF"/>
              </w:rPr>
              <w:t>Volume Remaining</w:t>
            </w:r>
            <w:r w:rsidRPr="001F42D3">
              <w:t>=volume remaining</w:t>
            </w:r>
          </w:p>
          <w:p w14:paraId="6C41F296"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39045436" w14:textId="77777777" w:rsidR="008630D6" w:rsidRPr="001F42D3" w:rsidRDefault="008630D6" w:rsidP="00670CCB">
            <w:pPr>
              <w:ind w:hanging="2"/>
              <w:rPr>
                <w:rFonts w:ascii="Tahoma" w:hAnsi="Tahoma" w:cs="Tahoma"/>
                <w:sz w:val="16"/>
                <w:szCs w:val="16"/>
              </w:rPr>
            </w:pPr>
          </w:p>
        </w:tc>
      </w:tr>
      <w:tr w:rsidR="008630D6" w:rsidRPr="001F42D3" w14:paraId="012EB1BF" w14:textId="77777777" w:rsidTr="00670CCB">
        <w:trPr>
          <w:cantSplit/>
        </w:trPr>
        <w:tc>
          <w:tcPr>
            <w:tcW w:w="761" w:type="pct"/>
            <w:vMerge w:val="restart"/>
          </w:tcPr>
          <w:p w14:paraId="2EECE68F" w14:textId="77777777" w:rsidR="008630D6" w:rsidRPr="001F42D3" w:rsidRDefault="008630D6" w:rsidP="00670CCB">
            <w:pPr>
              <w:pStyle w:val="TableEntry"/>
            </w:pPr>
            <w:r w:rsidRPr="001F42D3">
              <w:lastRenderedPageBreak/>
              <w:t>Intermittent step start, followed by intermittent step stop</w:t>
            </w:r>
          </w:p>
          <w:p w14:paraId="5155C082" w14:textId="77777777" w:rsidR="008630D6" w:rsidRPr="001F42D3" w:rsidRDefault="008630D6" w:rsidP="00670CCB">
            <w:pPr>
              <w:pStyle w:val="TableEntry"/>
            </w:pPr>
          </w:p>
        </w:tc>
        <w:tc>
          <w:tcPr>
            <w:tcW w:w="1316" w:type="pct"/>
          </w:tcPr>
          <w:p w14:paraId="61C71CC8" w14:textId="77777777" w:rsidR="008630D6" w:rsidRPr="001F42D3" w:rsidRDefault="008630D6" w:rsidP="00670CCB">
            <w:pPr>
              <w:pStyle w:val="TableEntry"/>
            </w:pPr>
            <w:r w:rsidRPr="001F42D3">
              <w:t>MDC_EVT_PUMP_DELIV_ START</w:t>
            </w:r>
          </w:p>
        </w:tc>
        <w:tc>
          <w:tcPr>
            <w:tcW w:w="1880" w:type="pct"/>
          </w:tcPr>
          <w:p w14:paraId="2EA81187" w14:textId="77777777" w:rsidR="008630D6" w:rsidRPr="001F42D3" w:rsidRDefault="008630D6" w:rsidP="00670CCB">
            <w:pPr>
              <w:pStyle w:val="TableEntry"/>
              <w:rPr>
                <w:u w:val="single"/>
              </w:rPr>
            </w:pPr>
            <w:r w:rsidRPr="001F42D3">
              <w:rPr>
                <w:u w:val="single"/>
              </w:rPr>
              <w:t>Pump Delivery Info Parameters:</w:t>
            </w:r>
          </w:p>
          <w:p w14:paraId="00B53EF7" w14:textId="77777777" w:rsidR="008630D6" w:rsidRPr="001F42D3" w:rsidRDefault="008630D6" w:rsidP="00670CCB">
            <w:pPr>
              <w:pStyle w:val="TableEntry"/>
            </w:pPr>
            <w:r w:rsidRPr="001F42D3">
              <w:rPr>
                <w:color w:val="0000FF"/>
              </w:rPr>
              <w:t>Infusing Status</w:t>
            </w:r>
            <w:r w:rsidRPr="001F42D3">
              <w:t>=pump-status-infusing</w:t>
            </w:r>
          </w:p>
          <w:p w14:paraId="443D31D1" w14:textId="77777777" w:rsidR="008630D6" w:rsidRPr="001F42D3" w:rsidRDefault="008630D6" w:rsidP="00670CCB">
            <w:pPr>
              <w:pStyle w:val="TableEntry"/>
            </w:pPr>
            <w:r w:rsidRPr="001F42D3">
              <w:rPr>
                <w:color w:val="0000FF"/>
              </w:rPr>
              <w:t>Current Pump Fluid Flow</w:t>
            </w:r>
            <w:r w:rsidRPr="001F42D3">
              <w:t>=programmed rate for step n</w:t>
            </w:r>
          </w:p>
          <w:p w14:paraId="7AACFF95" w14:textId="77777777" w:rsidR="008630D6" w:rsidRPr="001F42D3" w:rsidRDefault="008630D6" w:rsidP="00670CCB">
            <w:pPr>
              <w:pStyle w:val="TableEntry"/>
            </w:pPr>
            <w:r w:rsidRPr="001F42D3">
              <w:rPr>
                <w:color w:val="0000FF"/>
              </w:rPr>
              <w:t>Pump Active Sources</w:t>
            </w:r>
            <w:r w:rsidRPr="001F42D3">
              <w:t>=pump-source-info-*</w:t>
            </w:r>
          </w:p>
          <w:p w14:paraId="59D5E892" w14:textId="77777777" w:rsidR="008630D6" w:rsidRPr="001F42D3" w:rsidRDefault="008630D6" w:rsidP="00670CCB">
            <w:pPr>
              <w:pStyle w:val="TableEntry"/>
            </w:pPr>
          </w:p>
          <w:p w14:paraId="7E48032D" w14:textId="77777777" w:rsidR="008630D6" w:rsidRPr="001F42D3" w:rsidRDefault="008630D6" w:rsidP="00670CCB">
            <w:pPr>
              <w:pStyle w:val="TableEntry"/>
              <w:rPr>
                <w:u w:val="single"/>
              </w:rPr>
            </w:pPr>
            <w:r w:rsidRPr="001F42D3">
              <w:rPr>
                <w:u w:val="single"/>
              </w:rPr>
              <w:t>Active Source Parameters:</w:t>
            </w:r>
          </w:p>
          <w:p w14:paraId="2BAEC2E5" w14:textId="77777777" w:rsidR="008630D6" w:rsidRPr="001F42D3" w:rsidRDefault="008630D6" w:rsidP="00670CCB">
            <w:pPr>
              <w:pStyle w:val="TableEntry"/>
            </w:pPr>
            <w:r w:rsidRPr="001F42D3">
              <w:rPr>
                <w:color w:val="0000FF"/>
              </w:rPr>
              <w:t>Current Delivery Status</w:t>
            </w:r>
            <w:r w:rsidRPr="001F42D3">
              <w:t>=pump-delivery-status-delivering</w:t>
            </w:r>
          </w:p>
          <w:p w14:paraId="6A77943F" w14:textId="77777777" w:rsidR="008630D6" w:rsidRPr="001F42D3" w:rsidRDefault="008630D6" w:rsidP="00670CCB">
            <w:pPr>
              <w:pStyle w:val="TableEntry"/>
            </w:pPr>
            <w:r w:rsidRPr="001F42D3">
              <w:rPr>
                <w:color w:val="0000FF"/>
              </w:rPr>
              <w:t>Program Delivery Mode</w:t>
            </w:r>
            <w:r w:rsidRPr="001F42D3">
              <w:t>=pump-program-delivery-mode-multi-dosing</w:t>
            </w:r>
          </w:p>
          <w:p w14:paraId="087F128D"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DF760A6" w14:textId="77777777" w:rsidR="008630D6" w:rsidRPr="001F42D3" w:rsidRDefault="008630D6" w:rsidP="00670CCB">
            <w:pPr>
              <w:pStyle w:val="TableEntry"/>
            </w:pPr>
            <w:r w:rsidRPr="001F42D3">
              <w:rPr>
                <w:color w:val="0000FF"/>
              </w:rPr>
              <w:t>Rate</w:t>
            </w:r>
            <w:r w:rsidRPr="001F42D3">
              <w:t>=programmed rate for step n</w:t>
            </w:r>
          </w:p>
          <w:p w14:paraId="66438756" w14:textId="77777777" w:rsidR="008630D6" w:rsidRPr="001F42D3" w:rsidRDefault="008630D6" w:rsidP="00670CCB">
            <w:pPr>
              <w:pStyle w:val="TableEntry"/>
            </w:pPr>
            <w:r w:rsidRPr="001F42D3">
              <w:rPr>
                <w:color w:val="0000FF"/>
              </w:rPr>
              <w:t>Dose Rate</w:t>
            </w:r>
            <w:r w:rsidRPr="001F42D3">
              <w:t>=programmed dose rate for step n</w:t>
            </w:r>
          </w:p>
          <w:p w14:paraId="47ABCF93" w14:textId="77777777" w:rsidR="008630D6" w:rsidRPr="001F42D3" w:rsidRDefault="008630D6" w:rsidP="00670CCB">
            <w:pPr>
              <w:pStyle w:val="TableEntry"/>
            </w:pPr>
            <w:r w:rsidRPr="001F42D3">
              <w:rPr>
                <w:color w:val="0000FF"/>
              </w:rPr>
              <w:t>Volume Programmed</w:t>
            </w:r>
            <w:r w:rsidRPr="001F42D3">
              <w:t>=volume programmed for step n</w:t>
            </w:r>
          </w:p>
          <w:p w14:paraId="2547125F" w14:textId="77777777" w:rsidR="008630D6" w:rsidRPr="001F42D3" w:rsidRDefault="008630D6" w:rsidP="00670CCB">
            <w:pPr>
              <w:pStyle w:val="TableEntry"/>
            </w:pPr>
            <w:r w:rsidRPr="001F42D3">
              <w:rPr>
                <w:color w:val="0000FF"/>
              </w:rPr>
              <w:t>Current Segment Volume Delivered</w:t>
            </w:r>
            <w:r w:rsidRPr="001F42D3">
              <w:t>=0</w:t>
            </w:r>
          </w:p>
          <w:p w14:paraId="3298836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1FF6E04A" w14:textId="77777777" w:rsidR="008630D6" w:rsidRPr="001F42D3" w:rsidRDefault="008630D6" w:rsidP="00670CCB">
            <w:pPr>
              <w:pStyle w:val="TableEntry"/>
            </w:pPr>
            <w:r w:rsidRPr="001F42D3">
              <w:rPr>
                <w:color w:val="0000FF"/>
              </w:rPr>
              <w:t>Volume Remaining</w:t>
            </w:r>
            <w:r w:rsidRPr="001F42D3">
              <w:t>=volume programmed for step n</w:t>
            </w:r>
          </w:p>
          <w:p w14:paraId="5D073BB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798BBF16" w14:textId="77777777" w:rsidR="008630D6" w:rsidRPr="001F42D3" w:rsidRDefault="008630D6" w:rsidP="00670CCB">
            <w:pPr>
              <w:ind w:hanging="2"/>
              <w:rPr>
                <w:rStyle w:val="CommentReference"/>
              </w:rPr>
            </w:pPr>
          </w:p>
        </w:tc>
      </w:tr>
      <w:tr w:rsidR="008630D6" w:rsidRPr="001F42D3" w14:paraId="329681E1" w14:textId="77777777" w:rsidTr="00670CCB">
        <w:trPr>
          <w:cantSplit/>
        </w:trPr>
        <w:tc>
          <w:tcPr>
            <w:tcW w:w="761" w:type="pct"/>
            <w:vMerge/>
          </w:tcPr>
          <w:p w14:paraId="77659E83" w14:textId="77777777" w:rsidR="008630D6" w:rsidRPr="001F42D3" w:rsidRDefault="008630D6" w:rsidP="00670CCB">
            <w:pPr>
              <w:pStyle w:val="TableEntry"/>
            </w:pPr>
          </w:p>
        </w:tc>
        <w:tc>
          <w:tcPr>
            <w:tcW w:w="1316" w:type="pct"/>
          </w:tcPr>
          <w:p w14:paraId="107EF54A" w14:textId="77777777" w:rsidR="008630D6" w:rsidRPr="001F42D3" w:rsidRDefault="008630D6" w:rsidP="00670CCB">
            <w:pPr>
              <w:pStyle w:val="TableEntry"/>
            </w:pPr>
            <w:r w:rsidRPr="001F42D3">
              <w:t>MDC_EVT_PUMP_DELIV_ STOP</w:t>
            </w:r>
          </w:p>
        </w:tc>
        <w:tc>
          <w:tcPr>
            <w:tcW w:w="1880" w:type="pct"/>
          </w:tcPr>
          <w:p w14:paraId="7194D3E6" w14:textId="77777777" w:rsidR="008630D6" w:rsidRPr="001F42D3" w:rsidRDefault="008630D6" w:rsidP="00670CCB">
            <w:pPr>
              <w:pStyle w:val="TableEntry"/>
              <w:rPr>
                <w:u w:val="single"/>
              </w:rPr>
            </w:pPr>
            <w:r w:rsidRPr="001F42D3">
              <w:rPr>
                <w:u w:val="single"/>
              </w:rPr>
              <w:t>Pump Delivery Info Parameters:</w:t>
            </w:r>
          </w:p>
          <w:p w14:paraId="75920B59" w14:textId="77777777" w:rsidR="008630D6" w:rsidRPr="001F42D3" w:rsidRDefault="008630D6" w:rsidP="00670CCB">
            <w:pPr>
              <w:pStyle w:val="TableEntry"/>
            </w:pPr>
            <w:r w:rsidRPr="001F42D3">
              <w:rPr>
                <w:color w:val="0000FF"/>
              </w:rPr>
              <w:t>Infusing Status</w:t>
            </w:r>
            <w:r w:rsidRPr="001F42D3">
              <w:t>=pump-status-not-infusing</w:t>
            </w:r>
          </w:p>
          <w:p w14:paraId="7ECA4BA4" w14:textId="77777777" w:rsidR="008630D6" w:rsidRPr="001F42D3" w:rsidRDefault="008630D6" w:rsidP="00670CCB">
            <w:pPr>
              <w:pStyle w:val="TableEntry"/>
            </w:pPr>
            <w:r w:rsidRPr="001F42D3">
              <w:rPr>
                <w:color w:val="0000FF"/>
              </w:rPr>
              <w:t>Current Pump Fluid Flow</w:t>
            </w:r>
            <w:r w:rsidRPr="001F42D3">
              <w:t>=0</w:t>
            </w:r>
          </w:p>
          <w:p w14:paraId="31C4CB97" w14:textId="77777777" w:rsidR="008630D6" w:rsidRPr="001F42D3" w:rsidRDefault="008630D6" w:rsidP="00670CCB">
            <w:pPr>
              <w:pStyle w:val="TableEntry"/>
            </w:pPr>
            <w:r w:rsidRPr="001F42D3">
              <w:rPr>
                <w:color w:val="0000FF"/>
              </w:rPr>
              <w:t>Pump Active Sources</w:t>
            </w:r>
            <w:r w:rsidRPr="001F42D3">
              <w:t>=pump-source-info-*</w:t>
            </w:r>
          </w:p>
          <w:p w14:paraId="65C320D1" w14:textId="77777777" w:rsidR="008630D6" w:rsidRPr="001F42D3" w:rsidRDefault="008630D6" w:rsidP="00670CCB">
            <w:pPr>
              <w:pStyle w:val="TableEntry"/>
            </w:pPr>
          </w:p>
          <w:p w14:paraId="09CEDE47" w14:textId="77777777" w:rsidR="008630D6" w:rsidRPr="001F42D3" w:rsidRDefault="008630D6" w:rsidP="00670CCB">
            <w:pPr>
              <w:pStyle w:val="TableEntry"/>
              <w:rPr>
                <w:u w:val="single"/>
              </w:rPr>
            </w:pPr>
            <w:r w:rsidRPr="001F42D3">
              <w:rPr>
                <w:u w:val="single"/>
              </w:rPr>
              <w:t>Active Source Parameters:</w:t>
            </w:r>
          </w:p>
          <w:p w14:paraId="6031EFEE" w14:textId="77777777" w:rsidR="008630D6" w:rsidRPr="001F42D3" w:rsidRDefault="008630D6" w:rsidP="00670CCB">
            <w:pPr>
              <w:pStyle w:val="TableEntry"/>
            </w:pPr>
            <w:r w:rsidRPr="001F42D3">
              <w:rPr>
                <w:color w:val="0000FF"/>
              </w:rPr>
              <w:t>Current Delivery Status</w:t>
            </w:r>
            <w:r w:rsidRPr="001F42D3">
              <w:t>=pump-delivery-status-not-delivering</w:t>
            </w:r>
          </w:p>
          <w:p w14:paraId="76CE68C1" w14:textId="77777777" w:rsidR="008630D6" w:rsidRPr="001F42D3" w:rsidRDefault="008630D6" w:rsidP="00670CCB">
            <w:pPr>
              <w:pStyle w:val="TableEntry"/>
            </w:pPr>
            <w:r w:rsidRPr="001F42D3">
              <w:rPr>
                <w:color w:val="0000FF"/>
              </w:rPr>
              <w:t>Pump Not Delivering Reason</w:t>
            </w:r>
            <w:r w:rsidRPr="001F42D3">
              <w:t>=either pump-stopped-between-doses or pump-stopped-not-specified</w:t>
            </w:r>
          </w:p>
          <w:p w14:paraId="6795B882" w14:textId="77777777" w:rsidR="008630D6" w:rsidRPr="001F42D3" w:rsidRDefault="008630D6" w:rsidP="00670CCB">
            <w:pPr>
              <w:pStyle w:val="TableEntry"/>
            </w:pPr>
            <w:r w:rsidRPr="001F42D3">
              <w:rPr>
                <w:color w:val="0000FF"/>
              </w:rPr>
              <w:t>Program Delivery Mode</w:t>
            </w:r>
            <w:r w:rsidRPr="001F42D3">
              <w:t>=pump-program-delivery-mode-multi-dosing</w:t>
            </w:r>
          </w:p>
          <w:p w14:paraId="75D451ED"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D57F738" w14:textId="77777777" w:rsidR="008630D6" w:rsidRPr="001F42D3" w:rsidRDefault="008630D6" w:rsidP="00670CCB">
            <w:pPr>
              <w:pStyle w:val="TableEntry"/>
            </w:pPr>
            <w:r w:rsidRPr="001F42D3">
              <w:rPr>
                <w:color w:val="0000FF"/>
              </w:rPr>
              <w:t>Rate</w:t>
            </w:r>
            <w:r w:rsidRPr="001F42D3">
              <w:t>=programmed rate for current step</w:t>
            </w:r>
          </w:p>
          <w:p w14:paraId="62B3FE93" w14:textId="77777777" w:rsidR="008630D6" w:rsidRPr="001F42D3" w:rsidRDefault="008630D6" w:rsidP="00670CCB">
            <w:pPr>
              <w:pStyle w:val="TableEntry"/>
            </w:pPr>
            <w:r w:rsidRPr="001F42D3">
              <w:rPr>
                <w:color w:val="0000FF"/>
              </w:rPr>
              <w:t>Dose Rate</w:t>
            </w:r>
            <w:r w:rsidRPr="001F42D3">
              <w:t>=programmed dose rate for current step</w:t>
            </w:r>
          </w:p>
          <w:p w14:paraId="2E3A4883" w14:textId="77777777" w:rsidR="008630D6" w:rsidRPr="001F42D3" w:rsidRDefault="008630D6" w:rsidP="00670CCB">
            <w:pPr>
              <w:pStyle w:val="TableEntry"/>
            </w:pPr>
            <w:r w:rsidRPr="001F42D3">
              <w:rPr>
                <w:color w:val="0000FF"/>
              </w:rPr>
              <w:t>Volume Programmed</w:t>
            </w:r>
            <w:r w:rsidRPr="001F42D3">
              <w:t>=volume programmed for current step</w:t>
            </w:r>
          </w:p>
          <w:p w14:paraId="0CFC8DC7"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4FD7CA02"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246D89D7" w14:textId="77777777" w:rsidR="008630D6" w:rsidRPr="001F42D3" w:rsidRDefault="008630D6" w:rsidP="00670CCB">
            <w:pPr>
              <w:pStyle w:val="TableEntry"/>
            </w:pPr>
            <w:r w:rsidRPr="001F42D3">
              <w:rPr>
                <w:color w:val="0000FF"/>
              </w:rPr>
              <w:t>Volume Remaining</w:t>
            </w:r>
            <w:r w:rsidRPr="001F42D3">
              <w:t>=0</w:t>
            </w:r>
          </w:p>
          <w:p w14:paraId="194DD22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5983DBDD" w14:textId="77777777" w:rsidR="008630D6" w:rsidRPr="001F42D3" w:rsidRDefault="008630D6" w:rsidP="00670CCB">
            <w:pPr>
              <w:ind w:hanging="2"/>
              <w:rPr>
                <w:rStyle w:val="CommentReference"/>
              </w:rPr>
            </w:pPr>
          </w:p>
        </w:tc>
      </w:tr>
      <w:tr w:rsidR="008630D6" w:rsidRPr="001F42D3" w14:paraId="30456B17" w14:textId="77777777" w:rsidTr="00670CCB">
        <w:trPr>
          <w:cantSplit/>
        </w:trPr>
        <w:tc>
          <w:tcPr>
            <w:tcW w:w="761" w:type="pct"/>
            <w:vMerge w:val="restart"/>
          </w:tcPr>
          <w:p w14:paraId="53017159" w14:textId="77777777" w:rsidR="008630D6" w:rsidRPr="001F42D3" w:rsidRDefault="008630D6" w:rsidP="00670CCB">
            <w:pPr>
              <w:pStyle w:val="TableEntry"/>
            </w:pPr>
            <w:r w:rsidRPr="001F42D3">
              <w:lastRenderedPageBreak/>
              <w:t>Loading dose start, followed by loading dose end, followed by start of continuous (this assumes the pump will start at the continuous rate once the loading dose VTBI is achieved)</w:t>
            </w:r>
          </w:p>
          <w:p w14:paraId="796650A6" w14:textId="77777777" w:rsidR="008630D6" w:rsidRPr="001F42D3" w:rsidRDefault="008630D6" w:rsidP="00670CCB">
            <w:pPr>
              <w:pStyle w:val="TableEntry"/>
            </w:pPr>
            <w:r w:rsidRPr="001F42D3">
              <w:t>(NOTE:  the event associated with the completion of the continuous infusion after the bolus completes is not shown)</w:t>
            </w:r>
          </w:p>
          <w:p w14:paraId="6530F108" w14:textId="77777777" w:rsidR="008630D6" w:rsidRPr="001F42D3" w:rsidRDefault="008630D6" w:rsidP="00670CCB">
            <w:pPr>
              <w:pStyle w:val="TableEntry"/>
            </w:pPr>
          </w:p>
        </w:tc>
        <w:tc>
          <w:tcPr>
            <w:tcW w:w="1316" w:type="pct"/>
          </w:tcPr>
          <w:p w14:paraId="219B9C25" w14:textId="77777777" w:rsidR="008630D6" w:rsidRPr="001F42D3" w:rsidRDefault="008630D6" w:rsidP="00670CCB">
            <w:pPr>
              <w:pStyle w:val="TableEntry"/>
            </w:pPr>
            <w:r w:rsidRPr="001F42D3">
              <w:t>MDC_EVT_PUMP_DELIV_ START</w:t>
            </w:r>
          </w:p>
        </w:tc>
        <w:tc>
          <w:tcPr>
            <w:tcW w:w="1880" w:type="pct"/>
          </w:tcPr>
          <w:p w14:paraId="69C201EB" w14:textId="77777777" w:rsidR="008630D6" w:rsidRPr="001F42D3" w:rsidRDefault="008630D6" w:rsidP="00670CCB">
            <w:pPr>
              <w:pStyle w:val="TableEntry"/>
              <w:rPr>
                <w:u w:val="single"/>
              </w:rPr>
            </w:pPr>
            <w:r w:rsidRPr="001F42D3">
              <w:rPr>
                <w:u w:val="single"/>
              </w:rPr>
              <w:t>Pump Delivery Info Parameters:</w:t>
            </w:r>
          </w:p>
          <w:p w14:paraId="52D08357" w14:textId="77777777" w:rsidR="008630D6" w:rsidRPr="001F42D3" w:rsidRDefault="008630D6" w:rsidP="00670CCB">
            <w:pPr>
              <w:pStyle w:val="TableEntry"/>
            </w:pPr>
            <w:r w:rsidRPr="001F42D3">
              <w:rPr>
                <w:color w:val="0000FF"/>
              </w:rPr>
              <w:t>Infusing Status</w:t>
            </w:r>
            <w:r w:rsidRPr="001F42D3">
              <w:t>=pump-status-infusing</w:t>
            </w:r>
          </w:p>
          <w:p w14:paraId="244B7AD2" w14:textId="77777777" w:rsidR="008630D6" w:rsidRPr="001F42D3" w:rsidRDefault="008630D6" w:rsidP="00670CCB">
            <w:pPr>
              <w:pStyle w:val="TableEntry"/>
            </w:pPr>
            <w:r w:rsidRPr="001F42D3">
              <w:rPr>
                <w:color w:val="0000FF"/>
              </w:rPr>
              <w:t>Current Pump Fluid Flow</w:t>
            </w:r>
            <w:r w:rsidRPr="001F42D3">
              <w:t>=loading dose programmed rate</w:t>
            </w:r>
          </w:p>
          <w:p w14:paraId="7EB39870" w14:textId="77777777" w:rsidR="008630D6" w:rsidRPr="001F42D3" w:rsidRDefault="008630D6" w:rsidP="00670CCB">
            <w:pPr>
              <w:pStyle w:val="TableEntry"/>
            </w:pPr>
            <w:r w:rsidRPr="001F42D3">
              <w:rPr>
                <w:color w:val="0000FF"/>
              </w:rPr>
              <w:t>Pump Active Sources</w:t>
            </w:r>
            <w:r w:rsidRPr="001F42D3">
              <w:t>=pump-source-info-loading</w:t>
            </w:r>
          </w:p>
          <w:p w14:paraId="4AEBEBD6" w14:textId="77777777" w:rsidR="008630D6" w:rsidRPr="001F42D3" w:rsidRDefault="008630D6" w:rsidP="00670CCB">
            <w:pPr>
              <w:pStyle w:val="TableEntry"/>
            </w:pPr>
          </w:p>
          <w:p w14:paraId="57C340FD" w14:textId="77777777" w:rsidR="008630D6" w:rsidRPr="001F42D3" w:rsidRDefault="008630D6" w:rsidP="00670CCB">
            <w:pPr>
              <w:pStyle w:val="TableEntry"/>
              <w:rPr>
                <w:u w:val="single"/>
              </w:rPr>
            </w:pPr>
            <w:r w:rsidRPr="001F42D3">
              <w:rPr>
                <w:u w:val="single"/>
              </w:rPr>
              <w:t>Source Parameters (primary or secondary):</w:t>
            </w:r>
          </w:p>
          <w:p w14:paraId="78A1185A" w14:textId="77777777" w:rsidR="008630D6" w:rsidRPr="001F42D3" w:rsidRDefault="008630D6" w:rsidP="00670CCB">
            <w:pPr>
              <w:pStyle w:val="TableEntry"/>
            </w:pPr>
            <w:r w:rsidRPr="001F42D3">
              <w:rPr>
                <w:color w:val="0000FF"/>
              </w:rPr>
              <w:t>Cumulative Volume Delivered</w:t>
            </w:r>
            <w:r w:rsidRPr="001F42D3">
              <w:t>=0</w:t>
            </w:r>
          </w:p>
          <w:p w14:paraId="57302ADB" w14:textId="77777777" w:rsidR="008630D6" w:rsidRPr="001F42D3" w:rsidRDefault="008630D6" w:rsidP="00670CCB">
            <w:pPr>
              <w:pStyle w:val="TableEntry"/>
            </w:pPr>
          </w:p>
          <w:p w14:paraId="6DE8FEA1" w14:textId="77777777" w:rsidR="008630D6" w:rsidRPr="001F42D3" w:rsidRDefault="008630D6" w:rsidP="00670CCB">
            <w:pPr>
              <w:pStyle w:val="TableEntry"/>
              <w:rPr>
                <w:u w:val="single"/>
              </w:rPr>
            </w:pPr>
            <w:r w:rsidRPr="001F42D3">
              <w:rPr>
                <w:u w:val="single"/>
              </w:rPr>
              <w:t>Active Source Parameters (Loading Dose):</w:t>
            </w:r>
          </w:p>
          <w:p w14:paraId="1E7D55FC" w14:textId="77777777" w:rsidR="008630D6" w:rsidRPr="001F42D3" w:rsidRDefault="008630D6" w:rsidP="00670CCB">
            <w:pPr>
              <w:pStyle w:val="TableEntry"/>
            </w:pPr>
            <w:r w:rsidRPr="001F42D3">
              <w:rPr>
                <w:color w:val="0000FF"/>
              </w:rPr>
              <w:t>Current Delivery Status</w:t>
            </w:r>
            <w:r w:rsidRPr="001F42D3">
              <w:t>=pump-delivery-status-delivering</w:t>
            </w:r>
          </w:p>
          <w:p w14:paraId="495862D0" w14:textId="77777777" w:rsidR="008630D6" w:rsidRPr="001F42D3" w:rsidRDefault="008630D6" w:rsidP="00670CCB">
            <w:pPr>
              <w:pStyle w:val="TableEntry"/>
            </w:pPr>
            <w:r w:rsidRPr="001F42D3">
              <w:rPr>
                <w:color w:val="0000FF"/>
              </w:rPr>
              <w:t>Program Delivery Mode</w:t>
            </w:r>
            <w:r w:rsidRPr="001F42D3">
              <w:t>=pump-program-delivery-mode-continuous</w:t>
            </w:r>
          </w:p>
          <w:p w14:paraId="5ED39D3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7743A7D6" w14:textId="77777777" w:rsidR="008630D6" w:rsidRPr="001F42D3" w:rsidRDefault="008630D6" w:rsidP="00670CCB">
            <w:pPr>
              <w:pStyle w:val="TableEntry"/>
            </w:pPr>
            <w:r w:rsidRPr="001F42D3">
              <w:rPr>
                <w:color w:val="0000FF"/>
              </w:rPr>
              <w:t>Rate</w:t>
            </w:r>
            <w:r w:rsidRPr="001F42D3">
              <w:t>= loading dose programmed rate</w:t>
            </w:r>
          </w:p>
          <w:p w14:paraId="798AC0EA" w14:textId="4439D163" w:rsidR="008630D6" w:rsidRPr="001F42D3" w:rsidRDefault="008630D6" w:rsidP="00670CCB">
            <w:pPr>
              <w:pStyle w:val="TableEntry"/>
            </w:pPr>
            <w:r w:rsidRPr="001F42D3">
              <w:rPr>
                <w:color w:val="0000FF"/>
              </w:rPr>
              <w:t>Dose Rate</w:t>
            </w:r>
            <w:r w:rsidRPr="001F42D3">
              <w:t>= loading dose rate</w:t>
            </w:r>
          </w:p>
          <w:p w14:paraId="5B17BABB" w14:textId="77777777" w:rsidR="008630D6" w:rsidRPr="001F42D3" w:rsidRDefault="008630D6" w:rsidP="00670CCB">
            <w:pPr>
              <w:pStyle w:val="TableEntry"/>
            </w:pPr>
            <w:r w:rsidRPr="001F42D3">
              <w:rPr>
                <w:color w:val="0000FF"/>
              </w:rPr>
              <w:t>Volume Programmed</w:t>
            </w:r>
            <w:r w:rsidRPr="001F42D3">
              <w:t>= loading dose volume programmed</w:t>
            </w:r>
          </w:p>
          <w:p w14:paraId="38637D2A" w14:textId="77777777" w:rsidR="008630D6" w:rsidRPr="001F42D3" w:rsidRDefault="008630D6" w:rsidP="00670CCB">
            <w:pPr>
              <w:pStyle w:val="TableEntry"/>
            </w:pPr>
            <w:r w:rsidRPr="001F42D3">
              <w:rPr>
                <w:color w:val="0000FF"/>
              </w:rPr>
              <w:t>Current Segment Volume Delivered</w:t>
            </w:r>
            <w:r w:rsidRPr="001F42D3">
              <w:t>=0</w:t>
            </w:r>
          </w:p>
          <w:p w14:paraId="5BC576F1" w14:textId="77777777" w:rsidR="008630D6" w:rsidRPr="001F42D3" w:rsidRDefault="008630D6" w:rsidP="00670CCB">
            <w:pPr>
              <w:pStyle w:val="TableEntry"/>
            </w:pPr>
            <w:r w:rsidRPr="001F42D3">
              <w:rPr>
                <w:color w:val="0000FF"/>
              </w:rPr>
              <w:t>Cumulative Volume Delivered</w:t>
            </w:r>
            <w:r w:rsidRPr="001F42D3">
              <w:t>=0</w:t>
            </w:r>
          </w:p>
          <w:p w14:paraId="4170EEB7" w14:textId="77777777" w:rsidR="008630D6" w:rsidRPr="001F42D3" w:rsidRDefault="008630D6" w:rsidP="00670CCB">
            <w:pPr>
              <w:pStyle w:val="TableEntry"/>
            </w:pPr>
            <w:r w:rsidRPr="001F42D3">
              <w:rPr>
                <w:color w:val="0000FF"/>
              </w:rPr>
              <w:t>Volume Remaining</w:t>
            </w:r>
            <w:r w:rsidRPr="001F42D3">
              <w:t>= loading dose volume programmed</w:t>
            </w:r>
          </w:p>
          <w:p w14:paraId="2482C34A"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478ABB6F" w14:textId="77777777" w:rsidR="008630D6" w:rsidRPr="001F42D3" w:rsidRDefault="008630D6" w:rsidP="00670CCB">
            <w:pPr>
              <w:pStyle w:val="TableEntry"/>
              <w:rPr>
                <w:rFonts w:ascii="Tahoma" w:hAnsi="Tahoma" w:cs="Tahoma"/>
                <w:sz w:val="16"/>
                <w:szCs w:val="16"/>
              </w:rPr>
            </w:pPr>
          </w:p>
        </w:tc>
      </w:tr>
      <w:tr w:rsidR="008630D6" w:rsidRPr="001F42D3" w14:paraId="10195B8E" w14:textId="77777777" w:rsidTr="00670CCB">
        <w:trPr>
          <w:cantSplit/>
        </w:trPr>
        <w:tc>
          <w:tcPr>
            <w:tcW w:w="761" w:type="pct"/>
            <w:vMerge/>
          </w:tcPr>
          <w:p w14:paraId="722A1C0E" w14:textId="77777777" w:rsidR="008630D6" w:rsidRPr="001F42D3" w:rsidRDefault="008630D6" w:rsidP="00670CCB">
            <w:pPr>
              <w:pStyle w:val="TableEntry"/>
            </w:pPr>
          </w:p>
        </w:tc>
        <w:tc>
          <w:tcPr>
            <w:tcW w:w="1316" w:type="pct"/>
          </w:tcPr>
          <w:p w14:paraId="548348F5" w14:textId="77777777" w:rsidR="008630D6" w:rsidRPr="001F42D3" w:rsidRDefault="008630D6" w:rsidP="00670CCB">
            <w:pPr>
              <w:pStyle w:val="TableEntry"/>
            </w:pPr>
            <w:r w:rsidRPr="001F42D3">
              <w:t>MDC_EVT_PUMP_DELIV_ STOP</w:t>
            </w:r>
          </w:p>
        </w:tc>
        <w:tc>
          <w:tcPr>
            <w:tcW w:w="1880" w:type="pct"/>
          </w:tcPr>
          <w:p w14:paraId="4B92D338" w14:textId="77777777" w:rsidR="008630D6" w:rsidRPr="001F42D3" w:rsidRDefault="008630D6" w:rsidP="00670CCB">
            <w:pPr>
              <w:pStyle w:val="TableEntry"/>
              <w:rPr>
                <w:u w:val="single"/>
              </w:rPr>
            </w:pPr>
            <w:r w:rsidRPr="001F42D3">
              <w:rPr>
                <w:u w:val="single"/>
              </w:rPr>
              <w:t>Pump Delivery Info Parameters:</w:t>
            </w:r>
          </w:p>
          <w:p w14:paraId="5ABDDA9E" w14:textId="77777777" w:rsidR="008630D6" w:rsidRPr="001F42D3" w:rsidRDefault="008630D6" w:rsidP="00670CCB">
            <w:pPr>
              <w:pStyle w:val="TableEntry"/>
            </w:pPr>
            <w:r w:rsidRPr="001F42D3">
              <w:rPr>
                <w:color w:val="0000FF"/>
              </w:rPr>
              <w:t>Infusing Status</w:t>
            </w:r>
            <w:r w:rsidRPr="001F42D3">
              <w:t>=pump reported status</w:t>
            </w:r>
          </w:p>
          <w:p w14:paraId="4078BFFB" w14:textId="77777777" w:rsidR="008630D6" w:rsidRPr="001F42D3" w:rsidRDefault="008630D6" w:rsidP="00670CCB">
            <w:pPr>
              <w:pStyle w:val="TableEntry"/>
            </w:pPr>
            <w:r w:rsidRPr="001F42D3">
              <w:rPr>
                <w:color w:val="0000FF"/>
              </w:rPr>
              <w:t>Current Pump Fluid Flow</w:t>
            </w:r>
            <w:r w:rsidRPr="001F42D3">
              <w:t>=pump reported rate</w:t>
            </w:r>
          </w:p>
          <w:p w14:paraId="7369DF31" w14:textId="77777777" w:rsidR="008630D6" w:rsidRPr="001F42D3" w:rsidRDefault="008630D6" w:rsidP="00670CCB">
            <w:pPr>
              <w:pStyle w:val="TableEntry"/>
            </w:pPr>
            <w:r w:rsidRPr="001F42D3">
              <w:rPr>
                <w:color w:val="0000FF"/>
              </w:rPr>
              <w:t>Pump Active Sources</w:t>
            </w:r>
            <w:r w:rsidRPr="001F42D3">
              <w:t>=pump-source-info-loading</w:t>
            </w:r>
          </w:p>
          <w:p w14:paraId="3FA440EE" w14:textId="77777777" w:rsidR="008630D6" w:rsidRPr="001F42D3" w:rsidRDefault="008630D6" w:rsidP="00670CCB">
            <w:pPr>
              <w:pStyle w:val="TableEntry"/>
            </w:pPr>
          </w:p>
          <w:p w14:paraId="1B5BB41E" w14:textId="77777777" w:rsidR="008630D6" w:rsidRPr="001F42D3" w:rsidRDefault="008630D6" w:rsidP="00670CCB">
            <w:pPr>
              <w:pStyle w:val="TableEntry"/>
              <w:rPr>
                <w:u w:val="single"/>
              </w:rPr>
            </w:pPr>
            <w:r w:rsidRPr="001F42D3">
              <w:rPr>
                <w:u w:val="single"/>
              </w:rPr>
              <w:t>Source Parameters (primary or secondary):</w:t>
            </w:r>
          </w:p>
          <w:p w14:paraId="2819AB95"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 including the one just completed</w:t>
            </w:r>
          </w:p>
          <w:p w14:paraId="7BD82DF2" w14:textId="77777777" w:rsidR="008630D6" w:rsidRPr="001F42D3" w:rsidRDefault="008630D6" w:rsidP="00670CCB">
            <w:pPr>
              <w:pStyle w:val="TableEntry"/>
            </w:pPr>
          </w:p>
          <w:p w14:paraId="2F678D4F" w14:textId="77777777" w:rsidR="008630D6" w:rsidRPr="001F42D3" w:rsidRDefault="008630D6" w:rsidP="00670CCB">
            <w:pPr>
              <w:pStyle w:val="TableEntry"/>
              <w:rPr>
                <w:u w:val="single"/>
              </w:rPr>
            </w:pPr>
            <w:r w:rsidRPr="001F42D3">
              <w:rPr>
                <w:u w:val="single"/>
              </w:rPr>
              <w:t>Active Source Parameters (Loading Dose):</w:t>
            </w:r>
          </w:p>
          <w:p w14:paraId="32A4D4DC" w14:textId="77777777" w:rsidR="008630D6" w:rsidRPr="001F42D3" w:rsidRDefault="008630D6" w:rsidP="00670CCB">
            <w:pPr>
              <w:pStyle w:val="TableEntry"/>
            </w:pPr>
            <w:r w:rsidRPr="001F42D3">
              <w:rPr>
                <w:color w:val="0000FF"/>
              </w:rPr>
              <w:t>Current Delivery Status</w:t>
            </w:r>
            <w:r w:rsidRPr="001F42D3">
              <w:t>=pump-delivery-status-transitioning</w:t>
            </w:r>
          </w:p>
          <w:p w14:paraId="7886C87F" w14:textId="77777777" w:rsidR="008630D6" w:rsidRPr="001F42D3" w:rsidRDefault="008630D6" w:rsidP="00670CCB">
            <w:pPr>
              <w:pStyle w:val="TableEntry"/>
            </w:pPr>
            <w:r w:rsidRPr="001F42D3">
              <w:rPr>
                <w:color w:val="0000FF"/>
              </w:rPr>
              <w:t>Program Delivery Mode</w:t>
            </w:r>
            <w:r w:rsidRPr="001F42D3">
              <w:t>=pump-program-delivery-mode-continuous</w:t>
            </w:r>
          </w:p>
          <w:p w14:paraId="65C6A266"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0512369" w14:textId="77777777" w:rsidR="008630D6" w:rsidRPr="001F42D3" w:rsidRDefault="008630D6" w:rsidP="00670CCB">
            <w:pPr>
              <w:pStyle w:val="TableEntry"/>
            </w:pPr>
            <w:r w:rsidRPr="001F42D3">
              <w:rPr>
                <w:color w:val="0000FF"/>
              </w:rPr>
              <w:t>Rate</w:t>
            </w:r>
            <w:r w:rsidRPr="001F42D3">
              <w:t>= loading dose programmed rate</w:t>
            </w:r>
          </w:p>
          <w:p w14:paraId="13C82C65" w14:textId="7922971B" w:rsidR="008630D6" w:rsidRPr="001F42D3" w:rsidRDefault="008630D6" w:rsidP="00670CCB">
            <w:pPr>
              <w:pStyle w:val="TableEntry"/>
            </w:pPr>
            <w:r w:rsidRPr="001F42D3">
              <w:rPr>
                <w:color w:val="0000FF"/>
              </w:rPr>
              <w:t>Dose Rate</w:t>
            </w:r>
            <w:r w:rsidRPr="001F42D3">
              <w:t>= loading dose rate</w:t>
            </w:r>
          </w:p>
          <w:p w14:paraId="015BC97B" w14:textId="77777777" w:rsidR="008630D6" w:rsidRPr="001F42D3" w:rsidRDefault="008630D6" w:rsidP="00670CCB">
            <w:pPr>
              <w:pStyle w:val="TableEntry"/>
            </w:pPr>
            <w:r w:rsidRPr="001F42D3">
              <w:rPr>
                <w:color w:val="0000FF"/>
              </w:rPr>
              <w:t>Volume Programmed</w:t>
            </w:r>
            <w:r w:rsidRPr="001F42D3">
              <w:t>= loading dose volume programmed</w:t>
            </w:r>
          </w:p>
          <w:p w14:paraId="394D1C4C" w14:textId="77777777" w:rsidR="008630D6" w:rsidRPr="001F42D3" w:rsidRDefault="008630D6" w:rsidP="00670CCB">
            <w:pPr>
              <w:pStyle w:val="TableEntry"/>
            </w:pPr>
            <w:r w:rsidRPr="001F42D3">
              <w:rPr>
                <w:color w:val="0000FF"/>
              </w:rPr>
              <w:t>Current Segment Volume Delivered</w:t>
            </w:r>
            <w:r w:rsidRPr="001F42D3">
              <w:t>=loading dose volume delivered since last DELIV_START</w:t>
            </w:r>
          </w:p>
          <w:p w14:paraId="5E435451"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 including the one just completed</w:t>
            </w:r>
          </w:p>
          <w:p w14:paraId="5806A262" w14:textId="77777777" w:rsidR="008630D6" w:rsidRPr="001F42D3" w:rsidRDefault="008630D6" w:rsidP="00670CCB">
            <w:pPr>
              <w:pStyle w:val="TableEntry"/>
            </w:pPr>
            <w:r w:rsidRPr="001F42D3">
              <w:rPr>
                <w:color w:val="0000FF"/>
              </w:rPr>
              <w:t>Volume Remaining</w:t>
            </w:r>
            <w:r w:rsidRPr="001F42D3">
              <w:t>=0</w:t>
            </w:r>
          </w:p>
          <w:p w14:paraId="11906637" w14:textId="77777777" w:rsidR="008630D6" w:rsidRPr="001F42D3" w:rsidRDefault="008630D6" w:rsidP="00670CCB">
            <w:pPr>
              <w:pStyle w:val="TableEntry"/>
            </w:pPr>
            <w:r w:rsidRPr="001F42D3">
              <w:rPr>
                <w:color w:val="0000FF"/>
              </w:rPr>
              <w:t>Time Remaining</w:t>
            </w:r>
            <w:r w:rsidRPr="001F42D3">
              <w:t>=0</w:t>
            </w:r>
          </w:p>
        </w:tc>
        <w:tc>
          <w:tcPr>
            <w:tcW w:w="1043" w:type="pct"/>
            <w:vMerge/>
          </w:tcPr>
          <w:p w14:paraId="6BAE12EF" w14:textId="77777777" w:rsidR="008630D6" w:rsidRPr="001F42D3" w:rsidRDefault="008630D6" w:rsidP="00670CCB">
            <w:pPr>
              <w:pStyle w:val="TableEntry"/>
            </w:pPr>
          </w:p>
        </w:tc>
      </w:tr>
      <w:tr w:rsidR="008630D6" w:rsidRPr="001F42D3" w14:paraId="533F57E0" w14:textId="77777777" w:rsidTr="00670CCB">
        <w:trPr>
          <w:cantSplit/>
        </w:trPr>
        <w:tc>
          <w:tcPr>
            <w:tcW w:w="761" w:type="pct"/>
            <w:vMerge/>
          </w:tcPr>
          <w:p w14:paraId="37DA0C76" w14:textId="77777777" w:rsidR="008630D6" w:rsidRPr="001F42D3" w:rsidRDefault="008630D6" w:rsidP="00670CCB">
            <w:pPr>
              <w:ind w:hanging="2"/>
              <w:rPr>
                <w:rFonts w:ascii="Tahoma" w:hAnsi="Tahoma" w:cs="Tahoma"/>
                <w:sz w:val="16"/>
                <w:szCs w:val="16"/>
              </w:rPr>
            </w:pPr>
          </w:p>
        </w:tc>
        <w:tc>
          <w:tcPr>
            <w:tcW w:w="1316" w:type="pct"/>
          </w:tcPr>
          <w:p w14:paraId="431CD559" w14:textId="77777777" w:rsidR="008630D6" w:rsidRPr="001F42D3" w:rsidRDefault="008630D6" w:rsidP="00670CCB">
            <w:pPr>
              <w:pStyle w:val="TableEntry"/>
            </w:pPr>
            <w:r w:rsidRPr="001F42D3">
              <w:t>MDC_EVT_PUMP_DELIV_ START</w:t>
            </w:r>
          </w:p>
        </w:tc>
        <w:tc>
          <w:tcPr>
            <w:tcW w:w="1880" w:type="pct"/>
          </w:tcPr>
          <w:p w14:paraId="44317FF0" w14:textId="77777777" w:rsidR="008630D6" w:rsidRPr="001F42D3" w:rsidRDefault="008630D6" w:rsidP="00670CCB">
            <w:pPr>
              <w:pStyle w:val="TableEntry"/>
              <w:rPr>
                <w:u w:val="single"/>
              </w:rPr>
            </w:pPr>
            <w:r w:rsidRPr="001F42D3">
              <w:rPr>
                <w:u w:val="single"/>
              </w:rPr>
              <w:t>Pump Delivery Info Parameters:</w:t>
            </w:r>
          </w:p>
          <w:p w14:paraId="3A05F467" w14:textId="77777777" w:rsidR="008630D6" w:rsidRPr="001F42D3" w:rsidRDefault="008630D6" w:rsidP="00670CCB">
            <w:pPr>
              <w:pStyle w:val="TableEntry"/>
            </w:pPr>
            <w:r w:rsidRPr="001F42D3">
              <w:rPr>
                <w:color w:val="0000FF"/>
              </w:rPr>
              <w:t>Infusing Status</w:t>
            </w:r>
            <w:r w:rsidRPr="001F42D3">
              <w:t>=pump-status-infusing</w:t>
            </w:r>
          </w:p>
          <w:p w14:paraId="117DE192" w14:textId="77777777" w:rsidR="008630D6" w:rsidRPr="001F42D3" w:rsidRDefault="008630D6" w:rsidP="00670CCB">
            <w:pPr>
              <w:pStyle w:val="TableEntry"/>
            </w:pPr>
            <w:r w:rsidRPr="001F42D3">
              <w:rPr>
                <w:color w:val="0000FF"/>
              </w:rPr>
              <w:t>Current Pump Fluid Flow</w:t>
            </w:r>
            <w:r w:rsidRPr="001F42D3">
              <w:t>=continuous rate</w:t>
            </w:r>
          </w:p>
          <w:p w14:paraId="254362D3" w14:textId="77777777" w:rsidR="008630D6" w:rsidRPr="001F42D3" w:rsidRDefault="008630D6" w:rsidP="00670CCB">
            <w:pPr>
              <w:pStyle w:val="TableEntry"/>
            </w:pPr>
            <w:r w:rsidRPr="001F42D3">
              <w:rPr>
                <w:color w:val="0000FF"/>
              </w:rPr>
              <w:t>Pump Active Sources</w:t>
            </w:r>
            <w:r w:rsidRPr="001F42D3">
              <w:t>=pump-source-info-*</w:t>
            </w:r>
          </w:p>
          <w:p w14:paraId="253308C1" w14:textId="77777777" w:rsidR="008630D6" w:rsidRPr="001F42D3" w:rsidRDefault="008630D6" w:rsidP="00670CCB">
            <w:pPr>
              <w:pStyle w:val="TableEntry"/>
            </w:pPr>
          </w:p>
          <w:p w14:paraId="31E38E42" w14:textId="77777777" w:rsidR="008630D6" w:rsidRPr="001F42D3" w:rsidRDefault="008630D6" w:rsidP="00670CCB">
            <w:pPr>
              <w:pStyle w:val="TableEntry"/>
              <w:rPr>
                <w:u w:val="single"/>
              </w:rPr>
            </w:pPr>
            <w:r w:rsidRPr="001F42D3">
              <w:rPr>
                <w:u w:val="single"/>
              </w:rPr>
              <w:t>Active Source Parameters (primary or secondary):</w:t>
            </w:r>
          </w:p>
          <w:p w14:paraId="01D55205" w14:textId="77777777" w:rsidR="008630D6" w:rsidRPr="001F42D3" w:rsidRDefault="008630D6" w:rsidP="00670CCB">
            <w:pPr>
              <w:pStyle w:val="TableEntry"/>
            </w:pPr>
            <w:r w:rsidRPr="001F42D3">
              <w:rPr>
                <w:color w:val="0000FF"/>
              </w:rPr>
              <w:t>Current Delivery Status</w:t>
            </w:r>
            <w:r w:rsidRPr="001F42D3">
              <w:t>=pump-delivery-status-delivering</w:t>
            </w:r>
          </w:p>
          <w:p w14:paraId="6FB84DB3" w14:textId="77777777" w:rsidR="008630D6" w:rsidRPr="001F42D3" w:rsidRDefault="008630D6" w:rsidP="00670CCB">
            <w:pPr>
              <w:pStyle w:val="TableEntry"/>
            </w:pPr>
            <w:r w:rsidRPr="001F42D3">
              <w:rPr>
                <w:color w:val="0000FF"/>
              </w:rPr>
              <w:t>Program Delivery Mode</w:t>
            </w:r>
            <w:r w:rsidRPr="001F42D3">
              <w:t>=pump-program-delivery-mode-continuous</w:t>
            </w:r>
          </w:p>
          <w:p w14:paraId="0C89BB9A"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AEEB8D2" w14:textId="77777777" w:rsidR="008630D6" w:rsidRPr="001F42D3" w:rsidRDefault="008630D6" w:rsidP="00670CCB">
            <w:pPr>
              <w:pStyle w:val="TableEntry"/>
            </w:pPr>
            <w:r w:rsidRPr="001F42D3">
              <w:rPr>
                <w:color w:val="0000FF"/>
              </w:rPr>
              <w:t>Rate</w:t>
            </w:r>
            <w:r w:rsidRPr="001F42D3">
              <w:t>=continuous rate</w:t>
            </w:r>
          </w:p>
          <w:p w14:paraId="53351AC4" w14:textId="77777777" w:rsidR="008630D6" w:rsidRPr="001F42D3" w:rsidRDefault="008630D6" w:rsidP="00670CCB">
            <w:pPr>
              <w:pStyle w:val="TableEntry"/>
            </w:pPr>
            <w:r w:rsidRPr="001F42D3">
              <w:rPr>
                <w:color w:val="0000FF"/>
              </w:rPr>
              <w:t>Dose Rate</w:t>
            </w:r>
            <w:r w:rsidRPr="001F42D3">
              <w:t>=continuous dose rate</w:t>
            </w:r>
          </w:p>
          <w:p w14:paraId="3750C02C" w14:textId="77777777" w:rsidR="008630D6" w:rsidRPr="001F42D3" w:rsidRDefault="008630D6" w:rsidP="00670CCB">
            <w:pPr>
              <w:pStyle w:val="TableEntry"/>
            </w:pPr>
            <w:r w:rsidRPr="001F42D3">
              <w:rPr>
                <w:color w:val="0000FF"/>
              </w:rPr>
              <w:t>Volume Programmed</w:t>
            </w:r>
            <w:r w:rsidRPr="001F42D3">
              <w:t>=continuous volume programmed</w:t>
            </w:r>
          </w:p>
          <w:p w14:paraId="2FE93233" w14:textId="77777777" w:rsidR="008630D6" w:rsidRPr="001F42D3" w:rsidRDefault="008630D6" w:rsidP="00670CCB">
            <w:pPr>
              <w:pStyle w:val="TableEntry"/>
            </w:pPr>
            <w:r w:rsidRPr="001F42D3">
              <w:rPr>
                <w:color w:val="0000FF"/>
              </w:rPr>
              <w:t>Current Segment Volume Delivered</w:t>
            </w:r>
            <w:r w:rsidRPr="001F42D3">
              <w:t>=0</w:t>
            </w:r>
          </w:p>
          <w:p w14:paraId="20379CA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loading dose</w:t>
            </w:r>
          </w:p>
          <w:p w14:paraId="10828400" w14:textId="77777777" w:rsidR="008630D6" w:rsidRPr="001F42D3" w:rsidRDefault="008630D6" w:rsidP="00670CCB">
            <w:pPr>
              <w:pStyle w:val="TableEntry"/>
            </w:pPr>
            <w:r w:rsidRPr="001F42D3">
              <w:rPr>
                <w:color w:val="0000FF"/>
              </w:rPr>
              <w:t>Volume Remaining</w:t>
            </w:r>
            <w:r w:rsidRPr="001F42D3">
              <w:t>=continuous volume remaining</w:t>
            </w:r>
          </w:p>
          <w:p w14:paraId="7A0E9DBB" w14:textId="77777777" w:rsidR="008630D6" w:rsidRPr="001F42D3" w:rsidRDefault="008630D6" w:rsidP="00670CCB">
            <w:pPr>
              <w:pStyle w:val="TableEntry"/>
              <w:rPr>
                <w:color w:val="0000FF"/>
              </w:rPr>
            </w:pPr>
            <w:r w:rsidRPr="001F42D3">
              <w:rPr>
                <w:color w:val="0000FF"/>
              </w:rPr>
              <w:t>Time Remaining</w:t>
            </w:r>
            <w:r w:rsidRPr="001F42D3">
              <w:t>=based upon Volume Remaining and Rate</w:t>
            </w:r>
          </w:p>
        </w:tc>
        <w:tc>
          <w:tcPr>
            <w:tcW w:w="1043" w:type="pct"/>
            <w:vMerge/>
          </w:tcPr>
          <w:p w14:paraId="1DC615CF" w14:textId="77777777" w:rsidR="008630D6" w:rsidRPr="001F42D3" w:rsidRDefault="008630D6" w:rsidP="00670CCB">
            <w:pPr>
              <w:ind w:hanging="2"/>
              <w:rPr>
                <w:rFonts w:ascii="Tahoma" w:hAnsi="Tahoma" w:cs="Tahoma"/>
                <w:sz w:val="16"/>
                <w:szCs w:val="16"/>
              </w:rPr>
            </w:pPr>
          </w:p>
        </w:tc>
      </w:tr>
      <w:tr w:rsidR="008630D6" w:rsidRPr="001F42D3" w14:paraId="0BDCC06A" w14:textId="77777777" w:rsidTr="00670CCB">
        <w:trPr>
          <w:cantSplit/>
        </w:trPr>
        <w:tc>
          <w:tcPr>
            <w:tcW w:w="761" w:type="pct"/>
          </w:tcPr>
          <w:p w14:paraId="401B16A0" w14:textId="77777777" w:rsidR="008630D6" w:rsidRPr="001F42D3" w:rsidRDefault="008630D6" w:rsidP="00670CCB">
            <w:pPr>
              <w:pStyle w:val="TableEntry"/>
            </w:pPr>
            <w:r w:rsidRPr="001F42D3">
              <w:lastRenderedPageBreak/>
              <w:t>Infusion Stopped Due to Alarm</w:t>
            </w:r>
          </w:p>
        </w:tc>
        <w:tc>
          <w:tcPr>
            <w:tcW w:w="1316" w:type="pct"/>
          </w:tcPr>
          <w:p w14:paraId="6A3FC154" w14:textId="77777777" w:rsidR="008630D6" w:rsidRPr="001F42D3" w:rsidRDefault="008630D6" w:rsidP="00670CCB">
            <w:pPr>
              <w:pStyle w:val="TableEntry"/>
            </w:pPr>
          </w:p>
        </w:tc>
        <w:tc>
          <w:tcPr>
            <w:tcW w:w="1880" w:type="pct"/>
          </w:tcPr>
          <w:p w14:paraId="2AE89F1D" w14:textId="77777777" w:rsidR="008630D6" w:rsidRPr="001F42D3" w:rsidRDefault="008630D6" w:rsidP="00670CCB">
            <w:pPr>
              <w:pStyle w:val="TableEntry"/>
              <w:rPr>
                <w:rFonts w:ascii="Tahoma" w:hAnsi="Tahoma" w:cs="Tahoma"/>
                <w:sz w:val="16"/>
                <w:szCs w:val="16"/>
              </w:rPr>
            </w:pPr>
          </w:p>
        </w:tc>
        <w:tc>
          <w:tcPr>
            <w:tcW w:w="1043" w:type="pct"/>
          </w:tcPr>
          <w:p w14:paraId="392CEF15" w14:textId="77777777" w:rsidR="008630D6" w:rsidRPr="001F42D3" w:rsidRDefault="008630D6" w:rsidP="00670CCB">
            <w:pPr>
              <w:pStyle w:val="TableEntry"/>
            </w:pPr>
            <w:r w:rsidRPr="001F42D3">
              <w:t xml:space="preserve">Same as “Pause a running infusion” scenario, except that </w:t>
            </w:r>
            <w:r w:rsidRPr="001F42D3">
              <w:rPr>
                <w:color w:val="0000FF"/>
              </w:rPr>
              <w:t>Pump Not Delivering Reason</w:t>
            </w:r>
            <w:r w:rsidRPr="001F42D3">
              <w:t>=either pump-stopped-alarming or pump-stopped-not-specified</w:t>
            </w:r>
          </w:p>
        </w:tc>
      </w:tr>
      <w:tr w:rsidR="008630D6" w:rsidRPr="001F42D3" w14:paraId="593430BD" w14:textId="77777777" w:rsidTr="00670CCB">
        <w:trPr>
          <w:cantSplit/>
        </w:trPr>
        <w:tc>
          <w:tcPr>
            <w:tcW w:w="761" w:type="pct"/>
          </w:tcPr>
          <w:p w14:paraId="2ECE566F" w14:textId="77777777" w:rsidR="008630D6" w:rsidRPr="001F42D3" w:rsidRDefault="008630D6" w:rsidP="00670CCB">
            <w:pPr>
              <w:pStyle w:val="TableEntry"/>
            </w:pPr>
            <w:r w:rsidRPr="001F42D3">
              <w:t xml:space="preserve">Auto-restart after alarm resolved </w:t>
            </w:r>
          </w:p>
        </w:tc>
        <w:tc>
          <w:tcPr>
            <w:tcW w:w="1316" w:type="pct"/>
          </w:tcPr>
          <w:p w14:paraId="3CD6B571" w14:textId="77777777" w:rsidR="008630D6" w:rsidRPr="001F42D3" w:rsidRDefault="008630D6" w:rsidP="00670CCB">
            <w:pPr>
              <w:pStyle w:val="TableEntry"/>
            </w:pPr>
          </w:p>
        </w:tc>
        <w:tc>
          <w:tcPr>
            <w:tcW w:w="1880" w:type="pct"/>
          </w:tcPr>
          <w:p w14:paraId="13FB9715" w14:textId="77777777" w:rsidR="008630D6" w:rsidRPr="001F42D3" w:rsidRDefault="008630D6" w:rsidP="00670CCB">
            <w:pPr>
              <w:pStyle w:val="TableEntry"/>
              <w:rPr>
                <w:rFonts w:ascii="Tahoma" w:hAnsi="Tahoma" w:cs="Tahoma"/>
                <w:sz w:val="16"/>
                <w:szCs w:val="16"/>
              </w:rPr>
            </w:pPr>
          </w:p>
        </w:tc>
        <w:tc>
          <w:tcPr>
            <w:tcW w:w="1043" w:type="pct"/>
          </w:tcPr>
          <w:p w14:paraId="35DFAABD" w14:textId="77777777" w:rsidR="008630D6" w:rsidRPr="001F42D3" w:rsidRDefault="008630D6" w:rsidP="00670CCB">
            <w:pPr>
              <w:pStyle w:val="TableEntry"/>
            </w:pPr>
            <w:r w:rsidRPr="001F42D3">
              <w:t>e.g., occlusion resolved or AIL</w:t>
            </w:r>
          </w:p>
          <w:p w14:paraId="60A5F1A5" w14:textId="77777777" w:rsidR="008630D6" w:rsidRPr="001F42D3" w:rsidRDefault="008630D6" w:rsidP="00670CCB">
            <w:pPr>
              <w:pStyle w:val="TableEntry"/>
            </w:pPr>
            <w:r w:rsidRPr="001F42D3">
              <w:t>Same as “Start/restart an infusion” scenario</w:t>
            </w:r>
          </w:p>
        </w:tc>
      </w:tr>
      <w:tr w:rsidR="008630D6" w:rsidRPr="001F42D3" w14:paraId="07B9B92F" w14:textId="77777777" w:rsidTr="00670CCB">
        <w:trPr>
          <w:cantSplit/>
        </w:trPr>
        <w:tc>
          <w:tcPr>
            <w:tcW w:w="761" w:type="pct"/>
          </w:tcPr>
          <w:p w14:paraId="423EAEC8" w14:textId="77777777" w:rsidR="008630D6" w:rsidRPr="001F42D3" w:rsidRDefault="008630D6" w:rsidP="00670CCB">
            <w:pPr>
              <w:pStyle w:val="TableEntry"/>
            </w:pPr>
            <w:r w:rsidRPr="001F42D3">
              <w:t>Nurse restart after alarm resolved</w:t>
            </w:r>
          </w:p>
        </w:tc>
        <w:tc>
          <w:tcPr>
            <w:tcW w:w="1316" w:type="pct"/>
          </w:tcPr>
          <w:p w14:paraId="79C40C9D" w14:textId="77777777" w:rsidR="008630D6" w:rsidRPr="001F42D3" w:rsidRDefault="008630D6" w:rsidP="00670CCB">
            <w:pPr>
              <w:pStyle w:val="TableEntry"/>
            </w:pPr>
          </w:p>
        </w:tc>
        <w:tc>
          <w:tcPr>
            <w:tcW w:w="1880" w:type="pct"/>
          </w:tcPr>
          <w:p w14:paraId="7124DAB1" w14:textId="77777777" w:rsidR="008630D6" w:rsidRPr="001F42D3" w:rsidRDefault="008630D6" w:rsidP="00670CCB">
            <w:pPr>
              <w:pStyle w:val="TableEntry"/>
              <w:rPr>
                <w:rFonts w:ascii="Tahoma" w:hAnsi="Tahoma" w:cs="Tahoma"/>
                <w:sz w:val="16"/>
                <w:szCs w:val="16"/>
              </w:rPr>
            </w:pPr>
          </w:p>
        </w:tc>
        <w:tc>
          <w:tcPr>
            <w:tcW w:w="1043" w:type="pct"/>
          </w:tcPr>
          <w:p w14:paraId="2DE6BBA7" w14:textId="77777777" w:rsidR="008630D6" w:rsidRPr="001F42D3" w:rsidRDefault="008630D6" w:rsidP="00670CCB">
            <w:pPr>
              <w:pStyle w:val="TableEntry"/>
            </w:pPr>
            <w:r w:rsidRPr="001F42D3">
              <w:t>Same as “Start/restart an infusion” scenario</w:t>
            </w:r>
          </w:p>
        </w:tc>
      </w:tr>
      <w:tr w:rsidR="008630D6" w:rsidRPr="001F42D3" w14:paraId="6925B122" w14:textId="77777777" w:rsidTr="00670CCB">
        <w:trPr>
          <w:cantSplit/>
        </w:trPr>
        <w:tc>
          <w:tcPr>
            <w:tcW w:w="761" w:type="pct"/>
          </w:tcPr>
          <w:p w14:paraId="7B01E66F" w14:textId="77777777" w:rsidR="008630D6" w:rsidRPr="001F42D3" w:rsidRDefault="008630D6" w:rsidP="00670CCB">
            <w:pPr>
              <w:pStyle w:val="TableEntry"/>
            </w:pPr>
            <w:r w:rsidRPr="001F42D3">
              <w:t>Nurse changes VTBI</w:t>
            </w:r>
          </w:p>
        </w:tc>
        <w:tc>
          <w:tcPr>
            <w:tcW w:w="1316" w:type="pct"/>
          </w:tcPr>
          <w:p w14:paraId="12F23088" w14:textId="77777777" w:rsidR="008630D6" w:rsidRPr="001F42D3" w:rsidRDefault="008630D6" w:rsidP="00670CCB">
            <w:pPr>
              <w:pStyle w:val="TableEntry"/>
            </w:pPr>
          </w:p>
        </w:tc>
        <w:tc>
          <w:tcPr>
            <w:tcW w:w="1880" w:type="pct"/>
          </w:tcPr>
          <w:p w14:paraId="703C7CCA" w14:textId="77777777" w:rsidR="008630D6" w:rsidRPr="001F42D3" w:rsidRDefault="008630D6" w:rsidP="00670CCB">
            <w:pPr>
              <w:pStyle w:val="TableEntry"/>
              <w:rPr>
                <w:rFonts w:ascii="Tahoma" w:hAnsi="Tahoma" w:cs="Tahoma"/>
                <w:sz w:val="16"/>
                <w:szCs w:val="16"/>
              </w:rPr>
            </w:pPr>
          </w:p>
        </w:tc>
        <w:tc>
          <w:tcPr>
            <w:tcW w:w="1043" w:type="pct"/>
          </w:tcPr>
          <w:p w14:paraId="5B8C31BD" w14:textId="77777777" w:rsidR="008630D6" w:rsidRPr="001F42D3" w:rsidRDefault="008630D6" w:rsidP="00670CCB">
            <w:pPr>
              <w:pStyle w:val="TableEntry"/>
            </w:pPr>
            <w:r w:rsidRPr="001F42D3">
              <w:t>e.g., bag change, hourly check, etc.</w:t>
            </w:r>
          </w:p>
          <w:p w14:paraId="2C5D1047" w14:textId="77777777" w:rsidR="008630D6" w:rsidRPr="001F42D3" w:rsidRDefault="008630D6" w:rsidP="00670CCB">
            <w:pPr>
              <w:pStyle w:val="TableEntry"/>
            </w:pPr>
          </w:p>
          <w:p w14:paraId="09464DDC" w14:textId="77777777" w:rsidR="008630D6" w:rsidRPr="001F42D3" w:rsidRDefault="008630D6" w:rsidP="00670CCB">
            <w:pPr>
              <w:pStyle w:val="TableEntry"/>
            </w:pPr>
            <w:r w:rsidRPr="001F42D3">
              <w:t>Same as “Pause a running infusion” case followed by “Start/restart an infusion” case</w:t>
            </w:r>
          </w:p>
        </w:tc>
      </w:tr>
      <w:tr w:rsidR="008630D6" w:rsidRPr="001F42D3" w14:paraId="42072B3A" w14:textId="77777777" w:rsidTr="00670CCB">
        <w:trPr>
          <w:cantSplit/>
        </w:trPr>
        <w:tc>
          <w:tcPr>
            <w:tcW w:w="761" w:type="pct"/>
            <w:vMerge w:val="restart"/>
          </w:tcPr>
          <w:p w14:paraId="660958BD" w14:textId="77777777" w:rsidR="008630D6" w:rsidRPr="001F42D3" w:rsidRDefault="008630D6" w:rsidP="00670CCB">
            <w:pPr>
              <w:pStyle w:val="TableEntry"/>
            </w:pPr>
            <w:r w:rsidRPr="001F42D3">
              <w:lastRenderedPageBreak/>
              <w:t>Ramp/taper start, followed by ramp/taper rate change, followed by ramp/taper stop</w:t>
            </w:r>
          </w:p>
          <w:p w14:paraId="0F9E4060" w14:textId="77777777" w:rsidR="008630D6" w:rsidRPr="001F42D3" w:rsidRDefault="008630D6" w:rsidP="00670CCB">
            <w:pPr>
              <w:pStyle w:val="TableEntry"/>
            </w:pPr>
          </w:p>
          <w:p w14:paraId="45186410" w14:textId="77777777" w:rsidR="008630D6" w:rsidRPr="001F42D3" w:rsidRDefault="008630D6" w:rsidP="00670CCB">
            <w:pPr>
              <w:pStyle w:val="TableEntry"/>
            </w:pPr>
          </w:p>
        </w:tc>
        <w:tc>
          <w:tcPr>
            <w:tcW w:w="1316" w:type="pct"/>
          </w:tcPr>
          <w:p w14:paraId="53C394B3" w14:textId="77777777" w:rsidR="008630D6" w:rsidRPr="001F42D3" w:rsidRDefault="008630D6" w:rsidP="00670CCB">
            <w:pPr>
              <w:pStyle w:val="TableEntry"/>
            </w:pPr>
            <w:r w:rsidRPr="001F42D3">
              <w:t>MDC_EVT_PUMP_DELIV_ START</w:t>
            </w:r>
          </w:p>
        </w:tc>
        <w:tc>
          <w:tcPr>
            <w:tcW w:w="1880" w:type="pct"/>
          </w:tcPr>
          <w:p w14:paraId="112C7D88" w14:textId="77777777" w:rsidR="008630D6" w:rsidRPr="001F42D3" w:rsidRDefault="008630D6" w:rsidP="00670CCB">
            <w:pPr>
              <w:pStyle w:val="TableEntry"/>
              <w:rPr>
                <w:u w:val="single"/>
              </w:rPr>
            </w:pPr>
            <w:r w:rsidRPr="001F42D3">
              <w:rPr>
                <w:u w:val="single"/>
              </w:rPr>
              <w:t>Pump Delivery Info Parameters:</w:t>
            </w:r>
          </w:p>
          <w:p w14:paraId="72D89076" w14:textId="77777777" w:rsidR="008630D6" w:rsidRPr="001F42D3" w:rsidRDefault="008630D6" w:rsidP="00670CCB">
            <w:pPr>
              <w:pStyle w:val="TableEntry"/>
            </w:pPr>
            <w:r w:rsidRPr="001F42D3">
              <w:rPr>
                <w:color w:val="0000FF"/>
              </w:rPr>
              <w:t>Infusing Status</w:t>
            </w:r>
            <w:r w:rsidRPr="001F42D3">
              <w:t>=pump-status-infusing</w:t>
            </w:r>
          </w:p>
          <w:p w14:paraId="792AF8B3" w14:textId="77777777" w:rsidR="008630D6" w:rsidRPr="001F42D3" w:rsidRDefault="008630D6" w:rsidP="00670CCB">
            <w:pPr>
              <w:pStyle w:val="TableEntry"/>
            </w:pPr>
            <w:r w:rsidRPr="001F42D3">
              <w:rPr>
                <w:color w:val="0000FF"/>
              </w:rPr>
              <w:t>Current Pump Fluid Flow</w:t>
            </w:r>
            <w:r w:rsidRPr="001F42D3">
              <w:t>=programmed rate for step 1</w:t>
            </w:r>
          </w:p>
          <w:p w14:paraId="0093D25C" w14:textId="77777777" w:rsidR="008630D6" w:rsidRPr="001F42D3" w:rsidRDefault="008630D6" w:rsidP="00670CCB">
            <w:pPr>
              <w:pStyle w:val="TableEntry"/>
            </w:pPr>
            <w:r w:rsidRPr="001F42D3">
              <w:rPr>
                <w:color w:val="0000FF"/>
              </w:rPr>
              <w:t>Pump Active Sources</w:t>
            </w:r>
            <w:r w:rsidRPr="001F42D3">
              <w:t>=pump-source-info-*</w:t>
            </w:r>
          </w:p>
          <w:p w14:paraId="41F9B31E" w14:textId="77777777" w:rsidR="008630D6" w:rsidRPr="001F42D3" w:rsidRDefault="008630D6" w:rsidP="00670CCB">
            <w:pPr>
              <w:pStyle w:val="TableEntry"/>
            </w:pPr>
          </w:p>
          <w:p w14:paraId="2359595F" w14:textId="77777777" w:rsidR="008630D6" w:rsidRPr="001F42D3" w:rsidRDefault="008630D6" w:rsidP="00670CCB">
            <w:pPr>
              <w:pStyle w:val="TableEntry"/>
              <w:rPr>
                <w:u w:val="single"/>
              </w:rPr>
            </w:pPr>
            <w:r w:rsidRPr="001F42D3">
              <w:rPr>
                <w:u w:val="single"/>
              </w:rPr>
              <w:t>Active Source Parameters:</w:t>
            </w:r>
          </w:p>
          <w:p w14:paraId="35C65DCA" w14:textId="77777777" w:rsidR="008630D6" w:rsidRPr="001F42D3" w:rsidRDefault="008630D6" w:rsidP="00670CCB">
            <w:pPr>
              <w:pStyle w:val="TableEntry"/>
            </w:pPr>
            <w:r w:rsidRPr="001F42D3">
              <w:rPr>
                <w:color w:val="0000FF"/>
              </w:rPr>
              <w:t>Current Delivery Status</w:t>
            </w:r>
            <w:r w:rsidRPr="001F42D3">
              <w:t>=pump-delivery-status-delivering</w:t>
            </w:r>
          </w:p>
          <w:p w14:paraId="1608E4C7" w14:textId="77777777" w:rsidR="008630D6" w:rsidRPr="001F42D3" w:rsidRDefault="008630D6" w:rsidP="00670CCB">
            <w:pPr>
              <w:pStyle w:val="TableEntry"/>
            </w:pPr>
            <w:r w:rsidRPr="001F42D3">
              <w:rPr>
                <w:color w:val="0000FF"/>
              </w:rPr>
              <w:t>Program Delivery Mode</w:t>
            </w:r>
            <w:r w:rsidRPr="001F42D3">
              <w:t>=pump-program-delivery-mode-ramp-taper</w:t>
            </w:r>
          </w:p>
          <w:p w14:paraId="6E3D6A53"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4524EFA8" w14:textId="77777777" w:rsidR="008630D6" w:rsidRPr="001F42D3" w:rsidRDefault="008630D6" w:rsidP="00670CCB">
            <w:pPr>
              <w:pStyle w:val="TableEntry"/>
            </w:pPr>
            <w:r w:rsidRPr="001F42D3">
              <w:rPr>
                <w:color w:val="0000FF"/>
              </w:rPr>
              <w:t>Rate</w:t>
            </w:r>
            <w:r w:rsidRPr="001F42D3">
              <w:t>=programmed rate for step 1</w:t>
            </w:r>
          </w:p>
          <w:p w14:paraId="350AE376" w14:textId="77777777" w:rsidR="008630D6" w:rsidRPr="001F42D3" w:rsidRDefault="008630D6" w:rsidP="00670CCB">
            <w:pPr>
              <w:pStyle w:val="TableEntry"/>
            </w:pPr>
            <w:r w:rsidRPr="001F42D3">
              <w:rPr>
                <w:color w:val="0000FF"/>
              </w:rPr>
              <w:t>Dose Rate</w:t>
            </w:r>
            <w:r w:rsidRPr="001F42D3">
              <w:t>=programmed dose rate for step 1</w:t>
            </w:r>
          </w:p>
          <w:p w14:paraId="7DC50120"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09C931F9" w14:textId="77777777" w:rsidR="008630D6" w:rsidRPr="001F42D3" w:rsidRDefault="008630D6" w:rsidP="00670CCB">
            <w:pPr>
              <w:pStyle w:val="TableEntry"/>
            </w:pPr>
            <w:r w:rsidRPr="001F42D3">
              <w:rPr>
                <w:color w:val="0000FF"/>
              </w:rPr>
              <w:t>Current Segment Volume Delivered</w:t>
            </w:r>
            <w:r w:rsidRPr="001F42D3">
              <w:t>=0</w:t>
            </w:r>
          </w:p>
          <w:p w14:paraId="068ECEFD" w14:textId="77777777" w:rsidR="008630D6" w:rsidRPr="001F42D3" w:rsidRDefault="008630D6" w:rsidP="00670CCB">
            <w:pPr>
              <w:pStyle w:val="TableEntry"/>
            </w:pPr>
            <w:r w:rsidRPr="001F42D3">
              <w:rPr>
                <w:color w:val="0000FF"/>
              </w:rPr>
              <w:t>Cumulative Volume Delivered</w:t>
            </w:r>
            <w:r w:rsidRPr="001F42D3">
              <w:t>=0</w:t>
            </w:r>
          </w:p>
          <w:p w14:paraId="2FA775DC" w14:textId="77777777" w:rsidR="008630D6" w:rsidRPr="001F42D3" w:rsidRDefault="008630D6" w:rsidP="00670CCB">
            <w:pPr>
              <w:pStyle w:val="TableEntry"/>
            </w:pPr>
            <w:r w:rsidRPr="001F42D3">
              <w:rPr>
                <w:color w:val="0000FF"/>
              </w:rPr>
              <w:t>Volume Remaining</w:t>
            </w:r>
            <w:r w:rsidRPr="001F42D3">
              <w:t>=volume programmed for entire ramp/taper delivery</w:t>
            </w:r>
          </w:p>
          <w:p w14:paraId="46614A5E"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1D6EE300" w14:textId="77777777" w:rsidR="008630D6" w:rsidRPr="001F42D3" w:rsidRDefault="008630D6" w:rsidP="00670CCB">
            <w:pPr>
              <w:pStyle w:val="TableEntry"/>
            </w:pPr>
          </w:p>
        </w:tc>
      </w:tr>
      <w:tr w:rsidR="008630D6" w:rsidRPr="001F42D3" w14:paraId="5BCD8D1B" w14:textId="77777777" w:rsidTr="00670CCB">
        <w:trPr>
          <w:cantSplit/>
        </w:trPr>
        <w:tc>
          <w:tcPr>
            <w:tcW w:w="761" w:type="pct"/>
            <w:vMerge/>
          </w:tcPr>
          <w:p w14:paraId="28121AB3" w14:textId="77777777" w:rsidR="008630D6" w:rsidRPr="001F42D3" w:rsidRDefault="008630D6" w:rsidP="00670CCB">
            <w:pPr>
              <w:pStyle w:val="TableEntry"/>
            </w:pPr>
          </w:p>
        </w:tc>
        <w:tc>
          <w:tcPr>
            <w:tcW w:w="1316" w:type="pct"/>
          </w:tcPr>
          <w:p w14:paraId="59971B91" w14:textId="77777777" w:rsidR="008630D6" w:rsidRPr="001F42D3" w:rsidRDefault="008630D6" w:rsidP="00670CCB">
            <w:pPr>
              <w:pStyle w:val="TableEntry"/>
            </w:pPr>
            <w:r w:rsidRPr="001F42D3">
              <w:t>MDC_EVT_PUMP_DELIV_ STOP</w:t>
            </w:r>
          </w:p>
        </w:tc>
        <w:tc>
          <w:tcPr>
            <w:tcW w:w="1880" w:type="pct"/>
          </w:tcPr>
          <w:p w14:paraId="15098203" w14:textId="77777777" w:rsidR="008630D6" w:rsidRPr="001F42D3" w:rsidRDefault="008630D6" w:rsidP="00670CCB">
            <w:pPr>
              <w:pStyle w:val="TableEntry"/>
              <w:rPr>
                <w:u w:val="single"/>
              </w:rPr>
            </w:pPr>
            <w:r w:rsidRPr="001F42D3">
              <w:rPr>
                <w:u w:val="single"/>
              </w:rPr>
              <w:t>Pump Delivery Info Parameters:</w:t>
            </w:r>
          </w:p>
          <w:p w14:paraId="28CD7BFE" w14:textId="77777777" w:rsidR="008630D6" w:rsidRPr="001F42D3" w:rsidRDefault="008630D6" w:rsidP="00670CCB">
            <w:pPr>
              <w:pStyle w:val="TableEntry"/>
            </w:pPr>
            <w:r w:rsidRPr="001F42D3">
              <w:rPr>
                <w:color w:val="0000FF"/>
              </w:rPr>
              <w:t>Infusing Status</w:t>
            </w:r>
            <w:r w:rsidRPr="001F42D3">
              <w:t>=pump reported status</w:t>
            </w:r>
          </w:p>
          <w:p w14:paraId="6E1A7D03" w14:textId="77777777" w:rsidR="008630D6" w:rsidRPr="001F42D3" w:rsidRDefault="008630D6" w:rsidP="00670CCB">
            <w:pPr>
              <w:pStyle w:val="TableEntry"/>
            </w:pPr>
            <w:r w:rsidRPr="001F42D3">
              <w:rPr>
                <w:color w:val="0000FF"/>
              </w:rPr>
              <w:t>Current Pump Fluid Flow</w:t>
            </w:r>
            <w:r w:rsidRPr="001F42D3">
              <w:t>=pump reported rate for step 1</w:t>
            </w:r>
          </w:p>
          <w:p w14:paraId="093ACFB5" w14:textId="77777777" w:rsidR="008630D6" w:rsidRPr="001F42D3" w:rsidRDefault="008630D6" w:rsidP="00670CCB">
            <w:pPr>
              <w:pStyle w:val="TableEntry"/>
            </w:pPr>
            <w:r w:rsidRPr="001F42D3">
              <w:rPr>
                <w:color w:val="0000FF"/>
              </w:rPr>
              <w:t>Pump Active Sources</w:t>
            </w:r>
            <w:r w:rsidRPr="001F42D3">
              <w:t>=pump-source-info-*</w:t>
            </w:r>
          </w:p>
          <w:p w14:paraId="303F10B9" w14:textId="77777777" w:rsidR="008630D6" w:rsidRPr="001F42D3" w:rsidRDefault="008630D6" w:rsidP="00670CCB">
            <w:pPr>
              <w:pStyle w:val="TableEntry"/>
            </w:pPr>
          </w:p>
          <w:p w14:paraId="7E7144FF" w14:textId="77777777" w:rsidR="008630D6" w:rsidRPr="001F42D3" w:rsidRDefault="008630D6" w:rsidP="00670CCB">
            <w:pPr>
              <w:pStyle w:val="TableEntry"/>
              <w:rPr>
                <w:u w:val="single"/>
              </w:rPr>
            </w:pPr>
            <w:r w:rsidRPr="001F42D3">
              <w:rPr>
                <w:u w:val="single"/>
              </w:rPr>
              <w:t>Active Source Parameters:</w:t>
            </w:r>
          </w:p>
          <w:p w14:paraId="5A70E8E4" w14:textId="77777777" w:rsidR="008630D6" w:rsidRPr="001F42D3" w:rsidRDefault="008630D6" w:rsidP="00670CCB">
            <w:pPr>
              <w:pStyle w:val="TableEntry"/>
            </w:pPr>
            <w:r w:rsidRPr="001F42D3">
              <w:rPr>
                <w:color w:val="0000FF"/>
              </w:rPr>
              <w:t>Current Delivery Status</w:t>
            </w:r>
            <w:r w:rsidRPr="001F42D3">
              <w:t>=pump-delivery-status-transitioning</w:t>
            </w:r>
          </w:p>
          <w:p w14:paraId="38A34F37" w14:textId="77777777" w:rsidR="008630D6" w:rsidRPr="001F42D3" w:rsidRDefault="008630D6" w:rsidP="00670CCB">
            <w:pPr>
              <w:pStyle w:val="TableEntry"/>
            </w:pPr>
            <w:r w:rsidRPr="001F42D3">
              <w:rPr>
                <w:color w:val="0000FF"/>
              </w:rPr>
              <w:t>Program Delivery Mode</w:t>
            </w:r>
            <w:r w:rsidRPr="001F42D3">
              <w:t>=pump-program-delivery-mode-ramp-taper</w:t>
            </w:r>
          </w:p>
          <w:p w14:paraId="6C22C96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0D950E6C" w14:textId="77777777" w:rsidR="008630D6" w:rsidRPr="001F42D3" w:rsidRDefault="008630D6" w:rsidP="00670CCB">
            <w:pPr>
              <w:pStyle w:val="TableEntry"/>
            </w:pPr>
            <w:r w:rsidRPr="001F42D3">
              <w:rPr>
                <w:color w:val="0000FF"/>
              </w:rPr>
              <w:t>Rate</w:t>
            </w:r>
            <w:r w:rsidRPr="001F42D3">
              <w:t>=programmed rate for step 1</w:t>
            </w:r>
          </w:p>
          <w:p w14:paraId="2A56F9E9" w14:textId="77777777" w:rsidR="008630D6" w:rsidRPr="001F42D3" w:rsidRDefault="008630D6" w:rsidP="00670CCB">
            <w:pPr>
              <w:pStyle w:val="TableEntry"/>
            </w:pPr>
            <w:r w:rsidRPr="001F42D3">
              <w:rPr>
                <w:color w:val="0000FF"/>
              </w:rPr>
              <w:t>Dose Rate</w:t>
            </w:r>
            <w:r w:rsidRPr="001F42D3">
              <w:t>=programmed dose rate for step 1</w:t>
            </w:r>
          </w:p>
          <w:p w14:paraId="65BE2DB8"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4BECD006"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6F54A66"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1B340B31" w14:textId="77777777" w:rsidR="008630D6" w:rsidRPr="001F42D3" w:rsidRDefault="008630D6" w:rsidP="00670CCB">
            <w:pPr>
              <w:pStyle w:val="TableEntry"/>
            </w:pPr>
            <w:r w:rsidRPr="001F42D3">
              <w:rPr>
                <w:color w:val="0000FF"/>
              </w:rPr>
              <w:t>Volume Remaining</w:t>
            </w:r>
            <w:r w:rsidRPr="001F42D3">
              <w:t>=volume remaining for entire ramp/taper delivery</w:t>
            </w:r>
          </w:p>
          <w:p w14:paraId="369E0C00"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683F347D" w14:textId="77777777" w:rsidR="008630D6" w:rsidRPr="001F42D3" w:rsidRDefault="008630D6" w:rsidP="00670CCB">
            <w:pPr>
              <w:pStyle w:val="TableEntry"/>
            </w:pPr>
          </w:p>
        </w:tc>
      </w:tr>
      <w:tr w:rsidR="008630D6" w:rsidRPr="001F42D3" w14:paraId="70BDC58A" w14:textId="77777777" w:rsidTr="00670CCB">
        <w:trPr>
          <w:cantSplit/>
        </w:trPr>
        <w:tc>
          <w:tcPr>
            <w:tcW w:w="761" w:type="pct"/>
            <w:vMerge/>
          </w:tcPr>
          <w:p w14:paraId="77AB1BA6" w14:textId="77777777" w:rsidR="008630D6" w:rsidRPr="001F42D3" w:rsidRDefault="008630D6" w:rsidP="00670CCB">
            <w:pPr>
              <w:pStyle w:val="TableEntry"/>
            </w:pPr>
          </w:p>
        </w:tc>
        <w:tc>
          <w:tcPr>
            <w:tcW w:w="1316" w:type="pct"/>
          </w:tcPr>
          <w:p w14:paraId="7A509D25" w14:textId="77777777" w:rsidR="008630D6" w:rsidRPr="001F42D3" w:rsidRDefault="008630D6" w:rsidP="00670CCB">
            <w:pPr>
              <w:pStyle w:val="TableEntry"/>
            </w:pPr>
            <w:r w:rsidRPr="001F42D3">
              <w:t>MDC_EVT_PUMP_DELIV_ START</w:t>
            </w:r>
          </w:p>
        </w:tc>
        <w:tc>
          <w:tcPr>
            <w:tcW w:w="1880" w:type="pct"/>
          </w:tcPr>
          <w:p w14:paraId="01A99FBD" w14:textId="77777777" w:rsidR="008630D6" w:rsidRPr="001F42D3" w:rsidRDefault="008630D6" w:rsidP="00670CCB">
            <w:pPr>
              <w:pStyle w:val="TableEntry"/>
              <w:rPr>
                <w:u w:val="single"/>
              </w:rPr>
            </w:pPr>
            <w:r w:rsidRPr="001F42D3">
              <w:t>based upon</w:t>
            </w:r>
            <w:r w:rsidRPr="001F42D3">
              <w:rPr>
                <w:u w:val="single"/>
              </w:rPr>
              <w:t>Pump Delivery Info Parameters:</w:t>
            </w:r>
          </w:p>
          <w:p w14:paraId="6361BC8C" w14:textId="77777777" w:rsidR="008630D6" w:rsidRPr="001F42D3" w:rsidRDefault="008630D6" w:rsidP="00670CCB">
            <w:pPr>
              <w:pStyle w:val="TableEntry"/>
            </w:pPr>
            <w:r w:rsidRPr="001F42D3">
              <w:rPr>
                <w:color w:val="0000FF"/>
              </w:rPr>
              <w:t>Infusing Status</w:t>
            </w:r>
            <w:r w:rsidRPr="001F42D3">
              <w:t>=pump-status-infusing</w:t>
            </w:r>
          </w:p>
          <w:p w14:paraId="378B2B1E" w14:textId="77777777" w:rsidR="008630D6" w:rsidRPr="001F42D3" w:rsidRDefault="008630D6" w:rsidP="00670CCB">
            <w:pPr>
              <w:pStyle w:val="TableEntry"/>
            </w:pPr>
            <w:r w:rsidRPr="001F42D3">
              <w:rPr>
                <w:color w:val="0000FF"/>
              </w:rPr>
              <w:t>Current Pump Fluid Flow</w:t>
            </w:r>
            <w:r w:rsidRPr="001F42D3">
              <w:t>=programmed rate for step 2</w:t>
            </w:r>
          </w:p>
          <w:p w14:paraId="7101DE2F" w14:textId="77777777" w:rsidR="008630D6" w:rsidRPr="001F42D3" w:rsidRDefault="008630D6" w:rsidP="00670CCB">
            <w:pPr>
              <w:pStyle w:val="TableEntry"/>
            </w:pPr>
            <w:r w:rsidRPr="001F42D3">
              <w:rPr>
                <w:color w:val="0000FF"/>
              </w:rPr>
              <w:t>Pump Active Sources</w:t>
            </w:r>
            <w:r w:rsidRPr="001F42D3">
              <w:t>=pump-source-info-*</w:t>
            </w:r>
          </w:p>
          <w:p w14:paraId="6FB5AB6E" w14:textId="77777777" w:rsidR="008630D6" w:rsidRPr="001F42D3" w:rsidRDefault="008630D6" w:rsidP="00670CCB">
            <w:pPr>
              <w:pStyle w:val="TableEntry"/>
            </w:pPr>
          </w:p>
          <w:p w14:paraId="277E8CA1" w14:textId="77777777" w:rsidR="008630D6" w:rsidRPr="001F42D3" w:rsidRDefault="008630D6" w:rsidP="00670CCB">
            <w:pPr>
              <w:pStyle w:val="TableEntry"/>
              <w:rPr>
                <w:u w:val="single"/>
              </w:rPr>
            </w:pPr>
            <w:r w:rsidRPr="001F42D3">
              <w:rPr>
                <w:u w:val="single"/>
              </w:rPr>
              <w:t>Active Source Parameters:</w:t>
            </w:r>
          </w:p>
          <w:p w14:paraId="3CE5C518" w14:textId="77777777" w:rsidR="008630D6" w:rsidRPr="001F42D3" w:rsidRDefault="008630D6" w:rsidP="00670CCB">
            <w:pPr>
              <w:pStyle w:val="TableEntry"/>
            </w:pPr>
            <w:r w:rsidRPr="001F42D3">
              <w:rPr>
                <w:color w:val="0000FF"/>
              </w:rPr>
              <w:t>Current Delivery Status</w:t>
            </w:r>
            <w:r w:rsidRPr="001F42D3">
              <w:t>=pump-delivery-status-delivering</w:t>
            </w:r>
          </w:p>
          <w:p w14:paraId="55C703EE" w14:textId="77777777" w:rsidR="008630D6" w:rsidRPr="001F42D3" w:rsidRDefault="008630D6" w:rsidP="00670CCB">
            <w:pPr>
              <w:pStyle w:val="TableEntry"/>
            </w:pPr>
            <w:r w:rsidRPr="001F42D3">
              <w:rPr>
                <w:color w:val="0000FF"/>
              </w:rPr>
              <w:t>Program Delivery Mode</w:t>
            </w:r>
            <w:r w:rsidRPr="001F42D3">
              <w:t>=pump-program-delivery-mode-ramp-taper</w:t>
            </w:r>
          </w:p>
          <w:p w14:paraId="4EEEB5F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6C7FC9B" w14:textId="77777777" w:rsidR="008630D6" w:rsidRPr="001F42D3" w:rsidRDefault="008630D6" w:rsidP="00670CCB">
            <w:pPr>
              <w:pStyle w:val="TableEntry"/>
            </w:pPr>
            <w:r w:rsidRPr="001F42D3">
              <w:rPr>
                <w:color w:val="0000FF"/>
              </w:rPr>
              <w:t>Rate</w:t>
            </w:r>
            <w:r w:rsidRPr="001F42D3">
              <w:t>=programmed rate for step 2</w:t>
            </w:r>
          </w:p>
          <w:p w14:paraId="31329668" w14:textId="77777777" w:rsidR="008630D6" w:rsidRPr="001F42D3" w:rsidRDefault="008630D6" w:rsidP="00670CCB">
            <w:pPr>
              <w:pStyle w:val="TableEntry"/>
            </w:pPr>
            <w:r w:rsidRPr="001F42D3">
              <w:rPr>
                <w:color w:val="0000FF"/>
              </w:rPr>
              <w:t>Dose Rate</w:t>
            </w:r>
            <w:r w:rsidRPr="001F42D3">
              <w:t>=programmed dose rate for step 2</w:t>
            </w:r>
          </w:p>
          <w:p w14:paraId="7CC0F449"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116892ED" w14:textId="77777777" w:rsidR="008630D6" w:rsidRPr="001F42D3" w:rsidRDefault="008630D6" w:rsidP="00670CCB">
            <w:pPr>
              <w:pStyle w:val="TableEntry"/>
            </w:pPr>
            <w:r w:rsidRPr="001F42D3">
              <w:rPr>
                <w:color w:val="0000FF"/>
              </w:rPr>
              <w:t>Current Segment Volume Delivered</w:t>
            </w:r>
            <w:r w:rsidRPr="001F42D3">
              <w:t>=0</w:t>
            </w:r>
          </w:p>
          <w:p w14:paraId="73D9520E"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prior to this one</w:t>
            </w:r>
          </w:p>
          <w:p w14:paraId="732DD99F" w14:textId="77777777" w:rsidR="008630D6" w:rsidRPr="001F42D3" w:rsidRDefault="008630D6" w:rsidP="00670CCB">
            <w:pPr>
              <w:pStyle w:val="TableEntry"/>
            </w:pPr>
            <w:r w:rsidRPr="001F42D3">
              <w:rPr>
                <w:color w:val="0000FF"/>
              </w:rPr>
              <w:t>Volume Remaining</w:t>
            </w:r>
            <w:r w:rsidRPr="001F42D3">
              <w:t>=volume remaining for entire ramp/taper delivery</w:t>
            </w:r>
          </w:p>
          <w:p w14:paraId="41029063"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tcPr>
          <w:p w14:paraId="1A6A07E6" w14:textId="77777777" w:rsidR="008630D6" w:rsidRPr="001F42D3" w:rsidRDefault="008630D6" w:rsidP="00670CCB">
            <w:pPr>
              <w:ind w:hanging="2"/>
              <w:rPr>
                <w:rFonts w:ascii="Tahoma" w:hAnsi="Tahoma" w:cs="Tahoma"/>
                <w:sz w:val="16"/>
                <w:szCs w:val="16"/>
              </w:rPr>
            </w:pPr>
          </w:p>
        </w:tc>
      </w:tr>
      <w:tr w:rsidR="008630D6" w:rsidRPr="001F42D3" w14:paraId="5D811E45" w14:textId="77777777" w:rsidTr="00670CCB">
        <w:trPr>
          <w:cantSplit/>
        </w:trPr>
        <w:tc>
          <w:tcPr>
            <w:tcW w:w="761" w:type="pct"/>
            <w:vMerge/>
          </w:tcPr>
          <w:p w14:paraId="3B5027CF" w14:textId="77777777" w:rsidR="008630D6" w:rsidRPr="001F42D3" w:rsidRDefault="008630D6" w:rsidP="00670CCB">
            <w:pPr>
              <w:pStyle w:val="TableEntry"/>
            </w:pPr>
          </w:p>
        </w:tc>
        <w:tc>
          <w:tcPr>
            <w:tcW w:w="1316" w:type="pct"/>
          </w:tcPr>
          <w:p w14:paraId="0D14009A" w14:textId="77777777" w:rsidR="008630D6" w:rsidRPr="001F42D3" w:rsidRDefault="008630D6" w:rsidP="00670CCB">
            <w:pPr>
              <w:pStyle w:val="TableEntry"/>
            </w:pPr>
            <w:r w:rsidRPr="001F42D3">
              <w:t>MDC_EVT_PUMP_DELIV_ STOP</w:t>
            </w:r>
          </w:p>
        </w:tc>
        <w:tc>
          <w:tcPr>
            <w:tcW w:w="1880" w:type="pct"/>
          </w:tcPr>
          <w:p w14:paraId="5367C399" w14:textId="77777777" w:rsidR="008630D6" w:rsidRPr="001F42D3" w:rsidRDefault="008630D6" w:rsidP="00670CCB">
            <w:pPr>
              <w:pStyle w:val="TableEntry"/>
              <w:rPr>
                <w:u w:val="single"/>
              </w:rPr>
            </w:pPr>
            <w:r w:rsidRPr="001F42D3">
              <w:rPr>
                <w:u w:val="single"/>
              </w:rPr>
              <w:t>Pump Delivery Info Parameters:</w:t>
            </w:r>
          </w:p>
          <w:p w14:paraId="4EC7B280" w14:textId="77777777" w:rsidR="008630D6" w:rsidRPr="001F42D3" w:rsidRDefault="008630D6" w:rsidP="00670CCB">
            <w:pPr>
              <w:pStyle w:val="TableEntry"/>
            </w:pPr>
            <w:r w:rsidRPr="001F42D3">
              <w:rPr>
                <w:color w:val="0000FF"/>
              </w:rPr>
              <w:t>Infusing Status</w:t>
            </w:r>
            <w:r w:rsidRPr="001F42D3">
              <w:t>=pump-status-not-infusing</w:t>
            </w:r>
          </w:p>
          <w:p w14:paraId="5E17C43F" w14:textId="77777777" w:rsidR="008630D6" w:rsidRPr="001F42D3" w:rsidRDefault="008630D6" w:rsidP="00670CCB">
            <w:pPr>
              <w:pStyle w:val="TableEntry"/>
            </w:pPr>
            <w:r w:rsidRPr="001F42D3">
              <w:rPr>
                <w:color w:val="0000FF"/>
              </w:rPr>
              <w:t>Current Pump Fluid Flow</w:t>
            </w:r>
            <w:r w:rsidRPr="001F42D3">
              <w:t>=0</w:t>
            </w:r>
          </w:p>
          <w:p w14:paraId="50D0865E" w14:textId="77777777" w:rsidR="008630D6" w:rsidRPr="001F42D3" w:rsidRDefault="008630D6" w:rsidP="00670CCB">
            <w:pPr>
              <w:pStyle w:val="TableEntry"/>
            </w:pPr>
            <w:r w:rsidRPr="001F42D3">
              <w:rPr>
                <w:color w:val="0000FF"/>
              </w:rPr>
              <w:t>Pump Active Sources</w:t>
            </w:r>
            <w:r w:rsidRPr="001F42D3">
              <w:t>=pump-source-info-*</w:t>
            </w:r>
          </w:p>
          <w:p w14:paraId="6ABFAA0C" w14:textId="77777777" w:rsidR="008630D6" w:rsidRPr="001F42D3" w:rsidRDefault="008630D6" w:rsidP="00670CCB">
            <w:pPr>
              <w:pStyle w:val="TableEntry"/>
            </w:pPr>
          </w:p>
          <w:p w14:paraId="55EB8FC2" w14:textId="77777777" w:rsidR="008630D6" w:rsidRPr="001F42D3" w:rsidRDefault="008630D6" w:rsidP="00670CCB">
            <w:pPr>
              <w:pStyle w:val="TableEntry"/>
              <w:rPr>
                <w:u w:val="single"/>
              </w:rPr>
            </w:pPr>
            <w:r w:rsidRPr="001F42D3">
              <w:rPr>
                <w:u w:val="single"/>
              </w:rPr>
              <w:t>Active Source Parameters:</w:t>
            </w:r>
          </w:p>
          <w:p w14:paraId="48F6F9EA" w14:textId="77777777" w:rsidR="008630D6" w:rsidRPr="001F42D3" w:rsidRDefault="008630D6" w:rsidP="00670CCB">
            <w:pPr>
              <w:pStyle w:val="TableEntry"/>
            </w:pPr>
            <w:r w:rsidRPr="001F42D3">
              <w:rPr>
                <w:color w:val="0000FF"/>
              </w:rPr>
              <w:t>Current Delivery Status</w:t>
            </w:r>
            <w:r w:rsidRPr="001F42D3">
              <w:t>=pump-delivery-status-not-delivering</w:t>
            </w:r>
          </w:p>
          <w:p w14:paraId="45DE6A30"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009C87A9" w14:textId="77777777" w:rsidR="008630D6" w:rsidRPr="001F42D3" w:rsidRDefault="008630D6" w:rsidP="00670CCB">
            <w:pPr>
              <w:pStyle w:val="TableEntry"/>
            </w:pPr>
            <w:r w:rsidRPr="001F42D3">
              <w:rPr>
                <w:color w:val="0000FF"/>
              </w:rPr>
              <w:t>Program Delivery Mode</w:t>
            </w:r>
            <w:r w:rsidRPr="001F42D3">
              <w:t>=pump-program-delivery-mode-ramp-taper</w:t>
            </w:r>
          </w:p>
          <w:p w14:paraId="100D182B"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6164DED2" w14:textId="77777777" w:rsidR="008630D6" w:rsidRPr="001F42D3" w:rsidRDefault="008630D6" w:rsidP="00670CCB">
            <w:pPr>
              <w:pStyle w:val="TableEntry"/>
            </w:pPr>
            <w:r w:rsidRPr="001F42D3">
              <w:rPr>
                <w:color w:val="0000FF"/>
              </w:rPr>
              <w:t>Rate</w:t>
            </w:r>
            <w:r w:rsidRPr="001F42D3">
              <w:t>=programmed rate for step 2</w:t>
            </w:r>
          </w:p>
          <w:p w14:paraId="75C50247" w14:textId="77777777" w:rsidR="008630D6" w:rsidRPr="001F42D3" w:rsidRDefault="008630D6" w:rsidP="00670CCB">
            <w:pPr>
              <w:pStyle w:val="TableEntry"/>
            </w:pPr>
            <w:r w:rsidRPr="001F42D3">
              <w:rPr>
                <w:color w:val="0000FF"/>
              </w:rPr>
              <w:t>Dose Rate</w:t>
            </w:r>
            <w:r w:rsidRPr="001F42D3">
              <w:t>=programmed dose rate for step 2</w:t>
            </w:r>
          </w:p>
          <w:p w14:paraId="21F55A2D" w14:textId="77777777" w:rsidR="008630D6" w:rsidRPr="001F42D3" w:rsidRDefault="008630D6" w:rsidP="00670CCB">
            <w:pPr>
              <w:pStyle w:val="TableEntry"/>
            </w:pPr>
            <w:r w:rsidRPr="001F42D3">
              <w:rPr>
                <w:color w:val="0000FF"/>
              </w:rPr>
              <w:t>Volume Programmed</w:t>
            </w:r>
            <w:r w:rsidRPr="001F42D3">
              <w:t>=volume programmed for entire ramp/taper delivery</w:t>
            </w:r>
          </w:p>
          <w:p w14:paraId="5C9137E7"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4A1A84AA"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delivery, including the one just completed</w:t>
            </w:r>
          </w:p>
          <w:p w14:paraId="76604F3D" w14:textId="77777777" w:rsidR="008630D6" w:rsidRPr="001F42D3" w:rsidRDefault="008630D6" w:rsidP="00670CCB">
            <w:pPr>
              <w:pStyle w:val="TableEntry"/>
            </w:pPr>
            <w:r w:rsidRPr="001F42D3">
              <w:rPr>
                <w:color w:val="0000FF"/>
              </w:rPr>
              <w:t>Volume Remaining</w:t>
            </w:r>
            <w:r w:rsidRPr="001F42D3">
              <w:t>= volume remaining for entire ramp/taper delivery</w:t>
            </w:r>
          </w:p>
          <w:p w14:paraId="67CCBD0F" w14:textId="77777777" w:rsidR="008630D6" w:rsidRPr="001F42D3" w:rsidRDefault="008630D6" w:rsidP="00670CCB">
            <w:pPr>
              <w:pStyle w:val="TableEntry"/>
            </w:pPr>
            <w:r w:rsidRPr="001F42D3">
              <w:rPr>
                <w:color w:val="0000FF"/>
              </w:rPr>
              <w:t>Time Remaining</w:t>
            </w:r>
            <w:r w:rsidRPr="001F42D3">
              <w:t>= based upon Volume Remaining and Rate</w:t>
            </w:r>
          </w:p>
        </w:tc>
        <w:tc>
          <w:tcPr>
            <w:tcW w:w="1043" w:type="pct"/>
            <w:vMerge/>
          </w:tcPr>
          <w:p w14:paraId="347DE9DA" w14:textId="77777777" w:rsidR="008630D6" w:rsidRPr="001F42D3" w:rsidRDefault="008630D6" w:rsidP="00670CCB">
            <w:pPr>
              <w:pStyle w:val="TableEntry"/>
            </w:pPr>
          </w:p>
        </w:tc>
      </w:tr>
      <w:tr w:rsidR="008630D6" w:rsidRPr="001F42D3" w14:paraId="3D357307" w14:textId="77777777" w:rsidTr="00670CCB">
        <w:trPr>
          <w:cantSplit/>
        </w:trPr>
        <w:tc>
          <w:tcPr>
            <w:tcW w:w="761" w:type="pct"/>
          </w:tcPr>
          <w:p w14:paraId="3D73213F" w14:textId="77777777" w:rsidR="008630D6" w:rsidRPr="001F42D3" w:rsidRDefault="008630D6" w:rsidP="00670CCB">
            <w:pPr>
              <w:pStyle w:val="TableEntry"/>
            </w:pPr>
            <w:r w:rsidRPr="001F42D3">
              <w:lastRenderedPageBreak/>
              <w:t>Patient ID Change</w:t>
            </w:r>
          </w:p>
        </w:tc>
        <w:tc>
          <w:tcPr>
            <w:tcW w:w="1316" w:type="pct"/>
          </w:tcPr>
          <w:p w14:paraId="04CF421C" w14:textId="77777777" w:rsidR="008630D6" w:rsidRPr="001F42D3" w:rsidRDefault="008630D6" w:rsidP="00670CCB">
            <w:pPr>
              <w:pStyle w:val="TableEntry"/>
            </w:pPr>
            <w:r w:rsidRPr="001F42D3">
              <w:t>MDC_EVT_PATIENT_ID_ CHANGE</w:t>
            </w:r>
          </w:p>
        </w:tc>
        <w:tc>
          <w:tcPr>
            <w:tcW w:w="1880" w:type="pct"/>
          </w:tcPr>
          <w:p w14:paraId="1E27E5F2" w14:textId="77777777" w:rsidR="008630D6" w:rsidRPr="001F42D3" w:rsidRDefault="008630D6" w:rsidP="00670CCB">
            <w:pPr>
              <w:pStyle w:val="TableEntry"/>
            </w:pPr>
            <w:r w:rsidRPr="001F42D3">
              <w:t>New Patient ID=PID.3</w:t>
            </w:r>
          </w:p>
        </w:tc>
        <w:tc>
          <w:tcPr>
            <w:tcW w:w="1043" w:type="pct"/>
          </w:tcPr>
          <w:p w14:paraId="7BAD2A1C" w14:textId="77777777" w:rsidR="008630D6" w:rsidRPr="001F42D3" w:rsidRDefault="008630D6" w:rsidP="00670CCB">
            <w:pPr>
              <w:pStyle w:val="TableEntry"/>
            </w:pPr>
          </w:p>
        </w:tc>
      </w:tr>
      <w:tr w:rsidR="008630D6" w:rsidRPr="001F42D3" w14:paraId="2236F0D2" w14:textId="77777777" w:rsidTr="00670CCB">
        <w:trPr>
          <w:cantSplit/>
        </w:trPr>
        <w:tc>
          <w:tcPr>
            <w:tcW w:w="761" w:type="pct"/>
          </w:tcPr>
          <w:p w14:paraId="468A9AF3" w14:textId="77777777" w:rsidR="008630D6" w:rsidRPr="001F42D3" w:rsidRDefault="008630D6" w:rsidP="00670CCB">
            <w:pPr>
              <w:pStyle w:val="TableEntry"/>
            </w:pPr>
            <w:r w:rsidRPr="001F42D3">
              <w:t>New Weight or New Height or New BSA (same patient)</w:t>
            </w:r>
          </w:p>
        </w:tc>
        <w:tc>
          <w:tcPr>
            <w:tcW w:w="1316" w:type="pct"/>
          </w:tcPr>
          <w:p w14:paraId="4E673A16" w14:textId="77777777" w:rsidR="008630D6" w:rsidRPr="001F42D3" w:rsidRDefault="008630D6" w:rsidP="00670CCB">
            <w:pPr>
              <w:pStyle w:val="TableEntry"/>
            </w:pPr>
            <w:r w:rsidRPr="001F42D3">
              <w:t>MDC_EVT_PATIENT_ PARAMETER_CHANGE</w:t>
            </w:r>
          </w:p>
        </w:tc>
        <w:tc>
          <w:tcPr>
            <w:tcW w:w="1880" w:type="pct"/>
          </w:tcPr>
          <w:p w14:paraId="692C47B7" w14:textId="77777777" w:rsidR="008630D6" w:rsidRPr="001F42D3" w:rsidRDefault="008630D6" w:rsidP="00670CCB">
            <w:pPr>
              <w:pStyle w:val="TableEntry"/>
            </w:pPr>
            <w:r w:rsidRPr="001F42D3">
              <w:t>Weight=New Patient Weight, or</w:t>
            </w:r>
          </w:p>
          <w:p w14:paraId="62C81CA2" w14:textId="77777777" w:rsidR="008630D6" w:rsidRPr="001F42D3" w:rsidRDefault="008630D6" w:rsidP="00670CCB">
            <w:pPr>
              <w:pStyle w:val="TableEntry"/>
            </w:pPr>
            <w:r w:rsidRPr="001F42D3">
              <w:t xml:space="preserve">Body Surface Area=New Patient BSA, or </w:t>
            </w:r>
          </w:p>
          <w:p w14:paraId="31FF54EF" w14:textId="77777777" w:rsidR="008630D6" w:rsidRPr="001F42D3" w:rsidRDefault="008630D6" w:rsidP="00670CCB">
            <w:pPr>
              <w:pStyle w:val="TableEntry"/>
            </w:pPr>
            <w:r w:rsidRPr="001F42D3">
              <w:t>Height=New Patient Height</w:t>
            </w:r>
          </w:p>
        </w:tc>
        <w:tc>
          <w:tcPr>
            <w:tcW w:w="1043" w:type="pct"/>
          </w:tcPr>
          <w:p w14:paraId="2B6A25C0" w14:textId="77777777" w:rsidR="008630D6" w:rsidRPr="001F42D3" w:rsidRDefault="008630D6" w:rsidP="00670CCB">
            <w:pPr>
              <w:pStyle w:val="TableEntry"/>
            </w:pPr>
            <w:r w:rsidRPr="001F42D3">
              <w:t xml:space="preserve">e.g., when weight changed during an active weight-based infusion </w:t>
            </w:r>
          </w:p>
        </w:tc>
      </w:tr>
      <w:tr w:rsidR="008630D6" w:rsidRPr="001F42D3" w14:paraId="7735F3F7" w14:textId="77777777" w:rsidTr="00670CCB">
        <w:trPr>
          <w:cantSplit/>
        </w:trPr>
        <w:tc>
          <w:tcPr>
            <w:tcW w:w="761" w:type="pct"/>
            <w:vMerge w:val="restart"/>
          </w:tcPr>
          <w:p w14:paraId="30C1795D" w14:textId="311B9B23" w:rsidR="008630D6" w:rsidRPr="001F42D3" w:rsidRDefault="008630D6" w:rsidP="00670CCB">
            <w:pPr>
              <w:pStyle w:val="TableEntry"/>
            </w:pPr>
            <w:r w:rsidRPr="001F42D3">
              <w:lastRenderedPageBreak/>
              <w:t>Switch to library-based infusion</w:t>
            </w:r>
            <w:r w:rsidR="00CD47BA" w:rsidRPr="00CD47BA">
              <w:t xml:space="preserve"> from a non-library delivery.</w:t>
            </w:r>
          </w:p>
          <w:p w14:paraId="0959ACCB" w14:textId="77777777" w:rsidR="008630D6" w:rsidRPr="001F42D3" w:rsidRDefault="008630D6" w:rsidP="00670CCB">
            <w:pPr>
              <w:pStyle w:val="TableEntry"/>
            </w:pPr>
            <w:r w:rsidRPr="001F42D3">
              <w:t>(NOTE:  events associated with the start of the non-library infusion and the completion of the library-based  infusion are not shown)</w:t>
            </w:r>
          </w:p>
          <w:p w14:paraId="5046B093" w14:textId="77777777" w:rsidR="008630D6" w:rsidRPr="001F42D3" w:rsidRDefault="008630D6" w:rsidP="00670CCB">
            <w:pPr>
              <w:pStyle w:val="TableEntry"/>
            </w:pPr>
          </w:p>
        </w:tc>
        <w:tc>
          <w:tcPr>
            <w:tcW w:w="1316" w:type="pct"/>
          </w:tcPr>
          <w:p w14:paraId="42F0E685" w14:textId="77777777" w:rsidR="008630D6" w:rsidRPr="001F42D3" w:rsidRDefault="008630D6" w:rsidP="00670CCB">
            <w:pPr>
              <w:pStyle w:val="TableEntry"/>
            </w:pPr>
            <w:r w:rsidRPr="001F42D3">
              <w:t>MDC_EVT_PUMP_DELIV_ STOP</w:t>
            </w:r>
          </w:p>
        </w:tc>
        <w:tc>
          <w:tcPr>
            <w:tcW w:w="1880" w:type="pct"/>
          </w:tcPr>
          <w:p w14:paraId="2EC86478" w14:textId="77777777" w:rsidR="008630D6" w:rsidRPr="001F42D3" w:rsidRDefault="008630D6" w:rsidP="00670CCB">
            <w:pPr>
              <w:pStyle w:val="TableEntry"/>
              <w:rPr>
                <w:u w:val="single"/>
              </w:rPr>
            </w:pPr>
            <w:r w:rsidRPr="001F42D3">
              <w:rPr>
                <w:u w:val="single"/>
              </w:rPr>
              <w:t>Pump Delivery Info Parameters:</w:t>
            </w:r>
          </w:p>
          <w:p w14:paraId="58C31580" w14:textId="77777777" w:rsidR="008630D6" w:rsidRPr="001F42D3" w:rsidRDefault="008630D6" w:rsidP="00670CCB">
            <w:pPr>
              <w:pStyle w:val="TableEntry"/>
            </w:pPr>
            <w:r w:rsidRPr="001F42D3">
              <w:rPr>
                <w:color w:val="0000FF"/>
              </w:rPr>
              <w:t>Infusing Status</w:t>
            </w:r>
            <w:r w:rsidRPr="001F42D3">
              <w:t>=pump-status-not-infusing</w:t>
            </w:r>
          </w:p>
          <w:p w14:paraId="4F1CBB65" w14:textId="77777777" w:rsidR="008630D6" w:rsidRPr="001F42D3" w:rsidRDefault="008630D6" w:rsidP="00670CCB">
            <w:pPr>
              <w:pStyle w:val="TableEntry"/>
            </w:pPr>
            <w:r w:rsidRPr="001F42D3">
              <w:rPr>
                <w:color w:val="0000FF"/>
              </w:rPr>
              <w:t>Current Pump Fluid Flow</w:t>
            </w:r>
            <w:r w:rsidRPr="001F42D3">
              <w:t>=0</w:t>
            </w:r>
          </w:p>
          <w:p w14:paraId="1C4E011D" w14:textId="77777777" w:rsidR="008630D6" w:rsidRPr="001F42D3" w:rsidRDefault="008630D6" w:rsidP="00670CCB">
            <w:pPr>
              <w:pStyle w:val="TableEntry"/>
            </w:pPr>
            <w:r w:rsidRPr="001F42D3">
              <w:rPr>
                <w:color w:val="0000FF"/>
              </w:rPr>
              <w:t>Pump Active Sources</w:t>
            </w:r>
            <w:r w:rsidRPr="001F42D3">
              <w:t>=pump-source-info-*</w:t>
            </w:r>
          </w:p>
          <w:p w14:paraId="778D6CD4" w14:textId="77777777" w:rsidR="008630D6" w:rsidRPr="001F42D3" w:rsidRDefault="008630D6" w:rsidP="00670CCB">
            <w:pPr>
              <w:pStyle w:val="TableEntry"/>
            </w:pPr>
          </w:p>
          <w:p w14:paraId="0795032B" w14:textId="77777777" w:rsidR="008630D6" w:rsidRPr="001F42D3" w:rsidRDefault="008630D6" w:rsidP="00670CCB">
            <w:pPr>
              <w:pStyle w:val="TableEntry"/>
              <w:rPr>
                <w:u w:val="single"/>
              </w:rPr>
            </w:pPr>
            <w:r w:rsidRPr="001F42D3">
              <w:rPr>
                <w:u w:val="single"/>
              </w:rPr>
              <w:t>Active Source Parameters:</w:t>
            </w:r>
          </w:p>
          <w:p w14:paraId="7AA74FBA" w14:textId="77777777" w:rsidR="008630D6" w:rsidRPr="001F42D3" w:rsidRDefault="008630D6" w:rsidP="00670CCB">
            <w:pPr>
              <w:pStyle w:val="TableEntry"/>
            </w:pPr>
            <w:r w:rsidRPr="001F42D3">
              <w:rPr>
                <w:color w:val="0000FF"/>
              </w:rPr>
              <w:t>Current Delivery Status</w:t>
            </w:r>
            <w:r w:rsidRPr="001F42D3">
              <w:t>=pump-delivery-status-not-delivering</w:t>
            </w:r>
          </w:p>
          <w:p w14:paraId="7FAA7ADE"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4A3890DB" w14:textId="77777777" w:rsidR="008630D6" w:rsidRPr="001F42D3" w:rsidRDefault="008630D6" w:rsidP="00670CCB">
            <w:pPr>
              <w:pStyle w:val="TableEntry"/>
            </w:pPr>
            <w:r w:rsidRPr="001F42D3">
              <w:rPr>
                <w:color w:val="0000FF"/>
              </w:rPr>
              <w:t>Program Delivery Mode</w:t>
            </w:r>
            <w:r w:rsidRPr="001F42D3">
              <w:t>=pump-program-delivery-mode-*</w:t>
            </w:r>
          </w:p>
          <w:p w14:paraId="771A0549"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C49B8A8" w14:textId="77777777" w:rsidR="008630D6" w:rsidRPr="001F42D3" w:rsidRDefault="008630D6" w:rsidP="00670CCB">
            <w:pPr>
              <w:pStyle w:val="TableEntry"/>
            </w:pPr>
            <w:r w:rsidRPr="001F42D3">
              <w:rPr>
                <w:color w:val="0000FF"/>
              </w:rPr>
              <w:t>Rate</w:t>
            </w:r>
            <w:r w:rsidRPr="001F42D3">
              <w:t>=rate of non-library infusion</w:t>
            </w:r>
          </w:p>
          <w:p w14:paraId="733DD7AD" w14:textId="77777777" w:rsidR="008630D6" w:rsidRPr="001F42D3" w:rsidRDefault="008630D6" w:rsidP="00670CCB">
            <w:pPr>
              <w:pStyle w:val="TableEntry"/>
            </w:pPr>
            <w:r w:rsidRPr="001F42D3">
              <w:rPr>
                <w:color w:val="0000FF"/>
              </w:rPr>
              <w:t>Dose Rate</w:t>
            </w:r>
            <w:r w:rsidRPr="001F42D3">
              <w:t>= dose rate of non-library infusion</w:t>
            </w:r>
          </w:p>
          <w:p w14:paraId="2687EF1A" w14:textId="77777777" w:rsidR="008630D6" w:rsidRPr="001F42D3" w:rsidRDefault="008630D6" w:rsidP="00670CCB">
            <w:pPr>
              <w:pStyle w:val="TableEntry"/>
            </w:pPr>
            <w:r w:rsidRPr="001F42D3">
              <w:rPr>
                <w:color w:val="0000FF"/>
              </w:rPr>
              <w:t>Volume Programmed</w:t>
            </w:r>
            <w:r w:rsidRPr="001F42D3">
              <w:t>=volume programmed for non-library infusion</w:t>
            </w:r>
          </w:p>
          <w:p w14:paraId="47EC779C"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55B57A3B"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non-library delivery, including the one just completed</w:t>
            </w:r>
          </w:p>
          <w:p w14:paraId="2E1F0C1E" w14:textId="77777777" w:rsidR="008630D6" w:rsidRPr="001F42D3" w:rsidRDefault="008630D6" w:rsidP="00670CCB">
            <w:pPr>
              <w:pStyle w:val="TableEntry"/>
            </w:pPr>
            <w:r w:rsidRPr="001F42D3">
              <w:rPr>
                <w:color w:val="0000FF"/>
              </w:rPr>
              <w:t>Volume Remaining</w:t>
            </w:r>
            <w:r w:rsidRPr="001F42D3">
              <w:t>=volume remaining of non-library infusion</w:t>
            </w:r>
          </w:p>
          <w:p w14:paraId="782096D7" w14:textId="77777777" w:rsidR="008630D6" w:rsidRPr="001F42D3" w:rsidRDefault="008630D6" w:rsidP="00670CCB">
            <w:pPr>
              <w:pStyle w:val="TableEntry"/>
              <w:tabs>
                <w:tab w:val="left" w:pos="2328"/>
              </w:tabs>
            </w:pPr>
            <w:r w:rsidRPr="001F42D3">
              <w:rPr>
                <w:color w:val="0000FF"/>
              </w:rPr>
              <w:t>Time Remaining</w:t>
            </w:r>
            <w:r w:rsidRPr="001F42D3">
              <w:t>=based upon Volume Remaining and Rate</w:t>
            </w:r>
          </w:p>
        </w:tc>
        <w:tc>
          <w:tcPr>
            <w:tcW w:w="1043" w:type="pct"/>
            <w:vMerge w:val="restart"/>
          </w:tcPr>
          <w:p w14:paraId="15479BF0" w14:textId="4BFB81FD" w:rsidR="008630D6" w:rsidRPr="001F42D3" w:rsidRDefault="008630D6" w:rsidP="00670CCB">
            <w:pPr>
              <w:pStyle w:val="TableEntry"/>
            </w:pPr>
            <w:r w:rsidRPr="001F42D3">
              <w:t xml:space="preserve">The library-based infusion is considered </w:t>
            </w:r>
            <w:r w:rsidR="00CD47BA">
              <w:t xml:space="preserve">either </w:t>
            </w:r>
            <w:r w:rsidRPr="001F42D3">
              <w:t xml:space="preserve">a </w:t>
            </w:r>
            <w:r w:rsidR="00CD47BA" w:rsidRPr="00CD47BA">
              <w:t>continuation of the previous</w:t>
            </w:r>
            <w:r w:rsidR="00CD47BA">
              <w:t xml:space="preserve"> delivery or a</w:t>
            </w:r>
            <w:r w:rsidR="00CD47BA" w:rsidRPr="00CD47BA">
              <w:t xml:space="preserve"> </w:t>
            </w:r>
            <w:r w:rsidRPr="001F42D3">
              <w:t>new delivery</w:t>
            </w:r>
            <w:r w:rsidR="00CD47BA" w:rsidRPr="00CD47BA">
              <w:t>, depending on pump make/model.</w:t>
            </w:r>
          </w:p>
        </w:tc>
      </w:tr>
      <w:tr w:rsidR="008630D6" w:rsidRPr="001F42D3" w14:paraId="34E64ED6" w14:textId="77777777" w:rsidTr="00670CCB">
        <w:trPr>
          <w:cantSplit/>
        </w:trPr>
        <w:tc>
          <w:tcPr>
            <w:tcW w:w="761" w:type="pct"/>
            <w:vMerge/>
          </w:tcPr>
          <w:p w14:paraId="6BDD4A42" w14:textId="77777777" w:rsidR="008630D6" w:rsidRPr="001F42D3" w:rsidRDefault="008630D6" w:rsidP="00670CCB">
            <w:pPr>
              <w:pStyle w:val="TableEntry"/>
            </w:pPr>
          </w:p>
        </w:tc>
        <w:tc>
          <w:tcPr>
            <w:tcW w:w="1316" w:type="pct"/>
          </w:tcPr>
          <w:p w14:paraId="2376A5D0" w14:textId="77777777" w:rsidR="008630D6" w:rsidRPr="001F42D3" w:rsidRDefault="008630D6" w:rsidP="00670CCB">
            <w:pPr>
              <w:pStyle w:val="TableEntry"/>
            </w:pPr>
            <w:r w:rsidRPr="001F42D3">
              <w:t>MDC_EVT_PUMP_DELIV_ START</w:t>
            </w:r>
          </w:p>
        </w:tc>
        <w:tc>
          <w:tcPr>
            <w:tcW w:w="1880" w:type="pct"/>
          </w:tcPr>
          <w:p w14:paraId="19C3DC54" w14:textId="77777777" w:rsidR="008630D6" w:rsidRPr="001F42D3" w:rsidRDefault="008630D6" w:rsidP="00670CCB">
            <w:pPr>
              <w:pStyle w:val="TableEntry"/>
              <w:rPr>
                <w:u w:val="single"/>
              </w:rPr>
            </w:pPr>
            <w:r w:rsidRPr="001F42D3">
              <w:rPr>
                <w:u w:val="single"/>
              </w:rPr>
              <w:t>Pump Delivery Info Parameters:</w:t>
            </w:r>
          </w:p>
          <w:p w14:paraId="09E84C19" w14:textId="77777777" w:rsidR="008630D6" w:rsidRPr="001F42D3" w:rsidRDefault="008630D6" w:rsidP="00670CCB">
            <w:pPr>
              <w:pStyle w:val="TableEntry"/>
            </w:pPr>
            <w:r w:rsidRPr="001F42D3">
              <w:rPr>
                <w:color w:val="0000FF"/>
              </w:rPr>
              <w:t>Infusing Status</w:t>
            </w:r>
            <w:r w:rsidRPr="001F42D3">
              <w:t>=pump-status-infusing</w:t>
            </w:r>
          </w:p>
          <w:p w14:paraId="2FBC1CCC" w14:textId="77777777" w:rsidR="008630D6" w:rsidRPr="001F42D3" w:rsidRDefault="008630D6" w:rsidP="00670CCB">
            <w:pPr>
              <w:pStyle w:val="TableEntry"/>
            </w:pPr>
            <w:r w:rsidRPr="001F42D3">
              <w:rPr>
                <w:color w:val="0000FF"/>
              </w:rPr>
              <w:t>Current Pump Fluid Flow</w:t>
            </w:r>
            <w:r w:rsidRPr="001F42D3">
              <w:t>=programmed rate of library-based infusion</w:t>
            </w:r>
          </w:p>
          <w:p w14:paraId="5EA97D0C" w14:textId="77777777" w:rsidR="008630D6" w:rsidRPr="001F42D3" w:rsidRDefault="008630D6" w:rsidP="00670CCB">
            <w:pPr>
              <w:pStyle w:val="TableEntry"/>
            </w:pPr>
            <w:r w:rsidRPr="001F42D3">
              <w:rPr>
                <w:color w:val="0000FF"/>
              </w:rPr>
              <w:t>Pump Active Sources</w:t>
            </w:r>
            <w:r w:rsidRPr="001F42D3">
              <w:t>=pump-source-info-*</w:t>
            </w:r>
          </w:p>
          <w:p w14:paraId="272F2561" w14:textId="77777777" w:rsidR="008630D6" w:rsidRPr="001F42D3" w:rsidRDefault="008630D6" w:rsidP="00670CCB">
            <w:pPr>
              <w:pStyle w:val="TableEntry"/>
            </w:pPr>
          </w:p>
          <w:p w14:paraId="56B9C2EB" w14:textId="77777777" w:rsidR="008630D6" w:rsidRPr="001F42D3" w:rsidRDefault="008630D6" w:rsidP="00670CCB">
            <w:pPr>
              <w:pStyle w:val="TableEntry"/>
              <w:rPr>
                <w:u w:val="single"/>
              </w:rPr>
            </w:pPr>
            <w:r w:rsidRPr="001F42D3">
              <w:rPr>
                <w:u w:val="single"/>
              </w:rPr>
              <w:t>Active Source Parameters:</w:t>
            </w:r>
          </w:p>
          <w:p w14:paraId="2F77928E" w14:textId="77777777" w:rsidR="008630D6" w:rsidRPr="001F42D3" w:rsidRDefault="008630D6" w:rsidP="00670CCB">
            <w:pPr>
              <w:pStyle w:val="TableEntry"/>
            </w:pPr>
            <w:r w:rsidRPr="001F42D3">
              <w:rPr>
                <w:color w:val="0000FF"/>
              </w:rPr>
              <w:t>Current Delivery Status</w:t>
            </w:r>
            <w:r w:rsidRPr="001F42D3">
              <w:t>=pump-delivery-status-delivering</w:t>
            </w:r>
          </w:p>
          <w:p w14:paraId="193E1B9E" w14:textId="77777777" w:rsidR="008630D6" w:rsidRPr="001F42D3" w:rsidRDefault="008630D6" w:rsidP="00670CCB">
            <w:pPr>
              <w:pStyle w:val="TableEntry"/>
            </w:pPr>
            <w:r w:rsidRPr="001F42D3">
              <w:rPr>
                <w:color w:val="0000FF"/>
              </w:rPr>
              <w:t>Program Delivery Mode</w:t>
            </w:r>
            <w:r w:rsidRPr="001F42D3">
              <w:t>=pump-program-delivery-mode-*</w:t>
            </w:r>
          </w:p>
          <w:p w14:paraId="7EB6418E"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30FDD787" w14:textId="77777777" w:rsidR="008630D6" w:rsidRPr="001F42D3" w:rsidRDefault="008630D6" w:rsidP="00670CCB">
            <w:pPr>
              <w:pStyle w:val="TableEntry"/>
            </w:pPr>
            <w:r w:rsidRPr="001F42D3">
              <w:rPr>
                <w:color w:val="0000FF"/>
              </w:rPr>
              <w:t>Rate</w:t>
            </w:r>
            <w:r w:rsidRPr="001F42D3">
              <w:t>=rate of library-based infusion</w:t>
            </w:r>
          </w:p>
          <w:p w14:paraId="15422219" w14:textId="77777777" w:rsidR="008630D6" w:rsidRPr="001F42D3" w:rsidRDefault="008630D6" w:rsidP="00670CCB">
            <w:pPr>
              <w:pStyle w:val="TableEntry"/>
            </w:pPr>
            <w:r w:rsidRPr="001F42D3">
              <w:rPr>
                <w:color w:val="0000FF"/>
              </w:rPr>
              <w:t>Dose Rate</w:t>
            </w:r>
            <w:r w:rsidRPr="001F42D3">
              <w:t>=dose rate of library-based infusion</w:t>
            </w:r>
          </w:p>
          <w:p w14:paraId="4527E370" w14:textId="357F3FB7" w:rsidR="008630D6" w:rsidRPr="001F42D3" w:rsidRDefault="008630D6" w:rsidP="00670CCB">
            <w:pPr>
              <w:pStyle w:val="TableEntry"/>
            </w:pPr>
            <w:r w:rsidRPr="001F42D3">
              <w:rPr>
                <w:color w:val="0000FF"/>
              </w:rPr>
              <w:t>Volume Programmed</w:t>
            </w:r>
            <w:r w:rsidRPr="001F42D3">
              <w:t>=</w:t>
            </w:r>
            <w:r w:rsidR="00CD47BA">
              <w:t xml:space="preserve"> </w:t>
            </w:r>
            <w:r w:rsidR="00CD47BA" w:rsidRPr="00CD47BA">
              <w:t>volume programmed for library-based infusion (if considered a new delivery) or volume programmed for non-library infusion (if considered a continuation of the non-library-based delivery).</w:t>
            </w:r>
            <w:r w:rsidRPr="001F42D3">
              <w:rPr>
                <w:color w:val="0000FF"/>
              </w:rPr>
              <w:t>Current Segment Volume Delivered</w:t>
            </w:r>
            <w:r w:rsidRPr="001F42D3">
              <w:t>=0</w:t>
            </w:r>
          </w:p>
          <w:p w14:paraId="264D15B5" w14:textId="68B018D9" w:rsidR="008630D6" w:rsidRPr="001F42D3" w:rsidRDefault="008630D6" w:rsidP="00670CCB">
            <w:pPr>
              <w:pStyle w:val="TableEntry"/>
            </w:pPr>
            <w:r w:rsidRPr="001F42D3">
              <w:rPr>
                <w:color w:val="0000FF"/>
              </w:rPr>
              <w:t>Cumulative Volume Delivered</w:t>
            </w:r>
            <w:r w:rsidRPr="001F42D3">
              <w:t>=</w:t>
            </w:r>
            <w:r w:rsidR="00CD47BA">
              <w:t xml:space="preserve"> </w:t>
            </w:r>
            <w:r w:rsidR="00CD47BA" w:rsidRPr="00CD47BA">
              <w:t>0 (if considered a new delivery) or sum of “Current Segment Volume Delivered” values across all segments for the non-library delivery prior to this one (if considered a continuation of the non-library delivery).</w:t>
            </w:r>
          </w:p>
          <w:p w14:paraId="0AE82A73" w14:textId="01C10640" w:rsidR="008630D6" w:rsidRPr="001F42D3" w:rsidRDefault="008630D6" w:rsidP="00670CCB">
            <w:pPr>
              <w:pStyle w:val="TableEntry"/>
            </w:pPr>
            <w:r w:rsidRPr="001F42D3">
              <w:rPr>
                <w:color w:val="0000FF"/>
              </w:rPr>
              <w:t>Volume Remaining</w:t>
            </w:r>
            <w:r w:rsidRPr="001F42D3">
              <w:t>=</w:t>
            </w:r>
            <w:r w:rsidR="00CD47BA">
              <w:t xml:space="preserve"> </w:t>
            </w:r>
            <w:r w:rsidR="00CD47BA" w:rsidRPr="00CD47BA">
              <w:t>volume programmed for library-based infusion (if considered a new delivery) or volume remaining of non-library infusion (if considered a continuation of the non-library delivery).</w:t>
            </w:r>
            <w:r w:rsidRPr="001F42D3">
              <w:rPr>
                <w:color w:val="0000FF"/>
              </w:rPr>
              <w:t>Time Remaining</w:t>
            </w:r>
            <w:r w:rsidRPr="001F42D3">
              <w:t>=based upon Volume Remaining and Rate</w:t>
            </w:r>
          </w:p>
        </w:tc>
        <w:tc>
          <w:tcPr>
            <w:tcW w:w="1043" w:type="pct"/>
            <w:vMerge/>
          </w:tcPr>
          <w:p w14:paraId="07B1390D" w14:textId="77777777" w:rsidR="008630D6" w:rsidRPr="001F42D3" w:rsidRDefault="008630D6" w:rsidP="00670CCB">
            <w:pPr>
              <w:ind w:hanging="2"/>
              <w:rPr>
                <w:rFonts w:ascii="Tahoma" w:hAnsi="Tahoma" w:cs="Tahoma"/>
                <w:sz w:val="16"/>
                <w:szCs w:val="16"/>
              </w:rPr>
            </w:pPr>
          </w:p>
        </w:tc>
      </w:tr>
      <w:tr w:rsidR="008630D6" w:rsidRPr="001F42D3" w14:paraId="02997CE0" w14:textId="77777777" w:rsidTr="00670CCB">
        <w:trPr>
          <w:cantSplit/>
        </w:trPr>
        <w:tc>
          <w:tcPr>
            <w:tcW w:w="761" w:type="pct"/>
            <w:vMerge w:val="restart"/>
          </w:tcPr>
          <w:p w14:paraId="026B3A8B" w14:textId="77777777" w:rsidR="008630D6" w:rsidRPr="001F42D3" w:rsidRDefault="008630D6" w:rsidP="00670CCB">
            <w:pPr>
              <w:pStyle w:val="TableEntry"/>
            </w:pPr>
            <w:r w:rsidRPr="001F42D3">
              <w:lastRenderedPageBreak/>
              <w:t>Switch from library-based infusion</w:t>
            </w:r>
          </w:p>
          <w:p w14:paraId="66B18EF5" w14:textId="77777777" w:rsidR="008630D6" w:rsidRPr="001F42D3" w:rsidRDefault="008630D6" w:rsidP="00670CCB">
            <w:pPr>
              <w:pStyle w:val="TableEntry"/>
            </w:pPr>
            <w:r w:rsidRPr="001F42D3">
              <w:t>(NOTE:  events associated with the start of the library-based infusion and the completion of the non- library-based  infusion are not shown)</w:t>
            </w:r>
          </w:p>
          <w:p w14:paraId="44C62A24" w14:textId="77777777" w:rsidR="008630D6" w:rsidRPr="001F42D3" w:rsidRDefault="008630D6" w:rsidP="00670CCB">
            <w:pPr>
              <w:pStyle w:val="TableEntry"/>
            </w:pPr>
          </w:p>
        </w:tc>
        <w:tc>
          <w:tcPr>
            <w:tcW w:w="1316" w:type="pct"/>
          </w:tcPr>
          <w:p w14:paraId="014B8F75" w14:textId="77777777" w:rsidR="008630D6" w:rsidRPr="001F42D3" w:rsidRDefault="008630D6" w:rsidP="00670CCB">
            <w:pPr>
              <w:pStyle w:val="TableEntry"/>
            </w:pPr>
            <w:r w:rsidRPr="001F42D3">
              <w:t>MDC_EVT_PUMP_DELIV_ STOP</w:t>
            </w:r>
          </w:p>
        </w:tc>
        <w:tc>
          <w:tcPr>
            <w:tcW w:w="1880" w:type="pct"/>
          </w:tcPr>
          <w:p w14:paraId="4ACB2FF4" w14:textId="77777777" w:rsidR="008630D6" w:rsidRPr="001F42D3" w:rsidRDefault="008630D6" w:rsidP="00670CCB">
            <w:pPr>
              <w:pStyle w:val="TableEntry"/>
              <w:rPr>
                <w:u w:val="single"/>
              </w:rPr>
            </w:pPr>
            <w:r w:rsidRPr="001F42D3">
              <w:rPr>
                <w:u w:val="single"/>
              </w:rPr>
              <w:t>Pump Delivery Info Parameters:</w:t>
            </w:r>
          </w:p>
          <w:p w14:paraId="6FFB832C" w14:textId="77777777" w:rsidR="008630D6" w:rsidRPr="001F42D3" w:rsidRDefault="008630D6" w:rsidP="00670CCB">
            <w:pPr>
              <w:pStyle w:val="TableEntry"/>
            </w:pPr>
            <w:r w:rsidRPr="001F42D3">
              <w:rPr>
                <w:color w:val="0000FF"/>
              </w:rPr>
              <w:t>Infusing Status</w:t>
            </w:r>
            <w:r w:rsidRPr="001F42D3">
              <w:t>=pump-status-not-infusing</w:t>
            </w:r>
          </w:p>
          <w:p w14:paraId="1EE42AFE" w14:textId="77777777" w:rsidR="008630D6" w:rsidRPr="001F42D3" w:rsidRDefault="008630D6" w:rsidP="00670CCB">
            <w:pPr>
              <w:pStyle w:val="TableEntry"/>
            </w:pPr>
            <w:r w:rsidRPr="001F42D3">
              <w:rPr>
                <w:color w:val="0000FF"/>
              </w:rPr>
              <w:t>Current Pump Fluid Flow</w:t>
            </w:r>
            <w:r w:rsidRPr="001F42D3">
              <w:t>=0</w:t>
            </w:r>
          </w:p>
          <w:p w14:paraId="32521D6D" w14:textId="77777777" w:rsidR="008630D6" w:rsidRPr="001F42D3" w:rsidRDefault="008630D6" w:rsidP="00670CCB">
            <w:pPr>
              <w:pStyle w:val="TableEntry"/>
            </w:pPr>
            <w:r w:rsidRPr="001F42D3">
              <w:rPr>
                <w:color w:val="0000FF"/>
              </w:rPr>
              <w:t>Pump Active Sources</w:t>
            </w:r>
            <w:r w:rsidRPr="001F42D3">
              <w:t>=pump-source-info-*</w:t>
            </w:r>
          </w:p>
          <w:p w14:paraId="133FBF8F" w14:textId="77777777" w:rsidR="008630D6" w:rsidRPr="001F42D3" w:rsidRDefault="008630D6" w:rsidP="00670CCB">
            <w:pPr>
              <w:pStyle w:val="TableEntry"/>
            </w:pPr>
          </w:p>
          <w:p w14:paraId="0FA48614" w14:textId="77777777" w:rsidR="008630D6" w:rsidRPr="001F42D3" w:rsidRDefault="008630D6" w:rsidP="00670CCB">
            <w:pPr>
              <w:pStyle w:val="TableEntry"/>
              <w:rPr>
                <w:u w:val="single"/>
              </w:rPr>
            </w:pPr>
            <w:r w:rsidRPr="001F42D3">
              <w:rPr>
                <w:u w:val="single"/>
              </w:rPr>
              <w:t>Active Source Parameters:</w:t>
            </w:r>
          </w:p>
          <w:p w14:paraId="35B8586D" w14:textId="77777777" w:rsidR="008630D6" w:rsidRPr="001F42D3" w:rsidRDefault="008630D6" w:rsidP="00670CCB">
            <w:pPr>
              <w:pStyle w:val="TableEntry"/>
            </w:pPr>
            <w:r w:rsidRPr="001F42D3">
              <w:rPr>
                <w:color w:val="0000FF"/>
              </w:rPr>
              <w:t>Current Delivery Status</w:t>
            </w:r>
            <w:r w:rsidRPr="001F42D3">
              <w:t>=pump-delivery-status-not-delivering</w:t>
            </w:r>
          </w:p>
          <w:p w14:paraId="7C25190C" w14:textId="77777777" w:rsidR="008630D6" w:rsidRPr="001F42D3" w:rsidRDefault="008630D6" w:rsidP="00670CCB">
            <w:pPr>
              <w:pStyle w:val="TableEntry"/>
            </w:pPr>
            <w:r w:rsidRPr="001F42D3">
              <w:rPr>
                <w:color w:val="0000FF"/>
              </w:rPr>
              <w:t>Pump Not Delivering Reason</w:t>
            </w:r>
            <w:r w:rsidRPr="001F42D3">
              <w:t>=either pump-stopped-by-clinician or pump-stopped-not-specified</w:t>
            </w:r>
          </w:p>
          <w:p w14:paraId="363EDE31" w14:textId="77777777" w:rsidR="008630D6" w:rsidRPr="001F42D3" w:rsidRDefault="008630D6" w:rsidP="00670CCB">
            <w:pPr>
              <w:pStyle w:val="TableEntry"/>
            </w:pPr>
            <w:r w:rsidRPr="001F42D3">
              <w:rPr>
                <w:color w:val="0000FF"/>
              </w:rPr>
              <w:t>Program Delivery Mode</w:t>
            </w:r>
            <w:r w:rsidRPr="001F42D3">
              <w:t>=pump-program-delivery-mode-*</w:t>
            </w:r>
          </w:p>
          <w:p w14:paraId="24DEC8F5"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1D0199A" w14:textId="77777777" w:rsidR="008630D6" w:rsidRPr="001F42D3" w:rsidRDefault="008630D6" w:rsidP="00670CCB">
            <w:pPr>
              <w:pStyle w:val="TableEntry"/>
            </w:pPr>
            <w:r w:rsidRPr="001F42D3">
              <w:rPr>
                <w:color w:val="0000FF"/>
              </w:rPr>
              <w:t>Rate</w:t>
            </w:r>
            <w:r w:rsidRPr="001F42D3">
              <w:t>=rate of library infusion</w:t>
            </w:r>
          </w:p>
          <w:p w14:paraId="7772DE11" w14:textId="77777777" w:rsidR="008630D6" w:rsidRPr="001F42D3" w:rsidRDefault="008630D6" w:rsidP="00670CCB">
            <w:pPr>
              <w:pStyle w:val="TableEntry"/>
            </w:pPr>
            <w:r w:rsidRPr="001F42D3">
              <w:rPr>
                <w:color w:val="0000FF"/>
              </w:rPr>
              <w:t>Dose Rate</w:t>
            </w:r>
            <w:r w:rsidRPr="001F42D3">
              <w:t>= dose rate of library infusion</w:t>
            </w:r>
          </w:p>
          <w:p w14:paraId="0CBE2A11" w14:textId="77777777" w:rsidR="008630D6" w:rsidRPr="001F42D3" w:rsidRDefault="008630D6" w:rsidP="00670CCB">
            <w:pPr>
              <w:pStyle w:val="TableEntry"/>
            </w:pPr>
            <w:r w:rsidRPr="001F42D3">
              <w:rPr>
                <w:color w:val="0000FF"/>
              </w:rPr>
              <w:t>Volume Programmed</w:t>
            </w:r>
            <w:r w:rsidRPr="001F42D3">
              <w:t>=volume programmed for library infusion</w:t>
            </w:r>
          </w:p>
          <w:p w14:paraId="76607343" w14:textId="77777777" w:rsidR="008630D6" w:rsidRPr="001F42D3" w:rsidRDefault="008630D6" w:rsidP="00670CCB">
            <w:pPr>
              <w:pStyle w:val="TableEntry"/>
            </w:pPr>
            <w:r w:rsidRPr="001F42D3">
              <w:rPr>
                <w:color w:val="0000FF"/>
              </w:rPr>
              <w:t>Current Segment Volume Delivered</w:t>
            </w:r>
            <w:r w:rsidRPr="001F42D3">
              <w:t>=volume delivered since last DELIV_START</w:t>
            </w:r>
          </w:p>
          <w:p w14:paraId="6D32CE2B" w14:textId="77777777" w:rsidR="008630D6" w:rsidRPr="001F42D3" w:rsidRDefault="008630D6" w:rsidP="00670CCB">
            <w:pPr>
              <w:pStyle w:val="TableEntry"/>
            </w:pPr>
            <w:r w:rsidRPr="001F42D3">
              <w:rPr>
                <w:color w:val="0000FF"/>
              </w:rPr>
              <w:t>Cumulative Volume Delivered</w:t>
            </w:r>
            <w:r w:rsidRPr="001F42D3">
              <w:t>=sum of “Current Segment Volume Delivered” values across all segments for the library delivery, including the one just completed</w:t>
            </w:r>
          </w:p>
          <w:p w14:paraId="511C3923" w14:textId="77777777" w:rsidR="008630D6" w:rsidRPr="001F42D3" w:rsidRDefault="008630D6" w:rsidP="00670CCB">
            <w:pPr>
              <w:pStyle w:val="TableEntry"/>
            </w:pPr>
            <w:r w:rsidRPr="001F42D3">
              <w:rPr>
                <w:color w:val="0000FF"/>
              </w:rPr>
              <w:t>Volume Remaining</w:t>
            </w:r>
            <w:r w:rsidRPr="001F42D3">
              <w:t>=volume remaining of library infusion</w:t>
            </w:r>
          </w:p>
          <w:p w14:paraId="42C8D4BF" w14:textId="77777777" w:rsidR="008630D6" w:rsidRPr="001F42D3" w:rsidRDefault="008630D6" w:rsidP="00670CCB">
            <w:pPr>
              <w:pStyle w:val="TableEntry"/>
            </w:pPr>
            <w:r w:rsidRPr="001F42D3">
              <w:rPr>
                <w:color w:val="0000FF"/>
              </w:rPr>
              <w:t>Time Remaining</w:t>
            </w:r>
            <w:r w:rsidRPr="001F42D3">
              <w:t>=based upon Volume Remaining and Rate</w:t>
            </w:r>
          </w:p>
        </w:tc>
        <w:tc>
          <w:tcPr>
            <w:tcW w:w="1043" w:type="pct"/>
            <w:vMerge w:val="restart"/>
          </w:tcPr>
          <w:p w14:paraId="2D9685D8" w14:textId="41895527" w:rsidR="008630D6" w:rsidRPr="001F42D3" w:rsidRDefault="00CD47BA" w:rsidP="00670CCB">
            <w:pPr>
              <w:pStyle w:val="TableEntry"/>
            </w:pPr>
            <w:r w:rsidRPr="00CD47BA">
              <w:t>The non library-based infusion is considered either a continuation of the previous delivery or a new delivery, depending on pump make/model.</w:t>
            </w:r>
          </w:p>
        </w:tc>
      </w:tr>
      <w:tr w:rsidR="008630D6" w:rsidRPr="001F42D3" w14:paraId="357D73D8" w14:textId="77777777" w:rsidTr="00670CCB">
        <w:trPr>
          <w:cantSplit/>
        </w:trPr>
        <w:tc>
          <w:tcPr>
            <w:tcW w:w="761" w:type="pct"/>
            <w:vMerge/>
          </w:tcPr>
          <w:p w14:paraId="555842D7" w14:textId="77777777" w:rsidR="008630D6" w:rsidRPr="001F42D3" w:rsidRDefault="008630D6" w:rsidP="00670CCB">
            <w:pPr>
              <w:ind w:hanging="2"/>
              <w:rPr>
                <w:rFonts w:ascii="Tahoma" w:hAnsi="Tahoma" w:cs="Tahoma"/>
                <w:sz w:val="16"/>
                <w:szCs w:val="16"/>
              </w:rPr>
            </w:pPr>
          </w:p>
        </w:tc>
        <w:tc>
          <w:tcPr>
            <w:tcW w:w="1316" w:type="pct"/>
          </w:tcPr>
          <w:p w14:paraId="3609050E" w14:textId="77777777" w:rsidR="008630D6" w:rsidRPr="001F42D3" w:rsidRDefault="008630D6" w:rsidP="00670CCB">
            <w:pPr>
              <w:pStyle w:val="TableEntry"/>
            </w:pPr>
            <w:r w:rsidRPr="001F42D3">
              <w:t>MDC_EVT_PUMP_DELIV_ START</w:t>
            </w:r>
          </w:p>
        </w:tc>
        <w:tc>
          <w:tcPr>
            <w:tcW w:w="1880" w:type="pct"/>
          </w:tcPr>
          <w:p w14:paraId="1313B77D" w14:textId="77777777" w:rsidR="008630D6" w:rsidRPr="001F42D3" w:rsidRDefault="008630D6" w:rsidP="00670CCB">
            <w:pPr>
              <w:pStyle w:val="TableEntry"/>
              <w:rPr>
                <w:u w:val="single"/>
              </w:rPr>
            </w:pPr>
            <w:r w:rsidRPr="001F42D3">
              <w:rPr>
                <w:u w:val="single"/>
              </w:rPr>
              <w:t>Pump Delivery Info Parameters:</w:t>
            </w:r>
          </w:p>
          <w:p w14:paraId="7673023C" w14:textId="77777777" w:rsidR="008630D6" w:rsidRPr="001F42D3" w:rsidRDefault="008630D6" w:rsidP="00670CCB">
            <w:pPr>
              <w:pStyle w:val="TableEntry"/>
            </w:pPr>
            <w:r w:rsidRPr="001F42D3">
              <w:rPr>
                <w:color w:val="0000FF"/>
              </w:rPr>
              <w:t>Infusing Status</w:t>
            </w:r>
            <w:r w:rsidRPr="001F42D3">
              <w:t>=pump-status-infusing</w:t>
            </w:r>
          </w:p>
          <w:p w14:paraId="3529B11B" w14:textId="77777777" w:rsidR="008630D6" w:rsidRPr="001F42D3" w:rsidRDefault="008630D6" w:rsidP="00670CCB">
            <w:pPr>
              <w:pStyle w:val="TableEntry"/>
            </w:pPr>
            <w:r w:rsidRPr="001F42D3">
              <w:rPr>
                <w:color w:val="0000FF"/>
              </w:rPr>
              <w:t>Current Pump Fluid Flow</w:t>
            </w:r>
            <w:r w:rsidRPr="001F42D3">
              <w:t>=programmed rate of non-library-based infusion</w:t>
            </w:r>
          </w:p>
          <w:p w14:paraId="1B7C35A6" w14:textId="77777777" w:rsidR="008630D6" w:rsidRPr="001F42D3" w:rsidRDefault="008630D6" w:rsidP="00670CCB">
            <w:pPr>
              <w:pStyle w:val="TableEntry"/>
            </w:pPr>
            <w:r w:rsidRPr="001F42D3">
              <w:rPr>
                <w:color w:val="0000FF"/>
              </w:rPr>
              <w:t>Pump Active Sources</w:t>
            </w:r>
            <w:r w:rsidRPr="001F42D3">
              <w:t>=pump-source-info-*</w:t>
            </w:r>
          </w:p>
          <w:p w14:paraId="0722D6CF" w14:textId="77777777" w:rsidR="008630D6" w:rsidRPr="001F42D3" w:rsidRDefault="008630D6" w:rsidP="00670CCB">
            <w:pPr>
              <w:pStyle w:val="TableEntry"/>
            </w:pPr>
          </w:p>
          <w:p w14:paraId="5E976AD6" w14:textId="77777777" w:rsidR="008630D6" w:rsidRPr="001F42D3" w:rsidRDefault="008630D6" w:rsidP="00670CCB">
            <w:pPr>
              <w:pStyle w:val="TableEntry"/>
              <w:rPr>
                <w:u w:val="single"/>
              </w:rPr>
            </w:pPr>
            <w:r w:rsidRPr="001F42D3">
              <w:rPr>
                <w:u w:val="single"/>
              </w:rPr>
              <w:t>Active Source Parameters:</w:t>
            </w:r>
          </w:p>
          <w:p w14:paraId="71EA70F3" w14:textId="77777777" w:rsidR="008630D6" w:rsidRPr="001F42D3" w:rsidRDefault="008630D6" w:rsidP="00670CCB">
            <w:pPr>
              <w:pStyle w:val="TableEntry"/>
            </w:pPr>
            <w:r w:rsidRPr="001F42D3">
              <w:rPr>
                <w:color w:val="0000FF"/>
              </w:rPr>
              <w:t>Current Delivery Status</w:t>
            </w:r>
            <w:r w:rsidRPr="001F42D3">
              <w:t>=pump-delivery-status-delivering</w:t>
            </w:r>
          </w:p>
          <w:p w14:paraId="49FC18FB" w14:textId="77777777" w:rsidR="008630D6" w:rsidRPr="001F42D3" w:rsidRDefault="008630D6" w:rsidP="00670CCB">
            <w:pPr>
              <w:pStyle w:val="TableEntry"/>
            </w:pPr>
            <w:r w:rsidRPr="001F42D3">
              <w:rPr>
                <w:color w:val="0000FF"/>
              </w:rPr>
              <w:t>Program Delivery Mode</w:t>
            </w:r>
            <w:r w:rsidRPr="001F42D3">
              <w:t>=pump-program-delivery-mode-*</w:t>
            </w:r>
          </w:p>
          <w:p w14:paraId="67573504" w14:textId="77777777" w:rsidR="008630D6" w:rsidRPr="001F42D3" w:rsidRDefault="008630D6" w:rsidP="00670CCB">
            <w:pPr>
              <w:pStyle w:val="TableEntry"/>
              <w:rPr>
                <w:color w:val="0000FF"/>
              </w:rPr>
            </w:pPr>
            <w:r w:rsidRPr="001F42D3">
              <w:rPr>
                <w:color w:val="0000FF"/>
              </w:rPr>
              <w:t>Source Channel Label</w:t>
            </w:r>
            <w:r w:rsidRPr="001F42D3">
              <w:t>=vendor-specific</w:t>
            </w:r>
          </w:p>
          <w:p w14:paraId="1799C082" w14:textId="77777777" w:rsidR="008630D6" w:rsidRPr="001F42D3" w:rsidRDefault="008630D6" w:rsidP="00670CCB">
            <w:pPr>
              <w:pStyle w:val="TableEntry"/>
            </w:pPr>
            <w:r w:rsidRPr="001F42D3">
              <w:rPr>
                <w:color w:val="0000FF"/>
              </w:rPr>
              <w:t>Rate</w:t>
            </w:r>
            <w:r w:rsidRPr="001F42D3">
              <w:t>=rate of non-library-based infusion</w:t>
            </w:r>
          </w:p>
          <w:p w14:paraId="007AFDD8" w14:textId="77777777" w:rsidR="008630D6" w:rsidRPr="001F42D3" w:rsidRDefault="008630D6" w:rsidP="00670CCB">
            <w:pPr>
              <w:pStyle w:val="TableEntry"/>
            </w:pPr>
            <w:r w:rsidRPr="001F42D3">
              <w:rPr>
                <w:color w:val="0000FF"/>
              </w:rPr>
              <w:t>Dose Rate</w:t>
            </w:r>
            <w:r w:rsidRPr="001F42D3">
              <w:t>=dose rate of non-library-based infusion</w:t>
            </w:r>
          </w:p>
          <w:p w14:paraId="0968E6F1" w14:textId="00F7CB45" w:rsidR="008630D6" w:rsidRPr="001F42D3" w:rsidRDefault="008630D6" w:rsidP="00670CCB">
            <w:pPr>
              <w:pStyle w:val="TableEntry"/>
            </w:pPr>
            <w:r w:rsidRPr="001F42D3">
              <w:rPr>
                <w:color w:val="0000FF"/>
              </w:rPr>
              <w:t>Volume Programmed</w:t>
            </w:r>
            <w:r w:rsidRPr="001F42D3">
              <w:t>=</w:t>
            </w:r>
            <w:r w:rsidR="00CD47BA">
              <w:t xml:space="preserve"> </w:t>
            </w:r>
            <w:r w:rsidR="00CD47BA" w:rsidRPr="00CD47BA">
              <w:t>volume programmed for non-library infusion (if considered a new delivery) or volume programmed for library-based infusion (if considered a continuation of the library-based delivery).</w:t>
            </w:r>
          </w:p>
          <w:p w14:paraId="18706A1F" w14:textId="77777777" w:rsidR="008630D6" w:rsidRPr="001F42D3" w:rsidRDefault="008630D6" w:rsidP="00670CCB">
            <w:pPr>
              <w:pStyle w:val="TableEntry"/>
            </w:pPr>
            <w:r w:rsidRPr="001F42D3">
              <w:rPr>
                <w:color w:val="0000FF"/>
              </w:rPr>
              <w:t>Current Segment Volume Delivered</w:t>
            </w:r>
            <w:r w:rsidRPr="001F42D3">
              <w:t>=0</w:t>
            </w:r>
          </w:p>
          <w:p w14:paraId="2BA3D994" w14:textId="67CA6965" w:rsidR="008630D6" w:rsidRPr="001F42D3" w:rsidRDefault="008630D6" w:rsidP="00670CCB">
            <w:pPr>
              <w:pStyle w:val="TableEntry"/>
            </w:pPr>
            <w:r w:rsidRPr="001F42D3">
              <w:rPr>
                <w:color w:val="0000FF"/>
              </w:rPr>
              <w:t>Cumulative Volume Delivered</w:t>
            </w:r>
            <w:r w:rsidRPr="001F42D3">
              <w:t>=</w:t>
            </w:r>
            <w:r w:rsidR="00CD47BA">
              <w:t xml:space="preserve"> </w:t>
            </w:r>
            <w:r w:rsidR="00CD47BA" w:rsidRPr="00CD47BA">
              <w:t>0 (if considered a new delivery) or sum of “Current Segment Volume Delivered” values across all segments for the library delivery prior to this one (if considered a continuation of the library delivery).</w:t>
            </w:r>
          </w:p>
          <w:p w14:paraId="48B86AF6" w14:textId="346054AA" w:rsidR="008630D6" w:rsidRPr="001F42D3" w:rsidRDefault="008630D6" w:rsidP="00670CCB">
            <w:pPr>
              <w:pStyle w:val="TableEntry"/>
            </w:pPr>
            <w:r w:rsidRPr="001F42D3">
              <w:rPr>
                <w:color w:val="0000FF"/>
              </w:rPr>
              <w:t>Volume Remaining</w:t>
            </w:r>
            <w:r w:rsidRPr="001F42D3">
              <w:t>=</w:t>
            </w:r>
            <w:r w:rsidR="00CD47BA">
              <w:t xml:space="preserve"> </w:t>
            </w:r>
            <w:r w:rsidR="00CD47BA" w:rsidRPr="00CD47BA">
              <w:t>volume programmed for non-library infusion (if considered a new delivery) or volume remaining of library infusion (if considered a continuation of the library-based delivery).</w:t>
            </w:r>
            <w:r w:rsidRPr="001F42D3">
              <w:rPr>
                <w:color w:val="0000FF"/>
              </w:rPr>
              <w:t>Time Remaining</w:t>
            </w:r>
            <w:r w:rsidRPr="001F42D3">
              <w:t>=based upon Volume Remaining and Rate</w:t>
            </w:r>
          </w:p>
        </w:tc>
        <w:tc>
          <w:tcPr>
            <w:tcW w:w="1043" w:type="pct"/>
            <w:vMerge/>
          </w:tcPr>
          <w:p w14:paraId="65EC4E1C" w14:textId="77777777" w:rsidR="008630D6" w:rsidRPr="001F42D3" w:rsidRDefault="008630D6" w:rsidP="00670CCB">
            <w:pPr>
              <w:pStyle w:val="TableEntry"/>
            </w:pPr>
          </w:p>
        </w:tc>
      </w:tr>
    </w:tbl>
    <w:p w14:paraId="4BC67799" w14:textId="77777777" w:rsidR="00621E63" w:rsidRPr="001F42D3" w:rsidRDefault="00621E63" w:rsidP="00B34AEB">
      <w:pPr>
        <w:pStyle w:val="BodyText"/>
      </w:pPr>
      <w:bookmarkStart w:id="1983" w:name="_Toc371555187"/>
      <w:bookmarkStart w:id="1984" w:name="_Toc436215480"/>
    </w:p>
    <w:tbl>
      <w:tblPr>
        <w:tblW w:w="9481" w:type="dxa"/>
        <w:tblLayout w:type="fixed"/>
        <w:tblLook w:val="0000" w:firstRow="0" w:lastRow="0" w:firstColumn="0" w:lastColumn="0" w:noHBand="0" w:noVBand="0"/>
      </w:tblPr>
      <w:tblGrid>
        <w:gridCol w:w="1525"/>
        <w:gridCol w:w="2430"/>
        <w:gridCol w:w="3510"/>
        <w:gridCol w:w="1980"/>
        <w:gridCol w:w="36"/>
      </w:tblGrid>
      <w:tr w:rsidR="00E77CB8" w:rsidRPr="001F42D3" w14:paraId="4B87EC25" w14:textId="77777777" w:rsidTr="005C1693">
        <w:trPr>
          <w:trHeight w:val="275"/>
          <w:tblHeader/>
        </w:trPr>
        <w:tc>
          <w:tcPr>
            <w:tcW w:w="1525" w:type="dxa"/>
            <w:tcBorders>
              <w:top w:val="single" w:sz="4" w:space="0" w:color="000000"/>
              <w:left w:val="single" w:sz="4" w:space="0" w:color="000000"/>
              <w:bottom w:val="single" w:sz="4" w:space="0" w:color="000000"/>
            </w:tcBorders>
            <w:shd w:val="clear" w:color="auto" w:fill="D9D9D9" w:themeFill="background1" w:themeFillShade="D9"/>
          </w:tcPr>
          <w:p w14:paraId="7957D1F1" w14:textId="77777777" w:rsidR="00E77CB8" w:rsidRPr="001F42D3" w:rsidRDefault="00E77CB8" w:rsidP="005C1693">
            <w:pPr>
              <w:pStyle w:val="TableEntryHeader"/>
            </w:pPr>
            <w:r w:rsidRPr="001F42D3">
              <w:rPr>
                <w:rFonts w:eastAsia="Arial"/>
              </w:rPr>
              <w:lastRenderedPageBreak/>
              <w:t xml:space="preserve">Clinical Scenario </w:t>
            </w:r>
          </w:p>
        </w:tc>
        <w:tc>
          <w:tcPr>
            <w:tcW w:w="2430" w:type="dxa"/>
            <w:tcBorders>
              <w:top w:val="single" w:sz="4" w:space="0" w:color="000000"/>
              <w:left w:val="single" w:sz="4" w:space="0" w:color="000000"/>
              <w:bottom w:val="single" w:sz="4" w:space="0" w:color="000000"/>
            </w:tcBorders>
            <w:shd w:val="clear" w:color="auto" w:fill="D9D9D9" w:themeFill="background1" w:themeFillShade="D9"/>
          </w:tcPr>
          <w:p w14:paraId="391E0236" w14:textId="77777777" w:rsidR="00E77CB8" w:rsidRPr="001F42D3" w:rsidRDefault="00E77CB8" w:rsidP="005C1693">
            <w:pPr>
              <w:pStyle w:val="TableEntryHeader"/>
            </w:pPr>
            <w:r w:rsidRPr="001F42D3">
              <w:rPr>
                <w:rFonts w:eastAsia="Arial"/>
              </w:rPr>
              <w:t xml:space="preserve">PCD-10 Event </w:t>
            </w:r>
          </w:p>
        </w:tc>
        <w:tc>
          <w:tcPr>
            <w:tcW w:w="3510" w:type="dxa"/>
            <w:tcBorders>
              <w:top w:val="single" w:sz="4" w:space="0" w:color="000000"/>
              <w:left w:val="single" w:sz="4" w:space="0" w:color="000000"/>
              <w:bottom w:val="single" w:sz="4" w:space="0" w:color="000000"/>
            </w:tcBorders>
            <w:shd w:val="clear" w:color="auto" w:fill="D9D9D9" w:themeFill="background1" w:themeFillShade="D9"/>
          </w:tcPr>
          <w:p w14:paraId="4F47AE9A" w14:textId="77777777" w:rsidR="00E77CB8" w:rsidRPr="001F42D3" w:rsidRDefault="00E77CB8" w:rsidP="005C1693">
            <w:pPr>
              <w:pStyle w:val="TableEntryHeader"/>
            </w:pPr>
            <w:r w:rsidRPr="001F42D3">
              <w:rPr>
                <w:rFonts w:eastAsia="Arial"/>
              </w:rPr>
              <w:t xml:space="preserve">Parameters </w:t>
            </w:r>
          </w:p>
        </w:tc>
        <w:tc>
          <w:tcPr>
            <w:tcW w:w="2016"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0233BF" w14:textId="77777777" w:rsidR="00E77CB8" w:rsidRPr="001F42D3" w:rsidRDefault="00E77CB8" w:rsidP="005C1693">
            <w:pPr>
              <w:pStyle w:val="TableEntryHeader"/>
            </w:pPr>
            <w:r w:rsidRPr="001F42D3">
              <w:rPr>
                <w:rFonts w:eastAsia="Arial"/>
              </w:rPr>
              <w:t xml:space="preserve">Discussion </w:t>
            </w:r>
          </w:p>
        </w:tc>
      </w:tr>
      <w:tr w:rsidR="00E77CB8" w:rsidRPr="001F42D3" w14:paraId="4FCF84F5" w14:textId="77777777" w:rsidTr="0030483D">
        <w:trPr>
          <w:trHeight w:val="2583"/>
        </w:trPr>
        <w:tc>
          <w:tcPr>
            <w:tcW w:w="1525" w:type="dxa"/>
            <w:tcBorders>
              <w:top w:val="single" w:sz="4" w:space="0" w:color="000000"/>
              <w:left w:val="single" w:sz="4" w:space="0" w:color="000000"/>
              <w:bottom w:val="single" w:sz="4" w:space="0" w:color="000000"/>
            </w:tcBorders>
          </w:tcPr>
          <w:p w14:paraId="387B2567" w14:textId="77777777" w:rsidR="00E77CB8" w:rsidRPr="005C1693" w:rsidRDefault="00E77CB8" w:rsidP="005C1693">
            <w:pPr>
              <w:pStyle w:val="TableEntry"/>
              <w:rPr>
                <w:i/>
                <w:iCs/>
              </w:rPr>
            </w:pPr>
            <w:r w:rsidRPr="005C1693">
              <w:rPr>
                <w:i/>
                <w:iCs/>
              </w:rPr>
              <w:t>TCI Infusion – Plasma Target</w:t>
            </w:r>
          </w:p>
          <w:p w14:paraId="6756B1B7" w14:textId="77777777" w:rsidR="00E77CB8" w:rsidRPr="001F42D3" w:rsidRDefault="00E77CB8" w:rsidP="005C1693">
            <w:pPr>
              <w:pStyle w:val="TableEntry"/>
            </w:pPr>
          </w:p>
          <w:p w14:paraId="03EC9665" w14:textId="77777777" w:rsidR="00E77CB8" w:rsidRPr="001F42D3" w:rsidRDefault="00E77CB8" w:rsidP="005C1693">
            <w:pPr>
              <w:pStyle w:val="TableEntry"/>
            </w:pPr>
            <w:r w:rsidRPr="001F42D3">
              <w:rPr>
                <w:b/>
              </w:rPr>
              <w:t>Infusion starts</w:t>
            </w:r>
          </w:p>
          <w:p w14:paraId="26525D29" w14:textId="77777777" w:rsidR="00E77CB8" w:rsidRPr="001F42D3" w:rsidRDefault="00E77CB8" w:rsidP="005C1693">
            <w:pPr>
              <w:pStyle w:val="TableEntry"/>
            </w:pPr>
            <w:r w:rsidRPr="001F42D3">
              <w:t>Automatic Rate Change</w:t>
            </w:r>
          </w:p>
          <w:p w14:paraId="40CCB7C6" w14:textId="77777777" w:rsidR="00E77CB8" w:rsidRPr="001F42D3" w:rsidRDefault="00E77CB8" w:rsidP="005C1693">
            <w:pPr>
              <w:pStyle w:val="TableEntry"/>
            </w:pPr>
            <w:r w:rsidRPr="001F42D3">
              <w:t xml:space="preserve">End of Infusion </w:t>
            </w:r>
          </w:p>
        </w:tc>
        <w:tc>
          <w:tcPr>
            <w:tcW w:w="2430" w:type="dxa"/>
            <w:tcBorders>
              <w:top w:val="single" w:sz="4" w:space="0" w:color="000000"/>
              <w:left w:val="single" w:sz="4" w:space="0" w:color="000000"/>
              <w:bottom w:val="single" w:sz="4" w:space="0" w:color="000000"/>
            </w:tcBorders>
          </w:tcPr>
          <w:p w14:paraId="08B30485" w14:textId="77777777" w:rsidR="00E77CB8" w:rsidRPr="001F42D3" w:rsidRDefault="00E77CB8" w:rsidP="005C1693">
            <w:pPr>
              <w:pStyle w:val="TableEntry"/>
            </w:pPr>
            <w:r w:rsidRPr="001F42D3">
              <w:t xml:space="preserve">MDC_EVT_PUMP_DELIV_ START </w:t>
            </w:r>
          </w:p>
        </w:tc>
        <w:tc>
          <w:tcPr>
            <w:tcW w:w="3510" w:type="dxa"/>
            <w:tcBorders>
              <w:top w:val="single" w:sz="4" w:space="0" w:color="000000"/>
              <w:left w:val="single" w:sz="4" w:space="0" w:color="000000"/>
              <w:bottom w:val="single" w:sz="4" w:space="0" w:color="000000"/>
            </w:tcBorders>
          </w:tcPr>
          <w:p w14:paraId="56C110C5" w14:textId="77777777" w:rsidR="00E77CB8" w:rsidRPr="005C1693" w:rsidRDefault="00E77CB8" w:rsidP="005C1693">
            <w:pPr>
              <w:pStyle w:val="TableEntry"/>
              <w:rPr>
                <w:b/>
                <w:bCs/>
                <w:u w:val="single"/>
              </w:rPr>
            </w:pPr>
            <w:r w:rsidRPr="005C1693">
              <w:rPr>
                <w:b/>
                <w:bCs/>
                <w:u w:val="single"/>
              </w:rPr>
              <w:t xml:space="preserve">Pump Delivery Info Parameters: </w:t>
            </w:r>
          </w:p>
          <w:p w14:paraId="47AD4715" w14:textId="77777777" w:rsidR="00E77CB8" w:rsidRPr="005C1693" w:rsidRDefault="00E77CB8" w:rsidP="005C1693">
            <w:pPr>
              <w:pStyle w:val="TableEntry"/>
              <w:rPr>
                <w:rFonts w:eastAsia="Arial"/>
              </w:rPr>
            </w:pPr>
          </w:p>
          <w:p w14:paraId="5D8CD196" w14:textId="77777777" w:rsidR="00E77CB8" w:rsidRPr="001F42D3" w:rsidRDefault="00E77CB8" w:rsidP="005C1693">
            <w:pPr>
              <w:pStyle w:val="TableEntry"/>
            </w:pPr>
            <w:r w:rsidRPr="001F42D3">
              <w:t xml:space="preserve">Infusing Status=pump-status-infusing </w:t>
            </w:r>
          </w:p>
          <w:p w14:paraId="7E5142FA" w14:textId="77777777" w:rsidR="00E77CB8" w:rsidRPr="001F42D3" w:rsidRDefault="00E77CB8" w:rsidP="005C1693">
            <w:pPr>
              <w:pStyle w:val="TableEntry"/>
            </w:pPr>
            <w:r w:rsidRPr="001F42D3">
              <w:t xml:space="preserve">Current Pump Fluid Flow=current rate </w:t>
            </w:r>
          </w:p>
          <w:p w14:paraId="0E8368B5" w14:textId="77777777" w:rsidR="00E77CB8" w:rsidRPr="001F42D3" w:rsidRDefault="00E77CB8" w:rsidP="005C1693">
            <w:pPr>
              <w:pStyle w:val="TableEntry"/>
            </w:pPr>
            <w:r w:rsidRPr="001F42D3">
              <w:t>Pump Active Sources= pump-source-info-primary</w:t>
            </w:r>
          </w:p>
          <w:p w14:paraId="6254B334" w14:textId="77777777" w:rsidR="00E77CB8" w:rsidRPr="001F42D3" w:rsidRDefault="00E77CB8" w:rsidP="005C1693">
            <w:pPr>
              <w:pStyle w:val="TableEntry"/>
            </w:pPr>
          </w:p>
          <w:p w14:paraId="666BCEB8" w14:textId="77777777" w:rsidR="00E77CB8" w:rsidRPr="005C1693" w:rsidRDefault="00E77CB8" w:rsidP="005C1693">
            <w:pPr>
              <w:pStyle w:val="TableEntry"/>
              <w:rPr>
                <w:b/>
                <w:bCs/>
                <w:u w:val="single"/>
              </w:rPr>
            </w:pPr>
            <w:r w:rsidRPr="005C1693">
              <w:rPr>
                <w:b/>
                <w:bCs/>
                <w:u w:val="single"/>
              </w:rPr>
              <w:t xml:space="preserve">Active Source Parameters: </w:t>
            </w:r>
          </w:p>
          <w:p w14:paraId="50E65A36" w14:textId="77777777" w:rsidR="00E77CB8" w:rsidRPr="005C1693" w:rsidRDefault="00E77CB8" w:rsidP="005C1693">
            <w:pPr>
              <w:pStyle w:val="TableEntry"/>
              <w:rPr>
                <w:rFonts w:eastAsia="Arial"/>
              </w:rPr>
            </w:pPr>
          </w:p>
          <w:p w14:paraId="301F9CA4" w14:textId="77777777" w:rsidR="00E77CB8" w:rsidRPr="001F42D3" w:rsidRDefault="00E77CB8" w:rsidP="005C1693">
            <w:pPr>
              <w:pStyle w:val="TableEntry"/>
            </w:pPr>
            <w:r w:rsidRPr="001F42D3">
              <w:t xml:space="preserve">Current Delivery Status=pump-delivery-status-delivering </w:t>
            </w:r>
          </w:p>
          <w:p w14:paraId="47C8FCF2" w14:textId="77777777" w:rsidR="00E77CB8" w:rsidRPr="001F42D3" w:rsidRDefault="00E77CB8" w:rsidP="005C1693">
            <w:pPr>
              <w:pStyle w:val="TableEntry"/>
            </w:pPr>
            <w:r w:rsidRPr="001F42D3">
              <w:t xml:space="preserve">Program Delivery Mode=pump-program-delivery-mode-continuous </w:t>
            </w:r>
          </w:p>
          <w:p w14:paraId="049CA0B1" w14:textId="77777777" w:rsidR="00E77CB8" w:rsidRPr="001F42D3" w:rsidRDefault="00E77CB8" w:rsidP="005C1693">
            <w:pPr>
              <w:pStyle w:val="TableEntry"/>
            </w:pPr>
            <w:r w:rsidRPr="001F42D3">
              <w:t xml:space="preserve">Source Channel Label=vendor-specific </w:t>
            </w:r>
          </w:p>
          <w:p w14:paraId="07CD5270" w14:textId="77777777" w:rsidR="00E77CB8" w:rsidRPr="001F42D3" w:rsidRDefault="00E77CB8" w:rsidP="005C1693">
            <w:pPr>
              <w:pStyle w:val="TableEntry"/>
            </w:pPr>
            <w:r w:rsidRPr="001F42D3">
              <w:t xml:space="preserve">Rate=current rate </w:t>
            </w:r>
          </w:p>
          <w:p w14:paraId="6AE045A3" w14:textId="77777777" w:rsidR="00E77CB8" w:rsidRPr="001F42D3" w:rsidRDefault="00E77CB8" w:rsidP="005C1693">
            <w:pPr>
              <w:pStyle w:val="TableEntry"/>
            </w:pPr>
            <w:r w:rsidRPr="001F42D3">
              <w:t xml:space="preserve">Dose Rate=current dose rate </w:t>
            </w:r>
          </w:p>
          <w:p w14:paraId="38DC6BD6" w14:textId="77777777" w:rsidR="00E77CB8" w:rsidRPr="001F42D3" w:rsidRDefault="00E77CB8" w:rsidP="005C1693">
            <w:pPr>
              <w:pStyle w:val="TableEntry"/>
            </w:pPr>
            <w:r w:rsidRPr="001F42D3">
              <w:t>Volume Programmed= initial volume in syringe</w:t>
            </w:r>
          </w:p>
          <w:p w14:paraId="7B21C0B0" w14:textId="77777777" w:rsidR="00E77CB8" w:rsidRPr="001F42D3" w:rsidRDefault="00E77CB8" w:rsidP="005C1693">
            <w:pPr>
              <w:pStyle w:val="TableEntry"/>
            </w:pPr>
            <w:r w:rsidRPr="001F42D3">
              <w:t xml:space="preserve">Current Segment Volume Delivered=0 </w:t>
            </w:r>
          </w:p>
          <w:p w14:paraId="58EA18DF" w14:textId="77777777" w:rsidR="00E77CB8" w:rsidRPr="001F42D3" w:rsidRDefault="00E77CB8" w:rsidP="005C1693">
            <w:pPr>
              <w:pStyle w:val="TableEntry"/>
            </w:pPr>
            <w:r w:rsidRPr="001F42D3">
              <w:t xml:space="preserve">Cumulative Volume Delivered=0 </w:t>
            </w:r>
          </w:p>
          <w:p w14:paraId="27C90372" w14:textId="77777777" w:rsidR="00E77CB8" w:rsidRPr="001F42D3" w:rsidRDefault="00E77CB8" w:rsidP="005C1693">
            <w:pPr>
              <w:pStyle w:val="TableEntry"/>
            </w:pPr>
            <w:r w:rsidRPr="001F42D3">
              <w:t>Volume Remaining=current volume in syringe</w:t>
            </w:r>
          </w:p>
          <w:p w14:paraId="6595FD7C" w14:textId="77777777" w:rsidR="00E77CB8" w:rsidRPr="001F42D3" w:rsidRDefault="00E77CB8" w:rsidP="005C1693">
            <w:pPr>
              <w:pStyle w:val="TableEntry"/>
              <w:rPr>
                <w:strike/>
              </w:rPr>
            </w:pPr>
          </w:p>
          <w:p w14:paraId="462A6C6B" w14:textId="77777777" w:rsidR="00E77CB8" w:rsidRPr="001F42D3" w:rsidRDefault="00E77CB8" w:rsidP="005C1693">
            <w:pPr>
              <w:pStyle w:val="TableEntry"/>
            </w:pPr>
            <w:r w:rsidRPr="001F42D3">
              <w:t>TCI State=pump-tci-target-plasma</w:t>
            </w:r>
          </w:p>
          <w:p w14:paraId="648E0DB3" w14:textId="77777777" w:rsidR="00E77CB8" w:rsidRPr="001F42D3" w:rsidRDefault="00E77CB8" w:rsidP="005C1693">
            <w:pPr>
              <w:pStyle w:val="TableEntry"/>
            </w:pPr>
            <w:r w:rsidRPr="001F42D3">
              <w:t>TCI Model used= model name</w:t>
            </w:r>
          </w:p>
          <w:p w14:paraId="38B07B26" w14:textId="77777777" w:rsidR="00E77CB8" w:rsidRPr="001F42D3" w:rsidRDefault="00E77CB8" w:rsidP="005C1693">
            <w:pPr>
              <w:pStyle w:val="TableEntry"/>
            </w:pPr>
            <w:r w:rsidRPr="001F42D3">
              <w:t>TCI Target Concentration=programmed plasma concentration</w:t>
            </w:r>
          </w:p>
          <w:p w14:paraId="65712297" w14:textId="77777777" w:rsidR="00E77CB8" w:rsidRPr="001F42D3" w:rsidRDefault="00E77CB8" w:rsidP="005C1693">
            <w:pPr>
              <w:pStyle w:val="TableEntry"/>
            </w:pPr>
            <w:r w:rsidRPr="001F42D3">
              <w:t>TCI current Plasma concentration=current value</w:t>
            </w:r>
          </w:p>
          <w:p w14:paraId="4048E721"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47D7A286" w14:textId="77777777" w:rsidR="00E77CB8" w:rsidRPr="001F42D3" w:rsidRDefault="00E77CB8" w:rsidP="005C1693">
            <w:pPr>
              <w:pStyle w:val="TableEntry"/>
            </w:pPr>
            <w:r w:rsidRPr="001F42D3">
              <w:t xml:space="preserve">There is no </w:t>
            </w:r>
            <w:r w:rsidRPr="001F42D3">
              <w:rPr>
                <w:b/>
              </w:rPr>
              <w:t>Volume Programmed</w:t>
            </w:r>
            <w:r w:rsidRPr="001F42D3">
              <w:t xml:space="preserve"> for TCI, so the Volume Programmed is the initial volume in the syringe.</w:t>
            </w:r>
          </w:p>
          <w:p w14:paraId="3682B7BC" w14:textId="77777777" w:rsidR="00E77CB8" w:rsidRPr="001F42D3" w:rsidRDefault="00E77CB8" w:rsidP="005C1693">
            <w:pPr>
              <w:pStyle w:val="TableEntry"/>
            </w:pPr>
            <w:r w:rsidRPr="001F42D3">
              <w:t xml:space="preserve">The pump is always adapting the flowrate, so a </w:t>
            </w:r>
            <w:r w:rsidRPr="001F42D3">
              <w:rPr>
                <w:b/>
              </w:rPr>
              <w:t>Time</w:t>
            </w:r>
            <w:r w:rsidRPr="001F42D3">
              <w:t xml:space="preserve"> </w:t>
            </w:r>
            <w:r w:rsidRPr="001F42D3">
              <w:rPr>
                <w:b/>
              </w:rPr>
              <w:t xml:space="preserve">Remaining </w:t>
            </w:r>
            <w:r w:rsidRPr="001F42D3">
              <w:t>is senseless.</w:t>
            </w:r>
          </w:p>
        </w:tc>
      </w:tr>
      <w:tr w:rsidR="00E77CB8" w:rsidRPr="001F42D3" w14:paraId="2D0148C7" w14:textId="77777777" w:rsidTr="0030483D">
        <w:trPr>
          <w:trHeight w:val="2583"/>
        </w:trPr>
        <w:tc>
          <w:tcPr>
            <w:tcW w:w="1525" w:type="dxa"/>
            <w:vMerge w:val="restart"/>
            <w:tcBorders>
              <w:top w:val="single" w:sz="4" w:space="0" w:color="000000"/>
              <w:left w:val="single" w:sz="4" w:space="0" w:color="000000"/>
              <w:bottom w:val="single" w:sz="4" w:space="0" w:color="000000"/>
            </w:tcBorders>
          </w:tcPr>
          <w:p w14:paraId="672C86CA" w14:textId="77777777" w:rsidR="00E77CB8" w:rsidRPr="005C1693" w:rsidRDefault="00E77CB8" w:rsidP="005C1693">
            <w:pPr>
              <w:pStyle w:val="TableEntry"/>
              <w:rPr>
                <w:i/>
                <w:iCs/>
              </w:rPr>
            </w:pPr>
            <w:r w:rsidRPr="005C1693">
              <w:rPr>
                <w:i/>
                <w:iCs/>
              </w:rPr>
              <w:t>TCI Infusion – Plasma Target</w:t>
            </w:r>
          </w:p>
          <w:p w14:paraId="323BE0C7" w14:textId="77777777" w:rsidR="00E77CB8" w:rsidRPr="001F42D3" w:rsidRDefault="00E77CB8" w:rsidP="005C1693">
            <w:pPr>
              <w:pStyle w:val="TableEntry"/>
            </w:pPr>
          </w:p>
          <w:p w14:paraId="3E2B13A0" w14:textId="77777777" w:rsidR="00E77CB8" w:rsidRPr="001F42D3" w:rsidRDefault="00E77CB8" w:rsidP="005C1693">
            <w:pPr>
              <w:pStyle w:val="TableEntry"/>
            </w:pPr>
            <w:r w:rsidRPr="001F42D3">
              <w:t>Infusion starts</w:t>
            </w:r>
          </w:p>
          <w:p w14:paraId="159CB918" w14:textId="77777777" w:rsidR="00E77CB8" w:rsidRPr="001F42D3" w:rsidRDefault="00E77CB8" w:rsidP="005C1693">
            <w:pPr>
              <w:pStyle w:val="TableEntry"/>
            </w:pPr>
            <w:r w:rsidRPr="001F42D3">
              <w:rPr>
                <w:b/>
              </w:rPr>
              <w:t>Automatic Rate Change</w:t>
            </w:r>
          </w:p>
          <w:p w14:paraId="38758AA3" w14:textId="77777777" w:rsidR="00E77CB8" w:rsidRPr="001F42D3" w:rsidRDefault="00E77CB8" w:rsidP="005C1693">
            <w:pPr>
              <w:pStyle w:val="TableEntry"/>
            </w:pPr>
            <w:r w:rsidRPr="001F42D3">
              <w:t>End of Infusion</w:t>
            </w:r>
          </w:p>
          <w:p w14:paraId="10545C8B" w14:textId="77777777" w:rsidR="00E77CB8" w:rsidRPr="001F42D3" w:rsidRDefault="00E77CB8" w:rsidP="00234EAB">
            <w:pPr>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0F6F055C" w14:textId="77777777" w:rsidR="00E77CB8" w:rsidRPr="001F42D3" w:rsidRDefault="00E77CB8" w:rsidP="005C1693">
            <w:pPr>
              <w:pStyle w:val="TableEntry"/>
            </w:pPr>
            <w:r w:rsidRPr="001F42D3">
              <w:t>MDC_EVT_PUMP_DELIV_ STOP</w:t>
            </w:r>
          </w:p>
          <w:p w14:paraId="312D4B20" w14:textId="77777777" w:rsidR="00E77CB8" w:rsidRPr="001F42D3" w:rsidRDefault="00E77CB8" w:rsidP="005C1693">
            <w:pPr>
              <w:pStyle w:val="TableEntry"/>
            </w:pPr>
            <w:r w:rsidRPr="001F42D3">
              <w:t xml:space="preserve"> </w:t>
            </w:r>
          </w:p>
        </w:tc>
        <w:tc>
          <w:tcPr>
            <w:tcW w:w="3510" w:type="dxa"/>
            <w:tcBorders>
              <w:top w:val="single" w:sz="4" w:space="0" w:color="000000"/>
              <w:left w:val="single" w:sz="4" w:space="0" w:color="000000"/>
              <w:bottom w:val="single" w:sz="4" w:space="0" w:color="000000"/>
            </w:tcBorders>
          </w:tcPr>
          <w:p w14:paraId="31A7E703" w14:textId="77777777" w:rsidR="00E77CB8" w:rsidRPr="005C1693" w:rsidRDefault="00E77CB8" w:rsidP="005C1693">
            <w:pPr>
              <w:pStyle w:val="TableEntry"/>
              <w:rPr>
                <w:b/>
                <w:bCs/>
                <w:u w:val="single"/>
              </w:rPr>
            </w:pPr>
            <w:r w:rsidRPr="005C1693">
              <w:rPr>
                <w:b/>
                <w:bCs/>
                <w:u w:val="single"/>
              </w:rPr>
              <w:t xml:space="preserve">Pump Delivery Info Parameters: </w:t>
            </w:r>
          </w:p>
          <w:p w14:paraId="11563682" w14:textId="77777777" w:rsidR="00E77CB8" w:rsidRPr="001F42D3" w:rsidRDefault="00E77CB8" w:rsidP="005C1693">
            <w:pPr>
              <w:pStyle w:val="TableEntry"/>
            </w:pPr>
          </w:p>
          <w:p w14:paraId="3375D997" w14:textId="77777777" w:rsidR="00E77CB8" w:rsidRPr="001F42D3" w:rsidRDefault="00E77CB8" w:rsidP="005C1693">
            <w:pPr>
              <w:pStyle w:val="TableEntry"/>
            </w:pPr>
            <w:r w:rsidRPr="001F42D3">
              <w:t>Infusing Status=pump-status-infusing</w:t>
            </w:r>
          </w:p>
          <w:p w14:paraId="4B2950D1" w14:textId="77777777" w:rsidR="00E77CB8" w:rsidRPr="001F42D3" w:rsidRDefault="00E77CB8" w:rsidP="005C1693">
            <w:pPr>
              <w:pStyle w:val="TableEntry"/>
            </w:pPr>
            <w:r w:rsidRPr="001F42D3">
              <w:t xml:space="preserve">Current Pump Fluid Flow=pump reported rate </w:t>
            </w:r>
          </w:p>
          <w:p w14:paraId="0B0E4F66" w14:textId="77777777" w:rsidR="00E77CB8" w:rsidRPr="001F42D3" w:rsidRDefault="00E77CB8" w:rsidP="005C1693">
            <w:pPr>
              <w:pStyle w:val="TableEntry"/>
            </w:pPr>
            <w:r w:rsidRPr="001F42D3">
              <w:t>Pump Active Sources=pump-source-info-primary</w:t>
            </w:r>
          </w:p>
          <w:p w14:paraId="3F08BDFE" w14:textId="77777777" w:rsidR="00E77CB8" w:rsidRPr="001F42D3" w:rsidRDefault="00E77CB8" w:rsidP="005C1693">
            <w:pPr>
              <w:pStyle w:val="TableEntry"/>
            </w:pPr>
          </w:p>
          <w:p w14:paraId="4D6D8D1E" w14:textId="77777777" w:rsidR="00E77CB8" w:rsidRPr="005C1693" w:rsidRDefault="00E77CB8" w:rsidP="005C1693">
            <w:pPr>
              <w:pStyle w:val="TableEntry"/>
              <w:rPr>
                <w:b/>
                <w:bCs/>
                <w:u w:val="single"/>
              </w:rPr>
            </w:pPr>
            <w:r w:rsidRPr="005C1693">
              <w:rPr>
                <w:b/>
                <w:bCs/>
                <w:u w:val="single"/>
              </w:rPr>
              <w:t xml:space="preserve">Active Source Parameters: </w:t>
            </w:r>
          </w:p>
          <w:p w14:paraId="7ECB9B8D" w14:textId="77777777" w:rsidR="00E77CB8" w:rsidRPr="001F42D3" w:rsidRDefault="00E77CB8" w:rsidP="005C1693">
            <w:pPr>
              <w:pStyle w:val="TableEntry"/>
            </w:pPr>
          </w:p>
          <w:p w14:paraId="641B6063" w14:textId="77777777" w:rsidR="00E77CB8" w:rsidRPr="001F42D3" w:rsidRDefault="00E77CB8" w:rsidP="005C1693">
            <w:pPr>
              <w:pStyle w:val="TableEntry"/>
            </w:pPr>
            <w:r w:rsidRPr="001F42D3">
              <w:t xml:space="preserve">Current Delivery Status=pump-delivery-status-transitioning </w:t>
            </w:r>
          </w:p>
          <w:p w14:paraId="094DB306" w14:textId="77777777" w:rsidR="00E77CB8" w:rsidRPr="001F42D3" w:rsidRDefault="00E77CB8" w:rsidP="005C1693">
            <w:pPr>
              <w:pStyle w:val="TableEntry"/>
            </w:pPr>
            <w:r w:rsidRPr="001F42D3">
              <w:t xml:space="preserve">Program Delivery Mode= pump-program-delivery-mode-continuous </w:t>
            </w:r>
          </w:p>
          <w:p w14:paraId="04D9A6BB" w14:textId="77777777" w:rsidR="00E77CB8" w:rsidRPr="001F42D3" w:rsidRDefault="00E77CB8" w:rsidP="005C1693">
            <w:pPr>
              <w:pStyle w:val="TableEntry"/>
            </w:pPr>
            <w:r w:rsidRPr="001F42D3">
              <w:t xml:space="preserve">Source Channel Label=vendor-specific </w:t>
            </w:r>
          </w:p>
          <w:p w14:paraId="2CDDF43B" w14:textId="77777777" w:rsidR="00E77CB8" w:rsidRPr="001F42D3" w:rsidRDefault="00E77CB8" w:rsidP="005C1693">
            <w:pPr>
              <w:pStyle w:val="TableEntry"/>
            </w:pPr>
            <w:r w:rsidRPr="001F42D3">
              <w:t xml:space="preserve">Rate=old rate </w:t>
            </w:r>
          </w:p>
          <w:p w14:paraId="59EF39EC" w14:textId="77777777" w:rsidR="00E77CB8" w:rsidRPr="001F42D3" w:rsidRDefault="00E77CB8" w:rsidP="005C1693">
            <w:pPr>
              <w:pStyle w:val="TableEntry"/>
            </w:pPr>
            <w:r w:rsidRPr="001F42D3">
              <w:lastRenderedPageBreak/>
              <w:t xml:space="preserve">Dose Rate=old dose rate </w:t>
            </w:r>
          </w:p>
          <w:p w14:paraId="498DFF4E" w14:textId="77777777" w:rsidR="00E77CB8" w:rsidRPr="001F42D3" w:rsidRDefault="00E77CB8" w:rsidP="005C1693">
            <w:pPr>
              <w:pStyle w:val="TableEntry"/>
            </w:pPr>
            <w:r w:rsidRPr="001F42D3">
              <w:t>Volume Programmed= initial volume in syringe</w:t>
            </w:r>
          </w:p>
          <w:p w14:paraId="678834BE" w14:textId="77777777" w:rsidR="00E77CB8" w:rsidRPr="001F42D3" w:rsidRDefault="00E77CB8" w:rsidP="005C1693">
            <w:pPr>
              <w:pStyle w:val="TableEntry"/>
            </w:pPr>
            <w:r w:rsidRPr="001F42D3">
              <w:t xml:space="preserve">Current Segment Volume Delivered=volume delivered since last DELIV_START </w:t>
            </w:r>
          </w:p>
          <w:p w14:paraId="6F5C3BF4" w14:textId="77777777" w:rsidR="00E77CB8" w:rsidRPr="001F42D3" w:rsidRDefault="00E77CB8" w:rsidP="005C1693">
            <w:pPr>
              <w:pStyle w:val="TableEntry"/>
            </w:pPr>
            <w:r w:rsidRPr="001F42D3">
              <w:t xml:space="preserve">Cumulative Volume Delivered=sum of “Current Segment Volume Delivered” values across all segments for the delivery, including the one just completed </w:t>
            </w:r>
          </w:p>
          <w:p w14:paraId="4075052A" w14:textId="77777777" w:rsidR="00E77CB8" w:rsidRPr="001F42D3" w:rsidRDefault="00E77CB8" w:rsidP="005C1693">
            <w:pPr>
              <w:pStyle w:val="TableEntry"/>
            </w:pPr>
            <w:r w:rsidRPr="001F42D3">
              <w:t>Volume Remaining= current volume in syringe</w:t>
            </w:r>
          </w:p>
          <w:p w14:paraId="6453EA1B" w14:textId="77777777" w:rsidR="00E77CB8" w:rsidRPr="001F42D3" w:rsidRDefault="00E77CB8" w:rsidP="005C1693">
            <w:pPr>
              <w:pStyle w:val="TableEntry"/>
              <w:rPr>
                <w:strike/>
              </w:rPr>
            </w:pPr>
          </w:p>
          <w:p w14:paraId="02490373" w14:textId="77777777" w:rsidR="00E77CB8" w:rsidRPr="001F42D3" w:rsidRDefault="00E77CB8" w:rsidP="005C1693">
            <w:pPr>
              <w:pStyle w:val="TableEntry"/>
            </w:pPr>
            <w:r w:rsidRPr="001F42D3">
              <w:t>TCI State=pump-tci-target-plasma</w:t>
            </w:r>
          </w:p>
          <w:p w14:paraId="46160CFF" w14:textId="77777777" w:rsidR="00E77CB8" w:rsidRPr="001F42D3" w:rsidRDefault="00E77CB8" w:rsidP="005C1693">
            <w:pPr>
              <w:pStyle w:val="TableEntry"/>
            </w:pPr>
            <w:r w:rsidRPr="001F42D3">
              <w:t>TCI Model used= model name</w:t>
            </w:r>
          </w:p>
          <w:p w14:paraId="56FD71A6" w14:textId="77777777" w:rsidR="00E77CB8" w:rsidRPr="001F42D3" w:rsidRDefault="00E77CB8" w:rsidP="005C1693">
            <w:pPr>
              <w:pStyle w:val="TableEntry"/>
            </w:pPr>
            <w:r w:rsidRPr="001F42D3">
              <w:t>TCI Target Concentration=programmed plasma concentration</w:t>
            </w:r>
          </w:p>
          <w:p w14:paraId="53FDC412" w14:textId="77777777" w:rsidR="00E77CB8" w:rsidRPr="001F42D3" w:rsidRDefault="00E77CB8" w:rsidP="005C1693">
            <w:pPr>
              <w:pStyle w:val="TableEntry"/>
            </w:pPr>
            <w:r w:rsidRPr="001F42D3">
              <w:t>TCI current Plasma concentration=current value</w:t>
            </w:r>
          </w:p>
          <w:p w14:paraId="4957CD6A"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48704468" w14:textId="77777777" w:rsidR="00E77CB8" w:rsidRPr="001F42D3" w:rsidRDefault="00E77CB8" w:rsidP="005C1693">
            <w:pPr>
              <w:pStyle w:val="TableEntry"/>
            </w:pPr>
            <w:r w:rsidRPr="001F42D3">
              <w:lastRenderedPageBreak/>
              <w:t>There will be several Automatic Rate Change</w:t>
            </w:r>
          </w:p>
          <w:p w14:paraId="15FD2F03" w14:textId="77777777" w:rsidR="00E77CB8" w:rsidRPr="001F42D3" w:rsidRDefault="00E77CB8" w:rsidP="00234EAB">
            <w:pPr>
              <w:ind w:hanging="2"/>
              <w:rPr>
                <w:color w:val="000000"/>
                <w:sz w:val="18"/>
                <w:szCs w:val="18"/>
              </w:rPr>
            </w:pPr>
          </w:p>
        </w:tc>
      </w:tr>
      <w:tr w:rsidR="00E77CB8" w:rsidRPr="001F42D3" w14:paraId="54073B96" w14:textId="77777777" w:rsidTr="0030483D">
        <w:trPr>
          <w:trHeight w:val="2583"/>
        </w:trPr>
        <w:tc>
          <w:tcPr>
            <w:tcW w:w="1525" w:type="dxa"/>
            <w:vMerge/>
            <w:tcBorders>
              <w:top w:val="single" w:sz="4" w:space="0" w:color="000000"/>
              <w:left w:val="single" w:sz="4" w:space="0" w:color="000000"/>
              <w:bottom w:val="single" w:sz="4" w:space="0" w:color="000000"/>
            </w:tcBorders>
          </w:tcPr>
          <w:p w14:paraId="2551C719" w14:textId="77777777" w:rsidR="00E77CB8" w:rsidRPr="001F42D3" w:rsidRDefault="00E77CB8" w:rsidP="00234EAB">
            <w:pPr>
              <w:widowControl w:val="0"/>
              <w:pBdr>
                <w:top w:val="nil"/>
                <w:left w:val="nil"/>
                <w:bottom w:val="nil"/>
                <w:right w:val="nil"/>
                <w:between w:val="nil"/>
              </w:pBdr>
              <w:spacing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4D4FC487" w14:textId="77777777" w:rsidR="00E77CB8" w:rsidRPr="001F42D3" w:rsidRDefault="00E77CB8" w:rsidP="005C1693">
            <w:pPr>
              <w:pStyle w:val="TableEntry"/>
            </w:pPr>
            <w:r w:rsidRPr="001F42D3">
              <w:t>MDC_EVT_PUMP_DELIV_ START</w:t>
            </w:r>
          </w:p>
          <w:p w14:paraId="08333C99" w14:textId="77777777" w:rsidR="00E77CB8" w:rsidRPr="001F42D3" w:rsidRDefault="00E77CB8" w:rsidP="00234EAB">
            <w:pPr>
              <w:ind w:hanging="2"/>
              <w:rPr>
                <w:color w:val="000000"/>
                <w:sz w:val="18"/>
                <w:szCs w:val="18"/>
              </w:rPr>
            </w:pPr>
          </w:p>
        </w:tc>
        <w:tc>
          <w:tcPr>
            <w:tcW w:w="3510" w:type="dxa"/>
            <w:tcBorders>
              <w:top w:val="single" w:sz="4" w:space="0" w:color="000000"/>
              <w:left w:val="single" w:sz="4" w:space="0" w:color="000000"/>
              <w:bottom w:val="single" w:sz="4" w:space="0" w:color="000000"/>
            </w:tcBorders>
          </w:tcPr>
          <w:p w14:paraId="30A86CFC" w14:textId="77777777" w:rsidR="00E77CB8" w:rsidRPr="005C1693" w:rsidRDefault="00E77CB8" w:rsidP="005C1693">
            <w:pPr>
              <w:pStyle w:val="TableEntry"/>
              <w:rPr>
                <w:b/>
                <w:bCs/>
                <w:u w:val="single"/>
              </w:rPr>
            </w:pPr>
            <w:r w:rsidRPr="005C1693">
              <w:rPr>
                <w:b/>
                <w:bCs/>
                <w:u w:val="single"/>
              </w:rPr>
              <w:t>Pump Delivery Info Parameters:</w:t>
            </w:r>
          </w:p>
          <w:p w14:paraId="4869CA40" w14:textId="77777777" w:rsidR="00E77CB8" w:rsidRPr="001F42D3" w:rsidRDefault="00E77CB8" w:rsidP="005C1693">
            <w:pPr>
              <w:pStyle w:val="TableEntry"/>
            </w:pPr>
          </w:p>
          <w:p w14:paraId="1D80D6C3" w14:textId="77777777" w:rsidR="00E77CB8" w:rsidRPr="001F42D3" w:rsidRDefault="00E77CB8" w:rsidP="005C1693">
            <w:pPr>
              <w:pStyle w:val="TableEntry"/>
            </w:pPr>
            <w:r w:rsidRPr="001F42D3">
              <w:t xml:space="preserve">Infusing Status=pump-status-infusing </w:t>
            </w:r>
          </w:p>
          <w:p w14:paraId="72BBC4B0" w14:textId="77777777" w:rsidR="00E77CB8" w:rsidRPr="001F42D3" w:rsidRDefault="00E77CB8" w:rsidP="005C1693">
            <w:pPr>
              <w:pStyle w:val="TableEntry"/>
            </w:pPr>
            <w:r w:rsidRPr="001F42D3">
              <w:t xml:space="preserve">Current Pump Fluid Flow=new rate </w:t>
            </w:r>
          </w:p>
          <w:p w14:paraId="28758994" w14:textId="77777777" w:rsidR="00E77CB8" w:rsidRPr="001F42D3" w:rsidRDefault="00E77CB8" w:rsidP="005C1693">
            <w:pPr>
              <w:pStyle w:val="TableEntry"/>
            </w:pPr>
            <w:r w:rsidRPr="001F42D3">
              <w:t>Pump Active Sources=pump-source-info-primary</w:t>
            </w:r>
          </w:p>
          <w:p w14:paraId="402BAD23" w14:textId="77777777" w:rsidR="00E77CB8" w:rsidRPr="001F42D3" w:rsidRDefault="00E77CB8" w:rsidP="005C1693">
            <w:pPr>
              <w:pStyle w:val="TableEntry"/>
            </w:pPr>
          </w:p>
          <w:p w14:paraId="669DDE4C" w14:textId="77777777" w:rsidR="00E77CB8" w:rsidRPr="001F42D3" w:rsidRDefault="00E77CB8" w:rsidP="005C1693">
            <w:pPr>
              <w:pStyle w:val="TableEntry"/>
            </w:pPr>
          </w:p>
          <w:p w14:paraId="5165E77E" w14:textId="77777777" w:rsidR="00E77CB8" w:rsidRPr="005C1693" w:rsidRDefault="00E77CB8" w:rsidP="005C1693">
            <w:pPr>
              <w:pStyle w:val="TableEntry"/>
              <w:rPr>
                <w:b/>
                <w:bCs/>
                <w:u w:val="single"/>
              </w:rPr>
            </w:pPr>
            <w:r w:rsidRPr="005C1693">
              <w:rPr>
                <w:b/>
                <w:bCs/>
                <w:u w:val="single"/>
              </w:rPr>
              <w:t xml:space="preserve">Active Source Parameters: </w:t>
            </w:r>
          </w:p>
          <w:p w14:paraId="4D6EBD77" w14:textId="77777777" w:rsidR="00E77CB8" w:rsidRPr="001F42D3" w:rsidRDefault="00E77CB8" w:rsidP="005C1693">
            <w:pPr>
              <w:pStyle w:val="TableEntry"/>
            </w:pPr>
          </w:p>
          <w:p w14:paraId="2C675F44" w14:textId="77777777" w:rsidR="00E77CB8" w:rsidRPr="001F42D3" w:rsidRDefault="00E77CB8" w:rsidP="005C1693">
            <w:pPr>
              <w:pStyle w:val="TableEntry"/>
            </w:pPr>
            <w:r w:rsidRPr="001F42D3">
              <w:t xml:space="preserve">Current Delivery Status=pump-delivery-status-delivering </w:t>
            </w:r>
          </w:p>
          <w:p w14:paraId="14BE6FCC" w14:textId="77777777" w:rsidR="00E77CB8" w:rsidRPr="001F42D3" w:rsidRDefault="00E77CB8" w:rsidP="005C1693">
            <w:pPr>
              <w:pStyle w:val="TableEntry"/>
            </w:pPr>
            <w:r w:rsidRPr="001F42D3">
              <w:t xml:space="preserve">Program Delivery Mode= pump-program-delivery-mode-continuous </w:t>
            </w:r>
          </w:p>
          <w:p w14:paraId="68D3B282" w14:textId="77777777" w:rsidR="00E77CB8" w:rsidRPr="001F42D3" w:rsidRDefault="00E77CB8" w:rsidP="005C1693">
            <w:pPr>
              <w:pStyle w:val="TableEntry"/>
            </w:pPr>
            <w:r w:rsidRPr="001F42D3">
              <w:t xml:space="preserve">Source Channel Label=vendor-specific </w:t>
            </w:r>
          </w:p>
          <w:p w14:paraId="1C74176B" w14:textId="77777777" w:rsidR="00E77CB8" w:rsidRPr="001F42D3" w:rsidRDefault="00E77CB8" w:rsidP="005C1693">
            <w:pPr>
              <w:pStyle w:val="TableEntry"/>
            </w:pPr>
            <w:r w:rsidRPr="001F42D3">
              <w:t xml:space="preserve">Rate=new rate </w:t>
            </w:r>
          </w:p>
          <w:p w14:paraId="2CB336D1" w14:textId="77777777" w:rsidR="00E77CB8" w:rsidRPr="001F42D3" w:rsidRDefault="00E77CB8" w:rsidP="005C1693">
            <w:pPr>
              <w:pStyle w:val="TableEntry"/>
            </w:pPr>
            <w:r w:rsidRPr="001F42D3">
              <w:t xml:space="preserve">Dose Rate=new dose rate </w:t>
            </w:r>
          </w:p>
          <w:p w14:paraId="724ACCAF" w14:textId="77777777" w:rsidR="00E77CB8" w:rsidRPr="001F42D3" w:rsidRDefault="00E77CB8" w:rsidP="005C1693">
            <w:pPr>
              <w:pStyle w:val="TableEntry"/>
            </w:pPr>
            <w:r w:rsidRPr="001F42D3">
              <w:t xml:space="preserve">Volume Programmed= initial volume in syringe </w:t>
            </w:r>
          </w:p>
          <w:p w14:paraId="3A9B50D5" w14:textId="77777777" w:rsidR="00E77CB8" w:rsidRPr="001F42D3" w:rsidRDefault="00E77CB8" w:rsidP="005C1693">
            <w:pPr>
              <w:pStyle w:val="TableEntry"/>
            </w:pPr>
            <w:r w:rsidRPr="001F42D3">
              <w:t xml:space="preserve">Current Segment Volume Delivered=0 </w:t>
            </w:r>
          </w:p>
          <w:p w14:paraId="7378CD93" w14:textId="77777777" w:rsidR="00E77CB8" w:rsidRPr="001F42D3" w:rsidRDefault="00E77CB8" w:rsidP="005C1693">
            <w:pPr>
              <w:pStyle w:val="TableEntry"/>
            </w:pPr>
            <w:r w:rsidRPr="001F42D3">
              <w:t xml:space="preserve">Cumulative Volume Delivered=sum of “Current Segment Volume Delivered” values across all segments for the delivery prior to this one </w:t>
            </w:r>
          </w:p>
          <w:p w14:paraId="7C736434" w14:textId="77777777" w:rsidR="00E77CB8" w:rsidRPr="001F42D3" w:rsidRDefault="00E77CB8" w:rsidP="005C1693">
            <w:pPr>
              <w:pStyle w:val="TableEntry"/>
            </w:pPr>
            <w:r w:rsidRPr="001F42D3">
              <w:t>Volume Remaining= current volume in syringe</w:t>
            </w:r>
          </w:p>
          <w:p w14:paraId="71D81CFE" w14:textId="77777777" w:rsidR="00E77CB8" w:rsidRPr="001F42D3" w:rsidRDefault="00E77CB8" w:rsidP="005C1693">
            <w:pPr>
              <w:pStyle w:val="TableEntry"/>
              <w:rPr>
                <w:strike/>
              </w:rPr>
            </w:pPr>
          </w:p>
          <w:p w14:paraId="0ADD3117" w14:textId="77777777" w:rsidR="00E77CB8" w:rsidRPr="001F42D3" w:rsidRDefault="00E77CB8" w:rsidP="005C1693">
            <w:pPr>
              <w:pStyle w:val="TableEntry"/>
            </w:pPr>
            <w:r w:rsidRPr="001F42D3">
              <w:lastRenderedPageBreak/>
              <w:t>TCI State=pump-tci-target-plasma</w:t>
            </w:r>
          </w:p>
          <w:p w14:paraId="62B0F9B9" w14:textId="77777777" w:rsidR="00E77CB8" w:rsidRPr="001F42D3" w:rsidRDefault="00E77CB8" w:rsidP="005C1693">
            <w:pPr>
              <w:pStyle w:val="TableEntry"/>
            </w:pPr>
            <w:r w:rsidRPr="001F42D3">
              <w:t>TCI Model used= model name</w:t>
            </w:r>
          </w:p>
          <w:p w14:paraId="3A691B27" w14:textId="77777777" w:rsidR="00E77CB8" w:rsidRPr="001F42D3" w:rsidRDefault="00E77CB8" w:rsidP="005C1693">
            <w:pPr>
              <w:pStyle w:val="TableEntry"/>
            </w:pPr>
            <w:r w:rsidRPr="001F42D3">
              <w:t>TCI Target Concentration=programmed plasma concentration</w:t>
            </w:r>
          </w:p>
          <w:p w14:paraId="6D43850D" w14:textId="77777777" w:rsidR="00E77CB8" w:rsidRPr="001F42D3" w:rsidRDefault="00E77CB8" w:rsidP="005C1693">
            <w:pPr>
              <w:pStyle w:val="TableEntry"/>
            </w:pPr>
            <w:r w:rsidRPr="001F42D3">
              <w:t>TCI current Plasma concentration=current value</w:t>
            </w:r>
          </w:p>
          <w:p w14:paraId="5254346A"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036BA78B" w14:textId="77777777" w:rsidR="00E77CB8" w:rsidRPr="001F42D3" w:rsidRDefault="00E77CB8" w:rsidP="00234EAB">
            <w:pPr>
              <w:ind w:hanging="2"/>
              <w:rPr>
                <w:b/>
                <w:color w:val="000000"/>
                <w:sz w:val="18"/>
                <w:szCs w:val="18"/>
                <w:u w:val="single"/>
              </w:rPr>
            </w:pPr>
          </w:p>
        </w:tc>
      </w:tr>
      <w:tr w:rsidR="00E77CB8" w:rsidRPr="001F42D3" w14:paraId="0012D51B" w14:textId="77777777" w:rsidTr="0030483D">
        <w:trPr>
          <w:trHeight w:val="2583"/>
        </w:trPr>
        <w:tc>
          <w:tcPr>
            <w:tcW w:w="1525" w:type="dxa"/>
            <w:tcBorders>
              <w:top w:val="single" w:sz="4" w:space="0" w:color="000000"/>
              <w:left w:val="single" w:sz="4" w:space="0" w:color="000000"/>
              <w:bottom w:val="single" w:sz="4" w:space="0" w:color="000000"/>
            </w:tcBorders>
          </w:tcPr>
          <w:p w14:paraId="3485DD42" w14:textId="77777777" w:rsidR="00E77CB8" w:rsidRPr="005C1693" w:rsidRDefault="00E77CB8" w:rsidP="005C1693">
            <w:pPr>
              <w:pStyle w:val="TableEntry"/>
              <w:rPr>
                <w:i/>
                <w:iCs/>
              </w:rPr>
            </w:pPr>
            <w:r w:rsidRPr="005C1693">
              <w:rPr>
                <w:i/>
                <w:iCs/>
              </w:rPr>
              <w:t>TCI Infusion – Plasma Target</w:t>
            </w:r>
          </w:p>
          <w:p w14:paraId="0E85F8CF" w14:textId="77777777" w:rsidR="00E77CB8" w:rsidRPr="001F42D3" w:rsidRDefault="00E77CB8" w:rsidP="005C1693">
            <w:pPr>
              <w:pStyle w:val="TableEntry"/>
            </w:pPr>
          </w:p>
          <w:p w14:paraId="44A6C9C8" w14:textId="77777777" w:rsidR="00E77CB8" w:rsidRPr="001F42D3" w:rsidRDefault="00E77CB8" w:rsidP="005C1693">
            <w:pPr>
              <w:pStyle w:val="TableEntry"/>
            </w:pPr>
            <w:r w:rsidRPr="001F42D3">
              <w:t>Infusion starts</w:t>
            </w:r>
          </w:p>
          <w:p w14:paraId="4D97DA6B" w14:textId="77777777" w:rsidR="00E77CB8" w:rsidRPr="001F42D3" w:rsidRDefault="00E77CB8" w:rsidP="005C1693">
            <w:pPr>
              <w:pStyle w:val="TableEntry"/>
            </w:pPr>
            <w:r w:rsidRPr="001F42D3">
              <w:t>Automatic Rate Change</w:t>
            </w:r>
          </w:p>
          <w:p w14:paraId="55A30FC4" w14:textId="77777777" w:rsidR="00E77CB8" w:rsidRPr="001F42D3" w:rsidRDefault="00E77CB8" w:rsidP="005C1693">
            <w:pPr>
              <w:pStyle w:val="TableEntry"/>
            </w:pPr>
            <w:r w:rsidRPr="001F42D3">
              <w:rPr>
                <w:b/>
              </w:rPr>
              <w:t>End of Infusion</w:t>
            </w:r>
          </w:p>
          <w:p w14:paraId="6BA0A452" w14:textId="77777777" w:rsidR="00E77CB8" w:rsidRPr="001F42D3" w:rsidRDefault="00E77CB8" w:rsidP="005C1693">
            <w:pPr>
              <w:pStyle w:val="TableEntry"/>
              <w:rPr>
                <w:b/>
              </w:rPr>
            </w:pPr>
          </w:p>
        </w:tc>
        <w:tc>
          <w:tcPr>
            <w:tcW w:w="2430" w:type="dxa"/>
            <w:tcBorders>
              <w:top w:val="single" w:sz="4" w:space="0" w:color="000000"/>
              <w:left w:val="single" w:sz="4" w:space="0" w:color="000000"/>
              <w:bottom w:val="single" w:sz="4" w:space="0" w:color="000000"/>
            </w:tcBorders>
          </w:tcPr>
          <w:p w14:paraId="0CCCE0FE" w14:textId="77777777" w:rsidR="00E77CB8" w:rsidRPr="001F42D3" w:rsidRDefault="00E77CB8" w:rsidP="005C1693">
            <w:pPr>
              <w:pStyle w:val="TableEntry"/>
            </w:pPr>
            <w:r w:rsidRPr="001F42D3">
              <w:t xml:space="preserve">MDC_EVT_PUMP_DELIV_ COMP </w:t>
            </w:r>
          </w:p>
          <w:p w14:paraId="2AE025D9" w14:textId="77777777" w:rsidR="00E77CB8" w:rsidRPr="001F42D3" w:rsidRDefault="00E77CB8" w:rsidP="005C1693">
            <w:pPr>
              <w:pStyle w:val="TableEntry"/>
            </w:pPr>
          </w:p>
        </w:tc>
        <w:tc>
          <w:tcPr>
            <w:tcW w:w="3510" w:type="dxa"/>
            <w:tcBorders>
              <w:top w:val="single" w:sz="4" w:space="0" w:color="000000"/>
              <w:left w:val="single" w:sz="4" w:space="0" w:color="000000"/>
              <w:bottom w:val="single" w:sz="4" w:space="0" w:color="000000"/>
            </w:tcBorders>
          </w:tcPr>
          <w:p w14:paraId="7418CACC" w14:textId="77777777" w:rsidR="00E77CB8" w:rsidRPr="001F42D3" w:rsidRDefault="00E77CB8" w:rsidP="005C1693">
            <w:pPr>
              <w:pStyle w:val="TableEntry"/>
            </w:pPr>
            <w:r w:rsidRPr="001F42D3">
              <w:rPr>
                <w:b/>
                <w:u w:val="single"/>
              </w:rPr>
              <w:t xml:space="preserve">Pump Delivery Info Parameters: </w:t>
            </w:r>
          </w:p>
          <w:p w14:paraId="7628F38F" w14:textId="77777777" w:rsidR="00E77CB8" w:rsidRPr="001F42D3" w:rsidRDefault="00E77CB8" w:rsidP="005C1693">
            <w:pPr>
              <w:pStyle w:val="TableEntry"/>
              <w:rPr>
                <w:b/>
                <w:u w:val="single"/>
              </w:rPr>
            </w:pPr>
          </w:p>
          <w:p w14:paraId="1C14B41B" w14:textId="77777777" w:rsidR="00E77CB8" w:rsidRPr="001F42D3" w:rsidRDefault="00E77CB8" w:rsidP="005C1693">
            <w:pPr>
              <w:pStyle w:val="TableEntry"/>
            </w:pPr>
            <w:r w:rsidRPr="001F42D3">
              <w:t xml:space="preserve">Infusing Status=pump reported status </w:t>
            </w:r>
          </w:p>
          <w:p w14:paraId="614E2CB9" w14:textId="77777777" w:rsidR="00E77CB8" w:rsidRPr="001F42D3" w:rsidRDefault="00E77CB8" w:rsidP="005C1693">
            <w:pPr>
              <w:pStyle w:val="TableEntry"/>
            </w:pPr>
            <w:r w:rsidRPr="001F42D3">
              <w:t xml:space="preserve">Current Pump Fluid Flow=pump reported rate </w:t>
            </w:r>
          </w:p>
          <w:p w14:paraId="0F16A8E6" w14:textId="77777777" w:rsidR="00E77CB8" w:rsidRPr="001F42D3" w:rsidRDefault="00E77CB8" w:rsidP="005C1693">
            <w:pPr>
              <w:pStyle w:val="TableEntry"/>
            </w:pPr>
            <w:r w:rsidRPr="001F42D3">
              <w:t>Pump Active Sources= pump-source-info-primary</w:t>
            </w:r>
          </w:p>
          <w:p w14:paraId="735A4469" w14:textId="77777777" w:rsidR="00E77CB8" w:rsidRPr="001F42D3" w:rsidRDefault="00E77CB8" w:rsidP="005C1693">
            <w:pPr>
              <w:pStyle w:val="TableEntry"/>
            </w:pPr>
          </w:p>
          <w:p w14:paraId="68FF6D93" w14:textId="77777777" w:rsidR="00E77CB8" w:rsidRPr="001F42D3" w:rsidRDefault="00E77CB8" w:rsidP="005C1693">
            <w:pPr>
              <w:pStyle w:val="TableEntry"/>
            </w:pPr>
            <w:r w:rsidRPr="001F42D3">
              <w:rPr>
                <w:b/>
                <w:u w:val="single"/>
              </w:rPr>
              <w:t xml:space="preserve">Active Source Parameters: </w:t>
            </w:r>
          </w:p>
          <w:p w14:paraId="2A1B7CF1" w14:textId="77777777" w:rsidR="00E77CB8" w:rsidRPr="001F42D3" w:rsidRDefault="00E77CB8" w:rsidP="005C1693">
            <w:pPr>
              <w:pStyle w:val="TableEntry"/>
              <w:rPr>
                <w:b/>
                <w:u w:val="single"/>
              </w:rPr>
            </w:pPr>
          </w:p>
          <w:p w14:paraId="7B94E989" w14:textId="77777777" w:rsidR="00E77CB8" w:rsidRPr="001F42D3" w:rsidRDefault="00E77CB8" w:rsidP="005C1693">
            <w:pPr>
              <w:pStyle w:val="TableEntry"/>
            </w:pPr>
            <w:r w:rsidRPr="001F42D3">
              <w:t xml:space="preserve">Current Delivery Status= pump-delivery-status-not-delivering </w:t>
            </w:r>
          </w:p>
          <w:p w14:paraId="1AD0319F" w14:textId="77777777" w:rsidR="00E77CB8" w:rsidRPr="001F42D3" w:rsidRDefault="00E77CB8" w:rsidP="005C1693">
            <w:pPr>
              <w:pStyle w:val="TableEntry"/>
            </w:pPr>
            <w:r w:rsidRPr="001F42D3">
              <w:t xml:space="preserve">Program Delivery Mode=pump-program-delivery-mode-continuous </w:t>
            </w:r>
          </w:p>
          <w:p w14:paraId="400C5630" w14:textId="77777777" w:rsidR="00E77CB8" w:rsidRPr="001F42D3" w:rsidRDefault="00E77CB8" w:rsidP="005C1693">
            <w:pPr>
              <w:pStyle w:val="TableEntry"/>
            </w:pPr>
            <w:r w:rsidRPr="001F42D3">
              <w:t xml:space="preserve">Source Channel Label=vendor-specific </w:t>
            </w:r>
          </w:p>
          <w:p w14:paraId="34533678" w14:textId="77777777" w:rsidR="00E77CB8" w:rsidRPr="001F42D3" w:rsidRDefault="00E77CB8" w:rsidP="005C1693">
            <w:pPr>
              <w:pStyle w:val="TableEntry"/>
            </w:pPr>
            <w:r w:rsidRPr="001F42D3">
              <w:t xml:space="preserve">Rate=last rate </w:t>
            </w:r>
          </w:p>
          <w:p w14:paraId="775D7AEC" w14:textId="77777777" w:rsidR="00E77CB8" w:rsidRPr="001F42D3" w:rsidRDefault="00E77CB8" w:rsidP="005C1693">
            <w:pPr>
              <w:pStyle w:val="TableEntry"/>
            </w:pPr>
            <w:r w:rsidRPr="001F42D3">
              <w:t xml:space="preserve">Dose Rate=last dose rate </w:t>
            </w:r>
          </w:p>
          <w:p w14:paraId="5841AE10" w14:textId="77777777" w:rsidR="00E77CB8" w:rsidRPr="001F42D3" w:rsidRDefault="00E77CB8" w:rsidP="005C1693">
            <w:pPr>
              <w:pStyle w:val="TableEntry"/>
            </w:pPr>
            <w:r w:rsidRPr="001F42D3">
              <w:t xml:space="preserve">Volume Programmed=volume programmed </w:t>
            </w:r>
          </w:p>
          <w:p w14:paraId="6ABF7F3D" w14:textId="77777777" w:rsidR="00E77CB8" w:rsidRPr="001F42D3" w:rsidRDefault="00E77CB8" w:rsidP="005C1693">
            <w:pPr>
              <w:pStyle w:val="TableEntry"/>
            </w:pPr>
            <w:r w:rsidRPr="001F42D3">
              <w:t xml:space="preserve">Current Segment Volume Delivered= volume programmed </w:t>
            </w:r>
          </w:p>
          <w:p w14:paraId="4F8148C9" w14:textId="77777777" w:rsidR="00E77CB8" w:rsidRPr="001F42D3" w:rsidRDefault="00E77CB8" w:rsidP="005C1693">
            <w:pPr>
              <w:pStyle w:val="TableEntry"/>
            </w:pPr>
            <w:r w:rsidRPr="001F42D3">
              <w:t xml:space="preserve">Cumulative Volume Delivered=volume programmed </w:t>
            </w:r>
          </w:p>
          <w:p w14:paraId="2DD22A00" w14:textId="77777777" w:rsidR="00E77CB8" w:rsidRPr="001F42D3" w:rsidRDefault="00E77CB8" w:rsidP="005C1693">
            <w:pPr>
              <w:pStyle w:val="TableEntry"/>
            </w:pPr>
            <w:r w:rsidRPr="001F42D3">
              <w:t xml:space="preserve">Volume Remaining=0 </w:t>
            </w:r>
          </w:p>
          <w:p w14:paraId="72A219D0" w14:textId="77777777" w:rsidR="00E77CB8" w:rsidRPr="001F42D3" w:rsidRDefault="00E77CB8" w:rsidP="005C1693">
            <w:pPr>
              <w:pStyle w:val="TableEntry"/>
              <w:rPr>
                <w:strike/>
              </w:rPr>
            </w:pPr>
          </w:p>
          <w:p w14:paraId="4FC53C45" w14:textId="77777777" w:rsidR="00E77CB8" w:rsidRPr="001F42D3" w:rsidRDefault="00E77CB8" w:rsidP="005C1693">
            <w:pPr>
              <w:pStyle w:val="TableEntry"/>
            </w:pPr>
            <w:r w:rsidRPr="001F42D3">
              <w:t>TCI State=pump-tci-target-plasma</w:t>
            </w:r>
          </w:p>
          <w:p w14:paraId="5CA5F8B5" w14:textId="77777777" w:rsidR="00E77CB8" w:rsidRPr="001F42D3" w:rsidRDefault="00E77CB8" w:rsidP="005C1693">
            <w:pPr>
              <w:pStyle w:val="TableEntry"/>
            </w:pPr>
            <w:r w:rsidRPr="001F42D3">
              <w:t>TCI Model used= model name</w:t>
            </w:r>
          </w:p>
          <w:p w14:paraId="66432931" w14:textId="77777777" w:rsidR="00E77CB8" w:rsidRPr="001F42D3" w:rsidRDefault="00E77CB8" w:rsidP="005C1693">
            <w:pPr>
              <w:pStyle w:val="TableEntry"/>
            </w:pPr>
            <w:r w:rsidRPr="001F42D3">
              <w:t>TCI Target Concentration=programmed plasma concentration</w:t>
            </w:r>
          </w:p>
          <w:p w14:paraId="39903D27" w14:textId="77777777" w:rsidR="00E77CB8" w:rsidRPr="001F42D3" w:rsidRDefault="00E77CB8" w:rsidP="005C1693">
            <w:pPr>
              <w:pStyle w:val="TableEntry"/>
            </w:pPr>
            <w:r w:rsidRPr="001F42D3">
              <w:t>TCI current Plasma concentration=current value</w:t>
            </w:r>
          </w:p>
          <w:p w14:paraId="6D86E0C6" w14:textId="77777777" w:rsidR="00E77CB8" w:rsidRPr="001F42D3" w:rsidRDefault="00E77CB8" w:rsidP="005C1693">
            <w:pPr>
              <w:pStyle w:val="TableEntry"/>
            </w:pPr>
            <w:r w:rsidRPr="001F42D3">
              <w:t>TCI current Effect concentration=current value</w:t>
            </w:r>
          </w:p>
        </w:tc>
        <w:tc>
          <w:tcPr>
            <w:tcW w:w="2016" w:type="dxa"/>
            <w:gridSpan w:val="2"/>
            <w:tcBorders>
              <w:top w:val="single" w:sz="4" w:space="0" w:color="000000"/>
              <w:left w:val="single" w:sz="4" w:space="0" w:color="000000"/>
              <w:bottom w:val="single" w:sz="4" w:space="0" w:color="000000"/>
              <w:right w:val="single" w:sz="4" w:space="0" w:color="000000"/>
            </w:tcBorders>
          </w:tcPr>
          <w:p w14:paraId="6A6A0370" w14:textId="77777777" w:rsidR="00E77CB8" w:rsidRPr="001F42D3" w:rsidRDefault="00E77CB8" w:rsidP="00234EAB">
            <w:pPr>
              <w:ind w:hanging="2"/>
              <w:rPr>
                <w:color w:val="000000"/>
                <w:sz w:val="18"/>
                <w:szCs w:val="18"/>
              </w:rPr>
            </w:pPr>
          </w:p>
        </w:tc>
      </w:tr>
      <w:tr w:rsidR="0030483D" w:rsidRPr="001F42D3" w14:paraId="66F28707" w14:textId="77777777" w:rsidTr="0030483D">
        <w:trPr>
          <w:gridAfter w:val="1"/>
          <w:wAfter w:w="36" w:type="dxa"/>
          <w:trHeight w:val="275"/>
        </w:trPr>
        <w:tc>
          <w:tcPr>
            <w:tcW w:w="1525" w:type="dxa"/>
            <w:tcBorders>
              <w:top w:val="single" w:sz="4" w:space="0" w:color="000000"/>
              <w:left w:val="single" w:sz="4" w:space="0" w:color="000000"/>
              <w:bottom w:val="single" w:sz="4" w:space="0" w:color="000000"/>
            </w:tcBorders>
          </w:tcPr>
          <w:p w14:paraId="7F911885" w14:textId="77777777" w:rsidR="0030483D" w:rsidRPr="001F42D3" w:rsidRDefault="0030483D" w:rsidP="005C1693">
            <w:pPr>
              <w:pStyle w:val="TableEntryHeader"/>
            </w:pPr>
            <w:bookmarkStart w:id="1985" w:name="OLE_LINK129"/>
            <w:bookmarkStart w:id="1986" w:name="OLE_LINK130"/>
            <w:r w:rsidRPr="001F42D3">
              <w:rPr>
                <w:rFonts w:eastAsia="Arial"/>
              </w:rPr>
              <w:lastRenderedPageBreak/>
              <w:t xml:space="preserve">Clinical Scenario </w:t>
            </w:r>
          </w:p>
        </w:tc>
        <w:tc>
          <w:tcPr>
            <w:tcW w:w="2430" w:type="dxa"/>
            <w:tcBorders>
              <w:top w:val="single" w:sz="4" w:space="0" w:color="000000"/>
              <w:left w:val="single" w:sz="4" w:space="0" w:color="000000"/>
              <w:bottom w:val="single" w:sz="4" w:space="0" w:color="000000"/>
            </w:tcBorders>
          </w:tcPr>
          <w:p w14:paraId="7C669821" w14:textId="77777777" w:rsidR="0030483D" w:rsidRPr="001F42D3" w:rsidRDefault="0030483D" w:rsidP="005C1693">
            <w:pPr>
              <w:pStyle w:val="TableEntryHeader"/>
            </w:pPr>
            <w:r w:rsidRPr="001F42D3">
              <w:rPr>
                <w:rFonts w:eastAsia="Arial"/>
              </w:rPr>
              <w:t xml:space="preserve">PCD-10 Event </w:t>
            </w:r>
          </w:p>
        </w:tc>
        <w:tc>
          <w:tcPr>
            <w:tcW w:w="3510" w:type="dxa"/>
            <w:tcBorders>
              <w:top w:val="single" w:sz="4" w:space="0" w:color="000000"/>
              <w:left w:val="single" w:sz="4" w:space="0" w:color="000000"/>
              <w:bottom w:val="single" w:sz="4" w:space="0" w:color="000000"/>
            </w:tcBorders>
          </w:tcPr>
          <w:p w14:paraId="06E726E6" w14:textId="77777777" w:rsidR="0030483D" w:rsidRPr="001F42D3" w:rsidRDefault="0030483D" w:rsidP="005C1693">
            <w:pPr>
              <w:pStyle w:val="TableEntryHeader"/>
            </w:pPr>
            <w:r w:rsidRPr="001F42D3">
              <w:rPr>
                <w:rFonts w:eastAsia="Arial"/>
              </w:rPr>
              <w:t xml:space="preserve">Parameters </w:t>
            </w:r>
          </w:p>
        </w:tc>
        <w:tc>
          <w:tcPr>
            <w:tcW w:w="1980" w:type="dxa"/>
            <w:tcBorders>
              <w:top w:val="single" w:sz="4" w:space="0" w:color="000000"/>
              <w:left w:val="single" w:sz="4" w:space="0" w:color="000000"/>
              <w:bottom w:val="single" w:sz="4" w:space="0" w:color="000000"/>
              <w:right w:val="single" w:sz="4" w:space="0" w:color="000000"/>
            </w:tcBorders>
          </w:tcPr>
          <w:p w14:paraId="6CCBF13C" w14:textId="77777777" w:rsidR="0030483D" w:rsidRPr="001F42D3" w:rsidRDefault="0030483D" w:rsidP="005C1693">
            <w:pPr>
              <w:pStyle w:val="TableEntryHeader"/>
            </w:pPr>
            <w:r w:rsidRPr="001F42D3">
              <w:rPr>
                <w:rFonts w:eastAsia="Arial"/>
              </w:rPr>
              <w:t xml:space="preserve">Discussion </w:t>
            </w:r>
          </w:p>
        </w:tc>
      </w:tr>
      <w:tr w:rsidR="0030483D" w:rsidRPr="001F42D3" w14:paraId="38733E6E"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0132F7AE" w14:textId="77777777" w:rsidR="0030483D" w:rsidRPr="005C1693" w:rsidRDefault="0030483D" w:rsidP="005C1693">
            <w:pPr>
              <w:pStyle w:val="TableEntry"/>
              <w:rPr>
                <w:i/>
                <w:iCs/>
              </w:rPr>
            </w:pPr>
            <w:r w:rsidRPr="005C1693">
              <w:rPr>
                <w:i/>
                <w:iCs/>
              </w:rPr>
              <w:t>Channel Relay</w:t>
            </w:r>
          </w:p>
          <w:p w14:paraId="1B54836A" w14:textId="77777777" w:rsidR="0030483D" w:rsidRPr="001F42D3" w:rsidRDefault="0030483D" w:rsidP="005C1693">
            <w:pPr>
              <w:pStyle w:val="TableEntry"/>
            </w:pPr>
          </w:p>
          <w:p w14:paraId="14422BA4" w14:textId="77777777" w:rsidR="0030483D" w:rsidRPr="001F42D3" w:rsidRDefault="0030483D" w:rsidP="005C1693">
            <w:pPr>
              <w:pStyle w:val="TableEntry"/>
            </w:pPr>
            <w:r w:rsidRPr="001F42D3">
              <w:t>An Infusion is already started.</w:t>
            </w:r>
          </w:p>
          <w:p w14:paraId="4990DF0C" w14:textId="77777777" w:rsidR="0030483D" w:rsidRPr="001F42D3" w:rsidRDefault="0030483D" w:rsidP="005C1693">
            <w:pPr>
              <w:pStyle w:val="TableEntry"/>
            </w:pPr>
            <w:r w:rsidRPr="001F42D3">
              <w:rPr>
                <w:b/>
              </w:rPr>
              <w:t>The Channel Relay is Programmed</w:t>
            </w:r>
          </w:p>
          <w:p w14:paraId="55C9B4D9" w14:textId="77777777" w:rsidR="0030483D" w:rsidRPr="001F42D3" w:rsidRDefault="0030483D" w:rsidP="005C1693">
            <w:pPr>
              <w:pStyle w:val="TableEntry"/>
            </w:pPr>
            <w:r w:rsidRPr="001F42D3">
              <w:t>The Channel Relay Occurs</w:t>
            </w:r>
          </w:p>
          <w:p w14:paraId="362BD721" w14:textId="77777777" w:rsidR="0030483D" w:rsidRPr="001F42D3" w:rsidRDefault="0030483D" w:rsidP="005C1693">
            <w:pPr>
              <w:pStyle w:val="TableEntry"/>
            </w:pPr>
            <w:r w:rsidRPr="001F42D3">
              <w:t>End of Channel Relay</w:t>
            </w:r>
          </w:p>
          <w:p w14:paraId="4AE8CEDA" w14:textId="77777777" w:rsidR="0030483D" w:rsidRPr="001F42D3" w:rsidRDefault="0030483D" w:rsidP="005C1693">
            <w:pPr>
              <w:pStyle w:val="TableEntry"/>
            </w:pPr>
            <w:r w:rsidRPr="001F42D3">
              <w:t>Broken Relay</w:t>
            </w:r>
          </w:p>
        </w:tc>
        <w:tc>
          <w:tcPr>
            <w:tcW w:w="2430" w:type="dxa"/>
            <w:tcBorders>
              <w:top w:val="single" w:sz="4" w:space="0" w:color="000000"/>
              <w:left w:val="single" w:sz="4" w:space="0" w:color="000000"/>
              <w:bottom w:val="single" w:sz="4" w:space="0" w:color="000000"/>
            </w:tcBorders>
          </w:tcPr>
          <w:p w14:paraId="60544E12" w14:textId="77777777" w:rsidR="0030483D" w:rsidRPr="001F42D3" w:rsidRDefault="0030483D" w:rsidP="005C1693">
            <w:pPr>
              <w:pStyle w:val="TableEntry"/>
            </w:pPr>
            <w:r w:rsidRPr="001F42D3">
              <w:t>MDC_EVT_PUMP_PROG_RELAY</w:t>
            </w:r>
          </w:p>
          <w:p w14:paraId="1D43F051"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52671CDB" w14:textId="77777777" w:rsidR="0030483D" w:rsidRPr="001F42D3" w:rsidRDefault="0030483D" w:rsidP="005C1693">
            <w:pPr>
              <w:pStyle w:val="TableEntry"/>
            </w:pPr>
            <w:r w:rsidRPr="001F42D3">
              <w:rPr>
                <w:b/>
                <w:u w:val="single"/>
              </w:rPr>
              <w:t xml:space="preserve">Pump Delivery Info Parameters: </w:t>
            </w:r>
          </w:p>
          <w:p w14:paraId="58CAD7B2" w14:textId="77777777" w:rsidR="0030483D" w:rsidRPr="005C1693" w:rsidRDefault="0030483D" w:rsidP="005C1693">
            <w:pPr>
              <w:pStyle w:val="TableEntry"/>
              <w:rPr>
                <w:rFonts w:eastAsia="Arial"/>
              </w:rPr>
            </w:pPr>
          </w:p>
          <w:p w14:paraId="78C1B535" w14:textId="77777777" w:rsidR="0030483D" w:rsidRPr="001F42D3" w:rsidRDefault="0030483D" w:rsidP="005C1693">
            <w:pPr>
              <w:pStyle w:val="TableEntry"/>
            </w:pPr>
            <w:r w:rsidRPr="001F42D3">
              <w:t xml:space="preserve">Infusing Status=pump-status-infusing </w:t>
            </w:r>
          </w:p>
          <w:p w14:paraId="3A51A186" w14:textId="77777777" w:rsidR="0030483D" w:rsidRPr="001F42D3" w:rsidRDefault="0030483D" w:rsidP="005C1693">
            <w:pPr>
              <w:pStyle w:val="TableEntry"/>
            </w:pPr>
            <w:r w:rsidRPr="001F42D3">
              <w:t xml:space="preserve">Current Pump Fluid Flow=current rate </w:t>
            </w:r>
          </w:p>
          <w:p w14:paraId="68AE617A" w14:textId="77777777" w:rsidR="0030483D" w:rsidRPr="001F42D3" w:rsidRDefault="0030483D" w:rsidP="005C1693">
            <w:pPr>
              <w:pStyle w:val="TableEntry"/>
            </w:pPr>
            <w:r w:rsidRPr="001F42D3">
              <w:t>Pump Active Sources= pump-source-info-primary</w:t>
            </w:r>
          </w:p>
          <w:p w14:paraId="04DE7052" w14:textId="77777777" w:rsidR="0030483D" w:rsidRPr="001F42D3" w:rsidRDefault="0030483D" w:rsidP="005C1693">
            <w:pPr>
              <w:pStyle w:val="TableEntry"/>
            </w:pPr>
          </w:p>
          <w:p w14:paraId="6487BBF3" w14:textId="77777777" w:rsidR="0030483D" w:rsidRPr="001F42D3" w:rsidRDefault="0030483D" w:rsidP="005C1693">
            <w:pPr>
              <w:pStyle w:val="TableEntry"/>
            </w:pPr>
            <w:r w:rsidRPr="001F42D3">
              <w:rPr>
                <w:b/>
                <w:u w:val="single"/>
              </w:rPr>
              <w:t xml:space="preserve">Active Source Parameters: </w:t>
            </w:r>
          </w:p>
          <w:p w14:paraId="46424207" w14:textId="77777777" w:rsidR="0030483D" w:rsidRPr="005C1693" w:rsidRDefault="0030483D" w:rsidP="005C1693">
            <w:pPr>
              <w:pStyle w:val="TableEntry"/>
              <w:rPr>
                <w:rFonts w:eastAsia="Arial"/>
              </w:rPr>
            </w:pPr>
          </w:p>
          <w:p w14:paraId="76EBDDD5" w14:textId="77777777" w:rsidR="0030483D" w:rsidRPr="001F42D3" w:rsidRDefault="0030483D" w:rsidP="005C1693">
            <w:pPr>
              <w:pStyle w:val="TableEntry"/>
            </w:pPr>
            <w:r w:rsidRPr="001F42D3">
              <w:t xml:space="preserve">Current Delivery Status=pump-delivery-status-delivering </w:t>
            </w:r>
          </w:p>
          <w:p w14:paraId="51AA25AB" w14:textId="77777777" w:rsidR="0030483D" w:rsidRPr="001F42D3" w:rsidRDefault="0030483D" w:rsidP="005C1693">
            <w:pPr>
              <w:pStyle w:val="TableEntry"/>
            </w:pPr>
            <w:r w:rsidRPr="001F42D3">
              <w:t xml:space="preserve">Program Delivery Mode=pump-program-delivery-mode-continuous </w:t>
            </w:r>
          </w:p>
          <w:p w14:paraId="0774038A" w14:textId="77777777" w:rsidR="0030483D" w:rsidRPr="001F42D3" w:rsidRDefault="0030483D" w:rsidP="005C1693">
            <w:pPr>
              <w:pStyle w:val="TableEntry"/>
            </w:pPr>
            <w:r w:rsidRPr="001F42D3">
              <w:t xml:space="preserve">Source Channel Label=vendor-specific </w:t>
            </w:r>
          </w:p>
          <w:p w14:paraId="08B886A0" w14:textId="77777777" w:rsidR="0030483D" w:rsidRPr="001F42D3" w:rsidRDefault="0030483D" w:rsidP="005C1693">
            <w:pPr>
              <w:pStyle w:val="TableEntry"/>
            </w:pPr>
            <w:r w:rsidRPr="001F42D3">
              <w:t xml:space="preserve">Rate=current rate </w:t>
            </w:r>
          </w:p>
          <w:p w14:paraId="2A115229" w14:textId="77777777" w:rsidR="0030483D" w:rsidRPr="001F42D3" w:rsidRDefault="0030483D" w:rsidP="005C1693">
            <w:pPr>
              <w:pStyle w:val="TableEntry"/>
            </w:pPr>
            <w:r w:rsidRPr="001F42D3">
              <w:t xml:space="preserve">Dose Rate=current dose rate </w:t>
            </w:r>
          </w:p>
          <w:p w14:paraId="7589C4E9" w14:textId="77777777" w:rsidR="0030483D" w:rsidRPr="001F42D3" w:rsidRDefault="0030483D" w:rsidP="005C1693">
            <w:pPr>
              <w:pStyle w:val="TableEntry"/>
            </w:pPr>
            <w:r w:rsidRPr="001F42D3">
              <w:t>Volume Programmed= initial volume in syringe</w:t>
            </w:r>
          </w:p>
          <w:p w14:paraId="41540C91" w14:textId="77777777" w:rsidR="0030483D" w:rsidRPr="001F42D3" w:rsidRDefault="0030483D" w:rsidP="005C1693">
            <w:pPr>
              <w:pStyle w:val="TableEntry"/>
              <w:rPr>
                <w:szCs w:val="24"/>
              </w:rPr>
            </w:pPr>
            <w:r w:rsidRPr="001F42D3">
              <w:t xml:space="preserve">Current Segment Volume Delivered=volume delivered since last DELIV_START </w:t>
            </w:r>
          </w:p>
          <w:p w14:paraId="5072DC22" w14:textId="77777777" w:rsidR="0030483D" w:rsidRPr="001F42D3" w:rsidRDefault="0030483D" w:rsidP="005C1693">
            <w:pPr>
              <w:pStyle w:val="TableEntry"/>
              <w:rPr>
                <w:szCs w:val="24"/>
              </w:rPr>
            </w:pPr>
            <w:r w:rsidRPr="001F42D3">
              <w:t xml:space="preserve">Cumulative Volume Delivered=sum of “Current Segment Volume Delivered” values across all segments for the delivery, including the current one </w:t>
            </w:r>
          </w:p>
          <w:p w14:paraId="6173ECCD" w14:textId="77777777" w:rsidR="0030483D" w:rsidRPr="001F42D3" w:rsidRDefault="0030483D" w:rsidP="005C1693">
            <w:pPr>
              <w:pStyle w:val="TableEntry"/>
            </w:pPr>
            <w:r w:rsidRPr="001F42D3">
              <w:t xml:space="preserve">Volume Remaining=current volume in syringe </w:t>
            </w:r>
          </w:p>
          <w:p w14:paraId="37505641" w14:textId="77777777" w:rsidR="0030483D" w:rsidRPr="001F42D3" w:rsidRDefault="0030483D" w:rsidP="005C1693">
            <w:pPr>
              <w:pStyle w:val="TableEntry"/>
            </w:pPr>
            <w:r w:rsidRPr="001F42D3">
              <w:t>Time Remaining=based upon Volume Remaining and Rate</w:t>
            </w:r>
          </w:p>
          <w:p w14:paraId="2009D707" w14:textId="77777777" w:rsidR="0030483D" w:rsidRPr="001F42D3" w:rsidRDefault="0030483D" w:rsidP="005C1693">
            <w:pPr>
              <w:pStyle w:val="TableEntry"/>
            </w:pPr>
          </w:p>
          <w:p w14:paraId="348AF219" w14:textId="77777777" w:rsidR="0030483D" w:rsidRPr="001F42D3" w:rsidRDefault="0030483D" w:rsidP="005C1693">
            <w:pPr>
              <w:pStyle w:val="TableEntry"/>
            </w:pPr>
            <w:r w:rsidRPr="001F42D3">
              <w:t>Channel Relay State=pump-relay-infusing</w:t>
            </w:r>
          </w:p>
          <w:p w14:paraId="517678A8" w14:textId="77777777" w:rsidR="0030483D" w:rsidRPr="001F42D3" w:rsidRDefault="0030483D" w:rsidP="005C1693">
            <w:pPr>
              <w:pStyle w:val="TableEntry"/>
            </w:pPr>
            <w:r w:rsidRPr="001F42D3">
              <w:t>Channel Relay GUID=guid</w:t>
            </w:r>
          </w:p>
        </w:tc>
        <w:tc>
          <w:tcPr>
            <w:tcW w:w="1980" w:type="dxa"/>
            <w:tcBorders>
              <w:top w:val="single" w:sz="4" w:space="0" w:color="000000"/>
              <w:left w:val="single" w:sz="4" w:space="0" w:color="000000"/>
              <w:bottom w:val="single" w:sz="4" w:space="0" w:color="000000"/>
              <w:right w:val="single" w:sz="4" w:space="0" w:color="000000"/>
            </w:tcBorders>
          </w:tcPr>
          <w:p w14:paraId="48FF9B20" w14:textId="77777777" w:rsidR="0030483D" w:rsidRPr="001F42D3" w:rsidRDefault="0030483D" w:rsidP="005C1693">
            <w:pPr>
              <w:pStyle w:val="TableEntry"/>
            </w:pPr>
            <w:r w:rsidRPr="001F42D3">
              <w:t>Infusing Pump</w:t>
            </w:r>
          </w:p>
          <w:p w14:paraId="10EEE927" w14:textId="77777777" w:rsidR="0030483D" w:rsidRPr="001F42D3" w:rsidRDefault="0030483D" w:rsidP="005C1693">
            <w:pPr>
              <w:pStyle w:val="TableEntry"/>
            </w:pPr>
          </w:p>
        </w:tc>
      </w:tr>
      <w:tr w:rsidR="0030483D" w:rsidRPr="001F42D3" w14:paraId="397EC412" w14:textId="77777777" w:rsidTr="0030483D">
        <w:trPr>
          <w:gridAfter w:val="1"/>
          <w:wAfter w:w="36" w:type="dxa"/>
          <w:trHeight w:val="274"/>
        </w:trPr>
        <w:tc>
          <w:tcPr>
            <w:tcW w:w="1525" w:type="dxa"/>
            <w:vMerge/>
            <w:tcBorders>
              <w:top w:val="single" w:sz="4" w:space="0" w:color="000000"/>
              <w:left w:val="single" w:sz="4" w:space="0" w:color="000000"/>
              <w:bottom w:val="single" w:sz="4" w:space="0" w:color="000000"/>
            </w:tcBorders>
          </w:tcPr>
          <w:p w14:paraId="382EE3D1" w14:textId="77777777" w:rsidR="0030483D" w:rsidRPr="001F42D3" w:rsidRDefault="0030483D" w:rsidP="00234EAB">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79E6AB4E" w14:textId="77777777" w:rsidR="0030483D" w:rsidRPr="001F42D3" w:rsidRDefault="0030483D" w:rsidP="005C1693">
            <w:pPr>
              <w:pStyle w:val="TableEntry"/>
            </w:pPr>
            <w:r w:rsidRPr="001F42D3">
              <w:t>MDC_EVT_PUMP_PROG_RELAY</w:t>
            </w:r>
          </w:p>
          <w:p w14:paraId="2146BC22"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31AC344D" w14:textId="77777777" w:rsidR="0030483D" w:rsidRPr="001F42D3" w:rsidRDefault="0030483D" w:rsidP="005C1693">
            <w:pPr>
              <w:pStyle w:val="TableEntry"/>
            </w:pPr>
            <w:r w:rsidRPr="001F42D3">
              <w:rPr>
                <w:b/>
                <w:u w:val="single"/>
              </w:rPr>
              <w:t xml:space="preserve">Pump Delivery Info Parameters: </w:t>
            </w:r>
          </w:p>
          <w:p w14:paraId="365F408B" w14:textId="77777777" w:rsidR="0030483D" w:rsidRPr="005C1693" w:rsidRDefault="0030483D" w:rsidP="005C1693">
            <w:pPr>
              <w:pStyle w:val="TableEntry"/>
              <w:rPr>
                <w:rFonts w:eastAsia="Arial"/>
              </w:rPr>
            </w:pPr>
          </w:p>
          <w:p w14:paraId="7F3BF4C7" w14:textId="77777777" w:rsidR="0030483D" w:rsidRPr="001F42D3" w:rsidRDefault="0030483D" w:rsidP="005C1693">
            <w:pPr>
              <w:pStyle w:val="TableEntry"/>
            </w:pPr>
            <w:r w:rsidRPr="001F42D3">
              <w:t xml:space="preserve">Infusing Status=pump-status-not-infusing </w:t>
            </w:r>
          </w:p>
          <w:p w14:paraId="3A2A5FCB" w14:textId="77777777" w:rsidR="0030483D" w:rsidRPr="001F42D3" w:rsidRDefault="0030483D" w:rsidP="005C1693">
            <w:pPr>
              <w:pStyle w:val="TableEntry"/>
            </w:pPr>
            <w:r w:rsidRPr="001F42D3">
              <w:t xml:space="preserve">Current Pump Fluid Flow=0 </w:t>
            </w:r>
          </w:p>
          <w:p w14:paraId="06A9BF00" w14:textId="77777777" w:rsidR="0030483D" w:rsidRPr="001F42D3" w:rsidRDefault="0030483D" w:rsidP="005C1693">
            <w:pPr>
              <w:pStyle w:val="TableEntry"/>
            </w:pPr>
            <w:r w:rsidRPr="001F42D3">
              <w:t>Pump Active Sources= pump-source-info-primary</w:t>
            </w:r>
          </w:p>
          <w:p w14:paraId="391104B8" w14:textId="77777777" w:rsidR="0030483D" w:rsidRPr="001F42D3" w:rsidRDefault="0030483D" w:rsidP="005C1693">
            <w:pPr>
              <w:pStyle w:val="TableEntry"/>
            </w:pPr>
          </w:p>
          <w:p w14:paraId="5CEED6A4" w14:textId="77777777" w:rsidR="0030483D" w:rsidRPr="001F42D3" w:rsidRDefault="0030483D" w:rsidP="005C1693">
            <w:pPr>
              <w:pStyle w:val="TableEntry"/>
            </w:pPr>
            <w:r w:rsidRPr="001F42D3">
              <w:rPr>
                <w:b/>
                <w:u w:val="single"/>
              </w:rPr>
              <w:t xml:space="preserve">Active Source Parameters: </w:t>
            </w:r>
          </w:p>
          <w:p w14:paraId="51AD3C93" w14:textId="77777777" w:rsidR="0030483D" w:rsidRPr="005C1693" w:rsidRDefault="0030483D" w:rsidP="005C1693">
            <w:pPr>
              <w:pStyle w:val="TableEntry"/>
              <w:rPr>
                <w:rFonts w:eastAsia="Arial"/>
              </w:rPr>
            </w:pPr>
          </w:p>
          <w:p w14:paraId="7DF9BBED" w14:textId="77777777" w:rsidR="0030483D" w:rsidRPr="001F42D3" w:rsidRDefault="0030483D" w:rsidP="005C1693">
            <w:pPr>
              <w:pStyle w:val="TableEntry"/>
            </w:pPr>
            <w:r w:rsidRPr="001F42D3">
              <w:t xml:space="preserve">Current Delivery Status=pump-delivery-status-not-delivering </w:t>
            </w:r>
          </w:p>
          <w:p w14:paraId="70AB5BD8" w14:textId="77777777" w:rsidR="0030483D" w:rsidRPr="001F42D3" w:rsidRDefault="0030483D" w:rsidP="005C1693">
            <w:pPr>
              <w:pStyle w:val="TableEntry"/>
            </w:pPr>
            <w:r w:rsidRPr="001F42D3">
              <w:t xml:space="preserve">Program Delivery Mode=pump-program-delivery-mode-continuous </w:t>
            </w:r>
          </w:p>
          <w:p w14:paraId="78EF6B45" w14:textId="77777777" w:rsidR="0030483D" w:rsidRPr="001F42D3" w:rsidRDefault="0030483D" w:rsidP="005C1693">
            <w:pPr>
              <w:pStyle w:val="TableEntry"/>
            </w:pPr>
            <w:r w:rsidRPr="001F42D3">
              <w:lastRenderedPageBreak/>
              <w:t xml:space="preserve">Source Channel Label=vendor-specific </w:t>
            </w:r>
          </w:p>
          <w:p w14:paraId="13F3355F" w14:textId="77777777" w:rsidR="0030483D" w:rsidRPr="001F42D3" w:rsidRDefault="0030483D" w:rsidP="005C1693">
            <w:pPr>
              <w:pStyle w:val="TableEntry"/>
            </w:pPr>
            <w:r w:rsidRPr="001F42D3">
              <w:t xml:space="preserve">Rate=programmed rate </w:t>
            </w:r>
          </w:p>
          <w:p w14:paraId="7453485D" w14:textId="77777777" w:rsidR="0030483D" w:rsidRPr="001F42D3" w:rsidRDefault="0030483D" w:rsidP="005C1693">
            <w:pPr>
              <w:pStyle w:val="TableEntry"/>
            </w:pPr>
            <w:r w:rsidRPr="001F42D3">
              <w:t xml:space="preserve">Dose Rate=programmed dose rate </w:t>
            </w:r>
          </w:p>
          <w:p w14:paraId="3A0C033C" w14:textId="77777777" w:rsidR="0030483D" w:rsidRPr="001F42D3" w:rsidRDefault="0030483D" w:rsidP="005C1693">
            <w:pPr>
              <w:pStyle w:val="TableEntry"/>
            </w:pPr>
            <w:r w:rsidRPr="001F42D3">
              <w:t>Volume Programmed= initial volume in syringe</w:t>
            </w:r>
          </w:p>
          <w:p w14:paraId="79E4DA8D" w14:textId="77777777" w:rsidR="0030483D" w:rsidRPr="001F42D3" w:rsidRDefault="0030483D" w:rsidP="005C1693">
            <w:pPr>
              <w:pStyle w:val="TableEntry"/>
              <w:rPr>
                <w:szCs w:val="24"/>
              </w:rPr>
            </w:pPr>
            <w:r w:rsidRPr="001F42D3">
              <w:t xml:space="preserve">Current Segment Volume Delivered=0 </w:t>
            </w:r>
          </w:p>
          <w:p w14:paraId="5BA1578B" w14:textId="77777777" w:rsidR="0030483D" w:rsidRPr="001F42D3" w:rsidRDefault="0030483D" w:rsidP="005C1693">
            <w:pPr>
              <w:pStyle w:val="TableEntry"/>
              <w:rPr>
                <w:szCs w:val="24"/>
              </w:rPr>
            </w:pPr>
            <w:r w:rsidRPr="001F42D3">
              <w:t xml:space="preserve">Cumulative Volume Delivered=0 </w:t>
            </w:r>
          </w:p>
          <w:p w14:paraId="57A8674E" w14:textId="77777777" w:rsidR="0030483D" w:rsidRPr="001F42D3" w:rsidRDefault="0030483D" w:rsidP="005C1693">
            <w:pPr>
              <w:pStyle w:val="TableEntry"/>
            </w:pPr>
            <w:r w:rsidRPr="001F42D3">
              <w:t xml:space="preserve">Volume Remaining=current volume in syringe </w:t>
            </w:r>
          </w:p>
          <w:p w14:paraId="7290062E" w14:textId="77777777" w:rsidR="0030483D" w:rsidRPr="001F42D3" w:rsidRDefault="0030483D" w:rsidP="005C1693">
            <w:pPr>
              <w:pStyle w:val="TableEntry"/>
            </w:pPr>
            <w:r w:rsidRPr="001F42D3">
              <w:rPr>
                <w:strike/>
              </w:rPr>
              <w:t>Time Remaining=based upon Volume Remaining and Rate</w:t>
            </w:r>
          </w:p>
          <w:p w14:paraId="1A4A13AA" w14:textId="77777777" w:rsidR="0030483D" w:rsidRPr="001F42D3" w:rsidRDefault="0030483D" w:rsidP="005C1693">
            <w:pPr>
              <w:pStyle w:val="TableEntry"/>
              <w:rPr>
                <w:b/>
                <w:strike/>
                <w:u w:val="single"/>
              </w:rPr>
            </w:pPr>
          </w:p>
          <w:p w14:paraId="26E12B77" w14:textId="77777777" w:rsidR="0030483D" w:rsidRPr="001F42D3" w:rsidRDefault="0030483D" w:rsidP="005C1693">
            <w:pPr>
              <w:pStyle w:val="TableEntry"/>
            </w:pPr>
            <w:r w:rsidRPr="001F42D3">
              <w:t>Channel Relay State=pump-relay-waiting</w:t>
            </w:r>
          </w:p>
          <w:p w14:paraId="274D2B61" w14:textId="77777777" w:rsidR="0030483D" w:rsidRPr="001F42D3" w:rsidRDefault="0030483D" w:rsidP="005C1693">
            <w:pPr>
              <w:pStyle w:val="TableEntry"/>
            </w:pPr>
            <w:r w:rsidRPr="001F42D3">
              <w:t>Channel Relay GUID=same guid as other pump</w:t>
            </w:r>
          </w:p>
        </w:tc>
        <w:tc>
          <w:tcPr>
            <w:tcW w:w="1980" w:type="dxa"/>
            <w:tcBorders>
              <w:top w:val="single" w:sz="4" w:space="0" w:color="000000"/>
              <w:left w:val="single" w:sz="4" w:space="0" w:color="000000"/>
              <w:bottom w:val="single" w:sz="4" w:space="0" w:color="000000"/>
              <w:right w:val="single" w:sz="4" w:space="0" w:color="000000"/>
            </w:tcBorders>
          </w:tcPr>
          <w:p w14:paraId="5685F616" w14:textId="77777777" w:rsidR="0030483D" w:rsidRPr="001F42D3" w:rsidRDefault="0030483D" w:rsidP="005C1693">
            <w:pPr>
              <w:pStyle w:val="TableEntry"/>
            </w:pPr>
            <w:r w:rsidRPr="001F42D3">
              <w:lastRenderedPageBreak/>
              <w:t>Waiting Pump</w:t>
            </w:r>
          </w:p>
          <w:p w14:paraId="6C3E9FA1" w14:textId="77777777" w:rsidR="0030483D" w:rsidRPr="001F42D3" w:rsidRDefault="0030483D" w:rsidP="005C1693">
            <w:pPr>
              <w:pStyle w:val="TableEntry"/>
            </w:pPr>
          </w:p>
        </w:tc>
      </w:tr>
      <w:tr w:rsidR="0030483D" w:rsidRPr="001F42D3" w14:paraId="13A37E85"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4F34C59F" w14:textId="77777777" w:rsidR="0030483D" w:rsidRPr="005C1693" w:rsidRDefault="0030483D" w:rsidP="005C1693">
            <w:pPr>
              <w:pStyle w:val="TableEntry"/>
              <w:rPr>
                <w:i/>
                <w:iCs/>
              </w:rPr>
            </w:pPr>
            <w:r w:rsidRPr="005C1693">
              <w:rPr>
                <w:i/>
                <w:iCs/>
              </w:rPr>
              <w:t>Channel Relay</w:t>
            </w:r>
          </w:p>
          <w:p w14:paraId="368E51DC" w14:textId="77777777" w:rsidR="0030483D" w:rsidRPr="001F42D3" w:rsidRDefault="0030483D" w:rsidP="005C1693">
            <w:pPr>
              <w:pStyle w:val="TableEntry"/>
            </w:pPr>
          </w:p>
          <w:p w14:paraId="0CE72A62" w14:textId="77777777" w:rsidR="0030483D" w:rsidRPr="001F42D3" w:rsidRDefault="0030483D" w:rsidP="005C1693">
            <w:pPr>
              <w:pStyle w:val="TableEntry"/>
            </w:pPr>
            <w:r w:rsidRPr="001F42D3">
              <w:t>An Infusion is already started.</w:t>
            </w:r>
          </w:p>
          <w:p w14:paraId="1B51B3B1" w14:textId="77777777" w:rsidR="0030483D" w:rsidRPr="001F42D3" w:rsidRDefault="0030483D" w:rsidP="005C1693">
            <w:pPr>
              <w:pStyle w:val="TableEntry"/>
            </w:pPr>
            <w:r w:rsidRPr="001F42D3">
              <w:t>The Channel Relay is Programmed</w:t>
            </w:r>
          </w:p>
          <w:p w14:paraId="286748B8" w14:textId="77777777" w:rsidR="0030483D" w:rsidRPr="001F42D3" w:rsidRDefault="0030483D" w:rsidP="005C1693">
            <w:pPr>
              <w:pStyle w:val="TableEntry"/>
            </w:pPr>
            <w:r w:rsidRPr="001F42D3">
              <w:rPr>
                <w:b/>
              </w:rPr>
              <w:t>The Channel Relay Occurs</w:t>
            </w:r>
          </w:p>
          <w:p w14:paraId="1D5D9642" w14:textId="77777777" w:rsidR="0030483D" w:rsidRPr="001F42D3" w:rsidRDefault="0030483D" w:rsidP="005C1693">
            <w:pPr>
              <w:pStyle w:val="TableEntry"/>
            </w:pPr>
            <w:r w:rsidRPr="001F42D3">
              <w:t>End of Channel Relay</w:t>
            </w:r>
          </w:p>
          <w:p w14:paraId="2A5A2C88" w14:textId="77777777" w:rsidR="0030483D" w:rsidRPr="001F42D3" w:rsidRDefault="0030483D" w:rsidP="005C1693">
            <w:pPr>
              <w:pStyle w:val="TableEntry"/>
            </w:pPr>
          </w:p>
        </w:tc>
        <w:tc>
          <w:tcPr>
            <w:tcW w:w="2430" w:type="dxa"/>
            <w:tcBorders>
              <w:top w:val="single" w:sz="4" w:space="0" w:color="000000"/>
              <w:left w:val="single" w:sz="4" w:space="0" w:color="000000"/>
              <w:bottom w:val="single" w:sz="4" w:space="0" w:color="000000"/>
            </w:tcBorders>
          </w:tcPr>
          <w:p w14:paraId="606B2CFA" w14:textId="77777777" w:rsidR="0030483D" w:rsidRPr="001F42D3" w:rsidRDefault="0030483D" w:rsidP="005C1693">
            <w:pPr>
              <w:pStyle w:val="TableEntry"/>
            </w:pPr>
            <w:r w:rsidRPr="001F42D3">
              <w:t>MDC_EVT_PUMP_DELIV_ STOP</w:t>
            </w:r>
          </w:p>
          <w:p w14:paraId="0AA96F48" w14:textId="77777777" w:rsidR="0030483D" w:rsidRPr="001F42D3" w:rsidRDefault="0030483D" w:rsidP="005C1693">
            <w:pPr>
              <w:pStyle w:val="TableEntry"/>
            </w:pPr>
            <w:r w:rsidRPr="001F42D3">
              <w:t xml:space="preserve"> </w:t>
            </w:r>
          </w:p>
        </w:tc>
        <w:tc>
          <w:tcPr>
            <w:tcW w:w="3510" w:type="dxa"/>
            <w:tcBorders>
              <w:top w:val="single" w:sz="4" w:space="0" w:color="000000"/>
              <w:left w:val="single" w:sz="4" w:space="0" w:color="000000"/>
              <w:bottom w:val="single" w:sz="4" w:space="0" w:color="000000"/>
            </w:tcBorders>
          </w:tcPr>
          <w:p w14:paraId="211EC552" w14:textId="77777777" w:rsidR="0030483D" w:rsidRPr="005C1693" w:rsidRDefault="0030483D" w:rsidP="005C1693">
            <w:pPr>
              <w:pStyle w:val="TableEntry"/>
              <w:rPr>
                <w:b/>
                <w:bCs/>
                <w:szCs w:val="24"/>
                <w:u w:val="single"/>
              </w:rPr>
            </w:pPr>
            <w:r w:rsidRPr="005C1693">
              <w:rPr>
                <w:b/>
                <w:bCs/>
                <w:u w:val="single"/>
              </w:rPr>
              <w:t xml:space="preserve">Pump Delivery Info Parameters: </w:t>
            </w:r>
          </w:p>
          <w:p w14:paraId="34849C0D" w14:textId="77777777" w:rsidR="0030483D" w:rsidRPr="001F42D3" w:rsidRDefault="0030483D" w:rsidP="005C1693">
            <w:pPr>
              <w:pStyle w:val="TableEntry"/>
            </w:pPr>
          </w:p>
          <w:p w14:paraId="5E638094" w14:textId="77777777" w:rsidR="0030483D" w:rsidRPr="001F42D3" w:rsidRDefault="0030483D" w:rsidP="005C1693">
            <w:pPr>
              <w:pStyle w:val="TableEntry"/>
              <w:rPr>
                <w:szCs w:val="24"/>
              </w:rPr>
            </w:pPr>
            <w:r w:rsidRPr="001F42D3">
              <w:t>Infusing Status=pump-status-not-infusing</w:t>
            </w:r>
          </w:p>
          <w:p w14:paraId="2A489026" w14:textId="77777777" w:rsidR="0030483D" w:rsidRPr="001F42D3" w:rsidRDefault="0030483D" w:rsidP="005C1693">
            <w:pPr>
              <w:pStyle w:val="TableEntry"/>
              <w:rPr>
                <w:szCs w:val="24"/>
              </w:rPr>
            </w:pPr>
            <w:r w:rsidRPr="001F42D3">
              <w:t xml:space="preserve">Current Pump Fluid Flow=pump reported rate </w:t>
            </w:r>
          </w:p>
          <w:p w14:paraId="3CCEC83D" w14:textId="77777777" w:rsidR="0030483D" w:rsidRPr="001F42D3" w:rsidRDefault="0030483D" w:rsidP="005C1693">
            <w:pPr>
              <w:pStyle w:val="TableEntry"/>
              <w:rPr>
                <w:szCs w:val="24"/>
              </w:rPr>
            </w:pPr>
            <w:r w:rsidRPr="001F42D3">
              <w:t>Pump Active Sources=pump-source-info-primary</w:t>
            </w:r>
          </w:p>
          <w:p w14:paraId="63E49C1B" w14:textId="77777777" w:rsidR="0030483D" w:rsidRPr="001F42D3" w:rsidRDefault="0030483D" w:rsidP="005C1693">
            <w:pPr>
              <w:pStyle w:val="TableEntry"/>
            </w:pPr>
          </w:p>
          <w:p w14:paraId="5445B0BE" w14:textId="77777777" w:rsidR="0030483D" w:rsidRPr="005C1693" w:rsidRDefault="0030483D" w:rsidP="005C1693">
            <w:pPr>
              <w:pStyle w:val="TableEntry"/>
              <w:rPr>
                <w:b/>
                <w:bCs/>
                <w:szCs w:val="24"/>
                <w:u w:val="single"/>
              </w:rPr>
            </w:pPr>
            <w:r w:rsidRPr="005C1693">
              <w:rPr>
                <w:b/>
                <w:bCs/>
                <w:u w:val="single"/>
              </w:rPr>
              <w:t xml:space="preserve">Active Source Parameters: </w:t>
            </w:r>
          </w:p>
          <w:p w14:paraId="109A494F" w14:textId="77777777" w:rsidR="0030483D" w:rsidRPr="001F42D3" w:rsidRDefault="0030483D" w:rsidP="005C1693">
            <w:pPr>
              <w:pStyle w:val="TableEntry"/>
            </w:pPr>
          </w:p>
          <w:p w14:paraId="09FB1ED7" w14:textId="77777777" w:rsidR="0030483D" w:rsidRPr="001F42D3" w:rsidRDefault="0030483D" w:rsidP="005C1693">
            <w:pPr>
              <w:pStyle w:val="TableEntry"/>
              <w:rPr>
                <w:szCs w:val="24"/>
              </w:rPr>
            </w:pPr>
            <w:r w:rsidRPr="001F42D3">
              <w:t xml:space="preserve">Current Delivery Status=pump-delivery-status-not-delivering </w:t>
            </w:r>
          </w:p>
          <w:p w14:paraId="01DAC7FF" w14:textId="77777777" w:rsidR="0030483D" w:rsidRPr="001F42D3" w:rsidRDefault="0030483D" w:rsidP="005C1693">
            <w:pPr>
              <w:pStyle w:val="TableEntry"/>
              <w:rPr>
                <w:szCs w:val="24"/>
              </w:rPr>
            </w:pPr>
            <w:r w:rsidRPr="001F42D3">
              <w:t xml:space="preserve">Program Delivery Mode= pump-program-delivery-mode-continuous </w:t>
            </w:r>
          </w:p>
          <w:p w14:paraId="4137235B" w14:textId="77777777" w:rsidR="0030483D" w:rsidRPr="001F42D3" w:rsidRDefault="0030483D" w:rsidP="005C1693">
            <w:pPr>
              <w:pStyle w:val="TableEntry"/>
              <w:rPr>
                <w:szCs w:val="24"/>
              </w:rPr>
            </w:pPr>
            <w:r w:rsidRPr="001F42D3">
              <w:t xml:space="preserve">Source Channel Label=vendor-specific </w:t>
            </w:r>
          </w:p>
          <w:p w14:paraId="7B5429DB" w14:textId="77777777" w:rsidR="0030483D" w:rsidRPr="001F42D3" w:rsidRDefault="0030483D" w:rsidP="005C1693">
            <w:pPr>
              <w:pStyle w:val="TableEntry"/>
              <w:rPr>
                <w:szCs w:val="24"/>
              </w:rPr>
            </w:pPr>
            <w:r w:rsidRPr="001F42D3">
              <w:t xml:space="preserve">Rate=old rate </w:t>
            </w:r>
          </w:p>
          <w:p w14:paraId="66D6B88F" w14:textId="77777777" w:rsidR="0030483D" w:rsidRPr="001F42D3" w:rsidRDefault="0030483D" w:rsidP="005C1693">
            <w:pPr>
              <w:pStyle w:val="TableEntry"/>
              <w:rPr>
                <w:szCs w:val="24"/>
              </w:rPr>
            </w:pPr>
            <w:r w:rsidRPr="001F42D3">
              <w:t xml:space="preserve">Dose Rate=old dose rate </w:t>
            </w:r>
          </w:p>
          <w:p w14:paraId="5673257B" w14:textId="77777777" w:rsidR="0030483D" w:rsidRPr="001F42D3" w:rsidRDefault="0030483D" w:rsidP="005C1693">
            <w:pPr>
              <w:pStyle w:val="TableEntry"/>
            </w:pPr>
            <w:r w:rsidRPr="001F42D3">
              <w:t>Volume Programmed= initial volume in syringe</w:t>
            </w:r>
          </w:p>
          <w:p w14:paraId="1A71D03A" w14:textId="77777777" w:rsidR="0030483D" w:rsidRPr="001F42D3" w:rsidRDefault="0030483D" w:rsidP="005C1693">
            <w:pPr>
              <w:pStyle w:val="TableEntry"/>
              <w:rPr>
                <w:szCs w:val="24"/>
              </w:rPr>
            </w:pPr>
            <w:r w:rsidRPr="001F42D3">
              <w:t xml:space="preserve">Current Segment Volume Delivered=volume delivered since last DELIV_START </w:t>
            </w:r>
          </w:p>
          <w:p w14:paraId="1B4E142B" w14:textId="77777777" w:rsidR="0030483D" w:rsidRPr="001F42D3" w:rsidRDefault="0030483D" w:rsidP="005C1693">
            <w:pPr>
              <w:pStyle w:val="TableEntry"/>
              <w:rPr>
                <w:szCs w:val="24"/>
              </w:rPr>
            </w:pPr>
            <w:r w:rsidRPr="001F42D3">
              <w:t xml:space="preserve">Cumulative Volume Delivered=sum of “Current Segment Volume Delivered” values across all segments for the delivery, including the one just completed </w:t>
            </w:r>
          </w:p>
          <w:p w14:paraId="1D6879F5" w14:textId="77777777" w:rsidR="0030483D" w:rsidRPr="001F42D3" w:rsidRDefault="0030483D" w:rsidP="005C1693">
            <w:pPr>
              <w:pStyle w:val="TableEntry"/>
              <w:rPr>
                <w:szCs w:val="24"/>
              </w:rPr>
            </w:pPr>
            <w:r w:rsidRPr="001F42D3">
              <w:t xml:space="preserve">Volume Remaining= current volume in syringe </w:t>
            </w:r>
          </w:p>
          <w:p w14:paraId="4C1B78A8" w14:textId="77777777" w:rsidR="0030483D" w:rsidRPr="001F42D3" w:rsidRDefault="0030483D" w:rsidP="005C1693">
            <w:pPr>
              <w:pStyle w:val="TableEntry"/>
              <w:rPr>
                <w:strike/>
              </w:rPr>
            </w:pPr>
          </w:p>
          <w:p w14:paraId="54F097E7" w14:textId="77777777" w:rsidR="0030483D" w:rsidRPr="001F42D3" w:rsidRDefault="0030483D" w:rsidP="005C1693">
            <w:pPr>
              <w:pStyle w:val="TableEntry"/>
            </w:pPr>
            <w:r w:rsidRPr="001F42D3">
              <w:t>Channel Relay State=pump-relay-complete</w:t>
            </w:r>
          </w:p>
          <w:p w14:paraId="2D004EB6" w14:textId="77777777" w:rsidR="0030483D" w:rsidRPr="001F42D3" w:rsidRDefault="0030483D" w:rsidP="005C1693">
            <w:pPr>
              <w:pStyle w:val="TableEntry"/>
            </w:pPr>
            <w:r w:rsidRPr="001F42D3">
              <w:t>Channel Relay GUID=same guid as previously</w:t>
            </w:r>
          </w:p>
        </w:tc>
        <w:tc>
          <w:tcPr>
            <w:tcW w:w="1980" w:type="dxa"/>
            <w:tcBorders>
              <w:top w:val="single" w:sz="4" w:space="0" w:color="000000"/>
              <w:left w:val="single" w:sz="4" w:space="0" w:color="000000"/>
              <w:bottom w:val="single" w:sz="4" w:space="0" w:color="000000"/>
              <w:right w:val="single" w:sz="4" w:space="0" w:color="000000"/>
            </w:tcBorders>
          </w:tcPr>
          <w:p w14:paraId="7FD87521" w14:textId="77777777" w:rsidR="0030483D" w:rsidRPr="001F42D3" w:rsidRDefault="0030483D" w:rsidP="005C1693">
            <w:pPr>
              <w:pStyle w:val="TableEntry"/>
            </w:pPr>
            <w:r w:rsidRPr="001F42D3">
              <w:t>Pump that finished relay</w:t>
            </w:r>
          </w:p>
          <w:p w14:paraId="2E126B1A" w14:textId="77777777" w:rsidR="0030483D" w:rsidRPr="001F42D3" w:rsidRDefault="0030483D" w:rsidP="005C1693">
            <w:pPr>
              <w:pStyle w:val="TableEntry"/>
            </w:pPr>
          </w:p>
        </w:tc>
      </w:tr>
      <w:tr w:rsidR="0030483D" w:rsidRPr="001F42D3" w14:paraId="2601CAE1" w14:textId="77777777" w:rsidTr="0030483D">
        <w:trPr>
          <w:gridAfter w:val="1"/>
          <w:wAfter w:w="36" w:type="dxa"/>
          <w:trHeight w:val="2583"/>
        </w:trPr>
        <w:tc>
          <w:tcPr>
            <w:tcW w:w="1525" w:type="dxa"/>
            <w:vMerge/>
            <w:tcBorders>
              <w:top w:val="single" w:sz="4" w:space="0" w:color="000000"/>
              <w:left w:val="single" w:sz="4" w:space="0" w:color="000000"/>
              <w:bottom w:val="single" w:sz="4" w:space="0" w:color="000000"/>
            </w:tcBorders>
          </w:tcPr>
          <w:p w14:paraId="02395F08" w14:textId="77777777" w:rsidR="0030483D" w:rsidRPr="001F42D3" w:rsidRDefault="0030483D" w:rsidP="00234EAB">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6DFF578C" w14:textId="77777777" w:rsidR="0030483D" w:rsidRPr="001F42D3" w:rsidRDefault="0030483D" w:rsidP="005C1693">
            <w:pPr>
              <w:pStyle w:val="TableEntry"/>
            </w:pPr>
            <w:r w:rsidRPr="001F42D3">
              <w:t>MDC_EVT_PUMP_DELIV_ START</w:t>
            </w:r>
          </w:p>
          <w:p w14:paraId="77CE850D"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48D349EB" w14:textId="77777777" w:rsidR="0030483D" w:rsidRPr="001F42D3" w:rsidRDefault="0030483D" w:rsidP="005C1693">
            <w:pPr>
              <w:pStyle w:val="TableEntry"/>
              <w:rPr>
                <w:szCs w:val="24"/>
              </w:rPr>
            </w:pPr>
            <w:r w:rsidRPr="001F42D3">
              <w:rPr>
                <w:b/>
                <w:u w:val="single"/>
              </w:rPr>
              <w:t>Pump Delivery Info Parameters:</w:t>
            </w:r>
          </w:p>
          <w:p w14:paraId="6CC7A27F" w14:textId="77777777" w:rsidR="0030483D" w:rsidRPr="001F42D3" w:rsidRDefault="0030483D" w:rsidP="005C1693">
            <w:pPr>
              <w:pStyle w:val="TableEntry"/>
              <w:rPr>
                <w:b/>
                <w:u w:val="single"/>
              </w:rPr>
            </w:pPr>
          </w:p>
          <w:p w14:paraId="41B1D214" w14:textId="77777777" w:rsidR="0030483D" w:rsidRPr="001F42D3" w:rsidRDefault="0030483D" w:rsidP="005C1693">
            <w:pPr>
              <w:pStyle w:val="TableEntry"/>
              <w:rPr>
                <w:szCs w:val="24"/>
              </w:rPr>
            </w:pPr>
            <w:r w:rsidRPr="001F42D3">
              <w:t xml:space="preserve">Infusing Status=pump-status-infusing </w:t>
            </w:r>
          </w:p>
          <w:p w14:paraId="5DD5317D" w14:textId="77777777" w:rsidR="0030483D" w:rsidRPr="001F42D3" w:rsidRDefault="0030483D" w:rsidP="005C1693">
            <w:pPr>
              <w:pStyle w:val="TableEntry"/>
              <w:rPr>
                <w:szCs w:val="24"/>
              </w:rPr>
            </w:pPr>
            <w:r w:rsidRPr="001F42D3">
              <w:t xml:space="preserve">Current Pump Fluid Flow=current rate </w:t>
            </w:r>
          </w:p>
          <w:p w14:paraId="56D87BA6" w14:textId="77777777" w:rsidR="0030483D" w:rsidRPr="001F42D3" w:rsidRDefault="0030483D" w:rsidP="005C1693">
            <w:pPr>
              <w:pStyle w:val="TableEntry"/>
              <w:rPr>
                <w:szCs w:val="24"/>
              </w:rPr>
            </w:pPr>
            <w:r w:rsidRPr="001F42D3">
              <w:t>Pump Active Sources=pump-source-info-primary</w:t>
            </w:r>
          </w:p>
          <w:p w14:paraId="4A0C7715" w14:textId="77777777" w:rsidR="0030483D" w:rsidRPr="001F42D3" w:rsidRDefault="0030483D" w:rsidP="005C1693">
            <w:pPr>
              <w:pStyle w:val="TableEntry"/>
            </w:pPr>
          </w:p>
          <w:p w14:paraId="5B412A0F" w14:textId="77777777" w:rsidR="0030483D" w:rsidRPr="001F42D3" w:rsidRDefault="0030483D" w:rsidP="005C1693">
            <w:pPr>
              <w:pStyle w:val="TableEntry"/>
            </w:pPr>
          </w:p>
          <w:p w14:paraId="6DF75B96" w14:textId="77777777" w:rsidR="0030483D" w:rsidRPr="001F42D3" w:rsidRDefault="0030483D" w:rsidP="005C1693">
            <w:pPr>
              <w:pStyle w:val="TableEntry"/>
              <w:rPr>
                <w:szCs w:val="24"/>
              </w:rPr>
            </w:pPr>
            <w:r w:rsidRPr="001F42D3">
              <w:rPr>
                <w:b/>
                <w:u w:val="single"/>
              </w:rPr>
              <w:t xml:space="preserve">Active Source Parameters: </w:t>
            </w:r>
          </w:p>
          <w:p w14:paraId="4581770A" w14:textId="77777777" w:rsidR="0030483D" w:rsidRPr="001F42D3" w:rsidRDefault="0030483D" w:rsidP="005C1693">
            <w:pPr>
              <w:pStyle w:val="TableEntry"/>
              <w:rPr>
                <w:b/>
                <w:u w:val="single"/>
              </w:rPr>
            </w:pPr>
          </w:p>
          <w:p w14:paraId="12C083B1" w14:textId="77777777" w:rsidR="0030483D" w:rsidRPr="001F42D3" w:rsidRDefault="0030483D" w:rsidP="005C1693">
            <w:pPr>
              <w:pStyle w:val="TableEntry"/>
              <w:rPr>
                <w:szCs w:val="24"/>
              </w:rPr>
            </w:pPr>
            <w:r w:rsidRPr="001F42D3">
              <w:t xml:space="preserve">Current Delivery Status=pump-delivery-status-delivering </w:t>
            </w:r>
          </w:p>
          <w:p w14:paraId="7E88D498" w14:textId="77777777" w:rsidR="0030483D" w:rsidRPr="001F42D3" w:rsidRDefault="0030483D" w:rsidP="005C1693">
            <w:pPr>
              <w:pStyle w:val="TableEntry"/>
              <w:rPr>
                <w:szCs w:val="24"/>
              </w:rPr>
            </w:pPr>
            <w:r w:rsidRPr="001F42D3">
              <w:t xml:space="preserve">Program Delivery Mode= pump-program-delivery-mode-continuous </w:t>
            </w:r>
          </w:p>
          <w:p w14:paraId="6250CD5E" w14:textId="77777777" w:rsidR="0030483D" w:rsidRPr="001F42D3" w:rsidRDefault="0030483D" w:rsidP="005C1693">
            <w:pPr>
              <w:pStyle w:val="TableEntry"/>
              <w:rPr>
                <w:szCs w:val="24"/>
              </w:rPr>
            </w:pPr>
            <w:r w:rsidRPr="001F42D3">
              <w:t xml:space="preserve">Source Channel Label=vendor-specific </w:t>
            </w:r>
          </w:p>
          <w:p w14:paraId="50E37C9E" w14:textId="77777777" w:rsidR="0030483D" w:rsidRPr="001F42D3" w:rsidRDefault="0030483D" w:rsidP="005C1693">
            <w:pPr>
              <w:pStyle w:val="TableEntry"/>
              <w:rPr>
                <w:szCs w:val="24"/>
              </w:rPr>
            </w:pPr>
            <w:r w:rsidRPr="001F42D3">
              <w:t xml:space="preserve">Rate=programmed rate </w:t>
            </w:r>
          </w:p>
          <w:p w14:paraId="4230A1B3" w14:textId="77777777" w:rsidR="0030483D" w:rsidRPr="001F42D3" w:rsidRDefault="0030483D" w:rsidP="005C1693">
            <w:pPr>
              <w:pStyle w:val="TableEntry"/>
              <w:rPr>
                <w:szCs w:val="24"/>
              </w:rPr>
            </w:pPr>
            <w:r w:rsidRPr="001F42D3">
              <w:t xml:space="preserve">Dose Rate=programmed dose rate </w:t>
            </w:r>
          </w:p>
          <w:p w14:paraId="5EB823DF" w14:textId="77777777" w:rsidR="0030483D" w:rsidRPr="001F42D3" w:rsidRDefault="0030483D" w:rsidP="005C1693">
            <w:pPr>
              <w:pStyle w:val="TableEntry"/>
              <w:rPr>
                <w:szCs w:val="24"/>
              </w:rPr>
            </w:pPr>
            <w:r w:rsidRPr="001F42D3">
              <w:t xml:space="preserve">Volume Programmed= initial volume in syringe </w:t>
            </w:r>
          </w:p>
          <w:p w14:paraId="594505AA" w14:textId="77777777" w:rsidR="0030483D" w:rsidRPr="001F42D3" w:rsidRDefault="0030483D" w:rsidP="005C1693">
            <w:pPr>
              <w:pStyle w:val="TableEntry"/>
              <w:rPr>
                <w:szCs w:val="24"/>
              </w:rPr>
            </w:pPr>
            <w:r w:rsidRPr="001F42D3">
              <w:t xml:space="preserve">Current Segment Volume Delivered=0 </w:t>
            </w:r>
          </w:p>
          <w:p w14:paraId="47F73AED" w14:textId="77777777" w:rsidR="0030483D" w:rsidRPr="001F42D3" w:rsidRDefault="0030483D" w:rsidP="005C1693">
            <w:pPr>
              <w:pStyle w:val="TableEntry"/>
              <w:rPr>
                <w:szCs w:val="24"/>
              </w:rPr>
            </w:pPr>
            <w:r w:rsidRPr="001F42D3">
              <w:t>Cumulative Volume Delivered=0</w:t>
            </w:r>
          </w:p>
          <w:p w14:paraId="729C6CB6" w14:textId="77777777" w:rsidR="0030483D" w:rsidRPr="001F42D3" w:rsidRDefault="0030483D" w:rsidP="005C1693">
            <w:pPr>
              <w:pStyle w:val="TableEntry"/>
              <w:rPr>
                <w:szCs w:val="24"/>
              </w:rPr>
            </w:pPr>
            <w:r w:rsidRPr="001F42D3">
              <w:t xml:space="preserve">Volume Remaining= current volume in syringe </w:t>
            </w:r>
          </w:p>
          <w:p w14:paraId="7603816B" w14:textId="77777777" w:rsidR="0030483D" w:rsidRPr="001F42D3" w:rsidRDefault="0030483D" w:rsidP="005C1693">
            <w:pPr>
              <w:pStyle w:val="TableEntry"/>
              <w:rPr>
                <w:szCs w:val="24"/>
              </w:rPr>
            </w:pPr>
            <w:r w:rsidRPr="001F42D3">
              <w:t>Time Remaining=based upon Volume Remaining and Rate</w:t>
            </w:r>
          </w:p>
          <w:p w14:paraId="7F88D716" w14:textId="77777777" w:rsidR="0030483D" w:rsidRPr="001F42D3" w:rsidRDefault="0030483D" w:rsidP="005C1693">
            <w:pPr>
              <w:pStyle w:val="TableEntry"/>
              <w:rPr>
                <w:b/>
                <w:u w:val="single"/>
              </w:rPr>
            </w:pPr>
          </w:p>
          <w:p w14:paraId="3FB05284" w14:textId="77777777" w:rsidR="0030483D" w:rsidRPr="001F42D3" w:rsidRDefault="0030483D" w:rsidP="005C1693">
            <w:pPr>
              <w:pStyle w:val="TableEntry"/>
            </w:pPr>
            <w:r w:rsidRPr="001F42D3">
              <w:t>Channel Relay State=pump-relay-infusing</w:t>
            </w:r>
          </w:p>
          <w:p w14:paraId="6A5A5E9A" w14:textId="77777777" w:rsidR="0030483D" w:rsidRPr="001F42D3" w:rsidRDefault="0030483D" w:rsidP="005C1693">
            <w:pPr>
              <w:pStyle w:val="TableEntry"/>
              <w:rPr>
                <w:szCs w:val="24"/>
              </w:rPr>
            </w:pPr>
            <w:r w:rsidRPr="001F42D3">
              <w:t>Channel Relay GUID=same guid as previously</w:t>
            </w:r>
          </w:p>
        </w:tc>
        <w:tc>
          <w:tcPr>
            <w:tcW w:w="1980" w:type="dxa"/>
            <w:tcBorders>
              <w:top w:val="single" w:sz="4" w:space="0" w:color="000000"/>
              <w:left w:val="single" w:sz="4" w:space="0" w:color="000000"/>
              <w:bottom w:val="single" w:sz="4" w:space="0" w:color="000000"/>
              <w:right w:val="single" w:sz="4" w:space="0" w:color="000000"/>
            </w:tcBorders>
          </w:tcPr>
          <w:p w14:paraId="27EC332E" w14:textId="77777777" w:rsidR="0030483D" w:rsidRPr="001F42D3" w:rsidRDefault="0030483D" w:rsidP="005C1693">
            <w:pPr>
              <w:pStyle w:val="TableEntry"/>
            </w:pPr>
            <w:r w:rsidRPr="001F42D3">
              <w:t>Pump that started relay</w:t>
            </w:r>
          </w:p>
          <w:p w14:paraId="2B744181" w14:textId="77777777" w:rsidR="0030483D" w:rsidRPr="001F42D3" w:rsidRDefault="0030483D" w:rsidP="005C1693">
            <w:pPr>
              <w:pStyle w:val="TableEntry"/>
            </w:pPr>
          </w:p>
        </w:tc>
      </w:tr>
      <w:tr w:rsidR="0030483D" w:rsidRPr="001F42D3" w14:paraId="718B083C" w14:textId="77777777" w:rsidTr="0030483D">
        <w:trPr>
          <w:gridAfter w:val="1"/>
          <w:wAfter w:w="36" w:type="dxa"/>
          <w:trHeight w:val="2583"/>
        </w:trPr>
        <w:tc>
          <w:tcPr>
            <w:tcW w:w="1525" w:type="dxa"/>
            <w:tcBorders>
              <w:top w:val="single" w:sz="4" w:space="0" w:color="000000"/>
              <w:left w:val="single" w:sz="4" w:space="0" w:color="000000"/>
              <w:bottom w:val="single" w:sz="4" w:space="0" w:color="000000"/>
            </w:tcBorders>
          </w:tcPr>
          <w:p w14:paraId="2DD0EB7D" w14:textId="77777777" w:rsidR="0030483D" w:rsidRPr="005C1693" w:rsidRDefault="0030483D" w:rsidP="005C1693">
            <w:pPr>
              <w:pStyle w:val="TableEntry"/>
              <w:rPr>
                <w:i/>
                <w:iCs/>
              </w:rPr>
            </w:pPr>
            <w:r w:rsidRPr="005C1693">
              <w:rPr>
                <w:i/>
                <w:iCs/>
              </w:rPr>
              <w:t>Channel Relay</w:t>
            </w:r>
          </w:p>
          <w:p w14:paraId="42E6D468" w14:textId="77777777" w:rsidR="0030483D" w:rsidRPr="001F42D3" w:rsidRDefault="0030483D" w:rsidP="005C1693">
            <w:pPr>
              <w:pStyle w:val="TableEntry"/>
            </w:pPr>
          </w:p>
          <w:p w14:paraId="2C6F63E3" w14:textId="77777777" w:rsidR="0030483D" w:rsidRPr="001F42D3" w:rsidRDefault="0030483D" w:rsidP="005C1693">
            <w:pPr>
              <w:pStyle w:val="TableEntry"/>
            </w:pPr>
            <w:r w:rsidRPr="001F42D3">
              <w:t>An Infusion is already started.</w:t>
            </w:r>
          </w:p>
          <w:p w14:paraId="4857C798" w14:textId="77777777" w:rsidR="0030483D" w:rsidRPr="001F42D3" w:rsidRDefault="0030483D" w:rsidP="005C1693">
            <w:pPr>
              <w:pStyle w:val="TableEntry"/>
            </w:pPr>
            <w:r w:rsidRPr="001F42D3">
              <w:t>The Channel Relay is Programmed</w:t>
            </w:r>
          </w:p>
          <w:p w14:paraId="6A90DAAC" w14:textId="77777777" w:rsidR="0030483D" w:rsidRPr="001F42D3" w:rsidRDefault="0030483D" w:rsidP="005C1693">
            <w:pPr>
              <w:pStyle w:val="TableEntry"/>
            </w:pPr>
            <w:r w:rsidRPr="001F42D3">
              <w:t>The Channel Relay Occurs</w:t>
            </w:r>
          </w:p>
          <w:p w14:paraId="5221EB20" w14:textId="77777777" w:rsidR="0030483D" w:rsidRPr="001F42D3" w:rsidRDefault="0030483D" w:rsidP="005C1693">
            <w:pPr>
              <w:pStyle w:val="TableEntry"/>
            </w:pPr>
            <w:r w:rsidRPr="001F42D3">
              <w:rPr>
                <w:b/>
              </w:rPr>
              <w:t xml:space="preserve">End of Channel Relay </w:t>
            </w:r>
          </w:p>
          <w:p w14:paraId="7A460104" w14:textId="77777777" w:rsidR="0030483D" w:rsidRPr="001F42D3" w:rsidRDefault="0030483D" w:rsidP="005C1693">
            <w:pPr>
              <w:pStyle w:val="TableEntry"/>
            </w:pPr>
            <w:r w:rsidRPr="001F42D3">
              <w:t>Broken Relay</w:t>
            </w:r>
          </w:p>
        </w:tc>
        <w:tc>
          <w:tcPr>
            <w:tcW w:w="2430" w:type="dxa"/>
            <w:tcBorders>
              <w:top w:val="single" w:sz="4" w:space="0" w:color="000000"/>
              <w:left w:val="single" w:sz="4" w:space="0" w:color="000000"/>
              <w:bottom w:val="single" w:sz="4" w:space="0" w:color="000000"/>
            </w:tcBorders>
          </w:tcPr>
          <w:p w14:paraId="6AA1E0D9" w14:textId="77777777" w:rsidR="0030483D" w:rsidRPr="001F42D3" w:rsidRDefault="0030483D" w:rsidP="005C1693">
            <w:pPr>
              <w:pStyle w:val="TableEntry"/>
              <w:rPr>
                <w:szCs w:val="24"/>
              </w:rPr>
            </w:pPr>
            <w:r w:rsidRPr="001F42D3">
              <w:t xml:space="preserve">MDC_EVT_PUMP_DELIV_ COMP </w:t>
            </w:r>
          </w:p>
          <w:p w14:paraId="5F3BE256" w14:textId="77777777" w:rsidR="0030483D" w:rsidRPr="001F42D3" w:rsidRDefault="0030483D" w:rsidP="005C1693">
            <w:pPr>
              <w:pStyle w:val="TableEntry"/>
            </w:pPr>
          </w:p>
        </w:tc>
        <w:tc>
          <w:tcPr>
            <w:tcW w:w="3510" w:type="dxa"/>
            <w:tcBorders>
              <w:top w:val="single" w:sz="4" w:space="0" w:color="000000"/>
              <w:left w:val="single" w:sz="4" w:space="0" w:color="000000"/>
              <w:bottom w:val="single" w:sz="4" w:space="0" w:color="000000"/>
            </w:tcBorders>
          </w:tcPr>
          <w:p w14:paraId="1766E09A" w14:textId="77777777" w:rsidR="0030483D" w:rsidRPr="001F42D3" w:rsidRDefault="0030483D" w:rsidP="005C1693">
            <w:pPr>
              <w:pStyle w:val="TableEntry"/>
              <w:rPr>
                <w:szCs w:val="24"/>
              </w:rPr>
            </w:pPr>
            <w:r w:rsidRPr="001F42D3">
              <w:rPr>
                <w:b/>
                <w:u w:val="single"/>
              </w:rPr>
              <w:t xml:space="preserve">Pump Delivery Info Parameters: </w:t>
            </w:r>
          </w:p>
          <w:p w14:paraId="60C321E0" w14:textId="77777777" w:rsidR="0030483D" w:rsidRPr="001F42D3" w:rsidRDefault="0030483D" w:rsidP="005C1693">
            <w:pPr>
              <w:pStyle w:val="TableEntry"/>
              <w:rPr>
                <w:b/>
                <w:u w:val="single"/>
              </w:rPr>
            </w:pPr>
          </w:p>
          <w:p w14:paraId="38F7757A" w14:textId="77777777" w:rsidR="0030483D" w:rsidRPr="001F42D3" w:rsidRDefault="0030483D" w:rsidP="005C1693">
            <w:pPr>
              <w:pStyle w:val="TableEntry"/>
              <w:rPr>
                <w:szCs w:val="24"/>
              </w:rPr>
            </w:pPr>
            <w:r w:rsidRPr="001F42D3">
              <w:t>Infusing Status=</w:t>
            </w:r>
            <w:r w:rsidRPr="001F42D3">
              <w:rPr>
                <w:szCs w:val="24"/>
              </w:rPr>
              <w:t xml:space="preserve"> </w:t>
            </w:r>
            <w:r w:rsidRPr="001F42D3">
              <w:t>pump-status-not-infusing</w:t>
            </w:r>
          </w:p>
          <w:p w14:paraId="0862A0C4" w14:textId="77777777" w:rsidR="0030483D" w:rsidRPr="001F42D3" w:rsidRDefault="0030483D" w:rsidP="005C1693">
            <w:pPr>
              <w:pStyle w:val="TableEntry"/>
              <w:rPr>
                <w:szCs w:val="24"/>
              </w:rPr>
            </w:pPr>
            <w:r w:rsidRPr="001F42D3">
              <w:t xml:space="preserve">Current Pump Fluid Flow=pump reported rate </w:t>
            </w:r>
          </w:p>
          <w:p w14:paraId="4ABE31B4" w14:textId="77777777" w:rsidR="0030483D" w:rsidRPr="001F42D3" w:rsidRDefault="0030483D" w:rsidP="005C1693">
            <w:pPr>
              <w:pStyle w:val="TableEntry"/>
              <w:rPr>
                <w:szCs w:val="24"/>
              </w:rPr>
            </w:pPr>
            <w:r w:rsidRPr="001F42D3">
              <w:t>Pump Active Sources=</w:t>
            </w:r>
            <w:r w:rsidRPr="001F42D3">
              <w:rPr>
                <w:szCs w:val="24"/>
              </w:rPr>
              <w:t xml:space="preserve"> </w:t>
            </w:r>
            <w:r w:rsidRPr="001F42D3">
              <w:t>pump-source-info-primary</w:t>
            </w:r>
          </w:p>
          <w:p w14:paraId="7D85B090" w14:textId="77777777" w:rsidR="0030483D" w:rsidRPr="001F42D3" w:rsidRDefault="0030483D" w:rsidP="005C1693">
            <w:pPr>
              <w:pStyle w:val="TableEntry"/>
            </w:pPr>
          </w:p>
          <w:p w14:paraId="0CD36CEA" w14:textId="77777777" w:rsidR="0030483D" w:rsidRPr="001F42D3" w:rsidRDefault="0030483D" w:rsidP="005C1693">
            <w:pPr>
              <w:pStyle w:val="TableEntry"/>
              <w:rPr>
                <w:szCs w:val="24"/>
              </w:rPr>
            </w:pPr>
            <w:r w:rsidRPr="001F42D3">
              <w:rPr>
                <w:b/>
                <w:u w:val="single"/>
              </w:rPr>
              <w:t xml:space="preserve">Active Source Parameters: </w:t>
            </w:r>
          </w:p>
          <w:p w14:paraId="2606165D" w14:textId="77777777" w:rsidR="0030483D" w:rsidRPr="001F42D3" w:rsidRDefault="0030483D" w:rsidP="005C1693">
            <w:pPr>
              <w:pStyle w:val="TableEntry"/>
              <w:rPr>
                <w:b/>
                <w:u w:val="single"/>
              </w:rPr>
            </w:pPr>
          </w:p>
          <w:p w14:paraId="5294C0F4" w14:textId="77777777" w:rsidR="0030483D" w:rsidRPr="001F42D3" w:rsidRDefault="0030483D" w:rsidP="005C1693">
            <w:pPr>
              <w:pStyle w:val="TableEntry"/>
              <w:rPr>
                <w:szCs w:val="24"/>
              </w:rPr>
            </w:pPr>
            <w:r w:rsidRPr="001F42D3">
              <w:t>Current Delivery Status=</w:t>
            </w:r>
            <w:r w:rsidRPr="001F42D3">
              <w:rPr>
                <w:szCs w:val="24"/>
              </w:rPr>
              <w:t xml:space="preserve"> </w:t>
            </w:r>
            <w:r w:rsidRPr="001F42D3">
              <w:t xml:space="preserve">pump-delivery-status-not-delivering </w:t>
            </w:r>
          </w:p>
          <w:p w14:paraId="2FBB424F" w14:textId="77777777" w:rsidR="0030483D" w:rsidRPr="001F42D3" w:rsidRDefault="0030483D" w:rsidP="005C1693">
            <w:pPr>
              <w:pStyle w:val="TableEntry"/>
              <w:rPr>
                <w:szCs w:val="24"/>
              </w:rPr>
            </w:pPr>
            <w:r w:rsidRPr="001F42D3">
              <w:t xml:space="preserve">Program Delivery Mode=pump-program-delivery-mode-continuous </w:t>
            </w:r>
          </w:p>
          <w:p w14:paraId="3DEB993B" w14:textId="77777777" w:rsidR="0030483D" w:rsidRPr="001F42D3" w:rsidRDefault="0030483D" w:rsidP="005C1693">
            <w:pPr>
              <w:pStyle w:val="TableEntry"/>
              <w:rPr>
                <w:szCs w:val="24"/>
              </w:rPr>
            </w:pPr>
            <w:r w:rsidRPr="001F42D3">
              <w:t xml:space="preserve">Source Channel Label=vendor-specific </w:t>
            </w:r>
          </w:p>
          <w:p w14:paraId="12623FAF" w14:textId="77777777" w:rsidR="0030483D" w:rsidRPr="001F42D3" w:rsidRDefault="0030483D" w:rsidP="005C1693">
            <w:pPr>
              <w:pStyle w:val="TableEntry"/>
              <w:rPr>
                <w:szCs w:val="24"/>
              </w:rPr>
            </w:pPr>
            <w:r w:rsidRPr="001F42D3">
              <w:t xml:space="preserve">Rate=last rate </w:t>
            </w:r>
          </w:p>
          <w:p w14:paraId="5E31C87B" w14:textId="77777777" w:rsidR="0030483D" w:rsidRPr="001F42D3" w:rsidRDefault="0030483D" w:rsidP="005C1693">
            <w:pPr>
              <w:pStyle w:val="TableEntry"/>
              <w:rPr>
                <w:szCs w:val="24"/>
              </w:rPr>
            </w:pPr>
            <w:r w:rsidRPr="001F42D3">
              <w:t xml:space="preserve">Dose Rate=last dose rate </w:t>
            </w:r>
          </w:p>
          <w:p w14:paraId="36E50175" w14:textId="77777777" w:rsidR="0030483D" w:rsidRPr="001F42D3" w:rsidRDefault="0030483D" w:rsidP="005C1693">
            <w:pPr>
              <w:pStyle w:val="TableEntry"/>
              <w:rPr>
                <w:szCs w:val="24"/>
              </w:rPr>
            </w:pPr>
            <w:r w:rsidRPr="001F42D3">
              <w:lastRenderedPageBreak/>
              <w:t>Volume Programmed= initial volume in syringe</w:t>
            </w:r>
          </w:p>
          <w:p w14:paraId="0A75B921" w14:textId="77777777" w:rsidR="0030483D" w:rsidRPr="001F42D3" w:rsidRDefault="0030483D" w:rsidP="005C1693">
            <w:pPr>
              <w:pStyle w:val="TableEntry"/>
              <w:rPr>
                <w:szCs w:val="24"/>
              </w:rPr>
            </w:pPr>
            <w:r w:rsidRPr="001F42D3">
              <w:t xml:space="preserve">Current Segment Volume Delivered= volume programmed </w:t>
            </w:r>
          </w:p>
          <w:p w14:paraId="614BCF5F" w14:textId="77777777" w:rsidR="0030483D" w:rsidRPr="001F42D3" w:rsidRDefault="0030483D" w:rsidP="005C1693">
            <w:pPr>
              <w:pStyle w:val="TableEntry"/>
              <w:rPr>
                <w:szCs w:val="24"/>
              </w:rPr>
            </w:pPr>
            <w:r w:rsidRPr="001F42D3">
              <w:t xml:space="preserve">Cumulative Volume Delivered=volume programmed </w:t>
            </w:r>
          </w:p>
          <w:p w14:paraId="345F6C0B" w14:textId="77777777" w:rsidR="0030483D" w:rsidRPr="001F42D3" w:rsidRDefault="0030483D" w:rsidP="005C1693">
            <w:pPr>
              <w:pStyle w:val="TableEntry"/>
              <w:rPr>
                <w:szCs w:val="24"/>
              </w:rPr>
            </w:pPr>
            <w:r w:rsidRPr="001F42D3">
              <w:t xml:space="preserve">Volume Remaining=0 </w:t>
            </w:r>
          </w:p>
        </w:tc>
        <w:tc>
          <w:tcPr>
            <w:tcW w:w="1980" w:type="dxa"/>
            <w:tcBorders>
              <w:top w:val="single" w:sz="4" w:space="0" w:color="000000"/>
              <w:left w:val="single" w:sz="4" w:space="0" w:color="000000"/>
              <w:bottom w:val="single" w:sz="4" w:space="0" w:color="000000"/>
              <w:right w:val="single" w:sz="4" w:space="0" w:color="000000"/>
            </w:tcBorders>
          </w:tcPr>
          <w:p w14:paraId="4BC0B77D" w14:textId="77777777" w:rsidR="0030483D" w:rsidRPr="001F42D3" w:rsidRDefault="0030483D" w:rsidP="005C1693">
            <w:pPr>
              <w:pStyle w:val="TableEntry"/>
            </w:pPr>
            <w:r w:rsidRPr="001F42D3">
              <w:lastRenderedPageBreak/>
              <w:t>Last Relay pump.</w:t>
            </w:r>
          </w:p>
          <w:p w14:paraId="3B4C19EA" w14:textId="77777777" w:rsidR="0030483D" w:rsidRPr="001F42D3" w:rsidRDefault="0030483D" w:rsidP="005C1693">
            <w:pPr>
              <w:pStyle w:val="TableEntry"/>
            </w:pPr>
            <w:r w:rsidRPr="001F42D3">
              <w:t>No other pump has been programmed for Relay</w:t>
            </w:r>
          </w:p>
        </w:tc>
      </w:tr>
      <w:tr w:rsidR="0030483D" w:rsidRPr="001F42D3" w14:paraId="7B757B86" w14:textId="77777777" w:rsidTr="0030483D">
        <w:trPr>
          <w:gridAfter w:val="1"/>
          <w:wAfter w:w="36" w:type="dxa"/>
          <w:trHeight w:val="2583"/>
        </w:trPr>
        <w:tc>
          <w:tcPr>
            <w:tcW w:w="1525" w:type="dxa"/>
            <w:vMerge w:val="restart"/>
            <w:tcBorders>
              <w:top w:val="single" w:sz="4" w:space="0" w:color="000000"/>
              <w:left w:val="single" w:sz="4" w:space="0" w:color="000000"/>
              <w:bottom w:val="single" w:sz="4" w:space="0" w:color="000000"/>
            </w:tcBorders>
          </w:tcPr>
          <w:p w14:paraId="7DC7EB04" w14:textId="77777777" w:rsidR="0030483D" w:rsidRPr="005C1693" w:rsidRDefault="0030483D" w:rsidP="005C1693">
            <w:pPr>
              <w:pStyle w:val="TableEntry"/>
              <w:rPr>
                <w:i/>
                <w:iCs/>
              </w:rPr>
            </w:pPr>
            <w:r w:rsidRPr="005C1693">
              <w:rPr>
                <w:i/>
                <w:iCs/>
              </w:rPr>
              <w:t>Channel Relay</w:t>
            </w:r>
          </w:p>
          <w:p w14:paraId="798FF727" w14:textId="77777777" w:rsidR="0030483D" w:rsidRPr="001F42D3" w:rsidRDefault="0030483D" w:rsidP="005C1693">
            <w:pPr>
              <w:pStyle w:val="TableEntry"/>
            </w:pPr>
          </w:p>
          <w:p w14:paraId="2309995E" w14:textId="77777777" w:rsidR="0030483D" w:rsidRPr="001F42D3" w:rsidRDefault="0030483D" w:rsidP="005C1693">
            <w:pPr>
              <w:pStyle w:val="TableEntry"/>
            </w:pPr>
            <w:r w:rsidRPr="001F42D3">
              <w:t>An Infusion is already started.</w:t>
            </w:r>
          </w:p>
          <w:p w14:paraId="424D6AEA" w14:textId="77777777" w:rsidR="0030483D" w:rsidRPr="001F42D3" w:rsidRDefault="0030483D" w:rsidP="005C1693">
            <w:pPr>
              <w:pStyle w:val="TableEntry"/>
            </w:pPr>
            <w:r w:rsidRPr="001F42D3">
              <w:t>A Relay is already programmed</w:t>
            </w:r>
          </w:p>
          <w:p w14:paraId="2F0B5C97" w14:textId="77777777" w:rsidR="0030483D" w:rsidRPr="001F42D3" w:rsidRDefault="0030483D" w:rsidP="005C1693">
            <w:pPr>
              <w:pStyle w:val="TableEntry"/>
            </w:pPr>
            <w:r w:rsidRPr="001F42D3">
              <w:rPr>
                <w:b/>
              </w:rPr>
              <w:t>Broken Relay</w:t>
            </w:r>
          </w:p>
          <w:p w14:paraId="61EBCE91" w14:textId="77777777" w:rsidR="0030483D" w:rsidRPr="001F42D3" w:rsidRDefault="0030483D" w:rsidP="005C1693">
            <w:pPr>
              <w:pStyle w:val="TableEntry"/>
              <w:rPr>
                <w:b/>
              </w:rPr>
            </w:pPr>
          </w:p>
          <w:p w14:paraId="2E6075FB" w14:textId="77777777" w:rsidR="0030483D" w:rsidRPr="001F42D3" w:rsidRDefault="0030483D" w:rsidP="005C1693">
            <w:pPr>
              <w:pStyle w:val="TableEntry"/>
            </w:pPr>
            <w:r w:rsidRPr="001F42D3">
              <w:t>Example: The Waiting pump is removed</w:t>
            </w:r>
          </w:p>
        </w:tc>
        <w:tc>
          <w:tcPr>
            <w:tcW w:w="2430" w:type="dxa"/>
            <w:tcBorders>
              <w:top w:val="single" w:sz="4" w:space="0" w:color="000000"/>
              <w:left w:val="single" w:sz="4" w:space="0" w:color="000000"/>
              <w:bottom w:val="single" w:sz="4" w:space="0" w:color="000000"/>
            </w:tcBorders>
          </w:tcPr>
          <w:p w14:paraId="459AE7D7" w14:textId="77777777" w:rsidR="0030483D" w:rsidRPr="001F42D3" w:rsidRDefault="0030483D" w:rsidP="005C1693">
            <w:pPr>
              <w:pStyle w:val="TableEntry"/>
            </w:pPr>
            <w:r w:rsidRPr="001F42D3">
              <w:t>MDC_EVT_PUMP_PROG_RELAY</w:t>
            </w:r>
          </w:p>
          <w:p w14:paraId="62BCEBC9" w14:textId="77777777" w:rsidR="0030483D" w:rsidRPr="001F42D3" w:rsidRDefault="0030483D" w:rsidP="005C1693">
            <w:pPr>
              <w:pStyle w:val="TableEntry"/>
              <w:rPr>
                <w:color w:val="000000"/>
                <w:szCs w:val="18"/>
              </w:rPr>
            </w:pPr>
          </w:p>
        </w:tc>
        <w:tc>
          <w:tcPr>
            <w:tcW w:w="3510" w:type="dxa"/>
            <w:tcBorders>
              <w:top w:val="single" w:sz="4" w:space="0" w:color="000000"/>
              <w:left w:val="single" w:sz="4" w:space="0" w:color="000000"/>
              <w:bottom w:val="single" w:sz="4" w:space="0" w:color="000000"/>
            </w:tcBorders>
          </w:tcPr>
          <w:p w14:paraId="04AE5F35" w14:textId="77777777" w:rsidR="0030483D" w:rsidRPr="005C1693" w:rsidRDefault="0030483D" w:rsidP="005C1693">
            <w:pPr>
              <w:pStyle w:val="TableEntry"/>
              <w:rPr>
                <w:b/>
                <w:bCs/>
                <w:u w:val="single"/>
              </w:rPr>
            </w:pPr>
            <w:r w:rsidRPr="005C1693">
              <w:rPr>
                <w:b/>
                <w:bCs/>
                <w:u w:val="single"/>
              </w:rPr>
              <w:t xml:space="preserve">Pump Delivery Info Parameters: </w:t>
            </w:r>
          </w:p>
          <w:p w14:paraId="308717EC" w14:textId="77777777" w:rsidR="0030483D" w:rsidRPr="005C1693" w:rsidRDefault="0030483D" w:rsidP="005C1693">
            <w:pPr>
              <w:pStyle w:val="TableEntry"/>
              <w:rPr>
                <w:rFonts w:eastAsia="Arial"/>
              </w:rPr>
            </w:pPr>
          </w:p>
          <w:p w14:paraId="49AD7DE5" w14:textId="77777777" w:rsidR="0030483D" w:rsidRPr="001F42D3" w:rsidRDefault="0030483D" w:rsidP="005C1693">
            <w:pPr>
              <w:pStyle w:val="TableEntry"/>
            </w:pPr>
            <w:r w:rsidRPr="001F42D3">
              <w:t xml:space="preserve">Infusing Status=pump-status-infusing </w:t>
            </w:r>
          </w:p>
          <w:p w14:paraId="1FC386C5" w14:textId="77777777" w:rsidR="0030483D" w:rsidRPr="001F42D3" w:rsidRDefault="0030483D" w:rsidP="005C1693">
            <w:pPr>
              <w:pStyle w:val="TableEntry"/>
            </w:pPr>
            <w:r w:rsidRPr="001F42D3">
              <w:t xml:space="preserve">Current Pump Fluid Flow=current rate </w:t>
            </w:r>
          </w:p>
          <w:p w14:paraId="2B15FF78" w14:textId="77777777" w:rsidR="0030483D" w:rsidRPr="001F42D3" w:rsidRDefault="0030483D" w:rsidP="005C1693">
            <w:pPr>
              <w:pStyle w:val="TableEntry"/>
            </w:pPr>
            <w:r w:rsidRPr="001F42D3">
              <w:t>Pump Active Sources= pump-source-info-primary</w:t>
            </w:r>
          </w:p>
          <w:p w14:paraId="05F67883" w14:textId="77777777" w:rsidR="0030483D" w:rsidRPr="001F42D3" w:rsidRDefault="0030483D" w:rsidP="005C1693">
            <w:pPr>
              <w:pStyle w:val="TableEntry"/>
            </w:pPr>
          </w:p>
          <w:p w14:paraId="5B79EBDE" w14:textId="77777777" w:rsidR="0030483D" w:rsidRPr="001F42D3" w:rsidRDefault="0030483D" w:rsidP="005C1693">
            <w:pPr>
              <w:pStyle w:val="TableEntry"/>
            </w:pPr>
            <w:r w:rsidRPr="001F42D3">
              <w:rPr>
                <w:b/>
                <w:u w:val="single"/>
              </w:rPr>
              <w:t xml:space="preserve">Active Source Parameters: </w:t>
            </w:r>
          </w:p>
          <w:p w14:paraId="6F5A78EA" w14:textId="77777777" w:rsidR="0030483D" w:rsidRPr="005C1693" w:rsidRDefault="0030483D" w:rsidP="005C1693">
            <w:pPr>
              <w:pStyle w:val="TableEntry"/>
              <w:rPr>
                <w:rFonts w:eastAsia="Arial"/>
              </w:rPr>
            </w:pPr>
          </w:p>
          <w:p w14:paraId="7CDD9DF8" w14:textId="77777777" w:rsidR="0030483D" w:rsidRPr="001F42D3" w:rsidRDefault="0030483D" w:rsidP="005C1693">
            <w:pPr>
              <w:pStyle w:val="TableEntry"/>
            </w:pPr>
            <w:r w:rsidRPr="001F42D3">
              <w:t xml:space="preserve">Current Delivery Status=pump-delivery-status-delivering </w:t>
            </w:r>
          </w:p>
          <w:p w14:paraId="5D0221C3" w14:textId="77777777" w:rsidR="0030483D" w:rsidRPr="001F42D3" w:rsidRDefault="0030483D" w:rsidP="005C1693">
            <w:pPr>
              <w:pStyle w:val="TableEntry"/>
            </w:pPr>
            <w:r w:rsidRPr="001F42D3">
              <w:t xml:space="preserve">Program Delivery Mode=pump-program-delivery-mode-continuous </w:t>
            </w:r>
          </w:p>
          <w:p w14:paraId="35D61A9F" w14:textId="77777777" w:rsidR="0030483D" w:rsidRPr="001F42D3" w:rsidRDefault="0030483D" w:rsidP="005C1693">
            <w:pPr>
              <w:pStyle w:val="TableEntry"/>
            </w:pPr>
            <w:r w:rsidRPr="001F42D3">
              <w:t xml:space="preserve">Source Channel Label=vendor-specific </w:t>
            </w:r>
          </w:p>
          <w:p w14:paraId="71C80500" w14:textId="77777777" w:rsidR="0030483D" w:rsidRPr="001F42D3" w:rsidRDefault="0030483D" w:rsidP="005C1693">
            <w:pPr>
              <w:pStyle w:val="TableEntry"/>
            </w:pPr>
            <w:r w:rsidRPr="001F42D3">
              <w:t xml:space="preserve">Rate=current rate </w:t>
            </w:r>
          </w:p>
          <w:p w14:paraId="2174B688" w14:textId="77777777" w:rsidR="0030483D" w:rsidRPr="001F42D3" w:rsidRDefault="0030483D" w:rsidP="005C1693">
            <w:pPr>
              <w:pStyle w:val="TableEntry"/>
            </w:pPr>
            <w:r w:rsidRPr="001F42D3">
              <w:t xml:space="preserve">Dose Rate=current dose rate </w:t>
            </w:r>
          </w:p>
          <w:p w14:paraId="158B37AE" w14:textId="77777777" w:rsidR="0030483D" w:rsidRPr="001F42D3" w:rsidRDefault="0030483D" w:rsidP="005C1693">
            <w:pPr>
              <w:pStyle w:val="TableEntry"/>
            </w:pPr>
            <w:r w:rsidRPr="001F42D3">
              <w:t>Volume Programmed= initial volume in syringe</w:t>
            </w:r>
          </w:p>
          <w:p w14:paraId="18E3D180" w14:textId="77777777" w:rsidR="0030483D" w:rsidRPr="001F42D3" w:rsidRDefault="0030483D" w:rsidP="005C1693">
            <w:pPr>
              <w:pStyle w:val="TableEntry"/>
              <w:rPr>
                <w:szCs w:val="24"/>
              </w:rPr>
            </w:pPr>
            <w:r w:rsidRPr="001F42D3">
              <w:t xml:space="preserve">Current Segment Volume Delivered=volume delivered since last DELIV_START </w:t>
            </w:r>
          </w:p>
          <w:p w14:paraId="76E8D352" w14:textId="77777777" w:rsidR="0030483D" w:rsidRPr="001F42D3" w:rsidRDefault="0030483D" w:rsidP="005C1693">
            <w:pPr>
              <w:pStyle w:val="TableEntry"/>
              <w:rPr>
                <w:szCs w:val="24"/>
              </w:rPr>
            </w:pPr>
            <w:r w:rsidRPr="001F42D3">
              <w:t xml:space="preserve">Cumulative Volume Delivered=sum of “Current Segment Volume Delivered” values across all segments for the delivery, including the current one </w:t>
            </w:r>
          </w:p>
          <w:p w14:paraId="5CFFD6FD" w14:textId="77777777" w:rsidR="0030483D" w:rsidRPr="001F42D3" w:rsidRDefault="0030483D" w:rsidP="005C1693">
            <w:pPr>
              <w:pStyle w:val="TableEntry"/>
            </w:pPr>
            <w:r w:rsidRPr="001F42D3">
              <w:t xml:space="preserve">Volume Remaining=current volume in syringe </w:t>
            </w:r>
          </w:p>
          <w:p w14:paraId="5DE79ED2" w14:textId="77777777" w:rsidR="0030483D" w:rsidRPr="001F42D3" w:rsidRDefault="0030483D" w:rsidP="005C1693">
            <w:pPr>
              <w:pStyle w:val="TableEntry"/>
            </w:pPr>
            <w:r w:rsidRPr="001F42D3">
              <w:t>Time Remaining=based upon Volume Remaining and Rate</w:t>
            </w:r>
          </w:p>
          <w:p w14:paraId="19C4C23F" w14:textId="77777777" w:rsidR="0030483D" w:rsidRPr="001F42D3" w:rsidRDefault="0030483D" w:rsidP="005C1693">
            <w:pPr>
              <w:pStyle w:val="TableEntry"/>
            </w:pPr>
          </w:p>
          <w:p w14:paraId="2C5CAA34" w14:textId="77777777" w:rsidR="0030483D" w:rsidRPr="001F42D3" w:rsidRDefault="0030483D" w:rsidP="005C1693">
            <w:pPr>
              <w:pStyle w:val="TableEntry"/>
            </w:pPr>
            <w:r w:rsidRPr="001F42D3">
              <w:t>Channel Relay State=pump-relay-none</w:t>
            </w:r>
          </w:p>
        </w:tc>
        <w:tc>
          <w:tcPr>
            <w:tcW w:w="1980" w:type="dxa"/>
            <w:tcBorders>
              <w:top w:val="single" w:sz="4" w:space="0" w:color="000000"/>
              <w:left w:val="single" w:sz="4" w:space="0" w:color="000000"/>
              <w:bottom w:val="single" w:sz="4" w:space="0" w:color="000000"/>
              <w:right w:val="single" w:sz="4" w:space="0" w:color="000000"/>
            </w:tcBorders>
          </w:tcPr>
          <w:p w14:paraId="79FA5305" w14:textId="77777777" w:rsidR="0030483D" w:rsidRPr="001F42D3" w:rsidRDefault="0030483D" w:rsidP="005C1693">
            <w:pPr>
              <w:pStyle w:val="TableEntry"/>
            </w:pPr>
            <w:r w:rsidRPr="001F42D3">
              <w:t>Infusing Pump</w:t>
            </w:r>
          </w:p>
          <w:p w14:paraId="134FE79F" w14:textId="77777777" w:rsidR="0030483D" w:rsidRPr="001F42D3" w:rsidRDefault="0030483D" w:rsidP="005C1693">
            <w:pPr>
              <w:pStyle w:val="TableEntry"/>
              <w:rPr>
                <w:color w:val="000000"/>
                <w:szCs w:val="18"/>
              </w:rPr>
            </w:pPr>
          </w:p>
        </w:tc>
      </w:tr>
      <w:tr w:rsidR="0030483D" w:rsidRPr="001F42D3" w14:paraId="08A8E408" w14:textId="77777777" w:rsidTr="0030483D">
        <w:trPr>
          <w:gridAfter w:val="1"/>
          <w:wAfter w:w="36" w:type="dxa"/>
          <w:trHeight w:val="959"/>
        </w:trPr>
        <w:tc>
          <w:tcPr>
            <w:tcW w:w="1525" w:type="dxa"/>
            <w:vMerge/>
            <w:tcBorders>
              <w:top w:val="single" w:sz="4" w:space="0" w:color="000000"/>
              <w:left w:val="single" w:sz="4" w:space="0" w:color="000000"/>
              <w:bottom w:val="single" w:sz="4" w:space="0" w:color="000000"/>
            </w:tcBorders>
          </w:tcPr>
          <w:p w14:paraId="6510CFCB" w14:textId="77777777" w:rsidR="0030483D" w:rsidRPr="001F42D3" w:rsidRDefault="0030483D" w:rsidP="00234EAB">
            <w:pPr>
              <w:widowControl w:val="0"/>
              <w:pBdr>
                <w:top w:val="nil"/>
                <w:left w:val="nil"/>
                <w:bottom w:val="nil"/>
                <w:right w:val="nil"/>
                <w:between w:val="nil"/>
              </w:pBdr>
              <w:spacing w:before="0" w:line="276" w:lineRule="auto"/>
              <w:ind w:hanging="2"/>
              <w:rPr>
                <w:color w:val="000000"/>
                <w:sz w:val="18"/>
                <w:szCs w:val="18"/>
              </w:rPr>
            </w:pPr>
          </w:p>
        </w:tc>
        <w:tc>
          <w:tcPr>
            <w:tcW w:w="2430" w:type="dxa"/>
            <w:tcBorders>
              <w:top w:val="single" w:sz="4" w:space="0" w:color="000000"/>
              <w:left w:val="single" w:sz="4" w:space="0" w:color="000000"/>
              <w:bottom w:val="single" w:sz="4" w:space="0" w:color="000000"/>
            </w:tcBorders>
          </w:tcPr>
          <w:p w14:paraId="5100925C" w14:textId="77777777" w:rsidR="0030483D" w:rsidRPr="001F42D3" w:rsidRDefault="0030483D" w:rsidP="005C1693">
            <w:pPr>
              <w:pStyle w:val="TableEntry"/>
            </w:pPr>
            <w:r w:rsidRPr="001F42D3">
              <w:t>MDC_EVT_COMM_STATUS_CHANGE</w:t>
            </w:r>
          </w:p>
        </w:tc>
        <w:tc>
          <w:tcPr>
            <w:tcW w:w="3510" w:type="dxa"/>
            <w:tcBorders>
              <w:top w:val="single" w:sz="4" w:space="0" w:color="000000"/>
              <w:left w:val="single" w:sz="4" w:space="0" w:color="000000"/>
              <w:bottom w:val="single" w:sz="4" w:space="0" w:color="000000"/>
            </w:tcBorders>
          </w:tcPr>
          <w:p w14:paraId="1DFBB7AE" w14:textId="77777777" w:rsidR="0030483D" w:rsidRPr="001F42D3" w:rsidRDefault="0030483D" w:rsidP="005C1693">
            <w:pPr>
              <w:pStyle w:val="TableEntry"/>
            </w:pPr>
            <w:r w:rsidRPr="001F42D3">
              <w:t>Communication status=comm-status-offline</w:t>
            </w:r>
          </w:p>
          <w:p w14:paraId="5CC24309" w14:textId="77777777" w:rsidR="0030483D" w:rsidRPr="001F42D3" w:rsidRDefault="0030483D" w:rsidP="005C1693">
            <w:pPr>
              <w:pStyle w:val="TableEntry"/>
              <w:rPr>
                <w:b/>
                <w:u w:val="single"/>
              </w:rPr>
            </w:pPr>
          </w:p>
          <w:p w14:paraId="23928C49" w14:textId="77777777" w:rsidR="0030483D" w:rsidRPr="001F42D3" w:rsidRDefault="0030483D" w:rsidP="005C1693">
            <w:pPr>
              <w:pStyle w:val="TableEntry"/>
            </w:pPr>
            <w:r w:rsidRPr="001F42D3">
              <w:t>Channel Relay State=pump-relay-none</w:t>
            </w:r>
          </w:p>
        </w:tc>
        <w:tc>
          <w:tcPr>
            <w:tcW w:w="1980" w:type="dxa"/>
            <w:tcBorders>
              <w:top w:val="single" w:sz="4" w:space="0" w:color="000000"/>
              <w:left w:val="single" w:sz="4" w:space="0" w:color="000000"/>
              <w:bottom w:val="single" w:sz="4" w:space="0" w:color="000000"/>
              <w:right w:val="single" w:sz="4" w:space="0" w:color="000000"/>
            </w:tcBorders>
          </w:tcPr>
          <w:p w14:paraId="481C8218" w14:textId="77777777" w:rsidR="0030483D" w:rsidRPr="001F42D3" w:rsidRDefault="0030483D" w:rsidP="005C1693">
            <w:pPr>
              <w:pStyle w:val="TableEntry"/>
            </w:pPr>
            <w:r w:rsidRPr="001F42D3">
              <w:t>Waiting Pump</w:t>
            </w:r>
          </w:p>
          <w:p w14:paraId="08B7A7B1" w14:textId="77777777" w:rsidR="0030483D" w:rsidRPr="001F42D3" w:rsidRDefault="0030483D" w:rsidP="005C1693">
            <w:pPr>
              <w:pStyle w:val="TableEntry"/>
            </w:pPr>
          </w:p>
        </w:tc>
      </w:tr>
      <w:bookmarkEnd w:id="1985"/>
      <w:bookmarkEnd w:id="1986"/>
    </w:tbl>
    <w:p w14:paraId="670C7B04" w14:textId="77777777" w:rsidR="00621E63" w:rsidRPr="001F42D3" w:rsidRDefault="00621E63" w:rsidP="00B34AEB">
      <w:pPr>
        <w:pStyle w:val="BodyText"/>
      </w:pPr>
    </w:p>
    <w:p w14:paraId="28D1FFFC" w14:textId="69B44425" w:rsidR="008630D6" w:rsidRPr="001F42D3" w:rsidRDefault="00726697" w:rsidP="00B34AEB">
      <w:pPr>
        <w:pStyle w:val="Heading4"/>
        <w:numPr>
          <w:ilvl w:val="0"/>
          <w:numId w:val="0"/>
        </w:numPr>
        <w:rPr>
          <w:noProof w:val="0"/>
        </w:rPr>
      </w:pPr>
      <w:bookmarkStart w:id="1987" w:name="_Toc214889857"/>
      <w:bookmarkStart w:id="1988" w:name="OLE_LINK39"/>
      <w:bookmarkStart w:id="1989" w:name="OLE_LINK40"/>
      <w:r w:rsidRPr="001F42D3">
        <w:rPr>
          <w:noProof w:val="0"/>
        </w:rPr>
        <w:lastRenderedPageBreak/>
        <w:t>M</w:t>
      </w:r>
      <w:r w:rsidR="008630D6" w:rsidRPr="001F42D3">
        <w:rPr>
          <w:noProof w:val="0"/>
        </w:rPr>
        <w:t>.1.2.2 Infusion Event Sample Message</w:t>
      </w:r>
      <w:bookmarkEnd w:id="1983"/>
      <w:bookmarkEnd w:id="1984"/>
      <w:bookmarkEnd w:id="1987"/>
    </w:p>
    <w:bookmarkEnd w:id="1988"/>
    <w:bookmarkEnd w:id="1989"/>
    <w:p w14:paraId="1B562A36" w14:textId="77777777" w:rsidR="008630D6" w:rsidRPr="001F42D3" w:rsidRDefault="008630D6" w:rsidP="008630D6">
      <w:pPr>
        <w:pStyle w:val="BodyText"/>
        <w:rPr>
          <w:b/>
          <w:sz w:val="28"/>
          <w:szCs w:val="28"/>
        </w:rPr>
      </w:pPr>
      <w:r w:rsidRPr="001F42D3">
        <w:rPr>
          <w:b/>
          <w:sz w:val="28"/>
          <w:szCs w:val="28"/>
        </w:rPr>
        <w:t>Delivery Start Event</w:t>
      </w:r>
    </w:p>
    <w:p w14:paraId="7188C1F7" w14:textId="77777777" w:rsidR="008630D6" w:rsidRPr="001F42D3" w:rsidRDefault="008630D6" w:rsidP="005B0C7C">
      <w:pPr>
        <w:pStyle w:val="BodyText"/>
      </w:pPr>
    </w:p>
    <w:p w14:paraId="3B566F0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MSH|^~\&amp;|DEVICE_PUMPVENDOR^9999990000000000^EUI-64|PUMPVENDOR|DOC_VENDOR|DOC_VENDOR|20250515202812+0000||ORU^R42^ORU_R01|980|P|2.6|||AL|NE||UNICODE UTF-8|en^English^ISO639||IHE_PCD_010^IHE PCD^1.3.6.1.4.1.19376.1.6.4.10^ISO</w:t>
      </w:r>
    </w:p>
    <w:p w14:paraId="7DEE2D3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PID|||2010005^^^ICUPGI24^U||Doe^Baby^^^^^L|Smith^^^^^^L|20220702|F|||100 Main St^^Irving^TX^75063^^M</w:t>
      </w:r>
    </w:p>
    <w:p w14:paraId="354A8B3A"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PV1||I|Newborn Nursery^^</w:t>
      </w:r>
    </w:p>
    <w:p w14:paraId="07CBF289"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OBR|1|2012061^Pump Model^9999990000000000^EUI-64|2012061^Pump Model^9999990000000000^EUI-64|DOPamine^DOPamine|||20250515202812+0000</w:t>
      </w:r>
    </w:p>
    <w:p w14:paraId="362429A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OBX|1||70053^MDC_DEV_PUMP_INFUS_SYRINGE_MDS^MDC|1.0.0.0|||||||X|||||||2012061^Pump Model^9999990000000000^EUI-64</w:t>
      </w:r>
    </w:p>
    <w:p w14:paraId="245F4BEE"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OBX|2|ST|67880^MDC_ATTR_ID_MODEL^MDC|1.0.0.1|manufacturer="PumpVendor" model="Pump Model"||||||R|||20250515202812+0000|||||20250515202812+0000</w:t>
      </w:r>
    </w:p>
    <w:p w14:paraId="76F0B5E3"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OBX|3|CWE|67972^MDC_ATTR_SYS_ID^MDC|1.0.0.2|2012061^9999990000000000^EUI-64||||||R|||20250515202812+0000|||||20250515202812+0000</w:t>
      </w:r>
    </w:p>
    <w:p w14:paraId="0B7EA9CC"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OBX|4||70054^MDC_DEV_PUMP_INFUS_SYRINGE_VMD^MDC|1.1.0.0|||||||X|||||||2012061^Pump Model^9999990000000000^EUI-64</w:t>
      </w:r>
    </w:p>
    <w:p w14:paraId="1544B2F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OBX|5|CWE|68487^MDC_ATTR_EVT_COND^MDC|1.1.0.1|197288^MDC_EVT_PUMP_DELIV_START^MDC||||||R|||20250515202812+0000|||||20250515202812+0000</w:t>
      </w:r>
    </w:p>
    <w:p w14:paraId="0792FFAF"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OBX|6|ST|68488^MDC_ATTR_EVT_SOURCE^MDC|1.1.0.2|70071^MDC_DEV_PUMP_INFUSATE_SOURCE_PRIMARY_CHAN^MDC||||||R|||20250515202812+0000|||||20250515202812+0000</w:t>
      </w:r>
    </w:p>
    <w:p w14:paraId="2D678E6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OBX|7||70067^MDC_DEV_PUMP_DELIVERY_INFO^MDC|1.1.1.0|||||||X</w:t>
      </w:r>
    </w:p>
    <w:p w14:paraId="78CED73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OBX|8|CWE|184519^MDC_PUMP_INFUSING_STATUS^MDC|1.1.1.1|^pump-status-infusing||||||R|||20250515202812+0000|||||20250515202812+0000</w:t>
      </w:r>
    </w:p>
    <w:p w14:paraId="3224267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OBX|9|CWE|158015^MDC_PUMP_ENABLED_SOURCES^MDC|1.1.1.2|^pump-source-info-primary||||||R|||20250515202812+0000|||||20250515202812+0000</w:t>
      </w:r>
    </w:p>
    <w:p w14:paraId="2FE54F7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OBX|10|CWE|158016^MDC_PUMP_ACTIVE_SOURCES^MDC|1.1.1.3|^pump-source-info-primary||||||R|||20250515202812+0000|||||20250515202812+0000</w:t>
      </w:r>
    </w:p>
    <w:p w14:paraId="0B268211"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OBX|11|NM|157784^MDC_FLOW_FLUID_PUMP^MDC|1.1.1.4|0.7500|265266^MDC_DIM_MILLI_L_PER_HR^MDC^mL/h^mL/h^UCUM|||||R|||20250515202812+0000|||||20250515202812+0000</w:t>
      </w:r>
    </w:p>
    <w:p w14:paraId="5F5886F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OBX|12|NM|158080^MDC_VOL_FLUID_DELIV_PUMP_TOTAL^MDC|1.1.1.5|0.0000|263762^MDC_DIM_MILLI_L^MDC^mL^mL^UCUM|||||R|||20250515202812+0000|||||20250515202812+0000</w:t>
      </w:r>
    </w:p>
    <w:p w14:paraId="623F7651"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OBX|13||70071^MDC_DEV_PUMP_INFUSATE_SOURCE_PRIMARY_CHAN^MDC|1.1.2.0|||||||X</w:t>
      </w:r>
    </w:p>
    <w:p w14:paraId="37AAFC89"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OBX|14|CWE|158005^MDC_PUMP_CURRENT_DELIVERY_STATUS^MDC|1.1.2.1|^pump-delivery-status-delivering||||||R|||20250515202812+0000|||||20250515202812+0000</w:t>
      </w:r>
    </w:p>
    <w:p w14:paraId="35A6D7F5"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lastRenderedPageBreak/>
        <w:t>OBX|15|CWE|158008^MDC_PUMP_PROGRAM_DELIVERY_MODE^MDC|1.1.2.2|^pump-program-delivery-mode-continuous||||||R|||20250515202812+0000|||||20250515202812+0000</w:t>
      </w:r>
    </w:p>
    <w:p w14:paraId="5CB790B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OBX|16|CWE|158009^MDC_PUMP_PROGRAM_STATUS^MDC|1.1.2.3|^pump-program-status-active||||||R|||20250515202812+0000|||||20250515202812+0000</w:t>
      </w:r>
    </w:p>
    <w:p w14:paraId="0937BDF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OBX|17|CWE|158007^MDC_PUMP_PROGRAM_COMPLETION_MODE^MDC|1.1.2.4|^pump-program-completion-mode-stop||||||R|||20250515202812+0000|||||20250515202812+0000</w:t>
      </w:r>
    </w:p>
    <w:p w14:paraId="3A7F350C"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OBX|18|ST|158012^MDC_PUMP_SOURCE_CHANNEL_LABEL^MDC|1.1.2.5|Primary||||||R|||20250515202812+0000|||||20250515202812+0000</w:t>
      </w:r>
    </w:p>
    <w:p w14:paraId="3D22ED6B"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OBX|19|NM|157993^MDC_VOL_FLUID_DELIV_TOTAL^MDC|1.1.2.6|0.0000|263762^MDC_DIM_MILLI_L^MDC^mL^mL^UCUM|||||R|||20250515202812+0000|||||20250515202812+0000</w:t>
      </w:r>
    </w:p>
    <w:p w14:paraId="7FFAF67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OBX|20|ST|184516^MDC_PUMP_DRUG_LIBRARY_CARE_AREA^MDC|1.1.2.7|Connectathon||||||R|||20250515202800+0000|||||20250515202800+0000</w:t>
      </w:r>
    </w:p>
    <w:p w14:paraId="59CE0FD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OBX|21|ST|184514^MDC_DRUG_NAME_LABEL^MDC|1.1.2.8|DOPamine||||||R|||20250515202800+0000|||||20250515202800+0000</w:t>
      </w:r>
    </w:p>
    <w:p w14:paraId="5142986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OBX|22|NM|157760^MDC_CONC_DRUG^MDC|1.1.2.9|1.6000|264306^MDC_DIM_MILLI_G_PER_ML^MDC^mg/mL^mg/mL^UCUM|||||R|||20250515202811+0000|||||20250515202811+0000</w:t>
      </w:r>
    </w:p>
    <w:p w14:paraId="02DE67F7"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OBX|23|NM|68063^MDC_ATTR_PT_WEIGHT^MDC|1.1.2.10|4.0000|263875^MDC_DIM_KILO_G^MDC^kg^kg^UCUM|||||R|||20250515202811+0000|||||20250515202811+0000</w:t>
      </w:r>
    </w:p>
    <w:p w14:paraId="29472475"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OBX|24|NM|158084^MDC_VOL_FLUID_DELIV_METHOD_TOTAL^MDC|1.1.2.11|0.0000|263762^MDC_DIM_MILLI_L^MDC^mL^mL^UCUM|||||R|||20250515202812+0000|||||20250515202812+0000</w:t>
      </w:r>
    </w:p>
    <w:p w14:paraId="294E590D"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OBX|25|NM|157924^MDC_RATE_DOSE^MDC|1.1.2.12|5.0000|265619^MDC_DIM_MICRO_G_PER_KG_PER_MIN^MDC^ug/kg/min^ug/kg/min^UCUM|||||R|||20250515202812+0000|||||20250515202812+0000</w:t>
      </w:r>
    </w:p>
    <w:p w14:paraId="3DBB093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OBX|26|NM|16935000^MDC_FLOW_FLUID_PUMP_SETTING^MDC|1.1.2.13|0.7500|265266^MDC_DIM_MILLI_L_PER_HR^MDC^mL/h^mL/h^UCUM|||||R|||20250515202812+0000|||||20250515202812+0000</w:t>
      </w:r>
    </w:p>
    <w:p w14:paraId="4B5D2D04"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OBX|27|NM|157997^MDC_TIME_PD_REMAIN_CONTAINER^MDC|1.1.2.14|41386|264320^MDC_DIM_X_SEC^MDC^s^s^UCUM|||||R|||20250515202812+0000|||||20250515202812+0000</w:t>
      </w:r>
    </w:p>
    <w:p w14:paraId="5094C878"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OBX|28||70091^MDC_DEV_PUMP_SYRINGE_INFO^MDC|1.1.7.0|||||||X</w:t>
      </w:r>
    </w:p>
    <w:p w14:paraId="76DB9183"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OBX|29|ST|184476^MDC_SYRINGE_TYPE^MDC|1.1.7.1|B-D 10||||||R|||20250515202811+0000|||||20250515202811+0000</w:t>
      </w:r>
    </w:p>
    <w:p w14:paraId="606A3A56"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OBX|30|ST|184488^MDC_SYRINGE_MANUFACTURER^MDC|1.1.7.2|B-D||||||R|||20250515202811+0000|||||20250515202811+0000</w:t>
      </w:r>
    </w:p>
    <w:p w14:paraId="664CD6DF" w14:textId="77777777" w:rsidR="00D14684" w:rsidRDefault="00D14684" w:rsidP="00D14684">
      <w:pPr>
        <w:ind w:hanging="2"/>
        <w:rPr>
          <w:rFonts w:ascii="Courier New" w:eastAsia="Courier New" w:hAnsi="Courier New" w:cs="Courier New"/>
          <w:sz w:val="20"/>
        </w:rPr>
      </w:pPr>
      <w:r>
        <w:rPr>
          <w:rFonts w:ascii="Courier New" w:eastAsia="Courier New" w:hAnsi="Courier New" w:cs="Courier New"/>
          <w:sz w:val="20"/>
        </w:rPr>
        <w:t>OBX|31|NM|157880^MDC_VOL_SYRINGE^MDC|1.1.7.3|10|263762^MDC_DIM_MILLI_L^MDC^mL^mL^UCUM|||||R|||20250515202811+0000|||||20250515202811+0000</w:t>
      </w:r>
    </w:p>
    <w:sdt>
      <w:sdtPr>
        <w:tag w:val="goog_rdk_181"/>
        <w:id w:val="946286119"/>
      </w:sdtPr>
      <w:sdtContent>
        <w:p w14:paraId="385E39A6" w14:textId="6D23C85F" w:rsidR="005C401E" w:rsidRPr="001F42D3" w:rsidRDefault="00D14684" w:rsidP="005C401E">
          <w:pPr>
            <w:ind w:hanging="2"/>
            <w:rPr>
              <w:rStyle w:val="ExampleInline"/>
            </w:rPr>
          </w:pPr>
          <w:r>
            <w:rPr>
              <w:rFonts w:ascii="Courier New" w:eastAsia="Courier New" w:hAnsi="Courier New" w:cs="Courier New"/>
              <w:sz w:val="20"/>
            </w:rPr>
            <w:t>OBX|32|NM|157984^MDC_VOL_SYRINGE_REMAIN^MDC|1.1.7.4|8.6220|263762^MDC_DIM_MILLI_L^MDC^mL^mL^UCUM|||||R|||20250515202812+0000|||||20250515202812+0000</w:t>
          </w:r>
          <w:sdt>
            <w:sdtPr>
              <w:tag w:val="goog_rdk_179"/>
              <w:id w:val="1924002452"/>
            </w:sdtPr>
            <w:sdtContent>
              <w:sdt>
                <w:sdtPr>
                  <w:tag w:val="goog_rdk_180"/>
                  <w:id w:val="2066575753"/>
                </w:sdtPr>
                <w:sdtContent/>
              </w:sdt>
            </w:sdtContent>
          </w:sdt>
        </w:p>
      </w:sdtContent>
    </w:sdt>
    <w:p w14:paraId="679B70D5" w14:textId="3B237C56" w:rsidR="00D06FBB" w:rsidRDefault="005C401E" w:rsidP="005C1693">
      <w:pPr>
        <w:pStyle w:val="BodyText"/>
        <w:rPr>
          <w:lang w:bidi="hi-IN"/>
        </w:rPr>
      </w:pPr>
      <w:r w:rsidRPr="001F42D3">
        <w:rPr>
          <w:lang w:bidi="hi-IN"/>
        </w:rPr>
        <w:t> </w:t>
      </w:r>
    </w:p>
    <w:p w14:paraId="5B65D3CB" w14:textId="77777777" w:rsidR="00D06FBB" w:rsidRDefault="00D06FBB">
      <w:pPr>
        <w:spacing w:before="0"/>
        <w:rPr>
          <w:lang w:bidi="hi-IN"/>
        </w:rPr>
      </w:pPr>
      <w:r>
        <w:rPr>
          <w:lang w:bidi="hi-IN"/>
        </w:rPr>
        <w:br w:type="page"/>
      </w:r>
    </w:p>
    <w:p w14:paraId="5BD951C9" w14:textId="77777777" w:rsidR="005C401E" w:rsidRPr="001F42D3" w:rsidRDefault="005C401E" w:rsidP="005C1693">
      <w:pPr>
        <w:pStyle w:val="BodyText"/>
        <w:rPr>
          <w:lang w:bidi="hi-IN"/>
        </w:rPr>
      </w:pPr>
    </w:p>
    <w:p w14:paraId="5F0E821C" w14:textId="3D991195" w:rsidR="00F77A73" w:rsidRPr="001F42D3" w:rsidRDefault="00F77A73" w:rsidP="00F77A73">
      <w:pPr>
        <w:pStyle w:val="Heading4"/>
        <w:numPr>
          <w:ilvl w:val="0"/>
          <w:numId w:val="0"/>
        </w:numPr>
        <w:rPr>
          <w:noProof w:val="0"/>
        </w:rPr>
      </w:pPr>
      <w:bookmarkStart w:id="1990" w:name="_Toc214889858"/>
      <w:bookmarkStart w:id="1991" w:name="_Hlk100405278"/>
      <w:bookmarkStart w:id="1992" w:name="OLE_LINK45"/>
      <w:r w:rsidRPr="001F42D3">
        <w:rPr>
          <w:noProof w:val="0"/>
        </w:rPr>
        <w:t>M.1.2.3 Definition of Pillar/Rack/Slot topology</w:t>
      </w:r>
      <w:bookmarkEnd w:id="1990"/>
    </w:p>
    <w:bookmarkEnd w:id="1991"/>
    <w:bookmarkEnd w:id="1992"/>
    <w:p w14:paraId="0EF6EABB" w14:textId="712AC5F6" w:rsidR="00F77A73" w:rsidRPr="001F42D3" w:rsidRDefault="00F77A73" w:rsidP="00C65B36">
      <w:pPr>
        <w:pStyle w:val="BodyText"/>
        <w:rPr>
          <w:lang w:bidi="hi-IN"/>
        </w:rPr>
      </w:pPr>
      <w:r w:rsidRPr="001F42D3">
        <w:rPr>
          <w:lang w:bidi="hi-IN"/>
        </w:rPr>
        <w:t>A pump can be inserted into exactly one Slot within one Rack contained within one Pillar.</w:t>
      </w:r>
    </w:p>
    <w:p w14:paraId="10F94F41" w14:textId="77777777" w:rsidR="00C06E1E" w:rsidRPr="001F42D3" w:rsidRDefault="00C06E1E" w:rsidP="00C65B36">
      <w:pPr>
        <w:pStyle w:val="BodyText"/>
        <w:rPr>
          <w:lang w:bidi="hi-IN"/>
        </w:rPr>
      </w:pPr>
    </w:p>
    <w:p w14:paraId="5A74B89A" w14:textId="77777777" w:rsidR="00F77A73" w:rsidRPr="005C1693" w:rsidRDefault="00F77A73" w:rsidP="005C1693">
      <w:pPr>
        <w:pStyle w:val="BodyText"/>
      </w:pPr>
      <w:r w:rsidRPr="005C1693">
        <w:t>Definitions:</w:t>
      </w:r>
    </w:p>
    <w:p w14:paraId="499FB6A0" w14:textId="77777777" w:rsidR="00F77A73" w:rsidRPr="001F42D3" w:rsidRDefault="00F77A73" w:rsidP="005C1693">
      <w:pPr>
        <w:pStyle w:val="BodyText"/>
      </w:pPr>
      <w:r w:rsidRPr="001F42D3">
        <w:rPr>
          <w:b/>
          <w:bCs/>
        </w:rPr>
        <w:t>Rack</w:t>
      </w:r>
      <w:r w:rsidRPr="001F42D3">
        <w:t>: An enclosure which can house two or more pumps. Each rack can be directly connected to one or more racks to make up a “pillar”.</w:t>
      </w:r>
      <w:r w:rsidRPr="001F42D3">
        <w:br/>
        <w:t>NOTE: In the examples shown below, each rack is able to hold four pumps.</w:t>
      </w:r>
    </w:p>
    <w:p w14:paraId="71E7740B" w14:textId="77777777" w:rsidR="00F77A73" w:rsidRPr="001F42D3" w:rsidRDefault="00F77A73" w:rsidP="005C1693">
      <w:pPr>
        <w:pStyle w:val="BodyText"/>
      </w:pPr>
      <w:r w:rsidRPr="001F42D3">
        <w:rPr>
          <w:b/>
        </w:rPr>
        <w:t>Slot</w:t>
      </w:r>
      <w:r w:rsidRPr="001F42D3">
        <w:t xml:space="preserve">: One pump position in a rack within its containing pillar. Its index can be relative to a single rack or the entire pillar. </w:t>
      </w:r>
    </w:p>
    <w:p w14:paraId="77C7B3EE" w14:textId="6F7DD1F2" w:rsidR="00F77A73" w:rsidRPr="001F42D3" w:rsidRDefault="00F77A73" w:rsidP="005C1693">
      <w:pPr>
        <w:pStyle w:val="BodyText"/>
      </w:pPr>
      <w:r w:rsidRPr="001F42D3">
        <w:rPr>
          <w:b/>
        </w:rPr>
        <w:t>Pillar</w:t>
      </w:r>
      <w:r w:rsidRPr="001F42D3">
        <w:t xml:space="preserve">: A stack of one or more racks. Each pillar can be attached to a subsequent pillar in a daisy chain fashion. The examples below show two pillars. The connection between these </w:t>
      </w:r>
      <w:r w:rsidR="00E57811" w:rsidRPr="001F42D3">
        <w:t xml:space="preserve">is </w:t>
      </w:r>
      <w:r w:rsidRPr="001F42D3">
        <w:t>not shown in the diagrams.</w:t>
      </w:r>
    </w:p>
    <w:p w14:paraId="434E9C4F" w14:textId="77777777" w:rsidR="00F77A73" w:rsidRPr="001F42D3" w:rsidRDefault="00F77A73" w:rsidP="00F77A73">
      <w:pPr>
        <w:pStyle w:val="Default"/>
        <w:rPr>
          <w:sz w:val="23"/>
          <w:szCs w:val="23"/>
        </w:rPr>
      </w:pPr>
    </w:p>
    <w:p w14:paraId="39CF5D70" w14:textId="77777777" w:rsidR="00F77A73" w:rsidRPr="001F42D3" w:rsidRDefault="00F77A73" w:rsidP="00F77A73">
      <w:pPr>
        <w:pStyle w:val="Default"/>
        <w:rPr>
          <w:sz w:val="23"/>
          <w:szCs w:val="23"/>
        </w:rPr>
      </w:pPr>
      <w:r w:rsidRPr="005C1693">
        <w:rPr>
          <w:rStyle w:val="BodyTextChar"/>
          <w:bCs/>
        </w:rPr>
        <w:t>Pillar Orientation</w:t>
      </w:r>
      <w:r w:rsidRPr="005C1693">
        <w:rPr>
          <w:rStyle w:val="BodyTextChar"/>
          <w:b/>
          <w:bCs/>
        </w:rPr>
        <w:t>:</w:t>
      </w:r>
      <w:r w:rsidRPr="001F42D3">
        <w:rPr>
          <w:sz w:val="23"/>
          <w:szCs w:val="23"/>
        </w:rPr>
        <w:tab/>
        <w:t xml:space="preserve">Racks that stack in an up/down direction is called a </w:t>
      </w:r>
      <w:r w:rsidRPr="001F42D3">
        <w:rPr>
          <w:b/>
          <w:sz w:val="23"/>
          <w:szCs w:val="23"/>
        </w:rPr>
        <w:t>Vertical</w:t>
      </w:r>
      <w:r w:rsidRPr="001F42D3">
        <w:rPr>
          <w:sz w:val="23"/>
          <w:szCs w:val="23"/>
        </w:rPr>
        <w:t xml:space="preserve"> orientation. </w:t>
      </w:r>
    </w:p>
    <w:p w14:paraId="63406A40" w14:textId="77777777" w:rsidR="00F77A73" w:rsidRPr="001F42D3" w:rsidRDefault="00F77A73" w:rsidP="00F77A73">
      <w:pPr>
        <w:pStyle w:val="Default"/>
        <w:ind w:left="1440" w:firstLine="720"/>
        <w:rPr>
          <w:sz w:val="23"/>
          <w:szCs w:val="23"/>
        </w:rPr>
      </w:pPr>
      <w:r w:rsidRPr="001F42D3">
        <w:rPr>
          <w:sz w:val="23"/>
          <w:szCs w:val="23"/>
        </w:rPr>
        <w:t xml:space="preserve">Racks that stack in a left/right direction is called a </w:t>
      </w:r>
      <w:r w:rsidRPr="001F42D3">
        <w:rPr>
          <w:b/>
          <w:sz w:val="23"/>
          <w:szCs w:val="23"/>
        </w:rPr>
        <w:t>Horizontal</w:t>
      </w:r>
      <w:r w:rsidRPr="001F42D3">
        <w:rPr>
          <w:sz w:val="23"/>
          <w:szCs w:val="23"/>
        </w:rPr>
        <w:t xml:space="preserve"> orientation</w:t>
      </w:r>
    </w:p>
    <w:p w14:paraId="39390DEA" w14:textId="77777777" w:rsidR="00F77A73" w:rsidRPr="001F42D3" w:rsidRDefault="00F77A73" w:rsidP="00F77A73">
      <w:pPr>
        <w:pStyle w:val="Default"/>
        <w:rPr>
          <w:sz w:val="23"/>
          <w:szCs w:val="23"/>
        </w:rPr>
      </w:pPr>
    </w:p>
    <w:p w14:paraId="5CD79CBA" w14:textId="77777777" w:rsidR="00F77A73" w:rsidRPr="001F42D3" w:rsidRDefault="00F77A73" w:rsidP="005C1693">
      <w:pPr>
        <w:pStyle w:val="BodyText"/>
      </w:pPr>
      <w:r w:rsidRPr="001F42D3">
        <w:rPr>
          <w:b/>
        </w:rPr>
        <w:t>Pillar (Increasing) Direction</w:t>
      </w:r>
      <w:r w:rsidRPr="001F42D3">
        <w:t xml:space="preserve">: When counting pillars up from one, this is the direction where the count starts from and counts toward. For a Vertical pillar orientation, the Pillar Increasing Direction can be </w:t>
      </w:r>
      <w:r w:rsidRPr="001F42D3">
        <w:rPr>
          <w:b/>
        </w:rPr>
        <w:t>Left</w:t>
      </w:r>
      <w:r w:rsidRPr="001F42D3">
        <w:t xml:space="preserve"> or </w:t>
      </w:r>
      <w:r w:rsidRPr="001F42D3">
        <w:rPr>
          <w:b/>
        </w:rPr>
        <w:t>Right</w:t>
      </w:r>
      <w:r w:rsidRPr="001F42D3">
        <w:t xml:space="preserve">; for a Horizontal pillar orientation, the Pillar Increasing Direction can be </w:t>
      </w:r>
      <w:r w:rsidRPr="001F42D3">
        <w:rPr>
          <w:b/>
        </w:rPr>
        <w:t>Up</w:t>
      </w:r>
      <w:r w:rsidRPr="001F42D3">
        <w:t xml:space="preserve"> or </w:t>
      </w:r>
      <w:r w:rsidRPr="001F42D3">
        <w:rPr>
          <w:b/>
        </w:rPr>
        <w:t>Down</w:t>
      </w:r>
      <w:r w:rsidRPr="001F42D3">
        <w:t>.</w:t>
      </w:r>
    </w:p>
    <w:p w14:paraId="56A479CA" w14:textId="77777777" w:rsidR="00F77A73" w:rsidRPr="001F42D3" w:rsidRDefault="00F77A73" w:rsidP="00F77A73">
      <w:pPr>
        <w:pStyle w:val="Default"/>
        <w:rPr>
          <w:sz w:val="23"/>
          <w:szCs w:val="23"/>
        </w:rPr>
      </w:pPr>
    </w:p>
    <w:p w14:paraId="7EE11BA3" w14:textId="77777777" w:rsidR="00F77A73" w:rsidRPr="001F42D3" w:rsidRDefault="00F77A73" w:rsidP="005C1693">
      <w:pPr>
        <w:pStyle w:val="BodyText"/>
      </w:pPr>
      <w:r w:rsidRPr="001F42D3">
        <w:rPr>
          <w:b/>
        </w:rPr>
        <w:t>Slot &amp; Rack (Increasing) Direction</w:t>
      </w:r>
      <w:r w:rsidRPr="001F42D3">
        <w:t xml:space="preserve">: When counting pump slots (&amp;racks) up from one, this is the direction where the count starts from and counts toward. For a Vertical pillar orientation, the Slot Increasing Direction can be </w:t>
      </w:r>
      <w:r w:rsidRPr="001F42D3">
        <w:rPr>
          <w:b/>
        </w:rPr>
        <w:t>Up</w:t>
      </w:r>
      <w:r w:rsidRPr="001F42D3">
        <w:t xml:space="preserve"> or </w:t>
      </w:r>
      <w:r w:rsidRPr="001F42D3">
        <w:rPr>
          <w:b/>
        </w:rPr>
        <w:t>Down</w:t>
      </w:r>
      <w:r w:rsidRPr="001F42D3">
        <w:t xml:space="preserve">; for a Horizontal pillar orientation, the Slot Increasing Direction can be </w:t>
      </w:r>
      <w:r w:rsidRPr="001F42D3">
        <w:rPr>
          <w:b/>
        </w:rPr>
        <w:t>Left</w:t>
      </w:r>
      <w:r w:rsidRPr="001F42D3">
        <w:t xml:space="preserve"> or </w:t>
      </w:r>
      <w:r w:rsidRPr="001F42D3">
        <w:rPr>
          <w:b/>
        </w:rPr>
        <w:t>Right</w:t>
      </w:r>
      <w:r w:rsidRPr="001F42D3">
        <w:t>.</w:t>
      </w:r>
    </w:p>
    <w:p w14:paraId="1CEE3394" w14:textId="77777777" w:rsidR="00F77A73" w:rsidRPr="001F42D3" w:rsidRDefault="00F77A73" w:rsidP="00F77A73">
      <w:pPr>
        <w:pStyle w:val="Default"/>
        <w:rPr>
          <w:sz w:val="23"/>
          <w:szCs w:val="23"/>
        </w:rPr>
      </w:pPr>
    </w:p>
    <w:p w14:paraId="793D75E0" w14:textId="77777777" w:rsidR="00F77A73" w:rsidRPr="001F42D3" w:rsidRDefault="00F77A73" w:rsidP="00F77A73">
      <w:pPr>
        <w:pStyle w:val="Default"/>
        <w:rPr>
          <w:sz w:val="23"/>
          <w:szCs w:val="23"/>
        </w:rPr>
      </w:pPr>
      <w:r w:rsidRPr="001F42D3">
        <w:rPr>
          <w:sz w:val="23"/>
          <w:szCs w:val="23"/>
        </w:rPr>
        <w:br w:type="page"/>
      </w:r>
    </w:p>
    <w:p w14:paraId="45E00CA8" w14:textId="77777777" w:rsidR="00F77A73" w:rsidRPr="001F42D3" w:rsidRDefault="00F77A73" w:rsidP="005C1693">
      <w:pPr>
        <w:pStyle w:val="BodyText"/>
      </w:pPr>
      <w:r w:rsidRPr="001F42D3">
        <w:lastRenderedPageBreak/>
        <w:t xml:space="preserve">MDC_ATTR_ PILLAR_ASSEMBLY –  </w:t>
      </w:r>
    </w:p>
    <w:p w14:paraId="3F5273A8" w14:textId="64E0E25F" w:rsidR="00F77A73" w:rsidRPr="001F42D3" w:rsidRDefault="00F77A73" w:rsidP="005C1693">
      <w:pPr>
        <w:pStyle w:val="BodyText"/>
      </w:pPr>
      <w:r w:rsidRPr="001F42D3">
        <w:t>(Number of Pillars, Number of Racks In Pillars, Number of Slots in Pillars, Pillar Orientation, Pillar Direction, Slot-Rack Direction)</w:t>
      </w:r>
      <w:r w:rsidR="008634BB">
        <w:t xml:space="preserve"> </w:t>
      </w:r>
      <w:r w:rsidR="008634BB" w:rsidRPr="008634BB">
        <w:t>inclusion of an OBX with MDC</w:t>
      </w:r>
      <w:r w:rsidR="00D06FBB">
        <w:t>_</w:t>
      </w:r>
      <w:r w:rsidR="008634BB" w:rsidRPr="008634BB">
        <w:t>ATTR_PILLAR_ASSEMBLY is optional, but if included all parameters must be provided in an OBX of data type ST with each parameter separated using the repetition separator character, the tilde ("~").</w:t>
      </w:r>
    </w:p>
    <w:p w14:paraId="592BB9B7" w14:textId="77777777" w:rsidR="00F77A73" w:rsidRPr="001F42D3" w:rsidRDefault="00F77A73" w:rsidP="00F77A73">
      <w:pPr>
        <w:pStyle w:val="Default"/>
        <w:rPr>
          <w:sz w:val="23"/>
          <w:szCs w:val="23"/>
        </w:rPr>
      </w:pPr>
    </w:p>
    <w:tbl>
      <w:tblPr>
        <w:tblW w:w="6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4011"/>
      </w:tblGrid>
      <w:tr w:rsidR="00F77A73" w:rsidRPr="001F42D3" w14:paraId="787B3269" w14:textId="77777777" w:rsidTr="005C1693">
        <w:trPr>
          <w:trHeight w:val="159"/>
          <w:jc w:val="center"/>
        </w:trPr>
        <w:tc>
          <w:tcPr>
            <w:tcW w:w="2790" w:type="dxa"/>
            <w:shd w:val="clear" w:color="auto" w:fill="D9D9D9" w:themeFill="background1" w:themeFillShade="D9"/>
          </w:tcPr>
          <w:p w14:paraId="7D807878" w14:textId="77777777" w:rsidR="00F77A73" w:rsidRPr="001F42D3" w:rsidRDefault="00F77A73" w:rsidP="005C1693">
            <w:pPr>
              <w:pStyle w:val="TableEntryHeader"/>
            </w:pPr>
            <w:r w:rsidRPr="001F42D3">
              <w:t xml:space="preserve">Parameter </w:t>
            </w:r>
          </w:p>
        </w:tc>
        <w:tc>
          <w:tcPr>
            <w:tcW w:w="4011" w:type="dxa"/>
            <w:shd w:val="clear" w:color="auto" w:fill="D9D9D9" w:themeFill="background1" w:themeFillShade="D9"/>
          </w:tcPr>
          <w:p w14:paraId="449A8F60" w14:textId="77777777" w:rsidR="00F77A73" w:rsidRPr="001F42D3" w:rsidRDefault="00F77A73" w:rsidP="005C1693">
            <w:pPr>
              <w:pStyle w:val="TableEntryHeader"/>
            </w:pPr>
            <w:r w:rsidRPr="001F42D3">
              <w:t xml:space="preserve">MDC Code </w:t>
            </w:r>
          </w:p>
        </w:tc>
      </w:tr>
      <w:tr w:rsidR="00F77A73" w:rsidRPr="001F42D3" w14:paraId="4C722937" w14:textId="77777777" w:rsidTr="005C1693">
        <w:trPr>
          <w:trHeight w:val="159"/>
          <w:jc w:val="center"/>
        </w:trPr>
        <w:tc>
          <w:tcPr>
            <w:tcW w:w="2790" w:type="dxa"/>
            <w:shd w:val="clear" w:color="auto" w:fill="D9D9D9" w:themeFill="background1" w:themeFillShade="D9"/>
          </w:tcPr>
          <w:p w14:paraId="2949CC80" w14:textId="77777777" w:rsidR="00F77A73" w:rsidRPr="001F42D3" w:rsidRDefault="00F77A73" w:rsidP="005C1693">
            <w:pPr>
              <w:pStyle w:val="TableEntryHeader"/>
            </w:pPr>
          </w:p>
        </w:tc>
        <w:tc>
          <w:tcPr>
            <w:tcW w:w="4011" w:type="dxa"/>
            <w:shd w:val="clear" w:color="auto" w:fill="D9D9D9" w:themeFill="background1" w:themeFillShade="D9"/>
          </w:tcPr>
          <w:p w14:paraId="0F3702C6" w14:textId="77777777" w:rsidR="00F77A73" w:rsidRPr="001F42D3" w:rsidRDefault="00F77A73" w:rsidP="005C1693">
            <w:pPr>
              <w:pStyle w:val="TableEntryHeader"/>
            </w:pPr>
          </w:p>
        </w:tc>
      </w:tr>
      <w:tr w:rsidR="00F77A73" w:rsidRPr="001F42D3" w14:paraId="78CD8E75" w14:textId="77777777" w:rsidTr="00234EAB">
        <w:trPr>
          <w:trHeight w:val="124"/>
          <w:jc w:val="center"/>
        </w:trPr>
        <w:tc>
          <w:tcPr>
            <w:tcW w:w="6801" w:type="dxa"/>
            <w:gridSpan w:val="2"/>
          </w:tcPr>
          <w:p w14:paraId="52A4012A" w14:textId="77777777" w:rsidR="00F77A73" w:rsidRPr="005C1693" w:rsidRDefault="00F77A73" w:rsidP="005C1693">
            <w:pPr>
              <w:pStyle w:val="TableEntry"/>
              <w:rPr>
                <w:b/>
                <w:bCs/>
              </w:rPr>
            </w:pPr>
            <w:r w:rsidRPr="005C1693">
              <w:rPr>
                <w:b/>
                <w:bCs/>
              </w:rPr>
              <w:t xml:space="preserve">MDS Attribute: </w:t>
            </w:r>
          </w:p>
        </w:tc>
      </w:tr>
      <w:tr w:rsidR="00F77A73" w:rsidRPr="001F42D3" w14:paraId="46A1DF6B" w14:textId="77777777" w:rsidTr="00234EAB">
        <w:trPr>
          <w:trHeight w:val="121"/>
          <w:jc w:val="center"/>
        </w:trPr>
        <w:tc>
          <w:tcPr>
            <w:tcW w:w="2790" w:type="dxa"/>
          </w:tcPr>
          <w:p w14:paraId="00DF156B" w14:textId="77777777" w:rsidR="00F77A73" w:rsidRPr="001F42D3" w:rsidRDefault="00F77A73" w:rsidP="005C1693">
            <w:pPr>
              <w:pStyle w:val="TableEntry"/>
            </w:pPr>
            <w:r w:rsidRPr="001F42D3">
              <w:t>Specification of the number, size, and orientation of pillars and their indexing directions</w:t>
            </w:r>
          </w:p>
        </w:tc>
        <w:tc>
          <w:tcPr>
            <w:tcW w:w="4011" w:type="dxa"/>
          </w:tcPr>
          <w:p w14:paraId="0945678A" w14:textId="77777777" w:rsidR="00F77A73" w:rsidRPr="001F42D3" w:rsidRDefault="00F77A73" w:rsidP="005C1693">
            <w:pPr>
              <w:pStyle w:val="TableEntry"/>
            </w:pPr>
            <w:r w:rsidRPr="001F42D3">
              <w:rPr>
                <w:b/>
                <w:bCs/>
              </w:rPr>
              <w:t>MDC_ATTR_PILLAR_ASSEMBLY</w:t>
            </w:r>
          </w:p>
        </w:tc>
      </w:tr>
    </w:tbl>
    <w:p w14:paraId="4B04D962" w14:textId="77777777" w:rsidR="00F77A73" w:rsidRPr="001F42D3" w:rsidRDefault="00F77A73" w:rsidP="00F77A73">
      <w:pPr>
        <w:pStyle w:val="Default"/>
        <w:rPr>
          <w:sz w:val="23"/>
          <w:szCs w:val="23"/>
        </w:rPr>
      </w:pPr>
    </w:p>
    <w:p w14:paraId="14146E1B" w14:textId="77777777" w:rsidR="00F77A73" w:rsidRPr="001F42D3" w:rsidRDefault="00F77A73" w:rsidP="005C1693">
      <w:pPr>
        <w:pStyle w:val="BodyText"/>
      </w:pPr>
    </w:p>
    <w:tbl>
      <w:tblPr>
        <w:tblW w:w="75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4791"/>
      </w:tblGrid>
      <w:tr w:rsidR="00F77A73" w:rsidRPr="001F42D3" w14:paraId="78CBD655" w14:textId="77777777" w:rsidTr="005C1693">
        <w:trPr>
          <w:trHeight w:val="159"/>
          <w:jc w:val="center"/>
        </w:trPr>
        <w:tc>
          <w:tcPr>
            <w:tcW w:w="2790" w:type="dxa"/>
            <w:shd w:val="clear" w:color="auto" w:fill="D9D9D9" w:themeFill="background1" w:themeFillShade="D9"/>
          </w:tcPr>
          <w:p w14:paraId="6ED0ABB1" w14:textId="77777777" w:rsidR="00F77A73" w:rsidRPr="001F42D3" w:rsidRDefault="00F77A73" w:rsidP="005C1693">
            <w:pPr>
              <w:pStyle w:val="TableEntryHeader"/>
            </w:pPr>
            <w:r w:rsidRPr="001F42D3">
              <w:t xml:space="preserve">Parameter </w:t>
            </w:r>
          </w:p>
        </w:tc>
        <w:tc>
          <w:tcPr>
            <w:tcW w:w="4791" w:type="dxa"/>
            <w:shd w:val="clear" w:color="auto" w:fill="D9D9D9" w:themeFill="background1" w:themeFillShade="D9"/>
          </w:tcPr>
          <w:p w14:paraId="565793BE" w14:textId="77777777" w:rsidR="00F77A73" w:rsidRPr="001F42D3" w:rsidRDefault="00F77A73" w:rsidP="005C1693">
            <w:pPr>
              <w:pStyle w:val="TableEntryHeader"/>
            </w:pPr>
            <w:r w:rsidRPr="001F42D3">
              <w:t>Note</w:t>
            </w:r>
          </w:p>
        </w:tc>
      </w:tr>
      <w:tr w:rsidR="00F77A73" w:rsidRPr="001F42D3" w14:paraId="4DD051B5" w14:textId="77777777" w:rsidTr="00234EAB">
        <w:trPr>
          <w:trHeight w:val="121"/>
          <w:jc w:val="center"/>
        </w:trPr>
        <w:tc>
          <w:tcPr>
            <w:tcW w:w="2790" w:type="dxa"/>
          </w:tcPr>
          <w:p w14:paraId="3EEA73D0" w14:textId="77777777" w:rsidR="00F77A73" w:rsidRPr="001F42D3" w:rsidRDefault="00F77A73" w:rsidP="005C1693">
            <w:pPr>
              <w:pStyle w:val="TableEntry"/>
            </w:pPr>
            <w:r w:rsidRPr="001F42D3">
              <w:t>Number of Pillars</w:t>
            </w:r>
          </w:p>
        </w:tc>
        <w:tc>
          <w:tcPr>
            <w:tcW w:w="4791" w:type="dxa"/>
          </w:tcPr>
          <w:p w14:paraId="4369D2FF" w14:textId="633758EE" w:rsidR="00F77A73" w:rsidRPr="001F42D3" w:rsidRDefault="008634BB" w:rsidP="005C1693">
            <w:pPr>
              <w:pStyle w:val="TableEntry"/>
            </w:pPr>
            <w:r>
              <w:t>T</w:t>
            </w:r>
            <w:r w:rsidR="00F77A73" w:rsidRPr="001F42D3">
              <w:t>his field contain</w:t>
            </w:r>
            <w:r w:rsidR="00D06FBB">
              <w:t>s</w:t>
            </w:r>
            <w:r w:rsidR="00F77A73" w:rsidRPr="001F42D3">
              <w:t xml:space="preserve"> the number of Pillars present in the pillar system</w:t>
            </w:r>
            <w:r w:rsidR="00D06FBB">
              <w:rPr>
                <w:color w:val="000000"/>
                <w:szCs w:val="18"/>
              </w:rPr>
              <w:t>(1..n)</w:t>
            </w:r>
            <w:r w:rsidR="00F77A73" w:rsidRPr="001F42D3">
              <w:t xml:space="preserve">. </w:t>
            </w:r>
          </w:p>
        </w:tc>
      </w:tr>
      <w:tr w:rsidR="00F77A73" w:rsidRPr="001F42D3" w14:paraId="7092D420" w14:textId="77777777" w:rsidTr="00234EAB">
        <w:trPr>
          <w:trHeight w:val="121"/>
          <w:jc w:val="center"/>
        </w:trPr>
        <w:tc>
          <w:tcPr>
            <w:tcW w:w="2790" w:type="dxa"/>
          </w:tcPr>
          <w:p w14:paraId="4BDB7B1F" w14:textId="77777777" w:rsidR="00F77A73" w:rsidRPr="001F42D3" w:rsidRDefault="00F77A73" w:rsidP="005C1693">
            <w:pPr>
              <w:pStyle w:val="TableEntry"/>
            </w:pPr>
            <w:r w:rsidRPr="001F42D3">
              <w:t>Number of Racks In Pillars</w:t>
            </w:r>
          </w:p>
        </w:tc>
        <w:tc>
          <w:tcPr>
            <w:tcW w:w="4791" w:type="dxa"/>
          </w:tcPr>
          <w:p w14:paraId="3E0F4375" w14:textId="1AC4DBC0" w:rsidR="00F77A73" w:rsidRPr="001F42D3" w:rsidRDefault="00F77A73" w:rsidP="006D36C7">
            <w:pPr>
              <w:pStyle w:val="TableEntry"/>
            </w:pPr>
            <w:r w:rsidRPr="001F42D3">
              <w:t xml:space="preserve">ARRAY of “Number of </w:t>
            </w:r>
            <w:r w:rsidR="008634BB">
              <w:t>Racks</w:t>
            </w:r>
            <w:r w:rsidRPr="001F42D3">
              <w:t>” entries</w:t>
            </w:r>
          </w:p>
          <w:p w14:paraId="614A7DD8" w14:textId="77777777" w:rsidR="006D36C7" w:rsidRPr="001F42D3" w:rsidRDefault="006D36C7" w:rsidP="005C1693">
            <w:pPr>
              <w:pStyle w:val="TableEntry"/>
            </w:pPr>
          </w:p>
          <w:p w14:paraId="4F42373B" w14:textId="60F6A3C2" w:rsidR="008634BB" w:rsidRDefault="008634BB" w:rsidP="008634BB">
            <w:pPr>
              <w:pStyle w:val="TableEntry"/>
            </w:pPr>
            <w:r>
              <w:t>T</w:t>
            </w:r>
            <w:r w:rsidR="00F77A73" w:rsidRPr="001F42D3">
              <w:t>his field contain</w:t>
            </w:r>
            <w:r>
              <w:t>s</w:t>
            </w:r>
            <w:r w:rsidR="00F77A73" w:rsidRPr="001F42D3">
              <w:t xml:space="preserve"> the number of Racks present in each Pillar in the system</w:t>
            </w:r>
            <w:r>
              <w:t xml:space="preserve"> (1..n).</w:t>
            </w:r>
          </w:p>
          <w:p w14:paraId="6A9BA842" w14:textId="106E2D3A" w:rsidR="00F77A73" w:rsidRPr="001F42D3" w:rsidRDefault="008634BB" w:rsidP="008634BB">
            <w:pPr>
              <w:pStyle w:val="TableEntry"/>
            </w:pPr>
            <w:r>
              <w:t>If the number of racks in all pillars is the same then this is a single parameter.  If the number of racks in each pillar is different, then this parameter is a string of comma separated values.</w:t>
            </w:r>
            <w:r w:rsidR="00F77A73" w:rsidRPr="001F42D3">
              <w:t>.</w:t>
            </w:r>
          </w:p>
        </w:tc>
      </w:tr>
      <w:tr w:rsidR="00F77A73" w:rsidRPr="001F42D3" w14:paraId="30A5FEB2" w14:textId="77777777" w:rsidTr="00234EAB">
        <w:trPr>
          <w:trHeight w:val="121"/>
          <w:jc w:val="center"/>
        </w:trPr>
        <w:tc>
          <w:tcPr>
            <w:tcW w:w="2790" w:type="dxa"/>
          </w:tcPr>
          <w:p w14:paraId="4BE0BBE5" w14:textId="77777777" w:rsidR="00F77A73" w:rsidRPr="001F42D3" w:rsidRDefault="00F77A73" w:rsidP="005C1693">
            <w:pPr>
              <w:pStyle w:val="TableEntry"/>
            </w:pPr>
            <w:r w:rsidRPr="001F42D3">
              <w:t>Number of Slots in Pillars</w:t>
            </w:r>
          </w:p>
        </w:tc>
        <w:tc>
          <w:tcPr>
            <w:tcW w:w="4791" w:type="dxa"/>
          </w:tcPr>
          <w:p w14:paraId="07952C2B" w14:textId="086C9FB0" w:rsidR="00F77A73" w:rsidRPr="001F42D3" w:rsidRDefault="00F77A73" w:rsidP="006D36C7">
            <w:pPr>
              <w:pStyle w:val="TableEntry"/>
            </w:pPr>
            <w:r w:rsidRPr="001F42D3">
              <w:t xml:space="preserve">ARRAY of “Number of </w:t>
            </w:r>
            <w:r w:rsidR="008634BB">
              <w:t>Slots</w:t>
            </w:r>
            <w:r w:rsidRPr="001F42D3">
              <w:t>” entries</w:t>
            </w:r>
          </w:p>
          <w:p w14:paraId="5D063864" w14:textId="77777777" w:rsidR="006D36C7" w:rsidRPr="001F42D3" w:rsidRDefault="006D36C7" w:rsidP="005C1693">
            <w:pPr>
              <w:pStyle w:val="TableEntry"/>
            </w:pPr>
          </w:p>
          <w:p w14:paraId="2BFF2CD3" w14:textId="32F50764" w:rsidR="008634BB" w:rsidRDefault="008634BB" w:rsidP="008634BB">
            <w:pPr>
              <w:pStyle w:val="TableEntry"/>
            </w:pPr>
            <w:r>
              <w:t>T</w:t>
            </w:r>
            <w:r w:rsidR="00F77A73" w:rsidRPr="001F42D3">
              <w:t>his field contain</w:t>
            </w:r>
            <w:r>
              <w:t>s</w:t>
            </w:r>
            <w:r w:rsidR="00F77A73" w:rsidRPr="001F42D3">
              <w:t xml:space="preserve"> the number of Pump Slots present in each Pillar in the system</w:t>
            </w:r>
            <w:r>
              <w:t xml:space="preserve"> (2..n).</w:t>
            </w:r>
          </w:p>
          <w:p w14:paraId="00CC1749" w14:textId="334F684F" w:rsidR="00F77A73" w:rsidRPr="001F42D3" w:rsidRDefault="008634BB" w:rsidP="008634BB">
            <w:pPr>
              <w:pStyle w:val="TableEntry"/>
            </w:pPr>
            <w:r>
              <w:t>If the number of slots in all pillars is the same then this is a single parameter.  If the number of slots in each pillar is different, then this parameter is a string of comma separated values.</w:t>
            </w:r>
            <w:r w:rsidR="00F77A73" w:rsidRPr="001F42D3">
              <w:t>.</w:t>
            </w:r>
          </w:p>
        </w:tc>
      </w:tr>
      <w:tr w:rsidR="00F77A73" w:rsidRPr="001F42D3" w14:paraId="1CB0F56B" w14:textId="77777777" w:rsidTr="00234EAB">
        <w:trPr>
          <w:trHeight w:val="121"/>
          <w:jc w:val="center"/>
        </w:trPr>
        <w:tc>
          <w:tcPr>
            <w:tcW w:w="2790" w:type="dxa"/>
          </w:tcPr>
          <w:p w14:paraId="6B28CED3" w14:textId="77777777" w:rsidR="00F77A73" w:rsidRPr="001F42D3" w:rsidRDefault="00F77A73" w:rsidP="005C1693">
            <w:pPr>
              <w:pStyle w:val="TableEntry"/>
            </w:pPr>
            <w:r w:rsidRPr="001F42D3">
              <w:t>Pillar Orientation</w:t>
            </w:r>
          </w:p>
        </w:tc>
        <w:tc>
          <w:tcPr>
            <w:tcW w:w="4791" w:type="dxa"/>
          </w:tcPr>
          <w:p w14:paraId="17936A08" w14:textId="7A9408B8" w:rsidR="00F77A73" w:rsidRPr="001F42D3" w:rsidRDefault="009E3C6C" w:rsidP="005C1693">
            <w:pPr>
              <w:pStyle w:val="TableEntry"/>
            </w:pPr>
            <w:r w:rsidRPr="009E3C6C">
              <w:t>Required if there is more than one Rack.</w:t>
            </w:r>
            <w:r w:rsidR="00D06FBB">
              <w:t xml:space="preserve">  </w:t>
            </w:r>
            <w:r>
              <w:t>T</w:t>
            </w:r>
            <w:r w:rsidR="00F77A73" w:rsidRPr="001F42D3">
              <w:t xml:space="preserve">his value </w:t>
            </w:r>
            <w:r>
              <w:t>is</w:t>
            </w:r>
            <w:r w:rsidR="00F77A73" w:rsidRPr="001F42D3">
              <w:t xml:space="preserve"> populated with an ENUM value</w:t>
            </w:r>
            <w:r>
              <w:t xml:space="preserve"> </w:t>
            </w:r>
            <w:r w:rsidRPr="009E3C6C">
              <w:t>otherwise it is NA:</w:t>
            </w:r>
          </w:p>
          <w:p w14:paraId="0D576A09" w14:textId="77777777" w:rsidR="00F77A73" w:rsidRPr="001F42D3" w:rsidRDefault="00F77A73" w:rsidP="005C1693">
            <w:pPr>
              <w:pStyle w:val="TableEntry"/>
            </w:pPr>
            <w:r w:rsidRPr="001F42D3">
              <w:t xml:space="preserve">Vertical      </w:t>
            </w:r>
            <w:r w:rsidRPr="005C1693">
              <w:rPr>
                <w:b/>
                <w:bCs/>
              </w:rPr>
              <w:t xml:space="preserve"> pillar-orientation-vertical</w:t>
            </w:r>
          </w:p>
          <w:p w14:paraId="6D8B866D" w14:textId="77777777" w:rsidR="00F77A73" w:rsidRPr="001F42D3" w:rsidRDefault="00F77A73" w:rsidP="005C1693">
            <w:pPr>
              <w:pStyle w:val="TableEntry"/>
            </w:pPr>
            <w:r w:rsidRPr="001F42D3">
              <w:t xml:space="preserve">Horizontal  </w:t>
            </w:r>
            <w:r w:rsidRPr="005C1693">
              <w:rPr>
                <w:b/>
                <w:bCs/>
              </w:rPr>
              <w:t xml:space="preserve"> pillar-orientation-horizontal</w:t>
            </w:r>
          </w:p>
        </w:tc>
      </w:tr>
      <w:tr w:rsidR="00F77A73" w:rsidRPr="001F42D3" w14:paraId="3F74CF24" w14:textId="77777777" w:rsidTr="00234EAB">
        <w:trPr>
          <w:trHeight w:val="121"/>
          <w:jc w:val="center"/>
        </w:trPr>
        <w:tc>
          <w:tcPr>
            <w:tcW w:w="2790" w:type="dxa"/>
          </w:tcPr>
          <w:p w14:paraId="4BC3BA0D" w14:textId="77777777" w:rsidR="00F77A73" w:rsidRPr="001F42D3" w:rsidRDefault="00F77A73" w:rsidP="005C1693">
            <w:pPr>
              <w:pStyle w:val="TableEntry"/>
            </w:pPr>
            <w:r w:rsidRPr="001F42D3">
              <w:t>Pillar Direction</w:t>
            </w:r>
          </w:p>
        </w:tc>
        <w:tc>
          <w:tcPr>
            <w:tcW w:w="4791" w:type="dxa"/>
          </w:tcPr>
          <w:p w14:paraId="2EC556B2" w14:textId="7D2AFF6A" w:rsidR="00F77A73" w:rsidRPr="001F42D3" w:rsidRDefault="009E3C6C" w:rsidP="005C1693">
            <w:pPr>
              <w:pStyle w:val="TableEntry"/>
            </w:pPr>
            <w:r w:rsidRPr="009E3C6C">
              <w:t>Required if there is more than one Pillar</w:t>
            </w:r>
            <w:r w:rsidR="00D06FBB">
              <w:t xml:space="preserve">.  </w:t>
            </w:r>
            <w:r>
              <w:t>T</w:t>
            </w:r>
            <w:r w:rsidR="00F77A73" w:rsidRPr="001F42D3">
              <w:t xml:space="preserve">his value </w:t>
            </w:r>
            <w:r>
              <w:t>is</w:t>
            </w:r>
            <w:r w:rsidR="00F77A73" w:rsidRPr="001F42D3">
              <w:t xml:space="preserve"> populated with an ENUM value:</w:t>
            </w:r>
          </w:p>
          <w:p w14:paraId="639BB990" w14:textId="77777777" w:rsidR="00F77A73" w:rsidRPr="005C1693" w:rsidRDefault="00F77A73" w:rsidP="005C1693">
            <w:pPr>
              <w:pStyle w:val="TableEntry"/>
              <w:rPr>
                <w:b/>
                <w:bCs/>
              </w:rPr>
            </w:pPr>
            <w:r w:rsidRPr="001F42D3">
              <w:t xml:space="preserve">Up…    </w:t>
            </w:r>
            <w:r w:rsidRPr="005C1693">
              <w:rPr>
                <w:b/>
                <w:bCs/>
              </w:rPr>
              <w:t>pillar-direction-up</w:t>
            </w:r>
          </w:p>
          <w:p w14:paraId="682AAD6A" w14:textId="77777777" w:rsidR="00F77A73" w:rsidRPr="001F42D3" w:rsidRDefault="00F77A73" w:rsidP="005C1693">
            <w:pPr>
              <w:pStyle w:val="TableEntry"/>
            </w:pPr>
            <w:r w:rsidRPr="001F42D3">
              <w:t xml:space="preserve">Down   </w:t>
            </w:r>
            <w:r w:rsidRPr="005C1693">
              <w:rPr>
                <w:b/>
                <w:bCs/>
              </w:rPr>
              <w:t>pillar-direction-down</w:t>
            </w:r>
          </w:p>
          <w:p w14:paraId="484BAF1F" w14:textId="77777777" w:rsidR="00F77A73" w:rsidRPr="005C1693" w:rsidRDefault="00F77A73" w:rsidP="005C1693">
            <w:pPr>
              <w:pStyle w:val="TableEntry"/>
              <w:rPr>
                <w:b/>
                <w:bCs/>
              </w:rPr>
            </w:pPr>
            <w:r w:rsidRPr="001F42D3">
              <w:t xml:space="preserve">Left      </w:t>
            </w:r>
            <w:r w:rsidRPr="005C1693">
              <w:rPr>
                <w:b/>
                <w:bCs/>
              </w:rPr>
              <w:t>pillar-direction-left</w:t>
            </w:r>
          </w:p>
          <w:p w14:paraId="1A8A1C85" w14:textId="77777777" w:rsidR="00F77A73" w:rsidRPr="001F42D3" w:rsidRDefault="00F77A73" w:rsidP="005C1693">
            <w:pPr>
              <w:pStyle w:val="TableEntry"/>
            </w:pPr>
            <w:r w:rsidRPr="001F42D3">
              <w:t xml:space="preserve">Right    </w:t>
            </w:r>
            <w:r w:rsidRPr="005C1693">
              <w:rPr>
                <w:b/>
                <w:bCs/>
              </w:rPr>
              <w:t>pillar-direction-right</w:t>
            </w:r>
          </w:p>
        </w:tc>
      </w:tr>
      <w:tr w:rsidR="00F77A73" w:rsidRPr="001F42D3" w14:paraId="5041B40B" w14:textId="77777777" w:rsidTr="00234EAB">
        <w:trPr>
          <w:trHeight w:val="121"/>
          <w:jc w:val="center"/>
        </w:trPr>
        <w:tc>
          <w:tcPr>
            <w:tcW w:w="2790" w:type="dxa"/>
          </w:tcPr>
          <w:p w14:paraId="7F3B7416" w14:textId="77777777" w:rsidR="00F77A73" w:rsidRPr="001F42D3" w:rsidRDefault="00F77A73" w:rsidP="005C1693">
            <w:pPr>
              <w:pStyle w:val="TableEntry"/>
            </w:pPr>
            <w:r w:rsidRPr="001F42D3">
              <w:t>Slot-Rack Direction</w:t>
            </w:r>
          </w:p>
        </w:tc>
        <w:tc>
          <w:tcPr>
            <w:tcW w:w="4791" w:type="dxa"/>
          </w:tcPr>
          <w:p w14:paraId="26E1724B" w14:textId="281158B1" w:rsidR="00F77A73" w:rsidRPr="001F42D3" w:rsidRDefault="009E3C6C" w:rsidP="005C1693">
            <w:pPr>
              <w:pStyle w:val="TableEntry"/>
            </w:pPr>
            <w:r>
              <w:t>T</w:t>
            </w:r>
            <w:r w:rsidR="00F77A73" w:rsidRPr="001F42D3">
              <w:t xml:space="preserve">his value </w:t>
            </w:r>
            <w:r>
              <w:t>is</w:t>
            </w:r>
            <w:r w:rsidR="00F77A73" w:rsidRPr="001F42D3">
              <w:t xml:space="preserve"> populated with an ENUM value:</w:t>
            </w:r>
          </w:p>
          <w:p w14:paraId="31EA7C4A" w14:textId="77777777" w:rsidR="00F77A73" w:rsidRPr="001F42D3" w:rsidRDefault="00F77A73" w:rsidP="005C1693">
            <w:pPr>
              <w:pStyle w:val="TableEntry"/>
            </w:pPr>
            <w:r w:rsidRPr="001F42D3">
              <w:lastRenderedPageBreak/>
              <w:t xml:space="preserve">Up…    </w:t>
            </w:r>
            <w:r w:rsidRPr="005C1693">
              <w:rPr>
                <w:b/>
                <w:bCs/>
              </w:rPr>
              <w:t>slot-rack-direction-up</w:t>
            </w:r>
          </w:p>
          <w:p w14:paraId="0BAF02F2" w14:textId="77777777" w:rsidR="00F77A73" w:rsidRPr="001F42D3" w:rsidRDefault="00F77A73" w:rsidP="005C1693">
            <w:pPr>
              <w:pStyle w:val="TableEntry"/>
            </w:pPr>
            <w:r w:rsidRPr="001F42D3">
              <w:t xml:space="preserve">Down   </w:t>
            </w:r>
            <w:r w:rsidRPr="005C1693">
              <w:t>slot-rack-direction-down</w:t>
            </w:r>
          </w:p>
          <w:p w14:paraId="5410AC25" w14:textId="77777777" w:rsidR="00F77A73" w:rsidRPr="001F42D3" w:rsidRDefault="00F77A73" w:rsidP="005C1693">
            <w:pPr>
              <w:pStyle w:val="TableEntry"/>
            </w:pPr>
            <w:r w:rsidRPr="001F42D3">
              <w:t xml:space="preserve">Left      </w:t>
            </w:r>
            <w:r w:rsidRPr="005C1693">
              <w:t>slot-rack-direction-left</w:t>
            </w:r>
          </w:p>
          <w:p w14:paraId="1EA8E40E" w14:textId="77777777" w:rsidR="00F77A73" w:rsidRPr="001F42D3" w:rsidRDefault="00F77A73" w:rsidP="005C1693">
            <w:pPr>
              <w:pStyle w:val="TableEntry"/>
            </w:pPr>
            <w:r w:rsidRPr="001F42D3">
              <w:t xml:space="preserve">Right    </w:t>
            </w:r>
            <w:r w:rsidRPr="005C1693">
              <w:t>slot-rack-direction-right</w:t>
            </w:r>
          </w:p>
        </w:tc>
      </w:tr>
    </w:tbl>
    <w:p w14:paraId="420195E7" w14:textId="33E73447" w:rsidR="00F77A73" w:rsidRPr="001F42D3" w:rsidRDefault="00F77A73" w:rsidP="00F77A73">
      <w:pPr>
        <w:pStyle w:val="Default"/>
        <w:rPr>
          <w:sz w:val="23"/>
          <w:szCs w:val="23"/>
        </w:rPr>
      </w:pPr>
    </w:p>
    <w:p w14:paraId="51E09B14" w14:textId="2BC727D4" w:rsidR="00F77A73" w:rsidRPr="001F42D3" w:rsidRDefault="00F77A73" w:rsidP="005C1693">
      <w:pPr>
        <w:pStyle w:val="BodyText"/>
      </w:pPr>
    </w:p>
    <w:p w14:paraId="5E0F4706" w14:textId="3C8437B3" w:rsidR="00F77A73" w:rsidRPr="001F42D3" w:rsidRDefault="00F77A73" w:rsidP="005C1693">
      <w:pPr>
        <w:pStyle w:val="Heading4"/>
        <w:numPr>
          <w:ilvl w:val="0"/>
          <w:numId w:val="0"/>
        </w:numPr>
        <w:rPr>
          <w:noProof w:val="0"/>
        </w:rPr>
      </w:pPr>
      <w:bookmarkStart w:id="1993" w:name="_Toc214889859"/>
      <w:r w:rsidRPr="001F42D3">
        <w:rPr>
          <w:noProof w:val="0"/>
        </w:rPr>
        <w:t>M.1.2.</w:t>
      </w:r>
      <w:r w:rsidR="00D06FBB">
        <w:rPr>
          <w:noProof w:val="0"/>
        </w:rPr>
        <w:t>4</w:t>
      </w:r>
      <w:r w:rsidR="00D06FBB" w:rsidRPr="001F42D3">
        <w:rPr>
          <w:noProof w:val="0"/>
        </w:rPr>
        <w:t xml:space="preserve"> </w:t>
      </w:r>
      <w:r w:rsidRPr="001F42D3">
        <w:rPr>
          <w:noProof w:val="0"/>
        </w:rPr>
        <w:t>Specifying a pump location within a Pillar (and Rack)</w:t>
      </w:r>
      <w:bookmarkEnd w:id="1993"/>
    </w:p>
    <w:p w14:paraId="4CDBD5A3" w14:textId="77777777" w:rsidR="00F77A73" w:rsidRPr="005C1693" w:rsidRDefault="00F77A73" w:rsidP="005C1693">
      <w:pPr>
        <w:pStyle w:val="BodyText"/>
      </w:pPr>
      <w:r w:rsidRPr="005C1693">
        <w:t xml:space="preserve">MDC_ATTR_PUMP_PILLAR_DETAILS –  </w:t>
      </w:r>
    </w:p>
    <w:p w14:paraId="289FA9DB" w14:textId="36C41A51" w:rsidR="00F77A73" w:rsidRPr="005C1693" w:rsidRDefault="00F77A73" w:rsidP="005C1693">
      <w:pPr>
        <w:pStyle w:val="BodyText"/>
      </w:pPr>
      <w:r w:rsidRPr="005C1693">
        <w:t>(Pillar Index, Rack Index, Rack Slot Index, Pillar Slot Index)</w:t>
      </w:r>
      <w:r w:rsidR="009E3C6C">
        <w:t xml:space="preserve"> </w:t>
      </w:r>
      <w:r w:rsidR="009E3C6C" w:rsidRPr="009E3C6C">
        <w:t>Inclusion of MDC_ATTR_PUMP_PILLAR_DETAILS in the VMD is conditional on inclusion of MDC_ATTR_PILLAR_ASSEMBLY in the MDS, but if included all parameters must be provided in an OBX of data type ST with each parameter separated using the repetition separator character, the tilde ("~").</w:t>
      </w:r>
    </w:p>
    <w:p w14:paraId="1043EFA8" w14:textId="77777777" w:rsidR="00F77A73" w:rsidRPr="001F42D3" w:rsidRDefault="00F77A73" w:rsidP="00F77A73">
      <w:pPr>
        <w:pStyle w:val="Default"/>
        <w:rPr>
          <w:sz w:val="23"/>
          <w:szCs w:val="23"/>
        </w:rPr>
      </w:pP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55"/>
        <w:gridCol w:w="4405"/>
      </w:tblGrid>
      <w:tr w:rsidR="00F77A73" w:rsidRPr="001F42D3" w14:paraId="7F1E54FB" w14:textId="77777777" w:rsidTr="005C1693">
        <w:trPr>
          <w:trHeight w:val="159"/>
          <w:jc w:val="center"/>
        </w:trPr>
        <w:tc>
          <w:tcPr>
            <w:tcW w:w="3155" w:type="dxa"/>
            <w:shd w:val="clear" w:color="auto" w:fill="BFBFBF"/>
          </w:tcPr>
          <w:p w14:paraId="194DC33F" w14:textId="77777777" w:rsidR="00F77A73" w:rsidRPr="005C1693" w:rsidRDefault="00F77A73" w:rsidP="005C1693">
            <w:pPr>
              <w:pStyle w:val="TableEntryHeader"/>
            </w:pPr>
            <w:r w:rsidRPr="005C1693">
              <w:t xml:space="preserve">Parameter </w:t>
            </w:r>
          </w:p>
        </w:tc>
        <w:tc>
          <w:tcPr>
            <w:tcW w:w="4405" w:type="dxa"/>
            <w:shd w:val="clear" w:color="auto" w:fill="BFBFBF"/>
          </w:tcPr>
          <w:p w14:paraId="5747F8BD" w14:textId="77777777" w:rsidR="00F77A73" w:rsidRPr="005C1693" w:rsidRDefault="00F77A73" w:rsidP="005C1693">
            <w:pPr>
              <w:pStyle w:val="TableEntryHeader"/>
            </w:pPr>
            <w:r w:rsidRPr="005C1693">
              <w:t xml:space="preserve">MDC Code </w:t>
            </w:r>
          </w:p>
        </w:tc>
      </w:tr>
      <w:tr w:rsidR="00F77A73" w:rsidRPr="001F42D3" w14:paraId="5D2DD578" w14:textId="77777777" w:rsidTr="005C1693">
        <w:trPr>
          <w:trHeight w:val="124"/>
          <w:jc w:val="center"/>
        </w:trPr>
        <w:tc>
          <w:tcPr>
            <w:tcW w:w="7560" w:type="dxa"/>
            <w:gridSpan w:val="2"/>
          </w:tcPr>
          <w:p w14:paraId="49AF17B8" w14:textId="77777777" w:rsidR="00F77A73" w:rsidRPr="005C1693" w:rsidRDefault="00F77A73" w:rsidP="005C1693">
            <w:pPr>
              <w:pStyle w:val="TableEntry"/>
              <w:rPr>
                <w:b/>
                <w:bCs/>
              </w:rPr>
            </w:pPr>
            <w:r w:rsidRPr="005C1693">
              <w:rPr>
                <w:b/>
                <w:bCs/>
              </w:rPr>
              <w:t xml:space="preserve">VMD Attribute: </w:t>
            </w:r>
          </w:p>
        </w:tc>
      </w:tr>
      <w:tr w:rsidR="00F77A73" w:rsidRPr="001F42D3" w14:paraId="14297F55" w14:textId="77777777" w:rsidTr="005C1693">
        <w:trPr>
          <w:trHeight w:val="121"/>
          <w:jc w:val="center"/>
        </w:trPr>
        <w:tc>
          <w:tcPr>
            <w:tcW w:w="3155" w:type="dxa"/>
          </w:tcPr>
          <w:p w14:paraId="42633E73" w14:textId="77777777" w:rsidR="00F77A73" w:rsidRPr="001F42D3" w:rsidRDefault="00F77A73" w:rsidP="005C1693">
            <w:pPr>
              <w:pStyle w:val="TableEntry"/>
              <w:rPr>
                <w:color w:val="000000"/>
              </w:rPr>
            </w:pPr>
            <w:r w:rsidRPr="001F42D3">
              <w:rPr>
                <w:color w:val="000000"/>
              </w:rPr>
              <w:t>Location of pump in a Pillar</w:t>
            </w:r>
          </w:p>
        </w:tc>
        <w:tc>
          <w:tcPr>
            <w:tcW w:w="4405" w:type="dxa"/>
          </w:tcPr>
          <w:p w14:paraId="745FA428" w14:textId="77777777" w:rsidR="00F77A73" w:rsidRPr="005C1693" w:rsidRDefault="00F77A73" w:rsidP="005C1693">
            <w:pPr>
              <w:pStyle w:val="TableEntry"/>
              <w:rPr>
                <w:b/>
                <w:bCs/>
                <w:color w:val="000000"/>
              </w:rPr>
            </w:pPr>
            <w:r w:rsidRPr="005C1693">
              <w:rPr>
                <w:b/>
                <w:bCs/>
                <w:color w:val="000000"/>
              </w:rPr>
              <w:t>MDC_ATTR_PUMP_PILLAR_DETAILS</w:t>
            </w:r>
          </w:p>
        </w:tc>
      </w:tr>
    </w:tbl>
    <w:p w14:paraId="17068978" w14:textId="77777777" w:rsidR="00F77A73" w:rsidRPr="001F42D3" w:rsidRDefault="00F77A73" w:rsidP="00F77A73">
      <w:pPr>
        <w:pStyle w:val="Default"/>
        <w:rPr>
          <w:sz w:val="23"/>
          <w:szCs w:val="23"/>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95"/>
        <w:gridCol w:w="5305"/>
      </w:tblGrid>
      <w:tr w:rsidR="00F77A73" w:rsidRPr="001F42D3" w14:paraId="7114D9AF" w14:textId="77777777" w:rsidTr="005C1693">
        <w:trPr>
          <w:cantSplit/>
          <w:trHeight w:val="159"/>
          <w:tblHeader/>
          <w:jc w:val="center"/>
        </w:trPr>
        <w:tc>
          <w:tcPr>
            <w:tcW w:w="3695" w:type="dxa"/>
            <w:shd w:val="clear" w:color="auto" w:fill="BFBFBF"/>
          </w:tcPr>
          <w:p w14:paraId="70D46CCC" w14:textId="77777777" w:rsidR="00F77A73" w:rsidRPr="001F42D3" w:rsidRDefault="00F77A73" w:rsidP="005C1693">
            <w:pPr>
              <w:pStyle w:val="TableEntryHeader"/>
            </w:pPr>
            <w:r w:rsidRPr="001F42D3">
              <w:t xml:space="preserve">Parameter </w:t>
            </w:r>
          </w:p>
        </w:tc>
        <w:tc>
          <w:tcPr>
            <w:tcW w:w="5305" w:type="dxa"/>
            <w:shd w:val="clear" w:color="auto" w:fill="BFBFBF"/>
          </w:tcPr>
          <w:p w14:paraId="205ED4C2" w14:textId="77777777" w:rsidR="00F77A73" w:rsidRPr="001F42D3" w:rsidRDefault="00F77A73" w:rsidP="005C1693">
            <w:pPr>
              <w:pStyle w:val="TableEntryHeader"/>
            </w:pPr>
            <w:r w:rsidRPr="001F42D3">
              <w:t>Note</w:t>
            </w:r>
          </w:p>
        </w:tc>
      </w:tr>
      <w:tr w:rsidR="00F77A73" w:rsidRPr="001F42D3" w14:paraId="57FF0664" w14:textId="77777777" w:rsidTr="005C1693">
        <w:trPr>
          <w:trHeight w:val="121"/>
          <w:jc w:val="center"/>
        </w:trPr>
        <w:tc>
          <w:tcPr>
            <w:tcW w:w="3695" w:type="dxa"/>
          </w:tcPr>
          <w:p w14:paraId="47F00C27" w14:textId="77777777" w:rsidR="00F77A73" w:rsidRPr="001F42D3" w:rsidRDefault="00F77A73" w:rsidP="005C1693">
            <w:pPr>
              <w:pStyle w:val="TableEntry"/>
            </w:pPr>
            <w:r w:rsidRPr="001F42D3">
              <w:t>Pillar Index</w:t>
            </w:r>
          </w:p>
        </w:tc>
        <w:tc>
          <w:tcPr>
            <w:tcW w:w="5305" w:type="dxa"/>
          </w:tcPr>
          <w:p w14:paraId="621197F2" w14:textId="77777777" w:rsidR="00F77A73" w:rsidRPr="001F42D3" w:rsidRDefault="00F77A73" w:rsidP="005C1693">
            <w:pPr>
              <w:pStyle w:val="TableEntry"/>
            </w:pPr>
            <w:r w:rsidRPr="001F42D3">
              <w:t xml:space="preserve">If a pump resides in a Pillar, this field must contain which pillar the pump is located in. </w:t>
            </w:r>
          </w:p>
        </w:tc>
      </w:tr>
      <w:tr w:rsidR="00F77A73" w:rsidRPr="001F42D3" w14:paraId="71303BD0" w14:textId="77777777" w:rsidTr="005C1693">
        <w:trPr>
          <w:trHeight w:val="287"/>
          <w:jc w:val="center"/>
        </w:trPr>
        <w:tc>
          <w:tcPr>
            <w:tcW w:w="3695" w:type="dxa"/>
          </w:tcPr>
          <w:p w14:paraId="6DA4FE3F" w14:textId="77777777" w:rsidR="00F77A73" w:rsidRPr="001F42D3" w:rsidRDefault="00F77A73" w:rsidP="005C1693">
            <w:pPr>
              <w:pStyle w:val="TableEntry"/>
            </w:pPr>
            <w:r w:rsidRPr="001F42D3">
              <w:t>Rack Index</w:t>
            </w:r>
          </w:p>
        </w:tc>
        <w:tc>
          <w:tcPr>
            <w:tcW w:w="5305" w:type="dxa"/>
          </w:tcPr>
          <w:p w14:paraId="6DBAA182" w14:textId="024C76AC" w:rsidR="00F77A73" w:rsidRPr="001F42D3" w:rsidRDefault="00F77A73" w:rsidP="005C1693">
            <w:pPr>
              <w:pStyle w:val="TableEntry"/>
            </w:pPr>
            <w:r w:rsidRPr="001F42D3">
              <w:t>If a pump resides in a Pillar, it must also be contained within a Rack, since Pillars consist of one or more Racks. If this field is populated, “Rack Slot Index” must also be populated to specify a unique location within the entire Pillar topology. It indicates which Rack within the specified Pillar that the pump is located in</w:t>
            </w:r>
            <w:r w:rsidR="001F42D3">
              <w:t xml:space="preserve">. </w:t>
            </w:r>
            <w:r w:rsidRPr="001F42D3">
              <w:t>If rack position is not tracked, this field may be NA.</w:t>
            </w:r>
          </w:p>
          <w:p w14:paraId="19A37D92" w14:textId="77777777" w:rsidR="006D36C7" w:rsidRPr="001F42D3" w:rsidRDefault="006D36C7" w:rsidP="00BB7406">
            <w:pPr>
              <w:pStyle w:val="TableEntry"/>
            </w:pPr>
          </w:p>
          <w:p w14:paraId="2BD2E45A" w14:textId="0D087CAC" w:rsidR="00F77A73" w:rsidRPr="001F42D3" w:rsidRDefault="00F77A73" w:rsidP="005C1693">
            <w:pPr>
              <w:pStyle w:val="TableEntry"/>
            </w:pPr>
            <w:r w:rsidRPr="001F42D3">
              <w:t>If this field is specified, “Pillar Slot Index” must be NA.</w:t>
            </w:r>
          </w:p>
          <w:p w14:paraId="00A7F13D" w14:textId="77777777" w:rsidR="006D36C7" w:rsidRPr="001F42D3" w:rsidRDefault="006D36C7" w:rsidP="00BB7406">
            <w:pPr>
              <w:pStyle w:val="TableEntry"/>
            </w:pPr>
          </w:p>
          <w:p w14:paraId="548F085E" w14:textId="69B28512" w:rsidR="00F77A73" w:rsidRPr="001F42D3" w:rsidRDefault="00F77A73" w:rsidP="005C1693">
            <w:pPr>
              <w:pStyle w:val="TableEntry"/>
            </w:pPr>
            <w:r w:rsidRPr="001F42D3">
              <w:t>Only one of the two ways to indicate pump position within a Pillar can be populated with non-NA values:</w:t>
            </w:r>
          </w:p>
          <w:p w14:paraId="686E794C" w14:textId="4A715AA8" w:rsidR="00F77A73" w:rsidRPr="001F42D3" w:rsidRDefault="00F77A73" w:rsidP="005C1693">
            <w:pPr>
              <w:pStyle w:val="TableEntry"/>
            </w:pPr>
            <w:r w:rsidRPr="001F42D3">
              <w:t>Both “Rack Index” and “Rack Slot Index”  or</w:t>
            </w:r>
            <w:r w:rsidR="009E3C6C">
              <w:t xml:space="preserve"> </w:t>
            </w:r>
            <w:r w:rsidRPr="001F42D3">
              <w:t>“Pillar Slot Index”</w:t>
            </w:r>
          </w:p>
        </w:tc>
      </w:tr>
      <w:tr w:rsidR="00F77A73" w:rsidRPr="001F42D3" w14:paraId="1F577BA2" w14:textId="77777777" w:rsidTr="005C1693">
        <w:trPr>
          <w:trHeight w:val="121"/>
          <w:jc w:val="center"/>
        </w:trPr>
        <w:tc>
          <w:tcPr>
            <w:tcW w:w="3695" w:type="dxa"/>
          </w:tcPr>
          <w:p w14:paraId="62738748" w14:textId="77777777" w:rsidR="00F77A73" w:rsidRPr="001F42D3" w:rsidRDefault="00F77A73" w:rsidP="005C1693">
            <w:pPr>
              <w:pStyle w:val="TableEntry"/>
            </w:pPr>
            <w:r w:rsidRPr="001F42D3">
              <w:t>Rack Slot Index</w:t>
            </w:r>
          </w:p>
        </w:tc>
        <w:tc>
          <w:tcPr>
            <w:tcW w:w="5305" w:type="dxa"/>
          </w:tcPr>
          <w:p w14:paraId="0519C494" w14:textId="79AFC562" w:rsidR="00F77A73" w:rsidRPr="001F42D3" w:rsidRDefault="00F77A73" w:rsidP="005C1693">
            <w:pPr>
              <w:pStyle w:val="TableEntry"/>
            </w:pPr>
            <w:r w:rsidRPr="001F42D3">
              <w:t>If a pump resides in a Pillar, it must also be contained within a Rack since Pillars consist of one or more Racks. If this field is populated, “Rack Index” must also be populated to specify a unique location within the entire Pillar topology. It indicates which position within the specified Rack and Pillar the pump is located in</w:t>
            </w:r>
            <w:r w:rsidR="001F42D3">
              <w:t xml:space="preserve">. </w:t>
            </w:r>
            <w:r w:rsidRPr="001F42D3">
              <w:t xml:space="preserve"> If “Rack Index” is NA, this field must also be NA.</w:t>
            </w:r>
          </w:p>
          <w:p w14:paraId="17F1A100" w14:textId="77777777" w:rsidR="006D36C7" w:rsidRPr="001F42D3" w:rsidRDefault="006D36C7" w:rsidP="00BB7406">
            <w:pPr>
              <w:pStyle w:val="TableEntry"/>
            </w:pPr>
          </w:p>
          <w:p w14:paraId="48971910" w14:textId="08F0C63C" w:rsidR="00F77A73" w:rsidRPr="001F42D3" w:rsidRDefault="00F77A73" w:rsidP="005C1693">
            <w:pPr>
              <w:pStyle w:val="TableEntry"/>
            </w:pPr>
            <w:r w:rsidRPr="001F42D3">
              <w:t>If this field is specified, “Pillar Slot Index” must also be NA.</w:t>
            </w:r>
          </w:p>
          <w:p w14:paraId="24B0374C" w14:textId="77777777" w:rsidR="006D36C7" w:rsidRPr="001F42D3" w:rsidRDefault="006D36C7" w:rsidP="00BB7406">
            <w:pPr>
              <w:pStyle w:val="TableEntry"/>
            </w:pPr>
          </w:p>
          <w:p w14:paraId="67A95699" w14:textId="06A93704" w:rsidR="00F77A73" w:rsidRPr="001F42D3" w:rsidRDefault="00F77A73" w:rsidP="005C1693">
            <w:pPr>
              <w:pStyle w:val="TableEntry"/>
            </w:pPr>
            <w:r w:rsidRPr="001F42D3">
              <w:t>Only one of the two ways to indicate pump position within a Pillar can be populated with non-NA values:</w:t>
            </w:r>
          </w:p>
          <w:p w14:paraId="08B11A3D" w14:textId="77777777" w:rsidR="006D36C7" w:rsidRPr="001F42D3" w:rsidRDefault="006D36C7" w:rsidP="00BB7406">
            <w:pPr>
              <w:pStyle w:val="TableEntry"/>
            </w:pPr>
          </w:p>
          <w:p w14:paraId="16038023" w14:textId="590BE300" w:rsidR="00F77A73" w:rsidRPr="001F42D3" w:rsidRDefault="00F77A73" w:rsidP="005C1693">
            <w:pPr>
              <w:pStyle w:val="TableEntry"/>
            </w:pPr>
            <w:r w:rsidRPr="001F42D3">
              <w:t>Both “Rack Index” and “Rack Slot Index”  or</w:t>
            </w:r>
            <w:r w:rsidR="009E3C6C">
              <w:t xml:space="preserve"> </w:t>
            </w:r>
            <w:r w:rsidRPr="001F42D3">
              <w:t>“Pillar Slot Index”</w:t>
            </w:r>
          </w:p>
        </w:tc>
      </w:tr>
      <w:tr w:rsidR="00F77A73" w:rsidRPr="001F42D3" w14:paraId="5B2C220B" w14:textId="77777777" w:rsidTr="005C1693">
        <w:trPr>
          <w:trHeight w:val="121"/>
          <w:jc w:val="center"/>
        </w:trPr>
        <w:tc>
          <w:tcPr>
            <w:tcW w:w="3695" w:type="dxa"/>
          </w:tcPr>
          <w:p w14:paraId="7A2EC32D" w14:textId="77777777" w:rsidR="00F77A73" w:rsidRPr="001F42D3" w:rsidRDefault="00F77A73" w:rsidP="005C1693">
            <w:pPr>
              <w:pStyle w:val="TableEntry"/>
            </w:pPr>
            <w:r w:rsidRPr="001F42D3">
              <w:lastRenderedPageBreak/>
              <w:t>Pillar Slot Index</w:t>
            </w:r>
          </w:p>
        </w:tc>
        <w:tc>
          <w:tcPr>
            <w:tcW w:w="5305" w:type="dxa"/>
          </w:tcPr>
          <w:p w14:paraId="6F028091" w14:textId="38105E41" w:rsidR="00F77A73" w:rsidRPr="001F42D3" w:rsidRDefault="00F77A73" w:rsidP="005C1693">
            <w:pPr>
              <w:pStyle w:val="TableEntry"/>
            </w:pPr>
            <w:r w:rsidRPr="001F42D3">
              <w:t>If a pump is contained within a Pillar, this field indicates which position it is located in within that Pillar.</w:t>
            </w:r>
          </w:p>
          <w:p w14:paraId="607771E7" w14:textId="77777777" w:rsidR="006D36C7" w:rsidRPr="001F42D3" w:rsidRDefault="006D36C7" w:rsidP="00BB7406">
            <w:pPr>
              <w:pStyle w:val="TableEntry"/>
            </w:pPr>
          </w:p>
          <w:p w14:paraId="4E0B382E" w14:textId="639183BA" w:rsidR="00F77A73" w:rsidRPr="001F42D3" w:rsidRDefault="00F77A73" w:rsidP="005C1693">
            <w:pPr>
              <w:pStyle w:val="TableEntry"/>
            </w:pPr>
            <w:r w:rsidRPr="001F42D3">
              <w:t>If this field is specified, “Rack Index” and “Rack Slot Index” must be NA.</w:t>
            </w:r>
          </w:p>
          <w:p w14:paraId="624BC41A" w14:textId="77777777" w:rsidR="006D36C7" w:rsidRPr="001F42D3" w:rsidRDefault="006D36C7" w:rsidP="00BB7406">
            <w:pPr>
              <w:pStyle w:val="TableEntry"/>
            </w:pPr>
          </w:p>
          <w:p w14:paraId="1F772025" w14:textId="23ED5111" w:rsidR="00F77A73" w:rsidRPr="001F42D3" w:rsidRDefault="00F77A73" w:rsidP="005C1693">
            <w:pPr>
              <w:pStyle w:val="TableEntry"/>
            </w:pPr>
            <w:r w:rsidRPr="001F42D3">
              <w:t>Only one of the two ways to indicate pump position within a Pillar can be populated with non-NA values:</w:t>
            </w:r>
          </w:p>
          <w:p w14:paraId="185C047B" w14:textId="77777777" w:rsidR="006D36C7" w:rsidRPr="001F42D3" w:rsidRDefault="006D36C7" w:rsidP="00BB7406">
            <w:pPr>
              <w:pStyle w:val="TableEntry"/>
            </w:pPr>
          </w:p>
          <w:p w14:paraId="557DEE4F" w14:textId="04F7CB1D" w:rsidR="00F77A73" w:rsidRPr="001F42D3" w:rsidRDefault="00F77A73" w:rsidP="005C1693">
            <w:pPr>
              <w:pStyle w:val="TableEntry"/>
            </w:pPr>
            <w:r w:rsidRPr="001F42D3">
              <w:t>Both “Rack Index” and “Rack Slot Index”  or</w:t>
            </w:r>
            <w:r w:rsidR="009E3C6C">
              <w:t xml:space="preserve"> </w:t>
            </w:r>
            <w:r w:rsidRPr="001F42D3">
              <w:t>“Pillar Slot Index”</w:t>
            </w:r>
          </w:p>
        </w:tc>
      </w:tr>
    </w:tbl>
    <w:p w14:paraId="6B54C05B" w14:textId="77777777" w:rsidR="00C06E1E" w:rsidRPr="001F42D3" w:rsidRDefault="00C06E1E">
      <w:pPr>
        <w:ind w:hanging="2"/>
        <w:rPr>
          <w:rFonts w:ascii="LiberationSerif" w:hAnsi="LiberationSerif" w:cs="LiberationSerif"/>
          <w:sz w:val="18"/>
          <w:szCs w:val="18"/>
        </w:rPr>
      </w:pPr>
      <w:r w:rsidRPr="001F42D3">
        <w:rPr>
          <w:rFonts w:ascii="LiberationSerif" w:hAnsi="LiberationSerif" w:cs="LiberationSerif"/>
          <w:sz w:val="18"/>
          <w:szCs w:val="18"/>
        </w:rPr>
        <w:br w:type="page"/>
      </w:r>
    </w:p>
    <w:p w14:paraId="12010022" w14:textId="2EFE42C8"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lastRenderedPageBreak/>
        <w:t>Enum: Pillar Orientation</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ENUM_PILLAR_ORIENTATION</w:t>
      </w:r>
    </w:p>
    <w:p w14:paraId="4B6ED139" w14:textId="1661EE02"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pillar-orientation-vertical</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0032385F" w:rsidRPr="001F42D3">
        <w:rPr>
          <w:rFonts w:ascii="LiberationSerif" w:hAnsi="LiberationSerif" w:cs="LiberationSerif"/>
          <w:sz w:val="18"/>
          <w:szCs w:val="18"/>
        </w:rPr>
        <w:tab/>
      </w:r>
      <w:r w:rsidRPr="001F42D3">
        <w:rPr>
          <w:rFonts w:ascii="LiberationSerif" w:hAnsi="LiberationSerif" w:cs="LiberationSerif"/>
          <w:sz w:val="18"/>
          <w:szCs w:val="18"/>
        </w:rPr>
        <w:t>pillar consists of pumps/racks that are stacked vertically</w:t>
      </w:r>
    </w:p>
    <w:p w14:paraId="755D4C60"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pillar-orientation-horizontal</w:t>
      </w:r>
      <w:r w:rsidRPr="001F42D3">
        <w:rPr>
          <w:rFonts w:ascii="LiberationSerif" w:hAnsi="LiberationSerif" w:cs="LiberationSerif"/>
          <w:sz w:val="18"/>
          <w:szCs w:val="18"/>
        </w:rPr>
        <w:t>:</w:t>
      </w:r>
      <w:r w:rsidRPr="001F42D3">
        <w:rPr>
          <w:rFonts w:ascii="LiberationSerif" w:hAnsi="LiberationSerif" w:cs="LiberationSerif"/>
          <w:sz w:val="18"/>
          <w:szCs w:val="18"/>
        </w:rPr>
        <w:tab/>
        <w:t>pillar consists of pumps/racks that are stacked horizontally</w:t>
      </w:r>
    </w:p>
    <w:p w14:paraId="1747E275" w14:textId="77777777" w:rsidR="00F77A73" w:rsidRPr="001F42D3" w:rsidRDefault="00F77A73" w:rsidP="00F77A73">
      <w:pPr>
        <w:autoSpaceDE w:val="0"/>
        <w:autoSpaceDN w:val="0"/>
        <w:adjustRightInd w:val="0"/>
        <w:ind w:hanging="2"/>
        <w:rPr>
          <w:rFonts w:ascii="LiberationSerif" w:hAnsi="LiberationSerif" w:cs="LiberationSerif"/>
          <w:sz w:val="18"/>
          <w:szCs w:val="18"/>
        </w:rPr>
      </w:pPr>
    </w:p>
    <w:p w14:paraId="3BC7656A"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t xml:space="preserve">Enum: Pillar Direction </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ENUM_PILLAR_DIRECTION</w:t>
      </w:r>
    </w:p>
    <w:p w14:paraId="6B8A7536"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pillar-direction-up</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in the “up” direction</w:t>
      </w:r>
    </w:p>
    <w:p w14:paraId="39BF936D"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pillar-direction-down</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in the “down” direction</w:t>
      </w:r>
      <w:r w:rsidRPr="001F42D3">
        <w:rPr>
          <w:rFonts w:ascii="LiberationSerif" w:hAnsi="LiberationSerif" w:cs="LiberationSerif"/>
          <w:sz w:val="23"/>
          <w:szCs w:val="23"/>
        </w:rPr>
        <w:t xml:space="preserve"> </w:t>
      </w:r>
    </w:p>
    <w:p w14:paraId="05878B5A"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pillar-direction-right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from left to right</w:t>
      </w:r>
      <w:r w:rsidRPr="001F42D3">
        <w:rPr>
          <w:rFonts w:ascii="LiberationSerif" w:hAnsi="LiberationSerif" w:cs="LiberationSerif"/>
          <w:sz w:val="23"/>
          <w:szCs w:val="23"/>
        </w:rPr>
        <w:t xml:space="preserve"> </w:t>
      </w:r>
    </w:p>
    <w:p w14:paraId="3BF9AB80"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pillar-direction-left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pillar indexing increments from right to left</w:t>
      </w:r>
      <w:r w:rsidRPr="001F42D3">
        <w:rPr>
          <w:rFonts w:ascii="LiberationSerif" w:hAnsi="LiberationSerif" w:cs="LiberationSerif"/>
          <w:sz w:val="23"/>
          <w:szCs w:val="23"/>
        </w:rPr>
        <w:t xml:space="preserve"> </w:t>
      </w:r>
    </w:p>
    <w:p w14:paraId="743522FE" w14:textId="77777777" w:rsidR="00F77A73" w:rsidRPr="001F42D3" w:rsidRDefault="00F77A73" w:rsidP="00F77A73">
      <w:pPr>
        <w:autoSpaceDE w:val="0"/>
        <w:autoSpaceDN w:val="0"/>
        <w:adjustRightInd w:val="0"/>
        <w:ind w:hanging="2"/>
        <w:rPr>
          <w:rFonts w:ascii="LiberationSerif" w:hAnsi="LiberationSerif" w:cs="LiberationSerif"/>
          <w:sz w:val="23"/>
          <w:szCs w:val="23"/>
        </w:rPr>
      </w:pPr>
    </w:p>
    <w:p w14:paraId="358C4DC7"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erif" w:hAnsi="LiberationSerif" w:cs="LiberationSerif"/>
          <w:sz w:val="18"/>
          <w:szCs w:val="18"/>
        </w:rPr>
        <w:t>Enum: Slot-Rack Direction</w:t>
      </w:r>
      <w:r w:rsidRPr="001F42D3">
        <w:rPr>
          <w:rFonts w:ascii="LiberationSerif" w:hAnsi="LiberationSerif" w:cs="LiberationSerif"/>
          <w:sz w:val="18"/>
          <w:szCs w:val="18"/>
        </w:rPr>
        <w:tab/>
      </w:r>
      <w:r w:rsidRPr="001F42D3">
        <w:rPr>
          <w:rFonts w:ascii="LiberationSerif" w:hAnsi="LiberationSerif" w:cs="LiberationSerif"/>
          <w:sz w:val="18"/>
          <w:szCs w:val="18"/>
        </w:rPr>
        <w:tab/>
      </w:r>
      <w:r w:rsidRPr="001F42D3">
        <w:rPr>
          <w:rFonts w:ascii="LiberationSerif" w:hAnsi="LiberationSerif" w:cs="LiberationSerif"/>
          <w:b/>
          <w:sz w:val="18"/>
          <w:szCs w:val="18"/>
        </w:rPr>
        <w:t>ENUM_SLOT_RACK_DIRECTION</w:t>
      </w:r>
    </w:p>
    <w:p w14:paraId="6290AD86" w14:textId="77777777" w:rsidR="00F77A73" w:rsidRPr="001F42D3" w:rsidRDefault="00F77A73" w:rsidP="00F77A73">
      <w:pPr>
        <w:autoSpaceDE w:val="0"/>
        <w:autoSpaceDN w:val="0"/>
        <w:adjustRightInd w:val="0"/>
        <w:ind w:hanging="2"/>
        <w:rPr>
          <w:rFonts w:ascii="LiberationSerif" w:hAnsi="LiberationSerif" w:cs="LiberationSerif"/>
          <w:sz w:val="18"/>
          <w:szCs w:val="18"/>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slot-rack-direction-up</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Pr="001F42D3">
        <w:rPr>
          <w:rFonts w:ascii="LiberationSerif" w:hAnsi="LiberationSerif" w:cs="LiberationSerif"/>
          <w:sz w:val="18"/>
          <w:szCs w:val="18"/>
        </w:rPr>
        <w:tab/>
        <w:t>pump slot/rack indexing increments in the “up” direction</w:t>
      </w:r>
    </w:p>
    <w:p w14:paraId="635DCC89" w14:textId="70A256A2"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slot-rack-direction-down</w:t>
      </w:r>
      <w:r w:rsidRPr="001F42D3">
        <w:rPr>
          <w:rFonts w:ascii="LiberationSerif" w:hAnsi="LiberationSerif" w:cs="LiberationSerif"/>
          <w:sz w:val="18"/>
          <w:szCs w:val="18"/>
        </w:rPr>
        <w:t xml:space="preserve">: </w:t>
      </w:r>
      <w:r w:rsidRPr="001F42D3">
        <w:rPr>
          <w:rFonts w:ascii="LiberationSerif" w:hAnsi="LiberationSerif" w:cs="LiberationSerif"/>
          <w:sz w:val="18"/>
          <w:szCs w:val="18"/>
        </w:rPr>
        <w:tab/>
      </w:r>
      <w:r w:rsidR="006D36C7" w:rsidRPr="001F42D3">
        <w:rPr>
          <w:rFonts w:ascii="LiberationSerif" w:hAnsi="LiberationSerif" w:cs="LiberationSerif"/>
          <w:sz w:val="18"/>
          <w:szCs w:val="18"/>
        </w:rPr>
        <w:tab/>
      </w:r>
      <w:r w:rsidRPr="001F42D3">
        <w:rPr>
          <w:rFonts w:ascii="LiberationSerif" w:hAnsi="LiberationSerif" w:cs="LiberationSerif"/>
          <w:sz w:val="18"/>
          <w:szCs w:val="18"/>
        </w:rPr>
        <w:t>pump slot/rack indexing increments in the “down” direction</w:t>
      </w:r>
      <w:r w:rsidRPr="001F42D3">
        <w:rPr>
          <w:rFonts w:ascii="LiberationSerif" w:hAnsi="LiberationSerif" w:cs="LiberationSerif"/>
          <w:sz w:val="23"/>
          <w:szCs w:val="23"/>
        </w:rPr>
        <w:t xml:space="preserve"> </w:t>
      </w:r>
    </w:p>
    <w:p w14:paraId="207CA253" w14:textId="51F0652F"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slot-rack-direction-right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006D36C7" w:rsidRPr="001F42D3">
        <w:rPr>
          <w:rFonts w:ascii="LiberationSerif" w:hAnsi="LiberationSerif" w:cs="LiberationSerif"/>
          <w:sz w:val="18"/>
          <w:szCs w:val="18"/>
        </w:rPr>
        <w:tab/>
      </w:r>
      <w:r w:rsidRPr="001F42D3">
        <w:rPr>
          <w:rFonts w:ascii="LiberationSerif" w:hAnsi="LiberationSerif" w:cs="LiberationSerif"/>
          <w:sz w:val="18"/>
          <w:szCs w:val="18"/>
        </w:rPr>
        <w:t>pump slot/rack indexing increments from left to right</w:t>
      </w:r>
      <w:r w:rsidRPr="001F42D3">
        <w:rPr>
          <w:rFonts w:ascii="LiberationSerif" w:hAnsi="LiberationSerif" w:cs="LiberationSerif"/>
          <w:sz w:val="23"/>
          <w:szCs w:val="23"/>
        </w:rPr>
        <w:t xml:space="preserve"> </w:t>
      </w:r>
    </w:p>
    <w:p w14:paraId="686C1BF9" w14:textId="77777777" w:rsidR="00F77A73" w:rsidRPr="001F42D3" w:rsidRDefault="00F77A73" w:rsidP="00F77A73">
      <w:pPr>
        <w:autoSpaceDE w:val="0"/>
        <w:autoSpaceDN w:val="0"/>
        <w:adjustRightInd w:val="0"/>
        <w:ind w:hanging="2"/>
        <w:rPr>
          <w:rFonts w:ascii="LiberationSerif" w:hAnsi="LiberationSerif" w:cs="LiberationSerif"/>
          <w:sz w:val="23"/>
          <w:szCs w:val="23"/>
        </w:rPr>
      </w:pPr>
      <w:r w:rsidRPr="001F42D3">
        <w:rPr>
          <w:rFonts w:ascii="LiberationSans" w:hAnsi="LiberationSans" w:cs="LiberationSans"/>
          <w:sz w:val="18"/>
          <w:szCs w:val="18"/>
        </w:rPr>
        <w:t xml:space="preserve">• </w:t>
      </w:r>
      <w:r w:rsidRPr="001F42D3">
        <w:rPr>
          <w:rFonts w:ascii="LiberationSerif-Bold" w:hAnsi="LiberationSerif-Bold" w:cs="LiberationSerif-Bold"/>
          <w:b/>
          <w:bCs/>
          <w:sz w:val="18"/>
          <w:szCs w:val="18"/>
        </w:rPr>
        <w:t>slot-rack-direction-left</w:t>
      </w:r>
      <w:r w:rsidRPr="001F42D3">
        <w:rPr>
          <w:rFonts w:ascii="LiberationSerif" w:hAnsi="LiberationSerif" w:cs="LiberationSerif"/>
          <w:sz w:val="18"/>
          <w:szCs w:val="18"/>
        </w:rPr>
        <w:t>:</w:t>
      </w:r>
      <w:r w:rsidRPr="001F42D3">
        <w:rPr>
          <w:rFonts w:ascii="LiberationSerif" w:hAnsi="LiberationSerif" w:cs="LiberationSerif"/>
          <w:sz w:val="18"/>
          <w:szCs w:val="18"/>
        </w:rPr>
        <w:tab/>
      </w:r>
      <w:r w:rsidRPr="001F42D3">
        <w:rPr>
          <w:rFonts w:ascii="LiberationSerif" w:hAnsi="LiberationSerif" w:cs="LiberationSerif"/>
          <w:sz w:val="18"/>
          <w:szCs w:val="18"/>
        </w:rPr>
        <w:tab/>
        <w:t>pump slot/rack indexing increments from right to left</w:t>
      </w:r>
      <w:r w:rsidRPr="001F42D3">
        <w:rPr>
          <w:rFonts w:ascii="LiberationSerif" w:hAnsi="LiberationSerif" w:cs="LiberationSerif"/>
          <w:sz w:val="23"/>
          <w:szCs w:val="23"/>
        </w:rPr>
        <w:t xml:space="preserve"> </w:t>
      </w:r>
    </w:p>
    <w:p w14:paraId="167A06C9" w14:textId="77777777" w:rsidR="00F77A73" w:rsidRPr="001F42D3" w:rsidRDefault="00F77A73" w:rsidP="00F77A73">
      <w:pPr>
        <w:pStyle w:val="Default"/>
      </w:pPr>
    </w:p>
    <w:p w14:paraId="62631300" w14:textId="77777777" w:rsidR="00F77A73" w:rsidRPr="001F42D3" w:rsidRDefault="00F77A73" w:rsidP="005C1693">
      <w:pPr>
        <w:pStyle w:val="BodyText"/>
      </w:pPr>
      <w:r w:rsidRPr="001F42D3">
        <w:t>For the following diagram, the following settings apply:</w:t>
      </w:r>
    </w:p>
    <w:p w14:paraId="0DDCD9DE" w14:textId="77777777" w:rsidR="00F77A73" w:rsidRPr="001F42D3" w:rsidRDefault="00F77A73" w:rsidP="00F77A73">
      <w:pPr>
        <w:pStyle w:val="Default"/>
        <w:ind w:left="142"/>
      </w:pPr>
    </w:p>
    <w:p w14:paraId="6C9EDE94"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pillar-orientation-vertical, pillar-direction-right, slot-rack-direction-up)</w:t>
      </w:r>
    </w:p>
    <w:p w14:paraId="25CDD82A" w14:textId="77777777" w:rsidR="00F77A73" w:rsidRPr="001F42D3" w:rsidRDefault="00F77A73" w:rsidP="00F77A73">
      <w:pPr>
        <w:pStyle w:val="Default"/>
        <w:ind w:left="2302" w:firstLine="578"/>
        <w:rPr>
          <w:b/>
          <w:bCs/>
          <w:sz w:val="18"/>
          <w:szCs w:val="18"/>
          <w:lang w:eastAsia="zh-CN"/>
        </w:rPr>
      </w:pPr>
    </w:p>
    <w:p w14:paraId="64EA9B99"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17601C58"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5D2C14B0"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7F229108" w14:textId="77777777" w:rsidR="00F77A7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VERTICAL,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RIGHT,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UP</w:t>
      </w:r>
    </w:p>
    <w:p w14:paraId="646BC5A6" w14:textId="77777777" w:rsidR="00CB36F6" w:rsidRPr="001F42D3" w:rsidRDefault="00CB36F6" w:rsidP="00F77A73">
      <w:pPr>
        <w:pStyle w:val="Default"/>
        <w:ind w:left="142" w:firstLine="578"/>
        <w:rPr>
          <w:b/>
          <w:bCs/>
          <w:sz w:val="18"/>
          <w:szCs w:val="18"/>
          <w:lang w:eastAsia="zh-CN"/>
        </w:rPr>
      </w:pPr>
    </w:p>
    <w:p w14:paraId="6C22CBBA" w14:textId="6D32FB5D" w:rsidR="00F77A73" w:rsidRPr="00D462EC" w:rsidRDefault="009E3C6C" w:rsidP="00D462EC">
      <w:pPr>
        <w:pStyle w:val="Default"/>
        <w:ind w:left="180"/>
        <w:rPr>
          <w:rFonts w:ascii="Courier New" w:hAnsi="Courier New" w:cs="Courier New"/>
          <w:sz w:val="20"/>
          <w:szCs w:val="20"/>
        </w:rPr>
      </w:pPr>
      <w:r w:rsidRPr="00D462EC">
        <w:rPr>
          <w:rFonts w:ascii="Courier New" w:hAnsi="Courier New" w:cs="Courier New"/>
          <w:sz w:val="20"/>
          <w:szCs w:val="20"/>
        </w:rPr>
        <w:t>OBX|2|ST|68549^MDC_ATTR_PILLAR_ASSEMBLY^MDC|1.0.0.2|2~3,2~12,8~pillar-orientation-vertical~pillar-direction-right~slot-rack-direction-up||||||F|||||||PillarEntityIdentifier^^PillarUniversalId^EUI-64</w:t>
      </w:r>
    </w:p>
    <w:p w14:paraId="0DEE8719" w14:textId="77777777" w:rsidR="00F77A73" w:rsidRPr="001F42D3" w:rsidRDefault="00262078" w:rsidP="00F77A73">
      <w:pPr>
        <w:pStyle w:val="Default"/>
        <w:ind w:left="142"/>
      </w:pPr>
      <w:r>
        <w:lastRenderedPageBreak/>
        <w:pict w14:anchorId="426A3847">
          <v:shape id="_x0000_i1026" type="#_x0000_t75" style="width:366.75pt;height:267pt">
            <v:imagedata r:id="rId94" o:title=""/>
          </v:shape>
        </w:pict>
      </w:r>
    </w:p>
    <w:p w14:paraId="12C18C8C"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26398EC2" w14:textId="0C4823A3" w:rsidR="00F77A73" w:rsidRPr="00D462EC" w:rsidRDefault="009E3C6C" w:rsidP="00D462EC">
      <w:pPr>
        <w:pStyle w:val="Default"/>
        <w:ind w:left="90"/>
      </w:pPr>
      <w:r w:rsidRPr="00D462EC">
        <w:t>When tracking rack position (left diagram above)</w:t>
      </w:r>
    </w:p>
    <w:p w14:paraId="09266F4A"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2, 3, NA)</w:t>
      </w:r>
    </w:p>
    <w:p w14:paraId="22880FF3" w14:textId="3137DC19" w:rsidR="00F77A7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3</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w:t>
      </w:r>
      <w:r w:rsidR="009E3C6C">
        <w:rPr>
          <w:b/>
          <w:bCs/>
          <w:sz w:val="18"/>
          <w:szCs w:val="18"/>
          <w:lang w:eastAsia="zh-CN"/>
        </w:rPr>
        <w:t>–</w:t>
      </w:r>
      <w:r w:rsidRPr="001F42D3">
        <w:rPr>
          <w:b/>
          <w:bCs/>
          <w:sz w:val="18"/>
          <w:szCs w:val="18"/>
          <w:lang w:eastAsia="zh-CN"/>
        </w:rPr>
        <w:t xml:space="preserve"> NA</w:t>
      </w:r>
    </w:p>
    <w:p w14:paraId="29D592F7" w14:textId="77777777" w:rsidR="00CB36F6" w:rsidRDefault="00CB36F6" w:rsidP="00F77A73">
      <w:pPr>
        <w:pStyle w:val="Default"/>
        <w:rPr>
          <w:b/>
          <w:bCs/>
          <w:sz w:val="18"/>
          <w:szCs w:val="18"/>
          <w:lang w:eastAsia="zh-CN"/>
        </w:rPr>
      </w:pPr>
    </w:p>
    <w:p w14:paraId="447CDFCA" w14:textId="57B6833B" w:rsidR="009E3C6C" w:rsidRPr="00D462EC" w:rsidRDefault="009E3C6C" w:rsidP="00CB36F6">
      <w:pPr>
        <w:pStyle w:val="Default"/>
        <w:ind w:left="180"/>
        <w:rPr>
          <w:rFonts w:ascii="Courier New" w:hAnsi="Courier New" w:cs="Courier New"/>
          <w:sz w:val="20"/>
          <w:szCs w:val="20"/>
          <w:lang w:eastAsia="zh-CN"/>
        </w:rPr>
      </w:pPr>
      <w:r w:rsidRPr="00D462EC">
        <w:rPr>
          <w:rFonts w:ascii="Courier New" w:hAnsi="Courier New" w:cs="Courier New"/>
          <w:sz w:val="20"/>
          <w:szCs w:val="20"/>
          <w:lang w:eastAsia="zh-CN"/>
        </w:rPr>
        <w:t>OBX|9|ST|68550^MDC_ATTR_PUMP_PILLAR_DETAILS^MDC|1.1.0.24|2~2~3~NA||||||F</w:t>
      </w:r>
    </w:p>
    <w:p w14:paraId="6E15ADD6" w14:textId="77777777" w:rsidR="009E3C6C" w:rsidRPr="00D462EC" w:rsidRDefault="009E3C6C" w:rsidP="00F77A73">
      <w:pPr>
        <w:pStyle w:val="Default"/>
        <w:rPr>
          <w:lang w:eastAsia="zh-CN"/>
        </w:rPr>
      </w:pPr>
    </w:p>
    <w:p w14:paraId="58D89B3E" w14:textId="4589F250" w:rsidR="00F77A73" w:rsidRPr="00D462EC" w:rsidRDefault="00CB36F6" w:rsidP="00F77A73">
      <w:pPr>
        <w:pStyle w:val="Default"/>
        <w:ind w:left="142"/>
        <w:rPr>
          <w:lang w:eastAsia="zh-CN"/>
        </w:rPr>
      </w:pPr>
      <w:r w:rsidRPr="00D462EC">
        <w:rPr>
          <w:lang w:eastAsia="zh-CN"/>
        </w:rPr>
        <w:t>When not tracking rack position (right diagram above)</w:t>
      </w:r>
    </w:p>
    <w:p w14:paraId="08C87BAF"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7)</w:t>
      </w:r>
    </w:p>
    <w:p w14:paraId="0E3D9A1B" w14:textId="77777777" w:rsidR="00F77A7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7</w:t>
      </w:r>
    </w:p>
    <w:p w14:paraId="1A76A788" w14:textId="77777777" w:rsidR="00CB36F6" w:rsidRDefault="00CB36F6" w:rsidP="00F77A73">
      <w:pPr>
        <w:pStyle w:val="Default"/>
        <w:rPr>
          <w:b/>
          <w:bCs/>
          <w:sz w:val="18"/>
          <w:szCs w:val="18"/>
          <w:lang w:eastAsia="zh-CN"/>
        </w:rPr>
      </w:pPr>
    </w:p>
    <w:p w14:paraId="6623C7B0" w14:textId="6539FB62" w:rsidR="00CB36F6" w:rsidRPr="00D462EC" w:rsidRDefault="00CB36F6" w:rsidP="00CB36F6">
      <w:pPr>
        <w:pStyle w:val="Default"/>
        <w:ind w:left="180"/>
        <w:rPr>
          <w:rFonts w:ascii="Courier New" w:hAnsi="Courier New" w:cs="Courier New"/>
          <w:sz w:val="20"/>
          <w:szCs w:val="20"/>
          <w:lang w:eastAsia="zh-CN"/>
        </w:rPr>
      </w:pPr>
      <w:r w:rsidRPr="00D462EC">
        <w:rPr>
          <w:rFonts w:ascii="Courier New" w:hAnsi="Courier New" w:cs="Courier New"/>
          <w:sz w:val="20"/>
          <w:szCs w:val="20"/>
          <w:lang w:eastAsia="zh-CN"/>
        </w:rPr>
        <w:t>OBX|9|ST|68550^MDC_ATTR_PUMP_PILLAR_DETAILS^MDC|1.1.0.24|2~NA~NA~7||||||F</w:t>
      </w:r>
    </w:p>
    <w:p w14:paraId="6C4DB3C1" w14:textId="77777777" w:rsidR="00F77A73" w:rsidRPr="001F42D3" w:rsidRDefault="00F77A73" w:rsidP="00F77A73">
      <w:pPr>
        <w:pStyle w:val="Default"/>
        <w:rPr>
          <w:b/>
          <w:bCs/>
          <w:sz w:val="18"/>
          <w:szCs w:val="18"/>
          <w:lang w:eastAsia="zh-CN"/>
        </w:rPr>
      </w:pPr>
      <w:r w:rsidRPr="001F42D3">
        <w:rPr>
          <w:b/>
          <w:bCs/>
          <w:sz w:val="18"/>
          <w:szCs w:val="18"/>
          <w:lang w:eastAsia="zh-CN"/>
        </w:rPr>
        <w:br w:type="page"/>
      </w:r>
    </w:p>
    <w:p w14:paraId="24424AA9" w14:textId="77777777" w:rsidR="00F77A73" w:rsidRPr="005C1693" w:rsidRDefault="00F77A73" w:rsidP="005C1693">
      <w:pPr>
        <w:pStyle w:val="BodyText"/>
      </w:pPr>
      <w:r w:rsidRPr="001F42D3">
        <w:lastRenderedPageBreak/>
        <w:t>For the following diagram, the following settings apply:</w:t>
      </w:r>
    </w:p>
    <w:p w14:paraId="1E36F0AA" w14:textId="77777777" w:rsidR="00F77A73" w:rsidRPr="001F42D3" w:rsidRDefault="00F77A73" w:rsidP="005C1693">
      <w:pPr>
        <w:pStyle w:val="BodyText"/>
      </w:pPr>
    </w:p>
    <w:p w14:paraId="3CBB773C"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pillar-orientation-vertical, pillar-direction-right, slot-rack-direction-down)</w:t>
      </w:r>
    </w:p>
    <w:p w14:paraId="7EDA0B97" w14:textId="77777777" w:rsidR="00F77A73" w:rsidRPr="001F42D3" w:rsidRDefault="00F77A73" w:rsidP="00F77A73">
      <w:pPr>
        <w:pStyle w:val="Default"/>
        <w:ind w:left="2302" w:firstLine="578"/>
        <w:rPr>
          <w:b/>
          <w:bCs/>
          <w:sz w:val="18"/>
          <w:szCs w:val="18"/>
          <w:lang w:eastAsia="zh-CN"/>
        </w:rPr>
      </w:pPr>
    </w:p>
    <w:p w14:paraId="0DFB950C"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0791A423"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79527DB8"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6CAE0616"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VERTICAL,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RIGHT,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DOWN</w:t>
      </w:r>
    </w:p>
    <w:p w14:paraId="6B2C58C6" w14:textId="77777777" w:rsidR="00F77A73" w:rsidRDefault="00F77A73" w:rsidP="00F77A73">
      <w:pPr>
        <w:pStyle w:val="Default"/>
        <w:ind w:left="142" w:firstLine="578"/>
        <w:rPr>
          <w:b/>
          <w:bCs/>
          <w:sz w:val="18"/>
          <w:szCs w:val="18"/>
          <w:lang w:eastAsia="zh-CN"/>
        </w:rPr>
      </w:pPr>
    </w:p>
    <w:p w14:paraId="6DD19330" w14:textId="0EA33967" w:rsidR="00CB36F6" w:rsidRPr="00D462EC" w:rsidRDefault="00CB36F6" w:rsidP="00D462EC">
      <w:pPr>
        <w:pStyle w:val="Default"/>
        <w:ind w:left="180"/>
        <w:rPr>
          <w:rFonts w:ascii="Courier New" w:hAnsi="Courier New" w:cs="Courier New"/>
          <w:sz w:val="20"/>
          <w:szCs w:val="20"/>
          <w:lang w:eastAsia="zh-CN"/>
        </w:rPr>
      </w:pPr>
      <w:r w:rsidRPr="00D462EC">
        <w:rPr>
          <w:rFonts w:ascii="Courier New" w:hAnsi="Courier New" w:cs="Courier New"/>
          <w:sz w:val="20"/>
          <w:szCs w:val="20"/>
          <w:lang w:eastAsia="zh-CN"/>
        </w:rPr>
        <w:t>OBX|2|ST|68549^MDC_ATTR_PILLAR_ASSEMBLY^MDC|1.0.0.2|2~3,2~12,8~pillar-orientation-vertical~pillar-direction-right~slot-rack-direction-down||||||F|||||||PillarEntityIdentifier^^PillarUniversalId ^EUI-64</w:t>
      </w:r>
    </w:p>
    <w:p w14:paraId="1F569B98" w14:textId="77777777" w:rsidR="00F77A73" w:rsidRPr="001F42D3" w:rsidRDefault="00F77A73" w:rsidP="00F77A73">
      <w:pPr>
        <w:pStyle w:val="Default"/>
        <w:ind w:left="142" w:firstLine="578"/>
        <w:rPr>
          <w:b/>
          <w:bCs/>
          <w:sz w:val="18"/>
          <w:szCs w:val="18"/>
          <w:lang w:eastAsia="zh-CN"/>
        </w:rPr>
      </w:pPr>
    </w:p>
    <w:p w14:paraId="589BCCD7" w14:textId="77777777" w:rsidR="00F77A73" w:rsidRPr="001F42D3" w:rsidRDefault="00262078" w:rsidP="00F77A73">
      <w:pPr>
        <w:pStyle w:val="Default"/>
        <w:rPr>
          <w:b/>
          <w:bCs/>
          <w:sz w:val="18"/>
          <w:szCs w:val="18"/>
          <w:lang w:eastAsia="zh-CN"/>
        </w:rPr>
      </w:pPr>
      <w:r>
        <w:pict w14:anchorId="7A42B5E0">
          <v:shape id="_x0000_i1027" type="#_x0000_t75" style="width:381pt;height:267pt">
            <v:imagedata r:id="rId95" o:title=""/>
          </v:shape>
        </w:pict>
      </w:r>
    </w:p>
    <w:p w14:paraId="6C0E3DE7" w14:textId="77777777" w:rsidR="00F77A73" w:rsidRPr="001F42D3" w:rsidRDefault="00F77A73" w:rsidP="00F77A73">
      <w:pPr>
        <w:pStyle w:val="Default"/>
        <w:ind w:left="142"/>
        <w:rPr>
          <w:bCs/>
          <w:sz w:val="18"/>
          <w:szCs w:val="18"/>
          <w:lang w:eastAsia="zh-CN"/>
        </w:rPr>
      </w:pPr>
    </w:p>
    <w:p w14:paraId="670664AA"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7B50CC75" w14:textId="34FF1580" w:rsidR="00F77A73" w:rsidRPr="00D462EC" w:rsidRDefault="00CB36F6" w:rsidP="00CB36F6">
      <w:pPr>
        <w:pStyle w:val="Default"/>
        <w:ind w:left="180"/>
      </w:pPr>
      <w:r w:rsidRPr="00D462EC">
        <w:t>When tracking rack position (left diagram above)</w:t>
      </w:r>
    </w:p>
    <w:p w14:paraId="65C0AAA0"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1, 2, NA)</w:t>
      </w:r>
    </w:p>
    <w:p w14:paraId="2B5E9B5C"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2</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677AED17" w14:textId="77777777" w:rsidR="00F77A73" w:rsidRDefault="00F77A73" w:rsidP="00F77A73">
      <w:pPr>
        <w:pStyle w:val="Default"/>
        <w:ind w:left="142"/>
        <w:rPr>
          <w:b/>
          <w:bCs/>
          <w:sz w:val="18"/>
          <w:szCs w:val="18"/>
          <w:lang w:eastAsia="zh-CN"/>
        </w:rPr>
      </w:pPr>
    </w:p>
    <w:p w14:paraId="68D06FA3" w14:textId="13ECB4BB" w:rsidR="00CB36F6" w:rsidRPr="00D462EC" w:rsidRDefault="00CB36F6" w:rsidP="00F77A73">
      <w:pPr>
        <w:pStyle w:val="Default"/>
        <w:ind w:left="142"/>
        <w:rPr>
          <w:rFonts w:ascii="Courier New" w:hAnsi="Courier New" w:cs="Courier New"/>
          <w:sz w:val="20"/>
          <w:szCs w:val="20"/>
          <w:lang w:eastAsia="zh-CN"/>
        </w:rPr>
      </w:pPr>
      <w:r w:rsidRPr="00D462EC">
        <w:rPr>
          <w:rFonts w:ascii="Courier New" w:hAnsi="Courier New" w:cs="Courier New"/>
          <w:sz w:val="20"/>
          <w:szCs w:val="20"/>
          <w:lang w:eastAsia="zh-CN"/>
        </w:rPr>
        <w:t>OBX|9|ST|68550^MDC_ATTR_PUMP_PILLAR_DETAILS^MDC|1.1.0.24|2~1~2~NA||||||F</w:t>
      </w:r>
    </w:p>
    <w:p w14:paraId="6DE60DA0" w14:textId="77777777" w:rsidR="00CB36F6" w:rsidRPr="00D462EC" w:rsidRDefault="00CB36F6" w:rsidP="00F77A73">
      <w:pPr>
        <w:pStyle w:val="Default"/>
        <w:ind w:left="142"/>
        <w:rPr>
          <w:rFonts w:ascii="Courier New" w:hAnsi="Courier New" w:cs="Courier New"/>
          <w:sz w:val="18"/>
          <w:szCs w:val="18"/>
          <w:lang w:eastAsia="zh-CN"/>
        </w:rPr>
      </w:pPr>
    </w:p>
    <w:p w14:paraId="60AC9844" w14:textId="0B7947C4" w:rsidR="00CB36F6" w:rsidRPr="00D462EC" w:rsidRDefault="00CB36F6" w:rsidP="00F77A73">
      <w:pPr>
        <w:pStyle w:val="Default"/>
        <w:ind w:left="142"/>
        <w:rPr>
          <w:lang w:eastAsia="zh-CN"/>
        </w:rPr>
      </w:pPr>
      <w:r w:rsidRPr="00D462EC">
        <w:rPr>
          <w:lang w:eastAsia="zh-CN"/>
        </w:rPr>
        <w:t>When not tracking rack position (right diagram above)</w:t>
      </w:r>
    </w:p>
    <w:p w14:paraId="71E66EEF"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2)</w:t>
      </w:r>
    </w:p>
    <w:p w14:paraId="303AB006" w14:textId="47036646" w:rsidR="00F77A7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w:t>
      </w:r>
      <w:r w:rsidR="00CB36F6">
        <w:rPr>
          <w:b/>
          <w:bCs/>
          <w:sz w:val="18"/>
          <w:szCs w:val="18"/>
          <w:lang w:eastAsia="zh-CN"/>
        </w:rPr>
        <w:t>–</w:t>
      </w:r>
      <w:r w:rsidRPr="001F42D3">
        <w:rPr>
          <w:b/>
          <w:bCs/>
          <w:sz w:val="18"/>
          <w:szCs w:val="18"/>
          <w:lang w:eastAsia="zh-CN"/>
        </w:rPr>
        <w:t xml:space="preserve"> 2</w:t>
      </w:r>
    </w:p>
    <w:p w14:paraId="69043F28" w14:textId="77777777" w:rsidR="00CB36F6" w:rsidRDefault="00CB36F6" w:rsidP="00F77A73">
      <w:pPr>
        <w:pStyle w:val="Default"/>
        <w:rPr>
          <w:b/>
          <w:bCs/>
          <w:sz w:val="18"/>
          <w:szCs w:val="18"/>
          <w:lang w:eastAsia="zh-CN"/>
        </w:rPr>
      </w:pPr>
    </w:p>
    <w:p w14:paraId="7BB2FFEF" w14:textId="4A4EF8E4" w:rsidR="00F77A73" w:rsidRPr="001F42D3" w:rsidRDefault="00CB36F6" w:rsidP="00D462EC">
      <w:pPr>
        <w:pStyle w:val="Default"/>
        <w:rPr>
          <w:sz w:val="23"/>
          <w:szCs w:val="23"/>
        </w:rPr>
      </w:pPr>
      <w:r w:rsidRPr="00D462EC">
        <w:rPr>
          <w:rFonts w:ascii="Courier New" w:hAnsi="Courier New" w:cs="Courier New"/>
          <w:sz w:val="20"/>
          <w:szCs w:val="20"/>
          <w:lang w:eastAsia="zh-CN"/>
        </w:rPr>
        <w:t>OBX|9|ST|68550^MDC_ATTR_PUMP_PILLAR_DETAILS^MDC|1.1.0.24|2~NA~NA~2||||||F</w:t>
      </w:r>
      <w:r w:rsidR="00F77A73" w:rsidRPr="001F42D3">
        <w:rPr>
          <w:sz w:val="23"/>
          <w:szCs w:val="23"/>
        </w:rPr>
        <w:br w:type="page"/>
      </w:r>
    </w:p>
    <w:p w14:paraId="1D11687D" w14:textId="77777777" w:rsidR="00F77A73" w:rsidRPr="001F42D3" w:rsidRDefault="00F77A73" w:rsidP="00F77A73">
      <w:pPr>
        <w:pStyle w:val="Default"/>
        <w:rPr>
          <w:b/>
          <w:bCs/>
          <w:sz w:val="18"/>
          <w:szCs w:val="18"/>
          <w:lang w:eastAsia="zh-CN"/>
        </w:rPr>
      </w:pPr>
    </w:p>
    <w:p w14:paraId="3FE25635" w14:textId="77777777" w:rsidR="00F77A73" w:rsidRPr="005C1693" w:rsidRDefault="00F77A73" w:rsidP="005C1693">
      <w:pPr>
        <w:pStyle w:val="BodyText"/>
      </w:pPr>
      <w:r w:rsidRPr="001F42D3">
        <w:t>For the following diagram, the following settings apply:</w:t>
      </w:r>
    </w:p>
    <w:p w14:paraId="6911FE14" w14:textId="77777777" w:rsidR="00F77A73" w:rsidRPr="001F42D3" w:rsidRDefault="00F77A73" w:rsidP="00F77A73">
      <w:pPr>
        <w:pStyle w:val="Default"/>
        <w:ind w:left="142"/>
      </w:pPr>
    </w:p>
    <w:p w14:paraId="724D2266" w14:textId="77777777" w:rsidR="00F77A73" w:rsidRPr="001F42D3" w:rsidRDefault="00F77A73" w:rsidP="00F77A73">
      <w:pPr>
        <w:pStyle w:val="Default"/>
        <w:ind w:left="142"/>
        <w:rPr>
          <w:b/>
          <w:bCs/>
          <w:sz w:val="18"/>
          <w:szCs w:val="18"/>
          <w:lang w:eastAsia="zh-CN"/>
        </w:rPr>
      </w:pPr>
      <w:r w:rsidRPr="001F42D3">
        <w:rPr>
          <w:b/>
          <w:bCs/>
          <w:sz w:val="18"/>
          <w:szCs w:val="18"/>
          <w:lang w:eastAsia="zh-CN"/>
        </w:rPr>
        <w:t xml:space="preserve">MDC_ATTR_PILLAR_ASSEMBLY (2, (3,2), (12,8), pillar-orientation-horizontal, pillar-direction-down, </w:t>
      </w:r>
    </w:p>
    <w:p w14:paraId="142D9ACB" w14:textId="77777777" w:rsidR="00F77A73" w:rsidRPr="001F42D3" w:rsidRDefault="00F77A73" w:rsidP="00F77A73">
      <w:pPr>
        <w:pStyle w:val="Default"/>
        <w:ind w:left="3022" w:firstLine="578"/>
        <w:rPr>
          <w:b/>
          <w:bCs/>
          <w:sz w:val="18"/>
          <w:szCs w:val="18"/>
          <w:lang w:eastAsia="zh-CN"/>
        </w:rPr>
      </w:pPr>
      <w:r w:rsidRPr="001F42D3">
        <w:rPr>
          <w:b/>
          <w:bCs/>
          <w:sz w:val="18"/>
          <w:szCs w:val="18"/>
          <w:lang w:eastAsia="zh-CN"/>
        </w:rPr>
        <w:t>slot-rack-direction-right)</w:t>
      </w:r>
    </w:p>
    <w:p w14:paraId="34981B6A" w14:textId="77777777" w:rsidR="00F77A73" w:rsidRPr="001F42D3" w:rsidRDefault="00F77A73" w:rsidP="00F77A73">
      <w:pPr>
        <w:pStyle w:val="Default"/>
        <w:ind w:left="2302" w:firstLine="578"/>
        <w:rPr>
          <w:b/>
          <w:bCs/>
          <w:sz w:val="18"/>
          <w:szCs w:val="18"/>
          <w:lang w:eastAsia="zh-CN"/>
        </w:rPr>
      </w:pPr>
    </w:p>
    <w:p w14:paraId="4A6077CA"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71E068C1"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491FB54A"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607AB76A" w14:textId="2BFD9E22"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w:t>
      </w:r>
      <w:r w:rsidR="006521CC" w:rsidRPr="001F42D3">
        <w:rPr>
          <w:b/>
          <w:bCs/>
          <w:sz w:val="18"/>
          <w:szCs w:val="18"/>
          <w:lang w:eastAsia="zh-CN"/>
        </w:rPr>
        <w:t>HORIZONTAL</w:t>
      </w:r>
      <w:r w:rsidRPr="001F42D3">
        <w:rPr>
          <w:b/>
          <w:bCs/>
          <w:sz w:val="18"/>
          <w:szCs w:val="18"/>
          <w:lang w:eastAsia="zh-CN"/>
        </w:rPr>
        <w:t xml:space="preserve">,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DOWN,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RIGHT</w:t>
      </w:r>
    </w:p>
    <w:p w14:paraId="5EDB4E0C" w14:textId="77777777" w:rsidR="00F77A73" w:rsidRPr="001F42D3" w:rsidRDefault="00F77A73" w:rsidP="00F77A73">
      <w:pPr>
        <w:pStyle w:val="Default"/>
        <w:ind w:left="142" w:firstLine="578"/>
        <w:rPr>
          <w:b/>
          <w:bCs/>
          <w:sz w:val="18"/>
          <w:szCs w:val="18"/>
          <w:lang w:eastAsia="zh-CN"/>
        </w:rPr>
      </w:pPr>
    </w:p>
    <w:p w14:paraId="7846A033" w14:textId="77777777" w:rsidR="00CB36F6" w:rsidRPr="00D462EC" w:rsidRDefault="00CB36F6" w:rsidP="00D462EC">
      <w:pPr>
        <w:ind w:left="180"/>
        <w:rPr>
          <w:rFonts w:ascii="Courier New" w:hAnsi="Courier New" w:cs="Courier New"/>
          <w:color w:val="000000"/>
          <w:sz w:val="20"/>
        </w:rPr>
      </w:pPr>
      <w:r w:rsidRPr="00D462EC">
        <w:rPr>
          <w:rFonts w:ascii="Courier New" w:hAnsi="Courier New" w:cs="Courier New"/>
          <w:color w:val="000000"/>
          <w:sz w:val="20"/>
        </w:rPr>
        <w:t>OBX|2|ST|68549^MDC_ATTR_PILLAR_ASSEMBLY^MDC|1.0.0.2|2~3,2~12,8~pillar-orientation-horizontal~pillar-direction-down~slot-rack-direction-right||||||F|||||||PillarEntityIdentifier^^PillarUniversalId ^EUI-64</w:t>
      </w:r>
    </w:p>
    <w:p w14:paraId="1E4E1BD2" w14:textId="77777777" w:rsidR="00F77A73" w:rsidRPr="001F42D3" w:rsidRDefault="00F77A73" w:rsidP="00F77A73">
      <w:pPr>
        <w:pStyle w:val="Default"/>
        <w:rPr>
          <w:sz w:val="23"/>
          <w:szCs w:val="23"/>
        </w:rPr>
      </w:pPr>
    </w:p>
    <w:p w14:paraId="358E0BA0" w14:textId="77777777" w:rsidR="00F77A73" w:rsidRPr="001F42D3" w:rsidRDefault="00F77A73" w:rsidP="00F77A73">
      <w:pPr>
        <w:pStyle w:val="Default"/>
        <w:ind w:left="142"/>
        <w:rPr>
          <w:sz w:val="23"/>
          <w:szCs w:val="23"/>
        </w:rPr>
      </w:pPr>
    </w:p>
    <w:p w14:paraId="2560C5C7" w14:textId="77777777" w:rsidR="00F77A73" w:rsidRPr="001F42D3" w:rsidRDefault="00262078" w:rsidP="00F77A73">
      <w:pPr>
        <w:pStyle w:val="Default"/>
        <w:ind w:left="142"/>
      </w:pPr>
      <w:r>
        <w:pict w14:anchorId="7B94ADB3">
          <v:shape id="_x0000_i1028" type="#_x0000_t75" style="width:295.5pt;height:273pt">
            <v:imagedata r:id="rId96" o:title=""/>
          </v:shape>
        </w:pict>
      </w:r>
    </w:p>
    <w:p w14:paraId="137ABF0E" w14:textId="77777777" w:rsidR="00F77A73" w:rsidRPr="005C1693" w:rsidRDefault="00F77A73" w:rsidP="005C1693">
      <w:pPr>
        <w:pStyle w:val="BodyText"/>
      </w:pPr>
      <w:r w:rsidRPr="005C1693">
        <w:t>The slot highlighted above would have the following values…</w:t>
      </w:r>
    </w:p>
    <w:p w14:paraId="67002EBC" w14:textId="77777777" w:rsidR="00F77A73" w:rsidRPr="001F42D3" w:rsidRDefault="00F77A73" w:rsidP="00F77A73">
      <w:pPr>
        <w:pStyle w:val="Default"/>
        <w:rPr>
          <w:b/>
          <w:bCs/>
          <w:sz w:val="18"/>
          <w:szCs w:val="18"/>
          <w:lang w:eastAsia="zh-CN"/>
        </w:rPr>
      </w:pPr>
    </w:p>
    <w:p w14:paraId="0D0DDA69" w14:textId="0FB3355D" w:rsidR="00F77A73" w:rsidRPr="00D462EC" w:rsidRDefault="00CB36F6" w:rsidP="00F77A73">
      <w:pPr>
        <w:pStyle w:val="Default"/>
        <w:ind w:left="142"/>
      </w:pPr>
      <w:r w:rsidRPr="00D462EC">
        <w:t>When tracking rack position (upper diagram above)</w:t>
      </w:r>
    </w:p>
    <w:p w14:paraId="6780A823"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2, 3, NA)</w:t>
      </w:r>
    </w:p>
    <w:p w14:paraId="4DBF372F"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3</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3BB4D234" w14:textId="77777777" w:rsidR="00F77A73" w:rsidRDefault="00F77A73" w:rsidP="00F77A73">
      <w:pPr>
        <w:pStyle w:val="Default"/>
        <w:ind w:left="142"/>
        <w:rPr>
          <w:b/>
          <w:bCs/>
          <w:sz w:val="18"/>
          <w:szCs w:val="18"/>
          <w:lang w:eastAsia="zh-CN"/>
        </w:rPr>
      </w:pPr>
    </w:p>
    <w:p w14:paraId="31789CF6" w14:textId="19ACD98D" w:rsidR="00CB36F6" w:rsidRPr="00D462EC" w:rsidRDefault="00CB36F6" w:rsidP="00F77A73">
      <w:pPr>
        <w:pStyle w:val="Default"/>
        <w:ind w:left="142"/>
        <w:rPr>
          <w:rFonts w:ascii="Courier New" w:hAnsi="Courier New" w:cs="Courier New"/>
          <w:sz w:val="20"/>
          <w:szCs w:val="20"/>
          <w:lang w:eastAsia="zh-CN"/>
        </w:rPr>
      </w:pPr>
      <w:r w:rsidRPr="00D462EC">
        <w:rPr>
          <w:rFonts w:ascii="Courier New" w:hAnsi="Courier New" w:cs="Courier New"/>
          <w:sz w:val="20"/>
          <w:szCs w:val="20"/>
          <w:lang w:eastAsia="zh-CN"/>
        </w:rPr>
        <w:t>OBX|9|ST|68550^MDC_ATTR_PUMP_PILLAR_DETAILS^MDC|1.1.0.24|2~2~3~NA||||||F</w:t>
      </w:r>
    </w:p>
    <w:p w14:paraId="5A3D3D16" w14:textId="77777777" w:rsidR="00CB36F6" w:rsidRDefault="00CB36F6" w:rsidP="00F77A73">
      <w:pPr>
        <w:pStyle w:val="Default"/>
        <w:ind w:left="142"/>
        <w:rPr>
          <w:b/>
          <w:bCs/>
          <w:sz w:val="18"/>
          <w:szCs w:val="18"/>
          <w:lang w:eastAsia="zh-CN"/>
        </w:rPr>
      </w:pPr>
    </w:p>
    <w:p w14:paraId="7A6740F4" w14:textId="09E71D59" w:rsidR="00CB36F6" w:rsidRPr="00D462EC" w:rsidRDefault="00E03793" w:rsidP="00F77A73">
      <w:pPr>
        <w:pStyle w:val="Default"/>
        <w:ind w:left="142"/>
        <w:rPr>
          <w:lang w:eastAsia="zh-CN"/>
        </w:rPr>
      </w:pPr>
      <w:r w:rsidRPr="00D462EC">
        <w:rPr>
          <w:lang w:eastAsia="zh-CN"/>
        </w:rPr>
        <w:t>When not tracking rack position (lower diagram above)</w:t>
      </w:r>
    </w:p>
    <w:p w14:paraId="22F0DD59"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(2, NA, NA, 7)</w:t>
      </w:r>
    </w:p>
    <w:p w14:paraId="0D686B9D" w14:textId="77777777" w:rsidR="00F77A73" w:rsidRPr="001F42D3" w:rsidRDefault="00F77A73" w:rsidP="00F77A73">
      <w:pPr>
        <w:pStyle w:val="Default"/>
        <w:rPr>
          <w:b/>
          <w:bCs/>
          <w:sz w:val="18"/>
          <w:szCs w:val="18"/>
          <w:lang w:eastAsia="zh-CN"/>
        </w:rPr>
      </w:pPr>
      <w:r w:rsidRPr="001F42D3">
        <w:rPr>
          <w:b/>
          <w:bCs/>
          <w:sz w:val="18"/>
          <w:szCs w:val="18"/>
          <w:lang w:eastAsia="zh-CN"/>
        </w:rPr>
        <w:lastRenderedPageBreak/>
        <w:tab/>
      </w:r>
      <w:r w:rsidRPr="001F42D3">
        <w:rPr>
          <w:bCs/>
          <w:sz w:val="18"/>
          <w:szCs w:val="18"/>
          <w:lang w:eastAsia="zh-CN"/>
        </w:rPr>
        <w:t>Pillar</w:t>
      </w:r>
      <w:r w:rsidRPr="001F42D3">
        <w:rPr>
          <w:b/>
          <w:bCs/>
          <w:sz w:val="18"/>
          <w:szCs w:val="18"/>
          <w:lang w:eastAsia="zh-CN"/>
        </w:rPr>
        <w:t xml:space="preserve"> 2,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- 7</w:t>
      </w:r>
    </w:p>
    <w:p w14:paraId="79F51610" w14:textId="77777777" w:rsidR="00F77A73" w:rsidRDefault="00F77A73" w:rsidP="00F77A73">
      <w:pPr>
        <w:pStyle w:val="Default"/>
        <w:ind w:left="142"/>
      </w:pPr>
    </w:p>
    <w:p w14:paraId="68A17B9A" w14:textId="4DD78A2D" w:rsidR="00E03793" w:rsidRPr="00D462EC" w:rsidRDefault="00E03793" w:rsidP="00F77A73">
      <w:pPr>
        <w:pStyle w:val="Default"/>
        <w:ind w:left="142"/>
        <w:rPr>
          <w:rFonts w:ascii="Courier New" w:hAnsi="Courier New" w:cs="Courier New"/>
          <w:sz w:val="20"/>
          <w:szCs w:val="20"/>
        </w:rPr>
      </w:pPr>
      <w:r w:rsidRPr="00D462EC">
        <w:rPr>
          <w:rFonts w:ascii="Courier New" w:hAnsi="Courier New" w:cs="Courier New"/>
          <w:sz w:val="20"/>
          <w:szCs w:val="20"/>
        </w:rPr>
        <w:t>OBX|9|ST|68550^MDC_ATTR_PUMP_PILLAR_DETAILS^MDC|1.1.0.24|2~NA~NA~7||||||F</w:t>
      </w:r>
    </w:p>
    <w:p w14:paraId="41DEB8CA" w14:textId="77777777" w:rsidR="00D06FBB" w:rsidRPr="001F42D3" w:rsidRDefault="00D06FBB" w:rsidP="005C1693">
      <w:pPr>
        <w:pStyle w:val="BodyText"/>
        <w:rPr>
          <w:lang w:eastAsia="zh-CN"/>
        </w:rPr>
      </w:pPr>
    </w:p>
    <w:p w14:paraId="4727A9D5" w14:textId="77777777" w:rsidR="00F77A73" w:rsidRPr="001F42D3" w:rsidRDefault="00F77A73" w:rsidP="005C1693">
      <w:pPr>
        <w:pStyle w:val="BodyText"/>
        <w:rPr>
          <w:lang w:eastAsia="zh-CN"/>
        </w:rPr>
      </w:pPr>
      <w:r w:rsidRPr="001F42D3">
        <w:t>For the following diagram, the following settings apply:</w:t>
      </w:r>
    </w:p>
    <w:p w14:paraId="57AB24AC" w14:textId="77777777" w:rsidR="00F77A73" w:rsidRPr="001F42D3" w:rsidRDefault="00F77A73" w:rsidP="00F77A73">
      <w:pPr>
        <w:pStyle w:val="Default"/>
        <w:ind w:left="142"/>
      </w:pPr>
    </w:p>
    <w:p w14:paraId="5BAAC196"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MDC_ATTR_PILLAR_ASSEMBLY (2, (3,2), (12,8), pillar-orientation-horizontal, pillar-direction-up, slot-rack-direction-left)</w:t>
      </w:r>
    </w:p>
    <w:p w14:paraId="40D16EEF" w14:textId="77777777" w:rsidR="00F77A73" w:rsidRPr="001F42D3" w:rsidRDefault="00F77A73" w:rsidP="00F77A73">
      <w:pPr>
        <w:pStyle w:val="Default"/>
        <w:ind w:left="2302" w:firstLine="578"/>
        <w:rPr>
          <w:b/>
          <w:bCs/>
          <w:sz w:val="18"/>
          <w:szCs w:val="18"/>
          <w:lang w:eastAsia="zh-CN"/>
        </w:rPr>
      </w:pPr>
    </w:p>
    <w:p w14:paraId="3D999FB1"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 xml:space="preserve">Pillars – </w:t>
      </w:r>
      <w:r w:rsidRPr="001F42D3">
        <w:rPr>
          <w:b/>
          <w:bCs/>
          <w:sz w:val="18"/>
          <w:szCs w:val="18"/>
          <w:lang w:eastAsia="zh-CN"/>
        </w:rPr>
        <w:t>2</w:t>
      </w:r>
      <w:r w:rsidRPr="001F42D3">
        <w:rPr>
          <w:bCs/>
          <w:sz w:val="18"/>
          <w:szCs w:val="18"/>
          <w:lang w:eastAsia="zh-CN"/>
        </w:rPr>
        <w:t>,</w:t>
      </w:r>
      <w:r w:rsidRPr="001F42D3">
        <w:rPr>
          <w:bCs/>
          <w:sz w:val="18"/>
          <w:szCs w:val="18"/>
          <w:lang w:eastAsia="zh-CN"/>
        </w:rPr>
        <w:tab/>
      </w:r>
      <w:r w:rsidRPr="001F42D3">
        <w:rPr>
          <w:bCs/>
          <w:sz w:val="18"/>
          <w:szCs w:val="18"/>
          <w:lang w:eastAsia="zh-CN"/>
        </w:rPr>
        <w:tab/>
      </w:r>
      <w:r w:rsidRPr="001F42D3">
        <w:rPr>
          <w:bCs/>
          <w:sz w:val="18"/>
          <w:szCs w:val="18"/>
          <w:lang w:eastAsia="zh-CN"/>
        </w:rPr>
        <w:tab/>
        <w:t xml:space="preserve">Number Racks – </w:t>
      </w:r>
      <w:r w:rsidRPr="001F42D3">
        <w:rPr>
          <w:b/>
          <w:bCs/>
          <w:sz w:val="18"/>
          <w:szCs w:val="18"/>
          <w:lang w:eastAsia="zh-CN"/>
        </w:rPr>
        <w:t>(3,2)</w:t>
      </w:r>
      <w:r w:rsidRPr="001F42D3">
        <w:rPr>
          <w:bCs/>
          <w:sz w:val="18"/>
          <w:szCs w:val="18"/>
          <w:lang w:eastAsia="zh-CN"/>
        </w:rPr>
        <w:t>,</w:t>
      </w:r>
      <w:r w:rsidRPr="001F42D3">
        <w:rPr>
          <w:bCs/>
          <w:sz w:val="18"/>
          <w:szCs w:val="18"/>
          <w:lang w:eastAsia="zh-CN"/>
        </w:rPr>
        <w:tab/>
        <w:t xml:space="preserve">Number Slots – </w:t>
      </w:r>
      <w:r w:rsidRPr="001F42D3">
        <w:rPr>
          <w:b/>
          <w:bCs/>
          <w:sz w:val="18"/>
          <w:szCs w:val="18"/>
          <w:lang w:eastAsia="zh-CN"/>
        </w:rPr>
        <w:t>(12, 8)</w:t>
      </w:r>
    </w:p>
    <w:p w14:paraId="49900D1C" w14:textId="77777777" w:rsidR="00F77A73" w:rsidRPr="001F42D3" w:rsidRDefault="00F77A73" w:rsidP="00F77A73">
      <w:pPr>
        <w:pStyle w:val="Default"/>
        <w:ind w:left="142" w:firstLine="578"/>
        <w:rPr>
          <w:bCs/>
          <w:i/>
          <w:sz w:val="18"/>
          <w:szCs w:val="18"/>
          <w:lang w:eastAsia="zh-CN"/>
        </w:rPr>
      </w:pPr>
      <w:r w:rsidRPr="001F42D3">
        <w:rPr>
          <w:bCs/>
          <w:i/>
          <w:sz w:val="18"/>
          <w:szCs w:val="18"/>
          <w:lang w:eastAsia="zh-CN"/>
        </w:rPr>
        <w:t xml:space="preserve">   2 connected pillars present</w:t>
      </w:r>
      <w:r w:rsidRPr="001F42D3">
        <w:rPr>
          <w:bCs/>
          <w:i/>
          <w:sz w:val="18"/>
          <w:szCs w:val="18"/>
          <w:lang w:eastAsia="zh-CN"/>
        </w:rPr>
        <w:tab/>
      </w:r>
      <w:r w:rsidRPr="001F42D3">
        <w:rPr>
          <w:bCs/>
          <w:i/>
          <w:sz w:val="18"/>
          <w:szCs w:val="18"/>
          <w:lang w:eastAsia="zh-CN"/>
        </w:rPr>
        <w:tab/>
        <w:t xml:space="preserve">    Pillar 1 has 3 Racks;</w:t>
      </w:r>
      <w:r w:rsidRPr="001F42D3">
        <w:rPr>
          <w:bCs/>
          <w:i/>
          <w:sz w:val="18"/>
          <w:szCs w:val="18"/>
          <w:lang w:eastAsia="zh-CN"/>
        </w:rPr>
        <w:tab/>
        <w:t xml:space="preserve">    Pillar 1 has 12 Slots</w:t>
      </w:r>
    </w:p>
    <w:p w14:paraId="3653D3C6" w14:textId="77777777" w:rsidR="00F77A73" w:rsidRPr="001F42D3" w:rsidRDefault="00F77A73" w:rsidP="00F77A73">
      <w:pPr>
        <w:pStyle w:val="Default"/>
        <w:ind w:left="3022" w:firstLine="578"/>
        <w:rPr>
          <w:b/>
          <w:bCs/>
          <w:sz w:val="18"/>
          <w:szCs w:val="18"/>
          <w:lang w:eastAsia="zh-CN"/>
        </w:rPr>
      </w:pPr>
      <w:r w:rsidRPr="001F42D3">
        <w:rPr>
          <w:bCs/>
          <w:i/>
          <w:sz w:val="18"/>
          <w:szCs w:val="18"/>
          <w:lang w:eastAsia="zh-CN"/>
        </w:rPr>
        <w:t xml:space="preserve">    Pillar 2 has 2 Racks</w:t>
      </w:r>
      <w:r w:rsidRPr="001F42D3">
        <w:rPr>
          <w:bCs/>
          <w:i/>
          <w:sz w:val="18"/>
          <w:szCs w:val="18"/>
          <w:lang w:eastAsia="zh-CN"/>
        </w:rPr>
        <w:tab/>
        <w:t xml:space="preserve">    Pillar 2 has 8 Slots</w:t>
      </w:r>
    </w:p>
    <w:p w14:paraId="48F01C49" w14:textId="77777777" w:rsidR="00F77A73" w:rsidRPr="001F42D3" w:rsidRDefault="00F77A73" w:rsidP="00F77A73">
      <w:pPr>
        <w:pStyle w:val="Default"/>
        <w:ind w:left="142" w:firstLine="578"/>
        <w:rPr>
          <w:b/>
          <w:bCs/>
          <w:sz w:val="18"/>
          <w:szCs w:val="18"/>
          <w:lang w:eastAsia="zh-CN"/>
        </w:rPr>
      </w:pPr>
      <w:r w:rsidRPr="001F42D3">
        <w:rPr>
          <w:bCs/>
          <w:sz w:val="18"/>
          <w:szCs w:val="18"/>
          <w:lang w:eastAsia="zh-CN"/>
        </w:rPr>
        <w:t>Pillar Orientation -</w:t>
      </w:r>
      <w:r w:rsidRPr="001F42D3">
        <w:rPr>
          <w:b/>
          <w:bCs/>
          <w:sz w:val="18"/>
          <w:szCs w:val="18"/>
          <w:lang w:eastAsia="zh-CN"/>
        </w:rPr>
        <w:t xml:space="preserve"> HORIZONTAL, </w:t>
      </w:r>
      <w:r w:rsidRPr="001F42D3">
        <w:rPr>
          <w:b/>
          <w:bCs/>
          <w:sz w:val="18"/>
          <w:szCs w:val="18"/>
          <w:lang w:eastAsia="zh-CN"/>
        </w:rPr>
        <w:tab/>
      </w:r>
      <w:r w:rsidRPr="001F42D3">
        <w:rPr>
          <w:bCs/>
          <w:sz w:val="18"/>
          <w:szCs w:val="18"/>
          <w:lang w:eastAsia="zh-CN"/>
        </w:rPr>
        <w:t>Pillar Direction –</w:t>
      </w:r>
      <w:r w:rsidRPr="001F42D3">
        <w:rPr>
          <w:b/>
          <w:bCs/>
          <w:sz w:val="18"/>
          <w:szCs w:val="18"/>
          <w:lang w:eastAsia="zh-CN"/>
        </w:rPr>
        <w:t xml:space="preserve"> UP,   </w:t>
      </w:r>
      <w:r w:rsidRPr="001F42D3">
        <w:rPr>
          <w:b/>
          <w:bCs/>
          <w:sz w:val="18"/>
          <w:szCs w:val="18"/>
          <w:lang w:eastAsia="zh-CN"/>
        </w:rPr>
        <w:tab/>
      </w:r>
      <w:r w:rsidRPr="001F42D3">
        <w:rPr>
          <w:bCs/>
          <w:sz w:val="18"/>
          <w:szCs w:val="18"/>
          <w:lang w:eastAsia="zh-CN"/>
        </w:rPr>
        <w:t>Slot-Rack Direction –</w:t>
      </w:r>
      <w:r w:rsidRPr="001F42D3">
        <w:rPr>
          <w:b/>
          <w:bCs/>
          <w:sz w:val="18"/>
          <w:szCs w:val="18"/>
          <w:lang w:eastAsia="zh-CN"/>
        </w:rPr>
        <w:t xml:space="preserve"> LEFT</w:t>
      </w:r>
    </w:p>
    <w:p w14:paraId="3E79EFB1" w14:textId="77777777" w:rsidR="00F77A73" w:rsidRPr="001F42D3" w:rsidRDefault="00F77A73" w:rsidP="00F77A73">
      <w:pPr>
        <w:pStyle w:val="Default"/>
        <w:ind w:left="142" w:firstLine="578"/>
        <w:rPr>
          <w:b/>
          <w:bCs/>
          <w:sz w:val="18"/>
          <w:szCs w:val="18"/>
          <w:lang w:eastAsia="zh-CN"/>
        </w:rPr>
      </w:pPr>
    </w:p>
    <w:p w14:paraId="32A216D7" w14:textId="77777777" w:rsidR="00F77A73" w:rsidRPr="001F42D3" w:rsidRDefault="00F77A73" w:rsidP="00F77A73">
      <w:pPr>
        <w:pStyle w:val="Default"/>
      </w:pPr>
    </w:p>
    <w:p w14:paraId="0F53095B" w14:textId="77777777" w:rsidR="00F77A73" w:rsidRPr="001F42D3" w:rsidRDefault="00262078" w:rsidP="00F77A73">
      <w:pPr>
        <w:pStyle w:val="Default"/>
        <w:ind w:left="142"/>
      </w:pPr>
      <w:r>
        <w:pict w14:anchorId="5269F101">
          <v:shape id="_x0000_i1029" type="#_x0000_t75" style="width:295.5pt;height:273.75pt">
            <v:imagedata r:id="rId97" o:title=""/>
          </v:shape>
        </w:pict>
      </w:r>
    </w:p>
    <w:p w14:paraId="7F9A93F7" w14:textId="77777777" w:rsidR="00F77A73" w:rsidRPr="001F42D3" w:rsidRDefault="00F77A73" w:rsidP="00F77A73">
      <w:pPr>
        <w:pStyle w:val="Default"/>
        <w:ind w:left="142"/>
      </w:pPr>
    </w:p>
    <w:p w14:paraId="682B5580" w14:textId="77777777" w:rsidR="00F77A73" w:rsidRPr="001F42D3" w:rsidRDefault="00F77A73" w:rsidP="005C1693">
      <w:pPr>
        <w:pStyle w:val="BodyText"/>
        <w:rPr>
          <w:b/>
          <w:lang w:eastAsia="zh-CN"/>
        </w:rPr>
      </w:pPr>
      <w:r w:rsidRPr="001F42D3">
        <w:rPr>
          <w:lang w:eastAsia="zh-CN"/>
        </w:rPr>
        <w:t>The slot highlighted above would have the following values…</w:t>
      </w:r>
    </w:p>
    <w:p w14:paraId="6E8788AA" w14:textId="77777777" w:rsidR="00F77A73" w:rsidRPr="001F42D3" w:rsidRDefault="00F77A73" w:rsidP="00F77A73">
      <w:pPr>
        <w:pStyle w:val="Default"/>
        <w:ind w:left="142"/>
        <w:rPr>
          <w:sz w:val="23"/>
          <w:szCs w:val="23"/>
        </w:rPr>
      </w:pPr>
    </w:p>
    <w:p w14:paraId="6092DA2A"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(1, 1, 2, NA)</w:t>
      </w:r>
    </w:p>
    <w:p w14:paraId="7CC8798F"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2</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NA</w:t>
      </w:r>
    </w:p>
    <w:p w14:paraId="31EC7044" w14:textId="77777777" w:rsidR="00F77A73" w:rsidRPr="001F42D3" w:rsidRDefault="00F77A73" w:rsidP="00F77A73">
      <w:pPr>
        <w:pStyle w:val="Default"/>
        <w:ind w:left="142"/>
        <w:rPr>
          <w:b/>
          <w:bCs/>
          <w:sz w:val="18"/>
          <w:szCs w:val="18"/>
          <w:lang w:eastAsia="zh-CN"/>
        </w:rPr>
      </w:pPr>
    </w:p>
    <w:p w14:paraId="569BAA5B" w14:textId="77777777" w:rsidR="00F77A73" w:rsidRPr="001F42D3" w:rsidRDefault="00F77A73" w:rsidP="00F77A73">
      <w:pPr>
        <w:pStyle w:val="Default"/>
        <w:ind w:left="142"/>
        <w:rPr>
          <w:b/>
          <w:bCs/>
          <w:sz w:val="18"/>
          <w:szCs w:val="18"/>
          <w:lang w:eastAsia="zh-CN"/>
        </w:rPr>
      </w:pPr>
      <w:r w:rsidRPr="001F42D3">
        <w:rPr>
          <w:b/>
          <w:bCs/>
          <w:sz w:val="18"/>
          <w:szCs w:val="18"/>
          <w:lang w:eastAsia="zh-CN"/>
        </w:rPr>
        <w:t>MDC_ATTR_PUMP_PILLAR_DETAILS (1, NA, NA, 2)</w:t>
      </w:r>
    </w:p>
    <w:p w14:paraId="2CE3541B" w14:textId="77777777" w:rsidR="00F77A73" w:rsidRPr="001F42D3" w:rsidRDefault="00F77A73" w:rsidP="00F77A73">
      <w:pPr>
        <w:pStyle w:val="Default"/>
        <w:rPr>
          <w:b/>
          <w:bCs/>
          <w:sz w:val="18"/>
          <w:szCs w:val="18"/>
          <w:lang w:eastAsia="zh-CN"/>
        </w:rPr>
      </w:pPr>
      <w:r w:rsidRPr="001F42D3">
        <w:rPr>
          <w:b/>
          <w:bCs/>
          <w:sz w:val="18"/>
          <w:szCs w:val="18"/>
          <w:lang w:eastAsia="zh-CN"/>
        </w:rPr>
        <w:tab/>
      </w:r>
      <w:r w:rsidRPr="001F42D3">
        <w:rPr>
          <w:bCs/>
          <w:sz w:val="18"/>
          <w:szCs w:val="18"/>
          <w:lang w:eastAsia="zh-CN"/>
        </w:rPr>
        <w:t>Pillar</w:t>
      </w:r>
      <w:r w:rsidRPr="001F42D3">
        <w:rPr>
          <w:b/>
          <w:bCs/>
          <w:sz w:val="18"/>
          <w:szCs w:val="18"/>
          <w:lang w:eastAsia="zh-CN"/>
        </w:rPr>
        <w:t xml:space="preserve"> 1, </w:t>
      </w:r>
      <w:r w:rsidRPr="001F42D3">
        <w:rPr>
          <w:b/>
          <w:bCs/>
          <w:sz w:val="18"/>
          <w:szCs w:val="18"/>
          <w:lang w:eastAsia="zh-CN"/>
        </w:rPr>
        <w:tab/>
      </w:r>
      <w:r w:rsidRPr="001F42D3">
        <w:rPr>
          <w:b/>
          <w:bCs/>
          <w:sz w:val="18"/>
          <w:szCs w:val="18"/>
          <w:lang w:eastAsia="zh-CN"/>
        </w:rPr>
        <w:tab/>
      </w:r>
      <w:r w:rsidRPr="001F42D3">
        <w:rPr>
          <w:bCs/>
          <w:sz w:val="18"/>
          <w:szCs w:val="18"/>
          <w:lang w:eastAsia="zh-CN"/>
        </w:rPr>
        <w:t>Rack</w:t>
      </w:r>
      <w:r w:rsidRPr="001F42D3">
        <w:rPr>
          <w:b/>
          <w:bCs/>
          <w:sz w:val="18"/>
          <w:szCs w:val="18"/>
          <w:lang w:eastAsia="zh-CN"/>
        </w:rPr>
        <w:t xml:space="preserve"> NA, </w:t>
      </w:r>
      <w:r w:rsidRPr="001F42D3">
        <w:rPr>
          <w:b/>
          <w:bCs/>
          <w:sz w:val="18"/>
          <w:szCs w:val="18"/>
          <w:lang w:eastAsia="zh-CN"/>
        </w:rPr>
        <w:tab/>
      </w:r>
      <w:r w:rsidRPr="001F42D3">
        <w:rPr>
          <w:bCs/>
          <w:sz w:val="18"/>
          <w:szCs w:val="18"/>
          <w:lang w:eastAsia="zh-CN"/>
        </w:rPr>
        <w:t>Rack Slot</w:t>
      </w:r>
      <w:r w:rsidRPr="001F42D3">
        <w:rPr>
          <w:b/>
          <w:bCs/>
          <w:sz w:val="18"/>
          <w:szCs w:val="18"/>
          <w:lang w:eastAsia="zh-CN"/>
        </w:rPr>
        <w:t xml:space="preserve"> NA</w:t>
      </w:r>
      <w:r w:rsidRPr="001F42D3">
        <w:rPr>
          <w:bCs/>
          <w:sz w:val="18"/>
          <w:szCs w:val="18"/>
          <w:lang w:eastAsia="zh-CN"/>
        </w:rPr>
        <w:t xml:space="preserve">, </w:t>
      </w:r>
      <w:r w:rsidRPr="001F42D3">
        <w:rPr>
          <w:bCs/>
          <w:sz w:val="18"/>
          <w:szCs w:val="18"/>
          <w:lang w:eastAsia="zh-CN"/>
        </w:rPr>
        <w:tab/>
        <w:t>Pillar Slot</w:t>
      </w:r>
      <w:r w:rsidRPr="001F42D3">
        <w:rPr>
          <w:b/>
          <w:bCs/>
          <w:sz w:val="18"/>
          <w:szCs w:val="18"/>
          <w:lang w:eastAsia="zh-CN"/>
        </w:rPr>
        <w:t xml:space="preserve"> - 2</w:t>
      </w:r>
    </w:p>
    <w:p w14:paraId="124FAA76" w14:textId="77777777" w:rsidR="00F77A73" w:rsidRPr="001F42D3" w:rsidRDefault="00F77A73" w:rsidP="005C1693">
      <w:pPr>
        <w:pStyle w:val="BodyText"/>
      </w:pPr>
    </w:p>
    <w:p w14:paraId="5A5809F4" w14:textId="75363F5A" w:rsidR="00F77A73" w:rsidRDefault="00F77A73" w:rsidP="005C1693">
      <w:pPr>
        <w:pStyle w:val="BodyText"/>
      </w:pPr>
      <w:r w:rsidRPr="001F42D3">
        <w:lastRenderedPageBreak/>
        <w:br w:type="page"/>
      </w:r>
    </w:p>
    <w:p w14:paraId="1B111AA9" w14:textId="6691F347" w:rsidR="00E03793" w:rsidRPr="001F42D3" w:rsidRDefault="00E03793" w:rsidP="00E03793">
      <w:pPr>
        <w:pStyle w:val="Heading4"/>
        <w:numPr>
          <w:ilvl w:val="0"/>
          <w:numId w:val="0"/>
        </w:numPr>
        <w:rPr>
          <w:noProof w:val="0"/>
        </w:rPr>
      </w:pPr>
      <w:bookmarkStart w:id="1994" w:name="_Toc214889860"/>
      <w:r w:rsidRPr="001F42D3">
        <w:rPr>
          <w:noProof w:val="0"/>
        </w:rPr>
        <w:lastRenderedPageBreak/>
        <w:t>M.1.2.</w:t>
      </w:r>
      <w:r w:rsidR="00D06FBB">
        <w:rPr>
          <w:noProof w:val="0"/>
        </w:rPr>
        <w:t>5</w:t>
      </w:r>
      <w:r w:rsidRPr="001F42D3">
        <w:rPr>
          <w:noProof w:val="0"/>
        </w:rPr>
        <w:t xml:space="preserve"> </w:t>
      </w:r>
      <w:r w:rsidRPr="00E03793">
        <w:rPr>
          <w:noProof w:val="0"/>
        </w:rPr>
        <w:t>Infusion event sample message for a single Rack in a Pillar</w:t>
      </w:r>
      <w:bookmarkEnd w:id="1994"/>
    </w:p>
    <w:p w14:paraId="64EE535F"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MSH|^~\&amp;|DEVICE_PUMPVENDOR^9999990000000000^EUI-64|PUMPVENDOR|DOC_VENDOR|DOC_VENDOR|20250515202812+0000||ORU^R42^ORU_R01|980|P|2.6|||AL|NE||UNICODE UTF-8|en^English^ISO639||IHE_PCD_010^IHE PCD^1.3.6.1.4.1.19376.1.6.4.10^ISO</w:t>
      </w:r>
    </w:p>
    <w:p w14:paraId="26014572"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PID|||2010005^^^ICUPGI24^U||Doe^Baby^^^^^L|Smith^^^^^^L|20220702|F|||100 Main St^^Irving^TX^75063^^M</w:t>
      </w:r>
    </w:p>
    <w:p w14:paraId="19D1E967"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PV1||I|Newborn Nursery^^</w:t>
      </w:r>
    </w:p>
    <w:p w14:paraId="24F3D6BB"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OBR|1|2012061^Pump Model^9999990000000000^EUI-64|2012061^Pump Model^9999990000000000^EUI-64|DOPamine^DOPamine|||20250515202812+0000</w:t>
      </w:r>
    </w:p>
    <w:p w14:paraId="39819442"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OBX|1||70101^MDC_DEV_PUMP_INFUS_RACK_MDS^MDC|1.0.0.0|||||||X|||||||100256^Rack Model^9999990000000000^EUI-64</w:t>
      </w:r>
    </w:p>
    <w:p w14:paraId="3B217707"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OBX|2|ST|67880^MDC_ATTR_ID_MODEL^MDC|1.0.0.1|manufacturer="PumpVendor" model="Rack Model"||||||R|||20250515202812+0000|||||20250515202812+0000</w:t>
      </w:r>
    </w:p>
    <w:p w14:paraId="0DE01339"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OBX|3|CWE|67972^MDC_ATTR_SYS_ID^MDC|1.0.0.2|100256^9999990000000000^EUI-64||||||R|||20250515202812+0000|||||20250515202812+0000</w:t>
      </w:r>
    </w:p>
    <w:p w14:paraId="684E36B7"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OBX|4|ST|68549^MDC_ATTR_PILLAR_ASSEMBLY^MDC|1.0.0.3|1~1~6~NA~NA~slot-rack-direction-down||||||F|</w:t>
      </w:r>
    </w:p>
    <w:p w14:paraId="1B95EF7D"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OBX|5||70054^MDC_DEV_PUMP_INFUS_SYRINGE_VMD^MDC|1.1.0.0|||||||X|||||||2012061^Pump Model^9999990000000000^EUI-64</w:t>
      </w:r>
    </w:p>
    <w:p w14:paraId="62113C31"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OBX|6|ST|67880^MDC_ATTR_ID_MODEL^MDC|1.0.0.1|manufacturer="PumpVendor" model="Pump Model"||||||R|||20250515202812+0000|||||20250515202812+0000</w:t>
      </w:r>
    </w:p>
    <w:p w14:paraId="4A3EFCF7"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OBX|7|CWE|67972^MDC_ATTR_SYS_ID^MDC|1.0.0.2|2012061^9999990000000000^EUI-64||||||R|||20250515202812+0000|||||20250515202812+0000</w:t>
      </w:r>
    </w:p>
    <w:p w14:paraId="6D7B6F69"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OBX|8|CWE|68487^MDC_ATTR_EVT_COND^MDC|1.1.0.6|197288^MDC_EVT_PUMP_DELIV_START^MDC||||||R|||20250515202812+0000|||||20250515202812+0000</w:t>
      </w:r>
    </w:p>
    <w:p w14:paraId="336E0DA0"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OBX|9|CWE|68488^MDC_ATTR_EVT_SOURCE^MDC|1.1.0.4|70071^MDC_DEV_PUMP_INFUSATE_SOURCE_PRIMARY_CHAN^MDC||||||R|||20250515202812+0000|||||20250515202812+0000</w:t>
      </w:r>
    </w:p>
    <w:p w14:paraId="200D7DFB"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OBX|10|ST|68550^MDC_ATTR_PUMP_PILLAR_DETAILS^MDC|1.1.0.5|1~1~4~NA||||||F</w:t>
      </w:r>
    </w:p>
    <w:p w14:paraId="40A6CB45"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OBX|11||70067^MDC_DEV_PUMP_DELIVERY_INFO^MDC|1.1.1.0|||||||X</w:t>
      </w:r>
    </w:p>
    <w:p w14:paraId="59D0DBAC"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OBX|12|CWE|184519^MDC_PUMP_INFUSING_STATUS^MDC|1.1.1.1|^pump-status-infusing||||||R|||20250515202812+0000|||||20250515202812+0000</w:t>
      </w:r>
    </w:p>
    <w:p w14:paraId="3C884BDF"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OBX|13|CWE|158015^MDC_PUMP_ENABLED_SOURCES^MDC|1.1.1.2|^pump-source-info-primary||||||R|||20250515202812+0000|||||20250515202812+0000</w:t>
      </w:r>
    </w:p>
    <w:p w14:paraId="53D3838D"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OBX|14|CWE|158016^MDC_PUMP_ACTIVE_SOURCES^MDC|1.1.1.3|^pump-source-info-primary||||||R|||20250515202812+0000|||||20250515202812+0000</w:t>
      </w:r>
    </w:p>
    <w:p w14:paraId="746A9462"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OBX|15|NM|157784^MDC_FLOW_FLUID_PUMP^MDC|1.1.1.4|0.7500|265266^MDC_DIM_MILLI_L_PER_HR^MDC^mL/h^mL/h^UCUM|||||R|||20250515202812+0000|||||20250515202812+0000</w:t>
      </w:r>
    </w:p>
    <w:p w14:paraId="37CB5D7A"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lastRenderedPageBreak/>
        <w:t>OBX|16|NM|158080^MDC_VOL_FLUID_DELIV_PUMP_TOTAL^MDC|1.1.1.5|0.0000|263762^MDC_DIM_MILLI_L^MDC^mL^mL^UCUM|||||R|||20250515202812+0000|||||20250515202812+0000</w:t>
      </w:r>
    </w:p>
    <w:p w14:paraId="0FCDDE20"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OBX|17||70071^MDC_DEV_PUMP_INFUSATE_SOURCE_PRIMARY_CHAN^MDC|1.1.2.0|||||||X</w:t>
      </w:r>
    </w:p>
    <w:p w14:paraId="67CF2C11"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OBX|18|CWE|158005^MDC_PUMP_CURRENT_DELIVERY_STATUS^MDC|1.1.2.1|^pump-delivery-status-delivering||||||R|||20250515202812+0000|||||20250515202812+0000</w:t>
      </w:r>
    </w:p>
    <w:p w14:paraId="11DA7C18"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OBX|19|CWE|158008^MDC_PUMP_PROGRAM_DELIVERY_MODE^MDC|1.1.2.2|^pump-program-delivery-mode-continuous||||||R|||20250515202812+0000|||||20250515202812+0000</w:t>
      </w:r>
    </w:p>
    <w:p w14:paraId="05D75820"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OBX|20|CWE|158009^MDC_PUMP_PROGRAM_STATUS^MDC|1.1.2.3|^pump-program-status-active||||||R|||20250515202812+0000|||||20250515202812+0000</w:t>
      </w:r>
    </w:p>
    <w:p w14:paraId="315C67F7"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OBX|21|CWE|158007^MDC_PUMP_PROGRAM_COMPLETION_MODE^MDC|1.1.2.4|^pump-program-completion-mode-stop||||||R|||20250515202812+0000|||||20250515202812+0000</w:t>
      </w:r>
    </w:p>
    <w:p w14:paraId="410D4C3E"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OBX|22|ST|158012^MDC_PUMP_SOURCE_CHANNEL_LABEL^MDC|1.1.2.5|Primary||||||R|||20250515202812+0000|||||20250515202812+0000</w:t>
      </w:r>
    </w:p>
    <w:p w14:paraId="3632B460"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OBX|23|NM|157993^MDC_VOL_FLUID_DELIV_TOTAL^MDC|1.1.2.6|0.0000|263762^MDC_DIM_MILLI_L^MDC^mL^mL^UCUM|||||R|||20250515202812+0000|||||20250515202812+0000</w:t>
      </w:r>
    </w:p>
    <w:p w14:paraId="523E9626"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OBX|24|ST|184516^MDC_PUMP_DRUG_LIBRARY_CARE_AREA^MDC|1.1.2.7|Connectathon||||||R|||20250515202800+0000|||||20250515202800+0000</w:t>
      </w:r>
    </w:p>
    <w:p w14:paraId="46131063"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OBX|25|ST|184514^MDC_DRUG_NAME_LABEL^MDC|1.1.2.8|DOPamine||||||R|||20250515202800+0000|||||20250515202800+0000</w:t>
      </w:r>
    </w:p>
    <w:p w14:paraId="646884F9"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OBX|26|NM|157760^MDC_CONC_DRUG^MDC|1.1.2.9|1.6000|264306^MDC_DIM_MILLI_G_PER_ML^MDC^mg/mL^mg/mL^UCUM|||||R|||20250515202811+0000|||||20250515202811+0000</w:t>
      </w:r>
    </w:p>
    <w:p w14:paraId="18C22A96"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OBX|27|NM|68063^MDC_ATTR_PT_WEIGHT^MDC|1.1.2.10|4.0000|263875^MDC_DIM_KILO_G^MDC^kg^kg^UCUM|||||R|||20250515202811+0000|||||20250515202811+0000</w:t>
      </w:r>
    </w:p>
    <w:p w14:paraId="6BE88612"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OBX|28|NM|158084^MDC_VOL_FLUID_DELIV_METHOD_TOTAL^MDC|1.1.2.11|0.0000|263762^MDC_DIM_MILLI_L^MDC^mL^mL^UCUM|||||R|||20250515202812+0000|||||20250515202812+0000</w:t>
      </w:r>
    </w:p>
    <w:p w14:paraId="526C489D"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OBX|29|NM|157924^MDC_RATE_DOSE^MDC|1.1.2.12|5.0000|265619^MDC_DIM_MICRO_G_PER_KG_PER_MIN^MDC^ug/kg/min^ug/kg/min^UCUM|||||R|||20250515202812+0000|||||20250515202812+0000</w:t>
      </w:r>
    </w:p>
    <w:p w14:paraId="1F2A946A"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OBX|30|NM|16935000^MDC_FLOW_FLUID_PUMP_SETTING^MDC|1.1.2.13|0.7500|265266^MDC_DIM_MILLI_L_PER_HR^MDC^mL/h^mL/h^UCUM|||||R|||20250515202812+0000|||||20250515202812+0000</w:t>
      </w:r>
    </w:p>
    <w:p w14:paraId="3F8C7722"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OBX|31|NM|157997^MDC_TIME_PD_REMAIN_CONTAINER^MDC|1.1.2.14|41386|264320^MDC_DIM_X_SEC^MDC^s^s^UCUM|||||R|||20250515202812+0000|||||20250515202812+0000</w:t>
      </w:r>
    </w:p>
    <w:p w14:paraId="0AC317EA"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OBX|32||70091^MDC_DEV_PUMP_SYRINGE_INFO^MDC|1.1.7.0|||||||X</w:t>
      </w:r>
    </w:p>
    <w:p w14:paraId="79792733"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OBX|33|ST|184476^MDC_SYRINGE_TYPE^MDC|1.1.7.1|B-D 10||||||R|||20250515202811+0000|||||20250515202811+0000</w:t>
      </w:r>
    </w:p>
    <w:p w14:paraId="37E1BC66"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OBX|34|ST|184488^MDC_SYRINGE_MANUFACTURER^MDC|1.1.7.2|B-D||||||R|||20250515202811+0000|||||20250515202811+0000</w:t>
      </w:r>
    </w:p>
    <w:p w14:paraId="6A056C0B" w14:textId="77777777"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lastRenderedPageBreak/>
        <w:t>OBX|35|NM|157880^MDC_VOL_SYRINGE^MDC|1.1.7.3|10|263762^MDC_DIM_MILLI_L^MDC^mL^mL^UCUM|||||R|||20250515202811+0000|||||20250515202811+0000</w:t>
      </w:r>
    </w:p>
    <w:p w14:paraId="5AA60EF3" w14:textId="6D0EDDC6" w:rsidR="00E03793" w:rsidRPr="00E03793" w:rsidRDefault="00E03793" w:rsidP="00E03793">
      <w:pPr>
        <w:pStyle w:val="BodyText"/>
        <w:rPr>
          <w:rFonts w:ascii="Courier New" w:hAnsi="Courier New" w:cs="Courier New"/>
          <w:sz w:val="20"/>
        </w:rPr>
      </w:pPr>
      <w:r w:rsidRPr="00E03793">
        <w:rPr>
          <w:rFonts w:ascii="Courier New" w:hAnsi="Courier New" w:cs="Courier New"/>
          <w:sz w:val="20"/>
        </w:rPr>
        <w:t>OBX|36|NM|157984^MDC_VOL_SYRINGE_REMAIN^MDC|1.1.7.4|8.6220|263762^MDC_DIM_MILLI_L^MDC^mL^mL^UCUM|||||R|||20250515202812+0000|||||20250515202812+0000</w:t>
      </w:r>
    </w:p>
    <w:p w14:paraId="46418874" w14:textId="77777777" w:rsidR="00B11855" w:rsidRPr="001F42D3" w:rsidRDefault="003D003E" w:rsidP="005C1693">
      <w:pPr>
        <w:pStyle w:val="Heading1"/>
        <w:numPr>
          <w:ilvl w:val="0"/>
          <w:numId w:val="0"/>
        </w:numPr>
        <w:rPr>
          <w:noProof w:val="0"/>
        </w:rPr>
      </w:pPr>
      <w:bookmarkStart w:id="1995" w:name="_Toc214889861"/>
      <w:r w:rsidRPr="001F42D3">
        <w:rPr>
          <w:noProof w:val="0"/>
        </w:rPr>
        <w:lastRenderedPageBreak/>
        <w:t>Glossary</w:t>
      </w:r>
      <w:bookmarkEnd w:id="1953"/>
      <w:bookmarkEnd w:id="1954"/>
      <w:bookmarkEnd w:id="1995"/>
      <w:r w:rsidRPr="001F42D3">
        <w:rPr>
          <w:noProof w:val="0"/>
        </w:rPr>
        <w:t xml:space="preserve"> </w:t>
      </w:r>
    </w:p>
    <w:p w14:paraId="23174AAD" w14:textId="028DB2B6" w:rsidR="00800492" w:rsidRPr="001F42D3" w:rsidRDefault="0032385F" w:rsidP="00800492">
      <w:pPr>
        <w:pStyle w:val="BodyText"/>
      </w:pPr>
      <w:bookmarkStart w:id="1996" w:name="_Hlk31371198"/>
      <w:bookmarkStart w:id="1997" w:name="OLE_LINK5"/>
      <w:r w:rsidRPr="001F42D3">
        <w:t xml:space="preserve">Please see the IHE Technical Frameworks General Introduction, </w:t>
      </w:r>
      <w:hyperlink r:id="rId98" w:history="1">
        <w:r w:rsidRPr="001F42D3">
          <w:rPr>
            <w:rStyle w:val="Hyperlink"/>
          </w:rPr>
          <w:t>Appendix D - Glossary</w:t>
        </w:r>
      </w:hyperlink>
      <w:r w:rsidRPr="001F42D3">
        <w:t xml:space="preserve"> for the IHE Glossary</w:t>
      </w:r>
      <w:bookmarkEnd w:id="1996"/>
      <w:r w:rsidRPr="001F42D3">
        <w:t>.</w:t>
      </w:r>
      <w:bookmarkEnd w:id="1997"/>
    </w:p>
    <w:p w14:paraId="5B1C9EBC" w14:textId="21A8BBB0" w:rsidR="00B11855" w:rsidRPr="001F42D3" w:rsidRDefault="00B11855" w:rsidP="00800492">
      <w:pPr>
        <w:pStyle w:val="BodyText"/>
        <w:rPr>
          <w:highlight w:val="yellow"/>
        </w:rPr>
      </w:pPr>
    </w:p>
    <w:sectPr w:rsidR="00B11855" w:rsidRPr="001F42D3" w:rsidSect="002E782A">
      <w:headerReference w:type="even" r:id="rId99"/>
      <w:headerReference w:type="default" r:id="rId100"/>
      <w:footerReference w:type="even" r:id="rId101"/>
      <w:footerReference w:type="default" r:id="rId102"/>
      <w:headerReference w:type="first" r:id="rId103"/>
      <w:footerReference w:type="first" r:id="rId104"/>
      <w:pgSz w:w="12240" w:h="15840" w:code="1"/>
      <w:pgMar w:top="1440" w:right="1080" w:bottom="1440" w:left="1800" w:header="720" w:footer="720" w:gutter="0"/>
      <w:lnNumType w:countBy="5" w:restart="continuous"/>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6" w:author="Kurt Elliason" w:date="2026-06-08T14:59:00Z" w:initials="KE">
    <w:p w14:paraId="54488DB6" w14:textId="15B93C03" w:rsidR="000C32B1" w:rsidRDefault="000C32B1">
      <w:pPr>
        <w:pStyle w:val="CommentText"/>
      </w:pPr>
      <w:r>
        <w:rPr>
          <w:rStyle w:val="CommentReference"/>
        </w:rPr>
        <w:annotationRef/>
      </w:r>
      <w:r>
        <w:t>Should this say 2.9 since the triggers require 2.9?</w:t>
      </w:r>
    </w:p>
  </w:comment>
  <w:comment w:id="914" w:author="Kurt Elliason" w:date="2026-06-08T14:58:00Z" w:initials="KE">
    <w:p w14:paraId="1E8BA52D" w14:textId="0831A350" w:rsidR="000C32B1" w:rsidRDefault="000C32B1">
      <w:pPr>
        <w:pStyle w:val="CommentText"/>
      </w:pPr>
      <w:r>
        <w:rPr>
          <w:rStyle w:val="CommentReference"/>
        </w:rPr>
        <w:annotationRef/>
      </w:r>
      <w:r>
        <w:t>Should this say 2.9 since the triggers require 2.9?</w:t>
      </w:r>
    </w:p>
  </w:comment>
  <w:comment w:id="1012" w:author="Kurt Elliason" w:date="2026-06-08T15:01:00Z" w:initials="KE">
    <w:p w14:paraId="0A75E9E2" w14:textId="1405E540" w:rsidR="000C32B1" w:rsidRDefault="000C32B1">
      <w:pPr>
        <w:pStyle w:val="CommentText"/>
      </w:pPr>
      <w:r>
        <w:rPr>
          <w:rStyle w:val="CommentReference"/>
        </w:rPr>
        <w:annotationRef/>
      </w:r>
      <w:r>
        <w:t>Should these rows be deleted?</w:t>
      </w:r>
    </w:p>
  </w:comment>
  <w:comment w:id="1321" w:author="Kurt Elliason" w:date="2026-06-08T15:06:00Z" w:initials="KE">
    <w:p w14:paraId="725B69FA" w14:textId="548CDBAC" w:rsidR="000C32B1" w:rsidRDefault="000C32B1">
      <w:pPr>
        <w:pStyle w:val="CommentText"/>
      </w:pPr>
      <w:r>
        <w:rPr>
          <w:rStyle w:val="CommentReference"/>
        </w:rPr>
        <w:annotationRef/>
      </w:r>
      <w:r>
        <w:t>Is this still true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488DB6" w15:done="0"/>
  <w15:commentEx w15:paraId="1E8BA52D" w15:done="0"/>
  <w15:commentEx w15:paraId="0A75E9E2" w15:done="0"/>
  <w15:commentEx w15:paraId="725B69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53BE71" w16cex:dateUtc="2026-06-08T19:59:00Z"/>
  <w16cex:commentExtensible w16cex:durableId="453F6381" w16cex:dateUtc="2026-06-08T19:58:00Z"/>
  <w16cex:commentExtensible w16cex:durableId="1B04AF79" w16cex:dateUtc="2026-06-08T20:01:00Z"/>
  <w16cex:commentExtensible w16cex:durableId="4C0AAC51" w16cex:dateUtc="2026-06-08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488DB6" w16cid:durableId="0453BE71"/>
  <w16cid:commentId w16cid:paraId="1E8BA52D" w16cid:durableId="453F6381"/>
  <w16cid:commentId w16cid:paraId="0A75E9E2" w16cid:durableId="1B04AF79"/>
  <w16cid:commentId w16cid:paraId="725B69FA" w16cid:durableId="4C0AAC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258E7" w14:textId="77777777" w:rsidR="004D56E0" w:rsidRDefault="004D56E0">
      <w:pPr>
        <w:ind w:hanging="2"/>
      </w:pPr>
      <w:r>
        <w:separator/>
      </w:r>
    </w:p>
  </w:endnote>
  <w:endnote w:type="continuationSeparator" w:id="0">
    <w:p w14:paraId="7AEB8E1C" w14:textId="77777777" w:rsidR="004D56E0" w:rsidRDefault="004D56E0">
      <w:pPr>
        <w:ind w:hanging="2"/>
      </w:pPr>
      <w:r>
        <w:continuationSeparator/>
      </w:r>
    </w:p>
  </w:endnote>
  <w:endnote w:type="continuationNotice" w:id="1">
    <w:p w14:paraId="5883B428" w14:textId="77777777" w:rsidR="004D56E0" w:rsidRDefault="004D56E0" w:rsidP="00B75A62">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Calisto MT">
    <w:panose1 w:val="02040603050505030304"/>
    <w:charset w:val="00"/>
    <w:family w:val="roman"/>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ourierNewPSMT">
    <w:altName w:val="Courier New"/>
    <w:charset w:val="00"/>
    <w:family w:val="roma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r ??’c">
    <w:altName w:val="MS Gothic"/>
    <w:panose1 w:val="00000000000000000000"/>
    <w:charset w:val="80"/>
    <w:family w:val="modern"/>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MT">
    <w:altName w:val="Arial"/>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LucidaConsole">
    <w:altName w:val="Calibri"/>
    <w:charset w:val="00"/>
    <w:family w:val="swiss"/>
    <w:pitch w:val="fixed"/>
    <w:sig w:usb0="8000028F" w:usb1="00001800" w:usb2="00000000" w:usb3="00000000" w:csb0="0000001F" w:csb1="00000000"/>
  </w:font>
  <w:font w:name="LiberationSerif">
    <w:altName w:val="Calibri"/>
    <w:panose1 w:val="00000000000000000000"/>
    <w:charset w:val="00"/>
    <w:family w:val="auto"/>
    <w:notTrueType/>
    <w:pitch w:val="default"/>
    <w:sig w:usb0="00000003" w:usb1="00000000" w:usb2="00000000" w:usb3="00000000" w:csb0="00000001" w:csb1="00000000"/>
  </w:font>
  <w:font w:name="LiberationSans">
    <w:altName w:val="Calibri"/>
    <w:panose1 w:val="00000000000000000000"/>
    <w:charset w:val="00"/>
    <w:family w:val="auto"/>
    <w:notTrueType/>
    <w:pitch w:val="default"/>
    <w:sig w:usb0="00000003" w:usb1="00000000" w:usb2="00000000" w:usb3="00000000" w:csb0="00000001" w:csb1="00000000"/>
  </w:font>
  <w:font w:name="LiberationSerif-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A07B" w14:textId="77777777" w:rsidR="00822F0A" w:rsidRDefault="00822F0A">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22F2C" w14:textId="77777777" w:rsidR="00351E42" w:rsidRDefault="00351E42" w:rsidP="00C15551">
    <w:pPr>
      <w:pStyle w:val="Header"/>
      <w:ind w:hanging="2"/>
    </w:pPr>
    <w:r>
      <w:t>______________________________________________________________________________</w:t>
    </w:r>
  </w:p>
  <w:p w14:paraId="32789383" w14:textId="0EBA50CB" w:rsidR="00351E42" w:rsidRPr="00506FBD" w:rsidRDefault="00351E42" w:rsidP="00C15551">
    <w:pPr>
      <w:pStyle w:val="Footer"/>
      <w:ind w:hanging="2"/>
      <w:rPr>
        <w:sz w:val="20"/>
      </w:rPr>
    </w:pPr>
    <w:r w:rsidRPr="00506FBD">
      <w:rPr>
        <w:sz w:val="20"/>
      </w:rPr>
      <w:t xml:space="preserve">Rev. </w:t>
    </w:r>
    <w:r w:rsidR="00673D6E">
      <w:rPr>
        <w:sz w:val="20"/>
      </w:rPr>
      <w:t>11</w:t>
    </w:r>
    <w:r w:rsidRPr="00506FBD">
      <w:rPr>
        <w:sz w:val="20"/>
      </w:rPr>
      <w:t xml:space="preserve">.0 – </w:t>
    </w:r>
    <w:r w:rsidR="001F42D3">
      <w:rPr>
        <w:sz w:val="20"/>
      </w:rPr>
      <w:t>Final Text</w:t>
    </w:r>
    <w:r w:rsidR="00C376F6">
      <w:rPr>
        <w:sz w:val="20"/>
      </w:rPr>
      <w:t xml:space="preserve"> </w:t>
    </w:r>
    <w:r w:rsidR="00673D6E">
      <w:rPr>
        <w:sz w:val="20"/>
      </w:rPr>
      <w:t>2025</w:t>
    </w:r>
    <w:r w:rsidR="00C376F6">
      <w:rPr>
        <w:sz w:val="20"/>
      </w:rPr>
      <w:t>-</w:t>
    </w:r>
    <w:r w:rsidR="00673D6E">
      <w:rPr>
        <w:sz w:val="20"/>
      </w:rPr>
      <w:t>xx</w:t>
    </w:r>
    <w:r w:rsidR="00F5417D">
      <w:rPr>
        <w:sz w:val="20"/>
      </w:rPr>
      <w:t>-</w:t>
    </w:r>
    <w:r w:rsidR="00673D6E">
      <w:rPr>
        <w:sz w:val="20"/>
      </w:rPr>
      <w:t>xx</w:t>
    </w:r>
    <w:r w:rsidR="00673D6E" w:rsidRPr="00506FBD">
      <w:rPr>
        <w:sz w:val="20"/>
      </w:rPr>
      <w:t xml:space="preserve">                               </w:t>
    </w:r>
    <w:r w:rsidRPr="00506FBD">
      <w:rPr>
        <w:rStyle w:val="PageNumber"/>
        <w:sz w:val="20"/>
      </w:rPr>
      <w:fldChar w:fldCharType="begin"/>
    </w:r>
    <w:r w:rsidRPr="00506FBD">
      <w:rPr>
        <w:rStyle w:val="PageNumber"/>
        <w:sz w:val="20"/>
      </w:rPr>
      <w:instrText xml:space="preserve"> PAGE </w:instrText>
    </w:r>
    <w:r w:rsidRPr="00506FBD">
      <w:rPr>
        <w:rStyle w:val="PageNumber"/>
        <w:sz w:val="20"/>
      </w:rPr>
      <w:fldChar w:fldCharType="separate"/>
    </w:r>
    <w:r>
      <w:rPr>
        <w:rStyle w:val="PageNumber"/>
        <w:noProof/>
        <w:sz w:val="20"/>
      </w:rPr>
      <w:t>123</w:t>
    </w:r>
    <w:r w:rsidRPr="00506FBD">
      <w:rPr>
        <w:rStyle w:val="PageNumber"/>
        <w:sz w:val="20"/>
      </w:rPr>
      <w:fldChar w:fldCharType="end"/>
    </w:r>
    <w:r w:rsidRPr="00506FBD">
      <w:rPr>
        <w:sz w:val="20"/>
      </w:rPr>
      <w:t xml:space="preserve">                           Copyright © </w:t>
    </w:r>
    <w:r w:rsidR="00673D6E">
      <w:rPr>
        <w:sz w:val="20"/>
      </w:rPr>
      <w:t>2025</w:t>
    </w:r>
    <w:r w:rsidRPr="00506FBD">
      <w:rPr>
        <w:sz w:val="20"/>
      </w:rPr>
      <w:t>: IHE International, Inc.</w:t>
    </w:r>
  </w:p>
  <w:p w14:paraId="6FAF9D62" w14:textId="4B5FA067" w:rsidR="00C376F6" w:rsidRPr="00A92110" w:rsidRDefault="001F42D3" w:rsidP="00A92110">
    <w:pPr>
      <w:pStyle w:val="Footer"/>
      <w:ind w:hanging="2"/>
      <w:rPr>
        <w:sz w:val="20"/>
      </w:rPr>
    </w:pPr>
    <w:r>
      <w:rPr>
        <w:sz w:val="20"/>
      </w:rPr>
      <w:t>Template Rev. 1.3 – 2021-08-16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1376" w14:textId="2F6FFB56" w:rsidR="00351E42" w:rsidRDefault="00351E42" w:rsidP="00A92110">
    <w:pPr>
      <w:pStyle w:val="BodyText"/>
      <w:jc w:val="center"/>
    </w:pPr>
    <w:r w:rsidRPr="00C30B37">
      <w:t xml:space="preserve">Copyright © </w:t>
    </w:r>
    <w:r w:rsidR="00673D6E" w:rsidRPr="00C30B37">
      <w:t>20</w:t>
    </w:r>
    <w:r w:rsidR="00673D6E">
      <w:t>25</w:t>
    </w:r>
    <w:r w:rsidRPr="00C30B37">
      <w:t>: IHE International, Inc</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817E" w14:textId="77777777" w:rsidR="004D56E0" w:rsidRDefault="004D56E0">
      <w:pPr>
        <w:ind w:hanging="2"/>
      </w:pPr>
      <w:r>
        <w:separator/>
      </w:r>
    </w:p>
  </w:footnote>
  <w:footnote w:type="continuationSeparator" w:id="0">
    <w:p w14:paraId="40D4A98A" w14:textId="77777777" w:rsidR="004D56E0" w:rsidRDefault="004D56E0">
      <w:pPr>
        <w:ind w:hanging="2"/>
      </w:pPr>
      <w:r>
        <w:continuationSeparator/>
      </w:r>
    </w:p>
  </w:footnote>
  <w:footnote w:type="continuationNotice" w:id="1">
    <w:p w14:paraId="6CEECEBC" w14:textId="77777777" w:rsidR="004D56E0" w:rsidRDefault="004D56E0" w:rsidP="00B75A62">
      <w:pPr>
        <w:ind w:hanging="2"/>
      </w:pPr>
    </w:p>
  </w:footnote>
  <w:footnote w:id="2">
    <w:p w14:paraId="246E04E3" w14:textId="77777777" w:rsidR="00351E42" w:rsidRDefault="00351E42">
      <w:pPr>
        <w:autoSpaceDE w:val="0"/>
        <w:autoSpaceDN w:val="0"/>
        <w:adjustRightInd w:val="0"/>
        <w:ind w:hanging="2"/>
      </w:pPr>
      <w:r>
        <w:rPr>
          <w:sz w:val="20"/>
          <w:vertAlign w:val="superscript"/>
        </w:rPr>
        <w:footnoteRef/>
      </w:r>
      <w:r>
        <w:t xml:space="preserve"> </w:t>
      </w:r>
      <w:r>
        <w:rPr>
          <w:sz w:val="20"/>
        </w:rPr>
        <w:t>The HL7 V2.6 IS data type is limited to 5 chars and so these mnemonics cannot be used. Although HL7 V2.7 replaces the IS datatype with the CWE datatype and longer mnemonics we need to restrict this to be compatible with HL7 V2.6 for now. OBX-8 can be a repeated field with ~ separators.</w:t>
      </w:r>
    </w:p>
  </w:footnote>
  <w:footnote w:id="3">
    <w:p w14:paraId="2BBE3396" w14:textId="77777777" w:rsidR="00351E42" w:rsidRDefault="00351E42" w:rsidP="0034511D">
      <w:pPr>
        <w:pStyle w:val="BodyText"/>
      </w:pPr>
    </w:p>
    <w:p w14:paraId="3ACDC108" w14:textId="77777777" w:rsidR="00351E42" w:rsidRDefault="00351E42" w:rsidP="0034511D">
      <w:pPr>
        <w:pStyle w:val="BodyText"/>
      </w:pPr>
    </w:p>
  </w:footnote>
  <w:footnote w:id="4">
    <w:p w14:paraId="02732AF3" w14:textId="77777777" w:rsidR="00351E42" w:rsidRDefault="00351E42" w:rsidP="00A32D52">
      <w:pPr>
        <w:autoSpaceDE w:val="0"/>
        <w:autoSpaceDN w:val="0"/>
        <w:adjustRightInd w:val="0"/>
        <w:ind w:hanging="2"/>
      </w:pPr>
      <w:r>
        <w:rPr>
          <w:sz w:val="20"/>
          <w:vertAlign w:val="superscript"/>
        </w:rPr>
        <w:footnoteRef/>
      </w:r>
      <w:r>
        <w:t xml:space="preserve"> </w:t>
      </w:r>
      <w:r>
        <w:rPr>
          <w:sz w:val="20"/>
        </w:rPr>
        <w:t>The ‘EBWW’ code was defined in ISO/IEEE 11073-30200, indicating a local time-of-day clock that was manually set by the ‘eyeball and wristwatch’ method.</w:t>
      </w:r>
    </w:p>
  </w:footnote>
  <w:footnote w:id="5">
    <w:p w14:paraId="174353FE" w14:textId="62341F3B" w:rsidR="00351E42" w:rsidRDefault="00351E42" w:rsidP="00A32D52">
      <w:pPr>
        <w:autoSpaceDE w:val="0"/>
        <w:autoSpaceDN w:val="0"/>
        <w:adjustRightInd w:val="0"/>
        <w:ind w:hanging="2"/>
      </w:pPr>
      <w:r>
        <w:rPr>
          <w:sz w:val="20"/>
          <w:vertAlign w:val="superscript"/>
        </w:rPr>
        <w:footnoteRef/>
      </w:r>
      <w:r>
        <w:t xml:space="preserve"> </w:t>
      </w:r>
      <w:r>
        <w:rPr>
          <w:sz w:val="20"/>
        </w:rPr>
        <w:t>The synchronization accuracy of the Bluetooth BTV1 clock to an absolute time reference should be reported using MDC_ATTR_TIME_HI_RES, and OBX-5 should contain the value of the BTV1 clock.</w:t>
      </w:r>
    </w:p>
  </w:footnote>
  <w:footnote w:id="6">
    <w:p w14:paraId="5357EAF9" w14:textId="104D2891" w:rsidR="00351E42" w:rsidRDefault="00351E42">
      <w:pPr>
        <w:pStyle w:val="FootnoteText"/>
        <w:ind w:hanging="2"/>
      </w:pPr>
      <w:r>
        <w:rPr>
          <w:rStyle w:val="FootnoteReference"/>
        </w:rPr>
        <w:footnoteRef/>
      </w:r>
      <w:r>
        <w:t xml:space="preserve"> FHIR </w:t>
      </w:r>
      <w:r w:rsidRPr="00E20D3D">
        <w:t>is the registered trademark of Health Level Seven International.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F8CF" w14:textId="77777777" w:rsidR="00822F0A" w:rsidRDefault="00822F0A">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3813" w14:textId="1421D2CB" w:rsidR="00351E42" w:rsidRDefault="00351E42" w:rsidP="001466DF">
    <w:pPr>
      <w:pStyle w:val="BodyText"/>
    </w:pPr>
    <w:r>
      <w:t>IHE Device</w:t>
    </w:r>
    <w:r w:rsidR="00822F0A">
      <w:t>s</w:t>
    </w:r>
    <w:r>
      <w:t xml:space="preserve"> Technical Framework, Vol. 2 (</w:t>
    </w:r>
    <w:r w:rsidR="00822F0A">
      <w:t>DEV</w:t>
    </w:r>
    <w:r>
      <w:t xml:space="preserve"> TF-2): Transactions</w:t>
    </w:r>
  </w:p>
  <w:p w14:paraId="50E62783" w14:textId="77777777" w:rsidR="00351E42" w:rsidRDefault="00351E42" w:rsidP="001466DF">
    <w:pPr>
      <w:pStyle w:val="BodyText"/>
    </w:pPr>
    <w:r>
      <w:t>______________________________________________________________________________</w:t>
    </w:r>
  </w:p>
  <w:p w14:paraId="2886BB09" w14:textId="77777777" w:rsidR="00351E42" w:rsidRPr="0081118B" w:rsidRDefault="00351E42" w:rsidP="001466DF">
    <w:pPr>
      <w:pStyle w:val="Body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FF2A" w14:textId="77777777" w:rsidR="00822F0A" w:rsidRDefault="00822F0A">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032B22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C64B2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034CD7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20D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23C5FC2"/>
    <w:lvl w:ilvl="0">
      <w:start w:val="1"/>
      <w:numFmt w:val="bullet"/>
      <w:pStyle w:val="ListBullet5"/>
      <w:lvlText w:val="o"/>
      <w:lvlJc w:val="left"/>
      <w:pPr>
        <w:ind w:left="1800" w:hanging="360"/>
      </w:pPr>
      <w:rPr>
        <w:rFonts w:ascii="Courier New" w:hAnsi="Courier New" w:cs="Courier New" w:hint="default"/>
      </w:rPr>
    </w:lvl>
  </w:abstractNum>
  <w:abstractNum w:abstractNumId="5" w15:restartNumberingAfterBreak="0">
    <w:nsid w:val="FFFFFF81"/>
    <w:multiLevelType w:val="singleLevel"/>
    <w:tmpl w:val="E0CC93AC"/>
    <w:lvl w:ilvl="0">
      <w:start w:val="1"/>
      <w:numFmt w:val="bullet"/>
      <w:pStyle w:val="ListBullet4"/>
      <w:lvlText w:val=""/>
      <w:lvlJc w:val="left"/>
      <w:pPr>
        <w:ind w:left="1440" w:hanging="360"/>
      </w:pPr>
      <w:rPr>
        <w:rFonts w:ascii="Wingdings" w:hAnsi="Wingdings" w:hint="default"/>
      </w:rPr>
    </w:lvl>
  </w:abstractNum>
  <w:abstractNum w:abstractNumId="6" w15:restartNumberingAfterBreak="0">
    <w:nsid w:val="FFFFFF82"/>
    <w:multiLevelType w:val="singleLevel"/>
    <w:tmpl w:val="EB165018"/>
    <w:lvl w:ilvl="0">
      <w:start w:val="1"/>
      <w:numFmt w:val="bullet"/>
      <w:pStyle w:val="ListBullet3"/>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58EB556"/>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7E726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60ED92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6"/>
    <w:multiLevelType w:val="singleLevel"/>
    <w:tmpl w:val="00000006"/>
    <w:name w:val="WW8Num8"/>
    <w:lvl w:ilvl="0">
      <w:start w:val="1"/>
      <w:numFmt w:val="bullet"/>
      <w:lvlText w:val=""/>
      <w:lvlJc w:val="left"/>
      <w:pPr>
        <w:tabs>
          <w:tab w:val="num" w:pos="0"/>
        </w:tabs>
        <w:ind w:left="720" w:hanging="360"/>
      </w:pPr>
      <w:rPr>
        <w:rFonts w:ascii="Symbol" w:hAnsi="Symbol" w:cs="Symbol" w:hint="default"/>
      </w:rPr>
    </w:lvl>
  </w:abstractNum>
  <w:abstractNum w:abstractNumId="11" w15:restartNumberingAfterBreak="0">
    <w:nsid w:val="00000007"/>
    <w:multiLevelType w:val="multilevel"/>
    <w:tmpl w:val="00000007"/>
    <w:name w:val="WW8Num10"/>
    <w:lvl w:ilvl="0">
      <w:start w:val="1"/>
      <w:numFmt w:val="bullet"/>
      <w:lvlText w:val=""/>
      <w:lvlJc w:val="left"/>
      <w:pPr>
        <w:tabs>
          <w:tab w:val="num" w:pos="0"/>
        </w:tabs>
        <w:ind w:left="720" w:hanging="360"/>
      </w:pPr>
      <w:rPr>
        <w:rFonts w:ascii="Symbol" w:hAnsi="Symbol" w:cs="Symbol" w:hint="default"/>
        <w:sz w:val="24"/>
        <w:szCs w:val="24"/>
      </w:rPr>
    </w:lvl>
    <w:lvl w:ilvl="1">
      <w:start w:val="1"/>
      <w:numFmt w:val="bullet"/>
      <w:lvlText w:val="o"/>
      <w:lvlJc w:val="left"/>
      <w:pPr>
        <w:tabs>
          <w:tab w:val="num" w:pos="0"/>
        </w:tabs>
        <w:ind w:left="1440" w:hanging="360"/>
      </w:pPr>
      <w:rPr>
        <w:rFonts w:ascii="Courier New" w:hAnsi="Courier New" w:cs="Courier New" w:hint="default"/>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sz w:val="24"/>
        <w:szCs w:val="24"/>
      </w:rPr>
    </w:lvl>
    <w:lvl w:ilvl="4">
      <w:start w:val="1"/>
      <w:numFmt w:val="bullet"/>
      <w:lvlText w:val="o"/>
      <w:lvlJc w:val="left"/>
      <w:pPr>
        <w:tabs>
          <w:tab w:val="num" w:pos="0"/>
        </w:tabs>
        <w:ind w:left="3600" w:hanging="360"/>
      </w:pPr>
      <w:rPr>
        <w:rFonts w:ascii="Courier New" w:hAnsi="Courier New" w:cs="Courier New" w:hint="default"/>
        <w:sz w:val="24"/>
        <w:szCs w:val="24"/>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sz w:val="24"/>
        <w:szCs w:val="24"/>
      </w:rPr>
    </w:lvl>
    <w:lvl w:ilvl="7">
      <w:start w:val="1"/>
      <w:numFmt w:val="bullet"/>
      <w:lvlText w:val="o"/>
      <w:lvlJc w:val="left"/>
      <w:pPr>
        <w:tabs>
          <w:tab w:val="num" w:pos="0"/>
        </w:tabs>
        <w:ind w:left="5760" w:hanging="360"/>
      </w:pPr>
      <w:rPr>
        <w:rFonts w:ascii="Courier New" w:hAnsi="Courier New" w:cs="Courier New" w:hint="default"/>
        <w:sz w:val="24"/>
        <w:szCs w:val="24"/>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00000008"/>
    <w:multiLevelType w:val="singleLevel"/>
    <w:tmpl w:val="00000008"/>
    <w:name w:val="WW8Num12"/>
    <w:lvl w:ilvl="0">
      <w:start w:val="1"/>
      <w:numFmt w:val="bullet"/>
      <w:lvlText w:val=""/>
      <w:lvlJc w:val="left"/>
      <w:pPr>
        <w:tabs>
          <w:tab w:val="num" w:pos="0"/>
        </w:tabs>
        <w:ind w:left="720" w:hanging="360"/>
      </w:pPr>
      <w:rPr>
        <w:rFonts w:ascii="Symbol" w:hAnsi="Symbol" w:cs="Symbol" w:hint="default"/>
      </w:rPr>
    </w:lvl>
  </w:abstractNum>
  <w:abstractNum w:abstractNumId="13" w15:restartNumberingAfterBreak="0">
    <w:nsid w:val="0000000A"/>
    <w:multiLevelType w:val="singleLevel"/>
    <w:tmpl w:val="0000000A"/>
    <w:name w:val="WW8Num19"/>
    <w:lvl w:ilvl="0">
      <w:start w:val="1"/>
      <w:numFmt w:val="bullet"/>
      <w:lvlText w:val=""/>
      <w:lvlJc w:val="left"/>
      <w:pPr>
        <w:tabs>
          <w:tab w:val="num" w:pos="0"/>
        </w:tabs>
        <w:ind w:left="720" w:hanging="360"/>
      </w:pPr>
      <w:rPr>
        <w:rFonts w:ascii="Symbol" w:hAnsi="Symbol" w:cs="Symbol" w:hint="default"/>
      </w:rPr>
    </w:lvl>
  </w:abstractNum>
  <w:abstractNum w:abstractNumId="14" w15:restartNumberingAfterBreak="0">
    <w:nsid w:val="0000000B"/>
    <w:multiLevelType w:val="singleLevel"/>
    <w:tmpl w:val="0000000B"/>
    <w:name w:val="WW8Num2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9B"/>
    <w:multiLevelType w:val="hybridMultilevel"/>
    <w:tmpl w:val="E3643706"/>
    <w:lvl w:ilvl="0" w:tplc="2954FFB6">
      <w:start w:val="1"/>
      <w:numFmt w:val="bullet"/>
      <w:pStyle w:val="HL7IndentBulleted"/>
      <w:lvlText w:val="•"/>
      <w:lvlJc w:val="left"/>
      <w:pPr>
        <w:ind w:left="720" w:hanging="360"/>
      </w:pPr>
    </w:lvl>
    <w:lvl w:ilvl="1" w:tplc="5860D51E">
      <w:start w:val="1"/>
      <w:numFmt w:val="decimal"/>
      <w:lvlText w:val=""/>
      <w:lvlJc w:val="left"/>
      <w:rPr>
        <w:rFonts w:cs="Times New Roman"/>
      </w:rPr>
    </w:lvl>
    <w:lvl w:ilvl="2" w:tplc="90023B50">
      <w:start w:val="1"/>
      <w:numFmt w:val="decimal"/>
      <w:lvlText w:val=""/>
      <w:lvlJc w:val="left"/>
      <w:rPr>
        <w:rFonts w:cs="Times New Roman"/>
      </w:rPr>
    </w:lvl>
    <w:lvl w:ilvl="3" w:tplc="F9E2005A">
      <w:start w:val="1"/>
      <w:numFmt w:val="decimal"/>
      <w:lvlText w:val=""/>
      <w:lvlJc w:val="left"/>
      <w:rPr>
        <w:rFonts w:cs="Times New Roman"/>
      </w:rPr>
    </w:lvl>
    <w:lvl w:ilvl="4" w:tplc="FC366DF4">
      <w:start w:val="1"/>
      <w:numFmt w:val="decimal"/>
      <w:lvlText w:val=""/>
      <w:lvlJc w:val="left"/>
      <w:rPr>
        <w:rFonts w:cs="Times New Roman"/>
      </w:rPr>
    </w:lvl>
    <w:lvl w:ilvl="5" w:tplc="B4246788">
      <w:start w:val="1"/>
      <w:numFmt w:val="decimal"/>
      <w:lvlText w:val=""/>
      <w:lvlJc w:val="left"/>
      <w:rPr>
        <w:rFonts w:cs="Times New Roman"/>
      </w:rPr>
    </w:lvl>
    <w:lvl w:ilvl="6" w:tplc="55F88D36">
      <w:start w:val="1"/>
      <w:numFmt w:val="decimal"/>
      <w:lvlText w:val=""/>
      <w:lvlJc w:val="left"/>
      <w:rPr>
        <w:rFonts w:cs="Times New Roman"/>
      </w:rPr>
    </w:lvl>
    <w:lvl w:ilvl="7" w:tplc="B45A5264">
      <w:start w:val="1"/>
      <w:numFmt w:val="decimal"/>
      <w:lvlText w:val=""/>
      <w:lvlJc w:val="left"/>
      <w:rPr>
        <w:rFonts w:cs="Times New Roman"/>
      </w:rPr>
    </w:lvl>
    <w:lvl w:ilvl="8" w:tplc="47E2241C">
      <w:start w:val="1"/>
      <w:numFmt w:val="decimal"/>
      <w:lvlText w:val=""/>
      <w:lvlJc w:val="left"/>
      <w:rPr>
        <w:rFonts w:cs="Times New Roman"/>
      </w:rPr>
    </w:lvl>
  </w:abstractNum>
  <w:abstractNum w:abstractNumId="16" w15:restartNumberingAfterBreak="0">
    <w:nsid w:val="085B4C61"/>
    <w:multiLevelType w:val="multilevel"/>
    <w:tmpl w:val="E61C56E8"/>
    <w:styleLink w:val="Style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D465FDE"/>
    <w:multiLevelType w:val="multilevel"/>
    <w:tmpl w:val="3BF8145A"/>
    <w:styleLink w:val="CurrentList1"/>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1EB24562"/>
    <w:multiLevelType w:val="multilevel"/>
    <w:tmpl w:val="A8F65478"/>
    <w:styleLink w:val="Headings"/>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219C0F1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C237B0A"/>
    <w:multiLevelType w:val="hybridMultilevel"/>
    <w:tmpl w:val="1BB422D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1" w15:restartNumberingAfterBreak="0">
    <w:nsid w:val="2ED42C9A"/>
    <w:multiLevelType w:val="multilevel"/>
    <w:tmpl w:val="0409001D"/>
    <w:styleLink w:val="KurtBulletList"/>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2752DC"/>
    <w:multiLevelType w:val="multilevel"/>
    <w:tmpl w:val="8DFC9ECC"/>
    <w:styleLink w:val="AppendixHeadingList"/>
    <w:lvl w:ilvl="0">
      <w:start w:val="2"/>
      <w:numFmt w:val="upperLetter"/>
      <w:suff w:val="space"/>
      <w:lvlText w:val="Appendix %1"/>
      <w:lvlJc w:val="left"/>
      <w:pPr>
        <w:ind w:left="0" w:firstLine="0"/>
      </w:pPr>
      <w:rPr>
        <w:rFonts w:hint="default"/>
      </w:rPr>
    </w:lvl>
    <w:lvl w:ilvl="1">
      <w:start w:val="8"/>
      <w:numFmt w:val="decimal"/>
      <w:suff w:val="space"/>
      <w:lvlText w:val="%1.%2"/>
      <w:lvlJc w:val="left"/>
      <w:pPr>
        <w:ind w:left="0" w:firstLine="0"/>
      </w:pPr>
      <w:rPr>
        <w:rFonts w:hint="default"/>
      </w:rPr>
    </w:lvl>
    <w:lvl w:ilvl="2">
      <w:start w:val="1"/>
      <w:numFmt w:val="decimal"/>
      <w:suff w:val="space"/>
      <w:lvlText w:val="%1.%2.%3"/>
      <w:lvlJc w:val="left"/>
      <w:pPr>
        <w:ind w:left="1800" w:firstLine="0"/>
      </w:pPr>
      <w:rPr>
        <w:rFonts w:hint="default"/>
      </w:rPr>
    </w:lvl>
    <w:lvl w:ilvl="3">
      <w:start w:val="1"/>
      <w:numFmt w:val="decimal"/>
      <w:suff w:val="space"/>
      <w:lvlText w:val="%1.%2..%4"/>
      <w:lvlJc w:val="left"/>
      <w:pPr>
        <w:ind w:left="0" w:firstLine="0"/>
      </w:pPr>
      <w:rPr>
        <w:rFonts w:hint="default"/>
      </w:rPr>
    </w:lvl>
    <w:lvl w:ilvl="4">
      <w:start w:val="1"/>
      <w:numFmt w:val="decimal"/>
      <w:lvlText w:val="%1.%2.%3.%4.%5"/>
      <w:lvlJc w:val="left"/>
      <w:pPr>
        <w:ind w:left="0" w:firstLine="0"/>
      </w:pPr>
      <w:rPr>
        <w:rFonts w:hint="default"/>
      </w:rPr>
    </w:lvl>
    <w:lvl w:ilvl="5">
      <w:numFmt w:val="decimal"/>
      <w:lvlText w:val="%6"/>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15:restartNumberingAfterBreak="0">
    <w:nsid w:val="3680088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3A5A69"/>
    <w:multiLevelType w:val="hybridMultilevel"/>
    <w:tmpl w:val="B444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5646F"/>
    <w:multiLevelType w:val="multilevel"/>
    <w:tmpl w:val="3BF8145A"/>
    <w:styleLink w:val="CurrentList2"/>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4CEC392C"/>
    <w:multiLevelType w:val="hybridMultilevel"/>
    <w:tmpl w:val="E8D83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4647F2"/>
    <w:multiLevelType w:val="hybridMultilevel"/>
    <w:tmpl w:val="FEC0B7F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65828D3"/>
    <w:multiLevelType w:val="multilevel"/>
    <w:tmpl w:val="06EA82C8"/>
    <w:lvl w:ilvl="0">
      <w:start w:val="1"/>
      <w:numFmt w:val="upperLetter"/>
      <w:lvlText w:val="Appendix %1 "/>
      <w:lvlJc w:val="left"/>
      <w:pPr>
        <w:ind w:left="360" w:hanging="36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1"/>
      <w:lvlJc w:val="left"/>
      <w:pPr>
        <w:tabs>
          <w:tab w:val="num" w:pos="900"/>
        </w:tabs>
        <w:ind w:left="900" w:hanging="90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lvlText w:val="%1.%2.%3:  "/>
      <w:lvlJc w:val="left"/>
      <w:pPr>
        <w:tabs>
          <w:tab w:val="num" w:pos="1080"/>
        </w:tabs>
        <w:ind w:left="1080" w:hanging="10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16A62BE"/>
    <w:multiLevelType w:val="multilevel"/>
    <w:tmpl w:val="EC80875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0" w15:restartNumberingAfterBreak="0">
    <w:nsid w:val="662D1F13"/>
    <w:multiLevelType w:val="multilevel"/>
    <w:tmpl w:val="E05A7F0A"/>
    <w:styleLink w:val="HeadingsListStyl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B347C2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3141CF5"/>
    <w:multiLevelType w:val="hybridMultilevel"/>
    <w:tmpl w:val="5928C24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3" w15:restartNumberingAfterBreak="0">
    <w:nsid w:val="7C006240"/>
    <w:multiLevelType w:val="multilevel"/>
    <w:tmpl w:val="7B943E18"/>
    <w:styleLink w:val="Constraints"/>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Roman"/>
      <w:lvlText w:val="%3."/>
      <w:lvlJc w:val="left"/>
      <w:pPr>
        <w:tabs>
          <w:tab w:val="num" w:pos="2520"/>
        </w:tabs>
        <w:ind w:left="2520" w:hanging="360"/>
      </w:pPr>
      <w:rPr>
        <w:rFonts w:hint="default"/>
      </w:rPr>
    </w:lvl>
    <w:lvl w:ilvl="3">
      <w:start w:val="1"/>
      <w:numFmt w:val="decimal"/>
      <w:lvlText w:val="%4."/>
      <w:lvlJc w:val="left"/>
      <w:pPr>
        <w:tabs>
          <w:tab w:val="num" w:pos="3284"/>
        </w:tabs>
        <w:ind w:left="3284"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left"/>
      <w:pPr>
        <w:tabs>
          <w:tab w:val="num" w:pos="4680"/>
        </w:tabs>
        <w:ind w:left="468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4" w15:restartNumberingAfterBreak="0">
    <w:nsid w:val="7C8F5169"/>
    <w:multiLevelType w:val="hybridMultilevel"/>
    <w:tmpl w:val="EC66A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363167">
    <w:abstractNumId w:val="15"/>
  </w:num>
  <w:num w:numId="2" w16cid:durableId="1931037926">
    <w:abstractNumId w:val="30"/>
  </w:num>
  <w:num w:numId="3" w16cid:durableId="1471173588">
    <w:abstractNumId w:val="16"/>
  </w:num>
  <w:num w:numId="4" w16cid:durableId="809443831">
    <w:abstractNumId w:val="3"/>
    <w:lvlOverride w:ilvl="0">
      <w:startOverride w:val="1"/>
    </w:lvlOverride>
  </w:num>
  <w:num w:numId="5" w16cid:durableId="432746847">
    <w:abstractNumId w:val="18"/>
  </w:num>
  <w:num w:numId="6" w16cid:durableId="433672552">
    <w:abstractNumId w:val="3"/>
    <w:lvlOverride w:ilvl="0">
      <w:startOverride w:val="1"/>
    </w:lvlOverride>
  </w:num>
  <w:num w:numId="7" w16cid:durableId="540358885">
    <w:abstractNumId w:val="3"/>
    <w:lvlOverride w:ilvl="0">
      <w:startOverride w:val="1"/>
    </w:lvlOverride>
  </w:num>
  <w:num w:numId="8" w16cid:durableId="492258703">
    <w:abstractNumId w:val="3"/>
    <w:lvlOverride w:ilvl="0">
      <w:startOverride w:val="1"/>
    </w:lvlOverride>
  </w:num>
  <w:num w:numId="9" w16cid:durableId="393626574">
    <w:abstractNumId w:val="3"/>
    <w:lvlOverride w:ilvl="0">
      <w:startOverride w:val="1"/>
    </w:lvlOverride>
  </w:num>
  <w:num w:numId="10" w16cid:durableId="1625624286">
    <w:abstractNumId w:val="3"/>
    <w:lvlOverride w:ilvl="0">
      <w:startOverride w:val="1"/>
    </w:lvlOverride>
  </w:num>
  <w:num w:numId="11" w16cid:durableId="663357198">
    <w:abstractNumId w:val="3"/>
    <w:lvlOverride w:ilvl="0">
      <w:startOverride w:val="1"/>
    </w:lvlOverride>
  </w:num>
  <w:num w:numId="12" w16cid:durableId="1353919692">
    <w:abstractNumId w:val="3"/>
    <w:lvlOverride w:ilvl="0">
      <w:startOverride w:val="1"/>
    </w:lvlOverride>
  </w:num>
  <w:num w:numId="13" w16cid:durableId="1019432579">
    <w:abstractNumId w:val="22"/>
  </w:num>
  <w:num w:numId="14" w16cid:durableId="1608272578">
    <w:abstractNumId w:val="23"/>
  </w:num>
  <w:num w:numId="15" w16cid:durableId="496190701">
    <w:abstractNumId w:val="31"/>
  </w:num>
  <w:num w:numId="16" w16cid:durableId="957377860">
    <w:abstractNumId w:val="19"/>
  </w:num>
  <w:num w:numId="17" w16cid:durableId="155194755">
    <w:abstractNumId w:val="17"/>
  </w:num>
  <w:num w:numId="18" w16cid:durableId="1420520772">
    <w:abstractNumId w:val="25"/>
  </w:num>
  <w:num w:numId="19" w16cid:durableId="1945766300">
    <w:abstractNumId w:val="21"/>
  </w:num>
  <w:num w:numId="20" w16cid:durableId="1279795377">
    <w:abstractNumId w:val="33"/>
  </w:num>
  <w:num w:numId="21" w16cid:durableId="1016692175">
    <w:abstractNumId w:val="28"/>
  </w:num>
  <w:num w:numId="22" w16cid:durableId="606621538">
    <w:abstractNumId w:val="9"/>
  </w:num>
  <w:num w:numId="23" w16cid:durableId="876163668">
    <w:abstractNumId w:val="7"/>
  </w:num>
  <w:num w:numId="24" w16cid:durableId="1822963005">
    <w:abstractNumId w:val="6"/>
  </w:num>
  <w:num w:numId="25" w16cid:durableId="596713174">
    <w:abstractNumId w:val="5"/>
  </w:num>
  <w:num w:numId="26" w16cid:durableId="517694733">
    <w:abstractNumId w:val="4"/>
  </w:num>
  <w:num w:numId="27" w16cid:durableId="1987196085">
    <w:abstractNumId w:val="8"/>
  </w:num>
  <w:num w:numId="28" w16cid:durableId="898830910">
    <w:abstractNumId w:val="3"/>
  </w:num>
  <w:num w:numId="29" w16cid:durableId="162739853">
    <w:abstractNumId w:val="2"/>
  </w:num>
  <w:num w:numId="30" w16cid:durableId="1997103249">
    <w:abstractNumId w:val="1"/>
  </w:num>
  <w:num w:numId="31" w16cid:durableId="1798185055">
    <w:abstractNumId w:val="0"/>
  </w:num>
  <w:num w:numId="32" w16cid:durableId="2137677592">
    <w:abstractNumId w:val="29"/>
  </w:num>
  <w:num w:numId="33" w16cid:durableId="1411538864">
    <w:abstractNumId w:val="20"/>
  </w:num>
  <w:num w:numId="34" w16cid:durableId="288555794">
    <w:abstractNumId w:val="32"/>
  </w:num>
  <w:num w:numId="35" w16cid:durableId="1611623123">
    <w:abstractNumId w:val="26"/>
  </w:num>
  <w:num w:numId="36" w16cid:durableId="7216324">
    <w:abstractNumId w:val="24"/>
  </w:num>
  <w:num w:numId="37" w16cid:durableId="632905737">
    <w:abstractNumId w:val="34"/>
  </w:num>
  <w:num w:numId="38" w16cid:durableId="925958885">
    <w:abstractNumId w:val="27"/>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rt Elliason">
    <w15:presenceInfo w15:providerId="Windows Live" w15:userId="ca9823f6bc31d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ShadeFormData/>
  <w:characterSpacingControl w:val="doNotCompress"/>
  <w:hdrShapeDefaults>
    <o:shapedefaults v:ext="edit" spidmax="2055"/>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55"/>
    <w:rsid w:val="00000A84"/>
    <w:rsid w:val="00001023"/>
    <w:rsid w:val="000032C9"/>
    <w:rsid w:val="000047AE"/>
    <w:rsid w:val="00006A89"/>
    <w:rsid w:val="000102D6"/>
    <w:rsid w:val="00012AD5"/>
    <w:rsid w:val="00015AA6"/>
    <w:rsid w:val="00016370"/>
    <w:rsid w:val="000166DD"/>
    <w:rsid w:val="000208A1"/>
    <w:rsid w:val="000209A7"/>
    <w:rsid w:val="00021767"/>
    <w:rsid w:val="00022016"/>
    <w:rsid w:val="00023C75"/>
    <w:rsid w:val="00024943"/>
    <w:rsid w:val="00027104"/>
    <w:rsid w:val="000313C3"/>
    <w:rsid w:val="00031C29"/>
    <w:rsid w:val="00033FC2"/>
    <w:rsid w:val="000345C1"/>
    <w:rsid w:val="00035DED"/>
    <w:rsid w:val="000416B2"/>
    <w:rsid w:val="000439B1"/>
    <w:rsid w:val="00044885"/>
    <w:rsid w:val="00044ECC"/>
    <w:rsid w:val="00047321"/>
    <w:rsid w:val="0005027F"/>
    <w:rsid w:val="000519C1"/>
    <w:rsid w:val="00060CF0"/>
    <w:rsid w:val="00062272"/>
    <w:rsid w:val="00064AAA"/>
    <w:rsid w:val="00064DB9"/>
    <w:rsid w:val="00065105"/>
    <w:rsid w:val="00065D1A"/>
    <w:rsid w:val="00066F48"/>
    <w:rsid w:val="00067307"/>
    <w:rsid w:val="000750BB"/>
    <w:rsid w:val="00075480"/>
    <w:rsid w:val="00077EF1"/>
    <w:rsid w:val="00081513"/>
    <w:rsid w:val="000818C2"/>
    <w:rsid w:val="00084DF4"/>
    <w:rsid w:val="00085AA2"/>
    <w:rsid w:val="00085AD9"/>
    <w:rsid w:val="00086C44"/>
    <w:rsid w:val="00091726"/>
    <w:rsid w:val="00094DE0"/>
    <w:rsid w:val="00095AE0"/>
    <w:rsid w:val="000967DE"/>
    <w:rsid w:val="000A2B21"/>
    <w:rsid w:val="000A363B"/>
    <w:rsid w:val="000A5525"/>
    <w:rsid w:val="000A55B9"/>
    <w:rsid w:val="000A5604"/>
    <w:rsid w:val="000A7ADE"/>
    <w:rsid w:val="000B0875"/>
    <w:rsid w:val="000B2DEE"/>
    <w:rsid w:val="000B3A40"/>
    <w:rsid w:val="000B42A1"/>
    <w:rsid w:val="000B7F15"/>
    <w:rsid w:val="000C046B"/>
    <w:rsid w:val="000C32B1"/>
    <w:rsid w:val="000C5CEF"/>
    <w:rsid w:val="000D15D7"/>
    <w:rsid w:val="000D4E05"/>
    <w:rsid w:val="000D58F0"/>
    <w:rsid w:val="000D6B00"/>
    <w:rsid w:val="000D6ECF"/>
    <w:rsid w:val="000E02A5"/>
    <w:rsid w:val="000E36C3"/>
    <w:rsid w:val="000E4F8D"/>
    <w:rsid w:val="000E62AE"/>
    <w:rsid w:val="000E663C"/>
    <w:rsid w:val="000F19A6"/>
    <w:rsid w:val="000F208B"/>
    <w:rsid w:val="000F7A61"/>
    <w:rsid w:val="000F7B11"/>
    <w:rsid w:val="00100CA2"/>
    <w:rsid w:val="00105EE9"/>
    <w:rsid w:val="001060A2"/>
    <w:rsid w:val="00106BFA"/>
    <w:rsid w:val="001116DE"/>
    <w:rsid w:val="00112DB3"/>
    <w:rsid w:val="00113C9C"/>
    <w:rsid w:val="00115CB5"/>
    <w:rsid w:val="00116FF2"/>
    <w:rsid w:val="00117883"/>
    <w:rsid w:val="00121BFD"/>
    <w:rsid w:val="00123C7B"/>
    <w:rsid w:val="00123F43"/>
    <w:rsid w:val="00125200"/>
    <w:rsid w:val="00125969"/>
    <w:rsid w:val="00125C8F"/>
    <w:rsid w:val="0012636E"/>
    <w:rsid w:val="0012698E"/>
    <w:rsid w:val="00130543"/>
    <w:rsid w:val="00133872"/>
    <w:rsid w:val="0013430C"/>
    <w:rsid w:val="00136B08"/>
    <w:rsid w:val="00137115"/>
    <w:rsid w:val="001371EA"/>
    <w:rsid w:val="001408A0"/>
    <w:rsid w:val="001422D4"/>
    <w:rsid w:val="00144946"/>
    <w:rsid w:val="001466DF"/>
    <w:rsid w:val="001468AF"/>
    <w:rsid w:val="00147101"/>
    <w:rsid w:val="001501FA"/>
    <w:rsid w:val="00150927"/>
    <w:rsid w:val="001535AF"/>
    <w:rsid w:val="00153B19"/>
    <w:rsid w:val="00156753"/>
    <w:rsid w:val="001612B3"/>
    <w:rsid w:val="001632F8"/>
    <w:rsid w:val="00166EF7"/>
    <w:rsid w:val="00167949"/>
    <w:rsid w:val="00170507"/>
    <w:rsid w:val="00170D38"/>
    <w:rsid w:val="001711A5"/>
    <w:rsid w:val="00171618"/>
    <w:rsid w:val="0017202E"/>
    <w:rsid w:val="00175ABB"/>
    <w:rsid w:val="0017799F"/>
    <w:rsid w:val="0018204B"/>
    <w:rsid w:val="001823F3"/>
    <w:rsid w:val="00185E26"/>
    <w:rsid w:val="00185E79"/>
    <w:rsid w:val="00190A56"/>
    <w:rsid w:val="001915B9"/>
    <w:rsid w:val="00191B9D"/>
    <w:rsid w:val="0019314D"/>
    <w:rsid w:val="001938E5"/>
    <w:rsid w:val="001A1DD9"/>
    <w:rsid w:val="001A4392"/>
    <w:rsid w:val="001A58D4"/>
    <w:rsid w:val="001A6186"/>
    <w:rsid w:val="001A673A"/>
    <w:rsid w:val="001A727C"/>
    <w:rsid w:val="001B0908"/>
    <w:rsid w:val="001B11A5"/>
    <w:rsid w:val="001B33A7"/>
    <w:rsid w:val="001B4BA9"/>
    <w:rsid w:val="001B6A17"/>
    <w:rsid w:val="001C2E4D"/>
    <w:rsid w:val="001C4567"/>
    <w:rsid w:val="001C51C0"/>
    <w:rsid w:val="001C570D"/>
    <w:rsid w:val="001D0318"/>
    <w:rsid w:val="001D0767"/>
    <w:rsid w:val="001D3853"/>
    <w:rsid w:val="001D3EF8"/>
    <w:rsid w:val="001D604E"/>
    <w:rsid w:val="001E1150"/>
    <w:rsid w:val="001E1AC6"/>
    <w:rsid w:val="001E2437"/>
    <w:rsid w:val="001E4D71"/>
    <w:rsid w:val="001E5ED3"/>
    <w:rsid w:val="001F2D3C"/>
    <w:rsid w:val="001F42D3"/>
    <w:rsid w:val="001F5A5C"/>
    <w:rsid w:val="001F65FA"/>
    <w:rsid w:val="00200052"/>
    <w:rsid w:val="002004B0"/>
    <w:rsid w:val="0020205D"/>
    <w:rsid w:val="0020378C"/>
    <w:rsid w:val="00204515"/>
    <w:rsid w:val="00205B3C"/>
    <w:rsid w:val="00205E9F"/>
    <w:rsid w:val="00206D92"/>
    <w:rsid w:val="0020727D"/>
    <w:rsid w:val="0021200B"/>
    <w:rsid w:val="00214C1C"/>
    <w:rsid w:val="002150B2"/>
    <w:rsid w:val="0021531D"/>
    <w:rsid w:val="00216861"/>
    <w:rsid w:val="00217414"/>
    <w:rsid w:val="002176A5"/>
    <w:rsid w:val="0022113D"/>
    <w:rsid w:val="00221AE7"/>
    <w:rsid w:val="00221B4F"/>
    <w:rsid w:val="002241B6"/>
    <w:rsid w:val="00225602"/>
    <w:rsid w:val="00227594"/>
    <w:rsid w:val="0023286C"/>
    <w:rsid w:val="00234EAB"/>
    <w:rsid w:val="00235CEC"/>
    <w:rsid w:val="00236FCF"/>
    <w:rsid w:val="00240C9C"/>
    <w:rsid w:val="002426EE"/>
    <w:rsid w:val="00242B41"/>
    <w:rsid w:val="00245408"/>
    <w:rsid w:val="00246789"/>
    <w:rsid w:val="0024732D"/>
    <w:rsid w:val="00247A61"/>
    <w:rsid w:val="00247E12"/>
    <w:rsid w:val="0025002A"/>
    <w:rsid w:val="00250B1F"/>
    <w:rsid w:val="00252C66"/>
    <w:rsid w:val="00254205"/>
    <w:rsid w:val="00254D17"/>
    <w:rsid w:val="00255B09"/>
    <w:rsid w:val="00257A60"/>
    <w:rsid w:val="002617DB"/>
    <w:rsid w:val="00262078"/>
    <w:rsid w:val="00263CC2"/>
    <w:rsid w:val="00264692"/>
    <w:rsid w:val="00264DBA"/>
    <w:rsid w:val="00265176"/>
    <w:rsid w:val="00266817"/>
    <w:rsid w:val="00267F2A"/>
    <w:rsid w:val="00267F4F"/>
    <w:rsid w:val="002726AD"/>
    <w:rsid w:val="00273EF2"/>
    <w:rsid w:val="00275046"/>
    <w:rsid w:val="00277D6B"/>
    <w:rsid w:val="0028214A"/>
    <w:rsid w:val="002826FA"/>
    <w:rsid w:val="0028379E"/>
    <w:rsid w:val="00283A4C"/>
    <w:rsid w:val="00283FC3"/>
    <w:rsid w:val="0028464C"/>
    <w:rsid w:val="00285EFB"/>
    <w:rsid w:val="00286499"/>
    <w:rsid w:val="00286763"/>
    <w:rsid w:val="002924C0"/>
    <w:rsid w:val="0029412E"/>
    <w:rsid w:val="00295F1B"/>
    <w:rsid w:val="00295F78"/>
    <w:rsid w:val="00296955"/>
    <w:rsid w:val="002A04AE"/>
    <w:rsid w:val="002A190C"/>
    <w:rsid w:val="002A3F18"/>
    <w:rsid w:val="002A42F5"/>
    <w:rsid w:val="002A7F9F"/>
    <w:rsid w:val="002B062D"/>
    <w:rsid w:val="002B1378"/>
    <w:rsid w:val="002B195C"/>
    <w:rsid w:val="002B3DC0"/>
    <w:rsid w:val="002B3E76"/>
    <w:rsid w:val="002B3F13"/>
    <w:rsid w:val="002B48BB"/>
    <w:rsid w:val="002B53BA"/>
    <w:rsid w:val="002B686F"/>
    <w:rsid w:val="002C051E"/>
    <w:rsid w:val="002C19C3"/>
    <w:rsid w:val="002C24D9"/>
    <w:rsid w:val="002C2B90"/>
    <w:rsid w:val="002C4C2A"/>
    <w:rsid w:val="002C7EFF"/>
    <w:rsid w:val="002D1895"/>
    <w:rsid w:val="002D22C9"/>
    <w:rsid w:val="002D2404"/>
    <w:rsid w:val="002D3607"/>
    <w:rsid w:val="002D6B24"/>
    <w:rsid w:val="002D6D20"/>
    <w:rsid w:val="002E102A"/>
    <w:rsid w:val="002E13FF"/>
    <w:rsid w:val="002E185D"/>
    <w:rsid w:val="002E1A10"/>
    <w:rsid w:val="002E3ED0"/>
    <w:rsid w:val="002E527B"/>
    <w:rsid w:val="002E6C5E"/>
    <w:rsid w:val="002E6FDC"/>
    <w:rsid w:val="002E782A"/>
    <w:rsid w:val="002E7B88"/>
    <w:rsid w:val="002F0668"/>
    <w:rsid w:val="002F0ADB"/>
    <w:rsid w:val="002F16E3"/>
    <w:rsid w:val="002F16FE"/>
    <w:rsid w:val="002F241F"/>
    <w:rsid w:val="002F38DE"/>
    <w:rsid w:val="002F3FF7"/>
    <w:rsid w:val="002F6FDA"/>
    <w:rsid w:val="002F745D"/>
    <w:rsid w:val="00301745"/>
    <w:rsid w:val="003019C5"/>
    <w:rsid w:val="00301FD0"/>
    <w:rsid w:val="003024C8"/>
    <w:rsid w:val="00302DA7"/>
    <w:rsid w:val="00303506"/>
    <w:rsid w:val="0030483D"/>
    <w:rsid w:val="00305080"/>
    <w:rsid w:val="00307764"/>
    <w:rsid w:val="00307838"/>
    <w:rsid w:val="00313016"/>
    <w:rsid w:val="00313CCE"/>
    <w:rsid w:val="003161C1"/>
    <w:rsid w:val="003168CC"/>
    <w:rsid w:val="0032385F"/>
    <w:rsid w:val="00330E11"/>
    <w:rsid w:val="00331638"/>
    <w:rsid w:val="003321E1"/>
    <w:rsid w:val="00332388"/>
    <w:rsid w:val="00334399"/>
    <w:rsid w:val="003353D3"/>
    <w:rsid w:val="00336750"/>
    <w:rsid w:val="003373DF"/>
    <w:rsid w:val="003400A6"/>
    <w:rsid w:val="0034367E"/>
    <w:rsid w:val="0034511D"/>
    <w:rsid w:val="003462CA"/>
    <w:rsid w:val="003469A7"/>
    <w:rsid w:val="00346BD0"/>
    <w:rsid w:val="00351E42"/>
    <w:rsid w:val="00351ED7"/>
    <w:rsid w:val="00352B7D"/>
    <w:rsid w:val="00353E05"/>
    <w:rsid w:val="0035627C"/>
    <w:rsid w:val="003570BC"/>
    <w:rsid w:val="00360829"/>
    <w:rsid w:val="00360D3E"/>
    <w:rsid w:val="00362C0D"/>
    <w:rsid w:val="00364D21"/>
    <w:rsid w:val="0036528F"/>
    <w:rsid w:val="0037008C"/>
    <w:rsid w:val="00371D46"/>
    <w:rsid w:val="0037233D"/>
    <w:rsid w:val="003746C3"/>
    <w:rsid w:val="003761A8"/>
    <w:rsid w:val="00376620"/>
    <w:rsid w:val="00377D7D"/>
    <w:rsid w:val="00381A39"/>
    <w:rsid w:val="00383DAD"/>
    <w:rsid w:val="00384679"/>
    <w:rsid w:val="00385D84"/>
    <w:rsid w:val="00386C6C"/>
    <w:rsid w:val="00387700"/>
    <w:rsid w:val="0039029B"/>
    <w:rsid w:val="00391418"/>
    <w:rsid w:val="00391747"/>
    <w:rsid w:val="003926FA"/>
    <w:rsid w:val="0039288C"/>
    <w:rsid w:val="00395E55"/>
    <w:rsid w:val="003962DD"/>
    <w:rsid w:val="00396374"/>
    <w:rsid w:val="003977E5"/>
    <w:rsid w:val="003A0B29"/>
    <w:rsid w:val="003A256D"/>
    <w:rsid w:val="003A3CCC"/>
    <w:rsid w:val="003A3D68"/>
    <w:rsid w:val="003A4802"/>
    <w:rsid w:val="003A64E3"/>
    <w:rsid w:val="003A66AE"/>
    <w:rsid w:val="003A7621"/>
    <w:rsid w:val="003A7D86"/>
    <w:rsid w:val="003A7E0D"/>
    <w:rsid w:val="003B0CEB"/>
    <w:rsid w:val="003B0FA4"/>
    <w:rsid w:val="003B458D"/>
    <w:rsid w:val="003B4808"/>
    <w:rsid w:val="003B5FA0"/>
    <w:rsid w:val="003C0409"/>
    <w:rsid w:val="003C0F9E"/>
    <w:rsid w:val="003C1D89"/>
    <w:rsid w:val="003C2AB5"/>
    <w:rsid w:val="003C5B97"/>
    <w:rsid w:val="003C7390"/>
    <w:rsid w:val="003D003E"/>
    <w:rsid w:val="003D16A3"/>
    <w:rsid w:val="003D4971"/>
    <w:rsid w:val="003D7138"/>
    <w:rsid w:val="003E0620"/>
    <w:rsid w:val="003E06E5"/>
    <w:rsid w:val="003E1B4E"/>
    <w:rsid w:val="003E7A21"/>
    <w:rsid w:val="003F1E5B"/>
    <w:rsid w:val="003F3969"/>
    <w:rsid w:val="003F55BE"/>
    <w:rsid w:val="003F5C0B"/>
    <w:rsid w:val="003F6D43"/>
    <w:rsid w:val="003F7F45"/>
    <w:rsid w:val="00403636"/>
    <w:rsid w:val="0040460A"/>
    <w:rsid w:val="00404616"/>
    <w:rsid w:val="0040502E"/>
    <w:rsid w:val="004054E8"/>
    <w:rsid w:val="0040793F"/>
    <w:rsid w:val="00410780"/>
    <w:rsid w:val="00411936"/>
    <w:rsid w:val="004119E0"/>
    <w:rsid w:val="00412293"/>
    <w:rsid w:val="004124D6"/>
    <w:rsid w:val="00414594"/>
    <w:rsid w:val="00422BFB"/>
    <w:rsid w:val="00423BE8"/>
    <w:rsid w:val="00424346"/>
    <w:rsid w:val="00424AE4"/>
    <w:rsid w:val="00424D92"/>
    <w:rsid w:val="00424F66"/>
    <w:rsid w:val="00425190"/>
    <w:rsid w:val="004251D6"/>
    <w:rsid w:val="00430811"/>
    <w:rsid w:val="00430F57"/>
    <w:rsid w:val="004327F0"/>
    <w:rsid w:val="0043596B"/>
    <w:rsid w:val="0044113C"/>
    <w:rsid w:val="004443F8"/>
    <w:rsid w:val="00444B8C"/>
    <w:rsid w:val="00445DDD"/>
    <w:rsid w:val="00446183"/>
    <w:rsid w:val="00450E3E"/>
    <w:rsid w:val="00451129"/>
    <w:rsid w:val="00452006"/>
    <w:rsid w:val="00453F76"/>
    <w:rsid w:val="004574FE"/>
    <w:rsid w:val="004608B6"/>
    <w:rsid w:val="004609CD"/>
    <w:rsid w:val="00464782"/>
    <w:rsid w:val="0046625E"/>
    <w:rsid w:val="00467BFE"/>
    <w:rsid w:val="00470496"/>
    <w:rsid w:val="00471147"/>
    <w:rsid w:val="00471A96"/>
    <w:rsid w:val="00473DC1"/>
    <w:rsid w:val="004740C7"/>
    <w:rsid w:val="0047502B"/>
    <w:rsid w:val="004766DD"/>
    <w:rsid w:val="00477062"/>
    <w:rsid w:val="00480879"/>
    <w:rsid w:val="0048128D"/>
    <w:rsid w:val="004824A8"/>
    <w:rsid w:val="0048497C"/>
    <w:rsid w:val="00485905"/>
    <w:rsid w:val="004863B8"/>
    <w:rsid w:val="00490763"/>
    <w:rsid w:val="00493141"/>
    <w:rsid w:val="00496066"/>
    <w:rsid w:val="004A1EE2"/>
    <w:rsid w:val="004A2E9B"/>
    <w:rsid w:val="004A3BD5"/>
    <w:rsid w:val="004A497D"/>
    <w:rsid w:val="004A7AC0"/>
    <w:rsid w:val="004B004B"/>
    <w:rsid w:val="004B2D77"/>
    <w:rsid w:val="004B4A6A"/>
    <w:rsid w:val="004C1C83"/>
    <w:rsid w:val="004C200E"/>
    <w:rsid w:val="004C3F4B"/>
    <w:rsid w:val="004C49BE"/>
    <w:rsid w:val="004C5906"/>
    <w:rsid w:val="004C5D28"/>
    <w:rsid w:val="004C60BF"/>
    <w:rsid w:val="004C702C"/>
    <w:rsid w:val="004C71B2"/>
    <w:rsid w:val="004C720B"/>
    <w:rsid w:val="004C7AD0"/>
    <w:rsid w:val="004D10A4"/>
    <w:rsid w:val="004D12F4"/>
    <w:rsid w:val="004D19E8"/>
    <w:rsid w:val="004D3918"/>
    <w:rsid w:val="004D4923"/>
    <w:rsid w:val="004D56E0"/>
    <w:rsid w:val="004D5BD2"/>
    <w:rsid w:val="004E4498"/>
    <w:rsid w:val="004E5351"/>
    <w:rsid w:val="004E547A"/>
    <w:rsid w:val="004F1718"/>
    <w:rsid w:val="004F45EF"/>
    <w:rsid w:val="004F5977"/>
    <w:rsid w:val="004F7525"/>
    <w:rsid w:val="00500C7F"/>
    <w:rsid w:val="00502827"/>
    <w:rsid w:val="005032ED"/>
    <w:rsid w:val="00504C30"/>
    <w:rsid w:val="00506166"/>
    <w:rsid w:val="00506FBD"/>
    <w:rsid w:val="005126B5"/>
    <w:rsid w:val="00513A74"/>
    <w:rsid w:val="005160F6"/>
    <w:rsid w:val="00517B3F"/>
    <w:rsid w:val="0052109C"/>
    <w:rsid w:val="00524156"/>
    <w:rsid w:val="005253AB"/>
    <w:rsid w:val="00526563"/>
    <w:rsid w:val="00526C5F"/>
    <w:rsid w:val="00527019"/>
    <w:rsid w:val="00531785"/>
    <w:rsid w:val="005332D1"/>
    <w:rsid w:val="005333EE"/>
    <w:rsid w:val="00534810"/>
    <w:rsid w:val="00534F95"/>
    <w:rsid w:val="005354B1"/>
    <w:rsid w:val="00540FB6"/>
    <w:rsid w:val="005419D8"/>
    <w:rsid w:val="005420DB"/>
    <w:rsid w:val="005424B7"/>
    <w:rsid w:val="00542F89"/>
    <w:rsid w:val="00551C13"/>
    <w:rsid w:val="00552781"/>
    <w:rsid w:val="00555DD3"/>
    <w:rsid w:val="00557CF6"/>
    <w:rsid w:val="00560D31"/>
    <w:rsid w:val="00563ADA"/>
    <w:rsid w:val="00563DCF"/>
    <w:rsid w:val="0056463F"/>
    <w:rsid w:val="00564BEB"/>
    <w:rsid w:val="00567B21"/>
    <w:rsid w:val="005709A4"/>
    <w:rsid w:val="00573433"/>
    <w:rsid w:val="00573FF2"/>
    <w:rsid w:val="005741A0"/>
    <w:rsid w:val="005742D1"/>
    <w:rsid w:val="005757BE"/>
    <w:rsid w:val="00576EDB"/>
    <w:rsid w:val="005807BA"/>
    <w:rsid w:val="00583053"/>
    <w:rsid w:val="00585576"/>
    <w:rsid w:val="0058613A"/>
    <w:rsid w:val="00590D01"/>
    <w:rsid w:val="00591F6E"/>
    <w:rsid w:val="0059237F"/>
    <w:rsid w:val="005926E9"/>
    <w:rsid w:val="00593BE6"/>
    <w:rsid w:val="00593CD0"/>
    <w:rsid w:val="00594ACB"/>
    <w:rsid w:val="00596708"/>
    <w:rsid w:val="00596EBF"/>
    <w:rsid w:val="005A1205"/>
    <w:rsid w:val="005A4C3E"/>
    <w:rsid w:val="005A4CB1"/>
    <w:rsid w:val="005A6CE9"/>
    <w:rsid w:val="005B0C7C"/>
    <w:rsid w:val="005B313C"/>
    <w:rsid w:val="005B47DF"/>
    <w:rsid w:val="005B77EE"/>
    <w:rsid w:val="005C1693"/>
    <w:rsid w:val="005C17EC"/>
    <w:rsid w:val="005C34E8"/>
    <w:rsid w:val="005C401E"/>
    <w:rsid w:val="005D0383"/>
    <w:rsid w:val="005D1446"/>
    <w:rsid w:val="005D2F26"/>
    <w:rsid w:val="005D5A16"/>
    <w:rsid w:val="005D629F"/>
    <w:rsid w:val="005D79DE"/>
    <w:rsid w:val="005D7BE4"/>
    <w:rsid w:val="005E01AF"/>
    <w:rsid w:val="005E1C84"/>
    <w:rsid w:val="005E1DC7"/>
    <w:rsid w:val="005E7A2D"/>
    <w:rsid w:val="005F16F9"/>
    <w:rsid w:val="005F2535"/>
    <w:rsid w:val="005F2DA6"/>
    <w:rsid w:val="005F401D"/>
    <w:rsid w:val="005F4B36"/>
    <w:rsid w:val="005F597F"/>
    <w:rsid w:val="005F5A47"/>
    <w:rsid w:val="006014EE"/>
    <w:rsid w:val="0060163E"/>
    <w:rsid w:val="00601D25"/>
    <w:rsid w:val="006021CC"/>
    <w:rsid w:val="0060777A"/>
    <w:rsid w:val="006101D3"/>
    <w:rsid w:val="00611115"/>
    <w:rsid w:val="006114A4"/>
    <w:rsid w:val="00614713"/>
    <w:rsid w:val="00617D5C"/>
    <w:rsid w:val="00621AD9"/>
    <w:rsid w:val="00621E63"/>
    <w:rsid w:val="006234DE"/>
    <w:rsid w:val="00623960"/>
    <w:rsid w:val="00624693"/>
    <w:rsid w:val="0062538D"/>
    <w:rsid w:val="006257A2"/>
    <w:rsid w:val="00627790"/>
    <w:rsid w:val="00630ABB"/>
    <w:rsid w:val="006355FB"/>
    <w:rsid w:val="00640381"/>
    <w:rsid w:val="0064158E"/>
    <w:rsid w:val="006421A7"/>
    <w:rsid w:val="00645B27"/>
    <w:rsid w:val="00646289"/>
    <w:rsid w:val="00646FD3"/>
    <w:rsid w:val="00647994"/>
    <w:rsid w:val="0065066B"/>
    <w:rsid w:val="006521CC"/>
    <w:rsid w:val="00657C79"/>
    <w:rsid w:val="00657D9F"/>
    <w:rsid w:val="00660950"/>
    <w:rsid w:val="0066360D"/>
    <w:rsid w:val="00663A3B"/>
    <w:rsid w:val="006649D9"/>
    <w:rsid w:val="00665842"/>
    <w:rsid w:val="00670CCB"/>
    <w:rsid w:val="00670F96"/>
    <w:rsid w:val="00673D6E"/>
    <w:rsid w:val="00674011"/>
    <w:rsid w:val="00675F82"/>
    <w:rsid w:val="00677278"/>
    <w:rsid w:val="00681109"/>
    <w:rsid w:val="00681240"/>
    <w:rsid w:val="006833FF"/>
    <w:rsid w:val="00686A41"/>
    <w:rsid w:val="00687460"/>
    <w:rsid w:val="00687A87"/>
    <w:rsid w:val="00687E46"/>
    <w:rsid w:val="00691B71"/>
    <w:rsid w:val="0069296E"/>
    <w:rsid w:val="006931BB"/>
    <w:rsid w:val="006933A5"/>
    <w:rsid w:val="00693DA1"/>
    <w:rsid w:val="00694D54"/>
    <w:rsid w:val="00696289"/>
    <w:rsid w:val="0069650B"/>
    <w:rsid w:val="006970E5"/>
    <w:rsid w:val="006A0318"/>
    <w:rsid w:val="006A2ADD"/>
    <w:rsid w:val="006A4D1A"/>
    <w:rsid w:val="006A73F0"/>
    <w:rsid w:val="006B03D1"/>
    <w:rsid w:val="006B0708"/>
    <w:rsid w:val="006B0EC7"/>
    <w:rsid w:val="006B1888"/>
    <w:rsid w:val="006B68F1"/>
    <w:rsid w:val="006B77B2"/>
    <w:rsid w:val="006B78C6"/>
    <w:rsid w:val="006B7942"/>
    <w:rsid w:val="006C0E8E"/>
    <w:rsid w:val="006C221A"/>
    <w:rsid w:val="006C4608"/>
    <w:rsid w:val="006C4856"/>
    <w:rsid w:val="006C6891"/>
    <w:rsid w:val="006D03F6"/>
    <w:rsid w:val="006D07B7"/>
    <w:rsid w:val="006D1F19"/>
    <w:rsid w:val="006D36C7"/>
    <w:rsid w:val="006D4433"/>
    <w:rsid w:val="006D48A4"/>
    <w:rsid w:val="006D552F"/>
    <w:rsid w:val="006D613E"/>
    <w:rsid w:val="006D6592"/>
    <w:rsid w:val="006D73DE"/>
    <w:rsid w:val="006D7FD4"/>
    <w:rsid w:val="006E192C"/>
    <w:rsid w:val="006E20D6"/>
    <w:rsid w:val="006E73C1"/>
    <w:rsid w:val="006E7D3E"/>
    <w:rsid w:val="006F068D"/>
    <w:rsid w:val="006F5240"/>
    <w:rsid w:val="006F6436"/>
    <w:rsid w:val="006F789F"/>
    <w:rsid w:val="006F7DBC"/>
    <w:rsid w:val="006F7F52"/>
    <w:rsid w:val="0070054E"/>
    <w:rsid w:val="00700617"/>
    <w:rsid w:val="007017FC"/>
    <w:rsid w:val="00701AF7"/>
    <w:rsid w:val="007023FB"/>
    <w:rsid w:val="00703891"/>
    <w:rsid w:val="00703D8F"/>
    <w:rsid w:val="0070402F"/>
    <w:rsid w:val="00705976"/>
    <w:rsid w:val="007075BE"/>
    <w:rsid w:val="00710F05"/>
    <w:rsid w:val="0071129F"/>
    <w:rsid w:val="0071158F"/>
    <w:rsid w:val="007115F5"/>
    <w:rsid w:val="00711FFF"/>
    <w:rsid w:val="00713AF3"/>
    <w:rsid w:val="00714B20"/>
    <w:rsid w:val="00720195"/>
    <w:rsid w:val="0072093A"/>
    <w:rsid w:val="007214E4"/>
    <w:rsid w:val="007226F4"/>
    <w:rsid w:val="00724EB3"/>
    <w:rsid w:val="00726697"/>
    <w:rsid w:val="00727C9A"/>
    <w:rsid w:val="0073090B"/>
    <w:rsid w:val="00732596"/>
    <w:rsid w:val="00732CE5"/>
    <w:rsid w:val="00734BC3"/>
    <w:rsid w:val="00736772"/>
    <w:rsid w:val="00736906"/>
    <w:rsid w:val="00741817"/>
    <w:rsid w:val="0074196F"/>
    <w:rsid w:val="007419BB"/>
    <w:rsid w:val="00741C54"/>
    <w:rsid w:val="00742243"/>
    <w:rsid w:val="007426DD"/>
    <w:rsid w:val="00742706"/>
    <w:rsid w:val="007436FF"/>
    <w:rsid w:val="00744F22"/>
    <w:rsid w:val="007468EF"/>
    <w:rsid w:val="007471F0"/>
    <w:rsid w:val="0075042C"/>
    <w:rsid w:val="007526A3"/>
    <w:rsid w:val="0075308A"/>
    <w:rsid w:val="007600B9"/>
    <w:rsid w:val="007607B7"/>
    <w:rsid w:val="00761B9B"/>
    <w:rsid w:val="00765E57"/>
    <w:rsid w:val="00770586"/>
    <w:rsid w:val="00771A96"/>
    <w:rsid w:val="0077204B"/>
    <w:rsid w:val="007720F4"/>
    <w:rsid w:val="00772E92"/>
    <w:rsid w:val="0077381D"/>
    <w:rsid w:val="00773986"/>
    <w:rsid w:val="0077420A"/>
    <w:rsid w:val="0077636A"/>
    <w:rsid w:val="0077787A"/>
    <w:rsid w:val="00777DFB"/>
    <w:rsid w:val="007805FF"/>
    <w:rsid w:val="007822F8"/>
    <w:rsid w:val="00784D15"/>
    <w:rsid w:val="00785E9D"/>
    <w:rsid w:val="00785FAE"/>
    <w:rsid w:val="00790569"/>
    <w:rsid w:val="00791B22"/>
    <w:rsid w:val="00792D5F"/>
    <w:rsid w:val="007936DE"/>
    <w:rsid w:val="00795E7E"/>
    <w:rsid w:val="007978F7"/>
    <w:rsid w:val="007A527B"/>
    <w:rsid w:val="007A6B87"/>
    <w:rsid w:val="007A6C1E"/>
    <w:rsid w:val="007B21C7"/>
    <w:rsid w:val="007B28E5"/>
    <w:rsid w:val="007B44D8"/>
    <w:rsid w:val="007B4C17"/>
    <w:rsid w:val="007B51D2"/>
    <w:rsid w:val="007B6223"/>
    <w:rsid w:val="007B7B66"/>
    <w:rsid w:val="007C0ACA"/>
    <w:rsid w:val="007C1FFA"/>
    <w:rsid w:val="007C22C1"/>
    <w:rsid w:val="007C5247"/>
    <w:rsid w:val="007C53A1"/>
    <w:rsid w:val="007C55E3"/>
    <w:rsid w:val="007C6AFA"/>
    <w:rsid w:val="007C6C72"/>
    <w:rsid w:val="007D32B5"/>
    <w:rsid w:val="007D46DB"/>
    <w:rsid w:val="007E0357"/>
    <w:rsid w:val="007E06A3"/>
    <w:rsid w:val="007E095D"/>
    <w:rsid w:val="007E3A28"/>
    <w:rsid w:val="007E3D39"/>
    <w:rsid w:val="007E5D01"/>
    <w:rsid w:val="007E67D4"/>
    <w:rsid w:val="007E6EC2"/>
    <w:rsid w:val="007E76B9"/>
    <w:rsid w:val="007E7E84"/>
    <w:rsid w:val="007E7F91"/>
    <w:rsid w:val="007F0B93"/>
    <w:rsid w:val="007F3216"/>
    <w:rsid w:val="007F34D4"/>
    <w:rsid w:val="007F67EB"/>
    <w:rsid w:val="00800492"/>
    <w:rsid w:val="00801CA6"/>
    <w:rsid w:val="00805168"/>
    <w:rsid w:val="00805BA1"/>
    <w:rsid w:val="00805FC3"/>
    <w:rsid w:val="00806C6B"/>
    <w:rsid w:val="0081118B"/>
    <w:rsid w:val="008123A8"/>
    <w:rsid w:val="00812475"/>
    <w:rsid w:val="00812581"/>
    <w:rsid w:val="00812AEC"/>
    <w:rsid w:val="00813541"/>
    <w:rsid w:val="00814FDF"/>
    <w:rsid w:val="00815742"/>
    <w:rsid w:val="00815FAB"/>
    <w:rsid w:val="0081605E"/>
    <w:rsid w:val="00822CCB"/>
    <w:rsid w:val="00822F0A"/>
    <w:rsid w:val="008232CC"/>
    <w:rsid w:val="00825D74"/>
    <w:rsid w:val="0082741E"/>
    <w:rsid w:val="008315EB"/>
    <w:rsid w:val="00831ACE"/>
    <w:rsid w:val="00832EAE"/>
    <w:rsid w:val="008343B4"/>
    <w:rsid w:val="008345CC"/>
    <w:rsid w:val="0083495B"/>
    <w:rsid w:val="0084235B"/>
    <w:rsid w:val="008430DB"/>
    <w:rsid w:val="00843545"/>
    <w:rsid w:val="008465AC"/>
    <w:rsid w:val="0085278B"/>
    <w:rsid w:val="00852E72"/>
    <w:rsid w:val="008543E6"/>
    <w:rsid w:val="00855E0D"/>
    <w:rsid w:val="00855E3C"/>
    <w:rsid w:val="00860EB9"/>
    <w:rsid w:val="00861B79"/>
    <w:rsid w:val="00861F2A"/>
    <w:rsid w:val="00862BAD"/>
    <w:rsid w:val="00862D66"/>
    <w:rsid w:val="008630D6"/>
    <w:rsid w:val="008634BB"/>
    <w:rsid w:val="0086376B"/>
    <w:rsid w:val="00863A9A"/>
    <w:rsid w:val="00863E9C"/>
    <w:rsid w:val="00864173"/>
    <w:rsid w:val="00864BBC"/>
    <w:rsid w:val="00864BEB"/>
    <w:rsid w:val="008677A4"/>
    <w:rsid w:val="008679BF"/>
    <w:rsid w:val="00867DE0"/>
    <w:rsid w:val="0087008C"/>
    <w:rsid w:val="00870139"/>
    <w:rsid w:val="00871B1F"/>
    <w:rsid w:val="00872BF9"/>
    <w:rsid w:val="00873E53"/>
    <w:rsid w:val="008805B4"/>
    <w:rsid w:val="00880887"/>
    <w:rsid w:val="00881CB5"/>
    <w:rsid w:val="008919B9"/>
    <w:rsid w:val="00892C12"/>
    <w:rsid w:val="00892C57"/>
    <w:rsid w:val="00894AC6"/>
    <w:rsid w:val="00894DD9"/>
    <w:rsid w:val="00895208"/>
    <w:rsid w:val="00896D23"/>
    <w:rsid w:val="00897F1A"/>
    <w:rsid w:val="008A2F99"/>
    <w:rsid w:val="008A4701"/>
    <w:rsid w:val="008A47FB"/>
    <w:rsid w:val="008A7CAB"/>
    <w:rsid w:val="008B1957"/>
    <w:rsid w:val="008B4747"/>
    <w:rsid w:val="008B48D9"/>
    <w:rsid w:val="008B6CED"/>
    <w:rsid w:val="008B70D7"/>
    <w:rsid w:val="008B728A"/>
    <w:rsid w:val="008C0E24"/>
    <w:rsid w:val="008C2DDC"/>
    <w:rsid w:val="008C3E59"/>
    <w:rsid w:val="008C57B0"/>
    <w:rsid w:val="008C6449"/>
    <w:rsid w:val="008C78EC"/>
    <w:rsid w:val="008D1511"/>
    <w:rsid w:val="008D1D85"/>
    <w:rsid w:val="008D645E"/>
    <w:rsid w:val="008E0D2A"/>
    <w:rsid w:val="008E18BD"/>
    <w:rsid w:val="008E1A0C"/>
    <w:rsid w:val="008E1C27"/>
    <w:rsid w:val="008E3695"/>
    <w:rsid w:val="008E5533"/>
    <w:rsid w:val="008E79E6"/>
    <w:rsid w:val="00901663"/>
    <w:rsid w:val="00902A4B"/>
    <w:rsid w:val="0090340D"/>
    <w:rsid w:val="00904B73"/>
    <w:rsid w:val="00911B50"/>
    <w:rsid w:val="0091263F"/>
    <w:rsid w:val="00913212"/>
    <w:rsid w:val="009141B3"/>
    <w:rsid w:val="009167AE"/>
    <w:rsid w:val="00916BBE"/>
    <w:rsid w:val="00916CFE"/>
    <w:rsid w:val="00917728"/>
    <w:rsid w:val="009233C8"/>
    <w:rsid w:val="009239AD"/>
    <w:rsid w:val="00924885"/>
    <w:rsid w:val="00927537"/>
    <w:rsid w:val="009424A7"/>
    <w:rsid w:val="00945224"/>
    <w:rsid w:val="00947B25"/>
    <w:rsid w:val="00952547"/>
    <w:rsid w:val="009536D7"/>
    <w:rsid w:val="00954169"/>
    <w:rsid w:val="0095587B"/>
    <w:rsid w:val="00957489"/>
    <w:rsid w:val="00957C13"/>
    <w:rsid w:val="00960C64"/>
    <w:rsid w:val="00961510"/>
    <w:rsid w:val="009622F0"/>
    <w:rsid w:val="009624F6"/>
    <w:rsid w:val="009629BD"/>
    <w:rsid w:val="009640BC"/>
    <w:rsid w:val="009642E4"/>
    <w:rsid w:val="0096715B"/>
    <w:rsid w:val="00972FDD"/>
    <w:rsid w:val="009730CB"/>
    <w:rsid w:val="009753FB"/>
    <w:rsid w:val="00976327"/>
    <w:rsid w:val="00976F39"/>
    <w:rsid w:val="00980552"/>
    <w:rsid w:val="009809C1"/>
    <w:rsid w:val="00981239"/>
    <w:rsid w:val="00982236"/>
    <w:rsid w:val="009843AA"/>
    <w:rsid w:val="00986EB7"/>
    <w:rsid w:val="00987354"/>
    <w:rsid w:val="00987C65"/>
    <w:rsid w:val="00990BCF"/>
    <w:rsid w:val="00990F3E"/>
    <w:rsid w:val="00991ED6"/>
    <w:rsid w:val="00993CC0"/>
    <w:rsid w:val="00993D66"/>
    <w:rsid w:val="009941E6"/>
    <w:rsid w:val="00994C54"/>
    <w:rsid w:val="00995105"/>
    <w:rsid w:val="00995849"/>
    <w:rsid w:val="00995BC0"/>
    <w:rsid w:val="00995CD0"/>
    <w:rsid w:val="00997BF8"/>
    <w:rsid w:val="009A0495"/>
    <w:rsid w:val="009A2E27"/>
    <w:rsid w:val="009A2F5F"/>
    <w:rsid w:val="009A35CA"/>
    <w:rsid w:val="009A43AC"/>
    <w:rsid w:val="009A5E2F"/>
    <w:rsid w:val="009B10B7"/>
    <w:rsid w:val="009B1FF0"/>
    <w:rsid w:val="009B451B"/>
    <w:rsid w:val="009B6563"/>
    <w:rsid w:val="009C0DFD"/>
    <w:rsid w:val="009C2EBF"/>
    <w:rsid w:val="009C3179"/>
    <w:rsid w:val="009C38DC"/>
    <w:rsid w:val="009C4A84"/>
    <w:rsid w:val="009C6C15"/>
    <w:rsid w:val="009D16B6"/>
    <w:rsid w:val="009D1F0A"/>
    <w:rsid w:val="009D34BB"/>
    <w:rsid w:val="009D387F"/>
    <w:rsid w:val="009D39AD"/>
    <w:rsid w:val="009D5C7F"/>
    <w:rsid w:val="009D6627"/>
    <w:rsid w:val="009E2AFA"/>
    <w:rsid w:val="009E2B46"/>
    <w:rsid w:val="009E3628"/>
    <w:rsid w:val="009E3C6C"/>
    <w:rsid w:val="009E4111"/>
    <w:rsid w:val="009E470E"/>
    <w:rsid w:val="009E6C9B"/>
    <w:rsid w:val="009F089B"/>
    <w:rsid w:val="009F1CF0"/>
    <w:rsid w:val="009F3347"/>
    <w:rsid w:val="009F3CB2"/>
    <w:rsid w:val="009F40C9"/>
    <w:rsid w:val="009F4303"/>
    <w:rsid w:val="009F71CB"/>
    <w:rsid w:val="009F785A"/>
    <w:rsid w:val="00A01166"/>
    <w:rsid w:val="00A0187E"/>
    <w:rsid w:val="00A02587"/>
    <w:rsid w:val="00A04B63"/>
    <w:rsid w:val="00A059D9"/>
    <w:rsid w:val="00A06F9A"/>
    <w:rsid w:val="00A1351F"/>
    <w:rsid w:val="00A1424C"/>
    <w:rsid w:val="00A1645A"/>
    <w:rsid w:val="00A167E4"/>
    <w:rsid w:val="00A17802"/>
    <w:rsid w:val="00A17D16"/>
    <w:rsid w:val="00A22356"/>
    <w:rsid w:val="00A23076"/>
    <w:rsid w:val="00A25FE4"/>
    <w:rsid w:val="00A30141"/>
    <w:rsid w:val="00A3064F"/>
    <w:rsid w:val="00A31A9F"/>
    <w:rsid w:val="00A32D52"/>
    <w:rsid w:val="00A32FC1"/>
    <w:rsid w:val="00A334CD"/>
    <w:rsid w:val="00A34843"/>
    <w:rsid w:val="00A353A4"/>
    <w:rsid w:val="00A400F1"/>
    <w:rsid w:val="00A41DFF"/>
    <w:rsid w:val="00A427B4"/>
    <w:rsid w:val="00A429E5"/>
    <w:rsid w:val="00A4326F"/>
    <w:rsid w:val="00A4475D"/>
    <w:rsid w:val="00A47063"/>
    <w:rsid w:val="00A478C1"/>
    <w:rsid w:val="00A554FA"/>
    <w:rsid w:val="00A57350"/>
    <w:rsid w:val="00A60E41"/>
    <w:rsid w:val="00A6229B"/>
    <w:rsid w:val="00A6278B"/>
    <w:rsid w:val="00A717B2"/>
    <w:rsid w:val="00A72BFD"/>
    <w:rsid w:val="00A75E59"/>
    <w:rsid w:val="00A7620D"/>
    <w:rsid w:val="00A80B91"/>
    <w:rsid w:val="00A82740"/>
    <w:rsid w:val="00A83543"/>
    <w:rsid w:val="00A83C87"/>
    <w:rsid w:val="00A85A43"/>
    <w:rsid w:val="00A86910"/>
    <w:rsid w:val="00A8747E"/>
    <w:rsid w:val="00A87C9A"/>
    <w:rsid w:val="00A91B0D"/>
    <w:rsid w:val="00A92110"/>
    <w:rsid w:val="00A92400"/>
    <w:rsid w:val="00A95F69"/>
    <w:rsid w:val="00A9614E"/>
    <w:rsid w:val="00A96603"/>
    <w:rsid w:val="00A96D37"/>
    <w:rsid w:val="00A975EB"/>
    <w:rsid w:val="00A97B69"/>
    <w:rsid w:val="00AA1492"/>
    <w:rsid w:val="00AA2519"/>
    <w:rsid w:val="00AA383B"/>
    <w:rsid w:val="00AA4872"/>
    <w:rsid w:val="00AA56EE"/>
    <w:rsid w:val="00AA5F3D"/>
    <w:rsid w:val="00AA7491"/>
    <w:rsid w:val="00AB11B5"/>
    <w:rsid w:val="00AB64D7"/>
    <w:rsid w:val="00AC1081"/>
    <w:rsid w:val="00AC2E3D"/>
    <w:rsid w:val="00AC3C47"/>
    <w:rsid w:val="00AC559F"/>
    <w:rsid w:val="00AC5FA6"/>
    <w:rsid w:val="00AC79B3"/>
    <w:rsid w:val="00AC7B6C"/>
    <w:rsid w:val="00AD0552"/>
    <w:rsid w:val="00AD69C9"/>
    <w:rsid w:val="00AE24BC"/>
    <w:rsid w:val="00AE3122"/>
    <w:rsid w:val="00AE3D03"/>
    <w:rsid w:val="00AE47C1"/>
    <w:rsid w:val="00AE4B58"/>
    <w:rsid w:val="00AE6681"/>
    <w:rsid w:val="00AE6A47"/>
    <w:rsid w:val="00AE6C62"/>
    <w:rsid w:val="00AE7908"/>
    <w:rsid w:val="00AF07D0"/>
    <w:rsid w:val="00AF4ED1"/>
    <w:rsid w:val="00AF7F19"/>
    <w:rsid w:val="00B006D3"/>
    <w:rsid w:val="00B00D48"/>
    <w:rsid w:val="00B018C1"/>
    <w:rsid w:val="00B01EBB"/>
    <w:rsid w:val="00B026C4"/>
    <w:rsid w:val="00B05073"/>
    <w:rsid w:val="00B054A1"/>
    <w:rsid w:val="00B05507"/>
    <w:rsid w:val="00B07DBC"/>
    <w:rsid w:val="00B10663"/>
    <w:rsid w:val="00B11855"/>
    <w:rsid w:val="00B1231E"/>
    <w:rsid w:val="00B15BAF"/>
    <w:rsid w:val="00B22B66"/>
    <w:rsid w:val="00B2325B"/>
    <w:rsid w:val="00B23A41"/>
    <w:rsid w:val="00B246F4"/>
    <w:rsid w:val="00B27426"/>
    <w:rsid w:val="00B2751F"/>
    <w:rsid w:val="00B278C4"/>
    <w:rsid w:val="00B3125A"/>
    <w:rsid w:val="00B32F82"/>
    <w:rsid w:val="00B33AC4"/>
    <w:rsid w:val="00B3430A"/>
    <w:rsid w:val="00B34624"/>
    <w:rsid w:val="00B34AEB"/>
    <w:rsid w:val="00B34FD5"/>
    <w:rsid w:val="00B36450"/>
    <w:rsid w:val="00B37DF5"/>
    <w:rsid w:val="00B40084"/>
    <w:rsid w:val="00B40222"/>
    <w:rsid w:val="00B4317E"/>
    <w:rsid w:val="00B43978"/>
    <w:rsid w:val="00B447F1"/>
    <w:rsid w:val="00B44A50"/>
    <w:rsid w:val="00B4782C"/>
    <w:rsid w:val="00B500AC"/>
    <w:rsid w:val="00B5093C"/>
    <w:rsid w:val="00B50AA1"/>
    <w:rsid w:val="00B50B8A"/>
    <w:rsid w:val="00B520F3"/>
    <w:rsid w:val="00B540F7"/>
    <w:rsid w:val="00B54C11"/>
    <w:rsid w:val="00B54CC6"/>
    <w:rsid w:val="00B5629A"/>
    <w:rsid w:val="00B617F4"/>
    <w:rsid w:val="00B627FB"/>
    <w:rsid w:val="00B62B28"/>
    <w:rsid w:val="00B63979"/>
    <w:rsid w:val="00B71DAC"/>
    <w:rsid w:val="00B7340A"/>
    <w:rsid w:val="00B74AE3"/>
    <w:rsid w:val="00B758AA"/>
    <w:rsid w:val="00B75A62"/>
    <w:rsid w:val="00B762D3"/>
    <w:rsid w:val="00B806D7"/>
    <w:rsid w:val="00B8365C"/>
    <w:rsid w:val="00B8578C"/>
    <w:rsid w:val="00B86F03"/>
    <w:rsid w:val="00B9381B"/>
    <w:rsid w:val="00B953F5"/>
    <w:rsid w:val="00B95569"/>
    <w:rsid w:val="00BA0007"/>
    <w:rsid w:val="00BA08F3"/>
    <w:rsid w:val="00BA2D2B"/>
    <w:rsid w:val="00BA3791"/>
    <w:rsid w:val="00BA4ECE"/>
    <w:rsid w:val="00BA5119"/>
    <w:rsid w:val="00BA6DD2"/>
    <w:rsid w:val="00BB02E9"/>
    <w:rsid w:val="00BB1B9E"/>
    <w:rsid w:val="00BB3E0D"/>
    <w:rsid w:val="00BB3E15"/>
    <w:rsid w:val="00BB59F9"/>
    <w:rsid w:val="00BB5CE6"/>
    <w:rsid w:val="00BB7406"/>
    <w:rsid w:val="00BC309B"/>
    <w:rsid w:val="00BC3164"/>
    <w:rsid w:val="00BC48D7"/>
    <w:rsid w:val="00BC5827"/>
    <w:rsid w:val="00BC58BD"/>
    <w:rsid w:val="00BC5AF1"/>
    <w:rsid w:val="00BC67C1"/>
    <w:rsid w:val="00BD161D"/>
    <w:rsid w:val="00BD1DEB"/>
    <w:rsid w:val="00BD1F30"/>
    <w:rsid w:val="00BD4E58"/>
    <w:rsid w:val="00BD501D"/>
    <w:rsid w:val="00BD6B62"/>
    <w:rsid w:val="00BE0D9E"/>
    <w:rsid w:val="00BE1C63"/>
    <w:rsid w:val="00BE286E"/>
    <w:rsid w:val="00BE2BFA"/>
    <w:rsid w:val="00BE499B"/>
    <w:rsid w:val="00BE4B53"/>
    <w:rsid w:val="00BE7816"/>
    <w:rsid w:val="00BF19CA"/>
    <w:rsid w:val="00BF1B52"/>
    <w:rsid w:val="00BF1D81"/>
    <w:rsid w:val="00BF3B08"/>
    <w:rsid w:val="00C02F32"/>
    <w:rsid w:val="00C06E1E"/>
    <w:rsid w:val="00C10546"/>
    <w:rsid w:val="00C10A6C"/>
    <w:rsid w:val="00C11AB9"/>
    <w:rsid w:val="00C11DE7"/>
    <w:rsid w:val="00C12E69"/>
    <w:rsid w:val="00C136DC"/>
    <w:rsid w:val="00C138A6"/>
    <w:rsid w:val="00C1478C"/>
    <w:rsid w:val="00C15551"/>
    <w:rsid w:val="00C156EC"/>
    <w:rsid w:val="00C22FF3"/>
    <w:rsid w:val="00C23FBA"/>
    <w:rsid w:val="00C253D0"/>
    <w:rsid w:val="00C2685E"/>
    <w:rsid w:val="00C30A59"/>
    <w:rsid w:val="00C32CCC"/>
    <w:rsid w:val="00C376F6"/>
    <w:rsid w:val="00C40CEE"/>
    <w:rsid w:val="00C40FD5"/>
    <w:rsid w:val="00C41DC7"/>
    <w:rsid w:val="00C42BD4"/>
    <w:rsid w:val="00C43DFA"/>
    <w:rsid w:val="00C44528"/>
    <w:rsid w:val="00C45AB6"/>
    <w:rsid w:val="00C47738"/>
    <w:rsid w:val="00C5129A"/>
    <w:rsid w:val="00C51DFA"/>
    <w:rsid w:val="00C52305"/>
    <w:rsid w:val="00C52F23"/>
    <w:rsid w:val="00C60ECD"/>
    <w:rsid w:val="00C61282"/>
    <w:rsid w:val="00C63478"/>
    <w:rsid w:val="00C63EC2"/>
    <w:rsid w:val="00C64370"/>
    <w:rsid w:val="00C65B36"/>
    <w:rsid w:val="00C660CF"/>
    <w:rsid w:val="00C70AE3"/>
    <w:rsid w:val="00C714D3"/>
    <w:rsid w:val="00C71E32"/>
    <w:rsid w:val="00C74AF7"/>
    <w:rsid w:val="00C74E6B"/>
    <w:rsid w:val="00C75AB4"/>
    <w:rsid w:val="00C761D7"/>
    <w:rsid w:val="00C76995"/>
    <w:rsid w:val="00C8064D"/>
    <w:rsid w:val="00C815FF"/>
    <w:rsid w:val="00C838A7"/>
    <w:rsid w:val="00C91987"/>
    <w:rsid w:val="00C927E0"/>
    <w:rsid w:val="00C92A4B"/>
    <w:rsid w:val="00C93633"/>
    <w:rsid w:val="00C93762"/>
    <w:rsid w:val="00C93FC0"/>
    <w:rsid w:val="00C94C3F"/>
    <w:rsid w:val="00C958B0"/>
    <w:rsid w:val="00C958DD"/>
    <w:rsid w:val="00C9643C"/>
    <w:rsid w:val="00C9692E"/>
    <w:rsid w:val="00CA011D"/>
    <w:rsid w:val="00CA0B84"/>
    <w:rsid w:val="00CA126A"/>
    <w:rsid w:val="00CA1AF3"/>
    <w:rsid w:val="00CA2D9B"/>
    <w:rsid w:val="00CA398F"/>
    <w:rsid w:val="00CA3A2C"/>
    <w:rsid w:val="00CA505F"/>
    <w:rsid w:val="00CB0A15"/>
    <w:rsid w:val="00CB13DC"/>
    <w:rsid w:val="00CB1FD5"/>
    <w:rsid w:val="00CB346D"/>
    <w:rsid w:val="00CB36F6"/>
    <w:rsid w:val="00CB393A"/>
    <w:rsid w:val="00CB44CB"/>
    <w:rsid w:val="00CB50F2"/>
    <w:rsid w:val="00CB5472"/>
    <w:rsid w:val="00CB5640"/>
    <w:rsid w:val="00CB6BE2"/>
    <w:rsid w:val="00CB723D"/>
    <w:rsid w:val="00CB789D"/>
    <w:rsid w:val="00CC1D05"/>
    <w:rsid w:val="00CD4339"/>
    <w:rsid w:val="00CD47BA"/>
    <w:rsid w:val="00CD5A43"/>
    <w:rsid w:val="00CE1CA8"/>
    <w:rsid w:val="00CE1DB2"/>
    <w:rsid w:val="00CE39C8"/>
    <w:rsid w:val="00CE616C"/>
    <w:rsid w:val="00CE6466"/>
    <w:rsid w:val="00CE6ED0"/>
    <w:rsid w:val="00CF1EEC"/>
    <w:rsid w:val="00CF201F"/>
    <w:rsid w:val="00CF41A9"/>
    <w:rsid w:val="00CF5627"/>
    <w:rsid w:val="00CF7336"/>
    <w:rsid w:val="00CF75BB"/>
    <w:rsid w:val="00CF7A7C"/>
    <w:rsid w:val="00D00146"/>
    <w:rsid w:val="00D001D3"/>
    <w:rsid w:val="00D021FA"/>
    <w:rsid w:val="00D02B49"/>
    <w:rsid w:val="00D03CB8"/>
    <w:rsid w:val="00D04981"/>
    <w:rsid w:val="00D05CDF"/>
    <w:rsid w:val="00D06FBB"/>
    <w:rsid w:val="00D10416"/>
    <w:rsid w:val="00D139C2"/>
    <w:rsid w:val="00D14684"/>
    <w:rsid w:val="00D23D96"/>
    <w:rsid w:val="00D24A64"/>
    <w:rsid w:val="00D26EBD"/>
    <w:rsid w:val="00D26FE7"/>
    <w:rsid w:val="00D321DD"/>
    <w:rsid w:val="00D3703E"/>
    <w:rsid w:val="00D370DC"/>
    <w:rsid w:val="00D37DAC"/>
    <w:rsid w:val="00D41741"/>
    <w:rsid w:val="00D42ACB"/>
    <w:rsid w:val="00D44BAE"/>
    <w:rsid w:val="00D45382"/>
    <w:rsid w:val="00D462EC"/>
    <w:rsid w:val="00D473A8"/>
    <w:rsid w:val="00D47C24"/>
    <w:rsid w:val="00D50293"/>
    <w:rsid w:val="00D5185F"/>
    <w:rsid w:val="00D52943"/>
    <w:rsid w:val="00D53E5C"/>
    <w:rsid w:val="00D53FC4"/>
    <w:rsid w:val="00D557B6"/>
    <w:rsid w:val="00D55F5E"/>
    <w:rsid w:val="00D560CD"/>
    <w:rsid w:val="00D57E5E"/>
    <w:rsid w:val="00D60817"/>
    <w:rsid w:val="00D612C5"/>
    <w:rsid w:val="00D61654"/>
    <w:rsid w:val="00D6183E"/>
    <w:rsid w:val="00D62951"/>
    <w:rsid w:val="00D62F5D"/>
    <w:rsid w:val="00D63672"/>
    <w:rsid w:val="00D639E4"/>
    <w:rsid w:val="00D63A5F"/>
    <w:rsid w:val="00D653F0"/>
    <w:rsid w:val="00D65F7D"/>
    <w:rsid w:val="00D66F44"/>
    <w:rsid w:val="00D7018D"/>
    <w:rsid w:val="00D705CF"/>
    <w:rsid w:val="00D71B9B"/>
    <w:rsid w:val="00D722DE"/>
    <w:rsid w:val="00D72462"/>
    <w:rsid w:val="00D74715"/>
    <w:rsid w:val="00D748EA"/>
    <w:rsid w:val="00D761F6"/>
    <w:rsid w:val="00D77190"/>
    <w:rsid w:val="00D77880"/>
    <w:rsid w:val="00D81844"/>
    <w:rsid w:val="00D84706"/>
    <w:rsid w:val="00D84EB0"/>
    <w:rsid w:val="00D8511F"/>
    <w:rsid w:val="00D858A6"/>
    <w:rsid w:val="00D859BF"/>
    <w:rsid w:val="00D85A9B"/>
    <w:rsid w:val="00D92FE9"/>
    <w:rsid w:val="00D93221"/>
    <w:rsid w:val="00D93F40"/>
    <w:rsid w:val="00D94986"/>
    <w:rsid w:val="00D94E81"/>
    <w:rsid w:val="00D95BB6"/>
    <w:rsid w:val="00D96896"/>
    <w:rsid w:val="00D96CB4"/>
    <w:rsid w:val="00D9793F"/>
    <w:rsid w:val="00DA0123"/>
    <w:rsid w:val="00DA05C8"/>
    <w:rsid w:val="00DA2CAD"/>
    <w:rsid w:val="00DA33CD"/>
    <w:rsid w:val="00DA360B"/>
    <w:rsid w:val="00DA495E"/>
    <w:rsid w:val="00DA4C12"/>
    <w:rsid w:val="00DA55E7"/>
    <w:rsid w:val="00DB0178"/>
    <w:rsid w:val="00DB0579"/>
    <w:rsid w:val="00DB1536"/>
    <w:rsid w:val="00DB1A46"/>
    <w:rsid w:val="00DB22D4"/>
    <w:rsid w:val="00DB31A9"/>
    <w:rsid w:val="00DB51CB"/>
    <w:rsid w:val="00DB5483"/>
    <w:rsid w:val="00DC044A"/>
    <w:rsid w:val="00DC0BE2"/>
    <w:rsid w:val="00DC2467"/>
    <w:rsid w:val="00DC2A90"/>
    <w:rsid w:val="00DC4557"/>
    <w:rsid w:val="00DC78FE"/>
    <w:rsid w:val="00DC7CC3"/>
    <w:rsid w:val="00DD05C9"/>
    <w:rsid w:val="00DD1615"/>
    <w:rsid w:val="00DD1A0C"/>
    <w:rsid w:val="00DD3513"/>
    <w:rsid w:val="00DD48EE"/>
    <w:rsid w:val="00DD5C56"/>
    <w:rsid w:val="00DD6772"/>
    <w:rsid w:val="00DD6930"/>
    <w:rsid w:val="00DD6F69"/>
    <w:rsid w:val="00DE090F"/>
    <w:rsid w:val="00DE1252"/>
    <w:rsid w:val="00DE25C9"/>
    <w:rsid w:val="00DE2F03"/>
    <w:rsid w:val="00DE39CA"/>
    <w:rsid w:val="00DE3FA5"/>
    <w:rsid w:val="00DE724E"/>
    <w:rsid w:val="00DF2B6A"/>
    <w:rsid w:val="00DF4204"/>
    <w:rsid w:val="00DF5B7A"/>
    <w:rsid w:val="00DF61EC"/>
    <w:rsid w:val="00DF648F"/>
    <w:rsid w:val="00DF7BAC"/>
    <w:rsid w:val="00E00D2E"/>
    <w:rsid w:val="00E0151E"/>
    <w:rsid w:val="00E02A0E"/>
    <w:rsid w:val="00E03793"/>
    <w:rsid w:val="00E05350"/>
    <w:rsid w:val="00E05E82"/>
    <w:rsid w:val="00E06852"/>
    <w:rsid w:val="00E07A3A"/>
    <w:rsid w:val="00E11053"/>
    <w:rsid w:val="00E13F58"/>
    <w:rsid w:val="00E1471D"/>
    <w:rsid w:val="00E16AE5"/>
    <w:rsid w:val="00E20D3D"/>
    <w:rsid w:val="00E21780"/>
    <w:rsid w:val="00E22A5A"/>
    <w:rsid w:val="00E22B55"/>
    <w:rsid w:val="00E22F31"/>
    <w:rsid w:val="00E23ECF"/>
    <w:rsid w:val="00E25427"/>
    <w:rsid w:val="00E2583A"/>
    <w:rsid w:val="00E27C06"/>
    <w:rsid w:val="00E3091E"/>
    <w:rsid w:val="00E3104C"/>
    <w:rsid w:val="00E31CD7"/>
    <w:rsid w:val="00E332A9"/>
    <w:rsid w:val="00E3785E"/>
    <w:rsid w:val="00E4212B"/>
    <w:rsid w:val="00E44B3E"/>
    <w:rsid w:val="00E47AE7"/>
    <w:rsid w:val="00E47C3F"/>
    <w:rsid w:val="00E5113D"/>
    <w:rsid w:val="00E51575"/>
    <w:rsid w:val="00E51F77"/>
    <w:rsid w:val="00E54579"/>
    <w:rsid w:val="00E561AC"/>
    <w:rsid w:val="00E573C7"/>
    <w:rsid w:val="00E57811"/>
    <w:rsid w:val="00E62330"/>
    <w:rsid w:val="00E6297A"/>
    <w:rsid w:val="00E63593"/>
    <w:rsid w:val="00E64111"/>
    <w:rsid w:val="00E64CD9"/>
    <w:rsid w:val="00E65E4B"/>
    <w:rsid w:val="00E66581"/>
    <w:rsid w:val="00E67CE0"/>
    <w:rsid w:val="00E7383E"/>
    <w:rsid w:val="00E74D10"/>
    <w:rsid w:val="00E7559D"/>
    <w:rsid w:val="00E769CF"/>
    <w:rsid w:val="00E76CA1"/>
    <w:rsid w:val="00E77CB8"/>
    <w:rsid w:val="00E8084A"/>
    <w:rsid w:val="00E8246C"/>
    <w:rsid w:val="00E82F99"/>
    <w:rsid w:val="00E8331E"/>
    <w:rsid w:val="00E83E4D"/>
    <w:rsid w:val="00E83F03"/>
    <w:rsid w:val="00E84D6B"/>
    <w:rsid w:val="00E85A2A"/>
    <w:rsid w:val="00E86328"/>
    <w:rsid w:val="00E86B15"/>
    <w:rsid w:val="00E87518"/>
    <w:rsid w:val="00E91EF8"/>
    <w:rsid w:val="00E921F1"/>
    <w:rsid w:val="00E92A44"/>
    <w:rsid w:val="00E95ACC"/>
    <w:rsid w:val="00E97927"/>
    <w:rsid w:val="00EA270E"/>
    <w:rsid w:val="00EA31E4"/>
    <w:rsid w:val="00EA34BF"/>
    <w:rsid w:val="00EA43D4"/>
    <w:rsid w:val="00EA58E4"/>
    <w:rsid w:val="00EB205B"/>
    <w:rsid w:val="00EB281A"/>
    <w:rsid w:val="00EB2E36"/>
    <w:rsid w:val="00EB3D00"/>
    <w:rsid w:val="00EB3FC8"/>
    <w:rsid w:val="00EB6596"/>
    <w:rsid w:val="00EB6E71"/>
    <w:rsid w:val="00EB7483"/>
    <w:rsid w:val="00EC05BD"/>
    <w:rsid w:val="00EC0F74"/>
    <w:rsid w:val="00EC4045"/>
    <w:rsid w:val="00EC590B"/>
    <w:rsid w:val="00ED031A"/>
    <w:rsid w:val="00ED075B"/>
    <w:rsid w:val="00ED2A63"/>
    <w:rsid w:val="00ED2D84"/>
    <w:rsid w:val="00ED3C39"/>
    <w:rsid w:val="00ED3FBF"/>
    <w:rsid w:val="00ED535E"/>
    <w:rsid w:val="00ED73DD"/>
    <w:rsid w:val="00ED7D61"/>
    <w:rsid w:val="00EE0E31"/>
    <w:rsid w:val="00EE3242"/>
    <w:rsid w:val="00EE391A"/>
    <w:rsid w:val="00EE799D"/>
    <w:rsid w:val="00EF02F2"/>
    <w:rsid w:val="00EF0604"/>
    <w:rsid w:val="00EF1957"/>
    <w:rsid w:val="00EF1CAC"/>
    <w:rsid w:val="00EF4E87"/>
    <w:rsid w:val="00EF5BCE"/>
    <w:rsid w:val="00EF5BD8"/>
    <w:rsid w:val="00EF66D8"/>
    <w:rsid w:val="00EF7ED1"/>
    <w:rsid w:val="00F00B75"/>
    <w:rsid w:val="00F00D19"/>
    <w:rsid w:val="00F03A80"/>
    <w:rsid w:val="00F07D04"/>
    <w:rsid w:val="00F119C5"/>
    <w:rsid w:val="00F11ECA"/>
    <w:rsid w:val="00F124D9"/>
    <w:rsid w:val="00F15F7F"/>
    <w:rsid w:val="00F160A1"/>
    <w:rsid w:val="00F16154"/>
    <w:rsid w:val="00F16DA2"/>
    <w:rsid w:val="00F17B2C"/>
    <w:rsid w:val="00F22E0D"/>
    <w:rsid w:val="00F22FB9"/>
    <w:rsid w:val="00F25368"/>
    <w:rsid w:val="00F26F1D"/>
    <w:rsid w:val="00F27F6F"/>
    <w:rsid w:val="00F30138"/>
    <w:rsid w:val="00F317E7"/>
    <w:rsid w:val="00F32404"/>
    <w:rsid w:val="00F3251B"/>
    <w:rsid w:val="00F340C4"/>
    <w:rsid w:val="00F357A0"/>
    <w:rsid w:val="00F3721D"/>
    <w:rsid w:val="00F4205E"/>
    <w:rsid w:val="00F432CB"/>
    <w:rsid w:val="00F47093"/>
    <w:rsid w:val="00F47238"/>
    <w:rsid w:val="00F50C62"/>
    <w:rsid w:val="00F5365B"/>
    <w:rsid w:val="00F54011"/>
    <w:rsid w:val="00F5417D"/>
    <w:rsid w:val="00F5584B"/>
    <w:rsid w:val="00F55D8A"/>
    <w:rsid w:val="00F56771"/>
    <w:rsid w:val="00F6058F"/>
    <w:rsid w:val="00F610D7"/>
    <w:rsid w:val="00F615E7"/>
    <w:rsid w:val="00F61918"/>
    <w:rsid w:val="00F620ED"/>
    <w:rsid w:val="00F6415B"/>
    <w:rsid w:val="00F641DB"/>
    <w:rsid w:val="00F65B33"/>
    <w:rsid w:val="00F66EAD"/>
    <w:rsid w:val="00F6710E"/>
    <w:rsid w:val="00F67236"/>
    <w:rsid w:val="00F67594"/>
    <w:rsid w:val="00F70522"/>
    <w:rsid w:val="00F70993"/>
    <w:rsid w:val="00F71447"/>
    <w:rsid w:val="00F72311"/>
    <w:rsid w:val="00F73333"/>
    <w:rsid w:val="00F7428B"/>
    <w:rsid w:val="00F76540"/>
    <w:rsid w:val="00F77A73"/>
    <w:rsid w:val="00F82FDF"/>
    <w:rsid w:val="00F83005"/>
    <w:rsid w:val="00F8313D"/>
    <w:rsid w:val="00F838C1"/>
    <w:rsid w:val="00F83F0E"/>
    <w:rsid w:val="00F85229"/>
    <w:rsid w:val="00F8594A"/>
    <w:rsid w:val="00F903B8"/>
    <w:rsid w:val="00F92A87"/>
    <w:rsid w:val="00FA0D06"/>
    <w:rsid w:val="00FA17C2"/>
    <w:rsid w:val="00FA22AE"/>
    <w:rsid w:val="00FA3EC5"/>
    <w:rsid w:val="00FA6C0F"/>
    <w:rsid w:val="00FA7C5D"/>
    <w:rsid w:val="00FB19D1"/>
    <w:rsid w:val="00FB1CE7"/>
    <w:rsid w:val="00FB22C3"/>
    <w:rsid w:val="00FB2D5E"/>
    <w:rsid w:val="00FB3A7E"/>
    <w:rsid w:val="00FB657C"/>
    <w:rsid w:val="00FB668A"/>
    <w:rsid w:val="00FB6FC1"/>
    <w:rsid w:val="00FB7FAE"/>
    <w:rsid w:val="00FC4803"/>
    <w:rsid w:val="00FC70DB"/>
    <w:rsid w:val="00FC72BC"/>
    <w:rsid w:val="00FC7AE9"/>
    <w:rsid w:val="00FD1985"/>
    <w:rsid w:val="00FD5C6F"/>
    <w:rsid w:val="00FD69CB"/>
    <w:rsid w:val="00FD7EFA"/>
    <w:rsid w:val="00FD7F20"/>
    <w:rsid w:val="00FD7F8F"/>
    <w:rsid w:val="00FE1495"/>
    <w:rsid w:val="00FE2367"/>
    <w:rsid w:val="00FE5769"/>
    <w:rsid w:val="00FE59D8"/>
    <w:rsid w:val="00FE5DCA"/>
    <w:rsid w:val="00FF09AB"/>
    <w:rsid w:val="00FF0C11"/>
    <w:rsid w:val="00FF0C18"/>
    <w:rsid w:val="00FF19C6"/>
    <w:rsid w:val="00FF1C3C"/>
    <w:rsid w:val="00FF2B2D"/>
    <w:rsid w:val="00FF31A4"/>
    <w:rsid w:val="00FF5498"/>
    <w:rsid w:val="00FF55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5E719626"/>
  <w14:defaultImageDpi w14:val="96"/>
  <w15:docId w15:val="{EB78E682-1000-4EF0-A7C6-31574EB2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imes New Roman" w:hAnsi="TimesNewRomanPSMT"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lsdException w:name="Subtle Reference" w:uiPriority="31" w:qFormat="1"/>
    <w:lsdException w:name="Intense Reference" w:uiPriority="68"/>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A0"/>
    <w:pPr>
      <w:spacing w:before="120"/>
    </w:pPr>
    <w:rPr>
      <w:rFonts w:ascii="Times New Roman" w:hAnsi="Times New Roman"/>
      <w:sz w:val="24"/>
    </w:rPr>
  </w:style>
  <w:style w:type="paragraph" w:styleId="Heading1">
    <w:name w:val="heading 1"/>
    <w:next w:val="BodyText"/>
    <w:link w:val="Heading1Char"/>
    <w:qFormat/>
    <w:rsid w:val="003B5FA0"/>
    <w:pPr>
      <w:keepNext/>
      <w:pageBreakBefore/>
      <w:numPr>
        <w:numId w:val="32"/>
      </w:numPr>
      <w:spacing w:before="240" w:after="60"/>
      <w:outlineLvl w:val="0"/>
    </w:pPr>
    <w:rPr>
      <w:rFonts w:ascii="Arial" w:hAnsi="Arial"/>
      <w:b/>
      <w:noProof/>
      <w:kern w:val="28"/>
      <w:sz w:val="28"/>
    </w:rPr>
  </w:style>
  <w:style w:type="paragraph" w:styleId="Heading2">
    <w:name w:val="heading 2"/>
    <w:basedOn w:val="Heading1"/>
    <w:next w:val="BodyText"/>
    <w:link w:val="Heading2Char"/>
    <w:qFormat/>
    <w:rsid w:val="003B5FA0"/>
    <w:pPr>
      <w:pageBreakBefore w:val="0"/>
      <w:numPr>
        <w:ilvl w:val="1"/>
      </w:numPr>
      <w:outlineLvl w:val="1"/>
    </w:pPr>
  </w:style>
  <w:style w:type="paragraph" w:styleId="Heading3">
    <w:name w:val="heading 3"/>
    <w:basedOn w:val="Heading2"/>
    <w:next w:val="BodyText"/>
    <w:link w:val="Heading3Char"/>
    <w:qFormat/>
    <w:rsid w:val="003B5FA0"/>
    <w:pPr>
      <w:numPr>
        <w:ilvl w:val="2"/>
      </w:numPr>
      <w:outlineLvl w:val="2"/>
    </w:pPr>
    <w:rPr>
      <w:sz w:val="24"/>
    </w:rPr>
  </w:style>
  <w:style w:type="paragraph" w:styleId="Heading4">
    <w:name w:val="heading 4"/>
    <w:basedOn w:val="Heading3"/>
    <w:next w:val="BodyText"/>
    <w:link w:val="Heading4Char"/>
    <w:qFormat/>
    <w:rsid w:val="003B5FA0"/>
    <w:pPr>
      <w:numPr>
        <w:ilvl w:val="3"/>
      </w:numPr>
      <w:outlineLvl w:val="3"/>
    </w:pPr>
  </w:style>
  <w:style w:type="paragraph" w:styleId="Heading5">
    <w:name w:val="heading 5"/>
    <w:basedOn w:val="Heading4"/>
    <w:next w:val="BodyText"/>
    <w:link w:val="Heading5Char"/>
    <w:qFormat/>
    <w:rsid w:val="003B5FA0"/>
    <w:pPr>
      <w:numPr>
        <w:ilvl w:val="4"/>
      </w:numPr>
      <w:outlineLvl w:val="4"/>
    </w:pPr>
  </w:style>
  <w:style w:type="paragraph" w:styleId="Heading6">
    <w:name w:val="heading 6"/>
    <w:basedOn w:val="Heading5"/>
    <w:next w:val="BodyText"/>
    <w:link w:val="Heading6Char"/>
    <w:qFormat/>
    <w:rsid w:val="003B5FA0"/>
    <w:pPr>
      <w:numPr>
        <w:ilvl w:val="5"/>
      </w:numPr>
      <w:outlineLvl w:val="5"/>
    </w:pPr>
  </w:style>
  <w:style w:type="paragraph" w:styleId="Heading7">
    <w:name w:val="heading 7"/>
    <w:basedOn w:val="Heading6"/>
    <w:next w:val="BodyText"/>
    <w:link w:val="Heading7Char"/>
    <w:qFormat/>
    <w:rsid w:val="003B5FA0"/>
    <w:pPr>
      <w:numPr>
        <w:ilvl w:val="6"/>
      </w:numPr>
      <w:outlineLvl w:val="6"/>
    </w:pPr>
  </w:style>
  <w:style w:type="paragraph" w:styleId="Heading8">
    <w:name w:val="heading 8"/>
    <w:basedOn w:val="Heading7"/>
    <w:next w:val="BodyText"/>
    <w:link w:val="Heading8Char"/>
    <w:qFormat/>
    <w:rsid w:val="003B5FA0"/>
    <w:pPr>
      <w:numPr>
        <w:ilvl w:val="7"/>
      </w:numPr>
      <w:outlineLvl w:val="7"/>
    </w:pPr>
  </w:style>
  <w:style w:type="paragraph" w:styleId="Heading9">
    <w:name w:val="heading 9"/>
    <w:basedOn w:val="Heading8"/>
    <w:next w:val="BodyText"/>
    <w:link w:val="Heading9Char"/>
    <w:qFormat/>
    <w:rsid w:val="003B5FA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3B5FA0"/>
    <w:rPr>
      <w:rFonts w:ascii="Arial" w:hAnsi="Arial"/>
      <w:b/>
      <w:noProof/>
      <w:kern w:val="28"/>
      <w:sz w:val="28"/>
    </w:rPr>
  </w:style>
  <w:style w:type="character" w:customStyle="1" w:styleId="Heading2Char">
    <w:name w:val="Heading 2 Char"/>
    <w:basedOn w:val="DefaultParagraphFont"/>
    <w:link w:val="Heading2"/>
    <w:locked/>
    <w:rsid w:val="003B5FA0"/>
    <w:rPr>
      <w:rFonts w:ascii="Arial" w:hAnsi="Arial"/>
      <w:b/>
      <w:noProof/>
      <w:kern w:val="28"/>
      <w:sz w:val="28"/>
    </w:rPr>
  </w:style>
  <w:style w:type="character" w:customStyle="1" w:styleId="Heading3Char">
    <w:name w:val="Heading 3 Char"/>
    <w:basedOn w:val="DefaultParagraphFont"/>
    <w:link w:val="Heading3"/>
    <w:locked/>
    <w:rsid w:val="003B5FA0"/>
    <w:rPr>
      <w:rFonts w:ascii="Arial" w:hAnsi="Arial"/>
      <w:b/>
      <w:noProof/>
      <w:kern w:val="28"/>
      <w:sz w:val="24"/>
    </w:rPr>
  </w:style>
  <w:style w:type="character" w:customStyle="1" w:styleId="Heading4Char">
    <w:name w:val="Heading 4 Char"/>
    <w:basedOn w:val="DefaultParagraphFont"/>
    <w:link w:val="Heading4"/>
    <w:locked/>
    <w:rsid w:val="003B5FA0"/>
    <w:rPr>
      <w:rFonts w:ascii="Arial" w:hAnsi="Arial"/>
      <w:b/>
      <w:noProof/>
      <w:kern w:val="28"/>
      <w:sz w:val="24"/>
    </w:rPr>
  </w:style>
  <w:style w:type="character" w:customStyle="1" w:styleId="Heading5Char">
    <w:name w:val="Heading 5 Char"/>
    <w:basedOn w:val="DefaultParagraphFont"/>
    <w:link w:val="Heading5"/>
    <w:locked/>
    <w:rsid w:val="003B5FA0"/>
    <w:rPr>
      <w:rFonts w:ascii="Arial" w:hAnsi="Arial"/>
      <w:b/>
      <w:noProof/>
      <w:kern w:val="28"/>
      <w:sz w:val="24"/>
    </w:rPr>
  </w:style>
  <w:style w:type="character" w:customStyle="1" w:styleId="Heading6Char">
    <w:name w:val="Heading 6 Char"/>
    <w:link w:val="Heading6"/>
    <w:locked/>
    <w:rsid w:val="00C15551"/>
    <w:rPr>
      <w:rFonts w:ascii="Arial" w:hAnsi="Arial"/>
      <w:b/>
      <w:noProof/>
      <w:kern w:val="28"/>
      <w:sz w:val="24"/>
    </w:rPr>
  </w:style>
  <w:style w:type="paragraph" w:styleId="CommentText">
    <w:name w:val="annotation text"/>
    <w:basedOn w:val="Normal"/>
    <w:link w:val="CommentTextChar"/>
    <w:rsid w:val="003B5FA0"/>
    <w:rPr>
      <w:sz w:val="20"/>
    </w:rPr>
  </w:style>
  <w:style w:type="character" w:customStyle="1" w:styleId="CommentTextChar">
    <w:name w:val="Comment Text Char"/>
    <w:link w:val="CommentText"/>
    <w:locked/>
    <w:rsid w:val="003B5FA0"/>
    <w:rPr>
      <w:rFonts w:ascii="Times New Roman" w:hAnsi="Times New Roman"/>
    </w:rPr>
  </w:style>
  <w:style w:type="character" w:styleId="CommentReference">
    <w:name w:val="annotation reference"/>
    <w:rsid w:val="003B5FA0"/>
    <w:rPr>
      <w:sz w:val="16"/>
      <w:szCs w:val="16"/>
    </w:rPr>
  </w:style>
  <w:style w:type="paragraph" w:styleId="BalloonText">
    <w:name w:val="Balloon Text"/>
    <w:basedOn w:val="Normal"/>
    <w:link w:val="BalloonTextChar"/>
    <w:uiPriority w:val="99"/>
    <w:semiHidden/>
    <w:unhideWhenUsed/>
    <w:rsid w:val="003B5FA0"/>
    <w:pPr>
      <w:spacing w:before="0"/>
    </w:pPr>
    <w:rPr>
      <w:rFonts w:ascii="Tahoma" w:hAnsi="Tahoma" w:cs="Tahoma"/>
      <w:sz w:val="16"/>
      <w:szCs w:val="16"/>
    </w:rPr>
  </w:style>
  <w:style w:type="character" w:customStyle="1" w:styleId="BalloonTextChar">
    <w:name w:val="Balloon Text Char"/>
    <w:link w:val="BalloonText"/>
    <w:uiPriority w:val="99"/>
    <w:semiHidden/>
    <w:locked/>
    <w:rsid w:val="003B5FA0"/>
    <w:rPr>
      <w:rFonts w:ascii="Tahoma" w:hAnsi="Tahoma" w:cs="Tahoma"/>
      <w:sz w:val="16"/>
      <w:szCs w:val="16"/>
    </w:rPr>
  </w:style>
  <w:style w:type="character" w:styleId="Hyperlink">
    <w:name w:val="Hyperlink"/>
    <w:uiPriority w:val="99"/>
    <w:rsid w:val="003B5FA0"/>
    <w:rPr>
      <w:color w:val="0000FF"/>
      <w:u w:val="single"/>
    </w:rPr>
  </w:style>
  <w:style w:type="paragraph" w:styleId="BodyText">
    <w:name w:val="Body Text"/>
    <w:link w:val="BodyTextChar"/>
    <w:qFormat/>
    <w:rsid w:val="003B5FA0"/>
    <w:pPr>
      <w:spacing w:before="120"/>
    </w:pPr>
    <w:rPr>
      <w:rFonts w:ascii="Times New Roman" w:hAnsi="Times New Roman"/>
      <w:sz w:val="24"/>
    </w:rPr>
  </w:style>
  <w:style w:type="character" w:customStyle="1" w:styleId="BodyTextChar">
    <w:name w:val="Body Text Char"/>
    <w:link w:val="BodyText"/>
    <w:locked/>
    <w:rsid w:val="003B5FA0"/>
    <w:rPr>
      <w:rFonts w:ascii="Times New Roman" w:hAnsi="Times New Roman"/>
      <w:sz w:val="24"/>
    </w:rPr>
  </w:style>
  <w:style w:type="paragraph" w:customStyle="1" w:styleId="TableEntry">
    <w:name w:val="Table Entry"/>
    <w:basedOn w:val="BodyText"/>
    <w:link w:val="TableEntryChar"/>
    <w:qFormat/>
    <w:rsid w:val="003B5FA0"/>
    <w:pPr>
      <w:spacing w:before="40" w:after="40"/>
      <w:ind w:left="72" w:right="72"/>
    </w:pPr>
    <w:rPr>
      <w:sz w:val="18"/>
    </w:rPr>
  </w:style>
  <w:style w:type="paragraph" w:customStyle="1" w:styleId="TableEntryHeader">
    <w:name w:val="Table Entry Header"/>
    <w:basedOn w:val="TableEntry"/>
    <w:link w:val="TableEntryHeaderChar"/>
    <w:qFormat/>
    <w:rsid w:val="003B5FA0"/>
    <w:pPr>
      <w:keepNext/>
      <w:jc w:val="center"/>
    </w:pPr>
    <w:rPr>
      <w:rFonts w:ascii="Arial" w:hAnsi="Arial"/>
      <w:b/>
      <w:sz w:val="20"/>
    </w:rPr>
  </w:style>
  <w:style w:type="table" w:styleId="TableGrid">
    <w:name w:val="Table Grid"/>
    <w:basedOn w:val="TableNormal"/>
    <w:uiPriority w:val="59"/>
    <w:rsid w:val="003B5FA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1">
    <w:name w:val="Appendix Heading 1"/>
    <w:next w:val="BodyText"/>
    <w:rsid w:val="003B5FA0"/>
    <w:pPr>
      <w:tabs>
        <w:tab w:val="left" w:pos="900"/>
      </w:tabs>
      <w:spacing w:before="240" w:after="60"/>
      <w:outlineLvl w:val="0"/>
    </w:pPr>
    <w:rPr>
      <w:rFonts w:ascii="Arial" w:hAnsi="Arial"/>
      <w:b/>
      <w:noProof/>
      <w:kern w:val="28"/>
      <w:sz w:val="28"/>
    </w:rPr>
  </w:style>
  <w:style w:type="paragraph" w:customStyle="1" w:styleId="AppendixHeading2">
    <w:name w:val="Appendix Heading 2"/>
    <w:basedOn w:val="AppendixHeading1"/>
    <w:next w:val="BodyText"/>
    <w:link w:val="AppendixHeading2Char"/>
    <w:rsid w:val="003B5FA0"/>
    <w:pPr>
      <w:outlineLvl w:val="1"/>
    </w:pPr>
  </w:style>
  <w:style w:type="paragraph" w:customStyle="1" w:styleId="AppendixHeading3">
    <w:name w:val="Appendix Heading 3"/>
    <w:basedOn w:val="AppendixHeading2"/>
    <w:next w:val="BodyText"/>
    <w:link w:val="AppendixHeading3Char"/>
    <w:rsid w:val="003B5FA0"/>
    <w:pPr>
      <w:numPr>
        <w:ilvl w:val="2"/>
        <w:numId w:val="21"/>
      </w:numPr>
      <w:outlineLvl w:val="2"/>
    </w:pPr>
    <w:rPr>
      <w:sz w:val="24"/>
    </w:rPr>
  </w:style>
  <w:style w:type="paragraph" w:customStyle="1" w:styleId="AuthorInstructions">
    <w:name w:val="Author Instructions"/>
    <w:basedOn w:val="BodyText"/>
    <w:link w:val="AuthorInstructionsChar"/>
    <w:qFormat/>
    <w:rsid w:val="003B5FA0"/>
    <w:rPr>
      <w:i/>
    </w:rPr>
  </w:style>
  <w:style w:type="character" w:customStyle="1" w:styleId="AuthorInstructionsChar">
    <w:name w:val="Author Instructions Char"/>
    <w:link w:val="AuthorInstructions"/>
    <w:locked/>
    <w:rsid w:val="003B5FA0"/>
    <w:rPr>
      <w:rFonts w:ascii="Times New Roman" w:hAnsi="Times New Roman"/>
      <w:i/>
      <w:sz w:val="24"/>
    </w:rPr>
  </w:style>
  <w:style w:type="character" w:styleId="Strong">
    <w:name w:val="Strong"/>
    <w:uiPriority w:val="22"/>
    <w:qFormat/>
    <w:rsid w:val="009141B3"/>
    <w:rPr>
      <w:rFonts w:cs="Times New Roman"/>
      <w:b/>
      <w:bCs/>
    </w:rPr>
  </w:style>
  <w:style w:type="table" w:customStyle="1" w:styleId="TableStyleJR1">
    <w:name w:val="TableStyleJR1"/>
    <w:basedOn w:val="TableNormal"/>
    <w:uiPriority w:val="99"/>
    <w:rsid w:val="009141B3"/>
    <w:rPr>
      <w:rFonts w:cs="TimesNewRomanPSMT"/>
      <w:sz w:val="18"/>
    </w:r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jc w:val="center"/>
    </w:trPr>
    <w:tblStylePr w:type="firstRow">
      <w:rPr>
        <w:rFonts w:ascii="Courier New" w:hAnsi="Courier New" w:cs="PMingLiU"/>
        <w:sz w:val="20"/>
      </w:rPr>
      <w:tblPr/>
      <w:tcPr>
        <w:shd w:val="clear" w:color="auto" w:fill="F2F2F2"/>
      </w:tcPr>
    </w:tblStylePr>
  </w:style>
  <w:style w:type="character" w:styleId="Emphasis">
    <w:name w:val="Emphasis"/>
    <w:uiPriority w:val="20"/>
    <w:qFormat/>
    <w:rsid w:val="009141B3"/>
    <w:rPr>
      <w:i/>
    </w:rPr>
  </w:style>
  <w:style w:type="paragraph" w:customStyle="1" w:styleId="HL7IndentBulleted">
    <w:name w:val="HL7IndentBulleted"/>
    <w:basedOn w:val="Normal"/>
    <w:link w:val="HL7IndentBulletedChar"/>
    <w:qFormat/>
    <w:rsid w:val="00BB3E0D"/>
    <w:pPr>
      <w:numPr>
        <w:numId w:val="1"/>
      </w:numPr>
      <w:tabs>
        <w:tab w:val="left" w:pos="720"/>
      </w:tabs>
      <w:autoSpaceDE w:val="0"/>
      <w:autoSpaceDN w:val="0"/>
      <w:adjustRightInd w:val="0"/>
      <w:spacing w:line="260" w:lineRule="atLeast"/>
      <w:ind w:left="1080"/>
      <w:contextualSpacing/>
    </w:pPr>
    <w:rPr>
      <w:rFonts w:cs="TimesNewRomanPSMT"/>
    </w:rPr>
  </w:style>
  <w:style w:type="paragraph" w:customStyle="1" w:styleId="FigureTitle">
    <w:name w:val="Figure Title"/>
    <w:basedOn w:val="TableTitle"/>
    <w:rsid w:val="00B7340A"/>
    <w:pPr>
      <w:keepNext w:val="0"/>
      <w:keepLines/>
      <w:spacing w:before="60" w:after="300"/>
    </w:pPr>
  </w:style>
  <w:style w:type="paragraph" w:customStyle="1" w:styleId="HL7FieldIndent2">
    <w:name w:val="HL7 Field Indent 2"/>
    <w:basedOn w:val="BodyTextIndent"/>
    <w:link w:val="HL7FieldIndent2Char"/>
    <w:qFormat/>
    <w:rsid w:val="00021767"/>
    <w:pPr>
      <w:spacing w:after="0" w:line="240" w:lineRule="atLeast"/>
      <w:ind w:left="720"/>
    </w:pPr>
    <w:rPr>
      <w:noProof/>
    </w:rPr>
  </w:style>
  <w:style w:type="character" w:customStyle="1" w:styleId="HL7FieldIndent2Char">
    <w:name w:val="HL7 Field Indent 2 Char"/>
    <w:link w:val="HL7FieldIndent2"/>
    <w:locked/>
    <w:rsid w:val="00021767"/>
    <w:rPr>
      <w:rFonts w:ascii="Calisto MT" w:hAnsi="Calisto MT"/>
      <w:noProof/>
      <w:sz w:val="22"/>
    </w:rPr>
  </w:style>
  <w:style w:type="paragraph" w:styleId="BodyTextIndent">
    <w:name w:val="Body Text Indent"/>
    <w:basedOn w:val="Normal"/>
    <w:link w:val="BodyTextIndentChar"/>
    <w:unhideWhenUsed/>
    <w:rsid w:val="003B5FA0"/>
    <w:pPr>
      <w:spacing w:after="120"/>
      <w:ind w:left="360"/>
    </w:pPr>
  </w:style>
  <w:style w:type="character" w:customStyle="1" w:styleId="BodyTextIndentChar">
    <w:name w:val="Body Text Indent Char"/>
    <w:basedOn w:val="DefaultParagraphFont"/>
    <w:link w:val="BodyTextIndent"/>
    <w:locked/>
    <w:rsid w:val="003B5FA0"/>
    <w:rPr>
      <w:rFonts w:ascii="Times New Roman" w:hAnsi="Times New Roman"/>
      <w:sz w:val="24"/>
    </w:rPr>
  </w:style>
  <w:style w:type="paragraph" w:styleId="ListBullet2">
    <w:name w:val="List Bullet 2"/>
    <w:basedOn w:val="Normal"/>
    <w:link w:val="ListBullet2Char"/>
    <w:rsid w:val="003B5FA0"/>
    <w:pPr>
      <w:numPr>
        <w:numId w:val="23"/>
      </w:numPr>
    </w:pPr>
  </w:style>
  <w:style w:type="character" w:customStyle="1" w:styleId="ListBullet2Char">
    <w:name w:val="List Bullet 2 Char"/>
    <w:link w:val="ListBullet2"/>
    <w:locked/>
    <w:rsid w:val="003B5FA0"/>
    <w:rPr>
      <w:rFonts w:ascii="Times New Roman" w:hAnsi="Times New Roman"/>
      <w:sz w:val="24"/>
    </w:rPr>
  </w:style>
  <w:style w:type="paragraph" w:customStyle="1" w:styleId="ListBullet2Continue">
    <w:name w:val="List Bullet 2 Continue"/>
    <w:basedOn w:val="ListBullet2"/>
    <w:rsid w:val="00C15551"/>
    <w:pPr>
      <w:numPr>
        <w:numId w:val="0"/>
      </w:numPr>
      <w:tabs>
        <w:tab w:val="num" w:pos="720"/>
      </w:tabs>
      <w:ind w:left="1080"/>
    </w:pPr>
  </w:style>
  <w:style w:type="paragraph" w:customStyle="1" w:styleId="listing">
    <w:name w:val="listing"/>
    <w:qFormat/>
    <w:rsid w:val="009141B3"/>
    <w:pPr>
      <w:tabs>
        <w:tab w:val="left" w:pos="360"/>
        <w:tab w:val="left" w:pos="720"/>
        <w:tab w:val="left" w:pos="1080"/>
        <w:tab w:val="left" w:pos="1440"/>
        <w:tab w:val="left" w:pos="1800"/>
        <w:tab w:val="left" w:pos="2160"/>
        <w:tab w:val="left" w:pos="2520"/>
      </w:tabs>
      <w:spacing w:line="200" w:lineRule="atLeast"/>
    </w:pPr>
    <w:rPr>
      <w:rFonts w:ascii="Lucida Console" w:hAnsi="Lucida Console"/>
      <w:noProof/>
      <w:kern w:val="17"/>
      <w:sz w:val="18"/>
      <w:lang w:eastAsia="de-DE"/>
    </w:rPr>
  </w:style>
  <w:style w:type="paragraph" w:customStyle="1" w:styleId="TableCaption">
    <w:name w:val="Table Caption"/>
    <w:basedOn w:val="Caption"/>
    <w:next w:val="Normal"/>
    <w:rsid w:val="009141B3"/>
    <w:pPr>
      <w:keepNext/>
      <w:spacing w:before="240" w:after="120"/>
      <w:jc w:val="center"/>
    </w:pPr>
    <w:rPr>
      <w:bCs/>
    </w:rPr>
  </w:style>
  <w:style w:type="paragraph" w:styleId="Caption">
    <w:name w:val="caption"/>
    <w:basedOn w:val="BodyText"/>
    <w:next w:val="BodyText"/>
    <w:qFormat/>
    <w:rsid w:val="003B5FA0"/>
    <w:rPr>
      <w:rFonts w:ascii="Arial" w:hAnsi="Arial"/>
      <w:b/>
    </w:rPr>
  </w:style>
  <w:style w:type="paragraph" w:customStyle="1" w:styleId="Components">
    <w:name w:val="Components"/>
    <w:basedOn w:val="Normal"/>
    <w:rsid w:val="009141B3"/>
    <w:pPr>
      <w:spacing w:after="120" w:line="160" w:lineRule="atLeast"/>
      <w:ind w:left="2160" w:hanging="1080"/>
    </w:pPr>
    <w:rPr>
      <w:rFonts w:ascii="Courier New" w:hAnsi="Courier New"/>
      <w:kern w:val="14"/>
      <w:sz w:val="16"/>
    </w:rPr>
  </w:style>
  <w:style w:type="paragraph" w:customStyle="1" w:styleId="ExampleValue">
    <w:name w:val="ExampleValue"/>
    <w:basedOn w:val="listing"/>
    <w:rsid w:val="00997BF8"/>
    <w:pPr>
      <w:ind w:left="720"/>
    </w:pPr>
    <w:rPr>
      <w:rFonts w:ascii="Consolas" w:hAnsi="Consolas"/>
    </w:rPr>
  </w:style>
  <w:style w:type="paragraph" w:customStyle="1" w:styleId="HL7Field">
    <w:name w:val="HL7 Field"/>
    <w:basedOn w:val="Normal"/>
    <w:qFormat/>
    <w:rsid w:val="006931BB"/>
    <w:pPr>
      <w:keepNext/>
      <w:spacing w:after="60" w:line="260" w:lineRule="atLeast"/>
    </w:pPr>
    <w:rPr>
      <w:b/>
      <w:bCs/>
    </w:rPr>
  </w:style>
  <w:style w:type="table" w:styleId="MediumShading2-Accent4">
    <w:name w:val="Medium Shading 2 Accent 4"/>
    <w:basedOn w:val="TableNormal"/>
    <w:uiPriority w:val="60"/>
    <w:rsid w:val="009141B3"/>
    <w:rPr>
      <w:rFonts w:cs="TimesNewRomanPSMT"/>
      <w:color w:val="76923C"/>
    </w:rPr>
    <w:tblPr>
      <w:tblStyleRowBandSize w:val="1"/>
      <w:tblStyleColBandSize w:val="1"/>
      <w:tblBorders>
        <w:top w:val="single" w:sz="8" w:space="0" w:color="9BBB59"/>
        <w:bottom w:val="single" w:sz="8" w:space="0" w:color="9BBB59"/>
      </w:tblBorders>
    </w:tblPr>
    <w:tblStylePr w:type="firstRow">
      <w:pPr>
        <w:spacing w:before="0" w:after="0"/>
      </w:pPr>
      <w:rPr>
        <w:rFonts w:cs="PMingLiU"/>
        <w:b/>
        <w:bCs/>
      </w:rPr>
      <w:tblPr/>
      <w:tcPr>
        <w:tcBorders>
          <w:top w:val="single" w:sz="8" w:space="0" w:color="9BBB59"/>
          <w:left w:val="nil"/>
          <w:bottom w:val="single" w:sz="8" w:space="0" w:color="9BBB59"/>
          <w:right w:val="nil"/>
          <w:insideH w:val="nil"/>
          <w:insideV w:val="nil"/>
        </w:tcBorders>
      </w:tcPr>
    </w:tblStylePr>
    <w:tblStylePr w:type="lastRow">
      <w:pPr>
        <w:spacing w:before="0" w:after="0"/>
      </w:pPr>
      <w:rPr>
        <w:rFonts w:cs="PMingLiU"/>
        <w:b/>
        <w:bCs/>
      </w:rPr>
      <w:tblPr/>
      <w:tcPr>
        <w:tcBorders>
          <w:top w:val="single" w:sz="8" w:space="0" w:color="9BBB59"/>
          <w:left w:val="nil"/>
          <w:bottom w:val="single" w:sz="8" w:space="0" w:color="9BBB59"/>
          <w:right w:val="nil"/>
          <w:insideH w:val="nil"/>
          <w:insideV w:val="nil"/>
        </w:tcBorders>
      </w:tcPr>
    </w:tblStylePr>
    <w:tblStylePr w:type="firstCol">
      <w:rPr>
        <w:rFonts w:cs="PMingLiU"/>
        <w:b/>
        <w:bCs/>
      </w:rPr>
    </w:tblStylePr>
    <w:tblStylePr w:type="lastCol">
      <w:rPr>
        <w:rFonts w:cs="PMingLiU"/>
        <w:b/>
        <w:bCs/>
      </w:rPr>
    </w:tblStylePr>
    <w:tblStylePr w:type="band1Vert">
      <w:rPr>
        <w:rFonts w:cs="PMingLiU"/>
      </w:rPr>
      <w:tblPr/>
      <w:tcPr>
        <w:tcBorders>
          <w:left w:val="nil"/>
          <w:right w:val="nil"/>
          <w:insideH w:val="nil"/>
          <w:insideV w:val="nil"/>
        </w:tcBorders>
        <w:shd w:val="clear" w:color="auto" w:fill="E6EED5"/>
      </w:tcPr>
    </w:tblStylePr>
    <w:tblStylePr w:type="band1Horz">
      <w:rPr>
        <w:rFonts w:cs="PMingLiU"/>
      </w:rPr>
      <w:tblPr/>
      <w:tcPr>
        <w:tcBorders>
          <w:left w:val="nil"/>
          <w:right w:val="nil"/>
          <w:insideH w:val="nil"/>
          <w:insideV w:val="nil"/>
        </w:tcBorders>
        <w:shd w:val="clear" w:color="auto" w:fill="E6EED5"/>
      </w:tcPr>
    </w:tblStylePr>
  </w:style>
  <w:style w:type="paragraph" w:customStyle="1" w:styleId="Note">
    <w:name w:val="Note"/>
    <w:basedOn w:val="Normal"/>
    <w:qFormat/>
    <w:rsid w:val="003B5FA0"/>
    <w:pPr>
      <w:tabs>
        <w:tab w:val="left" w:pos="720"/>
        <w:tab w:val="left" w:pos="1216"/>
        <w:tab w:val="left" w:pos="1936"/>
        <w:tab w:val="left" w:pos="2536"/>
        <w:tab w:val="left" w:pos="3616"/>
        <w:tab w:val="left" w:pos="5056"/>
        <w:tab w:val="right" w:leader="dot" w:pos="8644"/>
      </w:tabs>
      <w:suppressAutoHyphens/>
      <w:spacing w:after="60"/>
      <w:ind w:left="734" w:hanging="547"/>
    </w:pPr>
    <w:rPr>
      <w:sz w:val="18"/>
    </w:rPr>
  </w:style>
  <w:style w:type="paragraph" w:customStyle="1" w:styleId="TableTitle">
    <w:name w:val="Table Title"/>
    <w:basedOn w:val="BodyText"/>
    <w:rsid w:val="003B5FA0"/>
    <w:pPr>
      <w:keepNext/>
      <w:spacing w:before="300" w:after="60"/>
      <w:jc w:val="center"/>
    </w:pPr>
    <w:rPr>
      <w:rFonts w:ascii="Arial" w:hAnsi="Arial"/>
      <w:b/>
      <w:sz w:val="22"/>
    </w:rPr>
  </w:style>
  <w:style w:type="character" w:customStyle="1" w:styleId="HL7IndentBulletedChar">
    <w:name w:val="HL7IndentBulleted Char"/>
    <w:link w:val="HL7IndentBulleted"/>
    <w:locked/>
    <w:rsid w:val="00021767"/>
    <w:rPr>
      <w:rFonts w:ascii="Times New Roman" w:hAnsi="Times New Roman" w:cs="TimesNewRomanPSMT"/>
      <w:sz w:val="24"/>
    </w:rPr>
  </w:style>
  <w:style w:type="paragraph" w:styleId="CommentSubject">
    <w:name w:val="annotation subject"/>
    <w:basedOn w:val="CommentText"/>
    <w:next w:val="CommentText"/>
    <w:link w:val="CommentSubjectChar"/>
    <w:rsid w:val="003B5FA0"/>
    <w:rPr>
      <w:b/>
      <w:bCs/>
    </w:rPr>
  </w:style>
  <w:style w:type="character" w:customStyle="1" w:styleId="CommentSubjectChar">
    <w:name w:val="Comment Subject Char"/>
    <w:link w:val="CommentSubject"/>
    <w:rsid w:val="003B5FA0"/>
    <w:rPr>
      <w:rFonts w:ascii="Times New Roman" w:hAnsi="Times New Roman"/>
      <w:b/>
      <w:bCs/>
    </w:rPr>
  </w:style>
  <w:style w:type="paragraph" w:customStyle="1" w:styleId="ColorfulShading-Accent11">
    <w:name w:val="Colorful Shading - Accent 11"/>
    <w:hidden/>
    <w:uiPriority w:val="99"/>
    <w:semiHidden/>
    <w:rsid w:val="00852E72"/>
    <w:rPr>
      <w:rFonts w:cs="TimesNewRomanPSMT"/>
      <w:sz w:val="24"/>
      <w:szCs w:val="24"/>
    </w:rPr>
  </w:style>
  <w:style w:type="paragraph" w:customStyle="1" w:styleId="SubheadMinorIndent">
    <w:name w:val="SubheadMinorIndent"/>
    <w:basedOn w:val="Normal"/>
    <w:rsid w:val="007B51D2"/>
    <w:pPr>
      <w:spacing w:line="260" w:lineRule="atLeast"/>
      <w:ind w:left="720"/>
    </w:pPr>
    <w:rPr>
      <w:b/>
      <w:bCs/>
      <w:kern w:val="1"/>
    </w:rPr>
  </w:style>
  <w:style w:type="paragraph" w:styleId="Title">
    <w:name w:val="Title"/>
    <w:basedOn w:val="Normal"/>
    <w:next w:val="Normal"/>
    <w:link w:val="TitleChar"/>
    <w:uiPriority w:val="10"/>
    <w:qFormat/>
    <w:rsid w:val="003B5FA0"/>
    <w:pPr>
      <w:pBdr>
        <w:bottom w:val="single" w:sz="8" w:space="4" w:color="4F81BD"/>
      </w:pBdr>
      <w:spacing w:before="0"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3B5FA0"/>
    <w:rPr>
      <w:rFonts w:ascii="Cambria" w:hAnsi="Cambria"/>
      <w:color w:val="17365D"/>
      <w:spacing w:val="5"/>
      <w:kern w:val="28"/>
      <w:sz w:val="52"/>
      <w:szCs w:val="52"/>
    </w:rPr>
  </w:style>
  <w:style w:type="paragraph" w:customStyle="1" w:styleId="TableXML">
    <w:name w:val="TableXML"/>
    <w:basedOn w:val="TableEntry"/>
    <w:rsid w:val="00242B41"/>
    <w:rPr>
      <w:rFonts w:ascii="Consolas" w:hAnsi="Consolas"/>
      <w:noProof/>
    </w:rPr>
  </w:style>
  <w:style w:type="character" w:customStyle="1" w:styleId="StrongEmphasis">
    <w:name w:val="StrongEmphasis"/>
    <w:uiPriority w:val="1"/>
    <w:rsid w:val="009141B3"/>
    <w:rPr>
      <w:b/>
      <w:i/>
    </w:rPr>
  </w:style>
  <w:style w:type="character" w:customStyle="1" w:styleId="ExampleInline">
    <w:name w:val="ExampleInline"/>
    <w:uiPriority w:val="1"/>
    <w:rsid w:val="009141B3"/>
    <w:rPr>
      <w:rFonts w:ascii="CourierNewPSMT" w:hAnsi="CourierNewPSMT"/>
      <w:sz w:val="20"/>
    </w:rPr>
  </w:style>
  <w:style w:type="character" w:customStyle="1" w:styleId="Red">
    <w:name w:val="Red"/>
    <w:basedOn w:val="DefaultParagraphFont"/>
    <w:uiPriority w:val="1"/>
    <w:rsid w:val="009141B3"/>
  </w:style>
  <w:style w:type="paragraph" w:customStyle="1" w:styleId="FigureText">
    <w:name w:val="FigureText"/>
    <w:basedOn w:val="Normal"/>
    <w:rsid w:val="00BA6DD2"/>
    <w:pPr>
      <w:jc w:val="center"/>
    </w:pPr>
    <w:rPr>
      <w:rFonts w:ascii="Arial" w:hAnsi="Arial" w:cs="Arial"/>
      <w:sz w:val="16"/>
      <w:szCs w:val="18"/>
    </w:rPr>
  </w:style>
  <w:style w:type="paragraph" w:styleId="Header">
    <w:name w:val="header"/>
    <w:basedOn w:val="Normal"/>
    <w:link w:val="HeaderChar"/>
    <w:rsid w:val="003B5FA0"/>
    <w:pPr>
      <w:tabs>
        <w:tab w:val="center" w:pos="4320"/>
        <w:tab w:val="right" w:pos="8640"/>
      </w:tabs>
    </w:pPr>
  </w:style>
  <w:style w:type="character" w:customStyle="1" w:styleId="HeaderChar">
    <w:name w:val="Header Char"/>
    <w:link w:val="Header"/>
    <w:rsid w:val="00C15551"/>
    <w:rPr>
      <w:rFonts w:ascii="Times New Roman" w:hAnsi="Times New Roman"/>
      <w:sz w:val="24"/>
    </w:rPr>
  </w:style>
  <w:style w:type="paragraph" w:styleId="Footer">
    <w:name w:val="footer"/>
    <w:basedOn w:val="Normal"/>
    <w:link w:val="FooterChar"/>
    <w:rsid w:val="003B5FA0"/>
    <w:pPr>
      <w:tabs>
        <w:tab w:val="center" w:pos="4320"/>
        <w:tab w:val="right" w:pos="8640"/>
      </w:tabs>
    </w:pPr>
  </w:style>
  <w:style w:type="character" w:customStyle="1" w:styleId="FooterChar">
    <w:name w:val="Footer Char"/>
    <w:link w:val="Footer"/>
    <w:rsid w:val="0081118B"/>
    <w:rPr>
      <w:rFonts w:ascii="Times New Roman" w:hAnsi="Times New Roman"/>
      <w:sz w:val="24"/>
    </w:rPr>
  </w:style>
  <w:style w:type="character" w:styleId="PageNumber">
    <w:name w:val="page number"/>
    <w:rsid w:val="003B5FA0"/>
  </w:style>
  <w:style w:type="character" w:styleId="FollowedHyperlink">
    <w:name w:val="FollowedHyperlink"/>
    <w:rsid w:val="003B5FA0"/>
    <w:rPr>
      <w:color w:val="800080"/>
      <w:u w:val="single"/>
    </w:rPr>
  </w:style>
  <w:style w:type="paragraph" w:customStyle="1" w:styleId="TOCHeading1">
    <w:name w:val="TOC Heading1"/>
    <w:basedOn w:val="Heading1"/>
    <w:next w:val="Normal"/>
    <w:uiPriority w:val="39"/>
    <w:semiHidden/>
    <w:unhideWhenUsed/>
    <w:qFormat/>
    <w:rsid w:val="00AA383B"/>
    <w:pPr>
      <w:keepLines/>
      <w:pageBreakBefore w:val="0"/>
      <w:numPr>
        <w:numId w:val="0"/>
      </w:numPr>
      <w:spacing w:before="480" w:after="0" w:line="276" w:lineRule="auto"/>
      <w:outlineLvl w:val="9"/>
    </w:pPr>
    <w:rPr>
      <w:rFonts w:eastAsia="MS Gothic"/>
      <w:bCs/>
      <w:noProof w:val="0"/>
      <w:color w:val="365F91"/>
      <w:kern w:val="0"/>
      <w:szCs w:val="28"/>
      <w:lang w:eastAsia="ja-JP"/>
    </w:rPr>
  </w:style>
  <w:style w:type="paragraph" w:styleId="TOC1">
    <w:name w:val="toc 1"/>
    <w:next w:val="Normal"/>
    <w:uiPriority w:val="39"/>
    <w:rsid w:val="003B5FA0"/>
    <w:pPr>
      <w:tabs>
        <w:tab w:val="right" w:leader="dot" w:pos="9346"/>
      </w:tabs>
      <w:ind w:left="288" w:hanging="288"/>
    </w:pPr>
    <w:rPr>
      <w:rFonts w:ascii="Times New Roman" w:hAnsi="Times New Roman"/>
      <w:sz w:val="24"/>
      <w:szCs w:val="24"/>
    </w:rPr>
  </w:style>
  <w:style w:type="paragraph" w:styleId="TOC2">
    <w:name w:val="toc 2"/>
    <w:basedOn w:val="TOC1"/>
    <w:next w:val="Normal"/>
    <w:uiPriority w:val="39"/>
    <w:rsid w:val="003B5FA0"/>
    <w:pPr>
      <w:tabs>
        <w:tab w:val="clear" w:pos="9346"/>
        <w:tab w:val="right" w:leader="dot" w:pos="9350"/>
      </w:tabs>
      <w:ind w:left="720" w:hanging="432"/>
    </w:pPr>
  </w:style>
  <w:style w:type="paragraph" w:styleId="TOC3">
    <w:name w:val="toc 3"/>
    <w:basedOn w:val="TOC2"/>
    <w:next w:val="Normal"/>
    <w:uiPriority w:val="39"/>
    <w:rsid w:val="003B5FA0"/>
    <w:pPr>
      <w:ind w:left="1152" w:hanging="576"/>
    </w:pPr>
  </w:style>
  <w:style w:type="paragraph" w:styleId="TOC4">
    <w:name w:val="toc 4"/>
    <w:basedOn w:val="TOC3"/>
    <w:next w:val="Normal"/>
    <w:uiPriority w:val="39"/>
    <w:rsid w:val="003B5FA0"/>
    <w:pPr>
      <w:ind w:left="1584" w:hanging="720"/>
    </w:pPr>
  </w:style>
  <w:style w:type="paragraph" w:styleId="TOC5">
    <w:name w:val="toc 5"/>
    <w:basedOn w:val="TOC4"/>
    <w:next w:val="Normal"/>
    <w:uiPriority w:val="39"/>
    <w:rsid w:val="003B5FA0"/>
    <w:pPr>
      <w:ind w:left="2160" w:hanging="1008"/>
    </w:pPr>
  </w:style>
  <w:style w:type="paragraph" w:styleId="TOC6">
    <w:name w:val="toc 6"/>
    <w:basedOn w:val="TOC5"/>
    <w:next w:val="Normal"/>
    <w:uiPriority w:val="39"/>
    <w:rsid w:val="003B5FA0"/>
    <w:pPr>
      <w:ind w:left="2592" w:hanging="1152"/>
    </w:pPr>
  </w:style>
  <w:style w:type="paragraph" w:styleId="TOC7">
    <w:name w:val="toc 7"/>
    <w:basedOn w:val="TOC6"/>
    <w:next w:val="Normal"/>
    <w:uiPriority w:val="39"/>
    <w:rsid w:val="003B5FA0"/>
    <w:pPr>
      <w:ind w:left="3024" w:hanging="1296"/>
    </w:pPr>
  </w:style>
  <w:style w:type="paragraph" w:styleId="TOC8">
    <w:name w:val="toc 8"/>
    <w:basedOn w:val="TOC7"/>
    <w:next w:val="Normal"/>
    <w:uiPriority w:val="39"/>
    <w:rsid w:val="003B5FA0"/>
    <w:pPr>
      <w:ind w:left="3456" w:hanging="1440"/>
    </w:pPr>
  </w:style>
  <w:style w:type="paragraph" w:styleId="TOC9">
    <w:name w:val="toc 9"/>
    <w:basedOn w:val="TOC8"/>
    <w:next w:val="Normal"/>
    <w:uiPriority w:val="39"/>
    <w:rsid w:val="003B5FA0"/>
    <w:pPr>
      <w:ind w:left="4032" w:hanging="1728"/>
    </w:pPr>
  </w:style>
  <w:style w:type="numbering" w:customStyle="1" w:styleId="AppendixHeadingList">
    <w:name w:val="AppendixHeadingList"/>
    <w:uiPriority w:val="99"/>
    <w:rsid w:val="00170507"/>
    <w:pPr>
      <w:numPr>
        <w:numId w:val="13"/>
      </w:numPr>
    </w:pPr>
  </w:style>
  <w:style w:type="paragraph" w:styleId="ListContinue2">
    <w:name w:val="List Continue 2"/>
    <w:basedOn w:val="Normal"/>
    <w:uiPriority w:val="99"/>
    <w:unhideWhenUsed/>
    <w:rsid w:val="003B5FA0"/>
    <w:pPr>
      <w:ind w:left="720"/>
      <w:contextualSpacing/>
    </w:pPr>
  </w:style>
  <w:style w:type="numbering" w:customStyle="1" w:styleId="HeadingsListStyle">
    <w:name w:val="HeadingsListStyle"/>
    <w:uiPriority w:val="99"/>
    <w:rsid w:val="00E921F1"/>
    <w:pPr>
      <w:numPr>
        <w:numId w:val="2"/>
      </w:numPr>
    </w:pPr>
  </w:style>
  <w:style w:type="character" w:styleId="FootnoteReference">
    <w:name w:val="footnote reference"/>
    <w:uiPriority w:val="99"/>
    <w:rsid w:val="003B5FA0"/>
    <w:rPr>
      <w:vertAlign w:val="superscript"/>
    </w:rPr>
  </w:style>
  <w:style w:type="paragraph" w:styleId="FootnoteText">
    <w:name w:val="footnote text"/>
    <w:basedOn w:val="Normal"/>
    <w:link w:val="FootnoteTextChar"/>
    <w:uiPriority w:val="99"/>
    <w:semiHidden/>
    <w:rsid w:val="003B5FA0"/>
    <w:rPr>
      <w:sz w:val="20"/>
    </w:rPr>
  </w:style>
  <w:style w:type="character" w:customStyle="1" w:styleId="FootnoteTextChar">
    <w:name w:val="Footnote Text Char"/>
    <w:link w:val="FootnoteText"/>
    <w:uiPriority w:val="99"/>
    <w:semiHidden/>
    <w:rsid w:val="003B5FA0"/>
    <w:rPr>
      <w:rFonts w:ascii="Times New Roman" w:hAnsi="Times New Roman"/>
    </w:rPr>
  </w:style>
  <w:style w:type="paragraph" w:customStyle="1" w:styleId="SubheadMinor">
    <w:name w:val="SubheadMinor"/>
    <w:basedOn w:val="SubheadMinorIndent"/>
    <w:next w:val="BodyText"/>
    <w:rsid w:val="00993D66"/>
    <w:pPr>
      <w:ind w:left="0"/>
    </w:pPr>
    <w:rPr>
      <w:rFonts w:ascii="Calibri" w:hAnsi="Calibri"/>
    </w:rPr>
  </w:style>
  <w:style w:type="numbering" w:customStyle="1" w:styleId="Style1">
    <w:name w:val="Style1"/>
    <w:uiPriority w:val="99"/>
    <w:rsid w:val="007B51D2"/>
    <w:pPr>
      <w:numPr>
        <w:numId w:val="3"/>
      </w:numPr>
    </w:pPr>
  </w:style>
  <w:style w:type="paragraph" w:customStyle="1" w:styleId="UnnumberedHeadingIndent">
    <w:name w:val="Unnumbered Heading Indent"/>
    <w:basedOn w:val="BodyText"/>
    <w:next w:val="BodyText"/>
    <w:qFormat/>
    <w:rsid w:val="00FA17C2"/>
    <w:pPr>
      <w:ind w:left="720"/>
    </w:pPr>
    <w:rPr>
      <w:b/>
    </w:rPr>
  </w:style>
  <w:style w:type="paragraph" w:styleId="BlockText">
    <w:name w:val="Block Text"/>
    <w:basedOn w:val="Normal"/>
    <w:rsid w:val="003B5FA0"/>
    <w:pPr>
      <w:spacing w:after="120"/>
      <w:ind w:left="1440" w:right="1440"/>
    </w:pPr>
  </w:style>
  <w:style w:type="paragraph" w:styleId="BodyText2">
    <w:name w:val="Body Text 2"/>
    <w:basedOn w:val="Normal"/>
    <w:link w:val="BodyText2Char"/>
    <w:rsid w:val="003B5FA0"/>
    <w:pPr>
      <w:spacing w:before="0"/>
    </w:pPr>
    <w:rPr>
      <w:i/>
    </w:rPr>
  </w:style>
  <w:style w:type="character" w:customStyle="1" w:styleId="BodyText2Char">
    <w:name w:val="Body Text 2 Char"/>
    <w:basedOn w:val="DefaultParagraphFont"/>
    <w:link w:val="BodyText2"/>
    <w:rsid w:val="003B5FA0"/>
    <w:rPr>
      <w:rFonts w:ascii="Times New Roman" w:hAnsi="Times New Roman"/>
      <w:i/>
      <w:sz w:val="24"/>
    </w:rPr>
  </w:style>
  <w:style w:type="paragraph" w:styleId="BodyText3">
    <w:name w:val="Body Text 3"/>
    <w:basedOn w:val="Normal"/>
    <w:link w:val="BodyText3Char"/>
    <w:rsid w:val="003B5FA0"/>
    <w:pPr>
      <w:spacing w:after="120"/>
    </w:pPr>
    <w:rPr>
      <w:sz w:val="16"/>
      <w:szCs w:val="16"/>
    </w:rPr>
  </w:style>
  <w:style w:type="character" w:customStyle="1" w:styleId="BodyText3Char">
    <w:name w:val="Body Text 3 Char"/>
    <w:link w:val="BodyText3"/>
    <w:rsid w:val="003B5FA0"/>
    <w:rPr>
      <w:rFonts w:ascii="Times New Roman" w:hAnsi="Times New Roman"/>
      <w:sz w:val="16"/>
      <w:szCs w:val="16"/>
    </w:rPr>
  </w:style>
  <w:style w:type="paragraph" w:styleId="BodyTextFirstIndent">
    <w:name w:val="Body Text First Indent"/>
    <w:basedOn w:val="BodyText"/>
    <w:link w:val="BodyTextFirstIndentChar"/>
    <w:rsid w:val="003B5FA0"/>
    <w:pPr>
      <w:spacing w:after="120"/>
      <w:ind w:firstLine="210"/>
    </w:pPr>
  </w:style>
  <w:style w:type="character" w:customStyle="1" w:styleId="BodyTextFirstIndentChar">
    <w:name w:val="Body Text First Indent Char"/>
    <w:basedOn w:val="BodyTextChar"/>
    <w:link w:val="BodyTextFirstIndent"/>
    <w:rsid w:val="003B5FA0"/>
    <w:rPr>
      <w:rFonts w:ascii="Times New Roman" w:hAnsi="Times New Roman"/>
      <w:sz w:val="24"/>
    </w:rPr>
  </w:style>
  <w:style w:type="paragraph" w:styleId="BodyTextFirstIndent2">
    <w:name w:val="Body Text First Indent 2"/>
    <w:basedOn w:val="Normal"/>
    <w:link w:val="BodyTextFirstIndent2Char"/>
    <w:rsid w:val="003B5FA0"/>
    <w:pPr>
      <w:ind w:left="360" w:firstLine="210"/>
    </w:pPr>
  </w:style>
  <w:style w:type="character" w:customStyle="1" w:styleId="BodyTextFirstIndent2Char">
    <w:name w:val="Body Text First Indent 2 Char"/>
    <w:link w:val="BodyTextFirstIndent2"/>
    <w:rsid w:val="003B5FA0"/>
    <w:rPr>
      <w:rFonts w:ascii="Times New Roman" w:hAnsi="Times New Roman"/>
      <w:sz w:val="24"/>
    </w:rPr>
  </w:style>
  <w:style w:type="paragraph" w:styleId="BodyTextIndent2">
    <w:name w:val="Body Text Indent 2"/>
    <w:basedOn w:val="Normal"/>
    <w:link w:val="BodyTextIndent2Char"/>
    <w:rsid w:val="003B5FA0"/>
    <w:pPr>
      <w:ind w:left="1620" w:hanging="360"/>
    </w:pPr>
  </w:style>
  <w:style w:type="character" w:customStyle="1" w:styleId="BodyTextIndent2Char">
    <w:name w:val="Body Text Indent 2 Char"/>
    <w:link w:val="BodyTextIndent2"/>
    <w:rsid w:val="00C927E0"/>
    <w:rPr>
      <w:rFonts w:ascii="Times New Roman" w:hAnsi="Times New Roman"/>
      <w:sz w:val="24"/>
    </w:rPr>
  </w:style>
  <w:style w:type="paragraph" w:styleId="BodyTextIndent3">
    <w:name w:val="Body Text Indent 3"/>
    <w:basedOn w:val="Normal"/>
    <w:link w:val="BodyTextIndent3Char"/>
    <w:rsid w:val="003B5FA0"/>
    <w:pPr>
      <w:spacing w:after="120"/>
      <w:ind w:left="360"/>
    </w:pPr>
    <w:rPr>
      <w:sz w:val="16"/>
      <w:szCs w:val="16"/>
    </w:rPr>
  </w:style>
  <w:style w:type="character" w:customStyle="1" w:styleId="BodyTextIndent3Char">
    <w:name w:val="Body Text Indent 3 Char"/>
    <w:link w:val="BodyTextIndent3"/>
    <w:rsid w:val="003B5FA0"/>
    <w:rPr>
      <w:rFonts w:ascii="Times New Roman" w:hAnsi="Times New Roman"/>
      <w:sz w:val="16"/>
      <w:szCs w:val="16"/>
    </w:rPr>
  </w:style>
  <w:style w:type="paragraph" w:styleId="Closing">
    <w:name w:val="Closing"/>
    <w:basedOn w:val="Normal"/>
    <w:link w:val="ClosingChar"/>
    <w:rsid w:val="003B5FA0"/>
    <w:pPr>
      <w:ind w:left="4320"/>
    </w:pPr>
  </w:style>
  <w:style w:type="character" w:customStyle="1" w:styleId="ClosingChar">
    <w:name w:val="Closing Char"/>
    <w:link w:val="Closing"/>
    <w:rsid w:val="003B5FA0"/>
    <w:rPr>
      <w:rFonts w:ascii="Times New Roman" w:hAnsi="Times New Roman"/>
      <w:sz w:val="24"/>
    </w:rPr>
  </w:style>
  <w:style w:type="paragraph" w:styleId="Date">
    <w:name w:val="Date"/>
    <w:basedOn w:val="Normal"/>
    <w:next w:val="Normal"/>
    <w:link w:val="DateChar"/>
    <w:rsid w:val="003B5FA0"/>
  </w:style>
  <w:style w:type="character" w:customStyle="1" w:styleId="DateChar">
    <w:name w:val="Date Char"/>
    <w:link w:val="Date"/>
    <w:rsid w:val="003B5FA0"/>
    <w:rPr>
      <w:rFonts w:ascii="Times New Roman" w:hAnsi="Times New Roman"/>
      <w:sz w:val="24"/>
    </w:rPr>
  </w:style>
  <w:style w:type="paragraph" w:styleId="DocumentMap">
    <w:name w:val="Document Map"/>
    <w:basedOn w:val="Normal"/>
    <w:link w:val="DocumentMapChar"/>
    <w:semiHidden/>
    <w:rsid w:val="003B5FA0"/>
    <w:pPr>
      <w:shd w:val="clear" w:color="auto" w:fill="000080"/>
    </w:pPr>
    <w:rPr>
      <w:rFonts w:ascii="Tahoma" w:hAnsi="Tahoma" w:cs="Tahoma"/>
    </w:rPr>
  </w:style>
  <w:style w:type="character" w:customStyle="1" w:styleId="DocumentMapChar">
    <w:name w:val="Document Map Char"/>
    <w:link w:val="DocumentMap"/>
    <w:semiHidden/>
    <w:rsid w:val="00C927E0"/>
    <w:rPr>
      <w:rFonts w:ascii="Tahoma" w:hAnsi="Tahoma" w:cs="Tahoma"/>
      <w:sz w:val="24"/>
      <w:shd w:val="clear" w:color="auto" w:fill="000080"/>
    </w:rPr>
  </w:style>
  <w:style w:type="paragraph" w:styleId="E-mailSignature">
    <w:name w:val="E-mail Signature"/>
    <w:basedOn w:val="Normal"/>
    <w:link w:val="E-mailSignatureChar"/>
    <w:rsid w:val="003B5FA0"/>
  </w:style>
  <w:style w:type="character" w:customStyle="1" w:styleId="E-mailSignatureChar">
    <w:name w:val="E-mail Signature Char"/>
    <w:link w:val="E-mailSignature"/>
    <w:rsid w:val="003B5FA0"/>
    <w:rPr>
      <w:rFonts w:ascii="Times New Roman" w:hAnsi="Times New Roman"/>
      <w:sz w:val="24"/>
    </w:rPr>
  </w:style>
  <w:style w:type="paragraph" w:styleId="EndnoteText">
    <w:name w:val="endnote text"/>
    <w:basedOn w:val="Normal"/>
    <w:link w:val="EndnoteTextChar"/>
    <w:rsid w:val="003B5FA0"/>
    <w:rPr>
      <w:sz w:val="20"/>
    </w:rPr>
  </w:style>
  <w:style w:type="character" w:customStyle="1" w:styleId="EndnoteTextChar">
    <w:name w:val="Endnote Text Char"/>
    <w:basedOn w:val="DefaultParagraphFont"/>
    <w:link w:val="EndnoteText"/>
    <w:rsid w:val="003B5FA0"/>
    <w:rPr>
      <w:rFonts w:ascii="Times New Roman" w:hAnsi="Times New Roman"/>
    </w:rPr>
  </w:style>
  <w:style w:type="paragraph" w:styleId="EnvelopeAddress">
    <w:name w:val="envelope address"/>
    <w:basedOn w:val="Normal"/>
    <w:rsid w:val="003B5FA0"/>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rsid w:val="003B5FA0"/>
    <w:rPr>
      <w:rFonts w:ascii="Cambria" w:hAnsi="Cambria"/>
      <w:sz w:val="20"/>
    </w:rPr>
  </w:style>
  <w:style w:type="character" w:customStyle="1" w:styleId="Heading7Char">
    <w:name w:val="Heading 7 Char"/>
    <w:link w:val="Heading7"/>
    <w:rsid w:val="00C15551"/>
    <w:rPr>
      <w:rFonts w:ascii="Arial" w:hAnsi="Arial"/>
      <w:b/>
      <w:noProof/>
      <w:kern w:val="28"/>
      <w:sz w:val="24"/>
    </w:rPr>
  </w:style>
  <w:style w:type="character" w:customStyle="1" w:styleId="Heading8Char">
    <w:name w:val="Heading 8 Char"/>
    <w:link w:val="Heading8"/>
    <w:rsid w:val="00C15551"/>
    <w:rPr>
      <w:rFonts w:ascii="Arial" w:hAnsi="Arial"/>
      <w:b/>
      <w:noProof/>
      <w:kern w:val="28"/>
      <w:sz w:val="24"/>
    </w:rPr>
  </w:style>
  <w:style w:type="character" w:customStyle="1" w:styleId="Heading9Char">
    <w:name w:val="Heading 9 Char"/>
    <w:link w:val="Heading9"/>
    <w:rsid w:val="00C15551"/>
    <w:rPr>
      <w:rFonts w:ascii="Arial" w:hAnsi="Arial"/>
      <w:b/>
      <w:noProof/>
      <w:kern w:val="28"/>
      <w:sz w:val="24"/>
    </w:rPr>
  </w:style>
  <w:style w:type="paragraph" w:styleId="HTMLAddress">
    <w:name w:val="HTML Address"/>
    <w:basedOn w:val="Normal"/>
    <w:link w:val="HTMLAddressChar"/>
    <w:rsid w:val="003B5FA0"/>
    <w:rPr>
      <w:i/>
      <w:iCs/>
    </w:rPr>
  </w:style>
  <w:style w:type="character" w:customStyle="1" w:styleId="HTMLAddressChar">
    <w:name w:val="HTML Address Char"/>
    <w:link w:val="HTMLAddress"/>
    <w:rsid w:val="003B5FA0"/>
    <w:rPr>
      <w:rFonts w:ascii="Times New Roman" w:hAnsi="Times New Roman"/>
      <w:i/>
      <w:iCs/>
      <w:sz w:val="24"/>
    </w:rPr>
  </w:style>
  <w:style w:type="paragraph" w:styleId="HTMLPreformatted">
    <w:name w:val="HTML Preformatted"/>
    <w:basedOn w:val="Normal"/>
    <w:link w:val="HTMLPreformattedChar"/>
    <w:rsid w:val="003B5FA0"/>
    <w:rPr>
      <w:rFonts w:ascii="Courier New" w:hAnsi="Courier New" w:cs="Courier New"/>
      <w:sz w:val="20"/>
    </w:rPr>
  </w:style>
  <w:style w:type="character" w:customStyle="1" w:styleId="HTMLPreformattedChar">
    <w:name w:val="HTML Preformatted Char"/>
    <w:link w:val="HTMLPreformatted"/>
    <w:rsid w:val="003B5FA0"/>
    <w:rPr>
      <w:rFonts w:ascii="Courier New" w:hAnsi="Courier New" w:cs="Courier New"/>
    </w:rPr>
  </w:style>
  <w:style w:type="paragraph" w:styleId="Index1">
    <w:name w:val="index 1"/>
    <w:basedOn w:val="Normal"/>
    <w:next w:val="Normal"/>
    <w:autoRedefine/>
    <w:rsid w:val="003B5FA0"/>
    <w:pPr>
      <w:ind w:left="240" w:hanging="240"/>
    </w:pPr>
  </w:style>
  <w:style w:type="paragraph" w:styleId="Index2">
    <w:name w:val="index 2"/>
    <w:basedOn w:val="Normal"/>
    <w:next w:val="Normal"/>
    <w:autoRedefine/>
    <w:rsid w:val="003B5FA0"/>
    <w:pPr>
      <w:ind w:left="480" w:hanging="240"/>
    </w:pPr>
  </w:style>
  <w:style w:type="paragraph" w:styleId="Index3">
    <w:name w:val="index 3"/>
    <w:basedOn w:val="Normal"/>
    <w:next w:val="Normal"/>
    <w:autoRedefine/>
    <w:rsid w:val="003B5FA0"/>
    <w:pPr>
      <w:ind w:left="720" w:hanging="240"/>
    </w:pPr>
  </w:style>
  <w:style w:type="paragraph" w:styleId="Index4">
    <w:name w:val="index 4"/>
    <w:basedOn w:val="Normal"/>
    <w:next w:val="Normal"/>
    <w:autoRedefine/>
    <w:rsid w:val="003B5FA0"/>
    <w:pPr>
      <w:ind w:left="960" w:hanging="240"/>
    </w:pPr>
  </w:style>
  <w:style w:type="paragraph" w:styleId="Index5">
    <w:name w:val="index 5"/>
    <w:basedOn w:val="Normal"/>
    <w:next w:val="Normal"/>
    <w:autoRedefine/>
    <w:rsid w:val="003B5FA0"/>
    <w:pPr>
      <w:ind w:left="1200" w:hanging="240"/>
    </w:pPr>
  </w:style>
  <w:style w:type="paragraph" w:styleId="Index6">
    <w:name w:val="index 6"/>
    <w:basedOn w:val="Normal"/>
    <w:next w:val="Normal"/>
    <w:autoRedefine/>
    <w:rsid w:val="003B5FA0"/>
    <w:pPr>
      <w:ind w:left="1440" w:hanging="240"/>
    </w:pPr>
  </w:style>
  <w:style w:type="paragraph" w:styleId="Index7">
    <w:name w:val="index 7"/>
    <w:basedOn w:val="Normal"/>
    <w:next w:val="Normal"/>
    <w:autoRedefine/>
    <w:rsid w:val="003B5FA0"/>
    <w:pPr>
      <w:ind w:left="1680" w:hanging="240"/>
    </w:pPr>
  </w:style>
  <w:style w:type="paragraph" w:styleId="Index8">
    <w:name w:val="index 8"/>
    <w:basedOn w:val="Normal"/>
    <w:next w:val="Normal"/>
    <w:autoRedefine/>
    <w:rsid w:val="003B5FA0"/>
    <w:pPr>
      <w:ind w:left="1920" w:hanging="240"/>
    </w:pPr>
  </w:style>
  <w:style w:type="paragraph" w:styleId="Index9">
    <w:name w:val="index 9"/>
    <w:basedOn w:val="Normal"/>
    <w:next w:val="Normal"/>
    <w:autoRedefine/>
    <w:rsid w:val="003B5FA0"/>
    <w:pPr>
      <w:ind w:left="2160" w:hanging="240"/>
    </w:pPr>
  </w:style>
  <w:style w:type="paragraph" w:styleId="IndexHeading">
    <w:name w:val="index heading"/>
    <w:basedOn w:val="Normal"/>
    <w:next w:val="Index1"/>
    <w:rsid w:val="003B5FA0"/>
    <w:rPr>
      <w:rFonts w:ascii="Cambria" w:hAnsi="Cambria"/>
      <w:b/>
      <w:bCs/>
    </w:rPr>
  </w:style>
  <w:style w:type="paragraph" w:styleId="List">
    <w:name w:val="List"/>
    <w:basedOn w:val="BodyText"/>
    <w:link w:val="ListChar"/>
    <w:rsid w:val="003B5FA0"/>
    <w:pPr>
      <w:ind w:left="1080" w:hanging="720"/>
    </w:pPr>
  </w:style>
  <w:style w:type="paragraph" w:styleId="List2">
    <w:name w:val="List 2"/>
    <w:basedOn w:val="List"/>
    <w:link w:val="List2Char"/>
    <w:rsid w:val="003B5FA0"/>
    <w:pPr>
      <w:ind w:left="1440"/>
    </w:pPr>
  </w:style>
  <w:style w:type="paragraph" w:styleId="List3">
    <w:name w:val="List 3"/>
    <w:basedOn w:val="Normal"/>
    <w:link w:val="List3Char"/>
    <w:rsid w:val="003B5FA0"/>
    <w:pPr>
      <w:ind w:left="1800" w:hanging="720"/>
    </w:pPr>
  </w:style>
  <w:style w:type="paragraph" w:styleId="List4">
    <w:name w:val="List 4"/>
    <w:basedOn w:val="Normal"/>
    <w:uiPriority w:val="99"/>
    <w:unhideWhenUsed/>
    <w:rsid w:val="003B5FA0"/>
    <w:pPr>
      <w:ind w:left="1800" w:hanging="360"/>
    </w:pPr>
  </w:style>
  <w:style w:type="paragraph" w:styleId="List5">
    <w:name w:val="List 5"/>
    <w:basedOn w:val="Normal"/>
    <w:link w:val="List5Char"/>
    <w:rsid w:val="003B5FA0"/>
    <w:pPr>
      <w:ind w:left="1800" w:hanging="360"/>
    </w:pPr>
  </w:style>
  <w:style w:type="paragraph" w:styleId="ListBullet">
    <w:name w:val="List Bullet"/>
    <w:basedOn w:val="Normal"/>
    <w:link w:val="ListBulletChar"/>
    <w:unhideWhenUsed/>
    <w:rsid w:val="003B5FA0"/>
    <w:pPr>
      <w:numPr>
        <w:numId w:val="22"/>
      </w:numPr>
    </w:pPr>
  </w:style>
  <w:style w:type="paragraph" w:styleId="ListBullet3">
    <w:name w:val="List Bullet 3"/>
    <w:basedOn w:val="Normal"/>
    <w:link w:val="ListBullet3Char"/>
    <w:rsid w:val="003B5FA0"/>
    <w:pPr>
      <w:numPr>
        <w:numId w:val="24"/>
      </w:numPr>
    </w:pPr>
  </w:style>
  <w:style w:type="paragraph" w:styleId="ListBullet4">
    <w:name w:val="List Bullet 4"/>
    <w:basedOn w:val="Normal"/>
    <w:rsid w:val="003B5FA0"/>
    <w:pPr>
      <w:numPr>
        <w:numId w:val="25"/>
      </w:numPr>
    </w:pPr>
  </w:style>
  <w:style w:type="paragraph" w:styleId="ListBullet5">
    <w:name w:val="List Bullet 5"/>
    <w:basedOn w:val="Normal"/>
    <w:uiPriority w:val="99"/>
    <w:unhideWhenUsed/>
    <w:rsid w:val="003B5FA0"/>
    <w:pPr>
      <w:numPr>
        <w:numId w:val="26"/>
      </w:numPr>
    </w:pPr>
  </w:style>
  <w:style w:type="paragraph" w:styleId="ListContinue">
    <w:name w:val="List Continue"/>
    <w:basedOn w:val="Normal"/>
    <w:link w:val="ListContinueChar"/>
    <w:uiPriority w:val="99"/>
    <w:unhideWhenUsed/>
    <w:rsid w:val="003B5FA0"/>
    <w:pPr>
      <w:ind w:left="360"/>
      <w:contextualSpacing/>
    </w:pPr>
  </w:style>
  <w:style w:type="paragraph" w:styleId="ListContinue3">
    <w:name w:val="List Continue 3"/>
    <w:basedOn w:val="Normal"/>
    <w:uiPriority w:val="99"/>
    <w:unhideWhenUsed/>
    <w:rsid w:val="003B5FA0"/>
    <w:pPr>
      <w:ind w:left="1080"/>
      <w:contextualSpacing/>
    </w:pPr>
  </w:style>
  <w:style w:type="paragraph" w:styleId="ListContinue4">
    <w:name w:val="List Continue 4"/>
    <w:basedOn w:val="Normal"/>
    <w:uiPriority w:val="99"/>
    <w:unhideWhenUsed/>
    <w:rsid w:val="003B5FA0"/>
    <w:pPr>
      <w:ind w:left="1440"/>
      <w:contextualSpacing/>
    </w:pPr>
  </w:style>
  <w:style w:type="paragraph" w:styleId="ListContinue5">
    <w:name w:val="List Continue 5"/>
    <w:basedOn w:val="Normal"/>
    <w:uiPriority w:val="99"/>
    <w:unhideWhenUsed/>
    <w:rsid w:val="003B5FA0"/>
    <w:pPr>
      <w:ind w:left="1800"/>
      <w:contextualSpacing/>
    </w:pPr>
  </w:style>
  <w:style w:type="paragraph" w:styleId="ListNumber">
    <w:name w:val="List Number"/>
    <w:basedOn w:val="Normal"/>
    <w:uiPriority w:val="99"/>
    <w:unhideWhenUsed/>
    <w:rsid w:val="003B5FA0"/>
    <w:pPr>
      <w:numPr>
        <w:numId w:val="27"/>
      </w:numPr>
      <w:contextualSpacing/>
    </w:pPr>
  </w:style>
  <w:style w:type="paragraph" w:styleId="ListNumber2">
    <w:name w:val="List Number 2"/>
    <w:basedOn w:val="Normal"/>
    <w:link w:val="ListNumber2Char"/>
    <w:rsid w:val="003B5FA0"/>
    <w:pPr>
      <w:numPr>
        <w:numId w:val="28"/>
      </w:numPr>
    </w:pPr>
  </w:style>
  <w:style w:type="paragraph" w:styleId="ListNumber3">
    <w:name w:val="List Number 3"/>
    <w:basedOn w:val="Normal"/>
    <w:rsid w:val="003B5FA0"/>
    <w:pPr>
      <w:numPr>
        <w:numId w:val="29"/>
      </w:numPr>
    </w:pPr>
  </w:style>
  <w:style w:type="paragraph" w:styleId="ListNumber4">
    <w:name w:val="List Number 4"/>
    <w:basedOn w:val="Normal"/>
    <w:rsid w:val="003B5FA0"/>
    <w:pPr>
      <w:numPr>
        <w:numId w:val="30"/>
      </w:numPr>
    </w:pPr>
  </w:style>
  <w:style w:type="paragraph" w:styleId="ListNumber5">
    <w:name w:val="List Number 5"/>
    <w:basedOn w:val="Normal"/>
    <w:uiPriority w:val="99"/>
    <w:unhideWhenUsed/>
    <w:rsid w:val="003B5FA0"/>
    <w:pPr>
      <w:numPr>
        <w:numId w:val="31"/>
      </w:numPr>
    </w:pPr>
  </w:style>
  <w:style w:type="paragraph" w:styleId="MacroText">
    <w:name w:val="macro"/>
    <w:link w:val="MacroTextChar"/>
    <w:rsid w:val="003B5FA0"/>
    <w:pPr>
      <w:tabs>
        <w:tab w:val="left" w:pos="480"/>
        <w:tab w:val="left" w:pos="960"/>
        <w:tab w:val="left" w:pos="1440"/>
        <w:tab w:val="left" w:pos="1920"/>
        <w:tab w:val="left" w:pos="2400"/>
        <w:tab w:val="left" w:pos="2880"/>
        <w:tab w:val="left" w:pos="3360"/>
        <w:tab w:val="left" w:pos="3840"/>
        <w:tab w:val="left" w:pos="4320"/>
      </w:tabs>
      <w:spacing w:before="120"/>
    </w:pPr>
    <w:rPr>
      <w:rFonts w:ascii="Courier New" w:hAnsi="Courier New" w:cs="Courier New"/>
    </w:rPr>
  </w:style>
  <w:style w:type="character" w:customStyle="1" w:styleId="MacroTextChar">
    <w:name w:val="Macro Text Char"/>
    <w:link w:val="MacroText"/>
    <w:rsid w:val="003B5FA0"/>
    <w:rPr>
      <w:rFonts w:ascii="Courier New" w:hAnsi="Courier New" w:cs="Courier New"/>
    </w:rPr>
  </w:style>
  <w:style w:type="paragraph" w:styleId="MessageHeader">
    <w:name w:val="Message Header"/>
    <w:basedOn w:val="Normal"/>
    <w:link w:val="MessageHeaderChar"/>
    <w:rsid w:val="003B5FA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link w:val="MessageHeader"/>
    <w:rsid w:val="003B5FA0"/>
    <w:rPr>
      <w:rFonts w:ascii="Cambria" w:hAnsi="Cambria"/>
      <w:sz w:val="24"/>
      <w:szCs w:val="24"/>
      <w:shd w:val="pct20" w:color="auto" w:fill="auto"/>
    </w:rPr>
  </w:style>
  <w:style w:type="paragraph" w:customStyle="1" w:styleId="MediumGrid21">
    <w:name w:val="Medium Grid 21"/>
    <w:uiPriority w:val="1"/>
    <w:rsid w:val="00C927E0"/>
    <w:rPr>
      <w:rFonts w:ascii="Constantia" w:hAnsi="Constantia" w:cs="TimesNewRomanPSMT"/>
      <w:sz w:val="22"/>
      <w:szCs w:val="24"/>
    </w:rPr>
  </w:style>
  <w:style w:type="paragraph" w:styleId="NormalWeb">
    <w:name w:val="Normal (Web)"/>
    <w:basedOn w:val="Normal"/>
    <w:uiPriority w:val="99"/>
    <w:rsid w:val="003B5FA0"/>
    <w:rPr>
      <w:szCs w:val="24"/>
    </w:rPr>
  </w:style>
  <w:style w:type="paragraph" w:styleId="NormalIndent">
    <w:name w:val="Normal Indent"/>
    <w:basedOn w:val="Normal"/>
    <w:rsid w:val="003B5FA0"/>
    <w:pPr>
      <w:ind w:left="720"/>
    </w:pPr>
  </w:style>
  <w:style w:type="paragraph" w:styleId="NoteHeading">
    <w:name w:val="Note Heading"/>
    <w:basedOn w:val="Normal"/>
    <w:next w:val="Normal"/>
    <w:link w:val="NoteHeadingChar"/>
    <w:rsid w:val="003B5FA0"/>
  </w:style>
  <w:style w:type="character" w:customStyle="1" w:styleId="NoteHeadingChar">
    <w:name w:val="Note Heading Char"/>
    <w:link w:val="NoteHeading"/>
    <w:rsid w:val="003B5FA0"/>
    <w:rPr>
      <w:rFonts w:ascii="Times New Roman" w:hAnsi="Times New Roman"/>
      <w:sz w:val="24"/>
    </w:rPr>
  </w:style>
  <w:style w:type="paragraph" w:styleId="PlainText">
    <w:name w:val="Plain Text"/>
    <w:basedOn w:val="Normal"/>
    <w:link w:val="PlainTextChar"/>
    <w:rsid w:val="003B5FA0"/>
    <w:rPr>
      <w:rFonts w:ascii="Courier New" w:hAnsi="Courier New" w:cs="Courier New"/>
      <w:sz w:val="20"/>
    </w:rPr>
  </w:style>
  <w:style w:type="character" w:customStyle="1" w:styleId="PlainTextChar">
    <w:name w:val="Plain Text Char"/>
    <w:link w:val="PlainText"/>
    <w:rsid w:val="00C927E0"/>
    <w:rPr>
      <w:rFonts w:ascii="Courier New" w:hAnsi="Courier New" w:cs="Courier New"/>
    </w:rPr>
  </w:style>
  <w:style w:type="paragraph" w:styleId="Salutation">
    <w:name w:val="Salutation"/>
    <w:basedOn w:val="Normal"/>
    <w:next w:val="Normal"/>
    <w:link w:val="SalutationChar"/>
    <w:rsid w:val="003B5FA0"/>
  </w:style>
  <w:style w:type="character" w:customStyle="1" w:styleId="SalutationChar">
    <w:name w:val="Salutation Char"/>
    <w:link w:val="Salutation"/>
    <w:rsid w:val="003B5FA0"/>
    <w:rPr>
      <w:rFonts w:ascii="Times New Roman" w:hAnsi="Times New Roman"/>
      <w:sz w:val="24"/>
    </w:rPr>
  </w:style>
  <w:style w:type="paragraph" w:styleId="Signature">
    <w:name w:val="Signature"/>
    <w:basedOn w:val="Normal"/>
    <w:link w:val="SignatureChar"/>
    <w:rsid w:val="003B5FA0"/>
    <w:pPr>
      <w:ind w:left="4320"/>
    </w:pPr>
  </w:style>
  <w:style w:type="character" w:customStyle="1" w:styleId="SignatureChar">
    <w:name w:val="Signature Char"/>
    <w:link w:val="Signature"/>
    <w:rsid w:val="003B5FA0"/>
    <w:rPr>
      <w:rFonts w:ascii="Times New Roman" w:hAnsi="Times New Roman"/>
      <w:sz w:val="24"/>
    </w:rPr>
  </w:style>
  <w:style w:type="paragraph" w:styleId="Subtitle">
    <w:name w:val="Subtitle"/>
    <w:basedOn w:val="Normal"/>
    <w:next w:val="Normal"/>
    <w:link w:val="SubtitleChar"/>
    <w:qFormat/>
    <w:rsid w:val="003B5FA0"/>
    <w:pPr>
      <w:spacing w:after="60"/>
      <w:jc w:val="center"/>
      <w:outlineLvl w:val="1"/>
    </w:pPr>
    <w:rPr>
      <w:rFonts w:ascii="Cambria" w:hAnsi="Cambria"/>
      <w:szCs w:val="24"/>
    </w:rPr>
  </w:style>
  <w:style w:type="character" w:customStyle="1" w:styleId="SubtitleChar">
    <w:name w:val="Subtitle Char"/>
    <w:link w:val="Subtitle"/>
    <w:rsid w:val="003B5FA0"/>
    <w:rPr>
      <w:rFonts w:ascii="Cambria" w:hAnsi="Cambria"/>
      <w:sz w:val="24"/>
      <w:szCs w:val="24"/>
    </w:rPr>
  </w:style>
  <w:style w:type="paragraph" w:customStyle="1" w:styleId="Warning">
    <w:name w:val="Warning"/>
    <w:basedOn w:val="BodyText"/>
    <w:rsid w:val="00DF648F"/>
    <w:pPr>
      <w:pBdr>
        <w:top w:val="single" w:sz="18" w:space="1" w:color="auto"/>
        <w:left w:val="single" w:sz="18" w:space="4" w:color="auto"/>
        <w:bottom w:val="single" w:sz="18" w:space="1" w:color="auto"/>
        <w:right w:val="single" w:sz="18" w:space="4" w:color="auto"/>
      </w:pBdr>
      <w:spacing w:line="276" w:lineRule="auto"/>
      <w:jc w:val="center"/>
    </w:pPr>
  </w:style>
  <w:style w:type="paragraph" w:styleId="TableofFigures">
    <w:name w:val="table of figures"/>
    <w:basedOn w:val="Normal"/>
    <w:next w:val="Normal"/>
    <w:semiHidden/>
    <w:rsid w:val="003B5FA0"/>
    <w:pPr>
      <w:ind w:left="480" w:hanging="480"/>
    </w:pPr>
  </w:style>
  <w:style w:type="paragraph" w:styleId="TOAHeading">
    <w:name w:val="toa heading"/>
    <w:basedOn w:val="Normal"/>
    <w:next w:val="Normal"/>
    <w:rsid w:val="003B5FA0"/>
    <w:rPr>
      <w:rFonts w:ascii="Cambria" w:hAnsi="Cambria"/>
      <w:b/>
      <w:bCs/>
      <w:szCs w:val="24"/>
    </w:rPr>
  </w:style>
  <w:style w:type="table" w:customStyle="1" w:styleId="IntenseEmphasis1">
    <w:name w:val="Intense Emphasis1"/>
    <w:basedOn w:val="TableNormal"/>
    <w:uiPriority w:val="66"/>
    <w:qFormat/>
    <w:rsid w:val="006014EE"/>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ExampleText">
    <w:name w:val="ExampleText"/>
    <w:basedOn w:val="Normal"/>
    <w:rsid w:val="006014EE"/>
    <w:pPr>
      <w:spacing w:line="260" w:lineRule="atLeast"/>
    </w:pPr>
    <w:rPr>
      <w:rFonts w:eastAsia="MS Gothic" w:cs="TimesNewRomanPSMT"/>
      <w:color w:val="000000"/>
    </w:rPr>
  </w:style>
  <w:style w:type="character" w:styleId="LineNumber">
    <w:name w:val="line number"/>
    <w:rsid w:val="003B5FA0"/>
  </w:style>
  <w:style w:type="paragraph" w:customStyle="1" w:styleId="UnnumberedHeading">
    <w:name w:val="Unnumbered Heading"/>
    <w:basedOn w:val="UnnumberedHeadingIndent"/>
    <w:next w:val="HL7FieldIndent2"/>
    <w:qFormat/>
    <w:rsid w:val="00F7428B"/>
    <w:pPr>
      <w:keepNext/>
      <w:ind w:left="0"/>
    </w:pPr>
  </w:style>
  <w:style w:type="paragraph" w:customStyle="1" w:styleId="ColorfulShading-Accent111">
    <w:name w:val="Colorful Shading - Accent 111"/>
    <w:hidden/>
    <w:uiPriority w:val="99"/>
    <w:semiHidden/>
    <w:rsid w:val="003019C5"/>
    <w:rPr>
      <w:rFonts w:cs="TimesNewRomanPSMT"/>
      <w:sz w:val="24"/>
      <w:szCs w:val="24"/>
    </w:rPr>
  </w:style>
  <w:style w:type="paragraph" w:customStyle="1" w:styleId="TOCHeading11">
    <w:name w:val="TOC Heading11"/>
    <w:basedOn w:val="Heading1"/>
    <w:next w:val="Normal"/>
    <w:uiPriority w:val="39"/>
    <w:semiHidden/>
    <w:unhideWhenUsed/>
    <w:qFormat/>
    <w:rsid w:val="003019C5"/>
    <w:pPr>
      <w:keepLines/>
      <w:pageBreakBefore w:val="0"/>
      <w:numPr>
        <w:numId w:val="0"/>
      </w:numPr>
      <w:spacing w:before="480" w:after="0" w:line="276" w:lineRule="auto"/>
      <w:outlineLvl w:val="9"/>
    </w:pPr>
    <w:rPr>
      <w:rFonts w:eastAsia="MS Gothic"/>
      <w:bCs/>
      <w:noProof w:val="0"/>
      <w:color w:val="365F91"/>
      <w:kern w:val="0"/>
      <w:szCs w:val="28"/>
      <w:lang w:eastAsia="ja-JP"/>
    </w:rPr>
  </w:style>
  <w:style w:type="paragraph" w:customStyle="1" w:styleId="TitlePage2">
    <w:name w:val="Title Page 2"/>
    <w:basedOn w:val="BodyText"/>
    <w:rsid w:val="001A673A"/>
    <w:pPr>
      <w:jc w:val="center"/>
    </w:pPr>
    <w:rPr>
      <w:b/>
      <w:bCs/>
      <w:sz w:val="28"/>
    </w:rPr>
  </w:style>
  <w:style w:type="paragraph" w:customStyle="1" w:styleId="MediumGrid211">
    <w:name w:val="Medium Grid 211"/>
    <w:uiPriority w:val="1"/>
    <w:rsid w:val="003019C5"/>
    <w:rPr>
      <w:rFonts w:ascii="Constantia" w:hAnsi="Constantia" w:cs="TimesNewRomanPSMT"/>
      <w:sz w:val="22"/>
      <w:szCs w:val="24"/>
    </w:rPr>
  </w:style>
  <w:style w:type="table" w:customStyle="1" w:styleId="IntenseEmphasis11">
    <w:name w:val="Intense Emphasis11"/>
    <w:basedOn w:val="TableNormal"/>
    <w:uiPriority w:val="66"/>
    <w:qFormat/>
    <w:rsid w:val="003019C5"/>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paragraph" w:customStyle="1" w:styleId="ColorfulShading-Accent12">
    <w:name w:val="Colorful Shading - Accent 12"/>
    <w:hidden/>
    <w:uiPriority w:val="71"/>
    <w:rsid w:val="003019C5"/>
    <w:rPr>
      <w:rFonts w:ascii="Calisto MT" w:hAnsi="Calisto MT" w:cs="TimesNewRomanPSMT"/>
      <w:sz w:val="22"/>
      <w:szCs w:val="24"/>
    </w:rPr>
  </w:style>
  <w:style w:type="paragraph" w:customStyle="1" w:styleId="TitlePage1">
    <w:name w:val="Title Page 1"/>
    <w:basedOn w:val="BodyText"/>
    <w:rsid w:val="001A673A"/>
    <w:pPr>
      <w:jc w:val="center"/>
    </w:pPr>
    <w:rPr>
      <w:b/>
      <w:bCs/>
      <w:sz w:val="44"/>
      <w:szCs w:val="44"/>
    </w:rPr>
  </w:style>
  <w:style w:type="paragraph" w:customStyle="1" w:styleId="EditorInstructions">
    <w:name w:val="Editor Instructions"/>
    <w:basedOn w:val="BodyText"/>
    <w:rsid w:val="003B5FA0"/>
    <w:pPr>
      <w:pBdr>
        <w:top w:val="single" w:sz="4" w:space="1" w:color="auto"/>
        <w:left w:val="single" w:sz="4" w:space="4" w:color="auto"/>
        <w:bottom w:val="single" w:sz="4" w:space="1" w:color="auto"/>
        <w:right w:val="single" w:sz="4" w:space="4" w:color="auto"/>
      </w:pBdr>
    </w:pPr>
    <w:rPr>
      <w:i/>
      <w:iCs/>
    </w:rPr>
  </w:style>
  <w:style w:type="paragraph" w:customStyle="1" w:styleId="Glossary">
    <w:name w:val="Glossary"/>
    <w:basedOn w:val="Heading1"/>
    <w:rsid w:val="003B5FA0"/>
    <w:pPr>
      <w:numPr>
        <w:numId w:val="0"/>
      </w:numPr>
    </w:pPr>
  </w:style>
  <w:style w:type="character" w:customStyle="1" w:styleId="ListChar">
    <w:name w:val="List Char"/>
    <w:link w:val="List"/>
    <w:rsid w:val="003B5FA0"/>
    <w:rPr>
      <w:rFonts w:ascii="Times New Roman" w:hAnsi="Times New Roman"/>
      <w:sz w:val="24"/>
    </w:rPr>
  </w:style>
  <w:style w:type="paragraph" w:customStyle="1" w:styleId="List1">
    <w:name w:val="List 1"/>
    <w:basedOn w:val="List"/>
    <w:link w:val="List1Char"/>
    <w:qFormat/>
    <w:rsid w:val="003B5FA0"/>
  </w:style>
  <w:style w:type="character" w:customStyle="1" w:styleId="List1Char">
    <w:name w:val="List 1 Char"/>
    <w:link w:val="List1"/>
    <w:rsid w:val="003B5FA0"/>
    <w:rPr>
      <w:rFonts w:ascii="Times New Roman" w:hAnsi="Times New Roman"/>
      <w:sz w:val="24"/>
    </w:rPr>
  </w:style>
  <w:style w:type="character" w:customStyle="1" w:styleId="List2Char">
    <w:name w:val="List 2 Char"/>
    <w:link w:val="List2"/>
    <w:rsid w:val="003B5FA0"/>
    <w:rPr>
      <w:rFonts w:ascii="Times New Roman" w:hAnsi="Times New Roman"/>
      <w:sz w:val="24"/>
    </w:rPr>
  </w:style>
  <w:style w:type="character" w:customStyle="1" w:styleId="List3Char">
    <w:name w:val="List 3 Char"/>
    <w:link w:val="List3"/>
    <w:rsid w:val="003B5FA0"/>
    <w:rPr>
      <w:rFonts w:ascii="Times New Roman" w:hAnsi="Times New Roman"/>
      <w:sz w:val="24"/>
    </w:rPr>
  </w:style>
  <w:style w:type="paragraph" w:customStyle="1" w:styleId="List3Continue">
    <w:name w:val="List 3 Continue"/>
    <w:basedOn w:val="List3"/>
    <w:rsid w:val="003B5FA0"/>
    <w:pPr>
      <w:ind w:firstLine="0"/>
    </w:pPr>
  </w:style>
  <w:style w:type="character" w:customStyle="1" w:styleId="List5Char">
    <w:name w:val="List 5 Char"/>
    <w:link w:val="List5"/>
    <w:rsid w:val="003B5FA0"/>
    <w:rPr>
      <w:rFonts w:ascii="Times New Roman" w:hAnsi="Times New Roman"/>
      <w:sz w:val="24"/>
    </w:rPr>
  </w:style>
  <w:style w:type="character" w:customStyle="1" w:styleId="ListBulletChar">
    <w:name w:val="List Bullet Char"/>
    <w:link w:val="ListBullet"/>
    <w:rsid w:val="003B5FA0"/>
    <w:rPr>
      <w:rFonts w:ascii="Times New Roman" w:hAnsi="Times New Roman"/>
      <w:sz w:val="24"/>
    </w:rPr>
  </w:style>
  <w:style w:type="paragraph" w:customStyle="1" w:styleId="ListBullet1">
    <w:name w:val="List Bullet 1"/>
    <w:basedOn w:val="ListBullet"/>
    <w:link w:val="ListBullet1Char"/>
    <w:qFormat/>
    <w:rsid w:val="003B5FA0"/>
  </w:style>
  <w:style w:type="character" w:customStyle="1" w:styleId="ListBullet1Char">
    <w:name w:val="List Bullet 1 Char"/>
    <w:link w:val="ListBullet1"/>
    <w:rsid w:val="003B5FA0"/>
    <w:rPr>
      <w:rFonts w:ascii="Times New Roman" w:hAnsi="Times New Roman"/>
      <w:sz w:val="24"/>
    </w:rPr>
  </w:style>
  <w:style w:type="character" w:customStyle="1" w:styleId="ListBullet3Char">
    <w:name w:val="List Bullet 3 Char"/>
    <w:link w:val="ListBullet3"/>
    <w:rsid w:val="003B5FA0"/>
    <w:rPr>
      <w:rFonts w:ascii="Times New Roman" w:hAnsi="Times New Roman"/>
      <w:sz w:val="24"/>
    </w:rPr>
  </w:style>
  <w:style w:type="paragraph" w:customStyle="1" w:styleId="ListBullet3Continue">
    <w:name w:val="List Bullet 3 Continue"/>
    <w:basedOn w:val="ListBullet3"/>
    <w:rsid w:val="00C15551"/>
    <w:pPr>
      <w:numPr>
        <w:numId w:val="0"/>
      </w:numPr>
      <w:tabs>
        <w:tab w:val="num" w:pos="1080"/>
      </w:tabs>
      <w:ind w:left="1440"/>
    </w:pPr>
  </w:style>
  <w:style w:type="paragraph" w:customStyle="1" w:styleId="ListBulletContinue">
    <w:name w:val="List Bullet Continue"/>
    <w:basedOn w:val="ListBullet"/>
    <w:rsid w:val="00C15551"/>
    <w:pPr>
      <w:numPr>
        <w:numId w:val="0"/>
      </w:numPr>
    </w:pPr>
  </w:style>
  <w:style w:type="character" w:customStyle="1" w:styleId="ListContinueChar">
    <w:name w:val="List Continue Char"/>
    <w:link w:val="ListContinue"/>
    <w:uiPriority w:val="99"/>
    <w:rsid w:val="003B5FA0"/>
    <w:rPr>
      <w:rFonts w:ascii="Times New Roman" w:hAnsi="Times New Roman"/>
      <w:sz w:val="24"/>
    </w:rPr>
  </w:style>
  <w:style w:type="paragraph" w:customStyle="1" w:styleId="ListContinue1">
    <w:name w:val="List Continue 1"/>
    <w:basedOn w:val="ListContinue"/>
    <w:link w:val="ListContinue1Char"/>
    <w:qFormat/>
    <w:rsid w:val="003B5FA0"/>
  </w:style>
  <w:style w:type="character" w:customStyle="1" w:styleId="ListContinue1Char">
    <w:name w:val="List Continue 1 Char"/>
    <w:link w:val="ListContinue1"/>
    <w:rsid w:val="003B5FA0"/>
    <w:rPr>
      <w:rFonts w:ascii="Times New Roman" w:hAnsi="Times New Roman"/>
      <w:sz w:val="24"/>
    </w:rPr>
  </w:style>
  <w:style w:type="paragraph" w:customStyle="1" w:styleId="ListNumber1">
    <w:name w:val="List Number 1"/>
    <w:basedOn w:val="ListNumber"/>
    <w:link w:val="ListNumber1Char"/>
    <w:qFormat/>
    <w:rsid w:val="003B5FA0"/>
    <w:pPr>
      <w:contextualSpacing w:val="0"/>
    </w:pPr>
  </w:style>
  <w:style w:type="character" w:customStyle="1" w:styleId="ListNumber1Char">
    <w:name w:val="List Number 1 Char"/>
    <w:link w:val="ListNumber1"/>
    <w:rsid w:val="003B5FA0"/>
    <w:rPr>
      <w:rFonts w:ascii="Times New Roman" w:hAnsi="Times New Roman"/>
      <w:sz w:val="24"/>
    </w:rPr>
  </w:style>
  <w:style w:type="character" w:customStyle="1" w:styleId="ListNumber2Char">
    <w:name w:val="List Number 2 Char"/>
    <w:link w:val="ListNumber2"/>
    <w:rsid w:val="003B5FA0"/>
    <w:rPr>
      <w:rFonts w:ascii="Times New Roman" w:hAnsi="Times New Roman"/>
      <w:sz w:val="24"/>
    </w:rPr>
  </w:style>
  <w:style w:type="paragraph" w:customStyle="1" w:styleId="ListNumberContinue">
    <w:name w:val="List Number Continue"/>
    <w:basedOn w:val="Normal"/>
    <w:rsid w:val="003B5FA0"/>
    <w:pPr>
      <w:spacing w:before="60"/>
      <w:ind w:left="900"/>
    </w:pPr>
  </w:style>
  <w:style w:type="paragraph" w:customStyle="1" w:styleId="PartTitle">
    <w:name w:val="Part Title"/>
    <w:basedOn w:val="Title"/>
    <w:next w:val="BodyText"/>
    <w:rsid w:val="003B5FA0"/>
    <w:pPr>
      <w:keepNext/>
      <w:pageBreakBefore/>
      <w:pBdr>
        <w:bottom w:val="none" w:sz="0" w:space="0" w:color="auto"/>
      </w:pBdr>
      <w:spacing w:before="240" w:after="60"/>
      <w:contextualSpacing w:val="0"/>
      <w:jc w:val="center"/>
      <w:outlineLvl w:val="0"/>
    </w:pPr>
    <w:rPr>
      <w:rFonts w:ascii="Arial" w:hAnsi="Arial" w:cs="Arial"/>
      <w:b/>
      <w:bCs/>
      <w:color w:val="auto"/>
      <w:spacing w:val="0"/>
      <w:sz w:val="44"/>
      <w:szCs w:val="32"/>
    </w:rPr>
  </w:style>
  <w:style w:type="character" w:customStyle="1" w:styleId="TableEntryChar">
    <w:name w:val="Table Entry Char"/>
    <w:link w:val="TableEntry"/>
    <w:rsid w:val="003B5FA0"/>
    <w:rPr>
      <w:rFonts w:ascii="Times New Roman" w:hAnsi="Times New Roman"/>
      <w:sz w:val="18"/>
    </w:rPr>
  </w:style>
  <w:style w:type="character" w:customStyle="1" w:styleId="TableEntryHeaderChar">
    <w:name w:val="Table Entry Header Char"/>
    <w:link w:val="TableEntryHeader"/>
    <w:rsid w:val="003B5FA0"/>
    <w:rPr>
      <w:rFonts w:ascii="Arial" w:hAnsi="Arial"/>
      <w:b/>
    </w:rPr>
  </w:style>
  <w:style w:type="paragraph" w:customStyle="1" w:styleId="XMLText">
    <w:name w:val="XML Text"/>
    <w:basedOn w:val="Normal"/>
    <w:link w:val="XMLTextChar"/>
    <w:qFormat/>
    <w:rsid w:val="00805FC3"/>
    <w:pPr>
      <w:autoSpaceDE w:val="0"/>
      <w:autoSpaceDN w:val="0"/>
      <w:adjustRightInd w:val="0"/>
    </w:pPr>
    <w:rPr>
      <w:rFonts w:ascii="Courier New" w:eastAsia="Calibri" w:hAnsi="Courier New"/>
      <w:sz w:val="20"/>
    </w:rPr>
  </w:style>
  <w:style w:type="character" w:customStyle="1" w:styleId="XMLTextChar">
    <w:name w:val="XML Text Char"/>
    <w:link w:val="XMLText"/>
    <w:rsid w:val="00805FC3"/>
    <w:rPr>
      <w:rFonts w:ascii="Courier New" w:eastAsia="Calibri" w:hAnsi="Courier New"/>
    </w:rPr>
  </w:style>
  <w:style w:type="character" w:styleId="EndnoteReference">
    <w:name w:val="endnote reference"/>
    <w:uiPriority w:val="99"/>
    <w:rsid w:val="00C15551"/>
    <w:rPr>
      <w:vertAlign w:val="superscript"/>
    </w:rPr>
  </w:style>
  <w:style w:type="paragraph" w:styleId="ListParagraph">
    <w:name w:val="List Paragraph"/>
    <w:basedOn w:val="Normal"/>
    <w:uiPriority w:val="34"/>
    <w:qFormat/>
    <w:rsid w:val="003B5FA0"/>
    <w:pPr>
      <w:ind w:left="720"/>
    </w:pPr>
  </w:style>
  <w:style w:type="paragraph" w:customStyle="1" w:styleId="IHELogo">
    <w:name w:val="IHE Logo"/>
    <w:basedOn w:val="BodyText"/>
    <w:qFormat/>
    <w:rsid w:val="001A673A"/>
    <w:pPr>
      <w:jc w:val="center"/>
    </w:pPr>
  </w:style>
  <w:style w:type="paragraph" w:styleId="Revision">
    <w:name w:val="Revision"/>
    <w:hidden/>
    <w:uiPriority w:val="99"/>
    <w:rsid w:val="00FF0C18"/>
    <w:rPr>
      <w:rFonts w:ascii="Times New Roman" w:hAnsi="Times New Roman" w:cs="TimesNewRomanPSMT"/>
      <w:sz w:val="24"/>
      <w:szCs w:val="24"/>
    </w:rPr>
  </w:style>
  <w:style w:type="paragraph" w:styleId="TOCHeading">
    <w:name w:val="TOC Heading"/>
    <w:basedOn w:val="Normal"/>
    <w:next w:val="Normal"/>
    <w:uiPriority w:val="39"/>
    <w:unhideWhenUsed/>
    <w:qFormat/>
    <w:rsid w:val="003B5FA0"/>
    <w:pPr>
      <w:spacing w:before="0"/>
    </w:pPr>
    <w:rPr>
      <w:b/>
    </w:rPr>
  </w:style>
  <w:style w:type="paragraph" w:customStyle="1" w:styleId="AttributeTableHeader">
    <w:name w:val="Attribute Table Header"/>
    <w:basedOn w:val="AttributeTableBody"/>
    <w:next w:val="AttributeTableBody"/>
    <w:rsid w:val="0012698E"/>
    <w:pPr>
      <w:keepNext/>
      <w:spacing w:after="20"/>
    </w:pPr>
    <w:rPr>
      <w:b/>
    </w:rPr>
  </w:style>
  <w:style w:type="numbering" w:customStyle="1" w:styleId="Headings">
    <w:name w:val="Headings"/>
    <w:uiPriority w:val="99"/>
    <w:rsid w:val="00296955"/>
    <w:pPr>
      <w:numPr>
        <w:numId w:val="5"/>
      </w:numPr>
    </w:pPr>
  </w:style>
  <w:style w:type="paragraph" w:customStyle="1" w:styleId="AttributeTableBody">
    <w:name w:val="Attribute Table Body"/>
    <w:basedOn w:val="Normal"/>
    <w:rsid w:val="0012698E"/>
    <w:pPr>
      <w:spacing w:before="40" w:after="30"/>
      <w:jc w:val="center"/>
    </w:pPr>
    <w:rPr>
      <w:rFonts w:ascii="Arial" w:eastAsia="Calibri" w:hAnsi="Arial" w:cs="Arial"/>
      <w:kern w:val="16"/>
      <w:sz w:val="16"/>
    </w:rPr>
  </w:style>
  <w:style w:type="character" w:customStyle="1" w:styleId="HyperlinkTable">
    <w:name w:val="Hyperlink Table"/>
    <w:rsid w:val="0012698E"/>
    <w:rPr>
      <w:rFonts w:ascii="Arial" w:hAnsi="Arial" w:cs="Arial" w:hint="default"/>
      <w:strike w:val="0"/>
      <w:dstrike w:val="0"/>
      <w:color w:val="0000FF"/>
      <w:kern w:val="20"/>
      <w:sz w:val="16"/>
      <w:u w:val="none"/>
      <w:effect w:val="none"/>
      <w:vertAlign w:val="baseline"/>
    </w:rPr>
  </w:style>
  <w:style w:type="paragraph" w:customStyle="1" w:styleId="TableEntryItalicindent">
    <w:name w:val="Table Entry + Italic +indent"/>
    <w:basedOn w:val="TableEntry"/>
    <w:rsid w:val="006D1F19"/>
    <w:pPr>
      <w:ind w:left="216"/>
    </w:pPr>
    <w:rPr>
      <w:i/>
      <w:iCs/>
    </w:rPr>
  </w:style>
  <w:style w:type="character" w:styleId="UnresolvedMention">
    <w:name w:val="Unresolved Mention"/>
    <w:basedOn w:val="DefaultParagraphFont"/>
    <w:uiPriority w:val="99"/>
    <w:semiHidden/>
    <w:unhideWhenUsed/>
    <w:rsid w:val="003B5FA0"/>
    <w:rPr>
      <w:color w:val="605E5C"/>
      <w:shd w:val="clear" w:color="auto" w:fill="E1DFDD"/>
    </w:rPr>
  </w:style>
  <w:style w:type="paragraph" w:customStyle="1" w:styleId="XMLExample">
    <w:name w:val="XML Example"/>
    <w:basedOn w:val="BodyText"/>
    <w:rsid w:val="003B5FA0"/>
    <w:pPr>
      <w:spacing w:before="0"/>
    </w:pPr>
    <w:rPr>
      <w:rFonts w:ascii="Courier New" w:hAnsi="Courier New" w:cs="Courier New"/>
      <w:sz w:val="20"/>
    </w:rPr>
  </w:style>
  <w:style w:type="paragraph" w:customStyle="1" w:styleId="ParagraphHeading">
    <w:name w:val="Paragraph Heading"/>
    <w:basedOn w:val="Caption"/>
    <w:next w:val="BodyText"/>
    <w:rsid w:val="003B5FA0"/>
    <w:pPr>
      <w:spacing w:before="180"/>
    </w:pPr>
  </w:style>
  <w:style w:type="paragraph" w:styleId="TableofAuthorities">
    <w:name w:val="table of authorities"/>
    <w:basedOn w:val="Normal"/>
    <w:next w:val="Normal"/>
    <w:rsid w:val="003B5FA0"/>
    <w:pPr>
      <w:ind w:left="240" w:hanging="240"/>
    </w:pPr>
  </w:style>
  <w:style w:type="character" w:customStyle="1" w:styleId="DeleteText">
    <w:name w:val="Delete Text"/>
    <w:rsid w:val="003B5FA0"/>
    <w:rPr>
      <w:b/>
      <w:strike/>
      <w:dstrike w:val="0"/>
      <w:vertAlign w:val="baseline"/>
    </w:rPr>
  </w:style>
  <w:style w:type="paragraph" w:customStyle="1" w:styleId="instructions">
    <w:name w:val="instructions"/>
    <w:basedOn w:val="BodyText"/>
    <w:rsid w:val="008630D6"/>
    <w:pPr>
      <w:pBdr>
        <w:top w:val="single" w:sz="4" w:space="1" w:color="auto"/>
        <w:left w:val="single" w:sz="4" w:space="4" w:color="auto"/>
        <w:bottom w:val="single" w:sz="4" w:space="1" w:color="auto"/>
        <w:right w:val="single" w:sz="4" w:space="4" w:color="auto"/>
      </w:pBdr>
    </w:pPr>
    <w:rPr>
      <w:b/>
      <w:i/>
      <w:sz w:val="22"/>
    </w:rPr>
  </w:style>
  <w:style w:type="character" w:customStyle="1" w:styleId="InsertText">
    <w:name w:val="Insert Text"/>
    <w:rsid w:val="003B5FA0"/>
    <w:rPr>
      <w:b/>
      <w:dstrike w:val="0"/>
      <w:u w:val="single"/>
      <w:vertAlign w:val="baseline"/>
    </w:rPr>
  </w:style>
  <w:style w:type="paragraph" w:customStyle="1" w:styleId="Listing0">
    <w:name w:val="Listing"/>
    <w:basedOn w:val="Normal"/>
    <w:rsid w:val="008630D6"/>
    <w:rPr>
      <w:rFonts w:ascii="Courier New" w:hAnsi="Courier New" w:cs="Courier New"/>
      <w:sz w:val="18"/>
      <w:szCs w:val="18"/>
    </w:rPr>
  </w:style>
  <w:style w:type="paragraph" w:customStyle="1" w:styleId="Default">
    <w:name w:val="Default"/>
    <w:qFormat/>
    <w:rsid w:val="008630D6"/>
    <w:pPr>
      <w:autoSpaceDE w:val="0"/>
      <w:autoSpaceDN w:val="0"/>
      <w:adjustRightInd w:val="0"/>
    </w:pPr>
    <w:rPr>
      <w:rFonts w:ascii="Times New Roman" w:hAnsi="Times New Roman"/>
      <w:color w:val="000000"/>
      <w:sz w:val="24"/>
      <w:szCs w:val="24"/>
    </w:rPr>
  </w:style>
  <w:style w:type="paragraph" w:styleId="Bibliography">
    <w:name w:val="Bibliography"/>
    <w:basedOn w:val="Normal"/>
    <w:next w:val="Normal"/>
    <w:uiPriority w:val="37"/>
    <w:unhideWhenUsed/>
    <w:rsid w:val="003B5FA0"/>
  </w:style>
  <w:style w:type="paragraph" w:customStyle="1" w:styleId="AppendixHeading4">
    <w:name w:val="Appendix Heading 4"/>
    <w:basedOn w:val="Heading4"/>
    <w:link w:val="AppendixHeading4Char"/>
    <w:qFormat/>
    <w:rsid w:val="003B5FA0"/>
    <w:pPr>
      <w:numPr>
        <w:ilvl w:val="0"/>
        <w:numId w:val="0"/>
      </w:numPr>
    </w:pPr>
  </w:style>
  <w:style w:type="character" w:customStyle="1" w:styleId="AppendixHeading2Char">
    <w:name w:val="Appendix Heading 2 Char"/>
    <w:link w:val="AppendixHeading2"/>
    <w:rsid w:val="008630D6"/>
    <w:rPr>
      <w:rFonts w:ascii="Arial" w:hAnsi="Arial"/>
      <w:b/>
      <w:noProof/>
      <w:kern w:val="28"/>
      <w:sz w:val="28"/>
    </w:rPr>
  </w:style>
  <w:style w:type="character" w:customStyle="1" w:styleId="AppendixHeading3Char">
    <w:name w:val="Appendix Heading 3 Char"/>
    <w:link w:val="AppendixHeading3"/>
    <w:rsid w:val="003B0CEB"/>
    <w:rPr>
      <w:rFonts w:ascii="Arial" w:hAnsi="Arial"/>
      <w:b/>
      <w:noProof/>
      <w:kern w:val="28"/>
      <w:sz w:val="24"/>
    </w:rPr>
  </w:style>
  <w:style w:type="character" w:customStyle="1" w:styleId="AppendixHeading4Char">
    <w:name w:val="Appendix Heading 4 Char"/>
    <w:basedOn w:val="Heading4Char"/>
    <w:link w:val="AppendixHeading4"/>
    <w:rsid w:val="003B5FA0"/>
    <w:rPr>
      <w:rFonts w:ascii="Arial" w:hAnsi="Arial"/>
      <w:b/>
      <w:noProof/>
      <w:kern w:val="28"/>
      <w:sz w:val="24"/>
    </w:rPr>
  </w:style>
  <w:style w:type="paragraph" w:styleId="IntenseQuote">
    <w:name w:val="Intense Quote"/>
    <w:basedOn w:val="Normal"/>
    <w:next w:val="Normal"/>
    <w:link w:val="IntenseQuoteChar"/>
    <w:uiPriority w:val="30"/>
    <w:qFormat/>
    <w:rsid w:val="003B5FA0"/>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B5FA0"/>
    <w:rPr>
      <w:rFonts w:ascii="Times New Roman" w:hAnsi="Times New Roman"/>
      <w:b/>
      <w:bCs/>
      <w:i/>
      <w:iCs/>
      <w:color w:val="4F81BD"/>
      <w:sz w:val="24"/>
    </w:rPr>
  </w:style>
  <w:style w:type="paragraph" w:styleId="NoSpacing">
    <w:name w:val="No Spacing"/>
    <w:uiPriority w:val="1"/>
    <w:qFormat/>
    <w:rsid w:val="003B5FA0"/>
    <w:rPr>
      <w:rFonts w:ascii="Times New Roman" w:hAnsi="Times New Roman"/>
      <w:sz w:val="24"/>
    </w:rPr>
  </w:style>
  <w:style w:type="paragraph" w:styleId="Quote">
    <w:name w:val="Quote"/>
    <w:basedOn w:val="Normal"/>
    <w:next w:val="Normal"/>
    <w:link w:val="QuoteChar"/>
    <w:uiPriority w:val="29"/>
    <w:qFormat/>
    <w:rsid w:val="003B5FA0"/>
    <w:rPr>
      <w:i/>
      <w:iCs/>
      <w:color w:val="000000"/>
    </w:rPr>
  </w:style>
  <w:style w:type="character" w:customStyle="1" w:styleId="QuoteChar">
    <w:name w:val="Quote Char"/>
    <w:link w:val="Quote"/>
    <w:uiPriority w:val="29"/>
    <w:rsid w:val="003B5FA0"/>
    <w:rPr>
      <w:rFonts w:ascii="Times New Roman" w:hAnsi="Times New Roman"/>
      <w:i/>
      <w:iCs/>
      <w:color w:val="000000"/>
      <w:sz w:val="24"/>
    </w:rPr>
  </w:style>
  <w:style w:type="paragraph" w:customStyle="1" w:styleId="tableentryheader0">
    <w:name w:val="tableentryheader"/>
    <w:basedOn w:val="Normal"/>
    <w:rsid w:val="00627790"/>
    <w:pPr>
      <w:spacing w:before="100" w:beforeAutospacing="1" w:after="100" w:afterAutospacing="1"/>
    </w:pPr>
    <w:rPr>
      <w:rFonts w:ascii="Calibri" w:eastAsia="Calibri" w:hAnsi="Calibri" w:cs="Calibri"/>
      <w:sz w:val="22"/>
      <w:szCs w:val="22"/>
    </w:rPr>
  </w:style>
  <w:style w:type="paragraph" w:customStyle="1" w:styleId="tableentry0">
    <w:name w:val="tableentry"/>
    <w:basedOn w:val="Normal"/>
    <w:rsid w:val="00627790"/>
    <w:pPr>
      <w:spacing w:before="100" w:beforeAutospacing="1" w:after="100" w:afterAutospacing="1"/>
    </w:pPr>
    <w:rPr>
      <w:rFonts w:ascii="Calibri" w:eastAsia="Calibri" w:hAnsi="Calibri" w:cs="Calibri"/>
      <w:sz w:val="22"/>
      <w:szCs w:val="22"/>
    </w:rPr>
  </w:style>
  <w:style w:type="numbering" w:styleId="111111">
    <w:name w:val="Outline List 2"/>
    <w:basedOn w:val="NoList"/>
    <w:uiPriority w:val="99"/>
    <w:semiHidden/>
    <w:unhideWhenUsed/>
    <w:rsid w:val="00E769CF"/>
    <w:pPr>
      <w:numPr>
        <w:numId w:val="14"/>
      </w:numPr>
    </w:pPr>
  </w:style>
  <w:style w:type="numbering" w:styleId="1ai">
    <w:name w:val="Outline List 1"/>
    <w:basedOn w:val="NoList"/>
    <w:uiPriority w:val="99"/>
    <w:semiHidden/>
    <w:unhideWhenUsed/>
    <w:rsid w:val="00E769CF"/>
    <w:pPr>
      <w:numPr>
        <w:numId w:val="15"/>
      </w:numPr>
    </w:pPr>
  </w:style>
  <w:style w:type="numbering" w:styleId="ArticleSection">
    <w:name w:val="Outline List 3"/>
    <w:basedOn w:val="NoList"/>
    <w:uiPriority w:val="99"/>
    <w:semiHidden/>
    <w:unhideWhenUsed/>
    <w:rsid w:val="00E769CF"/>
    <w:pPr>
      <w:numPr>
        <w:numId w:val="16"/>
      </w:numPr>
    </w:pPr>
  </w:style>
  <w:style w:type="numbering" w:customStyle="1" w:styleId="CurrentList1">
    <w:name w:val="Current List1"/>
    <w:uiPriority w:val="99"/>
    <w:rsid w:val="004D5BD2"/>
    <w:pPr>
      <w:numPr>
        <w:numId w:val="17"/>
      </w:numPr>
    </w:pPr>
  </w:style>
  <w:style w:type="numbering" w:customStyle="1" w:styleId="CurrentList2">
    <w:name w:val="Current List2"/>
    <w:uiPriority w:val="99"/>
    <w:rsid w:val="004D5BD2"/>
    <w:pPr>
      <w:numPr>
        <w:numId w:val="18"/>
      </w:numPr>
    </w:pPr>
  </w:style>
  <w:style w:type="numbering" w:customStyle="1" w:styleId="KurtBulletList">
    <w:name w:val="KurtBulletList"/>
    <w:uiPriority w:val="99"/>
    <w:rsid w:val="00EC590B"/>
    <w:pPr>
      <w:numPr>
        <w:numId w:val="19"/>
      </w:numPr>
    </w:pPr>
  </w:style>
  <w:style w:type="paragraph" w:customStyle="1" w:styleId="BodyText22ptBoldCenteredKernat14pt">
    <w:name w:val="Body Text 22 pt Bold Centered Kern at 14 pt"/>
    <w:basedOn w:val="BodyText"/>
    <w:rsid w:val="003B5FA0"/>
    <w:pPr>
      <w:jc w:val="center"/>
    </w:pPr>
    <w:rPr>
      <w:b/>
      <w:bCs/>
      <w:kern w:val="28"/>
      <w:sz w:val="44"/>
    </w:rPr>
  </w:style>
  <w:style w:type="character" w:customStyle="1" w:styleId="BodyTextChar3">
    <w:name w:val="Body Text Char3"/>
    <w:aliases w:val="Body Text Char Char Char Char"/>
    <w:rsid w:val="003B5FA0"/>
    <w:rPr>
      <w:noProof/>
      <w:sz w:val="24"/>
      <w:lang w:val="en-US" w:eastAsia="en-US" w:bidi="ar-SA"/>
    </w:rPr>
  </w:style>
  <w:style w:type="paragraph" w:customStyle="1" w:styleId="BodyText0">
    <w:name w:val="BodyText"/>
    <w:link w:val="BodyTextChar0"/>
    <w:qFormat/>
    <w:rsid w:val="003B5FA0"/>
    <w:pPr>
      <w:tabs>
        <w:tab w:val="left" w:pos="1080"/>
        <w:tab w:val="left" w:pos="1440"/>
      </w:tabs>
      <w:spacing w:after="120" w:line="260" w:lineRule="exact"/>
      <w:ind w:left="720"/>
    </w:pPr>
    <w:rPr>
      <w:rFonts w:ascii="Bookman Old Style" w:eastAsia="?l?r ??’c" w:hAnsi="Bookman Old Style"/>
      <w:noProof/>
      <w:szCs w:val="24"/>
    </w:rPr>
  </w:style>
  <w:style w:type="character" w:customStyle="1" w:styleId="BodyTextChar0">
    <w:name w:val="BodyText Char"/>
    <w:link w:val="BodyText0"/>
    <w:rsid w:val="003B5FA0"/>
    <w:rPr>
      <w:rFonts w:ascii="Bookman Old Style" w:eastAsia="?l?r ??’c" w:hAnsi="Bookman Old Style"/>
      <w:noProof/>
      <w:szCs w:val="24"/>
    </w:rPr>
  </w:style>
  <w:style w:type="character" w:styleId="BookTitle">
    <w:name w:val="Book Title"/>
    <w:uiPriority w:val="33"/>
    <w:qFormat/>
    <w:rsid w:val="003B5FA0"/>
    <w:rPr>
      <w:b/>
      <w:bCs/>
      <w:smallCaps/>
      <w:spacing w:val="5"/>
    </w:rPr>
  </w:style>
  <w:style w:type="paragraph" w:customStyle="1" w:styleId="BracketData">
    <w:name w:val="BracketData"/>
    <w:basedOn w:val="Normal"/>
    <w:next w:val="BodyText0"/>
    <w:rsid w:val="003B5FA0"/>
    <w:pPr>
      <w:keepNext/>
      <w:spacing w:before="40" w:after="120"/>
      <w:ind w:left="720"/>
    </w:pPr>
    <w:rPr>
      <w:rFonts w:ascii="Courier New" w:eastAsia="SimSun" w:hAnsi="Courier New" w:cs="Courier New"/>
      <w:sz w:val="20"/>
      <w:lang w:eastAsia="zh-CN"/>
    </w:rPr>
  </w:style>
  <w:style w:type="numbering" w:customStyle="1" w:styleId="Constraints">
    <w:name w:val="Constraints"/>
    <w:rsid w:val="003B5FA0"/>
    <w:pPr>
      <w:numPr>
        <w:numId w:val="20"/>
      </w:numPr>
    </w:pPr>
  </w:style>
  <w:style w:type="paragraph" w:customStyle="1" w:styleId="Example">
    <w:name w:val="Example"/>
    <w:basedOn w:val="Normal"/>
    <w:link w:val="ExampleChar"/>
    <w:rsid w:val="003B5FA0"/>
    <w:pPr>
      <w:keepNext/>
      <w:pBdr>
        <w:top w:val="single" w:sz="4" w:space="1" w:color="auto"/>
        <w:left w:val="single" w:sz="4" w:space="4" w:color="auto"/>
        <w:bottom w:val="single" w:sz="4" w:space="1" w:color="auto"/>
        <w:right w:val="single" w:sz="4" w:space="4" w:color="auto"/>
      </w:pBdr>
      <w:spacing w:before="0" w:after="120" w:line="220" w:lineRule="exact"/>
      <w:ind w:left="720"/>
      <w:contextualSpacing/>
    </w:pPr>
    <w:rPr>
      <w:rFonts w:ascii="Courier New" w:hAnsi="Courier New"/>
      <w:sz w:val="18"/>
      <w:lang w:val="x-none" w:eastAsia="x-none"/>
    </w:rPr>
  </w:style>
  <w:style w:type="character" w:customStyle="1" w:styleId="ExampleChar">
    <w:name w:val="Example Char"/>
    <w:link w:val="Example"/>
    <w:rsid w:val="003B5FA0"/>
    <w:rPr>
      <w:rFonts w:ascii="Courier New" w:hAnsi="Courier New"/>
      <w:sz w:val="18"/>
      <w:lang w:val="x-none" w:eastAsia="x-none"/>
    </w:rPr>
  </w:style>
  <w:style w:type="character" w:customStyle="1" w:styleId="HyperlinkCourierBold">
    <w:name w:val="Hyperlink Courier Bold"/>
    <w:rsid w:val="003B5FA0"/>
    <w:rPr>
      <w:rFonts w:ascii="Courier New" w:hAnsi="Courier New" w:cs="Arial"/>
      <w:b/>
      <w:dstrike w:val="0"/>
      <w:color w:val="333399"/>
      <w:sz w:val="20"/>
      <w:szCs w:val="24"/>
      <w:u w:val="single"/>
      <w:vertAlign w:val="baseline"/>
      <w:lang w:val="en-US" w:eastAsia="zh-CN" w:bidi="ar-SA"/>
    </w:rPr>
  </w:style>
  <w:style w:type="character" w:customStyle="1" w:styleId="keyword">
    <w:name w:val="keyword"/>
    <w:rsid w:val="003B5FA0"/>
    <w:rPr>
      <w:rFonts w:ascii="Bookman Old Style" w:hAnsi="Bookman Old Style"/>
      <w:b/>
      <w:caps/>
      <w:sz w:val="16"/>
    </w:rPr>
  </w:style>
  <w:style w:type="paragraph" w:customStyle="1" w:styleId="StyleBodyTextTopSinglesolidlineAuto6ptLinewidth">
    <w:name w:val="Style Body Text + Top: (Single solid line Auto  6 pt Line width)..."/>
    <w:basedOn w:val="BodyText"/>
    <w:rsid w:val="003B5FA0"/>
    <w:pPr>
      <w:pBdr>
        <w:top w:val="single" w:sz="36" w:space="1" w:color="auto"/>
        <w:left w:val="single" w:sz="36" w:space="4" w:color="auto"/>
        <w:bottom w:val="single" w:sz="36" w:space="12" w:color="auto"/>
        <w:right w:val="single" w:sz="36" w:space="4" w:color="auto"/>
      </w:pBdr>
    </w:pPr>
  </w:style>
  <w:style w:type="character" w:styleId="SubtleReference">
    <w:name w:val="Subtle Reference"/>
    <w:uiPriority w:val="31"/>
    <w:qFormat/>
    <w:rsid w:val="003B5FA0"/>
    <w:rPr>
      <w:smallCaps/>
      <w:color w:val="C0504D"/>
      <w:u w:val="single"/>
    </w:rPr>
  </w:style>
  <w:style w:type="paragraph" w:customStyle="1" w:styleId="TableEntryCentered">
    <w:name w:val="Table Entry Centered"/>
    <w:basedOn w:val="TableEntry"/>
    <w:rsid w:val="003B5FA0"/>
    <w:pPr>
      <w:jc w:val="center"/>
    </w:pPr>
  </w:style>
  <w:style w:type="character" w:customStyle="1" w:styleId="TableEntryChar1">
    <w:name w:val="Table Entry Char1"/>
    <w:locked/>
    <w:rsid w:val="003B5FA0"/>
    <w:rPr>
      <w:sz w:val="18"/>
    </w:rPr>
  </w:style>
  <w:style w:type="paragraph" w:customStyle="1" w:styleId="TableText">
    <w:name w:val="TableText"/>
    <w:basedOn w:val="Normal"/>
    <w:link w:val="TableTextChar"/>
    <w:rsid w:val="003B5FA0"/>
    <w:pPr>
      <w:keepNext/>
      <w:spacing w:before="40" w:after="40" w:line="220" w:lineRule="exact"/>
    </w:pPr>
    <w:rPr>
      <w:rFonts w:ascii="Bookman Old Style" w:hAnsi="Bookman Old Style"/>
      <w:noProof/>
      <w:sz w:val="18"/>
      <w:szCs w:val="18"/>
      <w:lang w:val="x-none" w:eastAsia="x-none"/>
    </w:rPr>
  </w:style>
  <w:style w:type="character" w:customStyle="1" w:styleId="TableTextChar">
    <w:name w:val="TableText Char"/>
    <w:link w:val="TableText"/>
    <w:rsid w:val="003B5FA0"/>
    <w:rPr>
      <w:rFonts w:ascii="Bookman Old Style" w:hAnsi="Bookman Old Style"/>
      <w:noProof/>
      <w:sz w:val="18"/>
      <w:szCs w:val="18"/>
      <w:lang w:val="x-none" w:eastAsia="x-none"/>
    </w:rPr>
  </w:style>
  <w:style w:type="paragraph" w:customStyle="1" w:styleId="XMLFragment">
    <w:name w:val="XML Fragment"/>
    <w:basedOn w:val="PlainText"/>
    <w:rsid w:val="003B5FA0"/>
    <w:pPr>
      <w:keepNext/>
      <w:keepLines/>
      <w:pBdr>
        <w:top w:val="single" w:sz="4" w:space="1" w:color="auto"/>
        <w:left w:val="single" w:sz="4" w:space="4" w:color="auto"/>
        <w:bottom w:val="single" w:sz="4" w:space="1" w:color="auto"/>
        <w:right w:val="single" w:sz="4" w:space="4" w:color="auto"/>
      </w:pBdr>
      <w:tabs>
        <w:tab w:val="left" w:pos="187"/>
      </w:tabs>
      <w:spacing w:before="0"/>
    </w:pPr>
    <w:rPr>
      <w:noProof/>
    </w:rPr>
  </w:style>
  <w:style w:type="character" w:customStyle="1" w:styleId="XMLname">
    <w:name w:val="XMLname"/>
    <w:qFormat/>
    <w:rsid w:val="003B5FA0"/>
    <w:rPr>
      <w:rFonts w:ascii="Courier New" w:hAnsi="Courier New" w:cs="TimesNewRomanPSMT"/>
      <w:sz w:val="20"/>
      <w:lang w:eastAsia="en-US"/>
    </w:rPr>
  </w:style>
  <w:style w:type="character" w:customStyle="1" w:styleId="XMLnameBold">
    <w:name w:val="XMLnameBold"/>
    <w:rsid w:val="003B5FA0"/>
    <w:rPr>
      <w:rFonts w:ascii="Courier New" w:hAnsi="Courier New" w:cs="TimesNewRomanPSMT"/>
      <w:b/>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4365">
      <w:bodyDiv w:val="1"/>
      <w:marLeft w:val="0"/>
      <w:marRight w:val="0"/>
      <w:marTop w:val="0"/>
      <w:marBottom w:val="0"/>
      <w:divBdr>
        <w:top w:val="none" w:sz="0" w:space="0" w:color="auto"/>
        <w:left w:val="none" w:sz="0" w:space="0" w:color="auto"/>
        <w:bottom w:val="none" w:sz="0" w:space="0" w:color="auto"/>
        <w:right w:val="none" w:sz="0" w:space="0" w:color="auto"/>
      </w:divBdr>
    </w:div>
    <w:div w:id="50808600">
      <w:bodyDiv w:val="1"/>
      <w:marLeft w:val="0"/>
      <w:marRight w:val="0"/>
      <w:marTop w:val="0"/>
      <w:marBottom w:val="0"/>
      <w:divBdr>
        <w:top w:val="none" w:sz="0" w:space="0" w:color="auto"/>
        <w:left w:val="none" w:sz="0" w:space="0" w:color="auto"/>
        <w:bottom w:val="none" w:sz="0" w:space="0" w:color="auto"/>
        <w:right w:val="none" w:sz="0" w:space="0" w:color="auto"/>
      </w:divBdr>
    </w:div>
    <w:div w:id="60182947">
      <w:bodyDiv w:val="1"/>
      <w:marLeft w:val="0"/>
      <w:marRight w:val="0"/>
      <w:marTop w:val="0"/>
      <w:marBottom w:val="0"/>
      <w:divBdr>
        <w:top w:val="none" w:sz="0" w:space="0" w:color="auto"/>
        <w:left w:val="none" w:sz="0" w:space="0" w:color="auto"/>
        <w:bottom w:val="none" w:sz="0" w:space="0" w:color="auto"/>
        <w:right w:val="none" w:sz="0" w:space="0" w:color="auto"/>
      </w:divBdr>
    </w:div>
    <w:div w:id="73748880">
      <w:bodyDiv w:val="1"/>
      <w:marLeft w:val="0"/>
      <w:marRight w:val="0"/>
      <w:marTop w:val="0"/>
      <w:marBottom w:val="0"/>
      <w:divBdr>
        <w:top w:val="none" w:sz="0" w:space="0" w:color="auto"/>
        <w:left w:val="none" w:sz="0" w:space="0" w:color="auto"/>
        <w:bottom w:val="none" w:sz="0" w:space="0" w:color="auto"/>
        <w:right w:val="none" w:sz="0" w:space="0" w:color="auto"/>
      </w:divBdr>
    </w:div>
    <w:div w:id="73865439">
      <w:bodyDiv w:val="1"/>
      <w:marLeft w:val="0"/>
      <w:marRight w:val="0"/>
      <w:marTop w:val="0"/>
      <w:marBottom w:val="0"/>
      <w:divBdr>
        <w:top w:val="none" w:sz="0" w:space="0" w:color="auto"/>
        <w:left w:val="none" w:sz="0" w:space="0" w:color="auto"/>
        <w:bottom w:val="none" w:sz="0" w:space="0" w:color="auto"/>
        <w:right w:val="none" w:sz="0" w:space="0" w:color="auto"/>
      </w:divBdr>
    </w:div>
    <w:div w:id="76486249">
      <w:bodyDiv w:val="1"/>
      <w:marLeft w:val="0"/>
      <w:marRight w:val="0"/>
      <w:marTop w:val="0"/>
      <w:marBottom w:val="0"/>
      <w:divBdr>
        <w:top w:val="none" w:sz="0" w:space="0" w:color="auto"/>
        <w:left w:val="none" w:sz="0" w:space="0" w:color="auto"/>
        <w:bottom w:val="none" w:sz="0" w:space="0" w:color="auto"/>
        <w:right w:val="none" w:sz="0" w:space="0" w:color="auto"/>
      </w:divBdr>
    </w:div>
    <w:div w:id="89012209">
      <w:bodyDiv w:val="1"/>
      <w:marLeft w:val="0"/>
      <w:marRight w:val="0"/>
      <w:marTop w:val="0"/>
      <w:marBottom w:val="0"/>
      <w:divBdr>
        <w:top w:val="none" w:sz="0" w:space="0" w:color="auto"/>
        <w:left w:val="none" w:sz="0" w:space="0" w:color="auto"/>
        <w:bottom w:val="none" w:sz="0" w:space="0" w:color="auto"/>
        <w:right w:val="none" w:sz="0" w:space="0" w:color="auto"/>
      </w:divBdr>
    </w:div>
    <w:div w:id="105929550">
      <w:bodyDiv w:val="1"/>
      <w:marLeft w:val="0"/>
      <w:marRight w:val="0"/>
      <w:marTop w:val="0"/>
      <w:marBottom w:val="0"/>
      <w:divBdr>
        <w:top w:val="none" w:sz="0" w:space="0" w:color="auto"/>
        <w:left w:val="none" w:sz="0" w:space="0" w:color="auto"/>
        <w:bottom w:val="none" w:sz="0" w:space="0" w:color="auto"/>
        <w:right w:val="none" w:sz="0" w:space="0" w:color="auto"/>
      </w:divBdr>
    </w:div>
    <w:div w:id="151147358">
      <w:bodyDiv w:val="1"/>
      <w:marLeft w:val="0"/>
      <w:marRight w:val="0"/>
      <w:marTop w:val="0"/>
      <w:marBottom w:val="0"/>
      <w:divBdr>
        <w:top w:val="none" w:sz="0" w:space="0" w:color="auto"/>
        <w:left w:val="none" w:sz="0" w:space="0" w:color="auto"/>
        <w:bottom w:val="none" w:sz="0" w:space="0" w:color="auto"/>
        <w:right w:val="none" w:sz="0" w:space="0" w:color="auto"/>
      </w:divBdr>
    </w:div>
    <w:div w:id="220747650">
      <w:bodyDiv w:val="1"/>
      <w:marLeft w:val="0"/>
      <w:marRight w:val="0"/>
      <w:marTop w:val="0"/>
      <w:marBottom w:val="0"/>
      <w:divBdr>
        <w:top w:val="none" w:sz="0" w:space="0" w:color="auto"/>
        <w:left w:val="none" w:sz="0" w:space="0" w:color="auto"/>
        <w:bottom w:val="none" w:sz="0" w:space="0" w:color="auto"/>
        <w:right w:val="none" w:sz="0" w:space="0" w:color="auto"/>
      </w:divBdr>
    </w:div>
    <w:div w:id="289672884">
      <w:bodyDiv w:val="1"/>
      <w:marLeft w:val="0"/>
      <w:marRight w:val="0"/>
      <w:marTop w:val="0"/>
      <w:marBottom w:val="0"/>
      <w:divBdr>
        <w:top w:val="none" w:sz="0" w:space="0" w:color="auto"/>
        <w:left w:val="none" w:sz="0" w:space="0" w:color="auto"/>
        <w:bottom w:val="none" w:sz="0" w:space="0" w:color="auto"/>
        <w:right w:val="none" w:sz="0" w:space="0" w:color="auto"/>
      </w:divBdr>
    </w:div>
    <w:div w:id="325328936">
      <w:bodyDiv w:val="1"/>
      <w:marLeft w:val="0"/>
      <w:marRight w:val="0"/>
      <w:marTop w:val="0"/>
      <w:marBottom w:val="0"/>
      <w:divBdr>
        <w:top w:val="none" w:sz="0" w:space="0" w:color="auto"/>
        <w:left w:val="none" w:sz="0" w:space="0" w:color="auto"/>
        <w:bottom w:val="none" w:sz="0" w:space="0" w:color="auto"/>
        <w:right w:val="none" w:sz="0" w:space="0" w:color="auto"/>
      </w:divBdr>
    </w:div>
    <w:div w:id="351080375">
      <w:bodyDiv w:val="1"/>
      <w:marLeft w:val="0"/>
      <w:marRight w:val="0"/>
      <w:marTop w:val="0"/>
      <w:marBottom w:val="0"/>
      <w:divBdr>
        <w:top w:val="none" w:sz="0" w:space="0" w:color="auto"/>
        <w:left w:val="none" w:sz="0" w:space="0" w:color="auto"/>
        <w:bottom w:val="none" w:sz="0" w:space="0" w:color="auto"/>
        <w:right w:val="none" w:sz="0" w:space="0" w:color="auto"/>
      </w:divBdr>
    </w:div>
    <w:div w:id="359598702">
      <w:bodyDiv w:val="1"/>
      <w:marLeft w:val="0"/>
      <w:marRight w:val="0"/>
      <w:marTop w:val="0"/>
      <w:marBottom w:val="0"/>
      <w:divBdr>
        <w:top w:val="none" w:sz="0" w:space="0" w:color="auto"/>
        <w:left w:val="none" w:sz="0" w:space="0" w:color="auto"/>
        <w:bottom w:val="none" w:sz="0" w:space="0" w:color="auto"/>
        <w:right w:val="none" w:sz="0" w:space="0" w:color="auto"/>
      </w:divBdr>
    </w:div>
    <w:div w:id="416370962">
      <w:bodyDiv w:val="1"/>
      <w:marLeft w:val="0"/>
      <w:marRight w:val="0"/>
      <w:marTop w:val="0"/>
      <w:marBottom w:val="0"/>
      <w:divBdr>
        <w:top w:val="none" w:sz="0" w:space="0" w:color="auto"/>
        <w:left w:val="none" w:sz="0" w:space="0" w:color="auto"/>
        <w:bottom w:val="none" w:sz="0" w:space="0" w:color="auto"/>
        <w:right w:val="none" w:sz="0" w:space="0" w:color="auto"/>
      </w:divBdr>
    </w:div>
    <w:div w:id="418528118">
      <w:bodyDiv w:val="1"/>
      <w:marLeft w:val="0"/>
      <w:marRight w:val="0"/>
      <w:marTop w:val="0"/>
      <w:marBottom w:val="0"/>
      <w:divBdr>
        <w:top w:val="none" w:sz="0" w:space="0" w:color="auto"/>
        <w:left w:val="none" w:sz="0" w:space="0" w:color="auto"/>
        <w:bottom w:val="none" w:sz="0" w:space="0" w:color="auto"/>
        <w:right w:val="none" w:sz="0" w:space="0" w:color="auto"/>
      </w:divBdr>
    </w:div>
    <w:div w:id="419717769">
      <w:bodyDiv w:val="1"/>
      <w:marLeft w:val="0"/>
      <w:marRight w:val="0"/>
      <w:marTop w:val="0"/>
      <w:marBottom w:val="0"/>
      <w:divBdr>
        <w:top w:val="none" w:sz="0" w:space="0" w:color="auto"/>
        <w:left w:val="none" w:sz="0" w:space="0" w:color="auto"/>
        <w:bottom w:val="none" w:sz="0" w:space="0" w:color="auto"/>
        <w:right w:val="none" w:sz="0" w:space="0" w:color="auto"/>
      </w:divBdr>
    </w:div>
    <w:div w:id="442921671">
      <w:bodyDiv w:val="1"/>
      <w:marLeft w:val="0"/>
      <w:marRight w:val="0"/>
      <w:marTop w:val="0"/>
      <w:marBottom w:val="0"/>
      <w:divBdr>
        <w:top w:val="none" w:sz="0" w:space="0" w:color="auto"/>
        <w:left w:val="none" w:sz="0" w:space="0" w:color="auto"/>
        <w:bottom w:val="none" w:sz="0" w:space="0" w:color="auto"/>
        <w:right w:val="none" w:sz="0" w:space="0" w:color="auto"/>
      </w:divBdr>
    </w:div>
    <w:div w:id="471679708">
      <w:bodyDiv w:val="1"/>
      <w:marLeft w:val="0"/>
      <w:marRight w:val="0"/>
      <w:marTop w:val="0"/>
      <w:marBottom w:val="0"/>
      <w:divBdr>
        <w:top w:val="none" w:sz="0" w:space="0" w:color="auto"/>
        <w:left w:val="none" w:sz="0" w:space="0" w:color="auto"/>
        <w:bottom w:val="none" w:sz="0" w:space="0" w:color="auto"/>
        <w:right w:val="none" w:sz="0" w:space="0" w:color="auto"/>
      </w:divBdr>
      <w:divsChild>
        <w:div w:id="27872573">
          <w:marLeft w:val="0"/>
          <w:marRight w:val="0"/>
          <w:marTop w:val="0"/>
          <w:marBottom w:val="0"/>
          <w:divBdr>
            <w:top w:val="none" w:sz="0" w:space="0" w:color="auto"/>
            <w:left w:val="none" w:sz="0" w:space="0" w:color="auto"/>
            <w:bottom w:val="none" w:sz="0" w:space="0" w:color="auto"/>
            <w:right w:val="none" w:sz="0" w:space="0" w:color="auto"/>
          </w:divBdr>
        </w:div>
        <w:div w:id="35591729">
          <w:marLeft w:val="0"/>
          <w:marRight w:val="0"/>
          <w:marTop w:val="0"/>
          <w:marBottom w:val="0"/>
          <w:divBdr>
            <w:top w:val="none" w:sz="0" w:space="0" w:color="auto"/>
            <w:left w:val="none" w:sz="0" w:space="0" w:color="auto"/>
            <w:bottom w:val="none" w:sz="0" w:space="0" w:color="auto"/>
            <w:right w:val="none" w:sz="0" w:space="0" w:color="auto"/>
          </w:divBdr>
        </w:div>
        <w:div w:id="39135922">
          <w:marLeft w:val="0"/>
          <w:marRight w:val="0"/>
          <w:marTop w:val="0"/>
          <w:marBottom w:val="0"/>
          <w:divBdr>
            <w:top w:val="none" w:sz="0" w:space="0" w:color="auto"/>
            <w:left w:val="none" w:sz="0" w:space="0" w:color="auto"/>
            <w:bottom w:val="none" w:sz="0" w:space="0" w:color="auto"/>
            <w:right w:val="none" w:sz="0" w:space="0" w:color="auto"/>
          </w:divBdr>
        </w:div>
        <w:div w:id="73475118">
          <w:marLeft w:val="0"/>
          <w:marRight w:val="0"/>
          <w:marTop w:val="0"/>
          <w:marBottom w:val="0"/>
          <w:divBdr>
            <w:top w:val="none" w:sz="0" w:space="0" w:color="auto"/>
            <w:left w:val="none" w:sz="0" w:space="0" w:color="auto"/>
            <w:bottom w:val="none" w:sz="0" w:space="0" w:color="auto"/>
            <w:right w:val="none" w:sz="0" w:space="0" w:color="auto"/>
          </w:divBdr>
        </w:div>
        <w:div w:id="122769314">
          <w:marLeft w:val="0"/>
          <w:marRight w:val="0"/>
          <w:marTop w:val="0"/>
          <w:marBottom w:val="0"/>
          <w:divBdr>
            <w:top w:val="none" w:sz="0" w:space="0" w:color="auto"/>
            <w:left w:val="none" w:sz="0" w:space="0" w:color="auto"/>
            <w:bottom w:val="none" w:sz="0" w:space="0" w:color="auto"/>
            <w:right w:val="none" w:sz="0" w:space="0" w:color="auto"/>
          </w:divBdr>
        </w:div>
        <w:div w:id="161047515">
          <w:marLeft w:val="0"/>
          <w:marRight w:val="0"/>
          <w:marTop w:val="0"/>
          <w:marBottom w:val="0"/>
          <w:divBdr>
            <w:top w:val="none" w:sz="0" w:space="0" w:color="auto"/>
            <w:left w:val="none" w:sz="0" w:space="0" w:color="auto"/>
            <w:bottom w:val="none" w:sz="0" w:space="0" w:color="auto"/>
            <w:right w:val="none" w:sz="0" w:space="0" w:color="auto"/>
          </w:divBdr>
        </w:div>
        <w:div w:id="162473443">
          <w:marLeft w:val="0"/>
          <w:marRight w:val="0"/>
          <w:marTop w:val="0"/>
          <w:marBottom w:val="0"/>
          <w:divBdr>
            <w:top w:val="none" w:sz="0" w:space="0" w:color="auto"/>
            <w:left w:val="none" w:sz="0" w:space="0" w:color="auto"/>
            <w:bottom w:val="none" w:sz="0" w:space="0" w:color="auto"/>
            <w:right w:val="none" w:sz="0" w:space="0" w:color="auto"/>
          </w:divBdr>
        </w:div>
        <w:div w:id="167673594">
          <w:marLeft w:val="0"/>
          <w:marRight w:val="0"/>
          <w:marTop w:val="0"/>
          <w:marBottom w:val="0"/>
          <w:divBdr>
            <w:top w:val="none" w:sz="0" w:space="0" w:color="auto"/>
            <w:left w:val="none" w:sz="0" w:space="0" w:color="auto"/>
            <w:bottom w:val="none" w:sz="0" w:space="0" w:color="auto"/>
            <w:right w:val="none" w:sz="0" w:space="0" w:color="auto"/>
          </w:divBdr>
        </w:div>
        <w:div w:id="236861025">
          <w:marLeft w:val="0"/>
          <w:marRight w:val="0"/>
          <w:marTop w:val="0"/>
          <w:marBottom w:val="0"/>
          <w:divBdr>
            <w:top w:val="none" w:sz="0" w:space="0" w:color="auto"/>
            <w:left w:val="none" w:sz="0" w:space="0" w:color="auto"/>
            <w:bottom w:val="none" w:sz="0" w:space="0" w:color="auto"/>
            <w:right w:val="none" w:sz="0" w:space="0" w:color="auto"/>
          </w:divBdr>
        </w:div>
        <w:div w:id="248315962">
          <w:marLeft w:val="0"/>
          <w:marRight w:val="0"/>
          <w:marTop w:val="0"/>
          <w:marBottom w:val="0"/>
          <w:divBdr>
            <w:top w:val="none" w:sz="0" w:space="0" w:color="auto"/>
            <w:left w:val="none" w:sz="0" w:space="0" w:color="auto"/>
            <w:bottom w:val="none" w:sz="0" w:space="0" w:color="auto"/>
            <w:right w:val="none" w:sz="0" w:space="0" w:color="auto"/>
          </w:divBdr>
        </w:div>
        <w:div w:id="271330165">
          <w:marLeft w:val="0"/>
          <w:marRight w:val="0"/>
          <w:marTop w:val="0"/>
          <w:marBottom w:val="0"/>
          <w:divBdr>
            <w:top w:val="none" w:sz="0" w:space="0" w:color="auto"/>
            <w:left w:val="none" w:sz="0" w:space="0" w:color="auto"/>
            <w:bottom w:val="none" w:sz="0" w:space="0" w:color="auto"/>
            <w:right w:val="none" w:sz="0" w:space="0" w:color="auto"/>
          </w:divBdr>
        </w:div>
        <w:div w:id="346449113">
          <w:marLeft w:val="0"/>
          <w:marRight w:val="0"/>
          <w:marTop w:val="0"/>
          <w:marBottom w:val="0"/>
          <w:divBdr>
            <w:top w:val="none" w:sz="0" w:space="0" w:color="auto"/>
            <w:left w:val="none" w:sz="0" w:space="0" w:color="auto"/>
            <w:bottom w:val="none" w:sz="0" w:space="0" w:color="auto"/>
            <w:right w:val="none" w:sz="0" w:space="0" w:color="auto"/>
          </w:divBdr>
        </w:div>
        <w:div w:id="390469735">
          <w:marLeft w:val="0"/>
          <w:marRight w:val="0"/>
          <w:marTop w:val="0"/>
          <w:marBottom w:val="0"/>
          <w:divBdr>
            <w:top w:val="none" w:sz="0" w:space="0" w:color="auto"/>
            <w:left w:val="none" w:sz="0" w:space="0" w:color="auto"/>
            <w:bottom w:val="none" w:sz="0" w:space="0" w:color="auto"/>
            <w:right w:val="none" w:sz="0" w:space="0" w:color="auto"/>
          </w:divBdr>
        </w:div>
        <w:div w:id="424573806">
          <w:marLeft w:val="0"/>
          <w:marRight w:val="0"/>
          <w:marTop w:val="0"/>
          <w:marBottom w:val="0"/>
          <w:divBdr>
            <w:top w:val="none" w:sz="0" w:space="0" w:color="auto"/>
            <w:left w:val="none" w:sz="0" w:space="0" w:color="auto"/>
            <w:bottom w:val="none" w:sz="0" w:space="0" w:color="auto"/>
            <w:right w:val="none" w:sz="0" w:space="0" w:color="auto"/>
          </w:divBdr>
        </w:div>
        <w:div w:id="490146314">
          <w:marLeft w:val="0"/>
          <w:marRight w:val="0"/>
          <w:marTop w:val="0"/>
          <w:marBottom w:val="0"/>
          <w:divBdr>
            <w:top w:val="none" w:sz="0" w:space="0" w:color="auto"/>
            <w:left w:val="none" w:sz="0" w:space="0" w:color="auto"/>
            <w:bottom w:val="none" w:sz="0" w:space="0" w:color="auto"/>
            <w:right w:val="none" w:sz="0" w:space="0" w:color="auto"/>
          </w:divBdr>
        </w:div>
        <w:div w:id="516432596">
          <w:marLeft w:val="0"/>
          <w:marRight w:val="0"/>
          <w:marTop w:val="0"/>
          <w:marBottom w:val="0"/>
          <w:divBdr>
            <w:top w:val="none" w:sz="0" w:space="0" w:color="auto"/>
            <w:left w:val="none" w:sz="0" w:space="0" w:color="auto"/>
            <w:bottom w:val="none" w:sz="0" w:space="0" w:color="auto"/>
            <w:right w:val="none" w:sz="0" w:space="0" w:color="auto"/>
          </w:divBdr>
        </w:div>
        <w:div w:id="562103889">
          <w:marLeft w:val="0"/>
          <w:marRight w:val="0"/>
          <w:marTop w:val="0"/>
          <w:marBottom w:val="0"/>
          <w:divBdr>
            <w:top w:val="none" w:sz="0" w:space="0" w:color="auto"/>
            <w:left w:val="none" w:sz="0" w:space="0" w:color="auto"/>
            <w:bottom w:val="none" w:sz="0" w:space="0" w:color="auto"/>
            <w:right w:val="none" w:sz="0" w:space="0" w:color="auto"/>
          </w:divBdr>
        </w:div>
        <w:div w:id="572199966">
          <w:marLeft w:val="0"/>
          <w:marRight w:val="0"/>
          <w:marTop w:val="0"/>
          <w:marBottom w:val="0"/>
          <w:divBdr>
            <w:top w:val="none" w:sz="0" w:space="0" w:color="auto"/>
            <w:left w:val="none" w:sz="0" w:space="0" w:color="auto"/>
            <w:bottom w:val="none" w:sz="0" w:space="0" w:color="auto"/>
            <w:right w:val="none" w:sz="0" w:space="0" w:color="auto"/>
          </w:divBdr>
        </w:div>
        <w:div w:id="635987392">
          <w:marLeft w:val="0"/>
          <w:marRight w:val="0"/>
          <w:marTop w:val="0"/>
          <w:marBottom w:val="0"/>
          <w:divBdr>
            <w:top w:val="none" w:sz="0" w:space="0" w:color="auto"/>
            <w:left w:val="none" w:sz="0" w:space="0" w:color="auto"/>
            <w:bottom w:val="none" w:sz="0" w:space="0" w:color="auto"/>
            <w:right w:val="none" w:sz="0" w:space="0" w:color="auto"/>
          </w:divBdr>
        </w:div>
        <w:div w:id="646475431">
          <w:marLeft w:val="0"/>
          <w:marRight w:val="0"/>
          <w:marTop w:val="0"/>
          <w:marBottom w:val="0"/>
          <w:divBdr>
            <w:top w:val="none" w:sz="0" w:space="0" w:color="auto"/>
            <w:left w:val="none" w:sz="0" w:space="0" w:color="auto"/>
            <w:bottom w:val="none" w:sz="0" w:space="0" w:color="auto"/>
            <w:right w:val="none" w:sz="0" w:space="0" w:color="auto"/>
          </w:divBdr>
        </w:div>
        <w:div w:id="690493437">
          <w:marLeft w:val="0"/>
          <w:marRight w:val="0"/>
          <w:marTop w:val="0"/>
          <w:marBottom w:val="0"/>
          <w:divBdr>
            <w:top w:val="none" w:sz="0" w:space="0" w:color="auto"/>
            <w:left w:val="none" w:sz="0" w:space="0" w:color="auto"/>
            <w:bottom w:val="none" w:sz="0" w:space="0" w:color="auto"/>
            <w:right w:val="none" w:sz="0" w:space="0" w:color="auto"/>
          </w:divBdr>
        </w:div>
        <w:div w:id="756632138">
          <w:marLeft w:val="0"/>
          <w:marRight w:val="0"/>
          <w:marTop w:val="0"/>
          <w:marBottom w:val="0"/>
          <w:divBdr>
            <w:top w:val="none" w:sz="0" w:space="0" w:color="auto"/>
            <w:left w:val="none" w:sz="0" w:space="0" w:color="auto"/>
            <w:bottom w:val="none" w:sz="0" w:space="0" w:color="auto"/>
            <w:right w:val="none" w:sz="0" w:space="0" w:color="auto"/>
          </w:divBdr>
        </w:div>
        <w:div w:id="785540658">
          <w:marLeft w:val="0"/>
          <w:marRight w:val="0"/>
          <w:marTop w:val="0"/>
          <w:marBottom w:val="0"/>
          <w:divBdr>
            <w:top w:val="none" w:sz="0" w:space="0" w:color="auto"/>
            <w:left w:val="none" w:sz="0" w:space="0" w:color="auto"/>
            <w:bottom w:val="none" w:sz="0" w:space="0" w:color="auto"/>
            <w:right w:val="none" w:sz="0" w:space="0" w:color="auto"/>
          </w:divBdr>
          <w:divsChild>
            <w:div w:id="658654554">
              <w:marLeft w:val="0"/>
              <w:marRight w:val="0"/>
              <w:marTop w:val="0"/>
              <w:marBottom w:val="0"/>
              <w:divBdr>
                <w:top w:val="none" w:sz="0" w:space="0" w:color="auto"/>
                <w:left w:val="none" w:sz="0" w:space="0" w:color="auto"/>
                <w:bottom w:val="none" w:sz="0" w:space="0" w:color="auto"/>
                <w:right w:val="none" w:sz="0" w:space="0" w:color="auto"/>
              </w:divBdr>
              <w:divsChild>
                <w:div w:id="37977211">
                  <w:marLeft w:val="0"/>
                  <w:marRight w:val="0"/>
                  <w:marTop w:val="0"/>
                  <w:marBottom w:val="0"/>
                  <w:divBdr>
                    <w:top w:val="none" w:sz="0" w:space="0" w:color="auto"/>
                    <w:left w:val="none" w:sz="0" w:space="0" w:color="auto"/>
                    <w:bottom w:val="none" w:sz="0" w:space="0" w:color="auto"/>
                    <w:right w:val="none" w:sz="0" w:space="0" w:color="auto"/>
                  </w:divBdr>
                </w:div>
                <w:div w:id="57173945">
                  <w:marLeft w:val="0"/>
                  <w:marRight w:val="0"/>
                  <w:marTop w:val="0"/>
                  <w:marBottom w:val="0"/>
                  <w:divBdr>
                    <w:top w:val="none" w:sz="0" w:space="0" w:color="auto"/>
                    <w:left w:val="none" w:sz="0" w:space="0" w:color="auto"/>
                    <w:bottom w:val="none" w:sz="0" w:space="0" w:color="auto"/>
                    <w:right w:val="none" w:sz="0" w:space="0" w:color="auto"/>
                  </w:divBdr>
                </w:div>
                <w:div w:id="218713329">
                  <w:marLeft w:val="0"/>
                  <w:marRight w:val="0"/>
                  <w:marTop w:val="0"/>
                  <w:marBottom w:val="0"/>
                  <w:divBdr>
                    <w:top w:val="none" w:sz="0" w:space="0" w:color="auto"/>
                    <w:left w:val="none" w:sz="0" w:space="0" w:color="auto"/>
                    <w:bottom w:val="none" w:sz="0" w:space="0" w:color="auto"/>
                    <w:right w:val="none" w:sz="0" w:space="0" w:color="auto"/>
                  </w:divBdr>
                </w:div>
                <w:div w:id="240649339">
                  <w:marLeft w:val="0"/>
                  <w:marRight w:val="0"/>
                  <w:marTop w:val="0"/>
                  <w:marBottom w:val="0"/>
                  <w:divBdr>
                    <w:top w:val="none" w:sz="0" w:space="0" w:color="auto"/>
                    <w:left w:val="none" w:sz="0" w:space="0" w:color="auto"/>
                    <w:bottom w:val="none" w:sz="0" w:space="0" w:color="auto"/>
                    <w:right w:val="none" w:sz="0" w:space="0" w:color="auto"/>
                  </w:divBdr>
                </w:div>
                <w:div w:id="283922285">
                  <w:marLeft w:val="0"/>
                  <w:marRight w:val="0"/>
                  <w:marTop w:val="0"/>
                  <w:marBottom w:val="0"/>
                  <w:divBdr>
                    <w:top w:val="none" w:sz="0" w:space="0" w:color="auto"/>
                    <w:left w:val="none" w:sz="0" w:space="0" w:color="auto"/>
                    <w:bottom w:val="none" w:sz="0" w:space="0" w:color="auto"/>
                    <w:right w:val="none" w:sz="0" w:space="0" w:color="auto"/>
                  </w:divBdr>
                </w:div>
                <w:div w:id="309136626">
                  <w:marLeft w:val="0"/>
                  <w:marRight w:val="0"/>
                  <w:marTop w:val="0"/>
                  <w:marBottom w:val="0"/>
                  <w:divBdr>
                    <w:top w:val="none" w:sz="0" w:space="0" w:color="auto"/>
                    <w:left w:val="none" w:sz="0" w:space="0" w:color="auto"/>
                    <w:bottom w:val="none" w:sz="0" w:space="0" w:color="auto"/>
                    <w:right w:val="none" w:sz="0" w:space="0" w:color="auto"/>
                  </w:divBdr>
                </w:div>
                <w:div w:id="336543465">
                  <w:marLeft w:val="0"/>
                  <w:marRight w:val="0"/>
                  <w:marTop w:val="0"/>
                  <w:marBottom w:val="0"/>
                  <w:divBdr>
                    <w:top w:val="none" w:sz="0" w:space="0" w:color="auto"/>
                    <w:left w:val="none" w:sz="0" w:space="0" w:color="auto"/>
                    <w:bottom w:val="none" w:sz="0" w:space="0" w:color="auto"/>
                    <w:right w:val="none" w:sz="0" w:space="0" w:color="auto"/>
                  </w:divBdr>
                </w:div>
                <w:div w:id="456720468">
                  <w:marLeft w:val="0"/>
                  <w:marRight w:val="0"/>
                  <w:marTop w:val="0"/>
                  <w:marBottom w:val="0"/>
                  <w:divBdr>
                    <w:top w:val="none" w:sz="0" w:space="0" w:color="auto"/>
                    <w:left w:val="none" w:sz="0" w:space="0" w:color="auto"/>
                    <w:bottom w:val="none" w:sz="0" w:space="0" w:color="auto"/>
                    <w:right w:val="none" w:sz="0" w:space="0" w:color="auto"/>
                  </w:divBdr>
                </w:div>
                <w:div w:id="474874119">
                  <w:marLeft w:val="0"/>
                  <w:marRight w:val="0"/>
                  <w:marTop w:val="0"/>
                  <w:marBottom w:val="0"/>
                  <w:divBdr>
                    <w:top w:val="none" w:sz="0" w:space="0" w:color="auto"/>
                    <w:left w:val="none" w:sz="0" w:space="0" w:color="auto"/>
                    <w:bottom w:val="none" w:sz="0" w:space="0" w:color="auto"/>
                    <w:right w:val="none" w:sz="0" w:space="0" w:color="auto"/>
                  </w:divBdr>
                </w:div>
                <w:div w:id="522520646">
                  <w:marLeft w:val="0"/>
                  <w:marRight w:val="0"/>
                  <w:marTop w:val="0"/>
                  <w:marBottom w:val="0"/>
                  <w:divBdr>
                    <w:top w:val="none" w:sz="0" w:space="0" w:color="auto"/>
                    <w:left w:val="none" w:sz="0" w:space="0" w:color="auto"/>
                    <w:bottom w:val="none" w:sz="0" w:space="0" w:color="auto"/>
                    <w:right w:val="none" w:sz="0" w:space="0" w:color="auto"/>
                  </w:divBdr>
                </w:div>
                <w:div w:id="609433229">
                  <w:marLeft w:val="0"/>
                  <w:marRight w:val="0"/>
                  <w:marTop w:val="0"/>
                  <w:marBottom w:val="0"/>
                  <w:divBdr>
                    <w:top w:val="none" w:sz="0" w:space="0" w:color="auto"/>
                    <w:left w:val="none" w:sz="0" w:space="0" w:color="auto"/>
                    <w:bottom w:val="none" w:sz="0" w:space="0" w:color="auto"/>
                    <w:right w:val="none" w:sz="0" w:space="0" w:color="auto"/>
                  </w:divBdr>
                </w:div>
                <w:div w:id="639841287">
                  <w:marLeft w:val="0"/>
                  <w:marRight w:val="0"/>
                  <w:marTop w:val="0"/>
                  <w:marBottom w:val="0"/>
                  <w:divBdr>
                    <w:top w:val="none" w:sz="0" w:space="0" w:color="auto"/>
                    <w:left w:val="none" w:sz="0" w:space="0" w:color="auto"/>
                    <w:bottom w:val="none" w:sz="0" w:space="0" w:color="auto"/>
                    <w:right w:val="none" w:sz="0" w:space="0" w:color="auto"/>
                  </w:divBdr>
                </w:div>
                <w:div w:id="724380272">
                  <w:marLeft w:val="0"/>
                  <w:marRight w:val="0"/>
                  <w:marTop w:val="0"/>
                  <w:marBottom w:val="0"/>
                  <w:divBdr>
                    <w:top w:val="none" w:sz="0" w:space="0" w:color="auto"/>
                    <w:left w:val="none" w:sz="0" w:space="0" w:color="auto"/>
                    <w:bottom w:val="none" w:sz="0" w:space="0" w:color="auto"/>
                    <w:right w:val="none" w:sz="0" w:space="0" w:color="auto"/>
                  </w:divBdr>
                </w:div>
                <w:div w:id="760446609">
                  <w:marLeft w:val="0"/>
                  <w:marRight w:val="0"/>
                  <w:marTop w:val="0"/>
                  <w:marBottom w:val="0"/>
                  <w:divBdr>
                    <w:top w:val="none" w:sz="0" w:space="0" w:color="auto"/>
                    <w:left w:val="none" w:sz="0" w:space="0" w:color="auto"/>
                    <w:bottom w:val="none" w:sz="0" w:space="0" w:color="auto"/>
                    <w:right w:val="none" w:sz="0" w:space="0" w:color="auto"/>
                  </w:divBdr>
                </w:div>
                <w:div w:id="785000426">
                  <w:marLeft w:val="0"/>
                  <w:marRight w:val="0"/>
                  <w:marTop w:val="0"/>
                  <w:marBottom w:val="0"/>
                  <w:divBdr>
                    <w:top w:val="none" w:sz="0" w:space="0" w:color="auto"/>
                    <w:left w:val="none" w:sz="0" w:space="0" w:color="auto"/>
                    <w:bottom w:val="none" w:sz="0" w:space="0" w:color="auto"/>
                    <w:right w:val="none" w:sz="0" w:space="0" w:color="auto"/>
                  </w:divBdr>
                </w:div>
                <w:div w:id="918755300">
                  <w:marLeft w:val="0"/>
                  <w:marRight w:val="0"/>
                  <w:marTop w:val="0"/>
                  <w:marBottom w:val="0"/>
                  <w:divBdr>
                    <w:top w:val="none" w:sz="0" w:space="0" w:color="auto"/>
                    <w:left w:val="none" w:sz="0" w:space="0" w:color="auto"/>
                    <w:bottom w:val="none" w:sz="0" w:space="0" w:color="auto"/>
                    <w:right w:val="none" w:sz="0" w:space="0" w:color="auto"/>
                  </w:divBdr>
                </w:div>
                <w:div w:id="988677065">
                  <w:marLeft w:val="0"/>
                  <w:marRight w:val="0"/>
                  <w:marTop w:val="0"/>
                  <w:marBottom w:val="0"/>
                  <w:divBdr>
                    <w:top w:val="none" w:sz="0" w:space="0" w:color="auto"/>
                    <w:left w:val="none" w:sz="0" w:space="0" w:color="auto"/>
                    <w:bottom w:val="none" w:sz="0" w:space="0" w:color="auto"/>
                    <w:right w:val="none" w:sz="0" w:space="0" w:color="auto"/>
                  </w:divBdr>
                </w:div>
                <w:div w:id="1183982748">
                  <w:marLeft w:val="0"/>
                  <w:marRight w:val="0"/>
                  <w:marTop w:val="0"/>
                  <w:marBottom w:val="0"/>
                  <w:divBdr>
                    <w:top w:val="none" w:sz="0" w:space="0" w:color="auto"/>
                    <w:left w:val="none" w:sz="0" w:space="0" w:color="auto"/>
                    <w:bottom w:val="none" w:sz="0" w:space="0" w:color="auto"/>
                    <w:right w:val="none" w:sz="0" w:space="0" w:color="auto"/>
                  </w:divBdr>
                </w:div>
                <w:div w:id="1262493255">
                  <w:marLeft w:val="0"/>
                  <w:marRight w:val="0"/>
                  <w:marTop w:val="0"/>
                  <w:marBottom w:val="0"/>
                  <w:divBdr>
                    <w:top w:val="none" w:sz="0" w:space="0" w:color="auto"/>
                    <w:left w:val="none" w:sz="0" w:space="0" w:color="auto"/>
                    <w:bottom w:val="none" w:sz="0" w:space="0" w:color="auto"/>
                    <w:right w:val="none" w:sz="0" w:space="0" w:color="auto"/>
                  </w:divBdr>
                </w:div>
                <w:div w:id="1448235885">
                  <w:marLeft w:val="0"/>
                  <w:marRight w:val="0"/>
                  <w:marTop w:val="0"/>
                  <w:marBottom w:val="0"/>
                  <w:divBdr>
                    <w:top w:val="none" w:sz="0" w:space="0" w:color="auto"/>
                    <w:left w:val="none" w:sz="0" w:space="0" w:color="auto"/>
                    <w:bottom w:val="none" w:sz="0" w:space="0" w:color="auto"/>
                    <w:right w:val="none" w:sz="0" w:space="0" w:color="auto"/>
                  </w:divBdr>
                </w:div>
                <w:div w:id="1595242203">
                  <w:marLeft w:val="0"/>
                  <w:marRight w:val="0"/>
                  <w:marTop w:val="0"/>
                  <w:marBottom w:val="0"/>
                  <w:divBdr>
                    <w:top w:val="none" w:sz="0" w:space="0" w:color="auto"/>
                    <w:left w:val="none" w:sz="0" w:space="0" w:color="auto"/>
                    <w:bottom w:val="none" w:sz="0" w:space="0" w:color="auto"/>
                    <w:right w:val="none" w:sz="0" w:space="0" w:color="auto"/>
                  </w:divBdr>
                </w:div>
                <w:div w:id="1615015352">
                  <w:marLeft w:val="0"/>
                  <w:marRight w:val="0"/>
                  <w:marTop w:val="0"/>
                  <w:marBottom w:val="0"/>
                  <w:divBdr>
                    <w:top w:val="none" w:sz="0" w:space="0" w:color="auto"/>
                    <w:left w:val="none" w:sz="0" w:space="0" w:color="auto"/>
                    <w:bottom w:val="none" w:sz="0" w:space="0" w:color="auto"/>
                    <w:right w:val="none" w:sz="0" w:space="0" w:color="auto"/>
                  </w:divBdr>
                </w:div>
                <w:div w:id="1635452340">
                  <w:marLeft w:val="0"/>
                  <w:marRight w:val="0"/>
                  <w:marTop w:val="0"/>
                  <w:marBottom w:val="0"/>
                  <w:divBdr>
                    <w:top w:val="none" w:sz="0" w:space="0" w:color="auto"/>
                    <w:left w:val="none" w:sz="0" w:space="0" w:color="auto"/>
                    <w:bottom w:val="none" w:sz="0" w:space="0" w:color="auto"/>
                    <w:right w:val="none" w:sz="0" w:space="0" w:color="auto"/>
                  </w:divBdr>
                </w:div>
                <w:div w:id="1693802683">
                  <w:marLeft w:val="0"/>
                  <w:marRight w:val="0"/>
                  <w:marTop w:val="0"/>
                  <w:marBottom w:val="0"/>
                  <w:divBdr>
                    <w:top w:val="none" w:sz="0" w:space="0" w:color="auto"/>
                    <w:left w:val="none" w:sz="0" w:space="0" w:color="auto"/>
                    <w:bottom w:val="none" w:sz="0" w:space="0" w:color="auto"/>
                    <w:right w:val="none" w:sz="0" w:space="0" w:color="auto"/>
                  </w:divBdr>
                </w:div>
                <w:div w:id="1711800810">
                  <w:marLeft w:val="0"/>
                  <w:marRight w:val="0"/>
                  <w:marTop w:val="0"/>
                  <w:marBottom w:val="0"/>
                  <w:divBdr>
                    <w:top w:val="none" w:sz="0" w:space="0" w:color="auto"/>
                    <w:left w:val="none" w:sz="0" w:space="0" w:color="auto"/>
                    <w:bottom w:val="none" w:sz="0" w:space="0" w:color="auto"/>
                    <w:right w:val="none" w:sz="0" w:space="0" w:color="auto"/>
                  </w:divBdr>
                </w:div>
                <w:div w:id="1830905718">
                  <w:marLeft w:val="0"/>
                  <w:marRight w:val="0"/>
                  <w:marTop w:val="0"/>
                  <w:marBottom w:val="0"/>
                  <w:divBdr>
                    <w:top w:val="none" w:sz="0" w:space="0" w:color="auto"/>
                    <w:left w:val="none" w:sz="0" w:space="0" w:color="auto"/>
                    <w:bottom w:val="none" w:sz="0" w:space="0" w:color="auto"/>
                    <w:right w:val="none" w:sz="0" w:space="0" w:color="auto"/>
                  </w:divBdr>
                </w:div>
                <w:div w:id="1925069883">
                  <w:marLeft w:val="0"/>
                  <w:marRight w:val="0"/>
                  <w:marTop w:val="0"/>
                  <w:marBottom w:val="0"/>
                  <w:divBdr>
                    <w:top w:val="none" w:sz="0" w:space="0" w:color="auto"/>
                    <w:left w:val="none" w:sz="0" w:space="0" w:color="auto"/>
                    <w:bottom w:val="none" w:sz="0" w:space="0" w:color="auto"/>
                    <w:right w:val="none" w:sz="0" w:space="0" w:color="auto"/>
                  </w:divBdr>
                </w:div>
                <w:div w:id="20857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9316">
          <w:marLeft w:val="0"/>
          <w:marRight w:val="0"/>
          <w:marTop w:val="0"/>
          <w:marBottom w:val="0"/>
          <w:divBdr>
            <w:top w:val="none" w:sz="0" w:space="0" w:color="auto"/>
            <w:left w:val="none" w:sz="0" w:space="0" w:color="auto"/>
            <w:bottom w:val="none" w:sz="0" w:space="0" w:color="auto"/>
            <w:right w:val="none" w:sz="0" w:space="0" w:color="auto"/>
          </w:divBdr>
        </w:div>
        <w:div w:id="833033150">
          <w:marLeft w:val="0"/>
          <w:marRight w:val="0"/>
          <w:marTop w:val="0"/>
          <w:marBottom w:val="0"/>
          <w:divBdr>
            <w:top w:val="none" w:sz="0" w:space="0" w:color="auto"/>
            <w:left w:val="none" w:sz="0" w:space="0" w:color="auto"/>
            <w:bottom w:val="none" w:sz="0" w:space="0" w:color="auto"/>
            <w:right w:val="none" w:sz="0" w:space="0" w:color="auto"/>
          </w:divBdr>
        </w:div>
        <w:div w:id="843861459">
          <w:marLeft w:val="0"/>
          <w:marRight w:val="0"/>
          <w:marTop w:val="0"/>
          <w:marBottom w:val="0"/>
          <w:divBdr>
            <w:top w:val="none" w:sz="0" w:space="0" w:color="auto"/>
            <w:left w:val="none" w:sz="0" w:space="0" w:color="auto"/>
            <w:bottom w:val="none" w:sz="0" w:space="0" w:color="auto"/>
            <w:right w:val="none" w:sz="0" w:space="0" w:color="auto"/>
          </w:divBdr>
        </w:div>
        <w:div w:id="846360835">
          <w:marLeft w:val="0"/>
          <w:marRight w:val="0"/>
          <w:marTop w:val="0"/>
          <w:marBottom w:val="0"/>
          <w:divBdr>
            <w:top w:val="none" w:sz="0" w:space="0" w:color="auto"/>
            <w:left w:val="none" w:sz="0" w:space="0" w:color="auto"/>
            <w:bottom w:val="none" w:sz="0" w:space="0" w:color="auto"/>
            <w:right w:val="none" w:sz="0" w:space="0" w:color="auto"/>
          </w:divBdr>
        </w:div>
        <w:div w:id="936332494">
          <w:marLeft w:val="0"/>
          <w:marRight w:val="0"/>
          <w:marTop w:val="0"/>
          <w:marBottom w:val="0"/>
          <w:divBdr>
            <w:top w:val="none" w:sz="0" w:space="0" w:color="auto"/>
            <w:left w:val="none" w:sz="0" w:space="0" w:color="auto"/>
            <w:bottom w:val="none" w:sz="0" w:space="0" w:color="auto"/>
            <w:right w:val="none" w:sz="0" w:space="0" w:color="auto"/>
          </w:divBdr>
        </w:div>
        <w:div w:id="951984980">
          <w:marLeft w:val="0"/>
          <w:marRight w:val="0"/>
          <w:marTop w:val="0"/>
          <w:marBottom w:val="0"/>
          <w:divBdr>
            <w:top w:val="none" w:sz="0" w:space="0" w:color="auto"/>
            <w:left w:val="none" w:sz="0" w:space="0" w:color="auto"/>
            <w:bottom w:val="none" w:sz="0" w:space="0" w:color="auto"/>
            <w:right w:val="none" w:sz="0" w:space="0" w:color="auto"/>
          </w:divBdr>
        </w:div>
        <w:div w:id="967054905">
          <w:marLeft w:val="0"/>
          <w:marRight w:val="0"/>
          <w:marTop w:val="0"/>
          <w:marBottom w:val="0"/>
          <w:divBdr>
            <w:top w:val="none" w:sz="0" w:space="0" w:color="auto"/>
            <w:left w:val="none" w:sz="0" w:space="0" w:color="auto"/>
            <w:bottom w:val="none" w:sz="0" w:space="0" w:color="auto"/>
            <w:right w:val="none" w:sz="0" w:space="0" w:color="auto"/>
          </w:divBdr>
        </w:div>
        <w:div w:id="993142232">
          <w:marLeft w:val="0"/>
          <w:marRight w:val="0"/>
          <w:marTop w:val="0"/>
          <w:marBottom w:val="0"/>
          <w:divBdr>
            <w:top w:val="none" w:sz="0" w:space="0" w:color="auto"/>
            <w:left w:val="none" w:sz="0" w:space="0" w:color="auto"/>
            <w:bottom w:val="none" w:sz="0" w:space="0" w:color="auto"/>
            <w:right w:val="none" w:sz="0" w:space="0" w:color="auto"/>
          </w:divBdr>
        </w:div>
        <w:div w:id="1011030797">
          <w:marLeft w:val="0"/>
          <w:marRight w:val="0"/>
          <w:marTop w:val="0"/>
          <w:marBottom w:val="0"/>
          <w:divBdr>
            <w:top w:val="none" w:sz="0" w:space="0" w:color="auto"/>
            <w:left w:val="none" w:sz="0" w:space="0" w:color="auto"/>
            <w:bottom w:val="none" w:sz="0" w:space="0" w:color="auto"/>
            <w:right w:val="none" w:sz="0" w:space="0" w:color="auto"/>
          </w:divBdr>
        </w:div>
        <w:div w:id="1076048557">
          <w:marLeft w:val="0"/>
          <w:marRight w:val="0"/>
          <w:marTop w:val="0"/>
          <w:marBottom w:val="0"/>
          <w:divBdr>
            <w:top w:val="none" w:sz="0" w:space="0" w:color="auto"/>
            <w:left w:val="none" w:sz="0" w:space="0" w:color="auto"/>
            <w:bottom w:val="none" w:sz="0" w:space="0" w:color="auto"/>
            <w:right w:val="none" w:sz="0" w:space="0" w:color="auto"/>
          </w:divBdr>
        </w:div>
        <w:div w:id="1099980999">
          <w:marLeft w:val="0"/>
          <w:marRight w:val="0"/>
          <w:marTop w:val="0"/>
          <w:marBottom w:val="0"/>
          <w:divBdr>
            <w:top w:val="none" w:sz="0" w:space="0" w:color="auto"/>
            <w:left w:val="none" w:sz="0" w:space="0" w:color="auto"/>
            <w:bottom w:val="none" w:sz="0" w:space="0" w:color="auto"/>
            <w:right w:val="none" w:sz="0" w:space="0" w:color="auto"/>
          </w:divBdr>
        </w:div>
        <w:div w:id="1129664307">
          <w:marLeft w:val="0"/>
          <w:marRight w:val="0"/>
          <w:marTop w:val="0"/>
          <w:marBottom w:val="0"/>
          <w:divBdr>
            <w:top w:val="none" w:sz="0" w:space="0" w:color="auto"/>
            <w:left w:val="none" w:sz="0" w:space="0" w:color="auto"/>
            <w:bottom w:val="none" w:sz="0" w:space="0" w:color="auto"/>
            <w:right w:val="none" w:sz="0" w:space="0" w:color="auto"/>
          </w:divBdr>
        </w:div>
        <w:div w:id="1147476706">
          <w:marLeft w:val="0"/>
          <w:marRight w:val="0"/>
          <w:marTop w:val="0"/>
          <w:marBottom w:val="0"/>
          <w:divBdr>
            <w:top w:val="none" w:sz="0" w:space="0" w:color="auto"/>
            <w:left w:val="none" w:sz="0" w:space="0" w:color="auto"/>
            <w:bottom w:val="none" w:sz="0" w:space="0" w:color="auto"/>
            <w:right w:val="none" w:sz="0" w:space="0" w:color="auto"/>
          </w:divBdr>
        </w:div>
        <w:div w:id="1151406236">
          <w:marLeft w:val="0"/>
          <w:marRight w:val="0"/>
          <w:marTop w:val="0"/>
          <w:marBottom w:val="0"/>
          <w:divBdr>
            <w:top w:val="none" w:sz="0" w:space="0" w:color="auto"/>
            <w:left w:val="none" w:sz="0" w:space="0" w:color="auto"/>
            <w:bottom w:val="none" w:sz="0" w:space="0" w:color="auto"/>
            <w:right w:val="none" w:sz="0" w:space="0" w:color="auto"/>
          </w:divBdr>
        </w:div>
        <w:div w:id="1242181051">
          <w:marLeft w:val="0"/>
          <w:marRight w:val="0"/>
          <w:marTop w:val="0"/>
          <w:marBottom w:val="0"/>
          <w:divBdr>
            <w:top w:val="none" w:sz="0" w:space="0" w:color="auto"/>
            <w:left w:val="none" w:sz="0" w:space="0" w:color="auto"/>
            <w:bottom w:val="none" w:sz="0" w:space="0" w:color="auto"/>
            <w:right w:val="none" w:sz="0" w:space="0" w:color="auto"/>
          </w:divBdr>
        </w:div>
        <w:div w:id="1301613095">
          <w:marLeft w:val="0"/>
          <w:marRight w:val="0"/>
          <w:marTop w:val="0"/>
          <w:marBottom w:val="0"/>
          <w:divBdr>
            <w:top w:val="none" w:sz="0" w:space="0" w:color="auto"/>
            <w:left w:val="none" w:sz="0" w:space="0" w:color="auto"/>
            <w:bottom w:val="none" w:sz="0" w:space="0" w:color="auto"/>
            <w:right w:val="none" w:sz="0" w:space="0" w:color="auto"/>
          </w:divBdr>
        </w:div>
        <w:div w:id="1387415905">
          <w:marLeft w:val="0"/>
          <w:marRight w:val="0"/>
          <w:marTop w:val="0"/>
          <w:marBottom w:val="0"/>
          <w:divBdr>
            <w:top w:val="none" w:sz="0" w:space="0" w:color="auto"/>
            <w:left w:val="none" w:sz="0" w:space="0" w:color="auto"/>
            <w:bottom w:val="none" w:sz="0" w:space="0" w:color="auto"/>
            <w:right w:val="none" w:sz="0" w:space="0" w:color="auto"/>
          </w:divBdr>
        </w:div>
        <w:div w:id="1430154887">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475028683">
          <w:marLeft w:val="0"/>
          <w:marRight w:val="0"/>
          <w:marTop w:val="0"/>
          <w:marBottom w:val="0"/>
          <w:divBdr>
            <w:top w:val="none" w:sz="0" w:space="0" w:color="auto"/>
            <w:left w:val="none" w:sz="0" w:space="0" w:color="auto"/>
            <w:bottom w:val="none" w:sz="0" w:space="0" w:color="auto"/>
            <w:right w:val="none" w:sz="0" w:space="0" w:color="auto"/>
          </w:divBdr>
        </w:div>
        <w:div w:id="1505392876">
          <w:marLeft w:val="0"/>
          <w:marRight w:val="0"/>
          <w:marTop w:val="0"/>
          <w:marBottom w:val="0"/>
          <w:divBdr>
            <w:top w:val="none" w:sz="0" w:space="0" w:color="auto"/>
            <w:left w:val="none" w:sz="0" w:space="0" w:color="auto"/>
            <w:bottom w:val="none" w:sz="0" w:space="0" w:color="auto"/>
            <w:right w:val="none" w:sz="0" w:space="0" w:color="auto"/>
          </w:divBdr>
        </w:div>
        <w:div w:id="1510679478">
          <w:marLeft w:val="0"/>
          <w:marRight w:val="0"/>
          <w:marTop w:val="0"/>
          <w:marBottom w:val="0"/>
          <w:divBdr>
            <w:top w:val="none" w:sz="0" w:space="0" w:color="auto"/>
            <w:left w:val="none" w:sz="0" w:space="0" w:color="auto"/>
            <w:bottom w:val="none" w:sz="0" w:space="0" w:color="auto"/>
            <w:right w:val="none" w:sz="0" w:space="0" w:color="auto"/>
          </w:divBdr>
        </w:div>
        <w:div w:id="1512715541">
          <w:marLeft w:val="0"/>
          <w:marRight w:val="0"/>
          <w:marTop w:val="0"/>
          <w:marBottom w:val="0"/>
          <w:divBdr>
            <w:top w:val="none" w:sz="0" w:space="0" w:color="auto"/>
            <w:left w:val="none" w:sz="0" w:space="0" w:color="auto"/>
            <w:bottom w:val="none" w:sz="0" w:space="0" w:color="auto"/>
            <w:right w:val="none" w:sz="0" w:space="0" w:color="auto"/>
          </w:divBdr>
        </w:div>
        <w:div w:id="1552813860">
          <w:marLeft w:val="0"/>
          <w:marRight w:val="0"/>
          <w:marTop w:val="0"/>
          <w:marBottom w:val="0"/>
          <w:divBdr>
            <w:top w:val="none" w:sz="0" w:space="0" w:color="auto"/>
            <w:left w:val="none" w:sz="0" w:space="0" w:color="auto"/>
            <w:bottom w:val="none" w:sz="0" w:space="0" w:color="auto"/>
            <w:right w:val="none" w:sz="0" w:space="0" w:color="auto"/>
          </w:divBdr>
        </w:div>
        <w:div w:id="1603339153">
          <w:marLeft w:val="0"/>
          <w:marRight w:val="0"/>
          <w:marTop w:val="0"/>
          <w:marBottom w:val="0"/>
          <w:divBdr>
            <w:top w:val="none" w:sz="0" w:space="0" w:color="auto"/>
            <w:left w:val="none" w:sz="0" w:space="0" w:color="auto"/>
            <w:bottom w:val="none" w:sz="0" w:space="0" w:color="auto"/>
            <w:right w:val="none" w:sz="0" w:space="0" w:color="auto"/>
          </w:divBdr>
        </w:div>
        <w:div w:id="1635598581">
          <w:marLeft w:val="0"/>
          <w:marRight w:val="0"/>
          <w:marTop w:val="0"/>
          <w:marBottom w:val="0"/>
          <w:divBdr>
            <w:top w:val="none" w:sz="0" w:space="0" w:color="auto"/>
            <w:left w:val="none" w:sz="0" w:space="0" w:color="auto"/>
            <w:bottom w:val="none" w:sz="0" w:space="0" w:color="auto"/>
            <w:right w:val="none" w:sz="0" w:space="0" w:color="auto"/>
          </w:divBdr>
        </w:div>
        <w:div w:id="1642808631">
          <w:marLeft w:val="0"/>
          <w:marRight w:val="0"/>
          <w:marTop w:val="0"/>
          <w:marBottom w:val="0"/>
          <w:divBdr>
            <w:top w:val="none" w:sz="0" w:space="0" w:color="auto"/>
            <w:left w:val="none" w:sz="0" w:space="0" w:color="auto"/>
            <w:bottom w:val="none" w:sz="0" w:space="0" w:color="auto"/>
            <w:right w:val="none" w:sz="0" w:space="0" w:color="auto"/>
          </w:divBdr>
        </w:div>
        <w:div w:id="1670402165">
          <w:marLeft w:val="0"/>
          <w:marRight w:val="0"/>
          <w:marTop w:val="0"/>
          <w:marBottom w:val="0"/>
          <w:divBdr>
            <w:top w:val="none" w:sz="0" w:space="0" w:color="auto"/>
            <w:left w:val="none" w:sz="0" w:space="0" w:color="auto"/>
            <w:bottom w:val="none" w:sz="0" w:space="0" w:color="auto"/>
            <w:right w:val="none" w:sz="0" w:space="0" w:color="auto"/>
          </w:divBdr>
        </w:div>
        <w:div w:id="1710449791">
          <w:marLeft w:val="0"/>
          <w:marRight w:val="0"/>
          <w:marTop w:val="0"/>
          <w:marBottom w:val="0"/>
          <w:divBdr>
            <w:top w:val="none" w:sz="0" w:space="0" w:color="auto"/>
            <w:left w:val="none" w:sz="0" w:space="0" w:color="auto"/>
            <w:bottom w:val="none" w:sz="0" w:space="0" w:color="auto"/>
            <w:right w:val="none" w:sz="0" w:space="0" w:color="auto"/>
          </w:divBdr>
        </w:div>
        <w:div w:id="1726444301">
          <w:marLeft w:val="0"/>
          <w:marRight w:val="0"/>
          <w:marTop w:val="0"/>
          <w:marBottom w:val="0"/>
          <w:divBdr>
            <w:top w:val="none" w:sz="0" w:space="0" w:color="auto"/>
            <w:left w:val="none" w:sz="0" w:space="0" w:color="auto"/>
            <w:bottom w:val="none" w:sz="0" w:space="0" w:color="auto"/>
            <w:right w:val="none" w:sz="0" w:space="0" w:color="auto"/>
          </w:divBdr>
        </w:div>
        <w:div w:id="1767068615">
          <w:marLeft w:val="0"/>
          <w:marRight w:val="0"/>
          <w:marTop w:val="0"/>
          <w:marBottom w:val="0"/>
          <w:divBdr>
            <w:top w:val="none" w:sz="0" w:space="0" w:color="auto"/>
            <w:left w:val="none" w:sz="0" w:space="0" w:color="auto"/>
            <w:bottom w:val="none" w:sz="0" w:space="0" w:color="auto"/>
            <w:right w:val="none" w:sz="0" w:space="0" w:color="auto"/>
          </w:divBdr>
        </w:div>
        <w:div w:id="1782843020">
          <w:marLeft w:val="0"/>
          <w:marRight w:val="0"/>
          <w:marTop w:val="0"/>
          <w:marBottom w:val="0"/>
          <w:divBdr>
            <w:top w:val="none" w:sz="0" w:space="0" w:color="auto"/>
            <w:left w:val="none" w:sz="0" w:space="0" w:color="auto"/>
            <w:bottom w:val="none" w:sz="0" w:space="0" w:color="auto"/>
            <w:right w:val="none" w:sz="0" w:space="0" w:color="auto"/>
          </w:divBdr>
        </w:div>
        <w:div w:id="1836608662">
          <w:marLeft w:val="0"/>
          <w:marRight w:val="0"/>
          <w:marTop w:val="0"/>
          <w:marBottom w:val="0"/>
          <w:divBdr>
            <w:top w:val="none" w:sz="0" w:space="0" w:color="auto"/>
            <w:left w:val="none" w:sz="0" w:space="0" w:color="auto"/>
            <w:bottom w:val="none" w:sz="0" w:space="0" w:color="auto"/>
            <w:right w:val="none" w:sz="0" w:space="0" w:color="auto"/>
          </w:divBdr>
        </w:div>
        <w:div w:id="1847209711">
          <w:marLeft w:val="0"/>
          <w:marRight w:val="0"/>
          <w:marTop w:val="0"/>
          <w:marBottom w:val="0"/>
          <w:divBdr>
            <w:top w:val="none" w:sz="0" w:space="0" w:color="auto"/>
            <w:left w:val="none" w:sz="0" w:space="0" w:color="auto"/>
            <w:bottom w:val="none" w:sz="0" w:space="0" w:color="auto"/>
            <w:right w:val="none" w:sz="0" w:space="0" w:color="auto"/>
          </w:divBdr>
        </w:div>
        <w:div w:id="1896161773">
          <w:marLeft w:val="0"/>
          <w:marRight w:val="0"/>
          <w:marTop w:val="0"/>
          <w:marBottom w:val="0"/>
          <w:divBdr>
            <w:top w:val="none" w:sz="0" w:space="0" w:color="auto"/>
            <w:left w:val="none" w:sz="0" w:space="0" w:color="auto"/>
            <w:bottom w:val="none" w:sz="0" w:space="0" w:color="auto"/>
            <w:right w:val="none" w:sz="0" w:space="0" w:color="auto"/>
          </w:divBdr>
        </w:div>
        <w:div w:id="1916083277">
          <w:marLeft w:val="0"/>
          <w:marRight w:val="0"/>
          <w:marTop w:val="0"/>
          <w:marBottom w:val="0"/>
          <w:divBdr>
            <w:top w:val="none" w:sz="0" w:space="0" w:color="auto"/>
            <w:left w:val="none" w:sz="0" w:space="0" w:color="auto"/>
            <w:bottom w:val="none" w:sz="0" w:space="0" w:color="auto"/>
            <w:right w:val="none" w:sz="0" w:space="0" w:color="auto"/>
          </w:divBdr>
        </w:div>
        <w:div w:id="1926765986">
          <w:marLeft w:val="0"/>
          <w:marRight w:val="0"/>
          <w:marTop w:val="0"/>
          <w:marBottom w:val="0"/>
          <w:divBdr>
            <w:top w:val="none" w:sz="0" w:space="0" w:color="auto"/>
            <w:left w:val="none" w:sz="0" w:space="0" w:color="auto"/>
            <w:bottom w:val="none" w:sz="0" w:space="0" w:color="auto"/>
            <w:right w:val="none" w:sz="0" w:space="0" w:color="auto"/>
          </w:divBdr>
        </w:div>
        <w:div w:id="1936472239">
          <w:marLeft w:val="0"/>
          <w:marRight w:val="0"/>
          <w:marTop w:val="0"/>
          <w:marBottom w:val="0"/>
          <w:divBdr>
            <w:top w:val="none" w:sz="0" w:space="0" w:color="auto"/>
            <w:left w:val="none" w:sz="0" w:space="0" w:color="auto"/>
            <w:bottom w:val="none" w:sz="0" w:space="0" w:color="auto"/>
            <w:right w:val="none" w:sz="0" w:space="0" w:color="auto"/>
          </w:divBdr>
        </w:div>
        <w:div w:id="1971087495">
          <w:marLeft w:val="0"/>
          <w:marRight w:val="0"/>
          <w:marTop w:val="0"/>
          <w:marBottom w:val="0"/>
          <w:divBdr>
            <w:top w:val="none" w:sz="0" w:space="0" w:color="auto"/>
            <w:left w:val="none" w:sz="0" w:space="0" w:color="auto"/>
            <w:bottom w:val="none" w:sz="0" w:space="0" w:color="auto"/>
            <w:right w:val="none" w:sz="0" w:space="0" w:color="auto"/>
          </w:divBdr>
        </w:div>
        <w:div w:id="1985312142">
          <w:marLeft w:val="0"/>
          <w:marRight w:val="0"/>
          <w:marTop w:val="0"/>
          <w:marBottom w:val="0"/>
          <w:divBdr>
            <w:top w:val="none" w:sz="0" w:space="0" w:color="auto"/>
            <w:left w:val="none" w:sz="0" w:space="0" w:color="auto"/>
            <w:bottom w:val="none" w:sz="0" w:space="0" w:color="auto"/>
            <w:right w:val="none" w:sz="0" w:space="0" w:color="auto"/>
          </w:divBdr>
        </w:div>
        <w:div w:id="1986548282">
          <w:marLeft w:val="0"/>
          <w:marRight w:val="0"/>
          <w:marTop w:val="0"/>
          <w:marBottom w:val="0"/>
          <w:divBdr>
            <w:top w:val="none" w:sz="0" w:space="0" w:color="auto"/>
            <w:left w:val="none" w:sz="0" w:space="0" w:color="auto"/>
            <w:bottom w:val="none" w:sz="0" w:space="0" w:color="auto"/>
            <w:right w:val="none" w:sz="0" w:space="0" w:color="auto"/>
          </w:divBdr>
        </w:div>
        <w:div w:id="2031367944">
          <w:marLeft w:val="0"/>
          <w:marRight w:val="0"/>
          <w:marTop w:val="0"/>
          <w:marBottom w:val="0"/>
          <w:divBdr>
            <w:top w:val="none" w:sz="0" w:space="0" w:color="auto"/>
            <w:left w:val="none" w:sz="0" w:space="0" w:color="auto"/>
            <w:bottom w:val="none" w:sz="0" w:space="0" w:color="auto"/>
            <w:right w:val="none" w:sz="0" w:space="0" w:color="auto"/>
          </w:divBdr>
        </w:div>
        <w:div w:id="2061250187">
          <w:marLeft w:val="0"/>
          <w:marRight w:val="0"/>
          <w:marTop w:val="0"/>
          <w:marBottom w:val="0"/>
          <w:divBdr>
            <w:top w:val="none" w:sz="0" w:space="0" w:color="auto"/>
            <w:left w:val="none" w:sz="0" w:space="0" w:color="auto"/>
            <w:bottom w:val="none" w:sz="0" w:space="0" w:color="auto"/>
            <w:right w:val="none" w:sz="0" w:space="0" w:color="auto"/>
          </w:divBdr>
        </w:div>
        <w:div w:id="2092000230">
          <w:marLeft w:val="0"/>
          <w:marRight w:val="0"/>
          <w:marTop w:val="0"/>
          <w:marBottom w:val="0"/>
          <w:divBdr>
            <w:top w:val="none" w:sz="0" w:space="0" w:color="auto"/>
            <w:left w:val="none" w:sz="0" w:space="0" w:color="auto"/>
            <w:bottom w:val="none" w:sz="0" w:space="0" w:color="auto"/>
            <w:right w:val="none" w:sz="0" w:space="0" w:color="auto"/>
          </w:divBdr>
        </w:div>
      </w:divsChild>
    </w:div>
    <w:div w:id="476075019">
      <w:bodyDiv w:val="1"/>
      <w:marLeft w:val="0"/>
      <w:marRight w:val="0"/>
      <w:marTop w:val="0"/>
      <w:marBottom w:val="0"/>
      <w:divBdr>
        <w:top w:val="none" w:sz="0" w:space="0" w:color="auto"/>
        <w:left w:val="none" w:sz="0" w:space="0" w:color="auto"/>
        <w:bottom w:val="none" w:sz="0" w:space="0" w:color="auto"/>
        <w:right w:val="none" w:sz="0" w:space="0" w:color="auto"/>
      </w:divBdr>
    </w:div>
    <w:div w:id="486560159">
      <w:bodyDiv w:val="1"/>
      <w:marLeft w:val="0"/>
      <w:marRight w:val="0"/>
      <w:marTop w:val="0"/>
      <w:marBottom w:val="0"/>
      <w:divBdr>
        <w:top w:val="none" w:sz="0" w:space="0" w:color="auto"/>
        <w:left w:val="none" w:sz="0" w:space="0" w:color="auto"/>
        <w:bottom w:val="none" w:sz="0" w:space="0" w:color="auto"/>
        <w:right w:val="none" w:sz="0" w:space="0" w:color="auto"/>
      </w:divBdr>
    </w:div>
    <w:div w:id="542642421">
      <w:bodyDiv w:val="1"/>
      <w:marLeft w:val="0"/>
      <w:marRight w:val="0"/>
      <w:marTop w:val="0"/>
      <w:marBottom w:val="0"/>
      <w:divBdr>
        <w:top w:val="none" w:sz="0" w:space="0" w:color="auto"/>
        <w:left w:val="none" w:sz="0" w:space="0" w:color="auto"/>
        <w:bottom w:val="none" w:sz="0" w:space="0" w:color="auto"/>
        <w:right w:val="none" w:sz="0" w:space="0" w:color="auto"/>
      </w:divBdr>
    </w:div>
    <w:div w:id="565192256">
      <w:bodyDiv w:val="1"/>
      <w:marLeft w:val="0"/>
      <w:marRight w:val="0"/>
      <w:marTop w:val="0"/>
      <w:marBottom w:val="0"/>
      <w:divBdr>
        <w:top w:val="none" w:sz="0" w:space="0" w:color="auto"/>
        <w:left w:val="none" w:sz="0" w:space="0" w:color="auto"/>
        <w:bottom w:val="none" w:sz="0" w:space="0" w:color="auto"/>
        <w:right w:val="none" w:sz="0" w:space="0" w:color="auto"/>
      </w:divBdr>
      <w:divsChild>
        <w:div w:id="714499614">
          <w:marLeft w:val="0"/>
          <w:marRight w:val="0"/>
          <w:marTop w:val="0"/>
          <w:marBottom w:val="0"/>
          <w:divBdr>
            <w:top w:val="none" w:sz="0" w:space="0" w:color="auto"/>
            <w:left w:val="none" w:sz="0" w:space="0" w:color="auto"/>
            <w:bottom w:val="none" w:sz="0" w:space="0" w:color="auto"/>
            <w:right w:val="none" w:sz="0" w:space="0" w:color="auto"/>
          </w:divBdr>
          <w:divsChild>
            <w:div w:id="353728805">
              <w:marLeft w:val="0"/>
              <w:marRight w:val="0"/>
              <w:marTop w:val="0"/>
              <w:marBottom w:val="0"/>
              <w:divBdr>
                <w:top w:val="none" w:sz="0" w:space="0" w:color="auto"/>
                <w:left w:val="none" w:sz="0" w:space="0" w:color="auto"/>
                <w:bottom w:val="none" w:sz="0" w:space="0" w:color="auto"/>
                <w:right w:val="none" w:sz="0" w:space="0" w:color="auto"/>
              </w:divBdr>
              <w:divsChild>
                <w:div w:id="161208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249234">
      <w:bodyDiv w:val="1"/>
      <w:marLeft w:val="0"/>
      <w:marRight w:val="0"/>
      <w:marTop w:val="0"/>
      <w:marBottom w:val="0"/>
      <w:divBdr>
        <w:top w:val="none" w:sz="0" w:space="0" w:color="auto"/>
        <w:left w:val="none" w:sz="0" w:space="0" w:color="auto"/>
        <w:bottom w:val="none" w:sz="0" w:space="0" w:color="auto"/>
        <w:right w:val="none" w:sz="0" w:space="0" w:color="auto"/>
      </w:divBdr>
    </w:div>
    <w:div w:id="655574397">
      <w:bodyDiv w:val="1"/>
      <w:marLeft w:val="0"/>
      <w:marRight w:val="0"/>
      <w:marTop w:val="0"/>
      <w:marBottom w:val="0"/>
      <w:divBdr>
        <w:top w:val="none" w:sz="0" w:space="0" w:color="auto"/>
        <w:left w:val="none" w:sz="0" w:space="0" w:color="auto"/>
        <w:bottom w:val="none" w:sz="0" w:space="0" w:color="auto"/>
        <w:right w:val="none" w:sz="0" w:space="0" w:color="auto"/>
      </w:divBdr>
    </w:div>
    <w:div w:id="658078220">
      <w:bodyDiv w:val="1"/>
      <w:marLeft w:val="0"/>
      <w:marRight w:val="0"/>
      <w:marTop w:val="0"/>
      <w:marBottom w:val="0"/>
      <w:divBdr>
        <w:top w:val="none" w:sz="0" w:space="0" w:color="auto"/>
        <w:left w:val="none" w:sz="0" w:space="0" w:color="auto"/>
        <w:bottom w:val="none" w:sz="0" w:space="0" w:color="auto"/>
        <w:right w:val="none" w:sz="0" w:space="0" w:color="auto"/>
      </w:divBdr>
    </w:div>
    <w:div w:id="671220647">
      <w:bodyDiv w:val="1"/>
      <w:marLeft w:val="0"/>
      <w:marRight w:val="0"/>
      <w:marTop w:val="0"/>
      <w:marBottom w:val="0"/>
      <w:divBdr>
        <w:top w:val="none" w:sz="0" w:space="0" w:color="auto"/>
        <w:left w:val="none" w:sz="0" w:space="0" w:color="auto"/>
        <w:bottom w:val="none" w:sz="0" w:space="0" w:color="auto"/>
        <w:right w:val="none" w:sz="0" w:space="0" w:color="auto"/>
      </w:divBdr>
    </w:div>
    <w:div w:id="686177012">
      <w:bodyDiv w:val="1"/>
      <w:marLeft w:val="0"/>
      <w:marRight w:val="0"/>
      <w:marTop w:val="0"/>
      <w:marBottom w:val="0"/>
      <w:divBdr>
        <w:top w:val="none" w:sz="0" w:space="0" w:color="auto"/>
        <w:left w:val="none" w:sz="0" w:space="0" w:color="auto"/>
        <w:bottom w:val="none" w:sz="0" w:space="0" w:color="auto"/>
        <w:right w:val="none" w:sz="0" w:space="0" w:color="auto"/>
      </w:divBdr>
    </w:div>
    <w:div w:id="690373292">
      <w:bodyDiv w:val="1"/>
      <w:marLeft w:val="0"/>
      <w:marRight w:val="0"/>
      <w:marTop w:val="0"/>
      <w:marBottom w:val="0"/>
      <w:divBdr>
        <w:top w:val="none" w:sz="0" w:space="0" w:color="auto"/>
        <w:left w:val="none" w:sz="0" w:space="0" w:color="auto"/>
        <w:bottom w:val="none" w:sz="0" w:space="0" w:color="auto"/>
        <w:right w:val="none" w:sz="0" w:space="0" w:color="auto"/>
      </w:divBdr>
    </w:div>
    <w:div w:id="703941982">
      <w:bodyDiv w:val="1"/>
      <w:marLeft w:val="0"/>
      <w:marRight w:val="0"/>
      <w:marTop w:val="0"/>
      <w:marBottom w:val="0"/>
      <w:divBdr>
        <w:top w:val="none" w:sz="0" w:space="0" w:color="auto"/>
        <w:left w:val="none" w:sz="0" w:space="0" w:color="auto"/>
        <w:bottom w:val="none" w:sz="0" w:space="0" w:color="auto"/>
        <w:right w:val="none" w:sz="0" w:space="0" w:color="auto"/>
      </w:divBdr>
    </w:div>
    <w:div w:id="705443606">
      <w:bodyDiv w:val="1"/>
      <w:marLeft w:val="0"/>
      <w:marRight w:val="0"/>
      <w:marTop w:val="0"/>
      <w:marBottom w:val="0"/>
      <w:divBdr>
        <w:top w:val="none" w:sz="0" w:space="0" w:color="auto"/>
        <w:left w:val="none" w:sz="0" w:space="0" w:color="auto"/>
        <w:bottom w:val="none" w:sz="0" w:space="0" w:color="auto"/>
        <w:right w:val="none" w:sz="0" w:space="0" w:color="auto"/>
      </w:divBdr>
    </w:div>
    <w:div w:id="708577472">
      <w:bodyDiv w:val="1"/>
      <w:marLeft w:val="0"/>
      <w:marRight w:val="0"/>
      <w:marTop w:val="0"/>
      <w:marBottom w:val="0"/>
      <w:divBdr>
        <w:top w:val="none" w:sz="0" w:space="0" w:color="auto"/>
        <w:left w:val="none" w:sz="0" w:space="0" w:color="auto"/>
        <w:bottom w:val="none" w:sz="0" w:space="0" w:color="auto"/>
        <w:right w:val="none" w:sz="0" w:space="0" w:color="auto"/>
      </w:divBdr>
    </w:div>
    <w:div w:id="721828326">
      <w:bodyDiv w:val="1"/>
      <w:marLeft w:val="0"/>
      <w:marRight w:val="0"/>
      <w:marTop w:val="0"/>
      <w:marBottom w:val="0"/>
      <w:divBdr>
        <w:top w:val="none" w:sz="0" w:space="0" w:color="auto"/>
        <w:left w:val="none" w:sz="0" w:space="0" w:color="auto"/>
        <w:bottom w:val="none" w:sz="0" w:space="0" w:color="auto"/>
        <w:right w:val="none" w:sz="0" w:space="0" w:color="auto"/>
      </w:divBdr>
    </w:div>
    <w:div w:id="801191565">
      <w:bodyDiv w:val="1"/>
      <w:marLeft w:val="0"/>
      <w:marRight w:val="0"/>
      <w:marTop w:val="0"/>
      <w:marBottom w:val="0"/>
      <w:divBdr>
        <w:top w:val="none" w:sz="0" w:space="0" w:color="auto"/>
        <w:left w:val="none" w:sz="0" w:space="0" w:color="auto"/>
        <w:bottom w:val="none" w:sz="0" w:space="0" w:color="auto"/>
        <w:right w:val="none" w:sz="0" w:space="0" w:color="auto"/>
      </w:divBdr>
    </w:div>
    <w:div w:id="806435662">
      <w:bodyDiv w:val="1"/>
      <w:marLeft w:val="0"/>
      <w:marRight w:val="0"/>
      <w:marTop w:val="0"/>
      <w:marBottom w:val="0"/>
      <w:divBdr>
        <w:top w:val="none" w:sz="0" w:space="0" w:color="auto"/>
        <w:left w:val="none" w:sz="0" w:space="0" w:color="auto"/>
        <w:bottom w:val="none" w:sz="0" w:space="0" w:color="auto"/>
        <w:right w:val="none" w:sz="0" w:space="0" w:color="auto"/>
      </w:divBdr>
    </w:div>
    <w:div w:id="834490404">
      <w:bodyDiv w:val="1"/>
      <w:marLeft w:val="0"/>
      <w:marRight w:val="0"/>
      <w:marTop w:val="0"/>
      <w:marBottom w:val="0"/>
      <w:divBdr>
        <w:top w:val="none" w:sz="0" w:space="0" w:color="auto"/>
        <w:left w:val="none" w:sz="0" w:space="0" w:color="auto"/>
        <w:bottom w:val="none" w:sz="0" w:space="0" w:color="auto"/>
        <w:right w:val="none" w:sz="0" w:space="0" w:color="auto"/>
      </w:divBdr>
    </w:div>
    <w:div w:id="846794557">
      <w:bodyDiv w:val="1"/>
      <w:marLeft w:val="0"/>
      <w:marRight w:val="0"/>
      <w:marTop w:val="0"/>
      <w:marBottom w:val="0"/>
      <w:divBdr>
        <w:top w:val="none" w:sz="0" w:space="0" w:color="auto"/>
        <w:left w:val="none" w:sz="0" w:space="0" w:color="auto"/>
        <w:bottom w:val="none" w:sz="0" w:space="0" w:color="auto"/>
        <w:right w:val="none" w:sz="0" w:space="0" w:color="auto"/>
      </w:divBdr>
    </w:div>
    <w:div w:id="874273994">
      <w:bodyDiv w:val="1"/>
      <w:marLeft w:val="0"/>
      <w:marRight w:val="0"/>
      <w:marTop w:val="0"/>
      <w:marBottom w:val="0"/>
      <w:divBdr>
        <w:top w:val="none" w:sz="0" w:space="0" w:color="auto"/>
        <w:left w:val="none" w:sz="0" w:space="0" w:color="auto"/>
        <w:bottom w:val="none" w:sz="0" w:space="0" w:color="auto"/>
        <w:right w:val="none" w:sz="0" w:space="0" w:color="auto"/>
      </w:divBdr>
    </w:div>
    <w:div w:id="884292760">
      <w:bodyDiv w:val="1"/>
      <w:marLeft w:val="0"/>
      <w:marRight w:val="0"/>
      <w:marTop w:val="0"/>
      <w:marBottom w:val="0"/>
      <w:divBdr>
        <w:top w:val="none" w:sz="0" w:space="0" w:color="auto"/>
        <w:left w:val="none" w:sz="0" w:space="0" w:color="auto"/>
        <w:bottom w:val="none" w:sz="0" w:space="0" w:color="auto"/>
        <w:right w:val="none" w:sz="0" w:space="0" w:color="auto"/>
      </w:divBdr>
    </w:div>
    <w:div w:id="954484219">
      <w:bodyDiv w:val="1"/>
      <w:marLeft w:val="0"/>
      <w:marRight w:val="0"/>
      <w:marTop w:val="0"/>
      <w:marBottom w:val="0"/>
      <w:divBdr>
        <w:top w:val="none" w:sz="0" w:space="0" w:color="auto"/>
        <w:left w:val="none" w:sz="0" w:space="0" w:color="auto"/>
        <w:bottom w:val="none" w:sz="0" w:space="0" w:color="auto"/>
        <w:right w:val="none" w:sz="0" w:space="0" w:color="auto"/>
      </w:divBdr>
    </w:div>
    <w:div w:id="958531962">
      <w:bodyDiv w:val="1"/>
      <w:marLeft w:val="0"/>
      <w:marRight w:val="0"/>
      <w:marTop w:val="0"/>
      <w:marBottom w:val="0"/>
      <w:divBdr>
        <w:top w:val="none" w:sz="0" w:space="0" w:color="auto"/>
        <w:left w:val="none" w:sz="0" w:space="0" w:color="auto"/>
        <w:bottom w:val="none" w:sz="0" w:space="0" w:color="auto"/>
        <w:right w:val="none" w:sz="0" w:space="0" w:color="auto"/>
      </w:divBdr>
    </w:div>
    <w:div w:id="974876155">
      <w:bodyDiv w:val="1"/>
      <w:marLeft w:val="0"/>
      <w:marRight w:val="0"/>
      <w:marTop w:val="0"/>
      <w:marBottom w:val="0"/>
      <w:divBdr>
        <w:top w:val="none" w:sz="0" w:space="0" w:color="auto"/>
        <w:left w:val="none" w:sz="0" w:space="0" w:color="auto"/>
        <w:bottom w:val="none" w:sz="0" w:space="0" w:color="auto"/>
        <w:right w:val="none" w:sz="0" w:space="0" w:color="auto"/>
      </w:divBdr>
    </w:div>
    <w:div w:id="992181246">
      <w:bodyDiv w:val="1"/>
      <w:marLeft w:val="0"/>
      <w:marRight w:val="0"/>
      <w:marTop w:val="0"/>
      <w:marBottom w:val="0"/>
      <w:divBdr>
        <w:top w:val="none" w:sz="0" w:space="0" w:color="auto"/>
        <w:left w:val="none" w:sz="0" w:space="0" w:color="auto"/>
        <w:bottom w:val="none" w:sz="0" w:space="0" w:color="auto"/>
        <w:right w:val="none" w:sz="0" w:space="0" w:color="auto"/>
      </w:divBdr>
    </w:div>
    <w:div w:id="1016227775">
      <w:bodyDiv w:val="1"/>
      <w:marLeft w:val="0"/>
      <w:marRight w:val="0"/>
      <w:marTop w:val="0"/>
      <w:marBottom w:val="0"/>
      <w:divBdr>
        <w:top w:val="none" w:sz="0" w:space="0" w:color="auto"/>
        <w:left w:val="none" w:sz="0" w:space="0" w:color="auto"/>
        <w:bottom w:val="none" w:sz="0" w:space="0" w:color="auto"/>
        <w:right w:val="none" w:sz="0" w:space="0" w:color="auto"/>
      </w:divBdr>
    </w:div>
    <w:div w:id="1163397023">
      <w:bodyDiv w:val="1"/>
      <w:marLeft w:val="0"/>
      <w:marRight w:val="0"/>
      <w:marTop w:val="0"/>
      <w:marBottom w:val="0"/>
      <w:divBdr>
        <w:top w:val="none" w:sz="0" w:space="0" w:color="auto"/>
        <w:left w:val="none" w:sz="0" w:space="0" w:color="auto"/>
        <w:bottom w:val="none" w:sz="0" w:space="0" w:color="auto"/>
        <w:right w:val="none" w:sz="0" w:space="0" w:color="auto"/>
      </w:divBdr>
    </w:div>
    <w:div w:id="1212037471">
      <w:bodyDiv w:val="1"/>
      <w:marLeft w:val="0"/>
      <w:marRight w:val="0"/>
      <w:marTop w:val="0"/>
      <w:marBottom w:val="0"/>
      <w:divBdr>
        <w:top w:val="none" w:sz="0" w:space="0" w:color="auto"/>
        <w:left w:val="none" w:sz="0" w:space="0" w:color="auto"/>
        <w:bottom w:val="none" w:sz="0" w:space="0" w:color="auto"/>
        <w:right w:val="none" w:sz="0" w:space="0" w:color="auto"/>
      </w:divBdr>
    </w:div>
    <w:div w:id="1257443393">
      <w:bodyDiv w:val="1"/>
      <w:marLeft w:val="0"/>
      <w:marRight w:val="0"/>
      <w:marTop w:val="0"/>
      <w:marBottom w:val="0"/>
      <w:divBdr>
        <w:top w:val="none" w:sz="0" w:space="0" w:color="auto"/>
        <w:left w:val="none" w:sz="0" w:space="0" w:color="auto"/>
        <w:bottom w:val="none" w:sz="0" w:space="0" w:color="auto"/>
        <w:right w:val="none" w:sz="0" w:space="0" w:color="auto"/>
      </w:divBdr>
    </w:div>
    <w:div w:id="1299917316">
      <w:bodyDiv w:val="1"/>
      <w:marLeft w:val="0"/>
      <w:marRight w:val="0"/>
      <w:marTop w:val="0"/>
      <w:marBottom w:val="0"/>
      <w:divBdr>
        <w:top w:val="none" w:sz="0" w:space="0" w:color="auto"/>
        <w:left w:val="none" w:sz="0" w:space="0" w:color="auto"/>
        <w:bottom w:val="none" w:sz="0" w:space="0" w:color="auto"/>
        <w:right w:val="none" w:sz="0" w:space="0" w:color="auto"/>
      </w:divBdr>
    </w:div>
    <w:div w:id="1319771387">
      <w:bodyDiv w:val="1"/>
      <w:marLeft w:val="0"/>
      <w:marRight w:val="0"/>
      <w:marTop w:val="0"/>
      <w:marBottom w:val="0"/>
      <w:divBdr>
        <w:top w:val="none" w:sz="0" w:space="0" w:color="auto"/>
        <w:left w:val="none" w:sz="0" w:space="0" w:color="auto"/>
        <w:bottom w:val="none" w:sz="0" w:space="0" w:color="auto"/>
        <w:right w:val="none" w:sz="0" w:space="0" w:color="auto"/>
      </w:divBdr>
      <w:divsChild>
        <w:div w:id="2093160375">
          <w:marLeft w:val="0"/>
          <w:marRight w:val="0"/>
          <w:marTop w:val="0"/>
          <w:marBottom w:val="0"/>
          <w:divBdr>
            <w:top w:val="none" w:sz="0" w:space="0" w:color="auto"/>
            <w:left w:val="none" w:sz="0" w:space="0" w:color="auto"/>
            <w:bottom w:val="none" w:sz="0" w:space="0" w:color="auto"/>
            <w:right w:val="none" w:sz="0" w:space="0" w:color="auto"/>
          </w:divBdr>
          <w:divsChild>
            <w:div w:id="626163277">
              <w:marLeft w:val="0"/>
              <w:marRight w:val="0"/>
              <w:marTop w:val="0"/>
              <w:marBottom w:val="0"/>
              <w:divBdr>
                <w:top w:val="none" w:sz="0" w:space="0" w:color="auto"/>
                <w:left w:val="none" w:sz="0" w:space="0" w:color="auto"/>
                <w:bottom w:val="none" w:sz="0" w:space="0" w:color="auto"/>
                <w:right w:val="none" w:sz="0" w:space="0" w:color="auto"/>
              </w:divBdr>
              <w:divsChild>
                <w:div w:id="23116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12414">
      <w:bodyDiv w:val="1"/>
      <w:marLeft w:val="0"/>
      <w:marRight w:val="0"/>
      <w:marTop w:val="0"/>
      <w:marBottom w:val="0"/>
      <w:divBdr>
        <w:top w:val="none" w:sz="0" w:space="0" w:color="auto"/>
        <w:left w:val="none" w:sz="0" w:space="0" w:color="auto"/>
        <w:bottom w:val="none" w:sz="0" w:space="0" w:color="auto"/>
        <w:right w:val="none" w:sz="0" w:space="0" w:color="auto"/>
      </w:divBdr>
    </w:div>
    <w:div w:id="1367678632">
      <w:bodyDiv w:val="1"/>
      <w:marLeft w:val="0"/>
      <w:marRight w:val="0"/>
      <w:marTop w:val="0"/>
      <w:marBottom w:val="0"/>
      <w:divBdr>
        <w:top w:val="none" w:sz="0" w:space="0" w:color="auto"/>
        <w:left w:val="none" w:sz="0" w:space="0" w:color="auto"/>
        <w:bottom w:val="none" w:sz="0" w:space="0" w:color="auto"/>
        <w:right w:val="none" w:sz="0" w:space="0" w:color="auto"/>
      </w:divBdr>
    </w:div>
    <w:div w:id="1380084218">
      <w:bodyDiv w:val="1"/>
      <w:marLeft w:val="0"/>
      <w:marRight w:val="0"/>
      <w:marTop w:val="0"/>
      <w:marBottom w:val="0"/>
      <w:divBdr>
        <w:top w:val="none" w:sz="0" w:space="0" w:color="auto"/>
        <w:left w:val="none" w:sz="0" w:space="0" w:color="auto"/>
        <w:bottom w:val="none" w:sz="0" w:space="0" w:color="auto"/>
        <w:right w:val="none" w:sz="0" w:space="0" w:color="auto"/>
      </w:divBdr>
    </w:div>
    <w:div w:id="1461075926">
      <w:bodyDiv w:val="1"/>
      <w:marLeft w:val="0"/>
      <w:marRight w:val="0"/>
      <w:marTop w:val="0"/>
      <w:marBottom w:val="0"/>
      <w:divBdr>
        <w:top w:val="none" w:sz="0" w:space="0" w:color="auto"/>
        <w:left w:val="none" w:sz="0" w:space="0" w:color="auto"/>
        <w:bottom w:val="none" w:sz="0" w:space="0" w:color="auto"/>
        <w:right w:val="none" w:sz="0" w:space="0" w:color="auto"/>
      </w:divBdr>
    </w:div>
    <w:div w:id="1469788363">
      <w:bodyDiv w:val="1"/>
      <w:marLeft w:val="0"/>
      <w:marRight w:val="0"/>
      <w:marTop w:val="0"/>
      <w:marBottom w:val="0"/>
      <w:divBdr>
        <w:top w:val="none" w:sz="0" w:space="0" w:color="auto"/>
        <w:left w:val="none" w:sz="0" w:space="0" w:color="auto"/>
        <w:bottom w:val="none" w:sz="0" w:space="0" w:color="auto"/>
        <w:right w:val="none" w:sz="0" w:space="0" w:color="auto"/>
      </w:divBdr>
    </w:div>
    <w:div w:id="1493327725">
      <w:bodyDiv w:val="1"/>
      <w:marLeft w:val="0"/>
      <w:marRight w:val="0"/>
      <w:marTop w:val="0"/>
      <w:marBottom w:val="0"/>
      <w:divBdr>
        <w:top w:val="none" w:sz="0" w:space="0" w:color="auto"/>
        <w:left w:val="none" w:sz="0" w:space="0" w:color="auto"/>
        <w:bottom w:val="none" w:sz="0" w:space="0" w:color="auto"/>
        <w:right w:val="none" w:sz="0" w:space="0" w:color="auto"/>
      </w:divBdr>
    </w:div>
    <w:div w:id="1589146085">
      <w:bodyDiv w:val="1"/>
      <w:marLeft w:val="0"/>
      <w:marRight w:val="0"/>
      <w:marTop w:val="0"/>
      <w:marBottom w:val="0"/>
      <w:divBdr>
        <w:top w:val="none" w:sz="0" w:space="0" w:color="auto"/>
        <w:left w:val="none" w:sz="0" w:space="0" w:color="auto"/>
        <w:bottom w:val="none" w:sz="0" w:space="0" w:color="auto"/>
        <w:right w:val="none" w:sz="0" w:space="0" w:color="auto"/>
      </w:divBdr>
    </w:div>
    <w:div w:id="1592276258">
      <w:bodyDiv w:val="1"/>
      <w:marLeft w:val="0"/>
      <w:marRight w:val="0"/>
      <w:marTop w:val="0"/>
      <w:marBottom w:val="0"/>
      <w:divBdr>
        <w:top w:val="none" w:sz="0" w:space="0" w:color="auto"/>
        <w:left w:val="none" w:sz="0" w:space="0" w:color="auto"/>
        <w:bottom w:val="none" w:sz="0" w:space="0" w:color="auto"/>
        <w:right w:val="none" w:sz="0" w:space="0" w:color="auto"/>
      </w:divBdr>
    </w:div>
    <w:div w:id="1592541793">
      <w:bodyDiv w:val="1"/>
      <w:marLeft w:val="0"/>
      <w:marRight w:val="0"/>
      <w:marTop w:val="0"/>
      <w:marBottom w:val="0"/>
      <w:divBdr>
        <w:top w:val="none" w:sz="0" w:space="0" w:color="auto"/>
        <w:left w:val="none" w:sz="0" w:space="0" w:color="auto"/>
        <w:bottom w:val="none" w:sz="0" w:space="0" w:color="auto"/>
        <w:right w:val="none" w:sz="0" w:space="0" w:color="auto"/>
      </w:divBdr>
    </w:div>
    <w:div w:id="1706707748">
      <w:bodyDiv w:val="1"/>
      <w:marLeft w:val="0"/>
      <w:marRight w:val="0"/>
      <w:marTop w:val="0"/>
      <w:marBottom w:val="0"/>
      <w:divBdr>
        <w:top w:val="none" w:sz="0" w:space="0" w:color="auto"/>
        <w:left w:val="none" w:sz="0" w:space="0" w:color="auto"/>
        <w:bottom w:val="none" w:sz="0" w:space="0" w:color="auto"/>
        <w:right w:val="none" w:sz="0" w:space="0" w:color="auto"/>
      </w:divBdr>
    </w:div>
    <w:div w:id="1738244036">
      <w:bodyDiv w:val="1"/>
      <w:marLeft w:val="0"/>
      <w:marRight w:val="0"/>
      <w:marTop w:val="0"/>
      <w:marBottom w:val="0"/>
      <w:divBdr>
        <w:top w:val="none" w:sz="0" w:space="0" w:color="auto"/>
        <w:left w:val="none" w:sz="0" w:space="0" w:color="auto"/>
        <w:bottom w:val="none" w:sz="0" w:space="0" w:color="auto"/>
        <w:right w:val="none" w:sz="0" w:space="0" w:color="auto"/>
      </w:divBdr>
    </w:div>
    <w:div w:id="1745756339">
      <w:bodyDiv w:val="1"/>
      <w:marLeft w:val="0"/>
      <w:marRight w:val="0"/>
      <w:marTop w:val="0"/>
      <w:marBottom w:val="0"/>
      <w:divBdr>
        <w:top w:val="none" w:sz="0" w:space="0" w:color="auto"/>
        <w:left w:val="none" w:sz="0" w:space="0" w:color="auto"/>
        <w:bottom w:val="none" w:sz="0" w:space="0" w:color="auto"/>
        <w:right w:val="none" w:sz="0" w:space="0" w:color="auto"/>
      </w:divBdr>
    </w:div>
    <w:div w:id="1759474078">
      <w:bodyDiv w:val="1"/>
      <w:marLeft w:val="0"/>
      <w:marRight w:val="0"/>
      <w:marTop w:val="0"/>
      <w:marBottom w:val="0"/>
      <w:divBdr>
        <w:top w:val="none" w:sz="0" w:space="0" w:color="auto"/>
        <w:left w:val="none" w:sz="0" w:space="0" w:color="auto"/>
        <w:bottom w:val="none" w:sz="0" w:space="0" w:color="auto"/>
        <w:right w:val="none" w:sz="0" w:space="0" w:color="auto"/>
      </w:divBdr>
    </w:div>
    <w:div w:id="1778600404">
      <w:bodyDiv w:val="1"/>
      <w:marLeft w:val="0"/>
      <w:marRight w:val="0"/>
      <w:marTop w:val="0"/>
      <w:marBottom w:val="0"/>
      <w:divBdr>
        <w:top w:val="none" w:sz="0" w:space="0" w:color="auto"/>
        <w:left w:val="none" w:sz="0" w:space="0" w:color="auto"/>
        <w:bottom w:val="none" w:sz="0" w:space="0" w:color="auto"/>
        <w:right w:val="none" w:sz="0" w:space="0" w:color="auto"/>
      </w:divBdr>
    </w:div>
    <w:div w:id="1787698865">
      <w:bodyDiv w:val="1"/>
      <w:marLeft w:val="0"/>
      <w:marRight w:val="0"/>
      <w:marTop w:val="0"/>
      <w:marBottom w:val="0"/>
      <w:divBdr>
        <w:top w:val="none" w:sz="0" w:space="0" w:color="auto"/>
        <w:left w:val="none" w:sz="0" w:space="0" w:color="auto"/>
        <w:bottom w:val="none" w:sz="0" w:space="0" w:color="auto"/>
        <w:right w:val="none" w:sz="0" w:space="0" w:color="auto"/>
      </w:divBdr>
    </w:div>
    <w:div w:id="1826823496">
      <w:bodyDiv w:val="1"/>
      <w:marLeft w:val="0"/>
      <w:marRight w:val="0"/>
      <w:marTop w:val="0"/>
      <w:marBottom w:val="0"/>
      <w:divBdr>
        <w:top w:val="none" w:sz="0" w:space="0" w:color="auto"/>
        <w:left w:val="none" w:sz="0" w:space="0" w:color="auto"/>
        <w:bottom w:val="none" w:sz="0" w:space="0" w:color="auto"/>
        <w:right w:val="none" w:sz="0" w:space="0" w:color="auto"/>
      </w:divBdr>
    </w:div>
    <w:div w:id="1844277290">
      <w:bodyDiv w:val="1"/>
      <w:marLeft w:val="0"/>
      <w:marRight w:val="0"/>
      <w:marTop w:val="0"/>
      <w:marBottom w:val="0"/>
      <w:divBdr>
        <w:top w:val="none" w:sz="0" w:space="0" w:color="auto"/>
        <w:left w:val="none" w:sz="0" w:space="0" w:color="auto"/>
        <w:bottom w:val="none" w:sz="0" w:space="0" w:color="auto"/>
        <w:right w:val="none" w:sz="0" w:space="0" w:color="auto"/>
      </w:divBdr>
    </w:div>
    <w:div w:id="1938370344">
      <w:bodyDiv w:val="1"/>
      <w:marLeft w:val="0"/>
      <w:marRight w:val="0"/>
      <w:marTop w:val="0"/>
      <w:marBottom w:val="0"/>
      <w:divBdr>
        <w:top w:val="none" w:sz="0" w:space="0" w:color="auto"/>
        <w:left w:val="none" w:sz="0" w:space="0" w:color="auto"/>
        <w:bottom w:val="none" w:sz="0" w:space="0" w:color="auto"/>
        <w:right w:val="none" w:sz="0" w:space="0" w:color="auto"/>
      </w:divBdr>
    </w:div>
    <w:div w:id="1941839890">
      <w:bodyDiv w:val="1"/>
      <w:marLeft w:val="0"/>
      <w:marRight w:val="0"/>
      <w:marTop w:val="0"/>
      <w:marBottom w:val="0"/>
      <w:divBdr>
        <w:top w:val="none" w:sz="0" w:space="0" w:color="auto"/>
        <w:left w:val="none" w:sz="0" w:space="0" w:color="auto"/>
        <w:bottom w:val="none" w:sz="0" w:space="0" w:color="auto"/>
        <w:right w:val="none" w:sz="0" w:space="0" w:color="auto"/>
      </w:divBdr>
    </w:div>
    <w:div w:id="1943292432">
      <w:bodyDiv w:val="1"/>
      <w:marLeft w:val="0"/>
      <w:marRight w:val="0"/>
      <w:marTop w:val="0"/>
      <w:marBottom w:val="0"/>
      <w:divBdr>
        <w:top w:val="none" w:sz="0" w:space="0" w:color="auto"/>
        <w:left w:val="none" w:sz="0" w:space="0" w:color="auto"/>
        <w:bottom w:val="none" w:sz="0" w:space="0" w:color="auto"/>
        <w:right w:val="none" w:sz="0" w:space="0" w:color="auto"/>
      </w:divBdr>
      <w:divsChild>
        <w:div w:id="1362434987">
          <w:marLeft w:val="0"/>
          <w:marRight w:val="0"/>
          <w:marTop w:val="0"/>
          <w:marBottom w:val="0"/>
          <w:divBdr>
            <w:top w:val="none" w:sz="0" w:space="0" w:color="auto"/>
            <w:left w:val="none" w:sz="0" w:space="0" w:color="auto"/>
            <w:bottom w:val="none" w:sz="0" w:space="0" w:color="auto"/>
            <w:right w:val="none" w:sz="0" w:space="0" w:color="auto"/>
          </w:divBdr>
          <w:divsChild>
            <w:div w:id="1199393065">
              <w:marLeft w:val="0"/>
              <w:marRight w:val="0"/>
              <w:marTop w:val="0"/>
              <w:marBottom w:val="0"/>
              <w:divBdr>
                <w:top w:val="none" w:sz="0" w:space="0" w:color="auto"/>
                <w:left w:val="none" w:sz="0" w:space="0" w:color="auto"/>
                <w:bottom w:val="none" w:sz="0" w:space="0" w:color="auto"/>
                <w:right w:val="none" w:sz="0" w:space="0" w:color="auto"/>
              </w:divBdr>
              <w:divsChild>
                <w:div w:id="192479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68758">
      <w:bodyDiv w:val="1"/>
      <w:marLeft w:val="0"/>
      <w:marRight w:val="0"/>
      <w:marTop w:val="0"/>
      <w:marBottom w:val="0"/>
      <w:divBdr>
        <w:top w:val="none" w:sz="0" w:space="0" w:color="auto"/>
        <w:left w:val="none" w:sz="0" w:space="0" w:color="auto"/>
        <w:bottom w:val="none" w:sz="0" w:space="0" w:color="auto"/>
        <w:right w:val="none" w:sz="0" w:space="0" w:color="auto"/>
      </w:divBdr>
    </w:div>
    <w:div w:id="1986886246">
      <w:bodyDiv w:val="1"/>
      <w:marLeft w:val="0"/>
      <w:marRight w:val="0"/>
      <w:marTop w:val="0"/>
      <w:marBottom w:val="0"/>
      <w:divBdr>
        <w:top w:val="none" w:sz="0" w:space="0" w:color="auto"/>
        <w:left w:val="none" w:sz="0" w:space="0" w:color="auto"/>
        <w:bottom w:val="none" w:sz="0" w:space="0" w:color="auto"/>
        <w:right w:val="none" w:sz="0" w:space="0" w:color="auto"/>
      </w:divBdr>
    </w:div>
    <w:div w:id="2006199102">
      <w:bodyDiv w:val="1"/>
      <w:marLeft w:val="0"/>
      <w:marRight w:val="0"/>
      <w:marTop w:val="0"/>
      <w:marBottom w:val="0"/>
      <w:divBdr>
        <w:top w:val="none" w:sz="0" w:space="0" w:color="auto"/>
        <w:left w:val="none" w:sz="0" w:space="0" w:color="auto"/>
        <w:bottom w:val="none" w:sz="0" w:space="0" w:color="auto"/>
        <w:right w:val="none" w:sz="0" w:space="0" w:color="auto"/>
      </w:divBdr>
    </w:div>
    <w:div w:id="2014607147">
      <w:bodyDiv w:val="1"/>
      <w:marLeft w:val="0"/>
      <w:marRight w:val="0"/>
      <w:marTop w:val="0"/>
      <w:marBottom w:val="0"/>
      <w:divBdr>
        <w:top w:val="none" w:sz="0" w:space="0" w:color="auto"/>
        <w:left w:val="none" w:sz="0" w:space="0" w:color="auto"/>
        <w:bottom w:val="none" w:sz="0" w:space="0" w:color="auto"/>
        <w:right w:val="none" w:sz="0" w:space="0" w:color="auto"/>
      </w:divBdr>
    </w:div>
    <w:div w:id="2043819868">
      <w:bodyDiv w:val="1"/>
      <w:marLeft w:val="0"/>
      <w:marRight w:val="0"/>
      <w:marTop w:val="0"/>
      <w:marBottom w:val="0"/>
      <w:divBdr>
        <w:top w:val="none" w:sz="0" w:space="0" w:color="auto"/>
        <w:left w:val="none" w:sz="0" w:space="0" w:color="auto"/>
        <w:bottom w:val="none" w:sz="0" w:space="0" w:color="auto"/>
        <w:right w:val="none" w:sz="0" w:space="0" w:color="auto"/>
      </w:divBdr>
    </w:div>
    <w:div w:id="2080978141">
      <w:bodyDiv w:val="1"/>
      <w:marLeft w:val="0"/>
      <w:marRight w:val="0"/>
      <w:marTop w:val="0"/>
      <w:marBottom w:val="0"/>
      <w:divBdr>
        <w:top w:val="none" w:sz="0" w:space="0" w:color="auto"/>
        <w:left w:val="none" w:sz="0" w:space="0" w:color="auto"/>
        <w:bottom w:val="none" w:sz="0" w:space="0" w:color="auto"/>
        <w:right w:val="none" w:sz="0" w:space="0" w:color="auto"/>
      </w:divBdr>
    </w:div>
    <w:div w:id="2093046374">
      <w:bodyDiv w:val="1"/>
      <w:marLeft w:val="0"/>
      <w:marRight w:val="0"/>
      <w:marTop w:val="0"/>
      <w:marBottom w:val="0"/>
      <w:divBdr>
        <w:top w:val="none" w:sz="0" w:space="0" w:color="auto"/>
        <w:left w:val="none" w:sz="0" w:space="0" w:color="auto"/>
        <w:bottom w:val="none" w:sz="0" w:space="0" w:color="auto"/>
        <w:right w:val="none" w:sz="0" w:space="0" w:color="auto"/>
      </w:divBdr>
    </w:div>
    <w:div w:id="2100984430">
      <w:bodyDiv w:val="1"/>
      <w:marLeft w:val="0"/>
      <w:marRight w:val="0"/>
      <w:marTop w:val="0"/>
      <w:marBottom w:val="0"/>
      <w:divBdr>
        <w:top w:val="none" w:sz="0" w:space="0" w:color="auto"/>
        <w:left w:val="none" w:sz="0" w:space="0" w:color="auto"/>
        <w:bottom w:val="none" w:sz="0" w:space="0" w:color="auto"/>
        <w:right w:val="none" w:sz="0" w:space="0" w:color="auto"/>
      </w:divBdr>
    </w:div>
    <w:div w:id="2123256229">
      <w:bodyDiv w:val="1"/>
      <w:marLeft w:val="0"/>
      <w:marRight w:val="0"/>
      <w:marTop w:val="0"/>
      <w:marBottom w:val="0"/>
      <w:divBdr>
        <w:top w:val="none" w:sz="0" w:space="0" w:color="auto"/>
        <w:left w:val="none" w:sz="0" w:space="0" w:color="auto"/>
        <w:bottom w:val="none" w:sz="0" w:space="0" w:color="auto"/>
        <w:right w:val="none" w:sz="0" w:space="0" w:color="auto"/>
      </w:divBdr>
    </w:div>
    <w:div w:id="2146117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yperlink" Target="http://wiki.ihe.net/index.php/OID_Registration" TargetMode="External"/><Relationship Id="rId42" Type="http://schemas.openxmlformats.org/officeDocument/2006/relationships/image" Target="media/image22.emf"/><Relationship Id="rId47" Type="http://schemas.openxmlformats.org/officeDocument/2006/relationships/image" Target="media/image27.emf"/><Relationship Id="rId63" Type="http://schemas.openxmlformats.org/officeDocument/2006/relationships/image" Target="media/image36.png"/><Relationship Id="rId68" Type="http://schemas.openxmlformats.org/officeDocument/2006/relationships/image" Target="media/image38.png"/><Relationship Id="rId84" Type="http://schemas.openxmlformats.org/officeDocument/2006/relationships/hyperlink" Target="https://profiles.ihe.net/ITI/TF/Volume2/ch-V.html" TargetMode="External"/><Relationship Id="rId89" Type="http://schemas.openxmlformats.org/officeDocument/2006/relationships/image" Target="media/image42.jpeg"/><Relationship Id="rId16" Type="http://schemas.openxmlformats.org/officeDocument/2006/relationships/hyperlink" Target="https://profiles.ihe.net/GeneralIntro/ch-10.html" TargetMode="External"/><Relationship Id="rId107" Type="http://schemas.openxmlformats.org/officeDocument/2006/relationships/theme" Target="theme/theme1.xml"/><Relationship Id="rId11" Type="http://schemas.openxmlformats.org/officeDocument/2006/relationships/hyperlink" Target="https://profiles.ihe.net/GeneralIntro/index.html" TargetMode="External"/><Relationship Id="rId32" Type="http://schemas.openxmlformats.org/officeDocument/2006/relationships/image" Target="media/image12.emf"/><Relationship Id="rId37" Type="http://schemas.openxmlformats.org/officeDocument/2006/relationships/image" Target="media/image17.emf"/><Relationship Id="rId53" Type="http://schemas.openxmlformats.org/officeDocument/2006/relationships/image" Target="media/image32.emf"/><Relationship Id="rId58" Type="http://schemas.openxmlformats.org/officeDocument/2006/relationships/comments" Target="comments.xml"/><Relationship Id="rId74" Type="http://schemas.openxmlformats.org/officeDocument/2006/relationships/hyperlink" Target="file:///D:\Google%20Drive\01_IHE\00_DocumentPublication\PCD\2016-10\V282_Word\V282_CH02C_CodeTables.doc" TargetMode="External"/><Relationship Id="rId79" Type="http://schemas.openxmlformats.org/officeDocument/2006/relationships/hyperlink" Target="https://profiles.ihe.net/ITI/TF/Volume2/ch-C.html" TargetMode="Externa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image" Target="media/image43.png"/><Relationship Id="rId95" Type="http://schemas.openxmlformats.org/officeDocument/2006/relationships/image" Target="media/image47.emf"/><Relationship Id="rId22" Type="http://schemas.openxmlformats.org/officeDocument/2006/relationships/image" Target="media/image2.png"/><Relationship Id="rId27" Type="http://schemas.openxmlformats.org/officeDocument/2006/relationships/image" Target="media/image7.emf"/><Relationship Id="rId43" Type="http://schemas.openxmlformats.org/officeDocument/2006/relationships/image" Target="media/image23.emf"/><Relationship Id="rId48" Type="http://schemas.openxmlformats.org/officeDocument/2006/relationships/image" Target="media/image28.emf"/><Relationship Id="rId64" Type="http://schemas.openxmlformats.org/officeDocument/2006/relationships/image" Target="media/image37.png"/><Relationship Id="rId69" Type="http://schemas.openxmlformats.org/officeDocument/2006/relationships/image" Target="media/image39.png"/><Relationship Id="rId80" Type="http://schemas.openxmlformats.org/officeDocument/2006/relationships/hyperlink" Target="https://profiles.ihe.net/ITI/TF/Volume2/ch-V.html" TargetMode="External"/><Relationship Id="rId85" Type="http://schemas.openxmlformats.org/officeDocument/2006/relationships/hyperlink" Target="http://www.w3.org/International/questions/qa-controls%22%20%5Cl%20%22support" TargetMode="External"/><Relationship Id="rId12" Type="http://schemas.openxmlformats.org/officeDocument/2006/relationships/hyperlink" Target="https://profiles.ihe.net/GeneralIntro/ch-5.html" TargetMode="External"/><Relationship Id="rId17" Type="http://schemas.openxmlformats.org/officeDocument/2006/relationships/hyperlink" Target="http://www.ihe.net/Patent_Disclosure_Process/" TargetMode="External"/><Relationship Id="rId33" Type="http://schemas.openxmlformats.org/officeDocument/2006/relationships/image" Target="media/image13.emf"/><Relationship Id="rId38" Type="http://schemas.openxmlformats.org/officeDocument/2006/relationships/image" Target="media/image18.emf"/><Relationship Id="rId59" Type="http://schemas.microsoft.com/office/2011/relationships/commentsExtended" Target="commentsExtended.xml"/><Relationship Id="rId103" Type="http://schemas.openxmlformats.org/officeDocument/2006/relationships/header" Target="header3.xml"/><Relationship Id="rId20" Type="http://schemas.openxmlformats.org/officeDocument/2006/relationships/hyperlink" Target="https://profiles.ihe.net/GeneralIntro/index.html" TargetMode="External"/><Relationship Id="rId41" Type="http://schemas.openxmlformats.org/officeDocument/2006/relationships/image" Target="media/image21.emf"/><Relationship Id="rId54" Type="http://schemas.openxmlformats.org/officeDocument/2006/relationships/image" Target="media/image33.emf"/><Relationship Id="rId62" Type="http://schemas.openxmlformats.org/officeDocument/2006/relationships/image" Target="media/image35.png"/><Relationship Id="rId70" Type="http://schemas.openxmlformats.org/officeDocument/2006/relationships/image" Target="media/image40.emf"/><Relationship Id="rId75" Type="http://schemas.openxmlformats.org/officeDocument/2006/relationships/hyperlink" Target="https://profiles.ihe.net/GeneralIntro/ch-E.html" TargetMode="External"/><Relationship Id="rId83" Type="http://schemas.openxmlformats.org/officeDocument/2006/relationships/hyperlink" Target="https://profiles.ihe.net/ITI/TF/Volume2/ch-V.html" TargetMode="External"/><Relationship Id="rId88" Type="http://schemas.openxmlformats.org/officeDocument/2006/relationships/hyperlink" Target="https://drive.google.com/drive/u/0/folders/1i0u3N9c9puOuVniNAZ5mI7K1FyH8zfGD" TargetMode="External"/><Relationship Id="rId91" Type="http://schemas.openxmlformats.org/officeDocument/2006/relationships/image" Target="media/image44.png"/><Relationship Id="rId96" Type="http://schemas.openxmlformats.org/officeDocument/2006/relationships/image" Target="media/image48.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rofiles.ihe.net/GeneralIntro/ch-9.html" TargetMode="External"/><Relationship Id="rId23" Type="http://schemas.openxmlformats.org/officeDocument/2006/relationships/image" Target="media/image3.png"/><Relationship Id="rId28" Type="http://schemas.openxmlformats.org/officeDocument/2006/relationships/image" Target="media/image8.emf"/><Relationship Id="rId36" Type="http://schemas.openxmlformats.org/officeDocument/2006/relationships/image" Target="media/image16.emf"/><Relationship Id="rId49" Type="http://schemas.openxmlformats.org/officeDocument/2006/relationships/image" Target="media/image29.emf"/><Relationship Id="rId57" Type="http://schemas.openxmlformats.org/officeDocument/2006/relationships/image" Target="media/image34.emf"/><Relationship Id="rId106" Type="http://schemas.microsoft.com/office/2011/relationships/people" Target="people.xml"/><Relationship Id="rId10" Type="http://schemas.openxmlformats.org/officeDocument/2006/relationships/hyperlink" Target="http://www.ihe.net" TargetMode="External"/><Relationship Id="rId31" Type="http://schemas.openxmlformats.org/officeDocument/2006/relationships/image" Target="media/image11.emf"/><Relationship Id="rId44" Type="http://schemas.openxmlformats.org/officeDocument/2006/relationships/image" Target="media/image24.emf"/><Relationship Id="rId52" Type="http://schemas.openxmlformats.org/officeDocument/2006/relationships/oleObject" Target="embeddings/oleObject1.bin"/><Relationship Id="rId60" Type="http://schemas.microsoft.com/office/2016/09/relationships/commentsIds" Target="commentsIds.xml"/><Relationship Id="rId65" Type="http://schemas.openxmlformats.org/officeDocument/2006/relationships/hyperlink" Target="http://wiki.ihe.net/index.php?title=PumpErrorCodes" TargetMode="External"/><Relationship Id="rId73" Type="http://schemas.openxmlformats.org/officeDocument/2006/relationships/hyperlink" Target="file:///D:\Google%20Drive\01_IHE\00_DocumentPublication\PCD\2016-10\V282_Word\V282_CH02C_CodeTables.doc" TargetMode="External"/><Relationship Id="rId78" Type="http://schemas.openxmlformats.org/officeDocument/2006/relationships/hyperlink" Target="https://profiles.ihe.net/GeneralIntro/ch-F.html" TargetMode="External"/><Relationship Id="rId81" Type="http://schemas.openxmlformats.org/officeDocument/2006/relationships/hyperlink" Target="https://drive.google.com/drive/u/0/folders/1aHW4ChzRzaYSoyewi9zGIRHwVphgXQst" TargetMode="External"/><Relationship Id="rId86" Type="http://schemas.openxmlformats.org/officeDocument/2006/relationships/hyperlink" Target="http://www.w3.org/TR/xml/%22%20%5Cl%20%22syntax" TargetMode="External"/><Relationship Id="rId94" Type="http://schemas.openxmlformats.org/officeDocument/2006/relationships/image" Target="media/image46.emf"/><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files.ihe.net/DEV/index.html" TargetMode="External"/><Relationship Id="rId13" Type="http://schemas.openxmlformats.org/officeDocument/2006/relationships/hyperlink" Target="mailto:dev@ihe.net" TargetMode="External"/><Relationship Id="rId18" Type="http://schemas.openxmlformats.org/officeDocument/2006/relationships/hyperlink" Target="mailto:secretary@ihe.net" TargetMode="External"/><Relationship Id="rId39" Type="http://schemas.openxmlformats.org/officeDocument/2006/relationships/image" Target="media/image19.emf"/><Relationship Id="rId34" Type="http://schemas.openxmlformats.org/officeDocument/2006/relationships/image" Target="media/image14.emf"/><Relationship Id="rId50" Type="http://schemas.openxmlformats.org/officeDocument/2006/relationships/image" Target="media/image30.emf"/><Relationship Id="rId55" Type="http://schemas.openxmlformats.org/officeDocument/2006/relationships/hyperlink" Target="http://rtmms.nist.gov" TargetMode="External"/><Relationship Id="rId76" Type="http://schemas.openxmlformats.org/officeDocument/2006/relationships/hyperlink" Target="https://profiles.ihe.net/GeneralIntro/ch-E.html" TargetMode="External"/><Relationship Id="rId97" Type="http://schemas.openxmlformats.org/officeDocument/2006/relationships/image" Target="media/image49.emf"/><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41.png"/><Relationship Id="rId92"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9.emf"/><Relationship Id="rId24" Type="http://schemas.openxmlformats.org/officeDocument/2006/relationships/image" Target="media/image4.png"/><Relationship Id="rId40" Type="http://schemas.openxmlformats.org/officeDocument/2006/relationships/image" Target="media/image20.emf"/><Relationship Id="rId45" Type="http://schemas.openxmlformats.org/officeDocument/2006/relationships/image" Target="media/image25.emf"/><Relationship Id="rId66" Type="http://schemas.openxmlformats.org/officeDocument/2006/relationships/hyperlink" Target="file:///D:\Google%20Drive\01_IHE\Users\al.PROTOLINK\Users\usd04734\Documents\Data\Protocols\IHE_PCD\TFV2History\2014TFV2ForPub\l%20%22HL70203%22" TargetMode="External"/><Relationship Id="rId87" Type="http://schemas.openxmlformats.org/officeDocument/2006/relationships/hyperlink" Target="https://drive.google.com/drive/u/0/folders/1i0u3N9c9puOuVniNAZ5mI7K1FyH8zfGD" TargetMode="External"/><Relationship Id="rId61" Type="http://schemas.microsoft.com/office/2018/08/relationships/commentsExtensible" Target="commentsExtensible.xml"/><Relationship Id="rId82" Type="http://schemas.openxmlformats.org/officeDocument/2006/relationships/hyperlink" Target="https://profiles.ihe.net/ITI/TF/Volume2/ch-V.html" TargetMode="External"/><Relationship Id="rId19" Type="http://schemas.openxmlformats.org/officeDocument/2006/relationships/hyperlink" Target="https://profiles.ihe.net/GeneralIntro/ch-E.html" TargetMode="External"/><Relationship Id="rId14" Type="http://schemas.openxmlformats.org/officeDocument/2006/relationships/hyperlink" Target="http://ihe.net/Domain_acronym_Public_Comments" TargetMode="External"/><Relationship Id="rId30" Type="http://schemas.openxmlformats.org/officeDocument/2006/relationships/image" Target="media/image10.emf"/><Relationship Id="rId35" Type="http://schemas.openxmlformats.org/officeDocument/2006/relationships/image" Target="media/image15.emf"/><Relationship Id="rId56" Type="http://schemas.openxmlformats.org/officeDocument/2006/relationships/hyperlink" Target="http://www.wctp.org/release/wctp-v1r3_update1.pdf" TargetMode="External"/><Relationship Id="rId77" Type="http://schemas.openxmlformats.org/officeDocument/2006/relationships/hyperlink" Target="http://ihe.net/uploadedFiles/Documents/ITI/IHE_ITI_TF_Vol2x.pdf"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1.emf"/><Relationship Id="rId72" Type="http://schemas.openxmlformats.org/officeDocument/2006/relationships/hyperlink" Target="file:///D:\Google%20Drive\01_IHE\00_DocumentPublication\PCD\2016-10\V282_Word\V282_CH02C_CodeTables.doc" TargetMode="External"/><Relationship Id="rId93" Type="http://schemas.openxmlformats.org/officeDocument/2006/relationships/hyperlink" Target="http://wiki.ihe.net/index.php?title=Category:PCD_Reference_Pages" TargetMode="External"/><Relationship Id="rId98" Type="http://schemas.openxmlformats.org/officeDocument/2006/relationships/hyperlink" Target="https://profiles.ihe.net/GeneralIntro/ch-D.html" TargetMode="External"/><Relationship Id="rId3" Type="http://schemas.openxmlformats.org/officeDocument/2006/relationships/styles" Target="styles.xml"/><Relationship Id="rId25" Type="http://schemas.openxmlformats.org/officeDocument/2006/relationships/image" Target="media/image5.emf"/><Relationship Id="rId46" Type="http://schemas.openxmlformats.org/officeDocument/2006/relationships/image" Target="media/image26.emf"/><Relationship Id="rId67" Type="http://schemas.openxmlformats.org/officeDocument/2006/relationships/hyperlink" Target="https://en.wikipedia.org/wiki/Lexicographical_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39A83-04A1-4AB6-B5D1-413E3F3FC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304</Pages>
  <Words>82782</Words>
  <Characters>471862</Characters>
  <Application>Microsoft Office Word</Application>
  <DocSecurity>0</DocSecurity>
  <Lines>3932</Lines>
  <Paragraphs>1107</Paragraphs>
  <ScaleCrop>false</ScaleCrop>
  <HeadingPairs>
    <vt:vector size="2" baseType="variant">
      <vt:variant>
        <vt:lpstr>Title</vt:lpstr>
      </vt:variant>
      <vt:variant>
        <vt:i4>1</vt:i4>
      </vt:variant>
    </vt:vector>
  </HeadingPairs>
  <TitlesOfParts>
    <vt:vector size="1" baseType="lpstr">
      <vt:lpstr>IHE_DEV_TF_Rev10-0_Vol2_FT_2024-11-04</vt:lpstr>
    </vt:vector>
  </TitlesOfParts>
  <Company>IHE</Company>
  <LinksUpToDate>false</LinksUpToDate>
  <CharactersWithSpaces>553537</CharactersWithSpaces>
  <SharedDoc>false</SharedDoc>
  <HLinks>
    <vt:vector size="1428" baseType="variant">
      <vt:variant>
        <vt:i4>2424895</vt:i4>
      </vt:variant>
      <vt:variant>
        <vt:i4>1350</vt:i4>
      </vt:variant>
      <vt:variant>
        <vt:i4>0</vt:i4>
      </vt:variant>
      <vt:variant>
        <vt:i4>5</vt:i4>
      </vt:variant>
      <vt:variant>
        <vt:lpwstr>http://ihe.net/TF_Intro_Appendices.aspx</vt:lpwstr>
      </vt:variant>
      <vt:variant>
        <vt:lpwstr/>
      </vt:variant>
      <vt:variant>
        <vt:i4>7733283</vt:i4>
      </vt:variant>
      <vt:variant>
        <vt:i4>1347</vt:i4>
      </vt:variant>
      <vt:variant>
        <vt:i4>0</vt:i4>
      </vt:variant>
      <vt:variant>
        <vt:i4>5</vt:i4>
      </vt:variant>
      <vt:variant>
        <vt:lpwstr>http://www.w3.org/TR/xml/%22 %5Cl %22syntax</vt:lpwstr>
      </vt:variant>
      <vt:variant>
        <vt:lpwstr/>
      </vt:variant>
      <vt:variant>
        <vt:i4>1572866</vt:i4>
      </vt:variant>
      <vt:variant>
        <vt:i4>1344</vt:i4>
      </vt:variant>
      <vt:variant>
        <vt:i4>0</vt:i4>
      </vt:variant>
      <vt:variant>
        <vt:i4>5</vt:i4>
      </vt:variant>
      <vt:variant>
        <vt:lpwstr>http://www.w3.org/International/questions/qa-controls%22 %5Cl %22support</vt:lpwstr>
      </vt:variant>
      <vt:variant>
        <vt:lpwstr/>
      </vt:variant>
      <vt:variant>
        <vt:i4>1966126</vt:i4>
      </vt:variant>
      <vt:variant>
        <vt:i4>1341</vt:i4>
      </vt:variant>
      <vt:variant>
        <vt:i4>0</vt:i4>
      </vt:variant>
      <vt:variant>
        <vt:i4>5</vt:i4>
      </vt:variant>
      <vt:variant>
        <vt:lpwstr>http://ihe.net/uploadedFiles/Documents/ITI/IHE_ITI_TF_Vol2x.pdf</vt:lpwstr>
      </vt:variant>
      <vt:variant>
        <vt:lpwstr/>
      </vt:variant>
      <vt:variant>
        <vt:i4>1966126</vt:i4>
      </vt:variant>
      <vt:variant>
        <vt:i4>1338</vt:i4>
      </vt:variant>
      <vt:variant>
        <vt:i4>0</vt:i4>
      </vt:variant>
      <vt:variant>
        <vt:i4>5</vt:i4>
      </vt:variant>
      <vt:variant>
        <vt:lpwstr>http://ihe.net/uploadedFiles/Documents/ITI/IHE_ITI_TF_Vol2x.pdf</vt:lpwstr>
      </vt:variant>
      <vt:variant>
        <vt:lpwstr/>
      </vt:variant>
      <vt:variant>
        <vt:i4>7929980</vt:i4>
      </vt:variant>
      <vt:variant>
        <vt:i4>1335</vt:i4>
      </vt:variant>
      <vt:variant>
        <vt:i4>0</vt:i4>
      </vt:variant>
      <vt:variant>
        <vt:i4>5</vt:i4>
      </vt:variant>
      <vt:variant>
        <vt:lpwstr>ftp://ftp.ihe.net/TF_Implementation_Material/</vt:lpwstr>
      </vt:variant>
      <vt:variant>
        <vt:lpwstr/>
      </vt:variant>
      <vt:variant>
        <vt:i4>1966126</vt:i4>
      </vt:variant>
      <vt:variant>
        <vt:i4>1332</vt:i4>
      </vt:variant>
      <vt:variant>
        <vt:i4>0</vt:i4>
      </vt:variant>
      <vt:variant>
        <vt:i4>5</vt:i4>
      </vt:variant>
      <vt:variant>
        <vt:lpwstr>http://ihe.net/uploadedFiles/Documents/ITI/IHE_ITI_TF_Vol2x.pdf</vt:lpwstr>
      </vt:variant>
      <vt:variant>
        <vt:lpwstr/>
      </vt:variant>
      <vt:variant>
        <vt:i4>7143550</vt:i4>
      </vt:variant>
      <vt:variant>
        <vt:i4>1329</vt:i4>
      </vt:variant>
      <vt:variant>
        <vt:i4>0</vt:i4>
      </vt:variant>
      <vt:variant>
        <vt:i4>5</vt:i4>
      </vt:variant>
      <vt:variant>
        <vt:lpwstr>http://ihe.net/uploadedFiles/Documents/Templates/IHE_TF_GenIntro_AppF_IHEIntegrationStatements_Rev1.0_2014-07-01.pdf</vt:lpwstr>
      </vt:variant>
      <vt:variant>
        <vt:lpwstr/>
      </vt:variant>
      <vt:variant>
        <vt:i4>1966126</vt:i4>
      </vt:variant>
      <vt:variant>
        <vt:i4>1326</vt:i4>
      </vt:variant>
      <vt:variant>
        <vt:i4>0</vt:i4>
      </vt:variant>
      <vt:variant>
        <vt:i4>5</vt:i4>
      </vt:variant>
      <vt:variant>
        <vt:lpwstr>http://ihe.net/uploadedFiles/Documents/ITI/IHE_ITI_TF_Vol2x.pdf</vt:lpwstr>
      </vt:variant>
      <vt:variant>
        <vt:lpwstr/>
      </vt:variant>
      <vt:variant>
        <vt:i4>7078008</vt:i4>
      </vt:variant>
      <vt:variant>
        <vt:i4>1323</vt:i4>
      </vt:variant>
      <vt:variant>
        <vt:i4>0</vt:i4>
      </vt:variant>
      <vt:variant>
        <vt:i4>5</vt:i4>
      </vt:variant>
      <vt:variant>
        <vt:lpwstr>http://ihe.net/uploadedFiles/Documents/Templates/IHE_TF_GenIntro_AppE_Profiling_Rev1.0_2014-07-01.pdf</vt:lpwstr>
      </vt:variant>
      <vt:variant>
        <vt:lpwstr/>
      </vt:variant>
      <vt:variant>
        <vt:i4>7078008</vt:i4>
      </vt:variant>
      <vt:variant>
        <vt:i4>1320</vt:i4>
      </vt:variant>
      <vt:variant>
        <vt:i4>0</vt:i4>
      </vt:variant>
      <vt:variant>
        <vt:i4>5</vt:i4>
      </vt:variant>
      <vt:variant>
        <vt:lpwstr>http://ihe.net/uploadedFiles/Documents/Templates/IHE_TF_GenIntro_AppE_Profiling_Rev1.0_2014-07-01.pdf</vt:lpwstr>
      </vt:variant>
      <vt:variant>
        <vt:lpwstr/>
      </vt:variant>
      <vt:variant>
        <vt:i4>4128837</vt:i4>
      </vt:variant>
      <vt:variant>
        <vt:i4>1317</vt:i4>
      </vt:variant>
      <vt:variant>
        <vt:i4>0</vt:i4>
      </vt:variant>
      <vt:variant>
        <vt:i4>5</vt:i4>
      </vt:variant>
      <vt:variant>
        <vt:lpwstr>../V282_Word/V282_CH02C_CodeTables.doc</vt:lpwstr>
      </vt:variant>
      <vt:variant>
        <vt:lpwstr>HL70406</vt:lpwstr>
      </vt:variant>
      <vt:variant>
        <vt:i4>4063304</vt:i4>
      </vt:variant>
      <vt:variant>
        <vt:i4>1314</vt:i4>
      </vt:variant>
      <vt:variant>
        <vt:i4>0</vt:i4>
      </vt:variant>
      <vt:variant>
        <vt:i4>5</vt:i4>
      </vt:variant>
      <vt:variant>
        <vt:lpwstr>../V282_Word/V282_CH02C_CodeTables.doc</vt:lpwstr>
      </vt:variant>
      <vt:variant>
        <vt:lpwstr>HL70912</vt:lpwstr>
      </vt:variant>
      <vt:variant>
        <vt:i4>3604547</vt:i4>
      </vt:variant>
      <vt:variant>
        <vt:i4>1311</vt:i4>
      </vt:variant>
      <vt:variant>
        <vt:i4>0</vt:i4>
      </vt:variant>
      <vt:variant>
        <vt:i4>5</vt:i4>
      </vt:variant>
      <vt:variant>
        <vt:lpwstr>../V282_Word/V282_CH02C_CodeTables.doc</vt:lpwstr>
      </vt:variant>
      <vt:variant>
        <vt:lpwstr>HL70287</vt:lpwstr>
      </vt:variant>
      <vt:variant>
        <vt:i4>786537</vt:i4>
      </vt:variant>
      <vt:variant>
        <vt:i4>1302</vt:i4>
      </vt:variant>
      <vt:variant>
        <vt:i4>0</vt:i4>
      </vt:variant>
      <vt:variant>
        <vt:i4>5</vt:i4>
      </vt:variant>
      <vt:variant>
        <vt:lpwstr>https://en.wikipedia.org/wiki/Lexicographical_order</vt:lpwstr>
      </vt:variant>
      <vt:variant>
        <vt:lpwstr/>
      </vt:variant>
      <vt:variant>
        <vt:i4>262263</vt:i4>
      </vt:variant>
      <vt:variant>
        <vt:i4>1299</vt:i4>
      </vt:variant>
      <vt:variant>
        <vt:i4>0</vt:i4>
      </vt:variant>
      <vt:variant>
        <vt:i4>5</vt:i4>
      </vt:variant>
      <vt:variant>
        <vt:lpwstr>../../../../Users/al.PROTOLINK/Users/usd04734/Documents/Data/Protocols/IHE_PCD/TFV2History/2014TFV2ForPub/l %22HL70203%22</vt:lpwstr>
      </vt:variant>
      <vt:variant>
        <vt:lpwstr/>
      </vt:variant>
      <vt:variant>
        <vt:i4>3342461</vt:i4>
      </vt:variant>
      <vt:variant>
        <vt:i4>1296</vt:i4>
      </vt:variant>
      <vt:variant>
        <vt:i4>0</vt:i4>
      </vt:variant>
      <vt:variant>
        <vt:i4>5</vt:i4>
      </vt:variant>
      <vt:variant>
        <vt:lpwstr>http://wiki.ihe.net/index.php?title=PumpErrorCodes</vt:lpwstr>
      </vt:variant>
      <vt:variant>
        <vt:lpwstr/>
      </vt:variant>
      <vt:variant>
        <vt:i4>2162807</vt:i4>
      </vt:variant>
      <vt:variant>
        <vt:i4>1293</vt:i4>
      </vt:variant>
      <vt:variant>
        <vt:i4>0</vt:i4>
      </vt:variant>
      <vt:variant>
        <vt:i4>5</vt:i4>
      </vt:variant>
      <vt:variant>
        <vt:lpwstr>http://wiki.ihe.net/index.php?title=PCD_OID_Management</vt:lpwstr>
      </vt:variant>
      <vt:variant>
        <vt:lpwstr/>
      </vt:variant>
      <vt:variant>
        <vt:i4>7405657</vt:i4>
      </vt:variant>
      <vt:variant>
        <vt:i4>1290</vt:i4>
      </vt:variant>
      <vt:variant>
        <vt:i4>0</vt:i4>
      </vt:variant>
      <vt:variant>
        <vt:i4>5</vt:i4>
      </vt:variant>
      <vt:variant>
        <vt:lpwstr>http://www.wctp.org/release/wctp-v1r3_update1.pdf</vt:lpwstr>
      </vt:variant>
      <vt:variant>
        <vt:lpwstr/>
      </vt:variant>
      <vt:variant>
        <vt:i4>3407922</vt:i4>
      </vt:variant>
      <vt:variant>
        <vt:i4>1287</vt:i4>
      </vt:variant>
      <vt:variant>
        <vt:i4>0</vt:i4>
      </vt:variant>
      <vt:variant>
        <vt:i4>5</vt:i4>
      </vt:variant>
      <vt:variant>
        <vt:lpwstr>http://rtmms.nist.gov/</vt:lpwstr>
      </vt:variant>
      <vt:variant>
        <vt:lpwstr/>
      </vt:variant>
      <vt:variant>
        <vt:i4>2424895</vt:i4>
      </vt:variant>
      <vt:variant>
        <vt:i4>1281</vt:i4>
      </vt:variant>
      <vt:variant>
        <vt:i4>0</vt:i4>
      </vt:variant>
      <vt:variant>
        <vt:i4>5</vt:i4>
      </vt:variant>
      <vt:variant>
        <vt:lpwstr>http://ihe.net/TF_Intro_Appendices.aspx</vt:lpwstr>
      </vt:variant>
      <vt:variant>
        <vt:lpwstr/>
      </vt:variant>
      <vt:variant>
        <vt:i4>2424895</vt:i4>
      </vt:variant>
      <vt:variant>
        <vt:i4>1278</vt:i4>
      </vt:variant>
      <vt:variant>
        <vt:i4>0</vt:i4>
      </vt:variant>
      <vt:variant>
        <vt:i4>5</vt:i4>
      </vt:variant>
      <vt:variant>
        <vt:lpwstr>http://ihe.net/TF_Intro_Appendices.aspx</vt:lpwstr>
      </vt:variant>
      <vt:variant>
        <vt:lpwstr/>
      </vt:variant>
      <vt:variant>
        <vt:i4>2424895</vt:i4>
      </vt:variant>
      <vt:variant>
        <vt:i4>1275</vt:i4>
      </vt:variant>
      <vt:variant>
        <vt:i4>0</vt:i4>
      </vt:variant>
      <vt:variant>
        <vt:i4>5</vt:i4>
      </vt:variant>
      <vt:variant>
        <vt:lpwstr>http://ihe.net/TF_Intro_Appendices.aspx</vt:lpwstr>
      </vt:variant>
      <vt:variant>
        <vt:lpwstr/>
      </vt:variant>
      <vt:variant>
        <vt:i4>1638456</vt:i4>
      </vt:variant>
      <vt:variant>
        <vt:i4>1272</vt:i4>
      </vt:variant>
      <vt:variant>
        <vt:i4>0</vt:i4>
      </vt:variant>
      <vt:variant>
        <vt:i4>5</vt:i4>
      </vt:variant>
      <vt:variant>
        <vt:lpwstr>mailto:secretary@ihe.net</vt:lpwstr>
      </vt:variant>
      <vt:variant>
        <vt:lpwstr/>
      </vt:variant>
      <vt:variant>
        <vt:i4>7602283</vt:i4>
      </vt:variant>
      <vt:variant>
        <vt:i4>1269</vt:i4>
      </vt:variant>
      <vt:variant>
        <vt:i4>0</vt:i4>
      </vt:variant>
      <vt:variant>
        <vt:i4>5</vt:i4>
      </vt:variant>
      <vt:variant>
        <vt:lpwstr>http://www.ihe.net/Patent_Disclosure_Process/</vt:lpwstr>
      </vt:variant>
      <vt:variant>
        <vt:lpwstr/>
      </vt:variant>
      <vt:variant>
        <vt:i4>2424895</vt:i4>
      </vt:variant>
      <vt:variant>
        <vt:i4>1266</vt:i4>
      </vt:variant>
      <vt:variant>
        <vt:i4>0</vt:i4>
      </vt:variant>
      <vt:variant>
        <vt:i4>5</vt:i4>
      </vt:variant>
      <vt:variant>
        <vt:lpwstr>http://ihe.net/TF_Intro_Appendices.aspx</vt:lpwstr>
      </vt:variant>
      <vt:variant>
        <vt:lpwstr/>
      </vt:variant>
      <vt:variant>
        <vt:i4>2424895</vt:i4>
      </vt:variant>
      <vt:variant>
        <vt:i4>1263</vt:i4>
      </vt:variant>
      <vt:variant>
        <vt:i4>0</vt:i4>
      </vt:variant>
      <vt:variant>
        <vt:i4>5</vt:i4>
      </vt:variant>
      <vt:variant>
        <vt:lpwstr>http://ihe.net/TF_Intro_Appendices.aspx</vt:lpwstr>
      </vt:variant>
      <vt:variant>
        <vt:lpwstr/>
      </vt:variant>
      <vt:variant>
        <vt:i4>3997811</vt:i4>
      </vt:variant>
      <vt:variant>
        <vt:i4>1260</vt:i4>
      </vt:variant>
      <vt:variant>
        <vt:i4>0</vt:i4>
      </vt:variant>
      <vt:variant>
        <vt:i4>5</vt:i4>
      </vt:variant>
      <vt:variant>
        <vt:lpwstr>http://www.ihe.net/</vt:lpwstr>
      </vt:variant>
      <vt:variant>
        <vt:lpwstr/>
      </vt:variant>
      <vt:variant>
        <vt:i4>1507380</vt:i4>
      </vt:variant>
      <vt:variant>
        <vt:i4>1253</vt:i4>
      </vt:variant>
      <vt:variant>
        <vt:i4>0</vt:i4>
      </vt:variant>
      <vt:variant>
        <vt:i4>5</vt:i4>
      </vt:variant>
      <vt:variant>
        <vt:lpwstr/>
      </vt:variant>
      <vt:variant>
        <vt:lpwstr>_Toc432516307</vt:lpwstr>
      </vt:variant>
      <vt:variant>
        <vt:i4>1507380</vt:i4>
      </vt:variant>
      <vt:variant>
        <vt:i4>1247</vt:i4>
      </vt:variant>
      <vt:variant>
        <vt:i4>0</vt:i4>
      </vt:variant>
      <vt:variant>
        <vt:i4>5</vt:i4>
      </vt:variant>
      <vt:variant>
        <vt:lpwstr/>
      </vt:variant>
      <vt:variant>
        <vt:lpwstr>_Toc432516306</vt:lpwstr>
      </vt:variant>
      <vt:variant>
        <vt:i4>1507380</vt:i4>
      </vt:variant>
      <vt:variant>
        <vt:i4>1241</vt:i4>
      </vt:variant>
      <vt:variant>
        <vt:i4>0</vt:i4>
      </vt:variant>
      <vt:variant>
        <vt:i4>5</vt:i4>
      </vt:variant>
      <vt:variant>
        <vt:lpwstr/>
      </vt:variant>
      <vt:variant>
        <vt:lpwstr>_Toc432516305</vt:lpwstr>
      </vt:variant>
      <vt:variant>
        <vt:i4>1507380</vt:i4>
      </vt:variant>
      <vt:variant>
        <vt:i4>1235</vt:i4>
      </vt:variant>
      <vt:variant>
        <vt:i4>0</vt:i4>
      </vt:variant>
      <vt:variant>
        <vt:i4>5</vt:i4>
      </vt:variant>
      <vt:variant>
        <vt:lpwstr/>
      </vt:variant>
      <vt:variant>
        <vt:lpwstr>_Toc432516304</vt:lpwstr>
      </vt:variant>
      <vt:variant>
        <vt:i4>1507380</vt:i4>
      </vt:variant>
      <vt:variant>
        <vt:i4>1229</vt:i4>
      </vt:variant>
      <vt:variant>
        <vt:i4>0</vt:i4>
      </vt:variant>
      <vt:variant>
        <vt:i4>5</vt:i4>
      </vt:variant>
      <vt:variant>
        <vt:lpwstr/>
      </vt:variant>
      <vt:variant>
        <vt:lpwstr>_Toc432516303</vt:lpwstr>
      </vt:variant>
      <vt:variant>
        <vt:i4>1507380</vt:i4>
      </vt:variant>
      <vt:variant>
        <vt:i4>1223</vt:i4>
      </vt:variant>
      <vt:variant>
        <vt:i4>0</vt:i4>
      </vt:variant>
      <vt:variant>
        <vt:i4>5</vt:i4>
      </vt:variant>
      <vt:variant>
        <vt:lpwstr/>
      </vt:variant>
      <vt:variant>
        <vt:lpwstr>_Toc432516302</vt:lpwstr>
      </vt:variant>
      <vt:variant>
        <vt:i4>1507380</vt:i4>
      </vt:variant>
      <vt:variant>
        <vt:i4>1217</vt:i4>
      </vt:variant>
      <vt:variant>
        <vt:i4>0</vt:i4>
      </vt:variant>
      <vt:variant>
        <vt:i4>5</vt:i4>
      </vt:variant>
      <vt:variant>
        <vt:lpwstr/>
      </vt:variant>
      <vt:variant>
        <vt:lpwstr>_Toc432516301</vt:lpwstr>
      </vt:variant>
      <vt:variant>
        <vt:i4>1507380</vt:i4>
      </vt:variant>
      <vt:variant>
        <vt:i4>1211</vt:i4>
      </vt:variant>
      <vt:variant>
        <vt:i4>0</vt:i4>
      </vt:variant>
      <vt:variant>
        <vt:i4>5</vt:i4>
      </vt:variant>
      <vt:variant>
        <vt:lpwstr/>
      </vt:variant>
      <vt:variant>
        <vt:lpwstr>_Toc432516300</vt:lpwstr>
      </vt:variant>
      <vt:variant>
        <vt:i4>1966133</vt:i4>
      </vt:variant>
      <vt:variant>
        <vt:i4>1205</vt:i4>
      </vt:variant>
      <vt:variant>
        <vt:i4>0</vt:i4>
      </vt:variant>
      <vt:variant>
        <vt:i4>5</vt:i4>
      </vt:variant>
      <vt:variant>
        <vt:lpwstr/>
      </vt:variant>
      <vt:variant>
        <vt:lpwstr>_Toc432516299</vt:lpwstr>
      </vt:variant>
      <vt:variant>
        <vt:i4>1966133</vt:i4>
      </vt:variant>
      <vt:variant>
        <vt:i4>1199</vt:i4>
      </vt:variant>
      <vt:variant>
        <vt:i4>0</vt:i4>
      </vt:variant>
      <vt:variant>
        <vt:i4>5</vt:i4>
      </vt:variant>
      <vt:variant>
        <vt:lpwstr/>
      </vt:variant>
      <vt:variant>
        <vt:lpwstr>_Toc432516298</vt:lpwstr>
      </vt:variant>
      <vt:variant>
        <vt:i4>1966133</vt:i4>
      </vt:variant>
      <vt:variant>
        <vt:i4>1193</vt:i4>
      </vt:variant>
      <vt:variant>
        <vt:i4>0</vt:i4>
      </vt:variant>
      <vt:variant>
        <vt:i4>5</vt:i4>
      </vt:variant>
      <vt:variant>
        <vt:lpwstr/>
      </vt:variant>
      <vt:variant>
        <vt:lpwstr>_Toc432516297</vt:lpwstr>
      </vt:variant>
      <vt:variant>
        <vt:i4>1966133</vt:i4>
      </vt:variant>
      <vt:variant>
        <vt:i4>1187</vt:i4>
      </vt:variant>
      <vt:variant>
        <vt:i4>0</vt:i4>
      </vt:variant>
      <vt:variant>
        <vt:i4>5</vt:i4>
      </vt:variant>
      <vt:variant>
        <vt:lpwstr/>
      </vt:variant>
      <vt:variant>
        <vt:lpwstr>_Toc432516296</vt:lpwstr>
      </vt:variant>
      <vt:variant>
        <vt:i4>1966133</vt:i4>
      </vt:variant>
      <vt:variant>
        <vt:i4>1181</vt:i4>
      </vt:variant>
      <vt:variant>
        <vt:i4>0</vt:i4>
      </vt:variant>
      <vt:variant>
        <vt:i4>5</vt:i4>
      </vt:variant>
      <vt:variant>
        <vt:lpwstr/>
      </vt:variant>
      <vt:variant>
        <vt:lpwstr>_Toc432516295</vt:lpwstr>
      </vt:variant>
      <vt:variant>
        <vt:i4>1966133</vt:i4>
      </vt:variant>
      <vt:variant>
        <vt:i4>1175</vt:i4>
      </vt:variant>
      <vt:variant>
        <vt:i4>0</vt:i4>
      </vt:variant>
      <vt:variant>
        <vt:i4>5</vt:i4>
      </vt:variant>
      <vt:variant>
        <vt:lpwstr/>
      </vt:variant>
      <vt:variant>
        <vt:lpwstr>_Toc432516294</vt:lpwstr>
      </vt:variant>
      <vt:variant>
        <vt:i4>1966133</vt:i4>
      </vt:variant>
      <vt:variant>
        <vt:i4>1169</vt:i4>
      </vt:variant>
      <vt:variant>
        <vt:i4>0</vt:i4>
      </vt:variant>
      <vt:variant>
        <vt:i4>5</vt:i4>
      </vt:variant>
      <vt:variant>
        <vt:lpwstr/>
      </vt:variant>
      <vt:variant>
        <vt:lpwstr>_Toc432516293</vt:lpwstr>
      </vt:variant>
      <vt:variant>
        <vt:i4>1966133</vt:i4>
      </vt:variant>
      <vt:variant>
        <vt:i4>1163</vt:i4>
      </vt:variant>
      <vt:variant>
        <vt:i4>0</vt:i4>
      </vt:variant>
      <vt:variant>
        <vt:i4>5</vt:i4>
      </vt:variant>
      <vt:variant>
        <vt:lpwstr/>
      </vt:variant>
      <vt:variant>
        <vt:lpwstr>_Toc432516292</vt:lpwstr>
      </vt:variant>
      <vt:variant>
        <vt:i4>1966133</vt:i4>
      </vt:variant>
      <vt:variant>
        <vt:i4>1157</vt:i4>
      </vt:variant>
      <vt:variant>
        <vt:i4>0</vt:i4>
      </vt:variant>
      <vt:variant>
        <vt:i4>5</vt:i4>
      </vt:variant>
      <vt:variant>
        <vt:lpwstr/>
      </vt:variant>
      <vt:variant>
        <vt:lpwstr>_Toc432516291</vt:lpwstr>
      </vt:variant>
      <vt:variant>
        <vt:i4>1966133</vt:i4>
      </vt:variant>
      <vt:variant>
        <vt:i4>1151</vt:i4>
      </vt:variant>
      <vt:variant>
        <vt:i4>0</vt:i4>
      </vt:variant>
      <vt:variant>
        <vt:i4>5</vt:i4>
      </vt:variant>
      <vt:variant>
        <vt:lpwstr/>
      </vt:variant>
      <vt:variant>
        <vt:lpwstr>_Toc432516290</vt:lpwstr>
      </vt:variant>
      <vt:variant>
        <vt:i4>2031669</vt:i4>
      </vt:variant>
      <vt:variant>
        <vt:i4>1145</vt:i4>
      </vt:variant>
      <vt:variant>
        <vt:i4>0</vt:i4>
      </vt:variant>
      <vt:variant>
        <vt:i4>5</vt:i4>
      </vt:variant>
      <vt:variant>
        <vt:lpwstr/>
      </vt:variant>
      <vt:variant>
        <vt:lpwstr>_Toc432516289</vt:lpwstr>
      </vt:variant>
      <vt:variant>
        <vt:i4>2031669</vt:i4>
      </vt:variant>
      <vt:variant>
        <vt:i4>1139</vt:i4>
      </vt:variant>
      <vt:variant>
        <vt:i4>0</vt:i4>
      </vt:variant>
      <vt:variant>
        <vt:i4>5</vt:i4>
      </vt:variant>
      <vt:variant>
        <vt:lpwstr/>
      </vt:variant>
      <vt:variant>
        <vt:lpwstr>_Toc432516288</vt:lpwstr>
      </vt:variant>
      <vt:variant>
        <vt:i4>2031669</vt:i4>
      </vt:variant>
      <vt:variant>
        <vt:i4>1133</vt:i4>
      </vt:variant>
      <vt:variant>
        <vt:i4>0</vt:i4>
      </vt:variant>
      <vt:variant>
        <vt:i4>5</vt:i4>
      </vt:variant>
      <vt:variant>
        <vt:lpwstr/>
      </vt:variant>
      <vt:variant>
        <vt:lpwstr>_Toc432516287</vt:lpwstr>
      </vt:variant>
      <vt:variant>
        <vt:i4>2031669</vt:i4>
      </vt:variant>
      <vt:variant>
        <vt:i4>1127</vt:i4>
      </vt:variant>
      <vt:variant>
        <vt:i4>0</vt:i4>
      </vt:variant>
      <vt:variant>
        <vt:i4>5</vt:i4>
      </vt:variant>
      <vt:variant>
        <vt:lpwstr/>
      </vt:variant>
      <vt:variant>
        <vt:lpwstr>_Toc432516286</vt:lpwstr>
      </vt:variant>
      <vt:variant>
        <vt:i4>2031669</vt:i4>
      </vt:variant>
      <vt:variant>
        <vt:i4>1121</vt:i4>
      </vt:variant>
      <vt:variant>
        <vt:i4>0</vt:i4>
      </vt:variant>
      <vt:variant>
        <vt:i4>5</vt:i4>
      </vt:variant>
      <vt:variant>
        <vt:lpwstr/>
      </vt:variant>
      <vt:variant>
        <vt:lpwstr>_Toc432516285</vt:lpwstr>
      </vt:variant>
      <vt:variant>
        <vt:i4>2031669</vt:i4>
      </vt:variant>
      <vt:variant>
        <vt:i4>1115</vt:i4>
      </vt:variant>
      <vt:variant>
        <vt:i4>0</vt:i4>
      </vt:variant>
      <vt:variant>
        <vt:i4>5</vt:i4>
      </vt:variant>
      <vt:variant>
        <vt:lpwstr/>
      </vt:variant>
      <vt:variant>
        <vt:lpwstr>_Toc432516284</vt:lpwstr>
      </vt:variant>
      <vt:variant>
        <vt:i4>2031669</vt:i4>
      </vt:variant>
      <vt:variant>
        <vt:i4>1109</vt:i4>
      </vt:variant>
      <vt:variant>
        <vt:i4>0</vt:i4>
      </vt:variant>
      <vt:variant>
        <vt:i4>5</vt:i4>
      </vt:variant>
      <vt:variant>
        <vt:lpwstr/>
      </vt:variant>
      <vt:variant>
        <vt:lpwstr>_Toc432516283</vt:lpwstr>
      </vt:variant>
      <vt:variant>
        <vt:i4>2031669</vt:i4>
      </vt:variant>
      <vt:variant>
        <vt:i4>1103</vt:i4>
      </vt:variant>
      <vt:variant>
        <vt:i4>0</vt:i4>
      </vt:variant>
      <vt:variant>
        <vt:i4>5</vt:i4>
      </vt:variant>
      <vt:variant>
        <vt:lpwstr/>
      </vt:variant>
      <vt:variant>
        <vt:lpwstr>_Toc432516282</vt:lpwstr>
      </vt:variant>
      <vt:variant>
        <vt:i4>2031669</vt:i4>
      </vt:variant>
      <vt:variant>
        <vt:i4>1097</vt:i4>
      </vt:variant>
      <vt:variant>
        <vt:i4>0</vt:i4>
      </vt:variant>
      <vt:variant>
        <vt:i4>5</vt:i4>
      </vt:variant>
      <vt:variant>
        <vt:lpwstr/>
      </vt:variant>
      <vt:variant>
        <vt:lpwstr>_Toc432516281</vt:lpwstr>
      </vt:variant>
      <vt:variant>
        <vt:i4>2031669</vt:i4>
      </vt:variant>
      <vt:variant>
        <vt:i4>1091</vt:i4>
      </vt:variant>
      <vt:variant>
        <vt:i4>0</vt:i4>
      </vt:variant>
      <vt:variant>
        <vt:i4>5</vt:i4>
      </vt:variant>
      <vt:variant>
        <vt:lpwstr/>
      </vt:variant>
      <vt:variant>
        <vt:lpwstr>_Toc432516280</vt:lpwstr>
      </vt:variant>
      <vt:variant>
        <vt:i4>1048629</vt:i4>
      </vt:variant>
      <vt:variant>
        <vt:i4>1085</vt:i4>
      </vt:variant>
      <vt:variant>
        <vt:i4>0</vt:i4>
      </vt:variant>
      <vt:variant>
        <vt:i4>5</vt:i4>
      </vt:variant>
      <vt:variant>
        <vt:lpwstr/>
      </vt:variant>
      <vt:variant>
        <vt:lpwstr>_Toc432516279</vt:lpwstr>
      </vt:variant>
      <vt:variant>
        <vt:i4>1048629</vt:i4>
      </vt:variant>
      <vt:variant>
        <vt:i4>1079</vt:i4>
      </vt:variant>
      <vt:variant>
        <vt:i4>0</vt:i4>
      </vt:variant>
      <vt:variant>
        <vt:i4>5</vt:i4>
      </vt:variant>
      <vt:variant>
        <vt:lpwstr/>
      </vt:variant>
      <vt:variant>
        <vt:lpwstr>_Toc432516277</vt:lpwstr>
      </vt:variant>
      <vt:variant>
        <vt:i4>1048629</vt:i4>
      </vt:variant>
      <vt:variant>
        <vt:i4>1073</vt:i4>
      </vt:variant>
      <vt:variant>
        <vt:i4>0</vt:i4>
      </vt:variant>
      <vt:variant>
        <vt:i4>5</vt:i4>
      </vt:variant>
      <vt:variant>
        <vt:lpwstr/>
      </vt:variant>
      <vt:variant>
        <vt:lpwstr>_Toc432516276</vt:lpwstr>
      </vt:variant>
      <vt:variant>
        <vt:i4>1048629</vt:i4>
      </vt:variant>
      <vt:variant>
        <vt:i4>1067</vt:i4>
      </vt:variant>
      <vt:variant>
        <vt:i4>0</vt:i4>
      </vt:variant>
      <vt:variant>
        <vt:i4>5</vt:i4>
      </vt:variant>
      <vt:variant>
        <vt:lpwstr/>
      </vt:variant>
      <vt:variant>
        <vt:lpwstr>_Toc432516275</vt:lpwstr>
      </vt:variant>
      <vt:variant>
        <vt:i4>1048629</vt:i4>
      </vt:variant>
      <vt:variant>
        <vt:i4>1061</vt:i4>
      </vt:variant>
      <vt:variant>
        <vt:i4>0</vt:i4>
      </vt:variant>
      <vt:variant>
        <vt:i4>5</vt:i4>
      </vt:variant>
      <vt:variant>
        <vt:lpwstr/>
      </vt:variant>
      <vt:variant>
        <vt:lpwstr>_Toc432516274</vt:lpwstr>
      </vt:variant>
      <vt:variant>
        <vt:i4>1048629</vt:i4>
      </vt:variant>
      <vt:variant>
        <vt:i4>1055</vt:i4>
      </vt:variant>
      <vt:variant>
        <vt:i4>0</vt:i4>
      </vt:variant>
      <vt:variant>
        <vt:i4>5</vt:i4>
      </vt:variant>
      <vt:variant>
        <vt:lpwstr/>
      </vt:variant>
      <vt:variant>
        <vt:lpwstr>_Toc432516273</vt:lpwstr>
      </vt:variant>
      <vt:variant>
        <vt:i4>1048629</vt:i4>
      </vt:variant>
      <vt:variant>
        <vt:i4>1049</vt:i4>
      </vt:variant>
      <vt:variant>
        <vt:i4>0</vt:i4>
      </vt:variant>
      <vt:variant>
        <vt:i4>5</vt:i4>
      </vt:variant>
      <vt:variant>
        <vt:lpwstr/>
      </vt:variant>
      <vt:variant>
        <vt:lpwstr>_Toc432516272</vt:lpwstr>
      </vt:variant>
      <vt:variant>
        <vt:i4>1048629</vt:i4>
      </vt:variant>
      <vt:variant>
        <vt:i4>1043</vt:i4>
      </vt:variant>
      <vt:variant>
        <vt:i4>0</vt:i4>
      </vt:variant>
      <vt:variant>
        <vt:i4>5</vt:i4>
      </vt:variant>
      <vt:variant>
        <vt:lpwstr/>
      </vt:variant>
      <vt:variant>
        <vt:lpwstr>_Toc432516271</vt:lpwstr>
      </vt:variant>
      <vt:variant>
        <vt:i4>1048629</vt:i4>
      </vt:variant>
      <vt:variant>
        <vt:i4>1037</vt:i4>
      </vt:variant>
      <vt:variant>
        <vt:i4>0</vt:i4>
      </vt:variant>
      <vt:variant>
        <vt:i4>5</vt:i4>
      </vt:variant>
      <vt:variant>
        <vt:lpwstr/>
      </vt:variant>
      <vt:variant>
        <vt:lpwstr>_Toc432516270</vt:lpwstr>
      </vt:variant>
      <vt:variant>
        <vt:i4>1114165</vt:i4>
      </vt:variant>
      <vt:variant>
        <vt:i4>1031</vt:i4>
      </vt:variant>
      <vt:variant>
        <vt:i4>0</vt:i4>
      </vt:variant>
      <vt:variant>
        <vt:i4>5</vt:i4>
      </vt:variant>
      <vt:variant>
        <vt:lpwstr/>
      </vt:variant>
      <vt:variant>
        <vt:lpwstr>_Toc432516269</vt:lpwstr>
      </vt:variant>
      <vt:variant>
        <vt:i4>1114165</vt:i4>
      </vt:variant>
      <vt:variant>
        <vt:i4>1025</vt:i4>
      </vt:variant>
      <vt:variant>
        <vt:i4>0</vt:i4>
      </vt:variant>
      <vt:variant>
        <vt:i4>5</vt:i4>
      </vt:variant>
      <vt:variant>
        <vt:lpwstr/>
      </vt:variant>
      <vt:variant>
        <vt:lpwstr>_Toc432516268</vt:lpwstr>
      </vt:variant>
      <vt:variant>
        <vt:i4>1114165</vt:i4>
      </vt:variant>
      <vt:variant>
        <vt:i4>1019</vt:i4>
      </vt:variant>
      <vt:variant>
        <vt:i4>0</vt:i4>
      </vt:variant>
      <vt:variant>
        <vt:i4>5</vt:i4>
      </vt:variant>
      <vt:variant>
        <vt:lpwstr/>
      </vt:variant>
      <vt:variant>
        <vt:lpwstr>_Toc432516267</vt:lpwstr>
      </vt:variant>
      <vt:variant>
        <vt:i4>1114165</vt:i4>
      </vt:variant>
      <vt:variant>
        <vt:i4>1013</vt:i4>
      </vt:variant>
      <vt:variant>
        <vt:i4>0</vt:i4>
      </vt:variant>
      <vt:variant>
        <vt:i4>5</vt:i4>
      </vt:variant>
      <vt:variant>
        <vt:lpwstr/>
      </vt:variant>
      <vt:variant>
        <vt:lpwstr>_Toc432516266</vt:lpwstr>
      </vt:variant>
      <vt:variant>
        <vt:i4>1114165</vt:i4>
      </vt:variant>
      <vt:variant>
        <vt:i4>1007</vt:i4>
      </vt:variant>
      <vt:variant>
        <vt:i4>0</vt:i4>
      </vt:variant>
      <vt:variant>
        <vt:i4>5</vt:i4>
      </vt:variant>
      <vt:variant>
        <vt:lpwstr/>
      </vt:variant>
      <vt:variant>
        <vt:lpwstr>_Toc432516265</vt:lpwstr>
      </vt:variant>
      <vt:variant>
        <vt:i4>1114165</vt:i4>
      </vt:variant>
      <vt:variant>
        <vt:i4>1001</vt:i4>
      </vt:variant>
      <vt:variant>
        <vt:i4>0</vt:i4>
      </vt:variant>
      <vt:variant>
        <vt:i4>5</vt:i4>
      </vt:variant>
      <vt:variant>
        <vt:lpwstr/>
      </vt:variant>
      <vt:variant>
        <vt:lpwstr>_Toc432516264</vt:lpwstr>
      </vt:variant>
      <vt:variant>
        <vt:i4>1114165</vt:i4>
      </vt:variant>
      <vt:variant>
        <vt:i4>995</vt:i4>
      </vt:variant>
      <vt:variant>
        <vt:i4>0</vt:i4>
      </vt:variant>
      <vt:variant>
        <vt:i4>5</vt:i4>
      </vt:variant>
      <vt:variant>
        <vt:lpwstr/>
      </vt:variant>
      <vt:variant>
        <vt:lpwstr>_Toc432516263</vt:lpwstr>
      </vt:variant>
      <vt:variant>
        <vt:i4>1114165</vt:i4>
      </vt:variant>
      <vt:variant>
        <vt:i4>989</vt:i4>
      </vt:variant>
      <vt:variant>
        <vt:i4>0</vt:i4>
      </vt:variant>
      <vt:variant>
        <vt:i4>5</vt:i4>
      </vt:variant>
      <vt:variant>
        <vt:lpwstr/>
      </vt:variant>
      <vt:variant>
        <vt:lpwstr>_Toc432516262</vt:lpwstr>
      </vt:variant>
      <vt:variant>
        <vt:i4>1114165</vt:i4>
      </vt:variant>
      <vt:variant>
        <vt:i4>983</vt:i4>
      </vt:variant>
      <vt:variant>
        <vt:i4>0</vt:i4>
      </vt:variant>
      <vt:variant>
        <vt:i4>5</vt:i4>
      </vt:variant>
      <vt:variant>
        <vt:lpwstr/>
      </vt:variant>
      <vt:variant>
        <vt:lpwstr>_Toc432516261</vt:lpwstr>
      </vt:variant>
      <vt:variant>
        <vt:i4>1114165</vt:i4>
      </vt:variant>
      <vt:variant>
        <vt:i4>977</vt:i4>
      </vt:variant>
      <vt:variant>
        <vt:i4>0</vt:i4>
      </vt:variant>
      <vt:variant>
        <vt:i4>5</vt:i4>
      </vt:variant>
      <vt:variant>
        <vt:lpwstr/>
      </vt:variant>
      <vt:variant>
        <vt:lpwstr>_Toc432516260</vt:lpwstr>
      </vt:variant>
      <vt:variant>
        <vt:i4>1179701</vt:i4>
      </vt:variant>
      <vt:variant>
        <vt:i4>971</vt:i4>
      </vt:variant>
      <vt:variant>
        <vt:i4>0</vt:i4>
      </vt:variant>
      <vt:variant>
        <vt:i4>5</vt:i4>
      </vt:variant>
      <vt:variant>
        <vt:lpwstr/>
      </vt:variant>
      <vt:variant>
        <vt:lpwstr>_Toc432516259</vt:lpwstr>
      </vt:variant>
      <vt:variant>
        <vt:i4>1179701</vt:i4>
      </vt:variant>
      <vt:variant>
        <vt:i4>965</vt:i4>
      </vt:variant>
      <vt:variant>
        <vt:i4>0</vt:i4>
      </vt:variant>
      <vt:variant>
        <vt:i4>5</vt:i4>
      </vt:variant>
      <vt:variant>
        <vt:lpwstr/>
      </vt:variant>
      <vt:variant>
        <vt:lpwstr>_Toc432516258</vt:lpwstr>
      </vt:variant>
      <vt:variant>
        <vt:i4>1179701</vt:i4>
      </vt:variant>
      <vt:variant>
        <vt:i4>959</vt:i4>
      </vt:variant>
      <vt:variant>
        <vt:i4>0</vt:i4>
      </vt:variant>
      <vt:variant>
        <vt:i4>5</vt:i4>
      </vt:variant>
      <vt:variant>
        <vt:lpwstr/>
      </vt:variant>
      <vt:variant>
        <vt:lpwstr>_Toc432516257</vt:lpwstr>
      </vt:variant>
      <vt:variant>
        <vt:i4>1179701</vt:i4>
      </vt:variant>
      <vt:variant>
        <vt:i4>953</vt:i4>
      </vt:variant>
      <vt:variant>
        <vt:i4>0</vt:i4>
      </vt:variant>
      <vt:variant>
        <vt:i4>5</vt:i4>
      </vt:variant>
      <vt:variant>
        <vt:lpwstr/>
      </vt:variant>
      <vt:variant>
        <vt:lpwstr>_Toc432516256</vt:lpwstr>
      </vt:variant>
      <vt:variant>
        <vt:i4>1179701</vt:i4>
      </vt:variant>
      <vt:variant>
        <vt:i4>947</vt:i4>
      </vt:variant>
      <vt:variant>
        <vt:i4>0</vt:i4>
      </vt:variant>
      <vt:variant>
        <vt:i4>5</vt:i4>
      </vt:variant>
      <vt:variant>
        <vt:lpwstr/>
      </vt:variant>
      <vt:variant>
        <vt:lpwstr>_Toc432516255</vt:lpwstr>
      </vt:variant>
      <vt:variant>
        <vt:i4>1179701</vt:i4>
      </vt:variant>
      <vt:variant>
        <vt:i4>941</vt:i4>
      </vt:variant>
      <vt:variant>
        <vt:i4>0</vt:i4>
      </vt:variant>
      <vt:variant>
        <vt:i4>5</vt:i4>
      </vt:variant>
      <vt:variant>
        <vt:lpwstr/>
      </vt:variant>
      <vt:variant>
        <vt:lpwstr>_Toc432516254</vt:lpwstr>
      </vt:variant>
      <vt:variant>
        <vt:i4>1179701</vt:i4>
      </vt:variant>
      <vt:variant>
        <vt:i4>935</vt:i4>
      </vt:variant>
      <vt:variant>
        <vt:i4>0</vt:i4>
      </vt:variant>
      <vt:variant>
        <vt:i4>5</vt:i4>
      </vt:variant>
      <vt:variant>
        <vt:lpwstr/>
      </vt:variant>
      <vt:variant>
        <vt:lpwstr>_Toc432516253</vt:lpwstr>
      </vt:variant>
      <vt:variant>
        <vt:i4>1179701</vt:i4>
      </vt:variant>
      <vt:variant>
        <vt:i4>929</vt:i4>
      </vt:variant>
      <vt:variant>
        <vt:i4>0</vt:i4>
      </vt:variant>
      <vt:variant>
        <vt:i4>5</vt:i4>
      </vt:variant>
      <vt:variant>
        <vt:lpwstr/>
      </vt:variant>
      <vt:variant>
        <vt:lpwstr>_Toc432516252</vt:lpwstr>
      </vt:variant>
      <vt:variant>
        <vt:i4>1179701</vt:i4>
      </vt:variant>
      <vt:variant>
        <vt:i4>923</vt:i4>
      </vt:variant>
      <vt:variant>
        <vt:i4>0</vt:i4>
      </vt:variant>
      <vt:variant>
        <vt:i4>5</vt:i4>
      </vt:variant>
      <vt:variant>
        <vt:lpwstr/>
      </vt:variant>
      <vt:variant>
        <vt:lpwstr>_Toc432516251</vt:lpwstr>
      </vt:variant>
      <vt:variant>
        <vt:i4>1179701</vt:i4>
      </vt:variant>
      <vt:variant>
        <vt:i4>917</vt:i4>
      </vt:variant>
      <vt:variant>
        <vt:i4>0</vt:i4>
      </vt:variant>
      <vt:variant>
        <vt:i4>5</vt:i4>
      </vt:variant>
      <vt:variant>
        <vt:lpwstr/>
      </vt:variant>
      <vt:variant>
        <vt:lpwstr>_Toc432516250</vt:lpwstr>
      </vt:variant>
      <vt:variant>
        <vt:i4>1245237</vt:i4>
      </vt:variant>
      <vt:variant>
        <vt:i4>911</vt:i4>
      </vt:variant>
      <vt:variant>
        <vt:i4>0</vt:i4>
      </vt:variant>
      <vt:variant>
        <vt:i4>5</vt:i4>
      </vt:variant>
      <vt:variant>
        <vt:lpwstr/>
      </vt:variant>
      <vt:variant>
        <vt:lpwstr>_Toc432516249</vt:lpwstr>
      </vt:variant>
      <vt:variant>
        <vt:i4>1245237</vt:i4>
      </vt:variant>
      <vt:variant>
        <vt:i4>905</vt:i4>
      </vt:variant>
      <vt:variant>
        <vt:i4>0</vt:i4>
      </vt:variant>
      <vt:variant>
        <vt:i4>5</vt:i4>
      </vt:variant>
      <vt:variant>
        <vt:lpwstr/>
      </vt:variant>
      <vt:variant>
        <vt:lpwstr>_Toc432516248</vt:lpwstr>
      </vt:variant>
      <vt:variant>
        <vt:i4>1245237</vt:i4>
      </vt:variant>
      <vt:variant>
        <vt:i4>899</vt:i4>
      </vt:variant>
      <vt:variant>
        <vt:i4>0</vt:i4>
      </vt:variant>
      <vt:variant>
        <vt:i4>5</vt:i4>
      </vt:variant>
      <vt:variant>
        <vt:lpwstr/>
      </vt:variant>
      <vt:variant>
        <vt:lpwstr>_Toc432516247</vt:lpwstr>
      </vt:variant>
      <vt:variant>
        <vt:i4>1245237</vt:i4>
      </vt:variant>
      <vt:variant>
        <vt:i4>893</vt:i4>
      </vt:variant>
      <vt:variant>
        <vt:i4>0</vt:i4>
      </vt:variant>
      <vt:variant>
        <vt:i4>5</vt:i4>
      </vt:variant>
      <vt:variant>
        <vt:lpwstr/>
      </vt:variant>
      <vt:variant>
        <vt:lpwstr>_Toc432516246</vt:lpwstr>
      </vt:variant>
      <vt:variant>
        <vt:i4>1245237</vt:i4>
      </vt:variant>
      <vt:variant>
        <vt:i4>887</vt:i4>
      </vt:variant>
      <vt:variant>
        <vt:i4>0</vt:i4>
      </vt:variant>
      <vt:variant>
        <vt:i4>5</vt:i4>
      </vt:variant>
      <vt:variant>
        <vt:lpwstr/>
      </vt:variant>
      <vt:variant>
        <vt:lpwstr>_Toc432516245</vt:lpwstr>
      </vt:variant>
      <vt:variant>
        <vt:i4>1245237</vt:i4>
      </vt:variant>
      <vt:variant>
        <vt:i4>881</vt:i4>
      </vt:variant>
      <vt:variant>
        <vt:i4>0</vt:i4>
      </vt:variant>
      <vt:variant>
        <vt:i4>5</vt:i4>
      </vt:variant>
      <vt:variant>
        <vt:lpwstr/>
      </vt:variant>
      <vt:variant>
        <vt:lpwstr>_Toc432516244</vt:lpwstr>
      </vt:variant>
      <vt:variant>
        <vt:i4>1245237</vt:i4>
      </vt:variant>
      <vt:variant>
        <vt:i4>875</vt:i4>
      </vt:variant>
      <vt:variant>
        <vt:i4>0</vt:i4>
      </vt:variant>
      <vt:variant>
        <vt:i4>5</vt:i4>
      </vt:variant>
      <vt:variant>
        <vt:lpwstr/>
      </vt:variant>
      <vt:variant>
        <vt:lpwstr>_Toc432516243</vt:lpwstr>
      </vt:variant>
      <vt:variant>
        <vt:i4>1245237</vt:i4>
      </vt:variant>
      <vt:variant>
        <vt:i4>869</vt:i4>
      </vt:variant>
      <vt:variant>
        <vt:i4>0</vt:i4>
      </vt:variant>
      <vt:variant>
        <vt:i4>5</vt:i4>
      </vt:variant>
      <vt:variant>
        <vt:lpwstr/>
      </vt:variant>
      <vt:variant>
        <vt:lpwstr>_Toc432516242</vt:lpwstr>
      </vt:variant>
      <vt:variant>
        <vt:i4>1245237</vt:i4>
      </vt:variant>
      <vt:variant>
        <vt:i4>863</vt:i4>
      </vt:variant>
      <vt:variant>
        <vt:i4>0</vt:i4>
      </vt:variant>
      <vt:variant>
        <vt:i4>5</vt:i4>
      </vt:variant>
      <vt:variant>
        <vt:lpwstr/>
      </vt:variant>
      <vt:variant>
        <vt:lpwstr>_Toc432516241</vt:lpwstr>
      </vt:variant>
      <vt:variant>
        <vt:i4>1245237</vt:i4>
      </vt:variant>
      <vt:variant>
        <vt:i4>857</vt:i4>
      </vt:variant>
      <vt:variant>
        <vt:i4>0</vt:i4>
      </vt:variant>
      <vt:variant>
        <vt:i4>5</vt:i4>
      </vt:variant>
      <vt:variant>
        <vt:lpwstr/>
      </vt:variant>
      <vt:variant>
        <vt:lpwstr>_Toc432516240</vt:lpwstr>
      </vt:variant>
      <vt:variant>
        <vt:i4>1310773</vt:i4>
      </vt:variant>
      <vt:variant>
        <vt:i4>851</vt:i4>
      </vt:variant>
      <vt:variant>
        <vt:i4>0</vt:i4>
      </vt:variant>
      <vt:variant>
        <vt:i4>5</vt:i4>
      </vt:variant>
      <vt:variant>
        <vt:lpwstr/>
      </vt:variant>
      <vt:variant>
        <vt:lpwstr>_Toc432516239</vt:lpwstr>
      </vt:variant>
      <vt:variant>
        <vt:i4>1310773</vt:i4>
      </vt:variant>
      <vt:variant>
        <vt:i4>845</vt:i4>
      </vt:variant>
      <vt:variant>
        <vt:i4>0</vt:i4>
      </vt:variant>
      <vt:variant>
        <vt:i4>5</vt:i4>
      </vt:variant>
      <vt:variant>
        <vt:lpwstr/>
      </vt:variant>
      <vt:variant>
        <vt:lpwstr>_Toc432516238</vt:lpwstr>
      </vt:variant>
      <vt:variant>
        <vt:i4>1310773</vt:i4>
      </vt:variant>
      <vt:variant>
        <vt:i4>839</vt:i4>
      </vt:variant>
      <vt:variant>
        <vt:i4>0</vt:i4>
      </vt:variant>
      <vt:variant>
        <vt:i4>5</vt:i4>
      </vt:variant>
      <vt:variant>
        <vt:lpwstr/>
      </vt:variant>
      <vt:variant>
        <vt:lpwstr>_Toc432516237</vt:lpwstr>
      </vt:variant>
      <vt:variant>
        <vt:i4>1310773</vt:i4>
      </vt:variant>
      <vt:variant>
        <vt:i4>833</vt:i4>
      </vt:variant>
      <vt:variant>
        <vt:i4>0</vt:i4>
      </vt:variant>
      <vt:variant>
        <vt:i4>5</vt:i4>
      </vt:variant>
      <vt:variant>
        <vt:lpwstr/>
      </vt:variant>
      <vt:variant>
        <vt:lpwstr>_Toc432516236</vt:lpwstr>
      </vt:variant>
      <vt:variant>
        <vt:i4>1310773</vt:i4>
      </vt:variant>
      <vt:variant>
        <vt:i4>827</vt:i4>
      </vt:variant>
      <vt:variant>
        <vt:i4>0</vt:i4>
      </vt:variant>
      <vt:variant>
        <vt:i4>5</vt:i4>
      </vt:variant>
      <vt:variant>
        <vt:lpwstr/>
      </vt:variant>
      <vt:variant>
        <vt:lpwstr>_Toc432516235</vt:lpwstr>
      </vt:variant>
      <vt:variant>
        <vt:i4>1310773</vt:i4>
      </vt:variant>
      <vt:variant>
        <vt:i4>821</vt:i4>
      </vt:variant>
      <vt:variant>
        <vt:i4>0</vt:i4>
      </vt:variant>
      <vt:variant>
        <vt:i4>5</vt:i4>
      </vt:variant>
      <vt:variant>
        <vt:lpwstr/>
      </vt:variant>
      <vt:variant>
        <vt:lpwstr>_Toc432516234</vt:lpwstr>
      </vt:variant>
      <vt:variant>
        <vt:i4>1310773</vt:i4>
      </vt:variant>
      <vt:variant>
        <vt:i4>815</vt:i4>
      </vt:variant>
      <vt:variant>
        <vt:i4>0</vt:i4>
      </vt:variant>
      <vt:variant>
        <vt:i4>5</vt:i4>
      </vt:variant>
      <vt:variant>
        <vt:lpwstr/>
      </vt:variant>
      <vt:variant>
        <vt:lpwstr>_Toc432516233</vt:lpwstr>
      </vt:variant>
      <vt:variant>
        <vt:i4>1310773</vt:i4>
      </vt:variant>
      <vt:variant>
        <vt:i4>809</vt:i4>
      </vt:variant>
      <vt:variant>
        <vt:i4>0</vt:i4>
      </vt:variant>
      <vt:variant>
        <vt:i4>5</vt:i4>
      </vt:variant>
      <vt:variant>
        <vt:lpwstr/>
      </vt:variant>
      <vt:variant>
        <vt:lpwstr>_Toc432516232</vt:lpwstr>
      </vt:variant>
      <vt:variant>
        <vt:i4>1310773</vt:i4>
      </vt:variant>
      <vt:variant>
        <vt:i4>803</vt:i4>
      </vt:variant>
      <vt:variant>
        <vt:i4>0</vt:i4>
      </vt:variant>
      <vt:variant>
        <vt:i4>5</vt:i4>
      </vt:variant>
      <vt:variant>
        <vt:lpwstr/>
      </vt:variant>
      <vt:variant>
        <vt:lpwstr>_Toc432516231</vt:lpwstr>
      </vt:variant>
      <vt:variant>
        <vt:i4>1310773</vt:i4>
      </vt:variant>
      <vt:variant>
        <vt:i4>797</vt:i4>
      </vt:variant>
      <vt:variant>
        <vt:i4>0</vt:i4>
      </vt:variant>
      <vt:variant>
        <vt:i4>5</vt:i4>
      </vt:variant>
      <vt:variant>
        <vt:lpwstr/>
      </vt:variant>
      <vt:variant>
        <vt:lpwstr>_Toc432516230</vt:lpwstr>
      </vt:variant>
      <vt:variant>
        <vt:i4>1376309</vt:i4>
      </vt:variant>
      <vt:variant>
        <vt:i4>791</vt:i4>
      </vt:variant>
      <vt:variant>
        <vt:i4>0</vt:i4>
      </vt:variant>
      <vt:variant>
        <vt:i4>5</vt:i4>
      </vt:variant>
      <vt:variant>
        <vt:lpwstr/>
      </vt:variant>
      <vt:variant>
        <vt:lpwstr>_Toc432516229</vt:lpwstr>
      </vt:variant>
      <vt:variant>
        <vt:i4>1376309</vt:i4>
      </vt:variant>
      <vt:variant>
        <vt:i4>785</vt:i4>
      </vt:variant>
      <vt:variant>
        <vt:i4>0</vt:i4>
      </vt:variant>
      <vt:variant>
        <vt:i4>5</vt:i4>
      </vt:variant>
      <vt:variant>
        <vt:lpwstr/>
      </vt:variant>
      <vt:variant>
        <vt:lpwstr>_Toc432516228</vt:lpwstr>
      </vt:variant>
      <vt:variant>
        <vt:i4>1376309</vt:i4>
      </vt:variant>
      <vt:variant>
        <vt:i4>779</vt:i4>
      </vt:variant>
      <vt:variant>
        <vt:i4>0</vt:i4>
      </vt:variant>
      <vt:variant>
        <vt:i4>5</vt:i4>
      </vt:variant>
      <vt:variant>
        <vt:lpwstr/>
      </vt:variant>
      <vt:variant>
        <vt:lpwstr>_Toc432516227</vt:lpwstr>
      </vt:variant>
      <vt:variant>
        <vt:i4>1376309</vt:i4>
      </vt:variant>
      <vt:variant>
        <vt:i4>773</vt:i4>
      </vt:variant>
      <vt:variant>
        <vt:i4>0</vt:i4>
      </vt:variant>
      <vt:variant>
        <vt:i4>5</vt:i4>
      </vt:variant>
      <vt:variant>
        <vt:lpwstr/>
      </vt:variant>
      <vt:variant>
        <vt:lpwstr>_Toc432516226</vt:lpwstr>
      </vt:variant>
      <vt:variant>
        <vt:i4>1376309</vt:i4>
      </vt:variant>
      <vt:variant>
        <vt:i4>767</vt:i4>
      </vt:variant>
      <vt:variant>
        <vt:i4>0</vt:i4>
      </vt:variant>
      <vt:variant>
        <vt:i4>5</vt:i4>
      </vt:variant>
      <vt:variant>
        <vt:lpwstr/>
      </vt:variant>
      <vt:variant>
        <vt:lpwstr>_Toc432516225</vt:lpwstr>
      </vt:variant>
      <vt:variant>
        <vt:i4>1376309</vt:i4>
      </vt:variant>
      <vt:variant>
        <vt:i4>761</vt:i4>
      </vt:variant>
      <vt:variant>
        <vt:i4>0</vt:i4>
      </vt:variant>
      <vt:variant>
        <vt:i4>5</vt:i4>
      </vt:variant>
      <vt:variant>
        <vt:lpwstr/>
      </vt:variant>
      <vt:variant>
        <vt:lpwstr>_Toc432516224</vt:lpwstr>
      </vt:variant>
      <vt:variant>
        <vt:i4>1376309</vt:i4>
      </vt:variant>
      <vt:variant>
        <vt:i4>755</vt:i4>
      </vt:variant>
      <vt:variant>
        <vt:i4>0</vt:i4>
      </vt:variant>
      <vt:variant>
        <vt:i4>5</vt:i4>
      </vt:variant>
      <vt:variant>
        <vt:lpwstr/>
      </vt:variant>
      <vt:variant>
        <vt:lpwstr>_Toc432516223</vt:lpwstr>
      </vt:variant>
      <vt:variant>
        <vt:i4>1376309</vt:i4>
      </vt:variant>
      <vt:variant>
        <vt:i4>749</vt:i4>
      </vt:variant>
      <vt:variant>
        <vt:i4>0</vt:i4>
      </vt:variant>
      <vt:variant>
        <vt:i4>5</vt:i4>
      </vt:variant>
      <vt:variant>
        <vt:lpwstr/>
      </vt:variant>
      <vt:variant>
        <vt:lpwstr>_Toc432516222</vt:lpwstr>
      </vt:variant>
      <vt:variant>
        <vt:i4>1376309</vt:i4>
      </vt:variant>
      <vt:variant>
        <vt:i4>743</vt:i4>
      </vt:variant>
      <vt:variant>
        <vt:i4>0</vt:i4>
      </vt:variant>
      <vt:variant>
        <vt:i4>5</vt:i4>
      </vt:variant>
      <vt:variant>
        <vt:lpwstr/>
      </vt:variant>
      <vt:variant>
        <vt:lpwstr>_Toc432516221</vt:lpwstr>
      </vt:variant>
      <vt:variant>
        <vt:i4>1441845</vt:i4>
      </vt:variant>
      <vt:variant>
        <vt:i4>737</vt:i4>
      </vt:variant>
      <vt:variant>
        <vt:i4>0</vt:i4>
      </vt:variant>
      <vt:variant>
        <vt:i4>5</vt:i4>
      </vt:variant>
      <vt:variant>
        <vt:lpwstr/>
      </vt:variant>
      <vt:variant>
        <vt:lpwstr>_Toc432516219</vt:lpwstr>
      </vt:variant>
      <vt:variant>
        <vt:i4>1441845</vt:i4>
      </vt:variant>
      <vt:variant>
        <vt:i4>731</vt:i4>
      </vt:variant>
      <vt:variant>
        <vt:i4>0</vt:i4>
      </vt:variant>
      <vt:variant>
        <vt:i4>5</vt:i4>
      </vt:variant>
      <vt:variant>
        <vt:lpwstr/>
      </vt:variant>
      <vt:variant>
        <vt:lpwstr>_Toc432516218</vt:lpwstr>
      </vt:variant>
      <vt:variant>
        <vt:i4>1441845</vt:i4>
      </vt:variant>
      <vt:variant>
        <vt:i4>725</vt:i4>
      </vt:variant>
      <vt:variant>
        <vt:i4>0</vt:i4>
      </vt:variant>
      <vt:variant>
        <vt:i4>5</vt:i4>
      </vt:variant>
      <vt:variant>
        <vt:lpwstr/>
      </vt:variant>
      <vt:variant>
        <vt:lpwstr>_Toc432516217</vt:lpwstr>
      </vt:variant>
      <vt:variant>
        <vt:i4>1441845</vt:i4>
      </vt:variant>
      <vt:variant>
        <vt:i4>719</vt:i4>
      </vt:variant>
      <vt:variant>
        <vt:i4>0</vt:i4>
      </vt:variant>
      <vt:variant>
        <vt:i4>5</vt:i4>
      </vt:variant>
      <vt:variant>
        <vt:lpwstr/>
      </vt:variant>
      <vt:variant>
        <vt:lpwstr>_Toc432516216</vt:lpwstr>
      </vt:variant>
      <vt:variant>
        <vt:i4>1441845</vt:i4>
      </vt:variant>
      <vt:variant>
        <vt:i4>713</vt:i4>
      </vt:variant>
      <vt:variant>
        <vt:i4>0</vt:i4>
      </vt:variant>
      <vt:variant>
        <vt:i4>5</vt:i4>
      </vt:variant>
      <vt:variant>
        <vt:lpwstr/>
      </vt:variant>
      <vt:variant>
        <vt:lpwstr>_Toc432516215</vt:lpwstr>
      </vt:variant>
      <vt:variant>
        <vt:i4>1441845</vt:i4>
      </vt:variant>
      <vt:variant>
        <vt:i4>707</vt:i4>
      </vt:variant>
      <vt:variant>
        <vt:i4>0</vt:i4>
      </vt:variant>
      <vt:variant>
        <vt:i4>5</vt:i4>
      </vt:variant>
      <vt:variant>
        <vt:lpwstr/>
      </vt:variant>
      <vt:variant>
        <vt:lpwstr>_Toc432516214</vt:lpwstr>
      </vt:variant>
      <vt:variant>
        <vt:i4>1441845</vt:i4>
      </vt:variant>
      <vt:variant>
        <vt:i4>701</vt:i4>
      </vt:variant>
      <vt:variant>
        <vt:i4>0</vt:i4>
      </vt:variant>
      <vt:variant>
        <vt:i4>5</vt:i4>
      </vt:variant>
      <vt:variant>
        <vt:lpwstr/>
      </vt:variant>
      <vt:variant>
        <vt:lpwstr>_Toc432516213</vt:lpwstr>
      </vt:variant>
      <vt:variant>
        <vt:i4>1441845</vt:i4>
      </vt:variant>
      <vt:variant>
        <vt:i4>695</vt:i4>
      </vt:variant>
      <vt:variant>
        <vt:i4>0</vt:i4>
      </vt:variant>
      <vt:variant>
        <vt:i4>5</vt:i4>
      </vt:variant>
      <vt:variant>
        <vt:lpwstr/>
      </vt:variant>
      <vt:variant>
        <vt:lpwstr>_Toc432516212</vt:lpwstr>
      </vt:variant>
      <vt:variant>
        <vt:i4>1441845</vt:i4>
      </vt:variant>
      <vt:variant>
        <vt:i4>689</vt:i4>
      </vt:variant>
      <vt:variant>
        <vt:i4>0</vt:i4>
      </vt:variant>
      <vt:variant>
        <vt:i4>5</vt:i4>
      </vt:variant>
      <vt:variant>
        <vt:lpwstr/>
      </vt:variant>
      <vt:variant>
        <vt:lpwstr>_Toc432516211</vt:lpwstr>
      </vt:variant>
      <vt:variant>
        <vt:i4>1441845</vt:i4>
      </vt:variant>
      <vt:variant>
        <vt:i4>683</vt:i4>
      </vt:variant>
      <vt:variant>
        <vt:i4>0</vt:i4>
      </vt:variant>
      <vt:variant>
        <vt:i4>5</vt:i4>
      </vt:variant>
      <vt:variant>
        <vt:lpwstr/>
      </vt:variant>
      <vt:variant>
        <vt:lpwstr>_Toc432516210</vt:lpwstr>
      </vt:variant>
      <vt:variant>
        <vt:i4>1507381</vt:i4>
      </vt:variant>
      <vt:variant>
        <vt:i4>677</vt:i4>
      </vt:variant>
      <vt:variant>
        <vt:i4>0</vt:i4>
      </vt:variant>
      <vt:variant>
        <vt:i4>5</vt:i4>
      </vt:variant>
      <vt:variant>
        <vt:lpwstr/>
      </vt:variant>
      <vt:variant>
        <vt:lpwstr>_Toc432516209</vt:lpwstr>
      </vt:variant>
      <vt:variant>
        <vt:i4>1507381</vt:i4>
      </vt:variant>
      <vt:variant>
        <vt:i4>671</vt:i4>
      </vt:variant>
      <vt:variant>
        <vt:i4>0</vt:i4>
      </vt:variant>
      <vt:variant>
        <vt:i4>5</vt:i4>
      </vt:variant>
      <vt:variant>
        <vt:lpwstr/>
      </vt:variant>
      <vt:variant>
        <vt:lpwstr>_Toc432516208</vt:lpwstr>
      </vt:variant>
      <vt:variant>
        <vt:i4>1507381</vt:i4>
      </vt:variant>
      <vt:variant>
        <vt:i4>665</vt:i4>
      </vt:variant>
      <vt:variant>
        <vt:i4>0</vt:i4>
      </vt:variant>
      <vt:variant>
        <vt:i4>5</vt:i4>
      </vt:variant>
      <vt:variant>
        <vt:lpwstr/>
      </vt:variant>
      <vt:variant>
        <vt:lpwstr>_Toc432516207</vt:lpwstr>
      </vt:variant>
      <vt:variant>
        <vt:i4>1507381</vt:i4>
      </vt:variant>
      <vt:variant>
        <vt:i4>659</vt:i4>
      </vt:variant>
      <vt:variant>
        <vt:i4>0</vt:i4>
      </vt:variant>
      <vt:variant>
        <vt:i4>5</vt:i4>
      </vt:variant>
      <vt:variant>
        <vt:lpwstr/>
      </vt:variant>
      <vt:variant>
        <vt:lpwstr>_Toc432516206</vt:lpwstr>
      </vt:variant>
      <vt:variant>
        <vt:i4>1507381</vt:i4>
      </vt:variant>
      <vt:variant>
        <vt:i4>653</vt:i4>
      </vt:variant>
      <vt:variant>
        <vt:i4>0</vt:i4>
      </vt:variant>
      <vt:variant>
        <vt:i4>5</vt:i4>
      </vt:variant>
      <vt:variant>
        <vt:lpwstr/>
      </vt:variant>
      <vt:variant>
        <vt:lpwstr>_Toc432516205</vt:lpwstr>
      </vt:variant>
      <vt:variant>
        <vt:i4>1507381</vt:i4>
      </vt:variant>
      <vt:variant>
        <vt:i4>647</vt:i4>
      </vt:variant>
      <vt:variant>
        <vt:i4>0</vt:i4>
      </vt:variant>
      <vt:variant>
        <vt:i4>5</vt:i4>
      </vt:variant>
      <vt:variant>
        <vt:lpwstr/>
      </vt:variant>
      <vt:variant>
        <vt:lpwstr>_Toc432516204</vt:lpwstr>
      </vt:variant>
      <vt:variant>
        <vt:i4>1507381</vt:i4>
      </vt:variant>
      <vt:variant>
        <vt:i4>641</vt:i4>
      </vt:variant>
      <vt:variant>
        <vt:i4>0</vt:i4>
      </vt:variant>
      <vt:variant>
        <vt:i4>5</vt:i4>
      </vt:variant>
      <vt:variant>
        <vt:lpwstr/>
      </vt:variant>
      <vt:variant>
        <vt:lpwstr>_Toc432516203</vt:lpwstr>
      </vt:variant>
      <vt:variant>
        <vt:i4>1507381</vt:i4>
      </vt:variant>
      <vt:variant>
        <vt:i4>635</vt:i4>
      </vt:variant>
      <vt:variant>
        <vt:i4>0</vt:i4>
      </vt:variant>
      <vt:variant>
        <vt:i4>5</vt:i4>
      </vt:variant>
      <vt:variant>
        <vt:lpwstr/>
      </vt:variant>
      <vt:variant>
        <vt:lpwstr>_Toc432516202</vt:lpwstr>
      </vt:variant>
      <vt:variant>
        <vt:i4>1507381</vt:i4>
      </vt:variant>
      <vt:variant>
        <vt:i4>629</vt:i4>
      </vt:variant>
      <vt:variant>
        <vt:i4>0</vt:i4>
      </vt:variant>
      <vt:variant>
        <vt:i4>5</vt:i4>
      </vt:variant>
      <vt:variant>
        <vt:lpwstr/>
      </vt:variant>
      <vt:variant>
        <vt:lpwstr>_Toc432516201</vt:lpwstr>
      </vt:variant>
      <vt:variant>
        <vt:i4>1507381</vt:i4>
      </vt:variant>
      <vt:variant>
        <vt:i4>623</vt:i4>
      </vt:variant>
      <vt:variant>
        <vt:i4>0</vt:i4>
      </vt:variant>
      <vt:variant>
        <vt:i4>5</vt:i4>
      </vt:variant>
      <vt:variant>
        <vt:lpwstr/>
      </vt:variant>
      <vt:variant>
        <vt:lpwstr>_Toc432516200</vt:lpwstr>
      </vt:variant>
      <vt:variant>
        <vt:i4>1966134</vt:i4>
      </vt:variant>
      <vt:variant>
        <vt:i4>617</vt:i4>
      </vt:variant>
      <vt:variant>
        <vt:i4>0</vt:i4>
      </vt:variant>
      <vt:variant>
        <vt:i4>5</vt:i4>
      </vt:variant>
      <vt:variant>
        <vt:lpwstr/>
      </vt:variant>
      <vt:variant>
        <vt:lpwstr>_Toc432516199</vt:lpwstr>
      </vt:variant>
      <vt:variant>
        <vt:i4>1966134</vt:i4>
      </vt:variant>
      <vt:variant>
        <vt:i4>611</vt:i4>
      </vt:variant>
      <vt:variant>
        <vt:i4>0</vt:i4>
      </vt:variant>
      <vt:variant>
        <vt:i4>5</vt:i4>
      </vt:variant>
      <vt:variant>
        <vt:lpwstr/>
      </vt:variant>
      <vt:variant>
        <vt:lpwstr>_Toc432516198</vt:lpwstr>
      </vt:variant>
      <vt:variant>
        <vt:i4>1966134</vt:i4>
      </vt:variant>
      <vt:variant>
        <vt:i4>605</vt:i4>
      </vt:variant>
      <vt:variant>
        <vt:i4>0</vt:i4>
      </vt:variant>
      <vt:variant>
        <vt:i4>5</vt:i4>
      </vt:variant>
      <vt:variant>
        <vt:lpwstr/>
      </vt:variant>
      <vt:variant>
        <vt:lpwstr>_Toc432516197</vt:lpwstr>
      </vt:variant>
      <vt:variant>
        <vt:i4>1966134</vt:i4>
      </vt:variant>
      <vt:variant>
        <vt:i4>599</vt:i4>
      </vt:variant>
      <vt:variant>
        <vt:i4>0</vt:i4>
      </vt:variant>
      <vt:variant>
        <vt:i4>5</vt:i4>
      </vt:variant>
      <vt:variant>
        <vt:lpwstr/>
      </vt:variant>
      <vt:variant>
        <vt:lpwstr>_Toc432516196</vt:lpwstr>
      </vt:variant>
      <vt:variant>
        <vt:i4>1966134</vt:i4>
      </vt:variant>
      <vt:variant>
        <vt:i4>593</vt:i4>
      </vt:variant>
      <vt:variant>
        <vt:i4>0</vt:i4>
      </vt:variant>
      <vt:variant>
        <vt:i4>5</vt:i4>
      </vt:variant>
      <vt:variant>
        <vt:lpwstr/>
      </vt:variant>
      <vt:variant>
        <vt:lpwstr>_Toc432516195</vt:lpwstr>
      </vt:variant>
      <vt:variant>
        <vt:i4>1966134</vt:i4>
      </vt:variant>
      <vt:variant>
        <vt:i4>587</vt:i4>
      </vt:variant>
      <vt:variant>
        <vt:i4>0</vt:i4>
      </vt:variant>
      <vt:variant>
        <vt:i4>5</vt:i4>
      </vt:variant>
      <vt:variant>
        <vt:lpwstr/>
      </vt:variant>
      <vt:variant>
        <vt:lpwstr>_Toc432516194</vt:lpwstr>
      </vt:variant>
      <vt:variant>
        <vt:i4>1966134</vt:i4>
      </vt:variant>
      <vt:variant>
        <vt:i4>581</vt:i4>
      </vt:variant>
      <vt:variant>
        <vt:i4>0</vt:i4>
      </vt:variant>
      <vt:variant>
        <vt:i4>5</vt:i4>
      </vt:variant>
      <vt:variant>
        <vt:lpwstr/>
      </vt:variant>
      <vt:variant>
        <vt:lpwstr>_Toc432516193</vt:lpwstr>
      </vt:variant>
      <vt:variant>
        <vt:i4>1966134</vt:i4>
      </vt:variant>
      <vt:variant>
        <vt:i4>575</vt:i4>
      </vt:variant>
      <vt:variant>
        <vt:i4>0</vt:i4>
      </vt:variant>
      <vt:variant>
        <vt:i4>5</vt:i4>
      </vt:variant>
      <vt:variant>
        <vt:lpwstr/>
      </vt:variant>
      <vt:variant>
        <vt:lpwstr>_Toc432516192</vt:lpwstr>
      </vt:variant>
      <vt:variant>
        <vt:i4>1966134</vt:i4>
      </vt:variant>
      <vt:variant>
        <vt:i4>569</vt:i4>
      </vt:variant>
      <vt:variant>
        <vt:i4>0</vt:i4>
      </vt:variant>
      <vt:variant>
        <vt:i4>5</vt:i4>
      </vt:variant>
      <vt:variant>
        <vt:lpwstr/>
      </vt:variant>
      <vt:variant>
        <vt:lpwstr>_Toc432516191</vt:lpwstr>
      </vt:variant>
      <vt:variant>
        <vt:i4>1966134</vt:i4>
      </vt:variant>
      <vt:variant>
        <vt:i4>563</vt:i4>
      </vt:variant>
      <vt:variant>
        <vt:i4>0</vt:i4>
      </vt:variant>
      <vt:variant>
        <vt:i4>5</vt:i4>
      </vt:variant>
      <vt:variant>
        <vt:lpwstr/>
      </vt:variant>
      <vt:variant>
        <vt:lpwstr>_Toc432516190</vt:lpwstr>
      </vt:variant>
      <vt:variant>
        <vt:i4>2031670</vt:i4>
      </vt:variant>
      <vt:variant>
        <vt:i4>557</vt:i4>
      </vt:variant>
      <vt:variant>
        <vt:i4>0</vt:i4>
      </vt:variant>
      <vt:variant>
        <vt:i4>5</vt:i4>
      </vt:variant>
      <vt:variant>
        <vt:lpwstr/>
      </vt:variant>
      <vt:variant>
        <vt:lpwstr>_Toc432516189</vt:lpwstr>
      </vt:variant>
      <vt:variant>
        <vt:i4>2031670</vt:i4>
      </vt:variant>
      <vt:variant>
        <vt:i4>551</vt:i4>
      </vt:variant>
      <vt:variant>
        <vt:i4>0</vt:i4>
      </vt:variant>
      <vt:variant>
        <vt:i4>5</vt:i4>
      </vt:variant>
      <vt:variant>
        <vt:lpwstr/>
      </vt:variant>
      <vt:variant>
        <vt:lpwstr>_Toc432516188</vt:lpwstr>
      </vt:variant>
      <vt:variant>
        <vt:i4>2031670</vt:i4>
      </vt:variant>
      <vt:variant>
        <vt:i4>545</vt:i4>
      </vt:variant>
      <vt:variant>
        <vt:i4>0</vt:i4>
      </vt:variant>
      <vt:variant>
        <vt:i4>5</vt:i4>
      </vt:variant>
      <vt:variant>
        <vt:lpwstr/>
      </vt:variant>
      <vt:variant>
        <vt:lpwstr>_Toc432516187</vt:lpwstr>
      </vt:variant>
      <vt:variant>
        <vt:i4>2031670</vt:i4>
      </vt:variant>
      <vt:variant>
        <vt:i4>539</vt:i4>
      </vt:variant>
      <vt:variant>
        <vt:i4>0</vt:i4>
      </vt:variant>
      <vt:variant>
        <vt:i4>5</vt:i4>
      </vt:variant>
      <vt:variant>
        <vt:lpwstr/>
      </vt:variant>
      <vt:variant>
        <vt:lpwstr>_Toc432516186</vt:lpwstr>
      </vt:variant>
      <vt:variant>
        <vt:i4>2031670</vt:i4>
      </vt:variant>
      <vt:variant>
        <vt:i4>533</vt:i4>
      </vt:variant>
      <vt:variant>
        <vt:i4>0</vt:i4>
      </vt:variant>
      <vt:variant>
        <vt:i4>5</vt:i4>
      </vt:variant>
      <vt:variant>
        <vt:lpwstr/>
      </vt:variant>
      <vt:variant>
        <vt:lpwstr>_Toc432516184</vt:lpwstr>
      </vt:variant>
      <vt:variant>
        <vt:i4>2031670</vt:i4>
      </vt:variant>
      <vt:variant>
        <vt:i4>527</vt:i4>
      </vt:variant>
      <vt:variant>
        <vt:i4>0</vt:i4>
      </vt:variant>
      <vt:variant>
        <vt:i4>5</vt:i4>
      </vt:variant>
      <vt:variant>
        <vt:lpwstr/>
      </vt:variant>
      <vt:variant>
        <vt:lpwstr>_Toc432516183</vt:lpwstr>
      </vt:variant>
      <vt:variant>
        <vt:i4>2031670</vt:i4>
      </vt:variant>
      <vt:variant>
        <vt:i4>521</vt:i4>
      </vt:variant>
      <vt:variant>
        <vt:i4>0</vt:i4>
      </vt:variant>
      <vt:variant>
        <vt:i4>5</vt:i4>
      </vt:variant>
      <vt:variant>
        <vt:lpwstr/>
      </vt:variant>
      <vt:variant>
        <vt:lpwstr>_Toc432516182</vt:lpwstr>
      </vt:variant>
      <vt:variant>
        <vt:i4>2031670</vt:i4>
      </vt:variant>
      <vt:variant>
        <vt:i4>515</vt:i4>
      </vt:variant>
      <vt:variant>
        <vt:i4>0</vt:i4>
      </vt:variant>
      <vt:variant>
        <vt:i4>5</vt:i4>
      </vt:variant>
      <vt:variant>
        <vt:lpwstr/>
      </vt:variant>
      <vt:variant>
        <vt:lpwstr>_Toc432516181</vt:lpwstr>
      </vt:variant>
      <vt:variant>
        <vt:i4>2031670</vt:i4>
      </vt:variant>
      <vt:variant>
        <vt:i4>509</vt:i4>
      </vt:variant>
      <vt:variant>
        <vt:i4>0</vt:i4>
      </vt:variant>
      <vt:variant>
        <vt:i4>5</vt:i4>
      </vt:variant>
      <vt:variant>
        <vt:lpwstr/>
      </vt:variant>
      <vt:variant>
        <vt:lpwstr>_Toc432516180</vt:lpwstr>
      </vt:variant>
      <vt:variant>
        <vt:i4>1048630</vt:i4>
      </vt:variant>
      <vt:variant>
        <vt:i4>503</vt:i4>
      </vt:variant>
      <vt:variant>
        <vt:i4>0</vt:i4>
      </vt:variant>
      <vt:variant>
        <vt:i4>5</vt:i4>
      </vt:variant>
      <vt:variant>
        <vt:lpwstr/>
      </vt:variant>
      <vt:variant>
        <vt:lpwstr>_Toc432516179</vt:lpwstr>
      </vt:variant>
      <vt:variant>
        <vt:i4>1048630</vt:i4>
      </vt:variant>
      <vt:variant>
        <vt:i4>497</vt:i4>
      </vt:variant>
      <vt:variant>
        <vt:i4>0</vt:i4>
      </vt:variant>
      <vt:variant>
        <vt:i4>5</vt:i4>
      </vt:variant>
      <vt:variant>
        <vt:lpwstr/>
      </vt:variant>
      <vt:variant>
        <vt:lpwstr>_Toc432516178</vt:lpwstr>
      </vt:variant>
      <vt:variant>
        <vt:i4>1048630</vt:i4>
      </vt:variant>
      <vt:variant>
        <vt:i4>491</vt:i4>
      </vt:variant>
      <vt:variant>
        <vt:i4>0</vt:i4>
      </vt:variant>
      <vt:variant>
        <vt:i4>5</vt:i4>
      </vt:variant>
      <vt:variant>
        <vt:lpwstr/>
      </vt:variant>
      <vt:variant>
        <vt:lpwstr>_Toc432516177</vt:lpwstr>
      </vt:variant>
      <vt:variant>
        <vt:i4>1048630</vt:i4>
      </vt:variant>
      <vt:variant>
        <vt:i4>485</vt:i4>
      </vt:variant>
      <vt:variant>
        <vt:i4>0</vt:i4>
      </vt:variant>
      <vt:variant>
        <vt:i4>5</vt:i4>
      </vt:variant>
      <vt:variant>
        <vt:lpwstr/>
      </vt:variant>
      <vt:variant>
        <vt:lpwstr>_Toc432516176</vt:lpwstr>
      </vt:variant>
      <vt:variant>
        <vt:i4>1048630</vt:i4>
      </vt:variant>
      <vt:variant>
        <vt:i4>479</vt:i4>
      </vt:variant>
      <vt:variant>
        <vt:i4>0</vt:i4>
      </vt:variant>
      <vt:variant>
        <vt:i4>5</vt:i4>
      </vt:variant>
      <vt:variant>
        <vt:lpwstr/>
      </vt:variant>
      <vt:variant>
        <vt:lpwstr>_Toc432516175</vt:lpwstr>
      </vt:variant>
      <vt:variant>
        <vt:i4>1048630</vt:i4>
      </vt:variant>
      <vt:variant>
        <vt:i4>473</vt:i4>
      </vt:variant>
      <vt:variant>
        <vt:i4>0</vt:i4>
      </vt:variant>
      <vt:variant>
        <vt:i4>5</vt:i4>
      </vt:variant>
      <vt:variant>
        <vt:lpwstr/>
      </vt:variant>
      <vt:variant>
        <vt:lpwstr>_Toc432516173</vt:lpwstr>
      </vt:variant>
      <vt:variant>
        <vt:i4>1048630</vt:i4>
      </vt:variant>
      <vt:variant>
        <vt:i4>467</vt:i4>
      </vt:variant>
      <vt:variant>
        <vt:i4>0</vt:i4>
      </vt:variant>
      <vt:variant>
        <vt:i4>5</vt:i4>
      </vt:variant>
      <vt:variant>
        <vt:lpwstr/>
      </vt:variant>
      <vt:variant>
        <vt:lpwstr>_Toc432516172</vt:lpwstr>
      </vt:variant>
      <vt:variant>
        <vt:i4>1048630</vt:i4>
      </vt:variant>
      <vt:variant>
        <vt:i4>461</vt:i4>
      </vt:variant>
      <vt:variant>
        <vt:i4>0</vt:i4>
      </vt:variant>
      <vt:variant>
        <vt:i4>5</vt:i4>
      </vt:variant>
      <vt:variant>
        <vt:lpwstr/>
      </vt:variant>
      <vt:variant>
        <vt:lpwstr>_Toc432516171</vt:lpwstr>
      </vt:variant>
      <vt:variant>
        <vt:i4>1048630</vt:i4>
      </vt:variant>
      <vt:variant>
        <vt:i4>455</vt:i4>
      </vt:variant>
      <vt:variant>
        <vt:i4>0</vt:i4>
      </vt:variant>
      <vt:variant>
        <vt:i4>5</vt:i4>
      </vt:variant>
      <vt:variant>
        <vt:lpwstr/>
      </vt:variant>
      <vt:variant>
        <vt:lpwstr>_Toc432516170</vt:lpwstr>
      </vt:variant>
      <vt:variant>
        <vt:i4>1114166</vt:i4>
      </vt:variant>
      <vt:variant>
        <vt:i4>449</vt:i4>
      </vt:variant>
      <vt:variant>
        <vt:i4>0</vt:i4>
      </vt:variant>
      <vt:variant>
        <vt:i4>5</vt:i4>
      </vt:variant>
      <vt:variant>
        <vt:lpwstr/>
      </vt:variant>
      <vt:variant>
        <vt:lpwstr>_Toc432516169</vt:lpwstr>
      </vt:variant>
      <vt:variant>
        <vt:i4>1114166</vt:i4>
      </vt:variant>
      <vt:variant>
        <vt:i4>443</vt:i4>
      </vt:variant>
      <vt:variant>
        <vt:i4>0</vt:i4>
      </vt:variant>
      <vt:variant>
        <vt:i4>5</vt:i4>
      </vt:variant>
      <vt:variant>
        <vt:lpwstr/>
      </vt:variant>
      <vt:variant>
        <vt:lpwstr>_Toc432516168</vt:lpwstr>
      </vt:variant>
      <vt:variant>
        <vt:i4>1114166</vt:i4>
      </vt:variant>
      <vt:variant>
        <vt:i4>437</vt:i4>
      </vt:variant>
      <vt:variant>
        <vt:i4>0</vt:i4>
      </vt:variant>
      <vt:variant>
        <vt:i4>5</vt:i4>
      </vt:variant>
      <vt:variant>
        <vt:lpwstr/>
      </vt:variant>
      <vt:variant>
        <vt:lpwstr>_Toc432516167</vt:lpwstr>
      </vt:variant>
      <vt:variant>
        <vt:i4>1114166</vt:i4>
      </vt:variant>
      <vt:variant>
        <vt:i4>431</vt:i4>
      </vt:variant>
      <vt:variant>
        <vt:i4>0</vt:i4>
      </vt:variant>
      <vt:variant>
        <vt:i4>5</vt:i4>
      </vt:variant>
      <vt:variant>
        <vt:lpwstr/>
      </vt:variant>
      <vt:variant>
        <vt:lpwstr>_Toc432516165</vt:lpwstr>
      </vt:variant>
      <vt:variant>
        <vt:i4>1114166</vt:i4>
      </vt:variant>
      <vt:variant>
        <vt:i4>425</vt:i4>
      </vt:variant>
      <vt:variant>
        <vt:i4>0</vt:i4>
      </vt:variant>
      <vt:variant>
        <vt:i4>5</vt:i4>
      </vt:variant>
      <vt:variant>
        <vt:lpwstr/>
      </vt:variant>
      <vt:variant>
        <vt:lpwstr>_Toc432516164</vt:lpwstr>
      </vt:variant>
      <vt:variant>
        <vt:i4>1114166</vt:i4>
      </vt:variant>
      <vt:variant>
        <vt:i4>419</vt:i4>
      </vt:variant>
      <vt:variant>
        <vt:i4>0</vt:i4>
      </vt:variant>
      <vt:variant>
        <vt:i4>5</vt:i4>
      </vt:variant>
      <vt:variant>
        <vt:lpwstr/>
      </vt:variant>
      <vt:variant>
        <vt:lpwstr>_Toc432516163</vt:lpwstr>
      </vt:variant>
      <vt:variant>
        <vt:i4>1114166</vt:i4>
      </vt:variant>
      <vt:variant>
        <vt:i4>413</vt:i4>
      </vt:variant>
      <vt:variant>
        <vt:i4>0</vt:i4>
      </vt:variant>
      <vt:variant>
        <vt:i4>5</vt:i4>
      </vt:variant>
      <vt:variant>
        <vt:lpwstr/>
      </vt:variant>
      <vt:variant>
        <vt:lpwstr>_Toc432516162</vt:lpwstr>
      </vt:variant>
      <vt:variant>
        <vt:i4>1114166</vt:i4>
      </vt:variant>
      <vt:variant>
        <vt:i4>407</vt:i4>
      </vt:variant>
      <vt:variant>
        <vt:i4>0</vt:i4>
      </vt:variant>
      <vt:variant>
        <vt:i4>5</vt:i4>
      </vt:variant>
      <vt:variant>
        <vt:lpwstr/>
      </vt:variant>
      <vt:variant>
        <vt:lpwstr>_Toc432516161</vt:lpwstr>
      </vt:variant>
      <vt:variant>
        <vt:i4>1114166</vt:i4>
      </vt:variant>
      <vt:variant>
        <vt:i4>401</vt:i4>
      </vt:variant>
      <vt:variant>
        <vt:i4>0</vt:i4>
      </vt:variant>
      <vt:variant>
        <vt:i4>5</vt:i4>
      </vt:variant>
      <vt:variant>
        <vt:lpwstr/>
      </vt:variant>
      <vt:variant>
        <vt:lpwstr>_Toc432516160</vt:lpwstr>
      </vt:variant>
      <vt:variant>
        <vt:i4>1179702</vt:i4>
      </vt:variant>
      <vt:variant>
        <vt:i4>395</vt:i4>
      </vt:variant>
      <vt:variant>
        <vt:i4>0</vt:i4>
      </vt:variant>
      <vt:variant>
        <vt:i4>5</vt:i4>
      </vt:variant>
      <vt:variant>
        <vt:lpwstr/>
      </vt:variant>
      <vt:variant>
        <vt:lpwstr>_Toc432516159</vt:lpwstr>
      </vt:variant>
      <vt:variant>
        <vt:i4>1179702</vt:i4>
      </vt:variant>
      <vt:variant>
        <vt:i4>389</vt:i4>
      </vt:variant>
      <vt:variant>
        <vt:i4>0</vt:i4>
      </vt:variant>
      <vt:variant>
        <vt:i4>5</vt:i4>
      </vt:variant>
      <vt:variant>
        <vt:lpwstr/>
      </vt:variant>
      <vt:variant>
        <vt:lpwstr>_Toc432516158</vt:lpwstr>
      </vt:variant>
      <vt:variant>
        <vt:i4>1179702</vt:i4>
      </vt:variant>
      <vt:variant>
        <vt:i4>383</vt:i4>
      </vt:variant>
      <vt:variant>
        <vt:i4>0</vt:i4>
      </vt:variant>
      <vt:variant>
        <vt:i4>5</vt:i4>
      </vt:variant>
      <vt:variant>
        <vt:lpwstr/>
      </vt:variant>
      <vt:variant>
        <vt:lpwstr>_Toc432516157</vt:lpwstr>
      </vt:variant>
      <vt:variant>
        <vt:i4>1179702</vt:i4>
      </vt:variant>
      <vt:variant>
        <vt:i4>377</vt:i4>
      </vt:variant>
      <vt:variant>
        <vt:i4>0</vt:i4>
      </vt:variant>
      <vt:variant>
        <vt:i4>5</vt:i4>
      </vt:variant>
      <vt:variant>
        <vt:lpwstr/>
      </vt:variant>
      <vt:variant>
        <vt:lpwstr>_Toc432516156</vt:lpwstr>
      </vt:variant>
      <vt:variant>
        <vt:i4>1179702</vt:i4>
      </vt:variant>
      <vt:variant>
        <vt:i4>371</vt:i4>
      </vt:variant>
      <vt:variant>
        <vt:i4>0</vt:i4>
      </vt:variant>
      <vt:variant>
        <vt:i4>5</vt:i4>
      </vt:variant>
      <vt:variant>
        <vt:lpwstr/>
      </vt:variant>
      <vt:variant>
        <vt:lpwstr>_Toc432516155</vt:lpwstr>
      </vt:variant>
      <vt:variant>
        <vt:i4>1179702</vt:i4>
      </vt:variant>
      <vt:variant>
        <vt:i4>365</vt:i4>
      </vt:variant>
      <vt:variant>
        <vt:i4>0</vt:i4>
      </vt:variant>
      <vt:variant>
        <vt:i4>5</vt:i4>
      </vt:variant>
      <vt:variant>
        <vt:lpwstr/>
      </vt:variant>
      <vt:variant>
        <vt:lpwstr>_Toc432516154</vt:lpwstr>
      </vt:variant>
      <vt:variant>
        <vt:i4>1179702</vt:i4>
      </vt:variant>
      <vt:variant>
        <vt:i4>359</vt:i4>
      </vt:variant>
      <vt:variant>
        <vt:i4>0</vt:i4>
      </vt:variant>
      <vt:variant>
        <vt:i4>5</vt:i4>
      </vt:variant>
      <vt:variant>
        <vt:lpwstr/>
      </vt:variant>
      <vt:variant>
        <vt:lpwstr>_Toc432516153</vt:lpwstr>
      </vt:variant>
      <vt:variant>
        <vt:i4>1179702</vt:i4>
      </vt:variant>
      <vt:variant>
        <vt:i4>353</vt:i4>
      </vt:variant>
      <vt:variant>
        <vt:i4>0</vt:i4>
      </vt:variant>
      <vt:variant>
        <vt:i4>5</vt:i4>
      </vt:variant>
      <vt:variant>
        <vt:lpwstr/>
      </vt:variant>
      <vt:variant>
        <vt:lpwstr>_Toc432516152</vt:lpwstr>
      </vt:variant>
      <vt:variant>
        <vt:i4>1179702</vt:i4>
      </vt:variant>
      <vt:variant>
        <vt:i4>347</vt:i4>
      </vt:variant>
      <vt:variant>
        <vt:i4>0</vt:i4>
      </vt:variant>
      <vt:variant>
        <vt:i4>5</vt:i4>
      </vt:variant>
      <vt:variant>
        <vt:lpwstr/>
      </vt:variant>
      <vt:variant>
        <vt:lpwstr>_Toc432516151</vt:lpwstr>
      </vt:variant>
      <vt:variant>
        <vt:i4>1179702</vt:i4>
      </vt:variant>
      <vt:variant>
        <vt:i4>341</vt:i4>
      </vt:variant>
      <vt:variant>
        <vt:i4>0</vt:i4>
      </vt:variant>
      <vt:variant>
        <vt:i4>5</vt:i4>
      </vt:variant>
      <vt:variant>
        <vt:lpwstr/>
      </vt:variant>
      <vt:variant>
        <vt:lpwstr>_Toc432516150</vt:lpwstr>
      </vt:variant>
      <vt:variant>
        <vt:i4>1245238</vt:i4>
      </vt:variant>
      <vt:variant>
        <vt:i4>335</vt:i4>
      </vt:variant>
      <vt:variant>
        <vt:i4>0</vt:i4>
      </vt:variant>
      <vt:variant>
        <vt:i4>5</vt:i4>
      </vt:variant>
      <vt:variant>
        <vt:lpwstr/>
      </vt:variant>
      <vt:variant>
        <vt:lpwstr>_Toc432516149</vt:lpwstr>
      </vt:variant>
      <vt:variant>
        <vt:i4>1245238</vt:i4>
      </vt:variant>
      <vt:variant>
        <vt:i4>329</vt:i4>
      </vt:variant>
      <vt:variant>
        <vt:i4>0</vt:i4>
      </vt:variant>
      <vt:variant>
        <vt:i4>5</vt:i4>
      </vt:variant>
      <vt:variant>
        <vt:lpwstr/>
      </vt:variant>
      <vt:variant>
        <vt:lpwstr>_Toc432516148</vt:lpwstr>
      </vt:variant>
      <vt:variant>
        <vt:i4>1245238</vt:i4>
      </vt:variant>
      <vt:variant>
        <vt:i4>323</vt:i4>
      </vt:variant>
      <vt:variant>
        <vt:i4>0</vt:i4>
      </vt:variant>
      <vt:variant>
        <vt:i4>5</vt:i4>
      </vt:variant>
      <vt:variant>
        <vt:lpwstr/>
      </vt:variant>
      <vt:variant>
        <vt:lpwstr>_Toc432516147</vt:lpwstr>
      </vt:variant>
      <vt:variant>
        <vt:i4>1245238</vt:i4>
      </vt:variant>
      <vt:variant>
        <vt:i4>317</vt:i4>
      </vt:variant>
      <vt:variant>
        <vt:i4>0</vt:i4>
      </vt:variant>
      <vt:variant>
        <vt:i4>5</vt:i4>
      </vt:variant>
      <vt:variant>
        <vt:lpwstr/>
      </vt:variant>
      <vt:variant>
        <vt:lpwstr>_Toc432516146</vt:lpwstr>
      </vt:variant>
      <vt:variant>
        <vt:i4>1245238</vt:i4>
      </vt:variant>
      <vt:variant>
        <vt:i4>311</vt:i4>
      </vt:variant>
      <vt:variant>
        <vt:i4>0</vt:i4>
      </vt:variant>
      <vt:variant>
        <vt:i4>5</vt:i4>
      </vt:variant>
      <vt:variant>
        <vt:lpwstr/>
      </vt:variant>
      <vt:variant>
        <vt:lpwstr>_Toc432516145</vt:lpwstr>
      </vt:variant>
      <vt:variant>
        <vt:i4>1245238</vt:i4>
      </vt:variant>
      <vt:variant>
        <vt:i4>305</vt:i4>
      </vt:variant>
      <vt:variant>
        <vt:i4>0</vt:i4>
      </vt:variant>
      <vt:variant>
        <vt:i4>5</vt:i4>
      </vt:variant>
      <vt:variant>
        <vt:lpwstr/>
      </vt:variant>
      <vt:variant>
        <vt:lpwstr>_Toc432516144</vt:lpwstr>
      </vt:variant>
      <vt:variant>
        <vt:i4>1245238</vt:i4>
      </vt:variant>
      <vt:variant>
        <vt:i4>299</vt:i4>
      </vt:variant>
      <vt:variant>
        <vt:i4>0</vt:i4>
      </vt:variant>
      <vt:variant>
        <vt:i4>5</vt:i4>
      </vt:variant>
      <vt:variant>
        <vt:lpwstr/>
      </vt:variant>
      <vt:variant>
        <vt:lpwstr>_Toc432516143</vt:lpwstr>
      </vt:variant>
      <vt:variant>
        <vt:i4>1245238</vt:i4>
      </vt:variant>
      <vt:variant>
        <vt:i4>293</vt:i4>
      </vt:variant>
      <vt:variant>
        <vt:i4>0</vt:i4>
      </vt:variant>
      <vt:variant>
        <vt:i4>5</vt:i4>
      </vt:variant>
      <vt:variant>
        <vt:lpwstr/>
      </vt:variant>
      <vt:variant>
        <vt:lpwstr>_Toc432516142</vt:lpwstr>
      </vt:variant>
      <vt:variant>
        <vt:i4>1245238</vt:i4>
      </vt:variant>
      <vt:variant>
        <vt:i4>287</vt:i4>
      </vt:variant>
      <vt:variant>
        <vt:i4>0</vt:i4>
      </vt:variant>
      <vt:variant>
        <vt:i4>5</vt:i4>
      </vt:variant>
      <vt:variant>
        <vt:lpwstr/>
      </vt:variant>
      <vt:variant>
        <vt:lpwstr>_Toc432516141</vt:lpwstr>
      </vt:variant>
      <vt:variant>
        <vt:i4>1245238</vt:i4>
      </vt:variant>
      <vt:variant>
        <vt:i4>281</vt:i4>
      </vt:variant>
      <vt:variant>
        <vt:i4>0</vt:i4>
      </vt:variant>
      <vt:variant>
        <vt:i4>5</vt:i4>
      </vt:variant>
      <vt:variant>
        <vt:lpwstr/>
      </vt:variant>
      <vt:variant>
        <vt:lpwstr>_Toc432516140</vt:lpwstr>
      </vt:variant>
      <vt:variant>
        <vt:i4>1310774</vt:i4>
      </vt:variant>
      <vt:variant>
        <vt:i4>275</vt:i4>
      </vt:variant>
      <vt:variant>
        <vt:i4>0</vt:i4>
      </vt:variant>
      <vt:variant>
        <vt:i4>5</vt:i4>
      </vt:variant>
      <vt:variant>
        <vt:lpwstr/>
      </vt:variant>
      <vt:variant>
        <vt:lpwstr>_Toc432516139</vt:lpwstr>
      </vt:variant>
      <vt:variant>
        <vt:i4>1310774</vt:i4>
      </vt:variant>
      <vt:variant>
        <vt:i4>269</vt:i4>
      </vt:variant>
      <vt:variant>
        <vt:i4>0</vt:i4>
      </vt:variant>
      <vt:variant>
        <vt:i4>5</vt:i4>
      </vt:variant>
      <vt:variant>
        <vt:lpwstr/>
      </vt:variant>
      <vt:variant>
        <vt:lpwstr>_Toc432516138</vt:lpwstr>
      </vt:variant>
      <vt:variant>
        <vt:i4>1310774</vt:i4>
      </vt:variant>
      <vt:variant>
        <vt:i4>263</vt:i4>
      </vt:variant>
      <vt:variant>
        <vt:i4>0</vt:i4>
      </vt:variant>
      <vt:variant>
        <vt:i4>5</vt:i4>
      </vt:variant>
      <vt:variant>
        <vt:lpwstr/>
      </vt:variant>
      <vt:variant>
        <vt:lpwstr>_Toc432516137</vt:lpwstr>
      </vt:variant>
      <vt:variant>
        <vt:i4>1310774</vt:i4>
      </vt:variant>
      <vt:variant>
        <vt:i4>257</vt:i4>
      </vt:variant>
      <vt:variant>
        <vt:i4>0</vt:i4>
      </vt:variant>
      <vt:variant>
        <vt:i4>5</vt:i4>
      </vt:variant>
      <vt:variant>
        <vt:lpwstr/>
      </vt:variant>
      <vt:variant>
        <vt:lpwstr>_Toc432516136</vt:lpwstr>
      </vt:variant>
      <vt:variant>
        <vt:i4>1310774</vt:i4>
      </vt:variant>
      <vt:variant>
        <vt:i4>251</vt:i4>
      </vt:variant>
      <vt:variant>
        <vt:i4>0</vt:i4>
      </vt:variant>
      <vt:variant>
        <vt:i4>5</vt:i4>
      </vt:variant>
      <vt:variant>
        <vt:lpwstr/>
      </vt:variant>
      <vt:variant>
        <vt:lpwstr>_Toc432516135</vt:lpwstr>
      </vt:variant>
      <vt:variant>
        <vt:i4>1310774</vt:i4>
      </vt:variant>
      <vt:variant>
        <vt:i4>245</vt:i4>
      </vt:variant>
      <vt:variant>
        <vt:i4>0</vt:i4>
      </vt:variant>
      <vt:variant>
        <vt:i4>5</vt:i4>
      </vt:variant>
      <vt:variant>
        <vt:lpwstr/>
      </vt:variant>
      <vt:variant>
        <vt:lpwstr>_Toc432516134</vt:lpwstr>
      </vt:variant>
      <vt:variant>
        <vt:i4>1310774</vt:i4>
      </vt:variant>
      <vt:variant>
        <vt:i4>239</vt:i4>
      </vt:variant>
      <vt:variant>
        <vt:i4>0</vt:i4>
      </vt:variant>
      <vt:variant>
        <vt:i4>5</vt:i4>
      </vt:variant>
      <vt:variant>
        <vt:lpwstr/>
      </vt:variant>
      <vt:variant>
        <vt:lpwstr>_Toc432516133</vt:lpwstr>
      </vt:variant>
      <vt:variant>
        <vt:i4>1310774</vt:i4>
      </vt:variant>
      <vt:variant>
        <vt:i4>233</vt:i4>
      </vt:variant>
      <vt:variant>
        <vt:i4>0</vt:i4>
      </vt:variant>
      <vt:variant>
        <vt:i4>5</vt:i4>
      </vt:variant>
      <vt:variant>
        <vt:lpwstr/>
      </vt:variant>
      <vt:variant>
        <vt:lpwstr>_Toc432516132</vt:lpwstr>
      </vt:variant>
      <vt:variant>
        <vt:i4>1310774</vt:i4>
      </vt:variant>
      <vt:variant>
        <vt:i4>227</vt:i4>
      </vt:variant>
      <vt:variant>
        <vt:i4>0</vt:i4>
      </vt:variant>
      <vt:variant>
        <vt:i4>5</vt:i4>
      </vt:variant>
      <vt:variant>
        <vt:lpwstr/>
      </vt:variant>
      <vt:variant>
        <vt:lpwstr>_Toc432516131</vt:lpwstr>
      </vt:variant>
      <vt:variant>
        <vt:i4>1310774</vt:i4>
      </vt:variant>
      <vt:variant>
        <vt:i4>221</vt:i4>
      </vt:variant>
      <vt:variant>
        <vt:i4>0</vt:i4>
      </vt:variant>
      <vt:variant>
        <vt:i4>5</vt:i4>
      </vt:variant>
      <vt:variant>
        <vt:lpwstr/>
      </vt:variant>
      <vt:variant>
        <vt:lpwstr>_Toc432516130</vt:lpwstr>
      </vt:variant>
      <vt:variant>
        <vt:i4>1376310</vt:i4>
      </vt:variant>
      <vt:variant>
        <vt:i4>215</vt:i4>
      </vt:variant>
      <vt:variant>
        <vt:i4>0</vt:i4>
      </vt:variant>
      <vt:variant>
        <vt:i4>5</vt:i4>
      </vt:variant>
      <vt:variant>
        <vt:lpwstr/>
      </vt:variant>
      <vt:variant>
        <vt:lpwstr>_Toc432516129</vt:lpwstr>
      </vt:variant>
      <vt:variant>
        <vt:i4>1376310</vt:i4>
      </vt:variant>
      <vt:variant>
        <vt:i4>209</vt:i4>
      </vt:variant>
      <vt:variant>
        <vt:i4>0</vt:i4>
      </vt:variant>
      <vt:variant>
        <vt:i4>5</vt:i4>
      </vt:variant>
      <vt:variant>
        <vt:lpwstr/>
      </vt:variant>
      <vt:variant>
        <vt:lpwstr>_Toc432516128</vt:lpwstr>
      </vt:variant>
      <vt:variant>
        <vt:i4>1376310</vt:i4>
      </vt:variant>
      <vt:variant>
        <vt:i4>203</vt:i4>
      </vt:variant>
      <vt:variant>
        <vt:i4>0</vt:i4>
      </vt:variant>
      <vt:variant>
        <vt:i4>5</vt:i4>
      </vt:variant>
      <vt:variant>
        <vt:lpwstr/>
      </vt:variant>
      <vt:variant>
        <vt:lpwstr>_Toc432516127</vt:lpwstr>
      </vt:variant>
      <vt:variant>
        <vt:i4>1376310</vt:i4>
      </vt:variant>
      <vt:variant>
        <vt:i4>197</vt:i4>
      </vt:variant>
      <vt:variant>
        <vt:i4>0</vt:i4>
      </vt:variant>
      <vt:variant>
        <vt:i4>5</vt:i4>
      </vt:variant>
      <vt:variant>
        <vt:lpwstr/>
      </vt:variant>
      <vt:variant>
        <vt:lpwstr>_Toc432516126</vt:lpwstr>
      </vt:variant>
      <vt:variant>
        <vt:i4>1376310</vt:i4>
      </vt:variant>
      <vt:variant>
        <vt:i4>191</vt:i4>
      </vt:variant>
      <vt:variant>
        <vt:i4>0</vt:i4>
      </vt:variant>
      <vt:variant>
        <vt:i4>5</vt:i4>
      </vt:variant>
      <vt:variant>
        <vt:lpwstr/>
      </vt:variant>
      <vt:variant>
        <vt:lpwstr>_Toc432516125</vt:lpwstr>
      </vt:variant>
      <vt:variant>
        <vt:i4>1376310</vt:i4>
      </vt:variant>
      <vt:variant>
        <vt:i4>185</vt:i4>
      </vt:variant>
      <vt:variant>
        <vt:i4>0</vt:i4>
      </vt:variant>
      <vt:variant>
        <vt:i4>5</vt:i4>
      </vt:variant>
      <vt:variant>
        <vt:lpwstr/>
      </vt:variant>
      <vt:variant>
        <vt:lpwstr>_Toc432516124</vt:lpwstr>
      </vt:variant>
      <vt:variant>
        <vt:i4>1376310</vt:i4>
      </vt:variant>
      <vt:variant>
        <vt:i4>179</vt:i4>
      </vt:variant>
      <vt:variant>
        <vt:i4>0</vt:i4>
      </vt:variant>
      <vt:variant>
        <vt:i4>5</vt:i4>
      </vt:variant>
      <vt:variant>
        <vt:lpwstr/>
      </vt:variant>
      <vt:variant>
        <vt:lpwstr>_Toc432516123</vt:lpwstr>
      </vt:variant>
      <vt:variant>
        <vt:i4>1376310</vt:i4>
      </vt:variant>
      <vt:variant>
        <vt:i4>173</vt:i4>
      </vt:variant>
      <vt:variant>
        <vt:i4>0</vt:i4>
      </vt:variant>
      <vt:variant>
        <vt:i4>5</vt:i4>
      </vt:variant>
      <vt:variant>
        <vt:lpwstr/>
      </vt:variant>
      <vt:variant>
        <vt:lpwstr>_Toc432516122</vt:lpwstr>
      </vt:variant>
      <vt:variant>
        <vt:i4>1376310</vt:i4>
      </vt:variant>
      <vt:variant>
        <vt:i4>167</vt:i4>
      </vt:variant>
      <vt:variant>
        <vt:i4>0</vt:i4>
      </vt:variant>
      <vt:variant>
        <vt:i4>5</vt:i4>
      </vt:variant>
      <vt:variant>
        <vt:lpwstr/>
      </vt:variant>
      <vt:variant>
        <vt:lpwstr>_Toc432516121</vt:lpwstr>
      </vt:variant>
      <vt:variant>
        <vt:i4>1376310</vt:i4>
      </vt:variant>
      <vt:variant>
        <vt:i4>161</vt:i4>
      </vt:variant>
      <vt:variant>
        <vt:i4>0</vt:i4>
      </vt:variant>
      <vt:variant>
        <vt:i4>5</vt:i4>
      </vt:variant>
      <vt:variant>
        <vt:lpwstr/>
      </vt:variant>
      <vt:variant>
        <vt:lpwstr>_Toc432516120</vt:lpwstr>
      </vt:variant>
      <vt:variant>
        <vt:i4>1441846</vt:i4>
      </vt:variant>
      <vt:variant>
        <vt:i4>155</vt:i4>
      </vt:variant>
      <vt:variant>
        <vt:i4>0</vt:i4>
      </vt:variant>
      <vt:variant>
        <vt:i4>5</vt:i4>
      </vt:variant>
      <vt:variant>
        <vt:lpwstr/>
      </vt:variant>
      <vt:variant>
        <vt:lpwstr>_Toc432516119</vt:lpwstr>
      </vt:variant>
      <vt:variant>
        <vt:i4>1441846</vt:i4>
      </vt:variant>
      <vt:variant>
        <vt:i4>149</vt:i4>
      </vt:variant>
      <vt:variant>
        <vt:i4>0</vt:i4>
      </vt:variant>
      <vt:variant>
        <vt:i4>5</vt:i4>
      </vt:variant>
      <vt:variant>
        <vt:lpwstr/>
      </vt:variant>
      <vt:variant>
        <vt:lpwstr>_Toc432516118</vt:lpwstr>
      </vt:variant>
      <vt:variant>
        <vt:i4>1441846</vt:i4>
      </vt:variant>
      <vt:variant>
        <vt:i4>143</vt:i4>
      </vt:variant>
      <vt:variant>
        <vt:i4>0</vt:i4>
      </vt:variant>
      <vt:variant>
        <vt:i4>5</vt:i4>
      </vt:variant>
      <vt:variant>
        <vt:lpwstr/>
      </vt:variant>
      <vt:variant>
        <vt:lpwstr>_Toc432516117</vt:lpwstr>
      </vt:variant>
      <vt:variant>
        <vt:i4>1441846</vt:i4>
      </vt:variant>
      <vt:variant>
        <vt:i4>137</vt:i4>
      </vt:variant>
      <vt:variant>
        <vt:i4>0</vt:i4>
      </vt:variant>
      <vt:variant>
        <vt:i4>5</vt:i4>
      </vt:variant>
      <vt:variant>
        <vt:lpwstr/>
      </vt:variant>
      <vt:variant>
        <vt:lpwstr>_Toc432516116</vt:lpwstr>
      </vt:variant>
      <vt:variant>
        <vt:i4>1441846</vt:i4>
      </vt:variant>
      <vt:variant>
        <vt:i4>131</vt:i4>
      </vt:variant>
      <vt:variant>
        <vt:i4>0</vt:i4>
      </vt:variant>
      <vt:variant>
        <vt:i4>5</vt:i4>
      </vt:variant>
      <vt:variant>
        <vt:lpwstr/>
      </vt:variant>
      <vt:variant>
        <vt:lpwstr>_Toc432516115</vt:lpwstr>
      </vt:variant>
      <vt:variant>
        <vt:i4>1441846</vt:i4>
      </vt:variant>
      <vt:variant>
        <vt:i4>125</vt:i4>
      </vt:variant>
      <vt:variant>
        <vt:i4>0</vt:i4>
      </vt:variant>
      <vt:variant>
        <vt:i4>5</vt:i4>
      </vt:variant>
      <vt:variant>
        <vt:lpwstr/>
      </vt:variant>
      <vt:variant>
        <vt:lpwstr>_Toc432516114</vt:lpwstr>
      </vt:variant>
      <vt:variant>
        <vt:i4>1441846</vt:i4>
      </vt:variant>
      <vt:variant>
        <vt:i4>119</vt:i4>
      </vt:variant>
      <vt:variant>
        <vt:i4>0</vt:i4>
      </vt:variant>
      <vt:variant>
        <vt:i4>5</vt:i4>
      </vt:variant>
      <vt:variant>
        <vt:lpwstr/>
      </vt:variant>
      <vt:variant>
        <vt:lpwstr>_Toc432516113</vt:lpwstr>
      </vt:variant>
      <vt:variant>
        <vt:i4>1441846</vt:i4>
      </vt:variant>
      <vt:variant>
        <vt:i4>113</vt:i4>
      </vt:variant>
      <vt:variant>
        <vt:i4>0</vt:i4>
      </vt:variant>
      <vt:variant>
        <vt:i4>5</vt:i4>
      </vt:variant>
      <vt:variant>
        <vt:lpwstr/>
      </vt:variant>
      <vt:variant>
        <vt:lpwstr>_Toc432516112</vt:lpwstr>
      </vt:variant>
      <vt:variant>
        <vt:i4>1441846</vt:i4>
      </vt:variant>
      <vt:variant>
        <vt:i4>107</vt:i4>
      </vt:variant>
      <vt:variant>
        <vt:i4>0</vt:i4>
      </vt:variant>
      <vt:variant>
        <vt:i4>5</vt:i4>
      </vt:variant>
      <vt:variant>
        <vt:lpwstr/>
      </vt:variant>
      <vt:variant>
        <vt:lpwstr>_Toc432516111</vt:lpwstr>
      </vt:variant>
      <vt:variant>
        <vt:i4>1507382</vt:i4>
      </vt:variant>
      <vt:variant>
        <vt:i4>101</vt:i4>
      </vt:variant>
      <vt:variant>
        <vt:i4>0</vt:i4>
      </vt:variant>
      <vt:variant>
        <vt:i4>5</vt:i4>
      </vt:variant>
      <vt:variant>
        <vt:lpwstr/>
      </vt:variant>
      <vt:variant>
        <vt:lpwstr>_Toc432516109</vt:lpwstr>
      </vt:variant>
      <vt:variant>
        <vt:i4>1507382</vt:i4>
      </vt:variant>
      <vt:variant>
        <vt:i4>95</vt:i4>
      </vt:variant>
      <vt:variant>
        <vt:i4>0</vt:i4>
      </vt:variant>
      <vt:variant>
        <vt:i4>5</vt:i4>
      </vt:variant>
      <vt:variant>
        <vt:lpwstr/>
      </vt:variant>
      <vt:variant>
        <vt:lpwstr>_Toc432516108</vt:lpwstr>
      </vt:variant>
      <vt:variant>
        <vt:i4>1507382</vt:i4>
      </vt:variant>
      <vt:variant>
        <vt:i4>89</vt:i4>
      </vt:variant>
      <vt:variant>
        <vt:i4>0</vt:i4>
      </vt:variant>
      <vt:variant>
        <vt:i4>5</vt:i4>
      </vt:variant>
      <vt:variant>
        <vt:lpwstr/>
      </vt:variant>
      <vt:variant>
        <vt:lpwstr>_Toc432516107</vt:lpwstr>
      </vt:variant>
      <vt:variant>
        <vt:i4>1507382</vt:i4>
      </vt:variant>
      <vt:variant>
        <vt:i4>83</vt:i4>
      </vt:variant>
      <vt:variant>
        <vt:i4>0</vt:i4>
      </vt:variant>
      <vt:variant>
        <vt:i4>5</vt:i4>
      </vt:variant>
      <vt:variant>
        <vt:lpwstr/>
      </vt:variant>
      <vt:variant>
        <vt:lpwstr>_Toc432516106</vt:lpwstr>
      </vt:variant>
      <vt:variant>
        <vt:i4>1507382</vt:i4>
      </vt:variant>
      <vt:variant>
        <vt:i4>77</vt:i4>
      </vt:variant>
      <vt:variant>
        <vt:i4>0</vt:i4>
      </vt:variant>
      <vt:variant>
        <vt:i4>5</vt:i4>
      </vt:variant>
      <vt:variant>
        <vt:lpwstr/>
      </vt:variant>
      <vt:variant>
        <vt:lpwstr>_Toc432516105</vt:lpwstr>
      </vt:variant>
      <vt:variant>
        <vt:i4>1507382</vt:i4>
      </vt:variant>
      <vt:variant>
        <vt:i4>71</vt:i4>
      </vt:variant>
      <vt:variant>
        <vt:i4>0</vt:i4>
      </vt:variant>
      <vt:variant>
        <vt:i4>5</vt:i4>
      </vt:variant>
      <vt:variant>
        <vt:lpwstr/>
      </vt:variant>
      <vt:variant>
        <vt:lpwstr>_Toc432516104</vt:lpwstr>
      </vt:variant>
      <vt:variant>
        <vt:i4>1507382</vt:i4>
      </vt:variant>
      <vt:variant>
        <vt:i4>65</vt:i4>
      </vt:variant>
      <vt:variant>
        <vt:i4>0</vt:i4>
      </vt:variant>
      <vt:variant>
        <vt:i4>5</vt:i4>
      </vt:variant>
      <vt:variant>
        <vt:lpwstr/>
      </vt:variant>
      <vt:variant>
        <vt:lpwstr>_Toc432516103</vt:lpwstr>
      </vt:variant>
      <vt:variant>
        <vt:i4>1507382</vt:i4>
      </vt:variant>
      <vt:variant>
        <vt:i4>59</vt:i4>
      </vt:variant>
      <vt:variant>
        <vt:i4>0</vt:i4>
      </vt:variant>
      <vt:variant>
        <vt:i4>5</vt:i4>
      </vt:variant>
      <vt:variant>
        <vt:lpwstr/>
      </vt:variant>
      <vt:variant>
        <vt:lpwstr>_Toc432516102</vt:lpwstr>
      </vt:variant>
      <vt:variant>
        <vt:i4>1507382</vt:i4>
      </vt:variant>
      <vt:variant>
        <vt:i4>53</vt:i4>
      </vt:variant>
      <vt:variant>
        <vt:i4>0</vt:i4>
      </vt:variant>
      <vt:variant>
        <vt:i4>5</vt:i4>
      </vt:variant>
      <vt:variant>
        <vt:lpwstr/>
      </vt:variant>
      <vt:variant>
        <vt:lpwstr>_Toc432516101</vt:lpwstr>
      </vt:variant>
      <vt:variant>
        <vt:i4>1507382</vt:i4>
      </vt:variant>
      <vt:variant>
        <vt:i4>47</vt:i4>
      </vt:variant>
      <vt:variant>
        <vt:i4>0</vt:i4>
      </vt:variant>
      <vt:variant>
        <vt:i4>5</vt:i4>
      </vt:variant>
      <vt:variant>
        <vt:lpwstr/>
      </vt:variant>
      <vt:variant>
        <vt:lpwstr>_Toc432516100</vt:lpwstr>
      </vt:variant>
      <vt:variant>
        <vt:i4>1966135</vt:i4>
      </vt:variant>
      <vt:variant>
        <vt:i4>41</vt:i4>
      </vt:variant>
      <vt:variant>
        <vt:i4>0</vt:i4>
      </vt:variant>
      <vt:variant>
        <vt:i4>5</vt:i4>
      </vt:variant>
      <vt:variant>
        <vt:lpwstr/>
      </vt:variant>
      <vt:variant>
        <vt:lpwstr>_Toc432516099</vt:lpwstr>
      </vt:variant>
      <vt:variant>
        <vt:i4>1966135</vt:i4>
      </vt:variant>
      <vt:variant>
        <vt:i4>35</vt:i4>
      </vt:variant>
      <vt:variant>
        <vt:i4>0</vt:i4>
      </vt:variant>
      <vt:variant>
        <vt:i4>5</vt:i4>
      </vt:variant>
      <vt:variant>
        <vt:lpwstr/>
      </vt:variant>
      <vt:variant>
        <vt:lpwstr>_Toc432516098</vt:lpwstr>
      </vt:variant>
      <vt:variant>
        <vt:i4>1966135</vt:i4>
      </vt:variant>
      <vt:variant>
        <vt:i4>29</vt:i4>
      </vt:variant>
      <vt:variant>
        <vt:i4>0</vt:i4>
      </vt:variant>
      <vt:variant>
        <vt:i4>5</vt:i4>
      </vt:variant>
      <vt:variant>
        <vt:lpwstr/>
      </vt:variant>
      <vt:variant>
        <vt:lpwstr>_Toc432516097</vt:lpwstr>
      </vt:variant>
      <vt:variant>
        <vt:i4>1966135</vt:i4>
      </vt:variant>
      <vt:variant>
        <vt:i4>23</vt:i4>
      </vt:variant>
      <vt:variant>
        <vt:i4>0</vt:i4>
      </vt:variant>
      <vt:variant>
        <vt:i4>5</vt:i4>
      </vt:variant>
      <vt:variant>
        <vt:lpwstr/>
      </vt:variant>
      <vt:variant>
        <vt:lpwstr>_Toc432516096</vt:lpwstr>
      </vt:variant>
      <vt:variant>
        <vt:i4>1966135</vt:i4>
      </vt:variant>
      <vt:variant>
        <vt:i4>17</vt:i4>
      </vt:variant>
      <vt:variant>
        <vt:i4>0</vt:i4>
      </vt:variant>
      <vt:variant>
        <vt:i4>5</vt:i4>
      </vt:variant>
      <vt:variant>
        <vt:lpwstr/>
      </vt:variant>
      <vt:variant>
        <vt:lpwstr>_Toc432516095</vt:lpwstr>
      </vt:variant>
      <vt:variant>
        <vt:i4>1966135</vt:i4>
      </vt:variant>
      <vt:variant>
        <vt:i4>11</vt:i4>
      </vt:variant>
      <vt:variant>
        <vt:i4>0</vt:i4>
      </vt:variant>
      <vt:variant>
        <vt:i4>5</vt:i4>
      </vt:variant>
      <vt:variant>
        <vt:lpwstr/>
      </vt:variant>
      <vt:variant>
        <vt:lpwstr>_Toc432516094</vt:lpwstr>
      </vt:variant>
      <vt:variant>
        <vt:i4>1966135</vt:i4>
      </vt:variant>
      <vt:variant>
        <vt:i4>5</vt:i4>
      </vt:variant>
      <vt:variant>
        <vt:i4>0</vt:i4>
      </vt:variant>
      <vt:variant>
        <vt:i4>5</vt:i4>
      </vt:variant>
      <vt:variant>
        <vt:lpwstr/>
      </vt:variant>
      <vt:variant>
        <vt:lpwstr>_Toc432516093</vt:lpwstr>
      </vt:variant>
      <vt:variant>
        <vt:i4>131183</vt:i4>
      </vt:variant>
      <vt:variant>
        <vt:i4>0</vt:i4>
      </vt:variant>
      <vt:variant>
        <vt:i4>0</vt:i4>
      </vt:variant>
      <vt:variant>
        <vt:i4>5</vt:i4>
      </vt:variant>
      <vt:variant>
        <vt:lpwstr>http://www.ihe.net/Technical_Frameworks/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IHE_DEV_TF_Rev10-0_Vol2_FT_2024-11-04</dc:title>
  <dc:subject>IHE DEV TF Volume 2 (PCD TF-2) - Transactions</dc:subject>
  <dc:creator>IHE DEV Technical Committee</dc:creator>
  <cp:keywords>IHE DEV Technical Framework</cp:keywords>
  <dc:description/>
  <cp:lastModifiedBy>Kurt Elliason</cp:lastModifiedBy>
  <cp:revision>11</cp:revision>
  <cp:lastPrinted>2022-04-19T22:01:00Z</cp:lastPrinted>
  <dcterms:created xsi:type="dcterms:W3CDTF">2024-11-04T17:48:00Z</dcterms:created>
  <dcterms:modified xsi:type="dcterms:W3CDTF">2026-06-09T15:52:00Z</dcterms:modified>
  <cp:category>IHE Technical Framework</cp:category>
</cp:coreProperties>
</file>